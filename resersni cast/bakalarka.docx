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1F11A05" w14:textId="4A938A42" w:rsidR="0036376B" w:rsidRDefault="00F67031">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582095" w:history="1">
            <w:r w:rsidR="0036376B" w:rsidRPr="00DC3BFC">
              <w:rPr>
                <w:rStyle w:val="Hypertextovodkaz"/>
                <w:noProof/>
              </w:rPr>
              <w:t xml:space="preserve">1. </w:t>
            </w:r>
            <w:r w:rsidR="0036376B" w:rsidRPr="00DC3BFC">
              <w:rPr>
                <w:rStyle w:val="Hypertextovodkaz"/>
                <w:rFonts w:cstheme="minorHAnsi"/>
                <w:noProof/>
              </w:rPr>
              <w:t>Úvod</w:t>
            </w:r>
            <w:r w:rsidR="0036376B">
              <w:rPr>
                <w:noProof/>
                <w:webHidden/>
              </w:rPr>
              <w:tab/>
            </w:r>
            <w:r w:rsidR="0036376B">
              <w:rPr>
                <w:noProof/>
                <w:webHidden/>
              </w:rPr>
              <w:fldChar w:fldCharType="begin"/>
            </w:r>
            <w:r w:rsidR="0036376B">
              <w:rPr>
                <w:noProof/>
                <w:webHidden/>
              </w:rPr>
              <w:instrText xml:space="preserve"> PAGEREF _Toc130582095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79802C2C" w14:textId="0AECD3FF" w:rsidR="0036376B" w:rsidRDefault="00000000">
          <w:pPr>
            <w:pStyle w:val="Obsah1"/>
            <w:rPr>
              <w:rFonts w:eastAsiaTheme="minorEastAsia"/>
              <w:noProof/>
              <w:lang w:eastAsia="cs-CZ"/>
            </w:rPr>
          </w:pPr>
          <w:hyperlink w:anchor="_Toc130582096" w:history="1">
            <w:r w:rsidR="0036376B" w:rsidRPr="00DC3BFC">
              <w:rPr>
                <w:rStyle w:val="Hypertextovodkaz"/>
                <w:rFonts w:cstheme="minorHAnsi"/>
                <w:noProof/>
              </w:rPr>
              <w:t>2. Cíl práce a metodika</w:t>
            </w:r>
            <w:r w:rsidR="0036376B">
              <w:rPr>
                <w:noProof/>
                <w:webHidden/>
              </w:rPr>
              <w:tab/>
            </w:r>
            <w:r w:rsidR="0036376B">
              <w:rPr>
                <w:noProof/>
                <w:webHidden/>
              </w:rPr>
              <w:fldChar w:fldCharType="begin"/>
            </w:r>
            <w:r w:rsidR="0036376B">
              <w:rPr>
                <w:noProof/>
                <w:webHidden/>
              </w:rPr>
              <w:instrText xml:space="preserve"> PAGEREF _Toc130582096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452B8593" w14:textId="65CBBABD" w:rsidR="0036376B" w:rsidRDefault="00000000" w:rsidP="0036376B">
          <w:pPr>
            <w:pStyle w:val="Obsah2"/>
            <w:rPr>
              <w:rFonts w:eastAsiaTheme="minorEastAsia"/>
              <w:noProof/>
              <w:lang w:eastAsia="cs-CZ"/>
            </w:rPr>
          </w:pPr>
          <w:hyperlink w:anchor="_Toc130582097" w:history="1">
            <w:r w:rsidR="0036376B" w:rsidRPr="00DC3BFC">
              <w:rPr>
                <w:rStyle w:val="Hypertextovodkaz"/>
                <w:rFonts w:cstheme="minorHAnsi"/>
                <w:noProof/>
                <w:highlight w:val="green"/>
              </w:rPr>
              <w:t>2.1 cíl práce</w:t>
            </w:r>
            <w:r w:rsidR="0036376B">
              <w:rPr>
                <w:noProof/>
                <w:webHidden/>
              </w:rPr>
              <w:tab/>
            </w:r>
            <w:r w:rsidR="0036376B">
              <w:rPr>
                <w:noProof/>
                <w:webHidden/>
              </w:rPr>
              <w:fldChar w:fldCharType="begin"/>
            </w:r>
            <w:r w:rsidR="0036376B">
              <w:rPr>
                <w:noProof/>
                <w:webHidden/>
              </w:rPr>
              <w:instrText xml:space="preserve"> PAGEREF _Toc130582097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31B04054" w14:textId="3522954A" w:rsidR="0036376B" w:rsidRDefault="00000000" w:rsidP="0036376B">
          <w:pPr>
            <w:pStyle w:val="Obsah2"/>
            <w:rPr>
              <w:rFonts w:eastAsiaTheme="minorEastAsia"/>
              <w:noProof/>
              <w:lang w:eastAsia="cs-CZ"/>
            </w:rPr>
          </w:pPr>
          <w:hyperlink w:anchor="_Toc130582098" w:history="1">
            <w:r w:rsidR="0036376B" w:rsidRPr="00DC3BFC">
              <w:rPr>
                <w:rStyle w:val="Hypertextovodkaz"/>
                <w:rFonts w:cstheme="minorHAnsi"/>
                <w:noProof/>
                <w:shd w:val="clear" w:color="auto" w:fill="FFFFFF"/>
              </w:rPr>
              <w:t>2.2 metodika</w:t>
            </w:r>
            <w:r w:rsidR="0036376B">
              <w:rPr>
                <w:noProof/>
                <w:webHidden/>
              </w:rPr>
              <w:tab/>
            </w:r>
            <w:r w:rsidR="0036376B">
              <w:rPr>
                <w:noProof/>
                <w:webHidden/>
              </w:rPr>
              <w:fldChar w:fldCharType="begin"/>
            </w:r>
            <w:r w:rsidR="0036376B">
              <w:rPr>
                <w:noProof/>
                <w:webHidden/>
              </w:rPr>
              <w:instrText xml:space="preserve"> PAGEREF _Toc130582098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51A0ADE2" w14:textId="681660BE" w:rsidR="0036376B" w:rsidRDefault="00000000">
          <w:pPr>
            <w:pStyle w:val="Obsah1"/>
            <w:rPr>
              <w:rFonts w:eastAsiaTheme="minorEastAsia"/>
              <w:noProof/>
              <w:lang w:eastAsia="cs-CZ"/>
            </w:rPr>
          </w:pPr>
          <w:hyperlink w:anchor="_Toc130582099" w:history="1">
            <w:r w:rsidR="0036376B" w:rsidRPr="00DC3BFC">
              <w:rPr>
                <w:rStyle w:val="Hypertextovodkaz"/>
                <w:rFonts w:cstheme="minorHAnsi"/>
                <w:noProof/>
                <w:highlight w:val="green"/>
              </w:rPr>
              <w:t>3. Výběr vhodných programovacích jazyků pro vývoj her</w:t>
            </w:r>
            <w:r w:rsidR="0036376B">
              <w:rPr>
                <w:noProof/>
                <w:webHidden/>
              </w:rPr>
              <w:tab/>
            </w:r>
            <w:r w:rsidR="0036376B">
              <w:rPr>
                <w:noProof/>
                <w:webHidden/>
              </w:rPr>
              <w:fldChar w:fldCharType="begin"/>
            </w:r>
            <w:r w:rsidR="0036376B">
              <w:rPr>
                <w:noProof/>
                <w:webHidden/>
              </w:rPr>
              <w:instrText xml:space="preserve"> PAGEREF _Toc130582099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1C3B8900" w14:textId="7F2C1C23" w:rsidR="0036376B" w:rsidRDefault="00000000" w:rsidP="0036376B">
          <w:pPr>
            <w:pStyle w:val="Obsah2"/>
            <w:rPr>
              <w:rFonts w:eastAsiaTheme="minorEastAsia"/>
              <w:noProof/>
              <w:lang w:eastAsia="cs-CZ"/>
            </w:rPr>
          </w:pPr>
          <w:hyperlink w:anchor="_Toc130582100" w:history="1">
            <w:r w:rsidR="0036376B" w:rsidRPr="00DC3BFC">
              <w:rPr>
                <w:rStyle w:val="Hypertextovodkaz"/>
                <w:rFonts w:cstheme="minorHAnsi"/>
                <w:noProof/>
                <w:highlight w:val="green"/>
                <w:shd w:val="clear" w:color="auto" w:fill="FFFFFF"/>
              </w:rPr>
              <w:t>3.1 C++</w:t>
            </w:r>
            <w:r w:rsidR="0036376B">
              <w:rPr>
                <w:noProof/>
                <w:webHidden/>
              </w:rPr>
              <w:tab/>
            </w:r>
            <w:r w:rsidR="0036376B">
              <w:rPr>
                <w:noProof/>
                <w:webHidden/>
              </w:rPr>
              <w:fldChar w:fldCharType="begin"/>
            </w:r>
            <w:r w:rsidR="0036376B">
              <w:rPr>
                <w:noProof/>
                <w:webHidden/>
              </w:rPr>
              <w:instrText xml:space="preserve"> PAGEREF _Toc130582100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33038CEF" w14:textId="7241A2E9" w:rsidR="0036376B" w:rsidRDefault="00000000">
          <w:pPr>
            <w:pStyle w:val="Obsah3"/>
            <w:tabs>
              <w:tab w:val="right" w:leader="dot" w:pos="9062"/>
            </w:tabs>
            <w:rPr>
              <w:rFonts w:eastAsiaTheme="minorEastAsia"/>
              <w:noProof/>
              <w:lang w:eastAsia="cs-CZ"/>
            </w:rPr>
          </w:pPr>
          <w:hyperlink w:anchor="_Toc130582101" w:history="1">
            <w:r w:rsidR="0036376B" w:rsidRPr="00DC3BFC">
              <w:rPr>
                <w:rStyle w:val="Hypertextovodkaz"/>
                <w:noProof/>
                <w:highlight w:val="green"/>
                <w:shd w:val="clear" w:color="auto" w:fill="FFFFFF"/>
              </w:rPr>
              <w:t>3.1.1 kompilace a hardware</w:t>
            </w:r>
            <w:r w:rsidR="0036376B">
              <w:rPr>
                <w:noProof/>
                <w:webHidden/>
              </w:rPr>
              <w:tab/>
            </w:r>
            <w:r w:rsidR="0036376B">
              <w:rPr>
                <w:noProof/>
                <w:webHidden/>
              </w:rPr>
              <w:fldChar w:fldCharType="begin"/>
            </w:r>
            <w:r w:rsidR="0036376B">
              <w:rPr>
                <w:noProof/>
                <w:webHidden/>
              </w:rPr>
              <w:instrText xml:space="preserve"> PAGEREF _Toc130582101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2A426EB0" w14:textId="2014AEEC" w:rsidR="0036376B" w:rsidRDefault="00000000">
          <w:pPr>
            <w:pStyle w:val="Obsah3"/>
            <w:tabs>
              <w:tab w:val="right" w:leader="dot" w:pos="9062"/>
            </w:tabs>
            <w:rPr>
              <w:rFonts w:eastAsiaTheme="minorEastAsia"/>
              <w:noProof/>
              <w:lang w:eastAsia="cs-CZ"/>
            </w:rPr>
          </w:pPr>
          <w:hyperlink w:anchor="_Toc130582102" w:history="1">
            <w:r w:rsidR="0036376B" w:rsidRPr="00DC3BFC">
              <w:rPr>
                <w:rStyle w:val="Hypertextovodkaz"/>
                <w:noProof/>
                <w:highlight w:val="green"/>
              </w:rPr>
              <w:t>3.1.2 novinky oproti C</w:t>
            </w:r>
            <w:r w:rsidR="0036376B">
              <w:rPr>
                <w:noProof/>
                <w:webHidden/>
              </w:rPr>
              <w:tab/>
            </w:r>
            <w:r w:rsidR="0036376B">
              <w:rPr>
                <w:noProof/>
                <w:webHidden/>
              </w:rPr>
              <w:fldChar w:fldCharType="begin"/>
            </w:r>
            <w:r w:rsidR="0036376B">
              <w:rPr>
                <w:noProof/>
                <w:webHidden/>
              </w:rPr>
              <w:instrText xml:space="preserve"> PAGEREF _Toc130582102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519D22D0" w14:textId="69EB18ED" w:rsidR="0036376B" w:rsidRDefault="00000000">
          <w:pPr>
            <w:pStyle w:val="Obsah3"/>
            <w:tabs>
              <w:tab w:val="right" w:leader="dot" w:pos="9062"/>
            </w:tabs>
            <w:rPr>
              <w:rFonts w:eastAsiaTheme="minorEastAsia"/>
              <w:noProof/>
              <w:lang w:eastAsia="cs-CZ"/>
            </w:rPr>
          </w:pPr>
          <w:hyperlink w:anchor="_Toc130582103" w:history="1">
            <w:r w:rsidR="0036376B" w:rsidRPr="00DC3BFC">
              <w:rPr>
                <w:rStyle w:val="Hypertextovodkaz"/>
                <w:noProof/>
                <w:highlight w:val="green"/>
                <w:shd w:val="clear" w:color="auto" w:fill="FFFFFF"/>
              </w:rPr>
              <w:t>3.1.3 nevýhody</w:t>
            </w:r>
            <w:r w:rsidR="0036376B">
              <w:rPr>
                <w:noProof/>
                <w:webHidden/>
              </w:rPr>
              <w:tab/>
            </w:r>
            <w:r w:rsidR="0036376B">
              <w:rPr>
                <w:noProof/>
                <w:webHidden/>
              </w:rPr>
              <w:fldChar w:fldCharType="begin"/>
            </w:r>
            <w:r w:rsidR="0036376B">
              <w:rPr>
                <w:noProof/>
                <w:webHidden/>
              </w:rPr>
              <w:instrText xml:space="preserve"> PAGEREF _Toc130582103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144D6D57" w14:textId="4FC99CB9" w:rsidR="0036376B" w:rsidRDefault="00000000" w:rsidP="0036376B">
          <w:pPr>
            <w:pStyle w:val="Obsah2"/>
            <w:rPr>
              <w:rFonts w:eastAsiaTheme="minorEastAsia"/>
              <w:noProof/>
              <w:lang w:eastAsia="cs-CZ"/>
            </w:rPr>
          </w:pPr>
          <w:hyperlink w:anchor="_Toc130582104" w:history="1">
            <w:r w:rsidR="0036376B" w:rsidRPr="00DC3BFC">
              <w:rPr>
                <w:rStyle w:val="Hypertextovodkaz"/>
                <w:rFonts w:cstheme="minorHAnsi"/>
                <w:noProof/>
                <w:highlight w:val="green"/>
                <w:shd w:val="clear" w:color="auto" w:fill="FFFFFF"/>
              </w:rPr>
              <w:t>3.2 Java</w:t>
            </w:r>
            <w:r w:rsidR="0036376B">
              <w:rPr>
                <w:noProof/>
                <w:webHidden/>
              </w:rPr>
              <w:tab/>
            </w:r>
            <w:r w:rsidR="0036376B">
              <w:rPr>
                <w:noProof/>
                <w:webHidden/>
              </w:rPr>
              <w:fldChar w:fldCharType="begin"/>
            </w:r>
            <w:r w:rsidR="0036376B">
              <w:rPr>
                <w:noProof/>
                <w:webHidden/>
              </w:rPr>
              <w:instrText xml:space="preserve"> PAGEREF _Toc130582104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79686C08" w14:textId="62F55FEC" w:rsidR="0036376B" w:rsidRDefault="00000000">
          <w:pPr>
            <w:pStyle w:val="Obsah3"/>
            <w:tabs>
              <w:tab w:val="right" w:leader="dot" w:pos="9062"/>
            </w:tabs>
            <w:rPr>
              <w:rFonts w:eastAsiaTheme="minorEastAsia"/>
              <w:noProof/>
              <w:lang w:eastAsia="cs-CZ"/>
            </w:rPr>
          </w:pPr>
          <w:hyperlink w:anchor="_Toc130582105" w:history="1">
            <w:r w:rsidR="0036376B" w:rsidRPr="00DC3BFC">
              <w:rPr>
                <w:rStyle w:val="Hypertextovodkaz"/>
                <w:noProof/>
                <w:highlight w:val="green"/>
                <w:shd w:val="clear" w:color="auto" w:fill="FFFFFF"/>
              </w:rPr>
              <w:t>3.2.1 JIT (Just In Time)</w:t>
            </w:r>
            <w:r w:rsidR="0036376B">
              <w:rPr>
                <w:noProof/>
                <w:webHidden/>
              </w:rPr>
              <w:tab/>
            </w:r>
            <w:r w:rsidR="0036376B">
              <w:rPr>
                <w:noProof/>
                <w:webHidden/>
              </w:rPr>
              <w:fldChar w:fldCharType="begin"/>
            </w:r>
            <w:r w:rsidR="0036376B">
              <w:rPr>
                <w:noProof/>
                <w:webHidden/>
              </w:rPr>
              <w:instrText xml:space="preserve"> PAGEREF _Toc130582105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36056F69" w14:textId="616A0ABE" w:rsidR="0036376B" w:rsidRDefault="00000000">
          <w:pPr>
            <w:pStyle w:val="Obsah3"/>
            <w:tabs>
              <w:tab w:val="right" w:leader="dot" w:pos="9062"/>
            </w:tabs>
            <w:rPr>
              <w:rFonts w:eastAsiaTheme="minorEastAsia"/>
              <w:noProof/>
              <w:lang w:eastAsia="cs-CZ"/>
            </w:rPr>
          </w:pPr>
          <w:hyperlink w:anchor="_Toc130582106" w:history="1">
            <w:r w:rsidR="0036376B" w:rsidRPr="00DC3BFC">
              <w:rPr>
                <w:rStyle w:val="Hypertextovodkaz"/>
                <w:noProof/>
                <w:highlight w:val="green"/>
                <w:shd w:val="clear" w:color="auto" w:fill="FFFFFF"/>
              </w:rPr>
              <w:t xml:space="preserve">3.2.2 </w:t>
            </w:r>
            <w:r w:rsidR="0036376B" w:rsidRPr="00DC3BFC">
              <w:rPr>
                <w:rStyle w:val="Hypertextovodkaz"/>
                <w:noProof/>
                <w:highlight w:val="green"/>
              </w:rPr>
              <w:t>přístup k paměti a ovládání hardware</w:t>
            </w:r>
            <w:r w:rsidR="0036376B">
              <w:rPr>
                <w:noProof/>
                <w:webHidden/>
              </w:rPr>
              <w:tab/>
            </w:r>
            <w:r w:rsidR="0036376B">
              <w:rPr>
                <w:noProof/>
                <w:webHidden/>
              </w:rPr>
              <w:fldChar w:fldCharType="begin"/>
            </w:r>
            <w:r w:rsidR="0036376B">
              <w:rPr>
                <w:noProof/>
                <w:webHidden/>
              </w:rPr>
              <w:instrText xml:space="preserve"> PAGEREF _Toc130582106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098FD668" w14:textId="57C40B29" w:rsidR="0036376B" w:rsidRDefault="00000000">
          <w:pPr>
            <w:pStyle w:val="Obsah3"/>
            <w:tabs>
              <w:tab w:val="right" w:leader="dot" w:pos="9062"/>
            </w:tabs>
            <w:rPr>
              <w:rFonts w:eastAsiaTheme="minorEastAsia"/>
              <w:noProof/>
              <w:lang w:eastAsia="cs-CZ"/>
            </w:rPr>
          </w:pPr>
          <w:hyperlink w:anchor="_Toc130582107" w:history="1">
            <w:r w:rsidR="0036376B" w:rsidRPr="00DC3BFC">
              <w:rPr>
                <w:rStyle w:val="Hypertextovodkaz"/>
                <w:noProof/>
                <w:highlight w:val="green"/>
                <w:shd w:val="clear" w:color="auto" w:fill="FFFFFF"/>
              </w:rPr>
              <w:t>3.2.3 výhody</w:t>
            </w:r>
            <w:r w:rsidR="0036376B">
              <w:rPr>
                <w:noProof/>
                <w:webHidden/>
              </w:rPr>
              <w:tab/>
            </w:r>
            <w:r w:rsidR="0036376B">
              <w:rPr>
                <w:noProof/>
                <w:webHidden/>
              </w:rPr>
              <w:fldChar w:fldCharType="begin"/>
            </w:r>
            <w:r w:rsidR="0036376B">
              <w:rPr>
                <w:noProof/>
                <w:webHidden/>
              </w:rPr>
              <w:instrText xml:space="preserve"> PAGEREF _Toc130582107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6E20FD4A" w14:textId="20BCF9B5" w:rsidR="0036376B" w:rsidRDefault="00000000">
          <w:pPr>
            <w:pStyle w:val="Obsah3"/>
            <w:tabs>
              <w:tab w:val="right" w:leader="dot" w:pos="9062"/>
            </w:tabs>
            <w:rPr>
              <w:rFonts w:eastAsiaTheme="minorEastAsia"/>
              <w:noProof/>
              <w:lang w:eastAsia="cs-CZ"/>
            </w:rPr>
          </w:pPr>
          <w:hyperlink w:anchor="_Toc130582108" w:history="1">
            <w:r w:rsidR="0036376B" w:rsidRPr="00DC3BFC">
              <w:rPr>
                <w:rStyle w:val="Hypertextovodkaz"/>
                <w:noProof/>
                <w:highlight w:val="green"/>
                <w:shd w:val="clear" w:color="auto" w:fill="FFFFFF"/>
              </w:rPr>
              <w:t>3.2.4 nevýhody</w:t>
            </w:r>
            <w:r w:rsidR="0036376B">
              <w:rPr>
                <w:noProof/>
                <w:webHidden/>
              </w:rPr>
              <w:tab/>
            </w:r>
            <w:r w:rsidR="0036376B">
              <w:rPr>
                <w:noProof/>
                <w:webHidden/>
              </w:rPr>
              <w:fldChar w:fldCharType="begin"/>
            </w:r>
            <w:r w:rsidR="0036376B">
              <w:rPr>
                <w:noProof/>
                <w:webHidden/>
              </w:rPr>
              <w:instrText xml:space="preserve"> PAGEREF _Toc130582108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02A1F1DA" w14:textId="6352B73D" w:rsidR="0036376B" w:rsidRDefault="00000000" w:rsidP="0036376B">
          <w:pPr>
            <w:pStyle w:val="Obsah2"/>
            <w:rPr>
              <w:rFonts w:eastAsiaTheme="minorEastAsia"/>
              <w:noProof/>
              <w:lang w:eastAsia="cs-CZ"/>
            </w:rPr>
          </w:pPr>
          <w:hyperlink w:anchor="_Toc130582109" w:history="1">
            <w:r w:rsidR="0036376B" w:rsidRPr="00DC3BFC">
              <w:rPr>
                <w:rStyle w:val="Hypertextovodkaz"/>
                <w:rFonts w:cstheme="minorHAnsi"/>
                <w:noProof/>
                <w:highlight w:val="green"/>
                <w:shd w:val="clear" w:color="auto" w:fill="FFFFFF"/>
              </w:rPr>
              <w:t>3.3 C#</w:t>
            </w:r>
            <w:r w:rsidR="0036376B">
              <w:rPr>
                <w:noProof/>
                <w:webHidden/>
              </w:rPr>
              <w:tab/>
            </w:r>
            <w:r w:rsidR="0036376B">
              <w:rPr>
                <w:noProof/>
                <w:webHidden/>
              </w:rPr>
              <w:fldChar w:fldCharType="begin"/>
            </w:r>
            <w:r w:rsidR="0036376B">
              <w:rPr>
                <w:noProof/>
                <w:webHidden/>
              </w:rPr>
              <w:instrText xml:space="preserve"> PAGEREF _Toc130582109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19C7F650" w14:textId="4EB0654E" w:rsidR="0036376B" w:rsidRDefault="00000000">
          <w:pPr>
            <w:pStyle w:val="Obsah3"/>
            <w:tabs>
              <w:tab w:val="right" w:leader="dot" w:pos="9062"/>
            </w:tabs>
            <w:rPr>
              <w:rFonts w:eastAsiaTheme="minorEastAsia"/>
              <w:noProof/>
              <w:lang w:eastAsia="cs-CZ"/>
            </w:rPr>
          </w:pPr>
          <w:hyperlink w:anchor="_Toc130582110" w:history="1">
            <w:r w:rsidR="0036376B" w:rsidRPr="00DC3BFC">
              <w:rPr>
                <w:rStyle w:val="Hypertextovodkaz"/>
                <w:noProof/>
                <w:highlight w:val="green"/>
              </w:rPr>
              <w:t>3.3.1 Microsoft .NET</w:t>
            </w:r>
            <w:r w:rsidR="0036376B">
              <w:rPr>
                <w:noProof/>
                <w:webHidden/>
              </w:rPr>
              <w:tab/>
            </w:r>
            <w:r w:rsidR="0036376B">
              <w:rPr>
                <w:noProof/>
                <w:webHidden/>
              </w:rPr>
              <w:fldChar w:fldCharType="begin"/>
            </w:r>
            <w:r w:rsidR="0036376B">
              <w:rPr>
                <w:noProof/>
                <w:webHidden/>
              </w:rPr>
              <w:instrText xml:space="preserve"> PAGEREF _Toc130582110 \h </w:instrText>
            </w:r>
            <w:r w:rsidR="0036376B">
              <w:rPr>
                <w:noProof/>
                <w:webHidden/>
              </w:rPr>
            </w:r>
            <w:r w:rsidR="0036376B">
              <w:rPr>
                <w:noProof/>
                <w:webHidden/>
              </w:rPr>
              <w:fldChar w:fldCharType="separate"/>
            </w:r>
            <w:r w:rsidR="00DE4D75">
              <w:rPr>
                <w:noProof/>
                <w:webHidden/>
              </w:rPr>
              <w:t>5</w:t>
            </w:r>
            <w:r w:rsidR="0036376B">
              <w:rPr>
                <w:noProof/>
                <w:webHidden/>
              </w:rPr>
              <w:fldChar w:fldCharType="end"/>
            </w:r>
          </w:hyperlink>
        </w:p>
        <w:p w14:paraId="274124CC" w14:textId="771C6CE9" w:rsidR="0036376B" w:rsidRDefault="00000000">
          <w:pPr>
            <w:pStyle w:val="Obsah3"/>
            <w:tabs>
              <w:tab w:val="right" w:leader="dot" w:pos="9062"/>
            </w:tabs>
            <w:rPr>
              <w:rFonts w:eastAsiaTheme="minorEastAsia"/>
              <w:noProof/>
              <w:lang w:eastAsia="cs-CZ"/>
            </w:rPr>
          </w:pPr>
          <w:hyperlink w:anchor="_Toc130582111" w:history="1">
            <w:r w:rsidR="0036376B" w:rsidRPr="00DC3BFC">
              <w:rPr>
                <w:rStyle w:val="Hypertextovodkaz"/>
                <w:noProof/>
                <w:highlight w:val="green"/>
              </w:rPr>
              <w:t>3.3.2 přístup k paměti a ovládání hardware</w:t>
            </w:r>
            <w:r w:rsidR="0036376B">
              <w:rPr>
                <w:noProof/>
                <w:webHidden/>
              </w:rPr>
              <w:tab/>
            </w:r>
            <w:r w:rsidR="0036376B">
              <w:rPr>
                <w:noProof/>
                <w:webHidden/>
              </w:rPr>
              <w:fldChar w:fldCharType="begin"/>
            </w:r>
            <w:r w:rsidR="0036376B">
              <w:rPr>
                <w:noProof/>
                <w:webHidden/>
              </w:rPr>
              <w:instrText xml:space="preserve"> PAGEREF _Toc130582111 \h </w:instrText>
            </w:r>
            <w:r w:rsidR="0036376B">
              <w:rPr>
                <w:noProof/>
                <w:webHidden/>
              </w:rPr>
            </w:r>
            <w:r w:rsidR="0036376B">
              <w:rPr>
                <w:noProof/>
                <w:webHidden/>
              </w:rPr>
              <w:fldChar w:fldCharType="separate"/>
            </w:r>
            <w:r w:rsidR="00DE4D75">
              <w:rPr>
                <w:noProof/>
                <w:webHidden/>
              </w:rPr>
              <w:t>5</w:t>
            </w:r>
            <w:r w:rsidR="0036376B">
              <w:rPr>
                <w:noProof/>
                <w:webHidden/>
              </w:rPr>
              <w:fldChar w:fldCharType="end"/>
            </w:r>
          </w:hyperlink>
        </w:p>
        <w:p w14:paraId="092D6667" w14:textId="2D1367F1" w:rsidR="0036376B" w:rsidRDefault="00000000">
          <w:pPr>
            <w:pStyle w:val="Obsah3"/>
            <w:tabs>
              <w:tab w:val="right" w:leader="dot" w:pos="9062"/>
            </w:tabs>
            <w:rPr>
              <w:rFonts w:eastAsiaTheme="minorEastAsia"/>
              <w:noProof/>
              <w:lang w:eastAsia="cs-CZ"/>
            </w:rPr>
          </w:pPr>
          <w:hyperlink w:anchor="_Toc130582112" w:history="1">
            <w:r w:rsidR="0036376B" w:rsidRPr="00DC3BFC">
              <w:rPr>
                <w:rStyle w:val="Hypertextovodkaz"/>
                <w:noProof/>
                <w:highlight w:val="green"/>
              </w:rPr>
              <w:t>3.3.3 porovnání s Javou</w:t>
            </w:r>
            <w:r w:rsidR="0036376B">
              <w:rPr>
                <w:noProof/>
                <w:webHidden/>
              </w:rPr>
              <w:tab/>
            </w:r>
            <w:r w:rsidR="0036376B">
              <w:rPr>
                <w:noProof/>
                <w:webHidden/>
              </w:rPr>
              <w:fldChar w:fldCharType="begin"/>
            </w:r>
            <w:r w:rsidR="0036376B">
              <w:rPr>
                <w:noProof/>
                <w:webHidden/>
              </w:rPr>
              <w:instrText xml:space="preserve"> PAGEREF _Toc130582112 \h </w:instrText>
            </w:r>
            <w:r w:rsidR="0036376B">
              <w:rPr>
                <w:noProof/>
                <w:webHidden/>
              </w:rPr>
            </w:r>
            <w:r w:rsidR="0036376B">
              <w:rPr>
                <w:noProof/>
                <w:webHidden/>
              </w:rPr>
              <w:fldChar w:fldCharType="separate"/>
            </w:r>
            <w:r w:rsidR="00DE4D75">
              <w:rPr>
                <w:noProof/>
                <w:webHidden/>
              </w:rPr>
              <w:t>5</w:t>
            </w:r>
            <w:r w:rsidR="0036376B">
              <w:rPr>
                <w:noProof/>
                <w:webHidden/>
              </w:rPr>
              <w:fldChar w:fldCharType="end"/>
            </w:r>
          </w:hyperlink>
        </w:p>
        <w:p w14:paraId="2DBE2B0D" w14:textId="509FCA75" w:rsidR="0036376B" w:rsidRDefault="00000000">
          <w:pPr>
            <w:pStyle w:val="Obsah3"/>
            <w:tabs>
              <w:tab w:val="right" w:leader="dot" w:pos="9062"/>
            </w:tabs>
            <w:rPr>
              <w:rFonts w:eastAsiaTheme="minorEastAsia"/>
              <w:noProof/>
              <w:lang w:eastAsia="cs-CZ"/>
            </w:rPr>
          </w:pPr>
          <w:hyperlink w:anchor="_Toc130582113" w:history="1">
            <w:r w:rsidR="0036376B" w:rsidRPr="00DC3BFC">
              <w:rPr>
                <w:rStyle w:val="Hypertextovodkaz"/>
                <w:noProof/>
                <w:highlight w:val="green"/>
                <w:shd w:val="clear" w:color="auto" w:fill="FFFFFF"/>
              </w:rPr>
              <w:t>3.3.4 podobnosti s C++</w:t>
            </w:r>
            <w:r w:rsidR="0036376B">
              <w:rPr>
                <w:noProof/>
                <w:webHidden/>
              </w:rPr>
              <w:tab/>
            </w:r>
            <w:r w:rsidR="0036376B">
              <w:rPr>
                <w:noProof/>
                <w:webHidden/>
              </w:rPr>
              <w:fldChar w:fldCharType="begin"/>
            </w:r>
            <w:r w:rsidR="0036376B">
              <w:rPr>
                <w:noProof/>
                <w:webHidden/>
              </w:rPr>
              <w:instrText xml:space="preserve"> PAGEREF _Toc130582113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73865CF3" w14:textId="737253B3" w:rsidR="0036376B" w:rsidRDefault="00000000">
          <w:pPr>
            <w:pStyle w:val="Obsah3"/>
            <w:tabs>
              <w:tab w:val="right" w:leader="dot" w:pos="9062"/>
            </w:tabs>
            <w:rPr>
              <w:rFonts w:eastAsiaTheme="minorEastAsia"/>
              <w:noProof/>
              <w:lang w:eastAsia="cs-CZ"/>
            </w:rPr>
          </w:pPr>
          <w:hyperlink w:anchor="_Toc130582114" w:history="1">
            <w:r w:rsidR="0036376B" w:rsidRPr="00DC3BFC">
              <w:rPr>
                <w:rStyle w:val="Hypertextovodkaz"/>
                <w:noProof/>
                <w:highlight w:val="green"/>
                <w:shd w:val="clear" w:color="auto" w:fill="FFFFFF"/>
              </w:rPr>
              <w:t>3.3.5 modifikátory parametrů metod</w:t>
            </w:r>
            <w:r w:rsidR="0036376B">
              <w:rPr>
                <w:noProof/>
                <w:webHidden/>
              </w:rPr>
              <w:tab/>
            </w:r>
            <w:r w:rsidR="0036376B">
              <w:rPr>
                <w:noProof/>
                <w:webHidden/>
              </w:rPr>
              <w:fldChar w:fldCharType="begin"/>
            </w:r>
            <w:r w:rsidR="0036376B">
              <w:rPr>
                <w:noProof/>
                <w:webHidden/>
              </w:rPr>
              <w:instrText xml:space="preserve"> PAGEREF _Toc130582114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04A8BE35" w14:textId="5754845C" w:rsidR="0036376B" w:rsidRDefault="00000000">
          <w:pPr>
            <w:pStyle w:val="Obsah3"/>
            <w:tabs>
              <w:tab w:val="right" w:leader="dot" w:pos="9062"/>
            </w:tabs>
            <w:rPr>
              <w:rFonts w:eastAsiaTheme="minorEastAsia"/>
              <w:noProof/>
              <w:lang w:eastAsia="cs-CZ"/>
            </w:rPr>
          </w:pPr>
          <w:hyperlink w:anchor="_Toc130582115" w:history="1">
            <w:r w:rsidR="0036376B" w:rsidRPr="00DC3BFC">
              <w:rPr>
                <w:rStyle w:val="Hypertextovodkaz"/>
                <w:noProof/>
                <w:highlight w:val="green"/>
                <w:shd w:val="clear" w:color="auto" w:fill="FFFFFF"/>
              </w:rPr>
              <w:t>3.3.6 nové funkce</w:t>
            </w:r>
            <w:r w:rsidR="0036376B">
              <w:rPr>
                <w:noProof/>
                <w:webHidden/>
              </w:rPr>
              <w:tab/>
            </w:r>
            <w:r w:rsidR="0036376B">
              <w:rPr>
                <w:noProof/>
                <w:webHidden/>
              </w:rPr>
              <w:fldChar w:fldCharType="begin"/>
            </w:r>
            <w:r w:rsidR="0036376B">
              <w:rPr>
                <w:noProof/>
                <w:webHidden/>
              </w:rPr>
              <w:instrText xml:space="preserve"> PAGEREF _Toc130582115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5895A855" w14:textId="5C3E4612" w:rsidR="0036376B" w:rsidRDefault="00000000" w:rsidP="0036376B">
          <w:pPr>
            <w:pStyle w:val="Obsah2"/>
            <w:rPr>
              <w:rFonts w:eastAsiaTheme="minorEastAsia"/>
              <w:noProof/>
              <w:lang w:eastAsia="cs-CZ"/>
            </w:rPr>
          </w:pPr>
          <w:hyperlink w:anchor="_Toc130582116" w:history="1">
            <w:r w:rsidR="0036376B" w:rsidRPr="00DC3BFC">
              <w:rPr>
                <w:rStyle w:val="Hypertextovodkaz"/>
                <w:rFonts w:cstheme="minorHAnsi"/>
                <w:noProof/>
                <w:highlight w:val="green"/>
              </w:rPr>
              <w:t>3.4 výběr</w:t>
            </w:r>
            <w:r w:rsidR="0036376B">
              <w:rPr>
                <w:noProof/>
                <w:webHidden/>
              </w:rPr>
              <w:tab/>
            </w:r>
            <w:r w:rsidR="0036376B">
              <w:rPr>
                <w:noProof/>
                <w:webHidden/>
              </w:rPr>
              <w:fldChar w:fldCharType="begin"/>
            </w:r>
            <w:r w:rsidR="0036376B">
              <w:rPr>
                <w:noProof/>
                <w:webHidden/>
              </w:rPr>
              <w:instrText xml:space="preserve"> PAGEREF _Toc130582116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00679DC0" w14:textId="5EA09278" w:rsidR="0036376B" w:rsidRDefault="00000000">
          <w:pPr>
            <w:pStyle w:val="Obsah1"/>
            <w:rPr>
              <w:rFonts w:eastAsiaTheme="minorEastAsia"/>
              <w:noProof/>
              <w:lang w:eastAsia="cs-CZ"/>
            </w:rPr>
          </w:pPr>
          <w:hyperlink w:anchor="_Toc130582117" w:history="1">
            <w:r w:rsidR="0036376B" w:rsidRPr="00DC3BFC">
              <w:rPr>
                <w:rStyle w:val="Hypertextovodkaz"/>
                <w:rFonts w:cstheme="minorHAnsi"/>
                <w:noProof/>
                <w:highlight w:val="green"/>
              </w:rPr>
              <w:t>4. Výběr herních žánrů vhodných pro implementaci</w:t>
            </w:r>
            <w:r w:rsidR="0036376B">
              <w:rPr>
                <w:noProof/>
                <w:webHidden/>
              </w:rPr>
              <w:tab/>
            </w:r>
            <w:r w:rsidR="0036376B">
              <w:rPr>
                <w:noProof/>
                <w:webHidden/>
              </w:rPr>
              <w:fldChar w:fldCharType="begin"/>
            </w:r>
            <w:r w:rsidR="0036376B">
              <w:rPr>
                <w:noProof/>
                <w:webHidden/>
              </w:rPr>
              <w:instrText xml:space="preserve"> PAGEREF _Toc130582117 \h </w:instrText>
            </w:r>
            <w:r w:rsidR="0036376B">
              <w:rPr>
                <w:noProof/>
                <w:webHidden/>
              </w:rPr>
            </w:r>
            <w:r w:rsidR="0036376B">
              <w:rPr>
                <w:noProof/>
                <w:webHidden/>
              </w:rPr>
              <w:fldChar w:fldCharType="separate"/>
            </w:r>
            <w:r w:rsidR="00DE4D75">
              <w:rPr>
                <w:noProof/>
                <w:webHidden/>
              </w:rPr>
              <w:t>7</w:t>
            </w:r>
            <w:r w:rsidR="0036376B">
              <w:rPr>
                <w:noProof/>
                <w:webHidden/>
              </w:rPr>
              <w:fldChar w:fldCharType="end"/>
            </w:r>
          </w:hyperlink>
        </w:p>
        <w:p w14:paraId="221B6C33" w14:textId="52496EC6" w:rsidR="0036376B" w:rsidRDefault="00000000" w:rsidP="0036376B">
          <w:pPr>
            <w:pStyle w:val="Obsah2"/>
            <w:rPr>
              <w:rFonts w:eastAsiaTheme="minorEastAsia"/>
              <w:noProof/>
              <w:lang w:eastAsia="cs-CZ"/>
            </w:rPr>
          </w:pPr>
          <w:hyperlink w:anchor="_Toc130582118" w:history="1">
            <w:r w:rsidR="0036376B" w:rsidRPr="00DC3BFC">
              <w:rPr>
                <w:rStyle w:val="Hypertextovodkaz"/>
                <w:rFonts w:cstheme="minorHAnsi"/>
                <w:noProof/>
                <w:highlight w:val="green"/>
              </w:rPr>
              <w:t>4.1 RPG</w:t>
            </w:r>
            <w:r w:rsidR="0036376B">
              <w:rPr>
                <w:noProof/>
                <w:webHidden/>
              </w:rPr>
              <w:tab/>
            </w:r>
            <w:r w:rsidR="0036376B">
              <w:rPr>
                <w:noProof/>
                <w:webHidden/>
              </w:rPr>
              <w:fldChar w:fldCharType="begin"/>
            </w:r>
            <w:r w:rsidR="0036376B">
              <w:rPr>
                <w:noProof/>
                <w:webHidden/>
              </w:rPr>
              <w:instrText xml:space="preserve"> PAGEREF _Toc130582118 \h </w:instrText>
            </w:r>
            <w:r w:rsidR="0036376B">
              <w:rPr>
                <w:noProof/>
                <w:webHidden/>
              </w:rPr>
            </w:r>
            <w:r w:rsidR="0036376B">
              <w:rPr>
                <w:noProof/>
                <w:webHidden/>
              </w:rPr>
              <w:fldChar w:fldCharType="separate"/>
            </w:r>
            <w:r w:rsidR="00DE4D75">
              <w:rPr>
                <w:noProof/>
                <w:webHidden/>
              </w:rPr>
              <w:t>8</w:t>
            </w:r>
            <w:r w:rsidR="0036376B">
              <w:rPr>
                <w:noProof/>
                <w:webHidden/>
              </w:rPr>
              <w:fldChar w:fldCharType="end"/>
            </w:r>
          </w:hyperlink>
        </w:p>
        <w:p w14:paraId="1112A2C5" w14:textId="308DBFD4" w:rsidR="0036376B" w:rsidRDefault="00000000" w:rsidP="0036376B">
          <w:pPr>
            <w:pStyle w:val="Obsah2"/>
            <w:rPr>
              <w:rFonts w:eastAsiaTheme="minorEastAsia"/>
              <w:noProof/>
              <w:lang w:eastAsia="cs-CZ"/>
            </w:rPr>
          </w:pPr>
          <w:hyperlink w:anchor="_Toc130582119" w:history="1">
            <w:r w:rsidR="0036376B" w:rsidRPr="00DC3BFC">
              <w:rPr>
                <w:rStyle w:val="Hypertextovodkaz"/>
                <w:rFonts w:cstheme="minorHAnsi"/>
                <w:noProof/>
                <w:highlight w:val="green"/>
              </w:rPr>
              <w:t>4.2 akční</w:t>
            </w:r>
            <w:r w:rsidR="0036376B">
              <w:rPr>
                <w:noProof/>
                <w:webHidden/>
              </w:rPr>
              <w:tab/>
            </w:r>
            <w:r w:rsidR="0036376B">
              <w:rPr>
                <w:noProof/>
                <w:webHidden/>
              </w:rPr>
              <w:fldChar w:fldCharType="begin"/>
            </w:r>
            <w:r w:rsidR="0036376B">
              <w:rPr>
                <w:noProof/>
                <w:webHidden/>
              </w:rPr>
              <w:instrText xml:space="preserve"> PAGEREF _Toc130582119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12FB10F2" w14:textId="60A09AAB" w:rsidR="0036376B" w:rsidRDefault="00000000" w:rsidP="0036376B">
          <w:pPr>
            <w:pStyle w:val="Obsah2"/>
            <w:rPr>
              <w:rFonts w:eastAsiaTheme="minorEastAsia"/>
              <w:noProof/>
              <w:lang w:eastAsia="cs-CZ"/>
            </w:rPr>
          </w:pPr>
          <w:hyperlink w:anchor="_Toc130582120" w:history="1">
            <w:r w:rsidR="0036376B" w:rsidRPr="00DC3BFC">
              <w:rPr>
                <w:rStyle w:val="Hypertextovodkaz"/>
                <w:rFonts w:cstheme="minorHAnsi"/>
                <w:noProof/>
                <w:highlight w:val="green"/>
              </w:rPr>
              <w:t>4.3 strategie</w:t>
            </w:r>
            <w:r w:rsidR="0036376B">
              <w:rPr>
                <w:noProof/>
                <w:webHidden/>
              </w:rPr>
              <w:tab/>
            </w:r>
            <w:r w:rsidR="0036376B">
              <w:rPr>
                <w:noProof/>
                <w:webHidden/>
              </w:rPr>
              <w:fldChar w:fldCharType="begin"/>
            </w:r>
            <w:r w:rsidR="0036376B">
              <w:rPr>
                <w:noProof/>
                <w:webHidden/>
              </w:rPr>
              <w:instrText xml:space="preserve"> PAGEREF _Toc130582120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44C5E24A" w14:textId="060BD59A" w:rsidR="0036376B" w:rsidRDefault="00000000" w:rsidP="0036376B">
          <w:pPr>
            <w:pStyle w:val="Obsah2"/>
            <w:rPr>
              <w:rFonts w:eastAsiaTheme="minorEastAsia"/>
              <w:noProof/>
              <w:lang w:eastAsia="cs-CZ"/>
            </w:rPr>
          </w:pPr>
          <w:hyperlink w:anchor="_Toc130582121" w:history="1">
            <w:r w:rsidR="0036376B" w:rsidRPr="00DC3BFC">
              <w:rPr>
                <w:rStyle w:val="Hypertextovodkaz"/>
                <w:rFonts w:cstheme="minorHAnsi"/>
                <w:noProof/>
                <w:highlight w:val="green"/>
                <w:shd w:val="clear" w:color="auto" w:fill="FFFFFF"/>
              </w:rPr>
              <w:t>4.4 závodní</w:t>
            </w:r>
            <w:r w:rsidR="0036376B">
              <w:rPr>
                <w:noProof/>
                <w:webHidden/>
              </w:rPr>
              <w:tab/>
            </w:r>
            <w:r w:rsidR="0036376B">
              <w:rPr>
                <w:noProof/>
                <w:webHidden/>
              </w:rPr>
              <w:fldChar w:fldCharType="begin"/>
            </w:r>
            <w:r w:rsidR="0036376B">
              <w:rPr>
                <w:noProof/>
                <w:webHidden/>
              </w:rPr>
              <w:instrText xml:space="preserve"> PAGEREF _Toc130582121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76870A92" w14:textId="2B62BDBB" w:rsidR="0036376B" w:rsidRDefault="00000000" w:rsidP="0036376B">
          <w:pPr>
            <w:pStyle w:val="Obsah2"/>
            <w:rPr>
              <w:rFonts w:eastAsiaTheme="minorEastAsia"/>
              <w:noProof/>
              <w:lang w:eastAsia="cs-CZ"/>
            </w:rPr>
          </w:pPr>
          <w:hyperlink w:anchor="_Toc130582122" w:history="1">
            <w:r w:rsidR="0036376B" w:rsidRPr="00DC3BFC">
              <w:rPr>
                <w:rStyle w:val="Hypertextovodkaz"/>
                <w:rFonts w:cstheme="minorHAnsi"/>
                <w:noProof/>
                <w:highlight w:val="green"/>
              </w:rPr>
              <w:t>4.5 shrnutí</w:t>
            </w:r>
            <w:r w:rsidR="0036376B">
              <w:rPr>
                <w:noProof/>
                <w:webHidden/>
              </w:rPr>
              <w:tab/>
            </w:r>
            <w:r w:rsidR="0036376B">
              <w:rPr>
                <w:noProof/>
                <w:webHidden/>
              </w:rPr>
              <w:fldChar w:fldCharType="begin"/>
            </w:r>
            <w:r w:rsidR="0036376B">
              <w:rPr>
                <w:noProof/>
                <w:webHidden/>
              </w:rPr>
              <w:instrText xml:space="preserve"> PAGEREF _Toc130582122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35AD6D23" w14:textId="7F0DF510" w:rsidR="0036376B" w:rsidRDefault="00000000">
          <w:pPr>
            <w:pStyle w:val="Obsah1"/>
            <w:rPr>
              <w:rFonts w:eastAsiaTheme="minorEastAsia"/>
              <w:noProof/>
              <w:lang w:eastAsia="cs-CZ"/>
            </w:rPr>
          </w:pPr>
          <w:hyperlink w:anchor="_Toc130582123" w:history="1">
            <w:r w:rsidR="0036376B" w:rsidRPr="00DC3BFC">
              <w:rPr>
                <w:rStyle w:val="Hypertextovodkaz"/>
                <w:rFonts w:cstheme="minorHAnsi"/>
                <w:noProof/>
                <w:highlight w:val="green"/>
              </w:rPr>
              <w:t>5. Grafické výstupy aplikací</w:t>
            </w:r>
            <w:r w:rsidR="0036376B">
              <w:rPr>
                <w:noProof/>
                <w:webHidden/>
              </w:rPr>
              <w:tab/>
            </w:r>
            <w:r w:rsidR="0036376B">
              <w:rPr>
                <w:noProof/>
                <w:webHidden/>
              </w:rPr>
              <w:fldChar w:fldCharType="begin"/>
            </w:r>
            <w:r w:rsidR="0036376B">
              <w:rPr>
                <w:noProof/>
                <w:webHidden/>
              </w:rPr>
              <w:instrText xml:space="preserve"> PAGEREF _Toc130582123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5940B958" w14:textId="103E9D35" w:rsidR="0036376B" w:rsidRDefault="00000000" w:rsidP="0036376B">
          <w:pPr>
            <w:pStyle w:val="Obsah2"/>
            <w:rPr>
              <w:rFonts w:eastAsiaTheme="minorEastAsia"/>
              <w:noProof/>
              <w:lang w:eastAsia="cs-CZ"/>
            </w:rPr>
          </w:pPr>
          <w:hyperlink w:anchor="_Toc130582124" w:history="1">
            <w:r w:rsidR="0036376B" w:rsidRPr="00DC3BFC">
              <w:rPr>
                <w:rStyle w:val="Hypertextovodkaz"/>
                <w:rFonts w:cstheme="minorHAnsi"/>
                <w:noProof/>
                <w:highlight w:val="green"/>
                <w:shd w:val="clear" w:color="auto" w:fill="FFFFFF"/>
              </w:rPr>
              <w:t>5.1 konzolová aplikace</w:t>
            </w:r>
            <w:r w:rsidR="0036376B">
              <w:rPr>
                <w:noProof/>
                <w:webHidden/>
              </w:rPr>
              <w:tab/>
            </w:r>
            <w:r w:rsidR="0036376B">
              <w:rPr>
                <w:noProof/>
                <w:webHidden/>
              </w:rPr>
              <w:fldChar w:fldCharType="begin"/>
            </w:r>
            <w:r w:rsidR="0036376B">
              <w:rPr>
                <w:noProof/>
                <w:webHidden/>
              </w:rPr>
              <w:instrText xml:space="preserve"> PAGEREF _Toc130582124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231358CF" w14:textId="1E43E56E" w:rsidR="0036376B" w:rsidRDefault="00000000" w:rsidP="0036376B">
          <w:pPr>
            <w:pStyle w:val="Obsah2"/>
            <w:rPr>
              <w:rFonts w:eastAsiaTheme="minorEastAsia"/>
              <w:noProof/>
              <w:lang w:eastAsia="cs-CZ"/>
            </w:rPr>
          </w:pPr>
          <w:hyperlink w:anchor="_Toc130582125" w:history="1">
            <w:r w:rsidR="0036376B" w:rsidRPr="00DC3BFC">
              <w:rPr>
                <w:rStyle w:val="Hypertextovodkaz"/>
                <w:rFonts w:cstheme="minorHAnsi"/>
                <w:noProof/>
              </w:rPr>
              <w:t>5.2 okenní aplikace</w:t>
            </w:r>
            <w:r w:rsidR="0036376B">
              <w:rPr>
                <w:noProof/>
                <w:webHidden/>
              </w:rPr>
              <w:tab/>
            </w:r>
            <w:r w:rsidR="0036376B">
              <w:rPr>
                <w:noProof/>
                <w:webHidden/>
              </w:rPr>
              <w:fldChar w:fldCharType="begin"/>
            </w:r>
            <w:r w:rsidR="0036376B">
              <w:rPr>
                <w:noProof/>
                <w:webHidden/>
              </w:rPr>
              <w:instrText xml:space="preserve"> PAGEREF _Toc130582125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3842CFFF" w14:textId="09B2479C" w:rsidR="0036376B" w:rsidRDefault="00000000">
          <w:pPr>
            <w:pStyle w:val="Obsah3"/>
            <w:tabs>
              <w:tab w:val="right" w:leader="dot" w:pos="9062"/>
            </w:tabs>
            <w:rPr>
              <w:rFonts w:eastAsiaTheme="minorEastAsia"/>
              <w:noProof/>
              <w:lang w:eastAsia="cs-CZ"/>
            </w:rPr>
          </w:pPr>
          <w:hyperlink w:anchor="_Toc130582126" w:history="1">
            <w:r w:rsidR="0036376B" w:rsidRPr="00DC3BFC">
              <w:rPr>
                <w:rStyle w:val="Hypertextovodkaz"/>
                <w:rFonts w:cstheme="minorHAnsi"/>
                <w:noProof/>
                <w:shd w:val="clear" w:color="auto" w:fill="FFFFFF"/>
              </w:rPr>
              <w:t>5.2.1 WinForm</w:t>
            </w:r>
            <w:r w:rsidR="0036376B">
              <w:rPr>
                <w:noProof/>
                <w:webHidden/>
              </w:rPr>
              <w:tab/>
            </w:r>
            <w:r w:rsidR="0036376B">
              <w:rPr>
                <w:noProof/>
                <w:webHidden/>
              </w:rPr>
              <w:fldChar w:fldCharType="begin"/>
            </w:r>
            <w:r w:rsidR="0036376B">
              <w:rPr>
                <w:noProof/>
                <w:webHidden/>
              </w:rPr>
              <w:instrText xml:space="preserve"> PAGEREF _Toc130582126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76323875" w14:textId="08E90B31" w:rsidR="0036376B" w:rsidRDefault="00000000">
          <w:pPr>
            <w:pStyle w:val="Obsah3"/>
            <w:tabs>
              <w:tab w:val="right" w:leader="dot" w:pos="9062"/>
            </w:tabs>
            <w:rPr>
              <w:rFonts w:eastAsiaTheme="minorEastAsia"/>
              <w:noProof/>
              <w:lang w:eastAsia="cs-CZ"/>
            </w:rPr>
          </w:pPr>
          <w:hyperlink w:anchor="_Toc130582127" w:history="1">
            <w:r w:rsidR="0036376B" w:rsidRPr="00DC3BFC">
              <w:rPr>
                <w:rStyle w:val="Hypertextovodkaz"/>
                <w:rFonts w:cstheme="minorHAnsi"/>
                <w:noProof/>
                <w:shd w:val="clear" w:color="auto" w:fill="FFFFFF"/>
              </w:rPr>
              <w:t>5.2.2 WPF</w:t>
            </w:r>
            <w:r w:rsidR="0036376B">
              <w:rPr>
                <w:noProof/>
                <w:webHidden/>
              </w:rPr>
              <w:tab/>
            </w:r>
            <w:r w:rsidR="0036376B">
              <w:rPr>
                <w:noProof/>
                <w:webHidden/>
              </w:rPr>
              <w:fldChar w:fldCharType="begin"/>
            </w:r>
            <w:r w:rsidR="0036376B">
              <w:rPr>
                <w:noProof/>
                <w:webHidden/>
              </w:rPr>
              <w:instrText xml:space="preserve"> PAGEREF _Toc130582127 \h </w:instrText>
            </w:r>
            <w:r w:rsidR="0036376B">
              <w:rPr>
                <w:noProof/>
                <w:webHidden/>
              </w:rPr>
            </w:r>
            <w:r w:rsidR="0036376B">
              <w:rPr>
                <w:noProof/>
                <w:webHidden/>
              </w:rPr>
              <w:fldChar w:fldCharType="separate"/>
            </w:r>
            <w:r w:rsidR="00DE4D75">
              <w:rPr>
                <w:noProof/>
                <w:webHidden/>
              </w:rPr>
              <w:t>11</w:t>
            </w:r>
            <w:r w:rsidR="0036376B">
              <w:rPr>
                <w:noProof/>
                <w:webHidden/>
              </w:rPr>
              <w:fldChar w:fldCharType="end"/>
            </w:r>
          </w:hyperlink>
        </w:p>
        <w:p w14:paraId="7FACE400" w14:textId="2DF46221" w:rsidR="0036376B" w:rsidRDefault="00000000" w:rsidP="0036376B">
          <w:pPr>
            <w:pStyle w:val="Obsah2"/>
            <w:rPr>
              <w:rFonts w:eastAsiaTheme="minorEastAsia"/>
              <w:noProof/>
              <w:lang w:eastAsia="cs-CZ"/>
            </w:rPr>
          </w:pPr>
          <w:hyperlink w:anchor="_Toc130582128" w:history="1">
            <w:r w:rsidR="0036376B" w:rsidRPr="00DC3BFC">
              <w:rPr>
                <w:rStyle w:val="Hypertextovodkaz"/>
                <w:rFonts w:cstheme="minorHAnsi"/>
                <w:noProof/>
              </w:rPr>
              <w:t>5.3 mobilní aplikace</w:t>
            </w:r>
            <w:r w:rsidR="0036376B">
              <w:rPr>
                <w:noProof/>
                <w:webHidden/>
              </w:rPr>
              <w:tab/>
            </w:r>
            <w:r w:rsidR="0036376B">
              <w:rPr>
                <w:noProof/>
                <w:webHidden/>
              </w:rPr>
              <w:fldChar w:fldCharType="begin"/>
            </w:r>
            <w:r w:rsidR="0036376B">
              <w:rPr>
                <w:noProof/>
                <w:webHidden/>
              </w:rPr>
              <w:instrText xml:space="preserve"> PAGEREF _Toc130582128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26B3CBD0" w14:textId="2FC77851" w:rsidR="0036376B" w:rsidRDefault="00000000">
          <w:pPr>
            <w:pStyle w:val="Obsah3"/>
            <w:tabs>
              <w:tab w:val="right" w:leader="dot" w:pos="9062"/>
            </w:tabs>
            <w:rPr>
              <w:rFonts w:eastAsiaTheme="minorEastAsia"/>
              <w:noProof/>
              <w:lang w:eastAsia="cs-CZ"/>
            </w:rPr>
          </w:pPr>
          <w:hyperlink w:anchor="_Toc130582129" w:history="1">
            <w:r w:rsidR="0036376B" w:rsidRPr="00DC3BFC">
              <w:rPr>
                <w:rStyle w:val="Hypertextovodkaz"/>
                <w:rFonts w:cstheme="minorHAnsi"/>
                <w:noProof/>
              </w:rPr>
              <w:t>5.3.1 Xamarin</w:t>
            </w:r>
            <w:r w:rsidR="0036376B">
              <w:rPr>
                <w:noProof/>
                <w:webHidden/>
              </w:rPr>
              <w:tab/>
            </w:r>
            <w:r w:rsidR="0036376B">
              <w:rPr>
                <w:noProof/>
                <w:webHidden/>
              </w:rPr>
              <w:fldChar w:fldCharType="begin"/>
            </w:r>
            <w:r w:rsidR="0036376B">
              <w:rPr>
                <w:noProof/>
                <w:webHidden/>
              </w:rPr>
              <w:instrText xml:space="preserve"> PAGEREF _Toc130582129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5A9EAF1F" w14:textId="745C0C7F" w:rsidR="0036376B" w:rsidRDefault="00000000">
          <w:pPr>
            <w:pStyle w:val="Obsah3"/>
            <w:tabs>
              <w:tab w:val="right" w:leader="dot" w:pos="9062"/>
            </w:tabs>
            <w:rPr>
              <w:rFonts w:eastAsiaTheme="minorEastAsia"/>
              <w:noProof/>
              <w:lang w:eastAsia="cs-CZ"/>
            </w:rPr>
          </w:pPr>
          <w:hyperlink w:anchor="_Toc130582130" w:history="1">
            <w:r w:rsidR="0036376B" w:rsidRPr="00DC3BFC">
              <w:rPr>
                <w:rStyle w:val="Hypertextovodkaz"/>
                <w:rFonts w:cstheme="minorHAnsi"/>
                <w:noProof/>
              </w:rPr>
              <w:t>5.3.2 Android Studio</w:t>
            </w:r>
            <w:r w:rsidR="0036376B">
              <w:rPr>
                <w:noProof/>
                <w:webHidden/>
              </w:rPr>
              <w:tab/>
            </w:r>
            <w:r w:rsidR="0036376B">
              <w:rPr>
                <w:noProof/>
                <w:webHidden/>
              </w:rPr>
              <w:fldChar w:fldCharType="begin"/>
            </w:r>
            <w:r w:rsidR="0036376B">
              <w:rPr>
                <w:noProof/>
                <w:webHidden/>
              </w:rPr>
              <w:instrText xml:space="preserve"> PAGEREF _Toc130582130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14B119D2" w14:textId="7CE8A585" w:rsidR="0036376B" w:rsidRDefault="00000000">
          <w:pPr>
            <w:pStyle w:val="Obsah3"/>
            <w:tabs>
              <w:tab w:val="right" w:leader="dot" w:pos="9062"/>
            </w:tabs>
            <w:rPr>
              <w:rFonts w:eastAsiaTheme="minorEastAsia"/>
              <w:noProof/>
              <w:lang w:eastAsia="cs-CZ"/>
            </w:rPr>
          </w:pPr>
          <w:hyperlink w:anchor="_Toc130582131" w:history="1">
            <w:r w:rsidR="0036376B" w:rsidRPr="00DC3BFC">
              <w:rPr>
                <w:rStyle w:val="Hypertextovodkaz"/>
                <w:rFonts w:cstheme="minorHAnsi"/>
                <w:noProof/>
              </w:rPr>
              <w:t>5.3.3 .NET MAUI (Multi-platform App UI)</w:t>
            </w:r>
            <w:r w:rsidR="0036376B">
              <w:rPr>
                <w:noProof/>
                <w:webHidden/>
              </w:rPr>
              <w:tab/>
            </w:r>
            <w:r w:rsidR="0036376B">
              <w:rPr>
                <w:noProof/>
                <w:webHidden/>
              </w:rPr>
              <w:fldChar w:fldCharType="begin"/>
            </w:r>
            <w:r w:rsidR="0036376B">
              <w:rPr>
                <w:noProof/>
                <w:webHidden/>
              </w:rPr>
              <w:instrText xml:space="preserve"> PAGEREF _Toc130582131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693853CB" w14:textId="48EE62C0" w:rsidR="0036376B" w:rsidRDefault="00000000" w:rsidP="0036376B">
          <w:pPr>
            <w:pStyle w:val="Obsah2"/>
            <w:rPr>
              <w:rFonts w:eastAsiaTheme="minorEastAsia"/>
              <w:noProof/>
              <w:lang w:eastAsia="cs-CZ"/>
            </w:rPr>
          </w:pPr>
          <w:hyperlink w:anchor="_Toc130582132" w:history="1">
            <w:r w:rsidR="0036376B" w:rsidRPr="00DC3BFC">
              <w:rPr>
                <w:rStyle w:val="Hypertextovodkaz"/>
                <w:rFonts w:cstheme="minorHAnsi"/>
                <w:noProof/>
                <w:shd w:val="clear" w:color="auto" w:fill="FFFFFF"/>
              </w:rPr>
              <w:t xml:space="preserve">5.4 herní </w:t>
            </w:r>
            <w:r w:rsidR="0036376B" w:rsidRPr="00DC3BFC">
              <w:rPr>
                <w:rStyle w:val="Hypertextovodkaz"/>
                <w:rFonts w:cstheme="minorHAnsi"/>
                <w:noProof/>
                <w:shd w:val="clear" w:color="auto" w:fill="FFFFFF"/>
                <w:lang w:val="en-US"/>
              </w:rPr>
              <w:t>engine</w:t>
            </w:r>
            <w:r w:rsidR="0036376B">
              <w:rPr>
                <w:noProof/>
                <w:webHidden/>
              </w:rPr>
              <w:tab/>
            </w:r>
            <w:r w:rsidR="0036376B">
              <w:rPr>
                <w:noProof/>
                <w:webHidden/>
              </w:rPr>
              <w:fldChar w:fldCharType="begin"/>
            </w:r>
            <w:r w:rsidR="0036376B">
              <w:rPr>
                <w:noProof/>
                <w:webHidden/>
              </w:rPr>
              <w:instrText xml:space="preserve"> PAGEREF _Toc130582132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30F39007" w14:textId="068C4597" w:rsidR="0036376B" w:rsidRDefault="00000000">
          <w:pPr>
            <w:pStyle w:val="Obsah3"/>
            <w:tabs>
              <w:tab w:val="right" w:leader="dot" w:pos="9062"/>
            </w:tabs>
            <w:rPr>
              <w:rFonts w:eastAsiaTheme="minorEastAsia"/>
              <w:noProof/>
              <w:lang w:eastAsia="cs-CZ"/>
            </w:rPr>
          </w:pPr>
          <w:hyperlink w:anchor="_Toc130582133" w:history="1">
            <w:r w:rsidR="0036376B" w:rsidRPr="00DC3BFC">
              <w:rPr>
                <w:rStyle w:val="Hypertextovodkaz"/>
                <w:rFonts w:cstheme="minorHAnsi"/>
                <w:noProof/>
                <w:shd w:val="clear" w:color="auto" w:fill="FFFFFF"/>
              </w:rPr>
              <w:t>5.4.1 Unity</w:t>
            </w:r>
            <w:r w:rsidR="0036376B">
              <w:rPr>
                <w:noProof/>
                <w:webHidden/>
              </w:rPr>
              <w:tab/>
            </w:r>
            <w:r w:rsidR="0036376B">
              <w:rPr>
                <w:noProof/>
                <w:webHidden/>
              </w:rPr>
              <w:fldChar w:fldCharType="begin"/>
            </w:r>
            <w:r w:rsidR="0036376B">
              <w:rPr>
                <w:noProof/>
                <w:webHidden/>
              </w:rPr>
              <w:instrText xml:space="preserve"> PAGEREF _Toc130582133 \h </w:instrText>
            </w:r>
            <w:r w:rsidR="0036376B">
              <w:rPr>
                <w:noProof/>
                <w:webHidden/>
              </w:rPr>
            </w:r>
            <w:r w:rsidR="0036376B">
              <w:rPr>
                <w:noProof/>
                <w:webHidden/>
              </w:rPr>
              <w:fldChar w:fldCharType="separate"/>
            </w:r>
            <w:r w:rsidR="00DE4D75">
              <w:rPr>
                <w:noProof/>
                <w:webHidden/>
              </w:rPr>
              <w:t>13</w:t>
            </w:r>
            <w:r w:rsidR="0036376B">
              <w:rPr>
                <w:noProof/>
                <w:webHidden/>
              </w:rPr>
              <w:fldChar w:fldCharType="end"/>
            </w:r>
          </w:hyperlink>
        </w:p>
        <w:p w14:paraId="0AE92AFF" w14:textId="65A7E676" w:rsidR="0036376B" w:rsidRDefault="00000000">
          <w:pPr>
            <w:pStyle w:val="Obsah3"/>
            <w:tabs>
              <w:tab w:val="right" w:leader="dot" w:pos="9062"/>
            </w:tabs>
            <w:rPr>
              <w:rFonts w:eastAsiaTheme="minorEastAsia"/>
              <w:noProof/>
              <w:lang w:eastAsia="cs-CZ"/>
            </w:rPr>
          </w:pPr>
          <w:hyperlink w:anchor="_Toc130582134" w:history="1">
            <w:r w:rsidR="0036376B" w:rsidRPr="00DC3BFC">
              <w:rPr>
                <w:rStyle w:val="Hypertextovodkaz"/>
                <w:rFonts w:cstheme="minorHAnsi"/>
                <w:noProof/>
                <w:shd w:val="clear" w:color="auto" w:fill="FFFFFF"/>
              </w:rPr>
              <w:t xml:space="preserve">5.4.2 </w:t>
            </w:r>
            <w:r w:rsidR="0036376B" w:rsidRPr="00DC3BFC">
              <w:rPr>
                <w:rStyle w:val="Hypertextovodkaz"/>
                <w:rFonts w:cstheme="minorHAnsi"/>
                <w:noProof/>
                <w:shd w:val="clear" w:color="auto" w:fill="FFFFFF"/>
                <w:lang w:val="en-US"/>
              </w:rPr>
              <w:t>Unreal Engine</w:t>
            </w:r>
            <w:r w:rsidR="0036376B">
              <w:rPr>
                <w:noProof/>
                <w:webHidden/>
              </w:rPr>
              <w:tab/>
            </w:r>
            <w:r w:rsidR="0036376B">
              <w:rPr>
                <w:noProof/>
                <w:webHidden/>
              </w:rPr>
              <w:fldChar w:fldCharType="begin"/>
            </w:r>
            <w:r w:rsidR="0036376B">
              <w:rPr>
                <w:noProof/>
                <w:webHidden/>
              </w:rPr>
              <w:instrText xml:space="preserve"> PAGEREF _Toc130582134 \h </w:instrText>
            </w:r>
            <w:r w:rsidR="0036376B">
              <w:rPr>
                <w:noProof/>
                <w:webHidden/>
              </w:rPr>
            </w:r>
            <w:r w:rsidR="0036376B">
              <w:rPr>
                <w:noProof/>
                <w:webHidden/>
              </w:rPr>
              <w:fldChar w:fldCharType="separate"/>
            </w:r>
            <w:r w:rsidR="00DE4D75">
              <w:rPr>
                <w:noProof/>
                <w:webHidden/>
              </w:rPr>
              <w:t>14</w:t>
            </w:r>
            <w:r w:rsidR="0036376B">
              <w:rPr>
                <w:noProof/>
                <w:webHidden/>
              </w:rPr>
              <w:fldChar w:fldCharType="end"/>
            </w:r>
          </w:hyperlink>
        </w:p>
        <w:p w14:paraId="2E2332EF" w14:textId="5DEB6598" w:rsidR="0036376B" w:rsidRDefault="00000000">
          <w:pPr>
            <w:pStyle w:val="Obsah3"/>
            <w:tabs>
              <w:tab w:val="right" w:leader="dot" w:pos="9062"/>
            </w:tabs>
            <w:rPr>
              <w:rFonts w:eastAsiaTheme="minorEastAsia"/>
              <w:noProof/>
              <w:lang w:eastAsia="cs-CZ"/>
            </w:rPr>
          </w:pPr>
          <w:hyperlink w:anchor="_Toc130582135" w:history="1">
            <w:r w:rsidR="0036376B" w:rsidRPr="00DC3BFC">
              <w:rPr>
                <w:rStyle w:val="Hypertextovodkaz"/>
                <w:rFonts w:cstheme="minorHAnsi"/>
                <w:noProof/>
              </w:rPr>
              <w:t>5.4.3 CRYENGINE</w:t>
            </w:r>
            <w:r w:rsidR="0036376B">
              <w:rPr>
                <w:noProof/>
                <w:webHidden/>
              </w:rPr>
              <w:tab/>
            </w:r>
            <w:r w:rsidR="0036376B">
              <w:rPr>
                <w:noProof/>
                <w:webHidden/>
              </w:rPr>
              <w:fldChar w:fldCharType="begin"/>
            </w:r>
            <w:r w:rsidR="0036376B">
              <w:rPr>
                <w:noProof/>
                <w:webHidden/>
              </w:rPr>
              <w:instrText xml:space="preserve"> PAGEREF _Toc130582135 \h </w:instrText>
            </w:r>
            <w:r w:rsidR="0036376B">
              <w:rPr>
                <w:noProof/>
                <w:webHidden/>
              </w:rPr>
            </w:r>
            <w:r w:rsidR="0036376B">
              <w:rPr>
                <w:noProof/>
                <w:webHidden/>
              </w:rPr>
              <w:fldChar w:fldCharType="separate"/>
            </w:r>
            <w:r w:rsidR="00DE4D75">
              <w:rPr>
                <w:noProof/>
                <w:webHidden/>
              </w:rPr>
              <w:t>14</w:t>
            </w:r>
            <w:r w:rsidR="0036376B">
              <w:rPr>
                <w:noProof/>
                <w:webHidden/>
              </w:rPr>
              <w:fldChar w:fldCharType="end"/>
            </w:r>
          </w:hyperlink>
        </w:p>
        <w:p w14:paraId="1765BA71" w14:textId="280CA44A" w:rsidR="0036376B" w:rsidRDefault="00000000">
          <w:pPr>
            <w:pStyle w:val="Obsah3"/>
            <w:tabs>
              <w:tab w:val="right" w:leader="dot" w:pos="9062"/>
            </w:tabs>
            <w:rPr>
              <w:rFonts w:eastAsiaTheme="minorEastAsia"/>
              <w:noProof/>
              <w:lang w:eastAsia="cs-CZ"/>
            </w:rPr>
          </w:pPr>
          <w:hyperlink w:anchor="_Toc130582136" w:history="1">
            <w:r w:rsidR="0036376B" w:rsidRPr="00DC3BFC">
              <w:rPr>
                <w:rStyle w:val="Hypertextovodkaz"/>
                <w:rFonts w:cstheme="minorHAnsi"/>
                <w:noProof/>
              </w:rPr>
              <w:t>5.4.4 shrnutí</w:t>
            </w:r>
            <w:r w:rsidR="0036376B">
              <w:rPr>
                <w:noProof/>
                <w:webHidden/>
              </w:rPr>
              <w:tab/>
            </w:r>
            <w:r w:rsidR="0036376B">
              <w:rPr>
                <w:noProof/>
                <w:webHidden/>
              </w:rPr>
              <w:fldChar w:fldCharType="begin"/>
            </w:r>
            <w:r w:rsidR="0036376B">
              <w:rPr>
                <w:noProof/>
                <w:webHidden/>
              </w:rPr>
              <w:instrText xml:space="preserve"> PAGEREF _Toc130582136 \h </w:instrText>
            </w:r>
            <w:r w:rsidR="0036376B">
              <w:rPr>
                <w:noProof/>
                <w:webHidden/>
              </w:rPr>
            </w:r>
            <w:r w:rsidR="0036376B">
              <w:rPr>
                <w:noProof/>
                <w:webHidden/>
              </w:rPr>
              <w:fldChar w:fldCharType="separate"/>
            </w:r>
            <w:r w:rsidR="00DE4D75">
              <w:rPr>
                <w:noProof/>
                <w:webHidden/>
              </w:rPr>
              <w:t>14</w:t>
            </w:r>
            <w:r w:rsidR="0036376B">
              <w:rPr>
                <w:noProof/>
                <w:webHidden/>
              </w:rPr>
              <w:fldChar w:fldCharType="end"/>
            </w:r>
          </w:hyperlink>
        </w:p>
        <w:p w14:paraId="34AE3CB2" w14:textId="204563DE" w:rsidR="0036376B" w:rsidRDefault="00000000">
          <w:pPr>
            <w:pStyle w:val="Obsah1"/>
            <w:rPr>
              <w:rFonts w:eastAsiaTheme="minorEastAsia"/>
              <w:noProof/>
              <w:lang w:eastAsia="cs-CZ"/>
            </w:rPr>
          </w:pPr>
          <w:hyperlink w:anchor="_Toc130582137" w:history="1">
            <w:r w:rsidR="0036376B" w:rsidRPr="00DC3BFC">
              <w:rPr>
                <w:rStyle w:val="Hypertextovodkaz"/>
                <w:rFonts w:cstheme="minorHAnsi"/>
                <w:noProof/>
              </w:rPr>
              <w:t>6. Návrh aplikačního modelu</w:t>
            </w:r>
            <w:r w:rsidR="0036376B">
              <w:rPr>
                <w:noProof/>
                <w:webHidden/>
              </w:rPr>
              <w:tab/>
            </w:r>
            <w:r w:rsidR="0036376B">
              <w:rPr>
                <w:noProof/>
                <w:webHidden/>
              </w:rPr>
              <w:fldChar w:fldCharType="begin"/>
            </w:r>
            <w:r w:rsidR="0036376B">
              <w:rPr>
                <w:noProof/>
                <w:webHidden/>
              </w:rPr>
              <w:instrText xml:space="preserve"> PAGEREF _Toc130582137 \h </w:instrText>
            </w:r>
            <w:r w:rsidR="0036376B">
              <w:rPr>
                <w:noProof/>
                <w:webHidden/>
              </w:rPr>
            </w:r>
            <w:r w:rsidR="0036376B">
              <w:rPr>
                <w:noProof/>
                <w:webHidden/>
              </w:rPr>
              <w:fldChar w:fldCharType="separate"/>
            </w:r>
            <w:r w:rsidR="00DE4D75">
              <w:rPr>
                <w:noProof/>
                <w:webHidden/>
              </w:rPr>
              <w:t>15</w:t>
            </w:r>
            <w:r w:rsidR="0036376B">
              <w:rPr>
                <w:noProof/>
                <w:webHidden/>
              </w:rPr>
              <w:fldChar w:fldCharType="end"/>
            </w:r>
          </w:hyperlink>
        </w:p>
        <w:p w14:paraId="1B5B429F" w14:textId="3F3CC139" w:rsidR="0036376B" w:rsidRDefault="00000000" w:rsidP="0036376B">
          <w:pPr>
            <w:pStyle w:val="Obsah2"/>
            <w:rPr>
              <w:rFonts w:eastAsiaTheme="minorEastAsia"/>
              <w:noProof/>
              <w:lang w:eastAsia="cs-CZ"/>
            </w:rPr>
          </w:pPr>
          <w:hyperlink w:anchor="_Toc130582138" w:history="1">
            <w:r w:rsidR="0036376B" w:rsidRPr="00DC3BFC">
              <w:rPr>
                <w:rStyle w:val="Hypertextovodkaz"/>
                <w:noProof/>
              </w:rPr>
              <w:t>6.1 Návrhové vzory (</w:t>
            </w:r>
            <w:r w:rsidR="0036376B" w:rsidRPr="00DC3BFC">
              <w:rPr>
                <w:rStyle w:val="Hypertextovodkaz"/>
                <w:noProof/>
                <w:lang w:val="en-US"/>
              </w:rPr>
              <w:t>design patterns</w:t>
            </w:r>
            <w:r w:rsidR="0036376B" w:rsidRPr="00DC3BFC">
              <w:rPr>
                <w:rStyle w:val="Hypertextovodkaz"/>
                <w:noProof/>
              </w:rPr>
              <w:t>)</w:t>
            </w:r>
            <w:r w:rsidR="0036376B">
              <w:rPr>
                <w:noProof/>
                <w:webHidden/>
              </w:rPr>
              <w:tab/>
            </w:r>
            <w:r w:rsidR="0036376B">
              <w:rPr>
                <w:noProof/>
                <w:webHidden/>
              </w:rPr>
              <w:fldChar w:fldCharType="begin"/>
            </w:r>
            <w:r w:rsidR="0036376B">
              <w:rPr>
                <w:noProof/>
                <w:webHidden/>
              </w:rPr>
              <w:instrText xml:space="preserve"> PAGEREF _Toc130582138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17178BF4" w14:textId="1E48F109" w:rsidR="0036376B" w:rsidRDefault="00000000">
          <w:pPr>
            <w:pStyle w:val="Obsah3"/>
            <w:tabs>
              <w:tab w:val="right" w:leader="dot" w:pos="9062"/>
            </w:tabs>
            <w:rPr>
              <w:rFonts w:eastAsiaTheme="minorEastAsia"/>
              <w:noProof/>
              <w:lang w:eastAsia="cs-CZ"/>
            </w:rPr>
          </w:pPr>
          <w:hyperlink w:anchor="_Toc130582139" w:history="1">
            <w:r w:rsidR="0036376B" w:rsidRPr="00DC3BFC">
              <w:rPr>
                <w:rStyle w:val="Hypertextovodkaz"/>
                <w:noProof/>
              </w:rPr>
              <w:t>6.1.1 Factory metoda</w:t>
            </w:r>
            <w:r w:rsidR="0036376B">
              <w:rPr>
                <w:noProof/>
                <w:webHidden/>
              </w:rPr>
              <w:tab/>
            </w:r>
            <w:r w:rsidR="0036376B">
              <w:rPr>
                <w:noProof/>
                <w:webHidden/>
              </w:rPr>
              <w:fldChar w:fldCharType="begin"/>
            </w:r>
            <w:r w:rsidR="0036376B">
              <w:rPr>
                <w:noProof/>
                <w:webHidden/>
              </w:rPr>
              <w:instrText xml:space="preserve"> PAGEREF _Toc130582139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7D60E056" w14:textId="767FF792" w:rsidR="0036376B" w:rsidRDefault="00000000">
          <w:pPr>
            <w:pStyle w:val="Obsah3"/>
            <w:tabs>
              <w:tab w:val="right" w:leader="dot" w:pos="9062"/>
            </w:tabs>
            <w:rPr>
              <w:rFonts w:eastAsiaTheme="minorEastAsia"/>
              <w:noProof/>
              <w:lang w:eastAsia="cs-CZ"/>
            </w:rPr>
          </w:pPr>
          <w:hyperlink w:anchor="_Toc130582140" w:history="1">
            <w:r w:rsidR="0036376B" w:rsidRPr="00DC3BFC">
              <w:rPr>
                <w:rStyle w:val="Hypertextovodkaz"/>
                <w:noProof/>
              </w:rPr>
              <w:t>6.1.2 Singleton</w:t>
            </w:r>
            <w:r w:rsidR="0036376B">
              <w:rPr>
                <w:noProof/>
                <w:webHidden/>
              </w:rPr>
              <w:tab/>
            </w:r>
            <w:r w:rsidR="0036376B">
              <w:rPr>
                <w:noProof/>
                <w:webHidden/>
              </w:rPr>
              <w:fldChar w:fldCharType="begin"/>
            </w:r>
            <w:r w:rsidR="0036376B">
              <w:rPr>
                <w:noProof/>
                <w:webHidden/>
              </w:rPr>
              <w:instrText xml:space="preserve"> PAGEREF _Toc130582140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088B3523" w14:textId="70C24ADB" w:rsidR="0036376B" w:rsidRDefault="00000000">
          <w:pPr>
            <w:pStyle w:val="Obsah3"/>
            <w:tabs>
              <w:tab w:val="right" w:leader="dot" w:pos="9062"/>
            </w:tabs>
            <w:rPr>
              <w:rFonts w:eastAsiaTheme="minorEastAsia"/>
              <w:noProof/>
              <w:lang w:eastAsia="cs-CZ"/>
            </w:rPr>
          </w:pPr>
          <w:hyperlink w:anchor="_Toc130582141" w:history="1">
            <w:r w:rsidR="0036376B" w:rsidRPr="00DC3BFC">
              <w:rPr>
                <w:rStyle w:val="Hypertextovodkaz"/>
                <w:noProof/>
              </w:rPr>
              <w:t>6.1.3 FlyWeight</w:t>
            </w:r>
            <w:r w:rsidR="0036376B">
              <w:rPr>
                <w:noProof/>
                <w:webHidden/>
              </w:rPr>
              <w:tab/>
            </w:r>
            <w:r w:rsidR="0036376B">
              <w:rPr>
                <w:noProof/>
                <w:webHidden/>
              </w:rPr>
              <w:fldChar w:fldCharType="begin"/>
            </w:r>
            <w:r w:rsidR="0036376B">
              <w:rPr>
                <w:noProof/>
                <w:webHidden/>
              </w:rPr>
              <w:instrText xml:space="preserve"> PAGEREF _Toc130582141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5F8236C9" w14:textId="7317DECB" w:rsidR="0036376B" w:rsidRDefault="00000000">
          <w:pPr>
            <w:pStyle w:val="Obsah3"/>
            <w:tabs>
              <w:tab w:val="right" w:leader="dot" w:pos="9062"/>
            </w:tabs>
            <w:rPr>
              <w:rFonts w:eastAsiaTheme="minorEastAsia"/>
              <w:noProof/>
              <w:lang w:eastAsia="cs-CZ"/>
            </w:rPr>
          </w:pPr>
          <w:hyperlink w:anchor="_Toc130582142" w:history="1">
            <w:r w:rsidR="0036376B" w:rsidRPr="00DC3BFC">
              <w:rPr>
                <w:rStyle w:val="Hypertextovodkaz"/>
                <w:noProof/>
              </w:rPr>
              <w:t>6.1.4 Observer</w:t>
            </w:r>
            <w:r w:rsidR="0036376B">
              <w:rPr>
                <w:noProof/>
                <w:webHidden/>
              </w:rPr>
              <w:tab/>
            </w:r>
            <w:r w:rsidR="0036376B">
              <w:rPr>
                <w:noProof/>
                <w:webHidden/>
              </w:rPr>
              <w:fldChar w:fldCharType="begin"/>
            </w:r>
            <w:r w:rsidR="0036376B">
              <w:rPr>
                <w:noProof/>
                <w:webHidden/>
              </w:rPr>
              <w:instrText xml:space="preserve"> PAGEREF _Toc130582142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217CAA44" w14:textId="09939394" w:rsidR="0036376B" w:rsidRDefault="00000000">
          <w:pPr>
            <w:pStyle w:val="Obsah1"/>
            <w:rPr>
              <w:rFonts w:eastAsiaTheme="minorEastAsia"/>
              <w:noProof/>
              <w:lang w:eastAsia="cs-CZ"/>
            </w:rPr>
          </w:pPr>
          <w:hyperlink w:anchor="_Toc130582143" w:history="1">
            <w:r w:rsidR="0036376B" w:rsidRPr="00DC3BFC">
              <w:rPr>
                <w:rStyle w:val="Hypertextovodkaz"/>
                <w:noProof/>
                <w:shd w:val="clear" w:color="auto" w:fill="FFFFFF"/>
              </w:rPr>
              <w:t>7. Návrh vzorového řešení</w:t>
            </w:r>
            <w:r w:rsidR="0036376B">
              <w:rPr>
                <w:noProof/>
                <w:webHidden/>
              </w:rPr>
              <w:tab/>
            </w:r>
            <w:r w:rsidR="0036376B">
              <w:rPr>
                <w:noProof/>
                <w:webHidden/>
              </w:rPr>
              <w:fldChar w:fldCharType="begin"/>
            </w:r>
            <w:r w:rsidR="0036376B">
              <w:rPr>
                <w:noProof/>
                <w:webHidden/>
              </w:rPr>
              <w:instrText xml:space="preserve"> PAGEREF _Toc130582143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469CC619" w14:textId="49DDC093" w:rsidR="0036376B" w:rsidRDefault="00000000" w:rsidP="0036376B">
          <w:pPr>
            <w:pStyle w:val="Obsah2"/>
            <w:rPr>
              <w:rFonts w:eastAsiaTheme="minorEastAsia"/>
              <w:noProof/>
              <w:lang w:eastAsia="cs-CZ"/>
            </w:rPr>
          </w:pPr>
          <w:hyperlink w:anchor="_Toc130582144" w:history="1">
            <w:r w:rsidR="0036376B" w:rsidRPr="00DC3BFC">
              <w:rPr>
                <w:rStyle w:val="Hypertextovodkaz"/>
                <w:noProof/>
                <w:shd w:val="clear" w:color="auto" w:fill="FFFFFF"/>
              </w:rPr>
              <w:t>7.1 knihovna</w:t>
            </w:r>
            <w:r w:rsidR="0036376B">
              <w:rPr>
                <w:noProof/>
                <w:webHidden/>
              </w:rPr>
              <w:tab/>
            </w:r>
            <w:r w:rsidR="0036376B">
              <w:rPr>
                <w:noProof/>
                <w:webHidden/>
              </w:rPr>
              <w:fldChar w:fldCharType="begin"/>
            </w:r>
            <w:r w:rsidR="0036376B">
              <w:rPr>
                <w:noProof/>
                <w:webHidden/>
              </w:rPr>
              <w:instrText xml:space="preserve"> PAGEREF _Toc130582144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07688D4B" w14:textId="19EC9A3C" w:rsidR="0036376B" w:rsidRDefault="00000000">
          <w:pPr>
            <w:pStyle w:val="Obsah3"/>
            <w:tabs>
              <w:tab w:val="right" w:leader="dot" w:pos="9062"/>
            </w:tabs>
            <w:rPr>
              <w:rFonts w:eastAsiaTheme="minorEastAsia"/>
              <w:noProof/>
              <w:lang w:eastAsia="cs-CZ"/>
            </w:rPr>
          </w:pPr>
          <w:hyperlink w:anchor="_Toc130582145" w:history="1">
            <w:r w:rsidR="0036376B" w:rsidRPr="00DC3BFC">
              <w:rPr>
                <w:rStyle w:val="Hypertextovodkaz"/>
                <w:noProof/>
              </w:rPr>
              <w:t>7.1.1 atributy</w:t>
            </w:r>
            <w:r w:rsidR="0036376B">
              <w:rPr>
                <w:noProof/>
                <w:webHidden/>
              </w:rPr>
              <w:tab/>
            </w:r>
            <w:r w:rsidR="0036376B">
              <w:rPr>
                <w:noProof/>
                <w:webHidden/>
              </w:rPr>
              <w:fldChar w:fldCharType="begin"/>
            </w:r>
            <w:r w:rsidR="0036376B">
              <w:rPr>
                <w:noProof/>
                <w:webHidden/>
              </w:rPr>
              <w:instrText xml:space="preserve"> PAGEREF _Toc130582145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5101326A" w14:textId="17D55031" w:rsidR="0036376B" w:rsidRDefault="00000000">
          <w:pPr>
            <w:pStyle w:val="Obsah3"/>
            <w:tabs>
              <w:tab w:val="right" w:leader="dot" w:pos="9062"/>
            </w:tabs>
            <w:rPr>
              <w:rFonts w:eastAsiaTheme="minorEastAsia"/>
              <w:noProof/>
              <w:lang w:eastAsia="cs-CZ"/>
            </w:rPr>
          </w:pPr>
          <w:hyperlink w:anchor="_Toc130582146" w:history="1">
            <w:r w:rsidR="0036376B" w:rsidRPr="00DC3BFC">
              <w:rPr>
                <w:rStyle w:val="Hypertextovodkaz"/>
                <w:noProof/>
              </w:rPr>
              <w:t>7.1.2 buffy</w:t>
            </w:r>
            <w:r w:rsidR="0036376B">
              <w:rPr>
                <w:noProof/>
                <w:webHidden/>
              </w:rPr>
              <w:tab/>
            </w:r>
            <w:r w:rsidR="0036376B">
              <w:rPr>
                <w:noProof/>
                <w:webHidden/>
              </w:rPr>
              <w:fldChar w:fldCharType="begin"/>
            </w:r>
            <w:r w:rsidR="0036376B">
              <w:rPr>
                <w:noProof/>
                <w:webHidden/>
              </w:rPr>
              <w:instrText xml:space="preserve"> PAGEREF _Toc130582146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35F7E0E1" w14:textId="4FA9AC27" w:rsidR="0036376B" w:rsidRDefault="00000000">
          <w:pPr>
            <w:pStyle w:val="Obsah3"/>
            <w:tabs>
              <w:tab w:val="right" w:leader="dot" w:pos="9062"/>
            </w:tabs>
            <w:rPr>
              <w:rFonts w:eastAsiaTheme="minorEastAsia"/>
              <w:noProof/>
              <w:lang w:eastAsia="cs-CZ"/>
            </w:rPr>
          </w:pPr>
          <w:hyperlink w:anchor="_Toc130582147" w:history="1">
            <w:r w:rsidR="0036376B" w:rsidRPr="00DC3BFC">
              <w:rPr>
                <w:rStyle w:val="Hypertextovodkaz"/>
                <w:noProof/>
              </w:rPr>
              <w:t>7.1.3 Postavy</w:t>
            </w:r>
            <w:r w:rsidR="0036376B">
              <w:rPr>
                <w:noProof/>
                <w:webHidden/>
              </w:rPr>
              <w:tab/>
            </w:r>
            <w:r w:rsidR="0036376B">
              <w:rPr>
                <w:noProof/>
                <w:webHidden/>
              </w:rPr>
              <w:fldChar w:fldCharType="begin"/>
            </w:r>
            <w:r w:rsidR="0036376B">
              <w:rPr>
                <w:noProof/>
                <w:webHidden/>
              </w:rPr>
              <w:instrText xml:space="preserve"> PAGEREF _Toc130582147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017ADF73" w14:textId="5A4CE1D9" w:rsidR="0036376B" w:rsidRDefault="00000000">
          <w:pPr>
            <w:pStyle w:val="Obsah3"/>
            <w:tabs>
              <w:tab w:val="right" w:leader="dot" w:pos="9062"/>
            </w:tabs>
            <w:rPr>
              <w:rFonts w:eastAsiaTheme="minorEastAsia"/>
              <w:noProof/>
              <w:lang w:eastAsia="cs-CZ"/>
            </w:rPr>
          </w:pPr>
          <w:hyperlink w:anchor="_Toc130582148" w:history="1">
            <w:r w:rsidR="0036376B" w:rsidRPr="00DC3BFC">
              <w:rPr>
                <w:rStyle w:val="Hypertextovodkaz"/>
                <w:noProof/>
              </w:rPr>
              <w:t>7.1.4 Předměty</w:t>
            </w:r>
            <w:r w:rsidR="0036376B">
              <w:rPr>
                <w:noProof/>
                <w:webHidden/>
              </w:rPr>
              <w:tab/>
            </w:r>
            <w:r w:rsidR="0036376B">
              <w:rPr>
                <w:noProof/>
                <w:webHidden/>
              </w:rPr>
              <w:fldChar w:fldCharType="begin"/>
            </w:r>
            <w:r w:rsidR="0036376B">
              <w:rPr>
                <w:noProof/>
                <w:webHidden/>
              </w:rPr>
              <w:instrText xml:space="preserve"> PAGEREF _Toc130582148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61DAEBBC" w14:textId="3EFB1C8D" w:rsidR="0036376B" w:rsidRDefault="00000000">
          <w:pPr>
            <w:pStyle w:val="Obsah3"/>
            <w:tabs>
              <w:tab w:val="right" w:leader="dot" w:pos="9062"/>
            </w:tabs>
            <w:rPr>
              <w:rFonts w:eastAsiaTheme="minorEastAsia"/>
              <w:noProof/>
              <w:lang w:eastAsia="cs-CZ"/>
            </w:rPr>
          </w:pPr>
          <w:hyperlink w:anchor="_Toc130582149" w:history="1">
            <w:r w:rsidR="0036376B" w:rsidRPr="00DC3BFC">
              <w:rPr>
                <w:rStyle w:val="Hypertextovodkaz"/>
                <w:noProof/>
              </w:rPr>
              <w:t>7.1.5 inventáře</w:t>
            </w:r>
            <w:r w:rsidR="0036376B">
              <w:rPr>
                <w:noProof/>
                <w:webHidden/>
              </w:rPr>
              <w:tab/>
            </w:r>
            <w:r w:rsidR="0036376B">
              <w:rPr>
                <w:noProof/>
                <w:webHidden/>
              </w:rPr>
              <w:fldChar w:fldCharType="begin"/>
            </w:r>
            <w:r w:rsidR="0036376B">
              <w:rPr>
                <w:noProof/>
                <w:webHidden/>
              </w:rPr>
              <w:instrText xml:space="preserve"> PAGEREF _Toc130582149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2692648A" w14:textId="3D86D696" w:rsidR="0036376B" w:rsidRDefault="00000000">
          <w:pPr>
            <w:pStyle w:val="Obsah3"/>
            <w:tabs>
              <w:tab w:val="right" w:leader="dot" w:pos="9062"/>
            </w:tabs>
            <w:rPr>
              <w:rFonts w:eastAsiaTheme="minorEastAsia"/>
              <w:noProof/>
              <w:lang w:eastAsia="cs-CZ"/>
            </w:rPr>
          </w:pPr>
          <w:hyperlink w:anchor="_Toc130582150" w:history="1">
            <w:r w:rsidR="0036376B" w:rsidRPr="00DC3BFC">
              <w:rPr>
                <w:rStyle w:val="Hypertextovodkaz"/>
                <w:noProof/>
              </w:rPr>
              <w:t>7.1.6 kouzla</w:t>
            </w:r>
            <w:r w:rsidR="0036376B">
              <w:rPr>
                <w:noProof/>
                <w:webHidden/>
              </w:rPr>
              <w:tab/>
            </w:r>
            <w:r w:rsidR="0036376B">
              <w:rPr>
                <w:noProof/>
                <w:webHidden/>
              </w:rPr>
              <w:fldChar w:fldCharType="begin"/>
            </w:r>
            <w:r w:rsidR="0036376B">
              <w:rPr>
                <w:noProof/>
                <w:webHidden/>
              </w:rPr>
              <w:instrText xml:space="preserve"> PAGEREF _Toc130582150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5927CDE2" w14:textId="3ADE5191" w:rsidR="0036376B" w:rsidRDefault="00000000">
          <w:pPr>
            <w:pStyle w:val="Obsah3"/>
            <w:tabs>
              <w:tab w:val="right" w:leader="dot" w:pos="9062"/>
            </w:tabs>
            <w:rPr>
              <w:rFonts w:eastAsiaTheme="minorEastAsia"/>
              <w:noProof/>
              <w:lang w:eastAsia="cs-CZ"/>
            </w:rPr>
          </w:pPr>
          <w:hyperlink w:anchor="_Toc130582151" w:history="1">
            <w:r w:rsidR="0036376B" w:rsidRPr="00DC3BFC">
              <w:rPr>
                <w:rStyle w:val="Hypertextovodkaz"/>
                <w:noProof/>
              </w:rPr>
              <w:t>7.1.7 mapa</w:t>
            </w:r>
            <w:r w:rsidR="0036376B">
              <w:rPr>
                <w:noProof/>
                <w:webHidden/>
              </w:rPr>
              <w:tab/>
            </w:r>
            <w:r w:rsidR="0036376B">
              <w:rPr>
                <w:noProof/>
                <w:webHidden/>
              </w:rPr>
              <w:fldChar w:fldCharType="begin"/>
            </w:r>
            <w:r w:rsidR="0036376B">
              <w:rPr>
                <w:noProof/>
                <w:webHidden/>
              </w:rPr>
              <w:instrText xml:space="preserve"> PAGEREF _Toc130582151 \h </w:instrText>
            </w:r>
            <w:r w:rsidR="0036376B">
              <w:rPr>
                <w:noProof/>
                <w:webHidden/>
              </w:rPr>
            </w:r>
            <w:r w:rsidR="0036376B">
              <w:rPr>
                <w:noProof/>
                <w:webHidden/>
              </w:rPr>
              <w:fldChar w:fldCharType="separate"/>
            </w:r>
            <w:r w:rsidR="00DE4D75">
              <w:rPr>
                <w:noProof/>
                <w:webHidden/>
              </w:rPr>
              <w:t>19</w:t>
            </w:r>
            <w:r w:rsidR="0036376B">
              <w:rPr>
                <w:noProof/>
                <w:webHidden/>
              </w:rPr>
              <w:fldChar w:fldCharType="end"/>
            </w:r>
          </w:hyperlink>
        </w:p>
        <w:p w14:paraId="67124971" w14:textId="6316EA35" w:rsidR="0036376B" w:rsidRDefault="00000000">
          <w:pPr>
            <w:pStyle w:val="Obsah3"/>
            <w:tabs>
              <w:tab w:val="right" w:leader="dot" w:pos="9062"/>
            </w:tabs>
            <w:rPr>
              <w:rFonts w:eastAsiaTheme="minorEastAsia"/>
              <w:noProof/>
              <w:lang w:eastAsia="cs-CZ"/>
            </w:rPr>
          </w:pPr>
          <w:hyperlink w:anchor="_Toc130582152" w:history="1">
            <w:r w:rsidR="0036376B" w:rsidRPr="00DC3BFC">
              <w:rPr>
                <w:rStyle w:val="Hypertextovodkaz"/>
                <w:noProof/>
              </w:rPr>
              <w:t>7.6.8 úkoly</w:t>
            </w:r>
            <w:r w:rsidR="0036376B">
              <w:rPr>
                <w:noProof/>
                <w:webHidden/>
              </w:rPr>
              <w:tab/>
            </w:r>
            <w:r w:rsidR="0036376B">
              <w:rPr>
                <w:noProof/>
                <w:webHidden/>
              </w:rPr>
              <w:fldChar w:fldCharType="begin"/>
            </w:r>
            <w:r w:rsidR="0036376B">
              <w:rPr>
                <w:noProof/>
                <w:webHidden/>
              </w:rPr>
              <w:instrText xml:space="preserve"> PAGEREF _Toc130582152 \h </w:instrText>
            </w:r>
            <w:r w:rsidR="0036376B">
              <w:rPr>
                <w:noProof/>
                <w:webHidden/>
              </w:rPr>
            </w:r>
            <w:r w:rsidR="0036376B">
              <w:rPr>
                <w:noProof/>
                <w:webHidden/>
              </w:rPr>
              <w:fldChar w:fldCharType="separate"/>
            </w:r>
            <w:r w:rsidR="00DE4D75">
              <w:rPr>
                <w:noProof/>
                <w:webHidden/>
              </w:rPr>
              <w:t>19</w:t>
            </w:r>
            <w:r w:rsidR="0036376B">
              <w:rPr>
                <w:noProof/>
                <w:webHidden/>
              </w:rPr>
              <w:fldChar w:fldCharType="end"/>
            </w:r>
          </w:hyperlink>
        </w:p>
        <w:p w14:paraId="439854EF" w14:textId="59683662" w:rsidR="0036376B" w:rsidRDefault="00000000">
          <w:pPr>
            <w:pStyle w:val="Obsah3"/>
            <w:tabs>
              <w:tab w:val="right" w:leader="dot" w:pos="9062"/>
            </w:tabs>
            <w:rPr>
              <w:rFonts w:eastAsiaTheme="minorEastAsia"/>
              <w:noProof/>
              <w:lang w:eastAsia="cs-CZ"/>
            </w:rPr>
          </w:pPr>
          <w:hyperlink w:anchor="_Toc130582153" w:history="1">
            <w:r w:rsidR="0036376B" w:rsidRPr="00DC3BFC">
              <w:rPr>
                <w:rStyle w:val="Hypertextovodkaz"/>
                <w:noProof/>
              </w:rPr>
              <w:t>7.1.9 GameManager</w:t>
            </w:r>
            <w:r w:rsidR="0036376B">
              <w:rPr>
                <w:noProof/>
                <w:webHidden/>
              </w:rPr>
              <w:tab/>
            </w:r>
            <w:r w:rsidR="0036376B">
              <w:rPr>
                <w:noProof/>
                <w:webHidden/>
              </w:rPr>
              <w:fldChar w:fldCharType="begin"/>
            </w:r>
            <w:r w:rsidR="0036376B">
              <w:rPr>
                <w:noProof/>
                <w:webHidden/>
              </w:rPr>
              <w:instrText xml:space="preserve"> PAGEREF _Toc130582153 \h </w:instrText>
            </w:r>
            <w:r w:rsidR="0036376B">
              <w:rPr>
                <w:noProof/>
                <w:webHidden/>
              </w:rPr>
            </w:r>
            <w:r w:rsidR="0036376B">
              <w:rPr>
                <w:noProof/>
                <w:webHidden/>
              </w:rPr>
              <w:fldChar w:fldCharType="separate"/>
            </w:r>
            <w:r w:rsidR="00DE4D75">
              <w:rPr>
                <w:noProof/>
                <w:webHidden/>
              </w:rPr>
              <w:t>19</w:t>
            </w:r>
            <w:r w:rsidR="0036376B">
              <w:rPr>
                <w:noProof/>
                <w:webHidden/>
              </w:rPr>
              <w:fldChar w:fldCharType="end"/>
            </w:r>
          </w:hyperlink>
        </w:p>
        <w:p w14:paraId="45FF2958" w14:textId="7AA00F18" w:rsidR="0036376B" w:rsidRDefault="00000000">
          <w:pPr>
            <w:pStyle w:val="Obsah3"/>
            <w:tabs>
              <w:tab w:val="right" w:leader="dot" w:pos="9062"/>
            </w:tabs>
            <w:rPr>
              <w:rFonts w:eastAsiaTheme="minorEastAsia"/>
              <w:noProof/>
              <w:lang w:eastAsia="cs-CZ"/>
            </w:rPr>
          </w:pPr>
          <w:hyperlink w:anchor="_Toc130582154" w:history="1">
            <w:r w:rsidR="0036376B" w:rsidRPr="00DC3BFC">
              <w:rPr>
                <w:rStyle w:val="Hypertextovodkaz"/>
                <w:noProof/>
              </w:rPr>
              <w:t>7.1.10 nastavení</w:t>
            </w:r>
            <w:r w:rsidR="0036376B">
              <w:rPr>
                <w:noProof/>
                <w:webHidden/>
              </w:rPr>
              <w:tab/>
            </w:r>
            <w:r w:rsidR="0036376B">
              <w:rPr>
                <w:noProof/>
                <w:webHidden/>
              </w:rPr>
              <w:fldChar w:fldCharType="begin"/>
            </w:r>
            <w:r w:rsidR="0036376B">
              <w:rPr>
                <w:noProof/>
                <w:webHidden/>
              </w:rPr>
              <w:instrText xml:space="preserve"> PAGEREF _Toc130582154 \h </w:instrText>
            </w:r>
            <w:r w:rsidR="0036376B">
              <w:rPr>
                <w:noProof/>
                <w:webHidden/>
              </w:rPr>
            </w:r>
            <w:r w:rsidR="0036376B">
              <w:rPr>
                <w:noProof/>
                <w:webHidden/>
              </w:rPr>
              <w:fldChar w:fldCharType="separate"/>
            </w:r>
            <w:r w:rsidR="00DE4D75">
              <w:rPr>
                <w:noProof/>
                <w:webHidden/>
              </w:rPr>
              <w:t>20</w:t>
            </w:r>
            <w:r w:rsidR="0036376B">
              <w:rPr>
                <w:noProof/>
                <w:webHidden/>
              </w:rPr>
              <w:fldChar w:fldCharType="end"/>
            </w:r>
          </w:hyperlink>
        </w:p>
        <w:p w14:paraId="68E1EA9C" w14:textId="0786B0F1" w:rsidR="0036376B" w:rsidRDefault="00000000" w:rsidP="0036376B">
          <w:pPr>
            <w:pStyle w:val="Obsah2"/>
            <w:rPr>
              <w:rFonts w:eastAsiaTheme="minorEastAsia"/>
              <w:noProof/>
              <w:lang w:eastAsia="cs-CZ"/>
            </w:rPr>
          </w:pPr>
          <w:hyperlink w:anchor="_Toc130582155" w:history="1">
            <w:r w:rsidR="0036376B" w:rsidRPr="00DC3BFC">
              <w:rPr>
                <w:rStyle w:val="Hypertextovodkaz"/>
                <w:noProof/>
              </w:rPr>
              <w:t>7.2 TestovaniCastiKnihovny</w:t>
            </w:r>
            <w:r w:rsidR="0036376B">
              <w:rPr>
                <w:noProof/>
                <w:webHidden/>
              </w:rPr>
              <w:tab/>
            </w:r>
            <w:r w:rsidR="0036376B">
              <w:rPr>
                <w:noProof/>
                <w:webHidden/>
              </w:rPr>
              <w:fldChar w:fldCharType="begin"/>
            </w:r>
            <w:r w:rsidR="0036376B">
              <w:rPr>
                <w:noProof/>
                <w:webHidden/>
              </w:rPr>
              <w:instrText xml:space="preserve"> PAGEREF _Toc130582155 \h </w:instrText>
            </w:r>
            <w:r w:rsidR="0036376B">
              <w:rPr>
                <w:noProof/>
                <w:webHidden/>
              </w:rPr>
            </w:r>
            <w:r w:rsidR="0036376B">
              <w:rPr>
                <w:noProof/>
                <w:webHidden/>
              </w:rPr>
              <w:fldChar w:fldCharType="separate"/>
            </w:r>
            <w:r w:rsidR="00DE4D75">
              <w:rPr>
                <w:noProof/>
                <w:webHidden/>
              </w:rPr>
              <w:t>20</w:t>
            </w:r>
            <w:r w:rsidR="0036376B">
              <w:rPr>
                <w:noProof/>
                <w:webHidden/>
              </w:rPr>
              <w:fldChar w:fldCharType="end"/>
            </w:r>
          </w:hyperlink>
        </w:p>
        <w:p w14:paraId="3DF2541D" w14:textId="619A3112" w:rsidR="0036376B" w:rsidRDefault="00000000">
          <w:pPr>
            <w:pStyle w:val="Obsah3"/>
            <w:tabs>
              <w:tab w:val="right" w:leader="dot" w:pos="9062"/>
            </w:tabs>
            <w:rPr>
              <w:rFonts w:eastAsiaTheme="minorEastAsia"/>
              <w:noProof/>
              <w:lang w:eastAsia="cs-CZ"/>
            </w:rPr>
          </w:pPr>
          <w:hyperlink w:anchor="_Toc130582156" w:history="1">
            <w:r w:rsidR="0036376B" w:rsidRPr="00DC3BFC">
              <w:rPr>
                <w:rStyle w:val="Hypertextovodkaz"/>
                <w:noProof/>
              </w:rPr>
              <w:t>7.2.1 okno Form1</w:t>
            </w:r>
            <w:r w:rsidR="0036376B">
              <w:rPr>
                <w:noProof/>
                <w:webHidden/>
              </w:rPr>
              <w:tab/>
            </w:r>
            <w:r w:rsidR="0036376B">
              <w:rPr>
                <w:noProof/>
                <w:webHidden/>
              </w:rPr>
              <w:fldChar w:fldCharType="begin"/>
            </w:r>
            <w:r w:rsidR="0036376B">
              <w:rPr>
                <w:noProof/>
                <w:webHidden/>
              </w:rPr>
              <w:instrText xml:space="preserve"> PAGEREF _Toc130582156 \h </w:instrText>
            </w:r>
            <w:r w:rsidR="0036376B">
              <w:rPr>
                <w:noProof/>
                <w:webHidden/>
              </w:rPr>
            </w:r>
            <w:r w:rsidR="0036376B">
              <w:rPr>
                <w:noProof/>
                <w:webHidden/>
              </w:rPr>
              <w:fldChar w:fldCharType="separate"/>
            </w:r>
            <w:r w:rsidR="00DE4D75">
              <w:rPr>
                <w:noProof/>
                <w:webHidden/>
              </w:rPr>
              <w:t>20</w:t>
            </w:r>
            <w:r w:rsidR="0036376B">
              <w:rPr>
                <w:noProof/>
                <w:webHidden/>
              </w:rPr>
              <w:fldChar w:fldCharType="end"/>
            </w:r>
          </w:hyperlink>
        </w:p>
        <w:p w14:paraId="1491B687" w14:textId="46988678" w:rsidR="0036376B" w:rsidRDefault="00000000">
          <w:pPr>
            <w:pStyle w:val="Obsah3"/>
            <w:tabs>
              <w:tab w:val="right" w:leader="dot" w:pos="9062"/>
            </w:tabs>
            <w:rPr>
              <w:rFonts w:eastAsiaTheme="minorEastAsia"/>
              <w:noProof/>
              <w:lang w:eastAsia="cs-CZ"/>
            </w:rPr>
          </w:pPr>
          <w:hyperlink w:anchor="_Toc130582157" w:history="1">
            <w:r w:rsidR="0036376B" w:rsidRPr="00DC3BFC">
              <w:rPr>
                <w:rStyle w:val="Hypertextovodkaz"/>
                <w:noProof/>
              </w:rPr>
              <w:t>7.2.2 okno VypisPostava</w:t>
            </w:r>
            <w:r w:rsidR="0036376B">
              <w:rPr>
                <w:noProof/>
                <w:webHidden/>
              </w:rPr>
              <w:tab/>
            </w:r>
            <w:r w:rsidR="0036376B">
              <w:rPr>
                <w:noProof/>
                <w:webHidden/>
              </w:rPr>
              <w:fldChar w:fldCharType="begin"/>
            </w:r>
            <w:r w:rsidR="0036376B">
              <w:rPr>
                <w:noProof/>
                <w:webHidden/>
              </w:rPr>
              <w:instrText xml:space="preserve"> PAGEREF _Toc130582157 \h </w:instrText>
            </w:r>
            <w:r w:rsidR="0036376B">
              <w:rPr>
                <w:noProof/>
                <w:webHidden/>
              </w:rPr>
            </w:r>
            <w:r w:rsidR="0036376B">
              <w:rPr>
                <w:noProof/>
                <w:webHidden/>
              </w:rPr>
              <w:fldChar w:fldCharType="separate"/>
            </w:r>
            <w:r w:rsidR="00DE4D75">
              <w:rPr>
                <w:noProof/>
                <w:webHidden/>
              </w:rPr>
              <w:t>21</w:t>
            </w:r>
            <w:r w:rsidR="0036376B">
              <w:rPr>
                <w:noProof/>
                <w:webHidden/>
              </w:rPr>
              <w:fldChar w:fldCharType="end"/>
            </w:r>
          </w:hyperlink>
        </w:p>
        <w:p w14:paraId="3514124A" w14:textId="0C78812C" w:rsidR="0036376B" w:rsidRDefault="00000000">
          <w:pPr>
            <w:pStyle w:val="Obsah3"/>
            <w:tabs>
              <w:tab w:val="right" w:leader="dot" w:pos="9062"/>
            </w:tabs>
            <w:rPr>
              <w:rFonts w:eastAsiaTheme="minorEastAsia"/>
              <w:noProof/>
              <w:lang w:eastAsia="cs-CZ"/>
            </w:rPr>
          </w:pPr>
          <w:hyperlink w:anchor="_Toc130582158" w:history="1">
            <w:r w:rsidR="0036376B" w:rsidRPr="00DC3BFC">
              <w:rPr>
                <w:rStyle w:val="Hypertextovodkaz"/>
                <w:noProof/>
              </w:rPr>
              <w:t>7.2.3 okno Combat</w:t>
            </w:r>
            <w:r w:rsidR="0036376B">
              <w:rPr>
                <w:noProof/>
                <w:webHidden/>
              </w:rPr>
              <w:tab/>
            </w:r>
            <w:r w:rsidR="0036376B">
              <w:rPr>
                <w:noProof/>
                <w:webHidden/>
              </w:rPr>
              <w:fldChar w:fldCharType="begin"/>
            </w:r>
            <w:r w:rsidR="0036376B">
              <w:rPr>
                <w:noProof/>
                <w:webHidden/>
              </w:rPr>
              <w:instrText xml:space="preserve"> PAGEREF _Toc130582158 \h </w:instrText>
            </w:r>
            <w:r w:rsidR="0036376B">
              <w:rPr>
                <w:noProof/>
                <w:webHidden/>
              </w:rPr>
            </w:r>
            <w:r w:rsidR="0036376B">
              <w:rPr>
                <w:noProof/>
                <w:webHidden/>
              </w:rPr>
              <w:fldChar w:fldCharType="separate"/>
            </w:r>
            <w:r w:rsidR="00DE4D75">
              <w:rPr>
                <w:noProof/>
                <w:webHidden/>
              </w:rPr>
              <w:t>21</w:t>
            </w:r>
            <w:r w:rsidR="0036376B">
              <w:rPr>
                <w:noProof/>
                <w:webHidden/>
              </w:rPr>
              <w:fldChar w:fldCharType="end"/>
            </w:r>
          </w:hyperlink>
        </w:p>
        <w:p w14:paraId="5E0E7207" w14:textId="4E1A542E" w:rsidR="0036376B" w:rsidRDefault="00000000">
          <w:pPr>
            <w:pStyle w:val="Obsah3"/>
            <w:tabs>
              <w:tab w:val="right" w:leader="dot" w:pos="9062"/>
            </w:tabs>
            <w:rPr>
              <w:rFonts w:eastAsiaTheme="minorEastAsia"/>
              <w:noProof/>
              <w:lang w:eastAsia="cs-CZ"/>
            </w:rPr>
          </w:pPr>
          <w:hyperlink w:anchor="_Toc130582159" w:history="1">
            <w:r w:rsidR="0036376B" w:rsidRPr="00DC3BFC">
              <w:rPr>
                <w:rStyle w:val="Hypertextovodkaz"/>
                <w:noProof/>
              </w:rPr>
              <w:t>7.2.4 okno BuffForm</w:t>
            </w:r>
            <w:r w:rsidR="0036376B">
              <w:rPr>
                <w:noProof/>
                <w:webHidden/>
              </w:rPr>
              <w:tab/>
            </w:r>
            <w:r w:rsidR="0036376B">
              <w:rPr>
                <w:noProof/>
                <w:webHidden/>
              </w:rPr>
              <w:fldChar w:fldCharType="begin"/>
            </w:r>
            <w:r w:rsidR="0036376B">
              <w:rPr>
                <w:noProof/>
                <w:webHidden/>
              </w:rPr>
              <w:instrText xml:space="preserve"> PAGEREF _Toc130582159 \h </w:instrText>
            </w:r>
            <w:r w:rsidR="0036376B">
              <w:rPr>
                <w:noProof/>
                <w:webHidden/>
              </w:rPr>
            </w:r>
            <w:r w:rsidR="0036376B">
              <w:rPr>
                <w:noProof/>
                <w:webHidden/>
              </w:rPr>
              <w:fldChar w:fldCharType="separate"/>
            </w:r>
            <w:r w:rsidR="00DE4D75">
              <w:rPr>
                <w:noProof/>
                <w:webHidden/>
              </w:rPr>
              <w:t>22</w:t>
            </w:r>
            <w:r w:rsidR="0036376B">
              <w:rPr>
                <w:noProof/>
                <w:webHidden/>
              </w:rPr>
              <w:fldChar w:fldCharType="end"/>
            </w:r>
          </w:hyperlink>
        </w:p>
        <w:p w14:paraId="6B396BE1" w14:textId="4C3803A8" w:rsidR="0036376B" w:rsidRDefault="00000000">
          <w:pPr>
            <w:pStyle w:val="Obsah3"/>
            <w:tabs>
              <w:tab w:val="right" w:leader="dot" w:pos="9062"/>
            </w:tabs>
            <w:rPr>
              <w:rFonts w:eastAsiaTheme="minorEastAsia"/>
              <w:noProof/>
              <w:lang w:eastAsia="cs-CZ"/>
            </w:rPr>
          </w:pPr>
          <w:hyperlink w:anchor="_Toc130582160" w:history="1">
            <w:r w:rsidR="0036376B" w:rsidRPr="00DC3BFC">
              <w:rPr>
                <w:rStyle w:val="Hypertextovodkaz"/>
                <w:noProof/>
              </w:rPr>
              <w:t>7.2.5 okno InventarForm</w:t>
            </w:r>
            <w:r w:rsidR="0036376B">
              <w:rPr>
                <w:noProof/>
                <w:webHidden/>
              </w:rPr>
              <w:tab/>
            </w:r>
            <w:r w:rsidR="0036376B">
              <w:rPr>
                <w:noProof/>
                <w:webHidden/>
              </w:rPr>
              <w:fldChar w:fldCharType="begin"/>
            </w:r>
            <w:r w:rsidR="0036376B">
              <w:rPr>
                <w:noProof/>
                <w:webHidden/>
              </w:rPr>
              <w:instrText xml:space="preserve"> PAGEREF _Toc130582160 \h </w:instrText>
            </w:r>
            <w:r w:rsidR="0036376B">
              <w:rPr>
                <w:noProof/>
                <w:webHidden/>
              </w:rPr>
            </w:r>
            <w:r w:rsidR="0036376B">
              <w:rPr>
                <w:noProof/>
                <w:webHidden/>
              </w:rPr>
              <w:fldChar w:fldCharType="separate"/>
            </w:r>
            <w:r w:rsidR="00DE4D75">
              <w:rPr>
                <w:noProof/>
                <w:webHidden/>
              </w:rPr>
              <w:t>22</w:t>
            </w:r>
            <w:r w:rsidR="0036376B">
              <w:rPr>
                <w:noProof/>
                <w:webHidden/>
              </w:rPr>
              <w:fldChar w:fldCharType="end"/>
            </w:r>
          </w:hyperlink>
        </w:p>
        <w:p w14:paraId="14EC81D0" w14:textId="0B788CAC" w:rsidR="0036376B" w:rsidRDefault="00000000">
          <w:pPr>
            <w:pStyle w:val="Obsah3"/>
            <w:tabs>
              <w:tab w:val="right" w:leader="dot" w:pos="9062"/>
            </w:tabs>
            <w:rPr>
              <w:rFonts w:eastAsiaTheme="minorEastAsia"/>
              <w:noProof/>
              <w:lang w:eastAsia="cs-CZ"/>
            </w:rPr>
          </w:pPr>
          <w:hyperlink w:anchor="_Toc130582161" w:history="1">
            <w:r w:rsidR="0036376B" w:rsidRPr="00DC3BFC">
              <w:rPr>
                <w:rStyle w:val="Hypertextovodkaz"/>
                <w:noProof/>
              </w:rPr>
              <w:t>7.2.6 okna ChunkForm a MapaForm</w:t>
            </w:r>
            <w:r w:rsidR="0036376B">
              <w:rPr>
                <w:noProof/>
                <w:webHidden/>
              </w:rPr>
              <w:tab/>
            </w:r>
            <w:r w:rsidR="0036376B">
              <w:rPr>
                <w:noProof/>
                <w:webHidden/>
              </w:rPr>
              <w:fldChar w:fldCharType="begin"/>
            </w:r>
            <w:r w:rsidR="0036376B">
              <w:rPr>
                <w:noProof/>
                <w:webHidden/>
              </w:rPr>
              <w:instrText xml:space="preserve"> PAGEREF _Toc130582161 \h </w:instrText>
            </w:r>
            <w:r w:rsidR="0036376B">
              <w:rPr>
                <w:noProof/>
                <w:webHidden/>
              </w:rPr>
            </w:r>
            <w:r w:rsidR="0036376B">
              <w:rPr>
                <w:noProof/>
                <w:webHidden/>
              </w:rPr>
              <w:fldChar w:fldCharType="separate"/>
            </w:r>
            <w:r w:rsidR="00DE4D75">
              <w:rPr>
                <w:noProof/>
                <w:webHidden/>
              </w:rPr>
              <w:t>23</w:t>
            </w:r>
            <w:r w:rsidR="0036376B">
              <w:rPr>
                <w:noProof/>
                <w:webHidden/>
              </w:rPr>
              <w:fldChar w:fldCharType="end"/>
            </w:r>
          </w:hyperlink>
        </w:p>
        <w:p w14:paraId="503CD1C4" w14:textId="21ED1E02" w:rsidR="0036376B" w:rsidRDefault="00000000">
          <w:pPr>
            <w:pStyle w:val="Obsah3"/>
            <w:tabs>
              <w:tab w:val="right" w:leader="dot" w:pos="9062"/>
            </w:tabs>
            <w:rPr>
              <w:rFonts w:eastAsiaTheme="minorEastAsia"/>
              <w:noProof/>
              <w:lang w:eastAsia="cs-CZ"/>
            </w:rPr>
          </w:pPr>
          <w:hyperlink w:anchor="_Toc130582162" w:history="1">
            <w:r w:rsidR="0036376B" w:rsidRPr="00DC3BFC">
              <w:rPr>
                <w:rStyle w:val="Hypertextovodkaz"/>
                <w:noProof/>
              </w:rPr>
              <w:t>7.2.7 okno UkolForm</w:t>
            </w:r>
            <w:r w:rsidR="0036376B">
              <w:rPr>
                <w:noProof/>
                <w:webHidden/>
              </w:rPr>
              <w:tab/>
            </w:r>
            <w:r w:rsidR="0036376B">
              <w:rPr>
                <w:noProof/>
                <w:webHidden/>
              </w:rPr>
              <w:fldChar w:fldCharType="begin"/>
            </w:r>
            <w:r w:rsidR="0036376B">
              <w:rPr>
                <w:noProof/>
                <w:webHidden/>
              </w:rPr>
              <w:instrText xml:space="preserve"> PAGEREF _Toc130582162 \h </w:instrText>
            </w:r>
            <w:r w:rsidR="0036376B">
              <w:rPr>
                <w:noProof/>
                <w:webHidden/>
              </w:rPr>
            </w:r>
            <w:r w:rsidR="0036376B">
              <w:rPr>
                <w:noProof/>
                <w:webHidden/>
              </w:rPr>
              <w:fldChar w:fldCharType="separate"/>
            </w:r>
            <w:r w:rsidR="00DE4D75">
              <w:rPr>
                <w:noProof/>
                <w:webHidden/>
              </w:rPr>
              <w:t>23</w:t>
            </w:r>
            <w:r w:rsidR="0036376B">
              <w:rPr>
                <w:noProof/>
                <w:webHidden/>
              </w:rPr>
              <w:fldChar w:fldCharType="end"/>
            </w:r>
          </w:hyperlink>
        </w:p>
        <w:p w14:paraId="484837CD" w14:textId="74844381" w:rsidR="0036376B" w:rsidRDefault="00000000">
          <w:pPr>
            <w:pStyle w:val="Obsah3"/>
            <w:tabs>
              <w:tab w:val="right" w:leader="dot" w:pos="9062"/>
            </w:tabs>
            <w:rPr>
              <w:rFonts w:eastAsiaTheme="minorEastAsia"/>
              <w:noProof/>
              <w:lang w:eastAsia="cs-CZ"/>
            </w:rPr>
          </w:pPr>
          <w:hyperlink w:anchor="_Toc130582163" w:history="1">
            <w:r w:rsidR="0036376B" w:rsidRPr="00DC3BFC">
              <w:rPr>
                <w:rStyle w:val="Hypertextovodkaz"/>
                <w:noProof/>
              </w:rPr>
              <w:t>7.2.8 okno NastaveniForm</w:t>
            </w:r>
            <w:r w:rsidR="0036376B">
              <w:rPr>
                <w:noProof/>
                <w:webHidden/>
              </w:rPr>
              <w:tab/>
            </w:r>
            <w:r w:rsidR="0036376B">
              <w:rPr>
                <w:noProof/>
                <w:webHidden/>
              </w:rPr>
              <w:fldChar w:fldCharType="begin"/>
            </w:r>
            <w:r w:rsidR="0036376B">
              <w:rPr>
                <w:noProof/>
                <w:webHidden/>
              </w:rPr>
              <w:instrText xml:space="preserve"> PAGEREF _Toc130582163 \h </w:instrText>
            </w:r>
            <w:r w:rsidR="0036376B">
              <w:rPr>
                <w:noProof/>
                <w:webHidden/>
              </w:rPr>
            </w:r>
            <w:r w:rsidR="0036376B">
              <w:rPr>
                <w:noProof/>
                <w:webHidden/>
              </w:rPr>
              <w:fldChar w:fldCharType="separate"/>
            </w:r>
            <w:r w:rsidR="00DE4D75">
              <w:rPr>
                <w:noProof/>
                <w:webHidden/>
              </w:rPr>
              <w:t>24</w:t>
            </w:r>
            <w:r w:rsidR="0036376B">
              <w:rPr>
                <w:noProof/>
                <w:webHidden/>
              </w:rPr>
              <w:fldChar w:fldCharType="end"/>
            </w:r>
          </w:hyperlink>
        </w:p>
        <w:p w14:paraId="15918705" w14:textId="5E20F7ED" w:rsidR="0036376B" w:rsidRDefault="00000000">
          <w:pPr>
            <w:pStyle w:val="Obsah3"/>
            <w:tabs>
              <w:tab w:val="right" w:leader="dot" w:pos="9062"/>
            </w:tabs>
            <w:rPr>
              <w:rFonts w:eastAsiaTheme="minorEastAsia"/>
              <w:noProof/>
              <w:lang w:eastAsia="cs-CZ"/>
            </w:rPr>
          </w:pPr>
          <w:hyperlink w:anchor="_Toc130582164" w:history="1">
            <w:r w:rsidR="0036376B" w:rsidRPr="00DC3BFC">
              <w:rPr>
                <w:rStyle w:val="Hypertextovodkaz"/>
                <w:noProof/>
              </w:rPr>
              <w:t>7.2.9 okno GMMapaForm</w:t>
            </w:r>
            <w:r w:rsidR="0036376B">
              <w:rPr>
                <w:noProof/>
                <w:webHidden/>
              </w:rPr>
              <w:tab/>
            </w:r>
            <w:r w:rsidR="0036376B">
              <w:rPr>
                <w:noProof/>
                <w:webHidden/>
              </w:rPr>
              <w:fldChar w:fldCharType="begin"/>
            </w:r>
            <w:r w:rsidR="0036376B">
              <w:rPr>
                <w:noProof/>
                <w:webHidden/>
              </w:rPr>
              <w:instrText xml:space="preserve"> PAGEREF _Toc130582164 \h </w:instrText>
            </w:r>
            <w:r w:rsidR="0036376B">
              <w:rPr>
                <w:noProof/>
                <w:webHidden/>
              </w:rPr>
            </w:r>
            <w:r w:rsidR="0036376B">
              <w:rPr>
                <w:noProof/>
                <w:webHidden/>
              </w:rPr>
              <w:fldChar w:fldCharType="separate"/>
            </w:r>
            <w:r w:rsidR="00DE4D75">
              <w:rPr>
                <w:noProof/>
                <w:webHidden/>
              </w:rPr>
              <w:t>24</w:t>
            </w:r>
            <w:r w:rsidR="0036376B">
              <w:rPr>
                <w:noProof/>
                <w:webHidden/>
              </w:rPr>
              <w:fldChar w:fldCharType="end"/>
            </w:r>
          </w:hyperlink>
        </w:p>
        <w:p w14:paraId="0AF5929A" w14:textId="31549AC8" w:rsidR="0036376B" w:rsidRDefault="00000000">
          <w:pPr>
            <w:pStyle w:val="Obsah3"/>
            <w:tabs>
              <w:tab w:val="right" w:leader="dot" w:pos="9062"/>
            </w:tabs>
            <w:rPr>
              <w:rFonts w:eastAsiaTheme="minorEastAsia"/>
              <w:noProof/>
              <w:lang w:eastAsia="cs-CZ"/>
            </w:rPr>
          </w:pPr>
          <w:hyperlink w:anchor="_Toc130582165" w:history="1">
            <w:r w:rsidR="0036376B" w:rsidRPr="00DC3BFC">
              <w:rPr>
                <w:rStyle w:val="Hypertextovodkaz"/>
                <w:noProof/>
              </w:rPr>
              <w:t>7.2.10 okno GMPostavyForm</w:t>
            </w:r>
            <w:r w:rsidR="0036376B">
              <w:rPr>
                <w:noProof/>
                <w:webHidden/>
              </w:rPr>
              <w:tab/>
            </w:r>
            <w:r w:rsidR="0036376B">
              <w:rPr>
                <w:noProof/>
                <w:webHidden/>
              </w:rPr>
              <w:fldChar w:fldCharType="begin"/>
            </w:r>
            <w:r w:rsidR="0036376B">
              <w:rPr>
                <w:noProof/>
                <w:webHidden/>
              </w:rPr>
              <w:instrText xml:space="preserve"> PAGEREF _Toc130582165 \h </w:instrText>
            </w:r>
            <w:r w:rsidR="0036376B">
              <w:rPr>
                <w:noProof/>
                <w:webHidden/>
              </w:rPr>
            </w:r>
            <w:r w:rsidR="0036376B">
              <w:rPr>
                <w:noProof/>
                <w:webHidden/>
              </w:rPr>
              <w:fldChar w:fldCharType="separate"/>
            </w:r>
            <w:r w:rsidR="00DE4D75">
              <w:rPr>
                <w:noProof/>
                <w:webHidden/>
              </w:rPr>
              <w:t>25</w:t>
            </w:r>
            <w:r w:rsidR="0036376B">
              <w:rPr>
                <w:noProof/>
                <w:webHidden/>
              </w:rPr>
              <w:fldChar w:fldCharType="end"/>
            </w:r>
          </w:hyperlink>
        </w:p>
        <w:p w14:paraId="0A05D1E0" w14:textId="6B9FF1D1" w:rsidR="0036376B" w:rsidRDefault="00000000">
          <w:pPr>
            <w:pStyle w:val="Obsah3"/>
            <w:tabs>
              <w:tab w:val="right" w:leader="dot" w:pos="9062"/>
            </w:tabs>
            <w:rPr>
              <w:rFonts w:eastAsiaTheme="minorEastAsia"/>
              <w:noProof/>
              <w:lang w:eastAsia="cs-CZ"/>
            </w:rPr>
          </w:pPr>
          <w:hyperlink w:anchor="_Toc130582166" w:history="1">
            <w:r w:rsidR="0036376B" w:rsidRPr="00DC3BFC">
              <w:rPr>
                <w:rStyle w:val="Hypertextovodkaz"/>
                <w:noProof/>
              </w:rPr>
              <w:t>7.2.11 okno GMUkladaniForm</w:t>
            </w:r>
            <w:r w:rsidR="0036376B">
              <w:rPr>
                <w:noProof/>
                <w:webHidden/>
              </w:rPr>
              <w:tab/>
            </w:r>
            <w:r w:rsidR="0036376B">
              <w:rPr>
                <w:noProof/>
                <w:webHidden/>
              </w:rPr>
              <w:fldChar w:fldCharType="begin"/>
            </w:r>
            <w:r w:rsidR="0036376B">
              <w:rPr>
                <w:noProof/>
                <w:webHidden/>
              </w:rPr>
              <w:instrText xml:space="preserve"> PAGEREF _Toc130582166 \h </w:instrText>
            </w:r>
            <w:r w:rsidR="0036376B">
              <w:rPr>
                <w:noProof/>
                <w:webHidden/>
              </w:rPr>
            </w:r>
            <w:r w:rsidR="0036376B">
              <w:rPr>
                <w:noProof/>
                <w:webHidden/>
              </w:rPr>
              <w:fldChar w:fldCharType="separate"/>
            </w:r>
            <w:r w:rsidR="00DE4D75">
              <w:rPr>
                <w:noProof/>
                <w:webHidden/>
              </w:rPr>
              <w:t>25</w:t>
            </w:r>
            <w:r w:rsidR="0036376B">
              <w:rPr>
                <w:noProof/>
                <w:webHidden/>
              </w:rPr>
              <w:fldChar w:fldCharType="end"/>
            </w:r>
          </w:hyperlink>
        </w:p>
        <w:p w14:paraId="1C512D22" w14:textId="6EED93F1" w:rsidR="0036376B" w:rsidRDefault="00000000">
          <w:pPr>
            <w:pStyle w:val="Obsah1"/>
            <w:rPr>
              <w:rFonts w:eastAsiaTheme="minorEastAsia"/>
              <w:noProof/>
              <w:lang w:eastAsia="cs-CZ"/>
            </w:rPr>
          </w:pPr>
          <w:hyperlink w:anchor="_Toc130582167" w:history="1">
            <w:r w:rsidR="0036376B" w:rsidRPr="00DC3BFC">
              <w:rPr>
                <w:rStyle w:val="Hypertextovodkaz"/>
                <w:rFonts w:cstheme="minorHAnsi"/>
                <w:noProof/>
              </w:rPr>
              <w:t>8. Zhodnocení realizace aplikace</w:t>
            </w:r>
            <w:r w:rsidR="0036376B">
              <w:rPr>
                <w:noProof/>
                <w:webHidden/>
              </w:rPr>
              <w:tab/>
            </w:r>
            <w:r w:rsidR="0036376B">
              <w:rPr>
                <w:noProof/>
                <w:webHidden/>
              </w:rPr>
              <w:fldChar w:fldCharType="begin"/>
            </w:r>
            <w:r w:rsidR="0036376B">
              <w:rPr>
                <w:noProof/>
                <w:webHidden/>
              </w:rPr>
              <w:instrText xml:space="preserve"> PAGEREF _Toc130582167 \h </w:instrText>
            </w:r>
            <w:r w:rsidR="0036376B">
              <w:rPr>
                <w:noProof/>
                <w:webHidden/>
              </w:rPr>
            </w:r>
            <w:r w:rsidR="0036376B">
              <w:rPr>
                <w:noProof/>
                <w:webHidden/>
              </w:rPr>
              <w:fldChar w:fldCharType="separate"/>
            </w:r>
            <w:r w:rsidR="00DE4D75">
              <w:rPr>
                <w:noProof/>
                <w:webHidden/>
              </w:rPr>
              <w:t>25</w:t>
            </w:r>
            <w:r w:rsidR="0036376B">
              <w:rPr>
                <w:noProof/>
                <w:webHidden/>
              </w:rPr>
              <w:fldChar w:fldCharType="end"/>
            </w:r>
          </w:hyperlink>
        </w:p>
        <w:p w14:paraId="713D3203" w14:textId="7078BC34" w:rsidR="0036376B" w:rsidRDefault="00000000">
          <w:pPr>
            <w:pStyle w:val="Obsah1"/>
            <w:rPr>
              <w:rFonts w:eastAsiaTheme="minorEastAsia"/>
              <w:noProof/>
              <w:lang w:eastAsia="cs-CZ"/>
            </w:rPr>
          </w:pPr>
          <w:hyperlink w:anchor="_Toc130582168" w:history="1">
            <w:r w:rsidR="0036376B" w:rsidRPr="00DC3BFC">
              <w:rPr>
                <w:rStyle w:val="Hypertextovodkaz"/>
                <w:rFonts w:cstheme="minorHAnsi"/>
                <w:noProof/>
                <w:shd w:val="clear" w:color="auto" w:fill="FFFFFF"/>
              </w:rPr>
              <w:t>9. Závěr</w:t>
            </w:r>
            <w:r w:rsidR="0036376B">
              <w:rPr>
                <w:noProof/>
                <w:webHidden/>
              </w:rPr>
              <w:tab/>
            </w:r>
            <w:r w:rsidR="0036376B">
              <w:rPr>
                <w:noProof/>
                <w:webHidden/>
              </w:rPr>
              <w:fldChar w:fldCharType="begin"/>
            </w:r>
            <w:r w:rsidR="0036376B">
              <w:rPr>
                <w:noProof/>
                <w:webHidden/>
              </w:rPr>
              <w:instrText xml:space="preserve"> PAGEREF _Toc130582168 \h </w:instrText>
            </w:r>
            <w:r w:rsidR="0036376B">
              <w:rPr>
                <w:noProof/>
                <w:webHidden/>
              </w:rPr>
            </w:r>
            <w:r w:rsidR="0036376B">
              <w:rPr>
                <w:noProof/>
                <w:webHidden/>
              </w:rPr>
              <w:fldChar w:fldCharType="separate"/>
            </w:r>
            <w:r w:rsidR="00DE4D75">
              <w:rPr>
                <w:noProof/>
                <w:webHidden/>
              </w:rPr>
              <w:t>26</w:t>
            </w:r>
            <w:r w:rsidR="0036376B">
              <w:rPr>
                <w:noProof/>
                <w:webHidden/>
              </w:rPr>
              <w:fldChar w:fldCharType="end"/>
            </w:r>
          </w:hyperlink>
        </w:p>
        <w:p w14:paraId="53B493ED" w14:textId="3BFBF530" w:rsidR="0036376B" w:rsidRDefault="00000000">
          <w:pPr>
            <w:pStyle w:val="Obsah1"/>
            <w:rPr>
              <w:rFonts w:eastAsiaTheme="minorEastAsia"/>
              <w:noProof/>
              <w:lang w:eastAsia="cs-CZ"/>
            </w:rPr>
          </w:pPr>
          <w:hyperlink w:anchor="_Toc130582169" w:history="1">
            <w:r w:rsidR="0036376B" w:rsidRPr="00DC3BFC">
              <w:rPr>
                <w:rStyle w:val="Hypertextovodkaz"/>
                <w:noProof/>
              </w:rPr>
              <w:t>Použité zdroje</w:t>
            </w:r>
            <w:r w:rsidR="0036376B">
              <w:rPr>
                <w:noProof/>
                <w:webHidden/>
              </w:rPr>
              <w:tab/>
            </w:r>
            <w:r w:rsidR="0036376B">
              <w:rPr>
                <w:noProof/>
                <w:webHidden/>
              </w:rPr>
              <w:fldChar w:fldCharType="begin"/>
            </w:r>
            <w:r w:rsidR="0036376B">
              <w:rPr>
                <w:noProof/>
                <w:webHidden/>
              </w:rPr>
              <w:instrText xml:space="preserve"> PAGEREF _Toc130582169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305820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305820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305820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305820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55BED4DA" w:rsidR="00114707" w:rsidRDefault="00114707" w:rsidP="00114707">
      <w:pPr>
        <w:ind w:left="1416" w:firstLine="708"/>
        <w:rPr>
          <w:rFonts w:cstheme="minorHAnsi"/>
        </w:rPr>
      </w:pPr>
      <w:r>
        <w:rPr>
          <w:rFonts w:cstheme="minorHAnsi"/>
        </w:rPr>
        <w:t xml:space="preserve">V druhé části </w:t>
      </w:r>
      <w:r w:rsidR="00C90B4B">
        <w:rPr>
          <w:rFonts w:cstheme="minorHAnsi"/>
        </w:rPr>
        <w:t xml:space="preserve">bude proveden návrh předpokládaného datového toku mezi objekty v implementaci a knihovně. Na základě tohoto návrhu bude provedena analýza, jaké návrhové vzory je vhodné v realizaci využít. </w:t>
      </w:r>
      <w:r w:rsidR="000968A1">
        <w:rPr>
          <w:rFonts w:cstheme="minorHAnsi"/>
        </w:rPr>
        <w:t xml:space="preserve">Praktická část bude zakončena popisem tříd a </w:t>
      </w:r>
      <w:r w:rsidR="002D522E">
        <w:rPr>
          <w:rFonts w:cstheme="minorHAnsi"/>
        </w:rPr>
        <w:t>plány do budoucna.</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305820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3ED35DC2"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6" w:author="Martin Novák" w:date="2023-03-26T19:40:00Z">
            <w:r w:rsidR="00A87455" w:rsidRPr="00A87455">
              <w:rPr>
                <w:color w:val="000000"/>
              </w:rPr>
              <w:t>[1]</w:t>
            </w:r>
          </w:ins>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7" w:author="Martin Novák" w:date="2023-03-26T19:40:00Z">
            <w:r w:rsidR="00A87455" w:rsidRPr="00A87455">
              <w:rPr>
                <w:color w:val="000000"/>
              </w:rPr>
              <w:t>[2]</w:t>
            </w:r>
          </w:ins>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4D75" w:rsidRPr="007C4527">
        <w:rPr>
          <w:highlight w:val="green"/>
        </w:rPr>
        <w:t xml:space="preserve">Obr. </w:t>
      </w:r>
      <w:r w:rsidR="00DE4D75">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CB8988F" w:rsidR="00F67031" w:rsidRPr="00621687" w:rsidRDefault="00F67031" w:rsidP="00191467">
      <w:pPr>
        <w:pStyle w:val="Titulek"/>
        <w:ind w:left="12" w:firstLine="708"/>
        <w:rPr>
          <w:rFonts w:cstheme="minorHAnsi"/>
          <w:color w:val="000000"/>
        </w:rPr>
      </w:pPr>
      <w:bookmarkStart w:id="8"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E4D75">
        <w:rPr>
          <w:noProof/>
          <w:highlight w:val="green"/>
        </w:rPr>
        <w:t>1</w:t>
      </w:r>
      <w:r w:rsidRPr="007C4527">
        <w:rPr>
          <w:noProof/>
          <w:highlight w:val="green"/>
        </w:rPr>
        <w:fldChar w:fldCharType="end"/>
      </w:r>
      <w:bookmarkEnd w:id="8"/>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9" w:author="Martin Novák" w:date="2023-03-26T19:40:00Z">
            <w:r w:rsidR="00A87455" w:rsidRPr="00A87455">
              <w:rPr>
                <w:i w:val="0"/>
                <w:color w:val="000000"/>
              </w:rPr>
              <w:t>[2]</w:t>
            </w:r>
          </w:ins>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59F81F7"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A87455" w:rsidRPr="00A87455">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A87455" w:rsidRPr="00A87455">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4D75" w:rsidRPr="008621CC">
        <w:rPr>
          <w:highlight w:val="green"/>
        </w:rPr>
        <w:t xml:space="preserve">Obr. </w:t>
      </w:r>
      <w:r w:rsidR="00DE4D75">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2829B238" w:rsidR="00F67031" w:rsidRDefault="00F67031" w:rsidP="00D859D8">
      <w:pPr>
        <w:pStyle w:val="Titulek"/>
        <w:ind w:left="12" w:firstLine="708"/>
        <w:rPr>
          <w:rFonts w:cstheme="minorHAnsi"/>
          <w:color w:val="000000"/>
          <w:sz w:val="20"/>
          <w:szCs w:val="20"/>
        </w:rPr>
      </w:pPr>
      <w:bookmarkStart w:id="10"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E4D75">
        <w:rPr>
          <w:noProof/>
          <w:highlight w:val="green"/>
        </w:rPr>
        <w:t>2</w:t>
      </w:r>
      <w:r w:rsidR="000348AD" w:rsidRPr="008621CC">
        <w:rPr>
          <w:noProof/>
          <w:highlight w:val="green"/>
        </w:rPr>
        <w:fldChar w:fldCharType="end"/>
      </w:r>
      <w:bookmarkEnd w:id="10"/>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11" w:name="_Hlk76031648"/>
      <w:bookmarkStart w:id="12" w:name="_Toc130582100"/>
      <w:r w:rsidRPr="005534AA">
        <w:rPr>
          <w:rFonts w:asciiTheme="minorHAnsi" w:hAnsiTheme="minorHAnsi" w:cstheme="minorHAnsi"/>
          <w:highlight w:val="green"/>
          <w:shd w:val="clear" w:color="auto" w:fill="FFFFFF"/>
        </w:rPr>
        <w:lastRenderedPageBreak/>
        <w:t>3.1 C++</w:t>
      </w:r>
      <w:bookmarkEnd w:id="11"/>
      <w:bookmarkEnd w:id="12"/>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722B4C43"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A87455" w:rsidRPr="00A87455">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A87455" w:rsidRPr="00A87455">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A87455" w:rsidRPr="00A87455">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A87455" w:rsidRPr="00A87455">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3" w:name="_Toc130582101"/>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13"/>
    </w:p>
    <w:p w14:paraId="23B082A2" w14:textId="7CF03322"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A87455" w:rsidRPr="00A87455">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A87455" w:rsidRPr="00A87455">
            <w:rPr>
              <w:color w:val="000000"/>
              <w:highlight w:val="green"/>
            </w:rPr>
            <w:t>[11]</w:t>
          </w:r>
        </w:sdtContent>
      </w:sdt>
      <w:r w:rsidR="00431B78" w:rsidRPr="00D7426C">
        <w:rPr>
          <w:color w:val="000000"/>
          <w:highlight w:val="green"/>
        </w:rPr>
        <w:t>.</w:t>
      </w:r>
    </w:p>
    <w:p w14:paraId="4AC68E92" w14:textId="46D6C724"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A87455" w:rsidRPr="00A87455">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4" w:name="_Toc130582102"/>
      <w:r w:rsidRPr="005534AA">
        <w:rPr>
          <w:highlight w:val="green"/>
        </w:rPr>
        <w:t>3.1.2 novinky oproti C</w:t>
      </w:r>
      <w:bookmarkEnd w:id="14"/>
    </w:p>
    <w:p w14:paraId="52DBF058" w14:textId="228A2B85"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A87455" w:rsidRPr="00A87455">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5" w:name="_Toc130582103"/>
      <w:r w:rsidRPr="005534AA">
        <w:rPr>
          <w:highlight w:val="green"/>
          <w:shd w:val="clear" w:color="auto" w:fill="FFFFFF"/>
        </w:rPr>
        <w:t>3.1.3 nevýhody</w:t>
      </w:r>
      <w:bookmarkEnd w:id="15"/>
    </w:p>
    <w:p w14:paraId="2A558C47" w14:textId="1ED48F0A"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A87455" w:rsidRPr="00A87455">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A87455" w:rsidRPr="00A87455">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6" w:name="_Hlk76031699"/>
      <w:bookmarkStart w:id="17" w:name="_Toc130582104"/>
      <w:r w:rsidRPr="005534AA">
        <w:rPr>
          <w:rFonts w:asciiTheme="minorHAnsi" w:hAnsiTheme="minorHAnsi" w:cstheme="minorHAnsi"/>
          <w:highlight w:val="green"/>
          <w:shd w:val="clear" w:color="auto" w:fill="FFFFFF"/>
        </w:rPr>
        <w:t>3.2 Java</w:t>
      </w:r>
      <w:bookmarkEnd w:id="16"/>
      <w:bookmarkEnd w:id="17"/>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4B6351BE"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A87455" w:rsidRPr="00A87455">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A87455" w:rsidRPr="00A87455">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8" w:name="_Toc130582105"/>
      <w:r w:rsidRPr="005534AA">
        <w:rPr>
          <w:highlight w:val="green"/>
          <w:shd w:val="clear" w:color="auto" w:fill="FFFFFF"/>
        </w:rPr>
        <w:lastRenderedPageBreak/>
        <w:t xml:space="preserve">3.2.1 </w:t>
      </w:r>
      <w:r w:rsidR="00A176FE" w:rsidRPr="005534AA">
        <w:rPr>
          <w:highlight w:val="green"/>
          <w:shd w:val="clear" w:color="auto" w:fill="FFFFFF"/>
        </w:rPr>
        <w:t>JIT (Just In Time)</w:t>
      </w:r>
      <w:bookmarkEnd w:id="18"/>
    </w:p>
    <w:p w14:paraId="3BA5BBCB" w14:textId="53358414"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A87455" w:rsidRPr="00A87455">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A87455" w:rsidRPr="00A87455">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9" w:name="_Toc130582106"/>
      <w:r w:rsidRPr="005534AA">
        <w:rPr>
          <w:highlight w:val="green"/>
          <w:shd w:val="clear" w:color="auto" w:fill="FFFFFF"/>
        </w:rPr>
        <w:t xml:space="preserve">3.2.2 </w:t>
      </w:r>
      <w:r w:rsidRPr="005534AA">
        <w:rPr>
          <w:highlight w:val="green"/>
        </w:rPr>
        <w:t>přístup k paměti a ovládání hardware</w:t>
      </w:r>
      <w:bookmarkEnd w:id="19"/>
    </w:p>
    <w:p w14:paraId="5C944DF4" w14:textId="09E4859B"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A87455" w:rsidRPr="00A87455">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A87455" w:rsidRPr="00A87455">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20" w:name="_Toc130582107"/>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20"/>
    </w:p>
    <w:p w14:paraId="72528B89" w14:textId="2905E526"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A87455" w:rsidRPr="00A87455">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A87455" w:rsidRPr="00A87455">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A87455" w:rsidRPr="00A87455">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21" w:name="_Toc130582108"/>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21"/>
    </w:p>
    <w:p w14:paraId="71BBA9B5" w14:textId="3434A519"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A87455" w:rsidRPr="00A87455">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A87455" w:rsidRPr="00A87455">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22" w:name="_Toc130582109"/>
      <w:bookmarkStart w:id="23" w:name="_Hlk76031714"/>
      <w:r w:rsidRPr="005534AA">
        <w:rPr>
          <w:rFonts w:asciiTheme="minorHAnsi" w:hAnsiTheme="minorHAnsi" w:cstheme="minorHAnsi"/>
          <w:highlight w:val="green"/>
          <w:shd w:val="clear" w:color="auto" w:fill="FFFFFF"/>
        </w:rPr>
        <w:t>3.3 C#</w:t>
      </w:r>
      <w:bookmarkEnd w:id="22"/>
    </w:p>
    <w:bookmarkEnd w:id="23"/>
    <w:p w14:paraId="55DADEF7" w14:textId="787B3606"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r w:rsidR="00A87455" w:rsidRPr="00A87455">
            <w:rPr>
              <w:rFonts w:cstheme="minorHAnsi"/>
              <w:color w:val="000000"/>
              <w:highlight w:val="green"/>
            </w:rPr>
            <w:t>[29]</w:t>
          </w:r>
        </w:sdtContent>
      </w:sdt>
    </w:p>
    <w:p w14:paraId="04450448" w14:textId="60054BA3" w:rsidR="00994485" w:rsidRPr="00AE4429" w:rsidRDefault="00994485" w:rsidP="00994485">
      <w:pPr>
        <w:pStyle w:val="Nadpis3"/>
      </w:pPr>
      <w:bookmarkStart w:id="24" w:name="_Toc130582110"/>
      <w:r w:rsidRPr="005534AA">
        <w:rPr>
          <w:highlight w:val="green"/>
        </w:rPr>
        <w:lastRenderedPageBreak/>
        <w:t>3.3.1 Microsoft .NET</w:t>
      </w:r>
      <w:bookmarkEnd w:id="24"/>
    </w:p>
    <w:p w14:paraId="27ED1E90" w14:textId="69123473"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A87455" w:rsidRPr="00A87455">
            <w:rPr>
              <w:color w:val="000000"/>
              <w:highlight w:val="green"/>
            </w:rPr>
            <w:t>[11, 30, 31]</w:t>
          </w:r>
        </w:sdtContent>
      </w:sdt>
      <w:r w:rsidR="00EB3CED" w:rsidRPr="00D7426C">
        <w:rPr>
          <w:rFonts w:cstheme="minorHAnsi"/>
          <w:highlight w:val="green"/>
        </w:rPr>
        <w:t>.</w:t>
      </w:r>
      <w:r w:rsidR="00EB3CED">
        <w:rPr>
          <w:rFonts w:cstheme="minorHAnsi"/>
        </w:rPr>
        <w:t xml:space="preserve"> </w:t>
      </w:r>
    </w:p>
    <w:p w14:paraId="6377EB46" w14:textId="53C86927"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A87455" w:rsidRPr="00A87455">
            <w:rPr>
              <w:rFonts w:cstheme="minorHAnsi"/>
              <w:color w:val="000000"/>
              <w:highlight w:val="green"/>
            </w:rPr>
            <w:t>[31]</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A87455" w:rsidRPr="00A87455">
            <w:rPr>
              <w:rFonts w:cstheme="minorHAnsi"/>
              <w:color w:val="000000"/>
              <w:highlight w:val="green"/>
            </w:rPr>
            <w:t>[32]</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A87455" w:rsidRPr="00A87455">
            <w:rPr>
              <w:rFonts w:cstheme="minorHAnsi"/>
              <w:color w:val="000000"/>
              <w:highlight w:val="green"/>
            </w:rPr>
            <w:t>[11, 33, 34]</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A87455" w:rsidRPr="00A87455">
            <w:rPr>
              <w:rFonts w:cstheme="minorHAnsi"/>
              <w:color w:val="000000"/>
              <w:highlight w:val="green"/>
            </w:rPr>
            <w:t>[35]</w:t>
          </w:r>
        </w:sdtContent>
      </w:sdt>
      <w:r w:rsidR="0036057F" w:rsidRPr="00D7426C">
        <w:rPr>
          <w:rFonts w:cstheme="minorHAnsi"/>
          <w:color w:val="000000"/>
          <w:highlight w:val="green"/>
        </w:rPr>
        <w:t>.</w:t>
      </w:r>
    </w:p>
    <w:p w14:paraId="29449222" w14:textId="6B0741AD"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A87455" w:rsidRPr="00A87455">
            <w:rPr>
              <w:rFonts w:cstheme="minorHAnsi"/>
              <w:color w:val="000000"/>
              <w:highlight w:val="green"/>
            </w:rPr>
            <w:t>[36]</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A87455" w:rsidRPr="00A87455">
            <w:rPr>
              <w:rFonts w:cstheme="minorHAnsi"/>
              <w:color w:val="000000"/>
              <w:highlight w:val="green"/>
            </w:rPr>
            <w:t>[31]</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A87455" w:rsidRPr="00A87455">
            <w:rPr>
              <w:color w:val="000000"/>
              <w:highlight w:val="green"/>
            </w:rPr>
            <w:t>[37]</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5" w:name="_Toc130582111"/>
      <w:r w:rsidRPr="005534AA">
        <w:rPr>
          <w:highlight w:val="green"/>
        </w:rPr>
        <w:t>3.3.2 přístup k paměti a ovládání hardware</w:t>
      </w:r>
      <w:bookmarkEnd w:id="25"/>
    </w:p>
    <w:p w14:paraId="2B8226B5" w14:textId="4E53B337"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A87455" w:rsidRPr="00A87455">
            <w:rPr>
              <w:color w:val="000000"/>
              <w:highlight w:val="green"/>
            </w:rPr>
            <w:t>[38]</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A87455" w:rsidRPr="00A87455">
            <w:rPr>
              <w:color w:val="000000"/>
              <w:highlight w:val="green"/>
            </w:rPr>
            <w:t>[39, 40]</w:t>
          </w:r>
        </w:sdtContent>
      </w:sdt>
      <w:r w:rsidRPr="00D7426C">
        <w:rPr>
          <w:rFonts w:cstheme="minorHAnsi"/>
          <w:highlight w:val="green"/>
        </w:rPr>
        <w:t>.</w:t>
      </w:r>
    </w:p>
    <w:p w14:paraId="7FF6EE3C" w14:textId="22E3E651" w:rsidR="00054794" w:rsidRPr="00054794" w:rsidRDefault="00054794" w:rsidP="00054794">
      <w:pPr>
        <w:pStyle w:val="Nadpis3"/>
      </w:pPr>
      <w:bookmarkStart w:id="26" w:name="_Toc130582112"/>
      <w:r w:rsidRPr="005534AA">
        <w:rPr>
          <w:highlight w:val="green"/>
        </w:rPr>
        <w:t>3.3.3</w:t>
      </w:r>
      <w:r w:rsidR="004E2A30" w:rsidRPr="005534AA">
        <w:rPr>
          <w:highlight w:val="green"/>
        </w:rPr>
        <w:t xml:space="preserve"> porovnání s Javou</w:t>
      </w:r>
      <w:bookmarkEnd w:id="26"/>
    </w:p>
    <w:p w14:paraId="6A154486" w14:textId="1661AE84"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A87455" w:rsidRPr="00A87455">
            <w:rPr>
              <w:color w:val="000000"/>
              <w:highlight w:val="green"/>
            </w:rPr>
            <w:t>[41]</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A87455" w:rsidRPr="00A87455">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A87455" w:rsidRPr="00A87455">
            <w:rPr>
              <w:color w:val="000000"/>
              <w:highlight w:val="green"/>
            </w:rPr>
            <w:t>[42, 43]</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7" w:name="_Toc130582113"/>
      <w:r w:rsidRPr="005534AA">
        <w:rPr>
          <w:highlight w:val="green"/>
          <w:shd w:val="clear" w:color="auto" w:fill="FFFFFF"/>
        </w:rPr>
        <w:t>3.3.4 podobnosti s C++</w:t>
      </w:r>
      <w:bookmarkEnd w:id="27"/>
    </w:p>
    <w:p w14:paraId="2B520A7F" w14:textId="2FB5BA13"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A87455" w:rsidRPr="00A87455">
            <w:rPr>
              <w:color w:val="000000"/>
              <w:highlight w:val="green"/>
            </w:rPr>
            <w:t>[38]</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34DBC199"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A87455" w:rsidRPr="00A87455">
            <w:rPr>
              <w:color w:val="000000"/>
              <w:highlight w:val="green"/>
            </w:rPr>
            <w:t>[44–46]</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A87455" w:rsidRPr="00A87455">
            <w:rPr>
              <w:color w:val="000000"/>
              <w:highlight w:val="green"/>
            </w:rPr>
            <w:t>[47, 48]</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8" w:name="_Toc130582114"/>
      <w:r w:rsidRPr="005534AA">
        <w:rPr>
          <w:highlight w:val="green"/>
          <w:shd w:val="clear" w:color="auto" w:fill="FFFFFF"/>
        </w:rPr>
        <w:t>3.3.5 modifikátory parametrů metod</w:t>
      </w:r>
      <w:bookmarkEnd w:id="28"/>
    </w:p>
    <w:p w14:paraId="5C891D16" w14:textId="1EB95B4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A87455" w:rsidRPr="00A87455">
            <w:rPr>
              <w:color w:val="000000"/>
              <w:highlight w:val="green"/>
            </w:rPr>
            <w:t>[49]</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9" w:name="_Toc130582115"/>
      <w:r w:rsidRPr="005534AA">
        <w:rPr>
          <w:highlight w:val="green"/>
          <w:shd w:val="clear" w:color="auto" w:fill="FFFFFF"/>
        </w:rPr>
        <w:t>3.3.6</w:t>
      </w:r>
      <w:r w:rsidR="004E2A30" w:rsidRPr="005534AA">
        <w:rPr>
          <w:highlight w:val="green"/>
          <w:shd w:val="clear" w:color="auto" w:fill="FFFFFF"/>
        </w:rPr>
        <w:t xml:space="preserve"> nové funkce</w:t>
      </w:r>
      <w:bookmarkEnd w:id="29"/>
    </w:p>
    <w:p w14:paraId="5EEBA142" w14:textId="48C3A554"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A87455" w:rsidRPr="00A87455">
            <w:rPr>
              <w:color w:val="000000"/>
              <w:highlight w:val="green"/>
            </w:rPr>
            <w:t>[50]</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A87455" w:rsidRPr="00A87455">
            <w:rPr>
              <w:color w:val="000000"/>
              <w:highlight w:val="green"/>
            </w:rPr>
            <w:t>[51]</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30" w:name="_Toc130582116"/>
      <w:bookmarkStart w:id="31" w:name="_Hlk76031728"/>
      <w:r w:rsidRPr="005534AA">
        <w:rPr>
          <w:rFonts w:asciiTheme="minorHAnsi" w:hAnsiTheme="minorHAnsi" w:cstheme="minorHAnsi"/>
          <w:highlight w:val="green"/>
        </w:rPr>
        <w:t>3.4 výběr</w:t>
      </w:r>
      <w:bookmarkEnd w:id="30"/>
    </w:p>
    <w:bookmarkEnd w:id="31"/>
    <w:p w14:paraId="6F372DC1" w14:textId="0BAE40E1"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4D75" w:rsidRPr="00DE4D75">
        <w:rPr>
          <w:rFonts w:cstheme="minorHAnsi"/>
          <w:highlight w:val="green"/>
        </w:rPr>
        <w:t xml:space="preserve">Tab. </w:t>
      </w:r>
      <w:r w:rsidR="00DE4D75" w:rsidRPr="00DE4D75">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32"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ECCC5FF"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A87455" w:rsidRPr="00A87455">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332A5C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r w:rsidR="00A87455" w:rsidRPr="00A87455">
                  <w:rPr>
                    <w:color w:val="000000"/>
                  </w:rPr>
                  <w:t>[52]</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77CB6F5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A87455" w:rsidRPr="00A87455">
                  <w:rPr>
                    <w:color w:val="000000"/>
                  </w:rPr>
                  <w:t>[53]</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15BB5D0C" w:rsidR="00F67031" w:rsidRPr="00621687" w:rsidRDefault="00F67031" w:rsidP="00A83EAB">
      <w:pPr>
        <w:pStyle w:val="Titulek"/>
        <w:rPr>
          <w:rFonts w:cstheme="minorHAnsi"/>
        </w:rPr>
      </w:pPr>
      <w:bookmarkStart w:id="33" w:name="_Ref71064704"/>
      <w:bookmarkEnd w:id="32"/>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4D75">
        <w:rPr>
          <w:rFonts w:cstheme="minorHAnsi"/>
          <w:noProof/>
        </w:rPr>
        <w:t>1</w:t>
      </w:r>
      <w:r>
        <w:rPr>
          <w:rFonts w:cstheme="minorHAnsi"/>
        </w:rPr>
        <w:fldChar w:fldCharType="end"/>
      </w:r>
      <w:bookmarkEnd w:id="33"/>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4"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5" w:name="_Toc130582117"/>
      <w:r w:rsidRPr="005534AA">
        <w:rPr>
          <w:rStyle w:val="Nadpis1Char"/>
          <w:rFonts w:asciiTheme="minorHAnsi" w:hAnsiTheme="minorHAnsi" w:cstheme="minorHAnsi"/>
          <w:highlight w:val="green"/>
        </w:rPr>
        <w:t>4. Výběr herních žánrů vhodných pro implementaci</w:t>
      </w:r>
      <w:bookmarkEnd w:id="35"/>
    </w:p>
    <w:bookmarkEnd w:id="34"/>
    <w:p w14:paraId="4DD86002" w14:textId="05D1B79C"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DE4D75" w:rsidRPr="003052F2">
        <w:rPr>
          <w:highlight w:val="green"/>
        </w:rPr>
        <w:t xml:space="preserve">Tab. </w:t>
      </w:r>
      <w:r w:rsidR="00DE4D75">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A87455" w:rsidRPr="00A87455">
            <w:rPr>
              <w:color w:val="000000"/>
              <w:highlight w:val="green"/>
            </w:rPr>
            <w:t>[54]</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1D718FE8" w:rsidR="00F67031" w:rsidRPr="001B0812" w:rsidRDefault="00F67031" w:rsidP="00A9403B">
      <w:pPr>
        <w:pStyle w:val="Titulek"/>
        <w:rPr>
          <w:rFonts w:cstheme="minorHAnsi"/>
          <w:color w:val="00B050"/>
        </w:rPr>
      </w:pPr>
      <w:bookmarkStart w:id="36"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DE4D75">
        <w:rPr>
          <w:noProof/>
          <w:highlight w:val="green"/>
        </w:rPr>
        <w:t>2</w:t>
      </w:r>
      <w:r w:rsidRPr="003052F2">
        <w:rPr>
          <w:noProof/>
          <w:highlight w:val="green"/>
        </w:rPr>
        <w:fldChar w:fldCharType="end"/>
      </w:r>
      <w:bookmarkEnd w:id="36"/>
      <w:r w:rsidRPr="003052F2">
        <w:rPr>
          <w:highlight w:val="green"/>
        </w:rPr>
        <w:t xml:space="preserve"> </w:t>
      </w:r>
      <w:bookmarkStart w:id="37"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A87455" w:rsidRPr="00A87455">
            <w:rPr>
              <w:i w:val="0"/>
              <w:color w:val="000000"/>
              <w:highlight w:val="green"/>
            </w:rPr>
            <w:t>[55–58]</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A87455" w:rsidRPr="00A87455">
            <w:rPr>
              <w:i w:val="0"/>
              <w:color w:val="000000"/>
              <w:highlight w:val="green"/>
            </w:rPr>
            <w:t>[59, 60]</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A87455" w:rsidRPr="00A87455">
            <w:rPr>
              <w:i w:val="0"/>
              <w:color w:val="000000"/>
              <w:highlight w:val="green"/>
            </w:rPr>
            <w:t>[61–64]</w:t>
          </w:r>
        </w:sdtContent>
      </w:sdt>
    </w:p>
    <w:bookmarkEnd w:id="37"/>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8" w:name="_Hlk76031890"/>
      <w:bookmarkStart w:id="39" w:name="_Toc130582118"/>
      <w:r w:rsidRPr="005534AA">
        <w:rPr>
          <w:rStyle w:val="Nadpis2Char"/>
          <w:rFonts w:asciiTheme="minorHAnsi" w:hAnsiTheme="minorHAnsi" w:cstheme="minorHAnsi"/>
          <w:highlight w:val="green"/>
        </w:rPr>
        <w:t>4.1 RPG</w:t>
      </w:r>
      <w:bookmarkEnd w:id="38"/>
      <w:bookmarkEnd w:id="39"/>
    </w:p>
    <w:p w14:paraId="3C2FBA8B" w14:textId="086476BB"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A87455" w:rsidRPr="00A87455">
            <w:rPr>
              <w:rFonts w:cstheme="minorHAnsi"/>
              <w:color w:val="000000"/>
              <w:highlight w:val="green"/>
              <w:shd w:val="clear" w:color="auto" w:fill="FFFFFF"/>
              <w:lang w:val="en-US"/>
            </w:rPr>
            <w:t>[65]</w:t>
          </w:r>
        </w:sdtContent>
      </w:sdt>
      <w:r w:rsidRPr="005534AA">
        <w:rPr>
          <w:rFonts w:cstheme="minorHAnsi"/>
          <w:color w:val="000000"/>
          <w:highlight w:val="green"/>
          <w:shd w:val="clear" w:color="auto" w:fill="FFFFFF"/>
        </w:rPr>
        <w:t xml:space="preserve"> (zkráceně D&amp;D nebo </w:t>
      </w:r>
      <w:proofErr w:type="spellStart"/>
      <w:r w:rsidRPr="005534AA">
        <w:rPr>
          <w:rFonts w:cstheme="minorHAnsi"/>
          <w:color w:val="000000"/>
          <w:highlight w:val="green"/>
          <w:shd w:val="clear" w:color="auto" w:fill="FFFFFF"/>
          <w:lang w:val="en-US"/>
        </w:rPr>
        <w:t>DnD</w:t>
      </w:r>
      <w:proofErr w:type="spellEnd"/>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r w:rsidR="00A87455" w:rsidRPr="00A87455">
            <w:rPr>
              <w:rFonts w:cstheme="minorHAnsi"/>
              <w:color w:val="000000"/>
              <w:highlight w:val="green"/>
              <w:shd w:val="clear" w:color="auto" w:fill="FFFFFF"/>
            </w:rPr>
            <w:t>[66]</w:t>
          </w:r>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5534AA">
        <w:rPr>
          <w:rFonts w:cstheme="minorHAnsi"/>
          <w:color w:val="000000"/>
          <w:highlight w:val="green"/>
          <w:shd w:val="clear" w:color="auto" w:fill="FFFFFF"/>
        </w:rPr>
        <w:t>exp</w:t>
      </w:r>
      <w:proofErr w:type="spellEnd"/>
      <w:r w:rsidRPr="005534AA">
        <w:rPr>
          <w:rFonts w:cstheme="minorHAnsi"/>
          <w:color w:val="000000"/>
          <w:highlight w:val="green"/>
          <w:shd w:val="clear" w:color="auto" w:fill="FFFFFF"/>
        </w:rPr>
        <w:t>)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w:t>
      </w:r>
      <w:proofErr w:type="spellStart"/>
      <w:r w:rsidRPr="005534AA">
        <w:rPr>
          <w:rFonts w:cstheme="minorHAnsi"/>
          <w:highlight w:val="green"/>
          <w:shd w:val="clear" w:color="auto" w:fill="FFFFFF"/>
        </w:rPr>
        <w:t>subžánrů</w:t>
      </w:r>
      <w:proofErr w:type="spellEnd"/>
      <w:r w:rsidRPr="005534AA">
        <w:rPr>
          <w:rFonts w:cstheme="minorHAnsi"/>
          <w:highlight w:val="green"/>
          <w:shd w:val="clear" w:color="auto" w:fill="FFFFFF"/>
        </w:rPr>
        <w:t xml:space="preserve">,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r w:rsidR="00DE4D75" w:rsidRPr="003052F2">
        <w:rPr>
          <w:highlight w:val="green"/>
        </w:rPr>
        <w:t xml:space="preserve">Tab. </w:t>
      </w:r>
      <w:r w:rsidR="00DE4D75">
        <w:rPr>
          <w:noProof/>
          <w:highlight w:val="green"/>
        </w:rPr>
        <w:t>2</w:t>
      </w:r>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1B5A7820" w:rsidR="00727EEB" w:rsidRDefault="00F67031" w:rsidP="00810BE2">
      <w:pPr>
        <w:pStyle w:val="Odstavecseseznamem"/>
        <w:ind w:left="1416" w:firstLine="696"/>
        <w:jc w:val="both"/>
        <w:rPr>
          <w:rFonts w:cstheme="minorHAnsi"/>
          <w:shd w:val="clear" w:color="auto" w:fill="FFFFFF"/>
        </w:rPr>
      </w:pPr>
      <w:bookmarkStart w:id="40"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A87455" w:rsidRPr="00A87455">
            <w:rPr>
              <w:rFonts w:cstheme="minorHAnsi"/>
              <w:color w:val="000000"/>
              <w:highlight w:val="green"/>
              <w:shd w:val="clear" w:color="auto" w:fill="FFFFFF"/>
              <w:lang w:val="en-US"/>
            </w:rPr>
            <w:t>[67]</w:t>
          </w:r>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40"/>
    </w:p>
    <w:p w14:paraId="333186DE" w14:textId="386A2711" w:rsidR="00B61C33" w:rsidRPr="00084E6B" w:rsidRDefault="00F67031" w:rsidP="00810BE2">
      <w:pPr>
        <w:pStyle w:val="Odstavecseseznamem"/>
        <w:ind w:left="1416" w:firstLine="696"/>
        <w:jc w:val="both"/>
        <w:rPr>
          <w:rFonts w:cstheme="minorHAnsi"/>
          <w:shd w:val="clear" w:color="auto" w:fill="FFFFFF"/>
        </w:rPr>
      </w:pPr>
      <w:bookmarkStart w:id="41"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A87455" w:rsidRPr="00A87455">
            <w:rPr>
              <w:rFonts w:cstheme="minorHAnsi"/>
              <w:color w:val="000000"/>
              <w:highlight w:val="green"/>
              <w:shd w:val="clear" w:color="auto" w:fill="FFFFFF"/>
              <w:lang w:val="en-US"/>
            </w:rPr>
            <w:t>[68]</w:t>
          </w:r>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A87455" w:rsidRPr="00A87455">
            <w:rPr>
              <w:rFonts w:cstheme="minorHAnsi"/>
              <w:color w:val="000000"/>
              <w:highlight w:val="green"/>
              <w:shd w:val="clear" w:color="auto" w:fill="FFFFFF"/>
              <w:lang w:val="en-US"/>
            </w:rPr>
            <w:t>[69]</w:t>
          </w:r>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A87455" w:rsidRPr="00A87455">
            <w:rPr>
              <w:rFonts w:cstheme="minorHAnsi"/>
              <w:color w:val="000000"/>
              <w:highlight w:val="green"/>
              <w:shd w:val="clear" w:color="auto" w:fill="FFFFFF"/>
              <w:lang w:val="en-US"/>
            </w:rPr>
            <w:t>[70]</w:t>
          </w:r>
        </w:sdtContent>
      </w:sdt>
      <w:r w:rsidRPr="005534AA">
        <w:rPr>
          <w:rFonts w:cstheme="minorHAnsi"/>
          <w:highlight w:val="green"/>
          <w:shd w:val="clear" w:color="auto" w:fill="FFFFFF"/>
        </w:rPr>
        <w:t>).</w:t>
      </w:r>
    </w:p>
    <w:bookmarkEnd w:id="41"/>
    <w:p w14:paraId="03382107" w14:textId="1B6DC2A2"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42"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proofErr w:type="spellStart"/>
      <w:r w:rsidRPr="005534AA">
        <w:rPr>
          <w:rFonts w:cstheme="minorHAnsi"/>
          <w:highlight w:val="green"/>
          <w:shd w:val="clear" w:color="auto" w:fill="FFFFFF"/>
        </w:rPr>
        <w:t>PvP</w:t>
      </w:r>
      <w:proofErr w:type="spellEnd"/>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A87455" w:rsidRPr="00A87455">
            <w:rPr>
              <w:rFonts w:cstheme="minorHAnsi"/>
              <w:color w:val="000000"/>
              <w:highlight w:val="green"/>
              <w:shd w:val="clear" w:color="auto" w:fill="FFFFFF"/>
              <w:lang w:val="en-US"/>
            </w:rPr>
            <w:t>[71]</w:t>
          </w:r>
        </w:sdtContent>
      </w:sdt>
      <w:r w:rsidRPr="005534AA">
        <w:rPr>
          <w:rFonts w:cstheme="minorHAnsi"/>
          <w:highlight w:val="green"/>
          <w:shd w:val="clear" w:color="auto" w:fill="FFFFFF"/>
        </w:rPr>
        <w:t>).</w:t>
      </w:r>
    </w:p>
    <w:bookmarkEnd w:id="42"/>
    <w:p w14:paraId="2D212D08" w14:textId="217C967A"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43"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A87455" w:rsidRPr="00A87455">
            <w:rPr>
              <w:rFonts w:cstheme="minorHAnsi"/>
              <w:color w:val="000000"/>
              <w:highlight w:val="green"/>
              <w:shd w:val="clear" w:color="auto" w:fill="FFFFFF"/>
            </w:rPr>
            <w:t>[72]</w:t>
          </w:r>
        </w:sdtContent>
      </w:sdt>
      <w:r w:rsidRPr="005534AA">
        <w:rPr>
          <w:rFonts w:cstheme="minorHAnsi"/>
          <w:highlight w:val="green"/>
          <w:shd w:val="clear" w:color="auto" w:fill="FFFFFF"/>
        </w:rPr>
        <w:t xml:space="preserve">). Tento </w:t>
      </w:r>
      <w:proofErr w:type="spellStart"/>
      <w:r w:rsidRPr="005534AA">
        <w:rPr>
          <w:rFonts w:cstheme="minorHAnsi"/>
          <w:highlight w:val="green"/>
          <w:shd w:val="clear" w:color="auto" w:fill="FFFFFF"/>
        </w:rPr>
        <w:t>subžánr</w:t>
      </w:r>
      <w:proofErr w:type="spellEnd"/>
      <w:r w:rsidRPr="005534AA">
        <w:rPr>
          <w:rFonts w:cstheme="minorHAnsi"/>
          <w:highlight w:val="green"/>
          <w:shd w:val="clear" w:color="auto" w:fill="FFFFFF"/>
        </w:rPr>
        <w:t xml:space="preserve">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A87455" w:rsidRPr="00A87455">
            <w:rPr>
              <w:color w:val="000000"/>
              <w:highlight w:val="green"/>
            </w:rPr>
            <w:t>[54, 73–76]</w:t>
          </w:r>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A87455" w:rsidRPr="00A87455">
            <w:rPr>
              <w:color w:val="000000"/>
              <w:highlight w:val="green"/>
            </w:rPr>
            <w:t>[77]</w:t>
          </w:r>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w:t>
      </w:r>
      <w:r w:rsidRPr="005534AA">
        <w:rPr>
          <w:rFonts w:cstheme="minorHAnsi"/>
          <w:highlight w:val="green"/>
          <w:shd w:val="clear" w:color="auto" w:fill="FFFFFF"/>
        </w:rPr>
        <w:lastRenderedPageBreak/>
        <w:t xml:space="preserve">bojuje proti jiným týmům, kde jich je v kampani v rámci jedné úrovně více za sebou (např. Star </w:t>
      </w:r>
      <w:proofErr w:type="spellStart"/>
      <w:r w:rsidRPr="005534AA">
        <w:rPr>
          <w:rFonts w:cstheme="minorHAnsi"/>
          <w:highlight w:val="green"/>
          <w:shd w:val="clear" w:color="auto" w:fill="FFFFFF"/>
        </w:rPr>
        <w:t>Wars</w:t>
      </w:r>
      <w:proofErr w:type="spellEnd"/>
      <w:r w:rsidRPr="005534AA">
        <w:rPr>
          <w:rFonts w:cstheme="minorHAnsi"/>
          <w:highlight w:val="green"/>
          <w:shd w:val="clear" w:color="auto" w:fill="FFFFFF"/>
        </w:rPr>
        <w:t xml:space="preserve">: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A87455" w:rsidRPr="00A87455">
            <w:rPr>
              <w:rFonts w:cstheme="minorHAnsi"/>
              <w:color w:val="000000"/>
              <w:highlight w:val="green"/>
              <w:shd w:val="clear" w:color="auto" w:fill="FFFFFF"/>
              <w:lang w:val="en-US"/>
            </w:rPr>
            <w:t>[78]</w:t>
          </w:r>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44" w:name="_Toc130582119"/>
      <w:bookmarkStart w:id="45" w:name="_Hlk76031907"/>
      <w:bookmarkEnd w:id="43"/>
      <w:r w:rsidRPr="005534AA">
        <w:rPr>
          <w:rStyle w:val="Nadpis2Char"/>
          <w:rFonts w:asciiTheme="minorHAnsi" w:hAnsiTheme="minorHAnsi" w:cstheme="minorHAnsi"/>
          <w:highlight w:val="green"/>
        </w:rPr>
        <w:t>4.2 akční</w:t>
      </w:r>
      <w:bookmarkEnd w:id="44"/>
      <w:r w:rsidRPr="005534AA">
        <w:rPr>
          <w:rFonts w:cstheme="minorHAnsi"/>
          <w:color w:val="000000"/>
          <w:sz w:val="20"/>
          <w:szCs w:val="20"/>
          <w:highlight w:val="green"/>
          <w:shd w:val="clear" w:color="auto" w:fill="FFFFFF"/>
        </w:rPr>
        <w:t xml:space="preserve"> </w:t>
      </w:r>
    </w:p>
    <w:bookmarkEnd w:id="45"/>
    <w:p w14:paraId="7FFAFA4B" w14:textId="637144CB"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w:t>
      </w:r>
      <w:proofErr w:type="spellStart"/>
      <w:r w:rsidRPr="005534AA">
        <w:rPr>
          <w:rFonts w:cstheme="minorHAnsi"/>
          <w:color w:val="000000"/>
          <w:highlight w:val="green"/>
          <w:shd w:val="clear" w:color="auto" w:fill="FFFFFF"/>
        </w:rPr>
        <w:t>plošinovek</w:t>
      </w:r>
      <w:proofErr w:type="spellEnd"/>
      <w:r w:rsidRPr="005534AA">
        <w:rPr>
          <w:rFonts w:cstheme="minorHAnsi"/>
          <w:color w:val="000000"/>
          <w:highlight w:val="green"/>
          <w:shd w:val="clear" w:color="auto" w:fill="FFFFFF"/>
        </w:rPr>
        <w:t xml:space="preserve">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A87455" w:rsidRPr="00A87455">
            <w:rPr>
              <w:color w:val="000000"/>
              <w:highlight w:val="green"/>
            </w:rPr>
            <w:t>[79]</w:t>
          </w:r>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A87455" w:rsidRPr="00A87455">
            <w:rPr>
              <w:rFonts w:cstheme="minorHAnsi"/>
              <w:color w:val="000000"/>
              <w:highlight w:val="green"/>
              <w:shd w:val="clear" w:color="auto" w:fill="FFFFFF"/>
              <w:lang w:val="en-US"/>
            </w:rPr>
            <w:t>[80]</w:t>
          </w:r>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A87455" w:rsidRPr="00A87455">
            <w:rPr>
              <w:rFonts w:cstheme="minorHAnsi"/>
              <w:color w:val="000000"/>
              <w:highlight w:val="green"/>
              <w:shd w:val="clear" w:color="auto" w:fill="FFFFFF"/>
              <w:lang w:val="en-US"/>
            </w:rPr>
            <w:t>[81]</w:t>
          </w:r>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A87455" w:rsidRPr="00A87455">
            <w:rPr>
              <w:rFonts w:cstheme="minorHAnsi"/>
              <w:color w:val="000000"/>
              <w:highlight w:val="green"/>
              <w:shd w:val="clear" w:color="auto" w:fill="FFFFFF"/>
            </w:rPr>
            <w:t>[82]</w:t>
          </w:r>
        </w:sdtContent>
      </w:sdt>
      <w:r w:rsidRPr="005534AA">
        <w:rPr>
          <w:rFonts w:cstheme="minorHAnsi"/>
          <w:color w:val="000000"/>
          <w:highlight w:val="green"/>
          <w:shd w:val="clear" w:color="auto" w:fill="FFFFFF"/>
        </w:rPr>
        <w:t xml:space="preserve">). Pod pojmem </w:t>
      </w:r>
      <w:proofErr w:type="spellStart"/>
      <w:r w:rsidRPr="005534AA">
        <w:rPr>
          <w:rFonts w:cstheme="minorHAnsi"/>
          <w:color w:val="000000"/>
          <w:highlight w:val="green"/>
          <w:shd w:val="clear" w:color="auto" w:fill="FFFFFF"/>
        </w:rPr>
        <w:t>plošinovka</w:t>
      </w:r>
      <w:proofErr w:type="spellEnd"/>
      <w:r w:rsidRPr="005534AA">
        <w:rPr>
          <w:rFonts w:cstheme="minorHAnsi"/>
          <w:color w:val="000000"/>
          <w:highlight w:val="green"/>
          <w:shd w:val="clear" w:color="auto" w:fill="FFFFFF"/>
        </w:rPr>
        <w:t xml:space="preserve">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A87455" w:rsidRPr="00A87455">
            <w:rPr>
              <w:rFonts w:cstheme="minorHAnsi"/>
              <w:color w:val="000000"/>
              <w:highlight w:val="green"/>
              <w:shd w:val="clear" w:color="auto" w:fill="FFFFFF"/>
            </w:rPr>
            <w:t>[83]</w:t>
          </w:r>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proofErr w:type="spellStart"/>
      <w:r w:rsidR="005B25CD" w:rsidRPr="005534AA">
        <w:rPr>
          <w:rFonts w:cstheme="minorHAnsi"/>
          <w:highlight w:val="green"/>
          <w:shd w:val="clear" w:color="auto" w:fill="FFFFFF"/>
        </w:rPr>
        <w:t>Tomb</w:t>
      </w:r>
      <w:proofErr w:type="spellEnd"/>
      <w:r w:rsidR="005B25CD" w:rsidRPr="005534AA">
        <w:rPr>
          <w:rFonts w:cstheme="minorHAnsi"/>
          <w:highlight w:val="green"/>
          <w:shd w:val="clear" w:color="auto" w:fill="FFFFFF"/>
        </w:rPr>
        <w:t xml:space="preserve"> </w:t>
      </w:r>
      <w:proofErr w:type="spellStart"/>
      <w:r w:rsidR="005B25CD" w:rsidRPr="005534AA">
        <w:rPr>
          <w:rFonts w:cstheme="minorHAnsi"/>
          <w:highlight w:val="green"/>
          <w:shd w:val="clear" w:color="auto" w:fill="FFFFFF"/>
        </w:rPr>
        <w:t>Raider</w:t>
      </w:r>
      <w:proofErr w:type="spellEnd"/>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A87455" w:rsidRPr="00A87455">
            <w:rPr>
              <w:rFonts w:cstheme="minorHAnsi"/>
              <w:color w:val="000000"/>
              <w:highlight w:val="green"/>
              <w:shd w:val="clear" w:color="auto" w:fill="FFFFFF"/>
            </w:rPr>
            <w:t>[84]</w:t>
          </w:r>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A87455" w:rsidRPr="00A87455">
            <w:rPr>
              <w:rFonts w:cstheme="minorHAnsi"/>
              <w:color w:val="000000"/>
              <w:highlight w:val="green"/>
              <w:shd w:val="clear" w:color="auto" w:fill="FFFFFF"/>
              <w:lang w:val="en-US"/>
            </w:rPr>
            <w:t>[85]</w:t>
          </w:r>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A87455" w:rsidRPr="00A87455">
            <w:rPr>
              <w:color w:val="000000"/>
              <w:highlight w:val="green"/>
            </w:rPr>
            <w:t>[86, 87]</w:t>
          </w:r>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46" w:name="_Toc130582120"/>
      <w:bookmarkStart w:id="47" w:name="_Hlk76031922"/>
      <w:r w:rsidRPr="005534AA">
        <w:rPr>
          <w:rFonts w:asciiTheme="minorHAnsi" w:hAnsiTheme="minorHAnsi" w:cstheme="minorHAnsi"/>
          <w:highlight w:val="green"/>
        </w:rPr>
        <w:t>4.3 strategie</w:t>
      </w:r>
      <w:bookmarkEnd w:id="46"/>
    </w:p>
    <w:bookmarkEnd w:id="47"/>
    <w:p w14:paraId="5C393321" w14:textId="35C6B107"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A87455" w:rsidRPr="00A87455">
            <w:rPr>
              <w:rFonts w:cstheme="minorHAnsi"/>
              <w:color w:val="000000"/>
              <w:highlight w:val="green"/>
            </w:rPr>
            <w:t>[88]</w:t>
          </w:r>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A87455" w:rsidRPr="00A87455">
            <w:rPr>
              <w:rFonts w:cstheme="minorHAnsi"/>
              <w:color w:val="000000"/>
              <w:highlight w:val="green"/>
            </w:rPr>
            <w:t>[89]</w:t>
          </w:r>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A87455" w:rsidRPr="00A87455">
            <w:rPr>
              <w:rFonts w:cstheme="minorHAnsi"/>
              <w:color w:val="000000"/>
              <w:highlight w:val="green"/>
              <w:lang w:val="en-US"/>
            </w:rPr>
            <w:t>[90]</w:t>
          </w:r>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A87455" w:rsidRPr="00A87455">
            <w:rPr>
              <w:rFonts w:cstheme="minorHAnsi"/>
              <w:color w:val="000000"/>
              <w:highlight w:val="green"/>
            </w:rPr>
            <w:t>[91]</w:t>
          </w:r>
        </w:sdtContent>
      </w:sdt>
      <w:r w:rsidR="0016786F" w:rsidRPr="005534AA">
        <w:rPr>
          <w:rFonts w:cstheme="minorHAnsi"/>
          <w:highlight w:val="green"/>
        </w:rPr>
        <w:t xml:space="preserve"> a </w:t>
      </w:r>
      <w:proofErr w:type="spellStart"/>
      <w:r w:rsidR="0016786F" w:rsidRPr="005534AA">
        <w:rPr>
          <w:rFonts w:cstheme="minorHAnsi"/>
          <w:highlight w:val="green"/>
          <w:lang w:val="en-US"/>
        </w:rPr>
        <w:t>RollerCoaster</w:t>
      </w:r>
      <w:proofErr w:type="spellEnd"/>
      <w:r w:rsidR="0016786F" w:rsidRPr="005534AA">
        <w:rPr>
          <w:rFonts w:cstheme="minorHAnsi"/>
          <w:highlight w:val="green"/>
          <w:lang w:val="en-US"/>
        </w:rPr>
        <w:t xml:space="preserve">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A87455" w:rsidRPr="00A87455">
            <w:rPr>
              <w:rFonts w:cstheme="minorHAnsi"/>
              <w:color w:val="000000"/>
              <w:highlight w:val="green"/>
            </w:rPr>
            <w:t>[92]</w:t>
          </w:r>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A87455" w:rsidRPr="00A87455">
            <w:rPr>
              <w:color w:val="000000"/>
              <w:highlight w:val="green"/>
            </w:rPr>
            <w:t>[74, 76, 93]</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8" w:name="_Toc130582121"/>
      <w:r w:rsidRPr="005534AA">
        <w:rPr>
          <w:rFonts w:asciiTheme="minorHAnsi" w:hAnsiTheme="minorHAnsi" w:cstheme="minorHAnsi"/>
          <w:highlight w:val="green"/>
          <w:shd w:val="clear" w:color="auto" w:fill="FFFFFF"/>
        </w:rPr>
        <w:t>4.4 závodní</w:t>
      </w:r>
      <w:bookmarkEnd w:id="48"/>
    </w:p>
    <w:p w14:paraId="14B00349" w14:textId="25560B8A"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proofErr w:type="spellStart"/>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w:t>
      </w:r>
      <w:proofErr w:type="spellEnd"/>
      <w:r w:rsidR="00831BEF" w:rsidRPr="005534AA">
        <w:rPr>
          <w:rFonts w:cstheme="minorHAnsi"/>
          <w:highlight w:val="green"/>
          <w:lang w:val="en-US"/>
        </w:rPr>
        <w:t xml:space="preserve">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r w:rsidR="00A87455" w:rsidRPr="00A87455">
            <w:rPr>
              <w:rFonts w:cstheme="minorHAnsi"/>
              <w:color w:val="000000"/>
              <w:highlight w:val="green"/>
            </w:rPr>
            <w:t>[94]</w:t>
          </w:r>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r w:rsidR="00A87455" w:rsidRPr="00A87455">
            <w:rPr>
              <w:rFonts w:cstheme="minorHAnsi"/>
              <w:color w:val="000000"/>
              <w:highlight w:val="green"/>
            </w:rPr>
            <w:t>[95]</w:t>
          </w:r>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w:t>
      </w:r>
      <w:proofErr w:type="spellStart"/>
      <w:r w:rsidR="00B326BD" w:rsidRPr="005534AA">
        <w:rPr>
          <w:rFonts w:cstheme="minorHAnsi"/>
          <w:color w:val="000000"/>
          <w:highlight w:val="green"/>
        </w:rPr>
        <w:t>Redout</w:t>
      </w:r>
      <w:proofErr w:type="spellEnd"/>
      <w:r w:rsidR="00B326BD" w:rsidRPr="005534AA">
        <w:rPr>
          <w:rFonts w:cstheme="minorHAnsi"/>
          <w:color w:val="000000"/>
          <w:highlight w:val="green"/>
        </w:rPr>
        <w:t xml:space="preserve">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r w:rsidR="00A87455" w:rsidRPr="00A87455">
            <w:rPr>
              <w:rFonts w:cstheme="minorHAnsi"/>
              <w:color w:val="000000"/>
              <w:highlight w:val="green"/>
            </w:rPr>
            <w:t>[96]</w:t>
          </w:r>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proofErr w:type="spellStart"/>
      <w:r w:rsidR="00E5767D" w:rsidRPr="005534AA">
        <w:rPr>
          <w:rFonts w:cstheme="minorHAnsi"/>
          <w:highlight w:val="green"/>
        </w:rPr>
        <w:t>FlatOut</w:t>
      </w:r>
      <w:proofErr w:type="spellEnd"/>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r w:rsidR="00A87455" w:rsidRPr="00A87455">
            <w:rPr>
              <w:rFonts w:cstheme="minorHAnsi"/>
              <w:color w:val="000000"/>
              <w:highlight w:val="green"/>
            </w:rPr>
            <w:t>[97]</w:t>
          </w:r>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r w:rsidR="00A87455" w:rsidRPr="00A87455">
            <w:rPr>
              <w:rFonts w:cstheme="minorHAnsi"/>
              <w:color w:val="000000"/>
              <w:highlight w:val="green"/>
            </w:rPr>
            <w:t>[98]</w:t>
          </w:r>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r w:rsidR="00A87455" w:rsidRPr="00A87455">
            <w:rPr>
              <w:rFonts w:cstheme="minorHAnsi"/>
              <w:color w:val="000000"/>
              <w:highlight w:val="green"/>
            </w:rPr>
            <w:t>[76, 99]</w:t>
          </w:r>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49" w:name="_Toc130582122"/>
      <w:r w:rsidRPr="005534AA">
        <w:rPr>
          <w:rFonts w:asciiTheme="minorHAnsi" w:hAnsiTheme="minorHAnsi" w:cstheme="minorHAnsi"/>
          <w:highlight w:val="green"/>
        </w:rPr>
        <w:t>4.5 shrnutí</w:t>
      </w:r>
      <w:bookmarkEnd w:id="49"/>
    </w:p>
    <w:p w14:paraId="40BE8703" w14:textId="3642B77D"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 xml:space="preserve">mezi jejich mechaniky nepatří souboj (např. </w:t>
      </w:r>
      <w:proofErr w:type="spellStart"/>
      <w:r w:rsidR="006151C6" w:rsidRPr="005534AA">
        <w:rPr>
          <w:rFonts w:cstheme="minorHAnsi"/>
          <w:color w:val="000000"/>
          <w:highlight w:val="green"/>
          <w:shd w:val="clear" w:color="auto" w:fill="FFFFFF"/>
        </w:rPr>
        <w:t>Blackhole</w:t>
      </w:r>
      <w:proofErr w:type="spellEnd"/>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r w:rsidR="00A87455" w:rsidRPr="00A87455">
            <w:rPr>
              <w:rFonts w:cstheme="minorHAnsi"/>
              <w:color w:val="000000"/>
              <w:highlight w:val="green"/>
              <w:shd w:val="clear" w:color="auto" w:fill="FFFFFF"/>
            </w:rPr>
            <w:t>[100]</w:t>
          </w:r>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proofErr w:type="spellStart"/>
      <w:r w:rsidR="001A4873" w:rsidRPr="005534AA">
        <w:rPr>
          <w:rFonts w:cstheme="minorHAnsi"/>
          <w:i/>
          <w:iCs/>
          <w:highlight w:val="green"/>
        </w:rPr>
        <w:t>GameManager</w:t>
      </w:r>
      <w:proofErr w:type="spellEnd"/>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w:t>
      </w:r>
      <w:proofErr w:type="spellStart"/>
      <w:r w:rsidR="00DE1145" w:rsidRPr="005534AA">
        <w:rPr>
          <w:rFonts w:cstheme="minorHAnsi"/>
          <w:i/>
          <w:iCs/>
          <w:highlight w:val="green"/>
        </w:rPr>
        <w:t>Chunk</w:t>
      </w:r>
      <w:proofErr w:type="spellEnd"/>
      <w:r w:rsidR="001A4873" w:rsidRPr="005534AA">
        <w:rPr>
          <w:rFonts w:cstheme="minorHAnsi"/>
          <w:highlight w:val="green"/>
        </w:rPr>
        <w:t xml:space="preserve"> na </w:t>
      </w:r>
      <w:r w:rsidR="001A4873" w:rsidRPr="005534AA">
        <w:rPr>
          <w:rFonts w:cstheme="minorHAnsi"/>
          <w:highlight w:val="green"/>
        </w:rPr>
        <w:lastRenderedPageBreak/>
        <w:t>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proofErr w:type="spellStart"/>
      <w:r w:rsidR="001A4873" w:rsidRPr="005534AA">
        <w:rPr>
          <w:rFonts w:cstheme="minorHAnsi"/>
          <w:i/>
          <w:iCs/>
          <w:highlight w:val="green"/>
        </w:rPr>
        <w:t>StatList</w:t>
      </w:r>
      <w:proofErr w:type="spellEnd"/>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proofErr w:type="spellStart"/>
      <w:r w:rsidR="001A4873" w:rsidRPr="005534AA">
        <w:rPr>
          <w:rFonts w:cstheme="minorHAnsi"/>
          <w:i/>
          <w:iCs/>
          <w:highlight w:val="green"/>
        </w:rPr>
        <w:t>Predmet</w:t>
      </w:r>
      <w:proofErr w:type="spellEnd"/>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50" w:name="_Toc130582123"/>
      <w:bookmarkStart w:id="51" w:name="_Hlk76031975"/>
      <w:r w:rsidRPr="005534AA">
        <w:rPr>
          <w:rStyle w:val="Nadpis1Char"/>
          <w:rFonts w:asciiTheme="minorHAnsi" w:hAnsiTheme="minorHAnsi" w:cstheme="minorHAnsi"/>
          <w:highlight w:val="green"/>
        </w:rPr>
        <w:t>5. Grafické výstupy aplikací</w:t>
      </w:r>
      <w:bookmarkEnd w:id="50"/>
    </w:p>
    <w:bookmarkEnd w:id="51"/>
    <w:p w14:paraId="4426DE4A" w14:textId="7893DBFA"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r w:rsidR="00DE4D75" w:rsidRPr="005534AA">
        <w:rPr>
          <w:highlight w:val="green"/>
        </w:rPr>
        <w:t xml:space="preserve">Obr. </w:t>
      </w:r>
      <w:r w:rsidR="00DE4D75">
        <w:rPr>
          <w:noProof/>
          <w:highlight w:val="green"/>
        </w:rPr>
        <w:t>3</w:t>
      </w:r>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8E421AB" w:rsidR="00F67031" w:rsidRDefault="00621EB4" w:rsidP="00621EB4">
      <w:pPr>
        <w:pStyle w:val="Titulek"/>
        <w:ind w:left="1416" w:firstLine="708"/>
        <w:jc w:val="both"/>
      </w:pPr>
      <w:bookmarkStart w:id="52"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DE4D75">
        <w:rPr>
          <w:noProof/>
          <w:highlight w:val="green"/>
        </w:rPr>
        <w:t>3</w:t>
      </w:r>
      <w:r w:rsidRPr="005534AA">
        <w:rPr>
          <w:noProof/>
          <w:highlight w:val="green"/>
        </w:rPr>
        <w:fldChar w:fldCharType="end"/>
      </w:r>
      <w:bookmarkEnd w:id="52"/>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r w:rsidR="00A87455" w:rsidRPr="00A87455">
            <w:rPr>
              <w:i w:val="0"/>
              <w:color w:val="000000"/>
              <w:highlight w:val="green"/>
            </w:rPr>
            <w:t>[101]</w:t>
          </w:r>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53" w:name="_Toc130582124"/>
      <w:r w:rsidRPr="005534AA">
        <w:rPr>
          <w:rFonts w:asciiTheme="minorHAnsi" w:hAnsiTheme="minorHAnsi" w:cstheme="minorHAnsi"/>
          <w:highlight w:val="green"/>
          <w:shd w:val="clear" w:color="auto" w:fill="FFFFFF"/>
        </w:rPr>
        <w:t>5.1 konzolová aplikace</w:t>
      </w:r>
      <w:bookmarkEnd w:id="53"/>
    </w:p>
    <w:p w14:paraId="0AFFEE03" w14:textId="07E55292" w:rsidR="00F67031" w:rsidRPr="00DB634C" w:rsidRDefault="00F67031" w:rsidP="00DF4197">
      <w:pPr>
        <w:ind w:left="1416" w:firstLine="708"/>
        <w:jc w:val="both"/>
        <w:rPr>
          <w:rFonts w:cstheme="minorHAnsi"/>
          <w:lang w:val="en-US"/>
        </w:rPr>
      </w:pPr>
      <w:bookmarkStart w:id="54"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hardwaru využívané 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r w:rsidR="00A87455" w:rsidRPr="00A87455">
            <w:rPr>
              <w:color w:val="000000"/>
              <w:highlight w:val="green"/>
            </w:rPr>
            <w:t>[101]</w:t>
          </w:r>
        </w:sdtContent>
      </w:sdt>
    </w:p>
    <w:p w14:paraId="175AB059" w14:textId="7DF19692" w:rsidR="00F67031" w:rsidRPr="00621687" w:rsidRDefault="00F67031" w:rsidP="00944D4B">
      <w:pPr>
        <w:pStyle w:val="Nadpis2"/>
        <w:ind w:left="708" w:firstLine="708"/>
        <w:rPr>
          <w:rFonts w:asciiTheme="minorHAnsi" w:hAnsiTheme="minorHAnsi" w:cstheme="minorHAnsi"/>
        </w:rPr>
      </w:pPr>
      <w:bookmarkStart w:id="55" w:name="_Toc130582125"/>
      <w:bookmarkEnd w:id="54"/>
      <w:r w:rsidRPr="00621687">
        <w:rPr>
          <w:rFonts w:asciiTheme="minorHAnsi" w:hAnsiTheme="minorHAnsi" w:cstheme="minorHAnsi"/>
        </w:rPr>
        <w:t>5.2 okenní aplikace</w:t>
      </w:r>
      <w:bookmarkEnd w:id="55"/>
    </w:p>
    <w:p w14:paraId="0D2C1636" w14:textId="6FE7E234" w:rsidR="00F67031" w:rsidRPr="00F7533D" w:rsidRDefault="00F67031" w:rsidP="00186740">
      <w:pPr>
        <w:ind w:left="1416" w:firstLine="708"/>
        <w:jc w:val="both"/>
      </w:pPr>
      <w:r w:rsidRPr="00F7533D">
        <w:t xml:space="preserve">Dnes se </w:t>
      </w:r>
      <w:r w:rsidR="00186740">
        <w:t>běžný uživatel nejčastěji setká</w:t>
      </w:r>
      <w:r w:rsidRPr="00F7533D">
        <w:t xml:space="preserve"> s</w:t>
      </w:r>
      <w:r w:rsidR="00186740">
        <w:t> </w:t>
      </w:r>
      <w:r w:rsidRPr="00F7533D">
        <w:t>programy</w:t>
      </w:r>
      <w:r w:rsidR="00186740">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56" w:name="_Toc130582126"/>
      <w:r w:rsidRPr="00F7533D">
        <w:rPr>
          <w:rFonts w:asciiTheme="minorHAnsi" w:hAnsiTheme="minorHAnsi" w:cstheme="minorHAnsi"/>
          <w:shd w:val="clear" w:color="auto" w:fill="FFFFFF"/>
        </w:rPr>
        <w:t>5.2.1 WinForm</w:t>
      </w:r>
      <w:bookmarkEnd w:id="56"/>
    </w:p>
    <w:p w14:paraId="537947F6" w14:textId="086DC06A"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w:t>
      </w:r>
      <w:r w:rsidR="0077402B">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sidR="00223C8D">
        <w:rPr>
          <w:rFonts w:cstheme="minorHAnsi"/>
        </w:rPr>
        <w:t>,</w:t>
      </w:r>
      <w:r w:rsidR="006919B1">
        <w:rPr>
          <w:rFonts w:cstheme="minorHAnsi"/>
        </w:rPr>
        <w:t xml:space="preserve"> projevující se problikáváním překreslovaných prvků či zanecháváním stopy</w:t>
      </w:r>
      <w:r w:rsidR="00F611CE">
        <w:rPr>
          <w:rFonts w:cstheme="minorHAnsi"/>
        </w:rPr>
        <w:t xml:space="preserve"> při pohybu</w:t>
      </w:r>
      <w:r w:rsidR="006919B1">
        <w:rPr>
          <w:rFonts w:cstheme="minorHAnsi"/>
        </w:rPr>
        <w:t xml:space="preserve">. Jelikož Windows </w:t>
      </w:r>
      <w:proofErr w:type="spellStart"/>
      <w:r w:rsidR="00392F1B">
        <w:rPr>
          <w:rFonts w:cstheme="minorHAnsi"/>
        </w:rPr>
        <w:t>F</w:t>
      </w:r>
      <w:r w:rsidR="006919B1">
        <w:rPr>
          <w:rFonts w:cstheme="minorHAnsi"/>
        </w:rPr>
        <w:t>orms</w:t>
      </w:r>
      <w:proofErr w:type="spellEnd"/>
      <w:r w:rsidR="006919B1">
        <w:rPr>
          <w:rFonts w:cstheme="minorHAnsi"/>
        </w:rPr>
        <w:t xml:space="preserve"> k vykreslování využívají GDI+ (</w:t>
      </w:r>
      <w:r w:rsidR="006919B1" w:rsidRPr="0004738A">
        <w:rPr>
          <w:rFonts w:cstheme="minorHAnsi"/>
          <w:lang w:val="en-US"/>
        </w:rPr>
        <w:t>Graphics Device Interface</w:t>
      </w:r>
      <w:r w:rsidR="006919B1">
        <w:rPr>
          <w:rFonts w:cstheme="minorHAnsi"/>
        </w:rPr>
        <w:t xml:space="preserve">) </w:t>
      </w:r>
      <w:r w:rsidR="00196932">
        <w:rPr>
          <w:rFonts w:cstheme="minorHAnsi"/>
        </w:rPr>
        <w:t>je možné okno aplikace zobrazit i při použití vzdálené plochy, která neumožňuje využívat GPU.</w:t>
      </w:r>
      <w:r w:rsidR="00145BD5">
        <w:rPr>
          <w:rFonts w:cstheme="minorHAnsi"/>
        </w:rPr>
        <w:t xml:space="preserve"> </w:t>
      </w:r>
      <w:r w:rsidRPr="00D20F7B">
        <w:rPr>
          <w:rFonts w:cstheme="minorHAnsi"/>
        </w:rPr>
        <w:t>Výraznou nevýhodou jsou absolutní rozměry a poloha prvků, které zůstávají při změně velikosti okna neměnné</w:t>
      </w:r>
      <w:r w:rsidR="00505C58">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r w:rsidR="00A87455" w:rsidRPr="00A87455">
            <w:rPr>
              <w:color w:val="000000"/>
            </w:rPr>
            <w:t>[101–106]</w:t>
          </w:r>
        </w:sdtContent>
      </w:sdt>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57" w:name="_Toc130582127"/>
      <w:r w:rsidRPr="00621687">
        <w:rPr>
          <w:rFonts w:asciiTheme="minorHAnsi" w:hAnsiTheme="minorHAnsi" w:cstheme="minorHAnsi"/>
          <w:shd w:val="clear" w:color="auto" w:fill="FFFFFF"/>
        </w:rPr>
        <w:t>5.2.2 WPF</w:t>
      </w:r>
      <w:bookmarkEnd w:id="57"/>
    </w:p>
    <w:p w14:paraId="6C3C628A" w14:textId="4674E7FF"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r w:rsidR="00FD7510">
        <w:rPr>
          <w:rFonts w:cstheme="minorHAnsi"/>
          <w:highlight w:val="darkCyan"/>
        </w:rPr>
        <w:t xml:space="preserve"> </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A87455" w:rsidRPr="00A87455">
            <w:rPr>
              <w:rFonts w:cstheme="minorHAnsi"/>
              <w:color w:val="000000"/>
              <w:highlight w:val="darkCyan"/>
            </w:rPr>
            <w:t>[107]</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r w:rsidR="00A87455" w:rsidRPr="00A87455">
            <w:rPr>
              <w:color w:val="000000"/>
            </w:rPr>
            <w:t>[101]</w:t>
          </w:r>
        </w:sdtContent>
      </w:sdt>
    </w:p>
    <w:p w14:paraId="2274372C" w14:textId="0CBB4F47"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4D75">
        <w:t xml:space="preserve">Obr. </w:t>
      </w:r>
      <w:r w:rsidR="00DE4D75">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A87455" w:rsidRPr="00A87455">
            <w:rPr>
              <w:rFonts w:cstheme="minorHAnsi"/>
              <w:color w:val="000000"/>
            </w:rPr>
            <w:t>[108]</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E645438" w:rsidR="008F5331" w:rsidRDefault="008F5331" w:rsidP="008F5331">
      <w:pPr>
        <w:pStyle w:val="Titulek"/>
        <w:ind w:left="2832" w:firstLine="708"/>
        <w:jc w:val="both"/>
        <w:rPr>
          <w:rFonts w:cstheme="minorHAnsi"/>
          <w:color w:val="00B050"/>
        </w:rPr>
      </w:pPr>
      <w:bookmarkStart w:id="58" w:name="_Ref85442384"/>
      <w:r>
        <w:t xml:space="preserve">Obr. </w:t>
      </w:r>
      <w:fldSimple w:instr=" SEQ Obrázek \* ARABIC ">
        <w:r w:rsidR="00DE4D75">
          <w:rPr>
            <w:noProof/>
          </w:rPr>
          <w:t>4</w:t>
        </w:r>
      </w:fldSimple>
      <w:bookmarkEnd w:id="58"/>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A87455" w:rsidRPr="00A87455">
            <w:rPr>
              <w:i w:val="0"/>
              <w:color w:val="000000"/>
            </w:rPr>
            <w:t>[108]</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9" w:name="_Toc130582128"/>
      <w:r w:rsidRPr="00FD4AB2">
        <w:rPr>
          <w:rFonts w:asciiTheme="minorHAnsi" w:hAnsiTheme="minorHAnsi" w:cstheme="minorHAnsi"/>
        </w:rPr>
        <w:lastRenderedPageBreak/>
        <w:t>5.3 mobilní aplikace</w:t>
      </w:r>
      <w:bookmarkEnd w:id="59"/>
    </w:p>
    <w:p w14:paraId="245FD7D1" w14:textId="77FADBFF" w:rsidR="00F67031" w:rsidRPr="00FD4AB2" w:rsidRDefault="00F67031" w:rsidP="005E0D08">
      <w:pPr>
        <w:ind w:firstLine="708"/>
        <w:jc w:val="both"/>
        <w:rPr>
          <w:rFonts w:cstheme="minorHAnsi"/>
        </w:rPr>
      </w:pPr>
      <w:r w:rsidRPr="00FD4AB2">
        <w:rPr>
          <w:rFonts w:cstheme="minorHAnsi"/>
        </w:rPr>
        <w:t xml:space="preserve">Jelikož </w:t>
      </w:r>
      <w:r w:rsidR="0078640B">
        <w:rPr>
          <w:rFonts w:cstheme="minorHAnsi"/>
        </w:rPr>
        <w:t>posledních pět let trh s mobilními aplikace</w:t>
      </w:r>
      <w:r w:rsidR="00DF2014">
        <w:rPr>
          <w:rFonts w:cstheme="minorHAnsi"/>
        </w:rPr>
        <w:t>mi</w:t>
      </w:r>
      <w:r w:rsidR="0078640B">
        <w:rPr>
          <w:rFonts w:cstheme="minorHAnsi"/>
        </w:rPr>
        <w:t xml:space="preserve"> překonává ten počítačový</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r w:rsidR="00FD30DB">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r w:rsidR="00A87455" w:rsidRPr="00A87455">
            <w:rPr>
              <w:rFonts w:cstheme="minorHAnsi"/>
              <w:color w:val="000000"/>
            </w:rPr>
            <w:t>[109]</w:t>
          </w:r>
        </w:sdtContent>
      </w:sdt>
    </w:p>
    <w:p w14:paraId="0BE741E6" w14:textId="77777777" w:rsidR="00F67031" w:rsidRPr="00FD4AB2" w:rsidRDefault="00F67031" w:rsidP="00203F25">
      <w:pPr>
        <w:pStyle w:val="Nadpis3"/>
        <w:ind w:left="1416" w:firstLine="708"/>
        <w:rPr>
          <w:rFonts w:asciiTheme="minorHAnsi" w:hAnsiTheme="minorHAnsi" w:cstheme="minorHAnsi"/>
        </w:rPr>
      </w:pPr>
      <w:bookmarkStart w:id="60" w:name="_Toc130582129"/>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60"/>
      <w:proofErr w:type="spellEnd"/>
    </w:p>
    <w:p w14:paraId="0ED6474E" w14:textId="2E769B7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r w:rsidR="00370AC2" w:rsidRPr="00FD4AB2">
        <w:rPr>
          <w:rFonts w:cstheme="minorHAnsi"/>
        </w:rPr>
        <w:t xml:space="preserve"> Grafické rozhraní je možné místo v XAML vytvořit pomocí C#,</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A87455" w:rsidRPr="00A87455">
            <w:rPr>
              <w:rFonts w:cstheme="minorHAnsi"/>
              <w:color w:val="000000"/>
            </w:rPr>
            <w:t>[110]</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A87455" w:rsidRPr="00A87455">
            <w:rPr>
              <w:rFonts w:cstheme="minorHAnsi"/>
              <w:color w:val="000000"/>
            </w:rPr>
            <w:t>[111]</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r w:rsidR="001C1EE6">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DefaultPlaceholder_-1854013440"/>
          </w:placeholder>
        </w:sdtPr>
        <w:sdtContent>
          <w:r w:rsidR="00A87455" w:rsidRPr="00A87455">
            <w:rPr>
              <w:rFonts w:cstheme="minorHAnsi"/>
              <w:color w:val="000000"/>
            </w:rPr>
            <w:t>[112–116]</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61" w:name="_Toc130582130"/>
      <w:r w:rsidRPr="00FD4AB2">
        <w:rPr>
          <w:rFonts w:asciiTheme="minorHAnsi" w:hAnsiTheme="minorHAnsi" w:cstheme="minorHAnsi"/>
        </w:rPr>
        <w:t>5.3.2 Android Studio</w:t>
      </w:r>
      <w:bookmarkEnd w:id="61"/>
    </w:p>
    <w:p w14:paraId="514741BA" w14:textId="599F593C" w:rsidR="00F67031" w:rsidRPr="00583536" w:rsidRDefault="00A20037" w:rsidP="00583536">
      <w:pPr>
        <w:jc w:val="both"/>
        <w:rPr>
          <w:rFonts w:cstheme="minorHAnsi"/>
        </w:rPr>
      </w:pPr>
      <w:r w:rsidRPr="00FD4AB2">
        <w:rPr>
          <w:rFonts w:cstheme="minorHAnsi"/>
        </w:rPr>
        <w:t xml:space="preserve">Android studio je oficiální IDE a </w:t>
      </w:r>
      <w:r w:rsidR="004C1CDA" w:rsidRPr="0004738A">
        <w:rPr>
          <w:rFonts w:cstheme="minorHAnsi"/>
        </w:rPr>
        <w:t>SDK</w:t>
      </w:r>
      <w:r w:rsidRPr="00FD4AB2">
        <w:rPr>
          <w:rFonts w:cstheme="minorHAnsi"/>
          <w:color w:val="FF0000"/>
        </w:rPr>
        <w:t xml:space="preserve"> </w:t>
      </w:r>
      <w:r w:rsidRPr="00FD4AB2">
        <w:rPr>
          <w:rFonts w:cstheme="minorHAnsi"/>
        </w:rPr>
        <w:t>pro vývoj aplikací pro Android od Googlu.</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DefaultPlaceholder_-1854013440"/>
          </w:placeholder>
        </w:sdtPr>
        <w:sdtContent>
          <w:r w:rsidR="00A87455" w:rsidRPr="00A87455">
            <w:rPr>
              <w:rFonts w:cstheme="minorHAnsi"/>
              <w:color w:val="000000"/>
            </w:rPr>
            <w:t>[117–119]</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62" w:name="_Toc1305821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62"/>
    </w:p>
    <w:p w14:paraId="5898C64A" w14:textId="6A0F0E52" w:rsidR="00F85EA1" w:rsidRDefault="00650F7B" w:rsidP="008744CF">
      <w:pPr>
        <w:ind w:firstLine="708"/>
      </w:pPr>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w:t>
      </w:r>
      <w:r w:rsidR="00E7518E">
        <w:t xml:space="preserve"> </w:t>
      </w:r>
      <w:r w:rsidR="0097423B">
        <w:t>V případě potřeby je možné přidat platformě závislí kód.</w:t>
      </w:r>
      <w:r w:rsidR="008F5B84">
        <w:t xml:space="preserve"> Tento kód se může provádět například spouštění aplikace, které je pro každou platformu odlišné. Další možnost je definovat rozhraní a pro každý systém udělat jinou definici, čímž je možné přistupovat k funkcím, které není možné zobecnit.</w:t>
      </w:r>
      <w:r w:rsidR="0097423B">
        <w:t xml:space="preserve">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DefaultPlaceholder_-1854013440"/>
          </w:placeholder>
        </w:sdtPr>
        <w:sdtContent>
          <w:r w:rsidR="00A87455" w:rsidRPr="00A87455">
            <w:rPr>
              <w:color w:val="000000"/>
            </w:rPr>
            <w:t>[37]</w:t>
          </w:r>
        </w:sdtContent>
      </w:sdt>
    </w:p>
    <w:p w14:paraId="7EDDFBC2" w14:textId="674B1C77" w:rsidR="00DC6849" w:rsidRDefault="00DC6849" w:rsidP="008744CF">
      <w:pPr>
        <w:ind w:firstLine="708"/>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DefaultPlaceholder_-1854013440"/>
          </w:placeholder>
        </w:sdtPr>
        <w:sdtContent>
          <w:r w:rsidR="00A87455" w:rsidRPr="00A87455">
            <w:rPr>
              <w:color w:val="000000"/>
            </w:rPr>
            <w:t>[120–122]</w:t>
          </w:r>
        </w:sdtContent>
      </w:sdt>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63" w:name="_Toc1305821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63"/>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808B202"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w:t>
      </w:r>
      <w:r w:rsidR="00CC328B" w:rsidRPr="00FD4AB2">
        <w:rPr>
          <w:rFonts w:cstheme="minorHAnsi"/>
        </w:rPr>
        <w:lastRenderedPageBreak/>
        <w:t xml:space="preserve">podobné podsystémy, které řeší fyziku, kolize, světlo a </w:t>
      </w:r>
      <w:r w:rsidR="00B31CA3" w:rsidRPr="00FD4AB2">
        <w:rPr>
          <w:rFonts w:cstheme="minorHAnsi"/>
        </w:rPr>
        <w:t>renderování výsledného obrazu</w:t>
      </w:r>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04738A">
        <w:rPr>
          <w:rFonts w:cstheme="minorHAnsi"/>
        </w:rPr>
        <w:t>Ubisoft</w:t>
      </w:r>
      <w:proofErr w:type="spellEnd"/>
      <w:r w:rsidR="005D6040" w:rsidRPr="0004738A">
        <w:rPr>
          <w:rFonts w:cstheme="minorHAnsi"/>
        </w:rPr>
        <w:t xml:space="preserve"> a</w:t>
      </w:r>
      <w:r w:rsidR="005D6040" w:rsidRPr="00FD4AB2">
        <w:rPr>
          <w:rFonts w:cstheme="minorHAnsi"/>
          <w:color w:val="FF0000"/>
        </w:rPr>
        <w:t xml:space="preserve">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r w:rsidR="000F7F76">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DefaultPlaceholder_-1854013440"/>
          </w:placeholder>
        </w:sdtPr>
        <w:sdtContent>
          <w:r w:rsidR="00A87455" w:rsidRPr="00A87455">
            <w:rPr>
              <w:rFonts w:cstheme="minorHAnsi"/>
              <w:color w:val="000000"/>
            </w:rPr>
            <w:t>[123, 124]</w:t>
          </w:r>
        </w:sdtContent>
      </w:sdt>
    </w:p>
    <w:p w14:paraId="13403E62" w14:textId="77777777" w:rsidR="008455A2" w:rsidRDefault="008455A2" w:rsidP="00817E35">
      <w:pPr>
        <w:pStyle w:val="Odstavecseseznamem"/>
        <w:ind w:left="1428" w:firstLine="696"/>
        <w:jc w:val="both"/>
        <w:rPr>
          <w:rFonts w:cstheme="minorHAnsi"/>
        </w:rPr>
      </w:pPr>
    </w:p>
    <w:p w14:paraId="6476A5B0" w14:textId="42E5BD46" w:rsidR="00F67031" w:rsidRPr="00476647" w:rsidRDefault="00F67031" w:rsidP="0004738A">
      <w:pPr>
        <w:pStyle w:val="Odstavecseseznamem"/>
        <w:ind w:left="1428" w:firstLine="696"/>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64" w:name="_Toc1305821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64"/>
    </w:p>
    <w:p w14:paraId="5288A1C8" w14:textId="5296641E" w:rsidR="003D352F"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sidR="00F56408">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DefaultPlaceholder_-1854013440"/>
          </w:placeholder>
        </w:sdtPr>
        <w:sdtEndPr>
          <w:rPr>
            <w:shd w:val="clear" w:color="auto" w:fill="auto"/>
          </w:rPr>
        </w:sdtEndPr>
        <w:sdtContent>
          <w:r w:rsidR="00A87455" w:rsidRPr="00A87455">
            <w:rPr>
              <w:color w:val="000000"/>
            </w:rPr>
            <w:t>[125–128]</w:t>
          </w:r>
        </w:sdtContent>
      </w:sdt>
    </w:p>
    <w:p w14:paraId="635C71F9" w14:textId="11E8B1DD" w:rsidR="00F67031" w:rsidRPr="001A72A6" w:rsidRDefault="00F67031" w:rsidP="00DC1351">
      <w:pPr>
        <w:ind w:left="708" w:firstLine="708"/>
        <w:jc w:val="both"/>
        <w:rPr>
          <w:shd w:val="clear" w:color="auto" w:fill="FFFFFF"/>
        </w:rPr>
      </w:pPr>
      <w:r w:rsidRPr="00D20F7B">
        <w:rPr>
          <w:shd w:val="clear" w:color="auto" w:fill="FFFFFF"/>
        </w:rPr>
        <w:t xml:space="preserve"> Pokud zisk za předešlých </w:t>
      </w:r>
      <w:r w:rsidR="003946B9">
        <w:rPr>
          <w:shd w:val="clear" w:color="auto" w:fill="FFFFFF"/>
        </w:rPr>
        <w:t>dvanáct</w:t>
      </w:r>
      <w:r w:rsidRPr="00D20F7B">
        <w:rPr>
          <w:shd w:val="clear" w:color="auto" w:fill="FFFFFF"/>
        </w:rPr>
        <w:t xml:space="preserve"> měsíců nepřekročil </w:t>
      </w:r>
      <w:r w:rsidR="003946B9">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DefaultPlaceholder_-1854013440"/>
          </w:placeholder>
        </w:sdtPr>
        <w:sdtContent>
          <w:r w:rsidR="00A87455" w:rsidRPr="00A87455">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DefaultPlaceholder_-1854013440"/>
          </w:placeholder>
        </w:sdtPr>
        <w:sdtContent>
          <w:r w:rsidR="00A87455" w:rsidRPr="00A87455">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DefaultPlaceholder_-1854013440"/>
          </w:placeholder>
        </w:sdtPr>
        <w:sdtEndPr>
          <w:rPr>
            <w:shd w:val="clear" w:color="auto" w:fill="auto"/>
          </w:rPr>
        </w:sdtEndPr>
        <w:sdtContent>
          <w:r w:rsidR="00A87455" w:rsidRPr="00A87455">
            <w:rPr>
              <w:color w:val="000000"/>
            </w:rPr>
            <w:t>[131–135]</w:t>
          </w:r>
        </w:sdtContent>
      </w:sdt>
      <w:r w:rsidRPr="00D20F7B">
        <w:rPr>
          <w:shd w:val="clear" w:color="auto" w:fill="FFFFFF"/>
        </w:rPr>
        <w:t>.</w:t>
      </w:r>
    </w:p>
    <w:p w14:paraId="6C8D562A" w14:textId="0339E37B"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w:t>
      </w:r>
      <w:r w:rsidRPr="00EF52A4">
        <w:rPr>
          <w:shd w:val="clear" w:color="auto" w:fill="FFFFFF"/>
        </w:rPr>
        <w:lastRenderedPageBreak/>
        <w:t xml:space="preserve">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00AF1C76">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r w:rsidR="00956EEC">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DefaultPlaceholder_-1854013440"/>
          </w:placeholder>
        </w:sdtPr>
        <w:sdtContent>
          <w:r w:rsidR="00A87455" w:rsidRPr="00A87455">
            <w:rPr>
              <w:color w:val="000000"/>
            </w:rPr>
            <w:t>[136–142]</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65" w:name="_Toc1305821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65"/>
    </w:p>
    <w:p w14:paraId="098E7EA7" w14:textId="04EEB3A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DefaultPlaceholder_-1854013440"/>
          </w:placeholder>
        </w:sdtPr>
        <w:sdtContent>
          <w:r w:rsidR="00A87455" w:rsidRPr="00A87455">
            <w:rPr>
              <w:rFonts w:cstheme="minorHAnsi"/>
              <w:color w:val="000000"/>
              <w:lang w:val="en-US"/>
            </w:rPr>
            <w:t>[143]</w:t>
          </w:r>
        </w:sdtContent>
      </w:sdt>
      <w:r w:rsidRPr="00D20F7B">
        <w:rPr>
          <w:rFonts w:cstheme="minorHAnsi"/>
        </w:rPr>
        <w:t xml:space="preserve">. Pokud zisk produktu nepřekročí </w:t>
      </w:r>
      <w:r w:rsidR="00FC4E9A">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sidR="00103158">
        <w:rPr>
          <w:rFonts w:cstheme="minorHAnsi"/>
        </w:rPr>
        <w:t>pět</w:t>
      </w:r>
      <w:r w:rsidR="00520DEB">
        <w:rPr>
          <w:rFonts w:cstheme="minorHAnsi"/>
        </w:rPr>
        <w:t>i</w:t>
      </w:r>
      <w:r w:rsidR="00103158">
        <w:rPr>
          <w:rFonts w:cstheme="minorHAnsi"/>
        </w:rPr>
        <w:t xml:space="preserve"> procent</w:t>
      </w:r>
      <w:r w:rsidR="00520DEB">
        <w:rPr>
          <w:rFonts w:cstheme="minorHAnsi"/>
        </w:rPr>
        <w: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DefaultPlaceholder_-1854013440"/>
          </w:placeholder>
        </w:sdtPr>
        <w:sdtContent>
          <w:r w:rsidR="00A87455" w:rsidRPr="00A87455">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DefaultPlaceholder_-1854013440"/>
          </w:placeholder>
        </w:sdtPr>
        <w:sdtContent>
          <w:r w:rsidR="00A87455" w:rsidRPr="00A87455">
            <w:rPr>
              <w:rFonts w:cstheme="minorHAnsi"/>
              <w:color w:val="000000"/>
              <w:lang w:val="en-US"/>
            </w:rPr>
            <w:t>[145]</w:t>
          </w:r>
        </w:sdtContent>
      </w:sdt>
      <w:r w:rsidR="00272668">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DefaultPlaceholder_-1854013440"/>
          </w:placeholder>
        </w:sdtPr>
        <w:sdtEndPr>
          <w:rPr>
            <w:rFonts w:cstheme="minorBidi"/>
            <w:lang w:val="cs-CZ"/>
          </w:rPr>
        </w:sdtEndPr>
        <w:sdtContent>
          <w:r w:rsidR="00A87455" w:rsidRPr="00A87455">
            <w:rPr>
              <w:color w:val="000000"/>
            </w:rPr>
            <w:t>[146–148]</w:t>
          </w:r>
        </w:sdtContent>
      </w:sdt>
    </w:p>
    <w:p w14:paraId="11F3951E" w14:textId="4A2F8896"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A87455" w:rsidRPr="00A87455">
            <w:rPr>
              <w:rFonts w:cstheme="minorHAnsi"/>
              <w:color w:val="000000"/>
            </w:rPr>
            <w:t>[123]</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66" w:name="_Toc1305821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66"/>
    </w:p>
    <w:p w14:paraId="47C5778D" w14:textId="25CE0163"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rsidR="008801FA">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6335DB">
        <w:t>pěti tisíc</w:t>
      </w:r>
      <w:r w:rsidRPr="00D20F7B">
        <w:t xml:space="preserve"> amerických dolarů ze zisku za rok je poplatek odpuštěn ze zbytku se platí </w:t>
      </w:r>
      <w:r w:rsidR="00AC498D">
        <w:t>pěti procentní</w:t>
      </w:r>
      <w:r w:rsidRPr="00D20F7B">
        <w:t xml:space="preserve"> podíl.</w:t>
      </w:r>
      <w:r w:rsidR="00FF6D29">
        <w:rPr>
          <w:lang w:val="en-US"/>
        </w:rPr>
        <w:t xml:space="preserve"> </w:t>
      </w:r>
      <w:r w:rsidRPr="00D20F7B">
        <w:t>Jako programovací jazyk je možné použít C++ nebo C#.</w:t>
      </w:r>
      <w:r w:rsidR="00FF6D29"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D3EE3B488F894B518E2BBAB11EA3CDE6"/>
          </w:placeholder>
        </w:sdtPr>
        <w:sdtContent>
          <w:r w:rsidR="00A87455" w:rsidRPr="00A87455">
            <w:rPr>
              <w:color w:val="000000"/>
            </w:rPr>
            <w:t>[149]</w:t>
          </w:r>
        </w:sdtContent>
      </w:sdt>
    </w:p>
    <w:p w14:paraId="7D884438" w14:textId="77777777" w:rsidR="00F67031" w:rsidRPr="001A72A6" w:rsidRDefault="00F67031" w:rsidP="00DC1351">
      <w:pPr>
        <w:pStyle w:val="Nadpis3"/>
        <w:ind w:left="1416" w:firstLine="708"/>
        <w:rPr>
          <w:rFonts w:asciiTheme="minorHAnsi" w:hAnsiTheme="minorHAnsi" w:cstheme="minorHAnsi"/>
        </w:rPr>
      </w:pPr>
      <w:bookmarkStart w:id="67" w:name="_Toc1305821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67"/>
    </w:p>
    <w:p w14:paraId="6FAE1D0A" w14:textId="35F8AC2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4D75">
        <w:t xml:space="preserve">Tab. </w:t>
      </w:r>
      <w:r w:rsidR="00DE4D75">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rsidR="003F1528">
        <w:t>dvanáct</w:t>
      </w:r>
      <w:r w:rsidRPr="00EF52A4">
        <w:t xml:space="preserve">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lastRenderedPageBreak/>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EB09AF2" w:rsidR="00F67031" w:rsidRPr="00621687" w:rsidRDefault="00F67031" w:rsidP="00427107">
      <w:pPr>
        <w:pStyle w:val="Titulek"/>
        <w:rPr>
          <w:rFonts w:cstheme="minorHAnsi"/>
        </w:rPr>
      </w:pPr>
      <w:bookmarkStart w:id="68" w:name="_Ref75370800"/>
      <w:r>
        <w:t xml:space="preserve">Tab. </w:t>
      </w:r>
      <w:fldSimple w:instr=" SEQ Tabulka \* ARABIC ">
        <w:r w:rsidR="00DE4D75">
          <w:rPr>
            <w:noProof/>
          </w:rPr>
          <w:t>3</w:t>
        </w:r>
      </w:fldSimple>
      <w:bookmarkEnd w:id="68"/>
      <w:r>
        <w:t xml:space="preserve"> srovnání </w:t>
      </w:r>
      <w:proofErr w:type="spellStart"/>
      <w:r>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DefaultPlaceholder_-1854013440"/>
          </w:placeholder>
        </w:sdtPr>
        <w:sdtContent>
          <w:r w:rsidR="00A87455" w:rsidRPr="00A87455">
            <w:rPr>
              <w:i w:val="0"/>
              <w:color w:val="000000"/>
            </w:rPr>
            <w:t>[132, 149–153]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9" w:name="_Toc130582137"/>
      <w:r w:rsidRPr="00621687">
        <w:rPr>
          <w:rStyle w:val="Nadpis1Char"/>
          <w:rFonts w:asciiTheme="minorHAnsi" w:hAnsiTheme="minorHAnsi" w:cstheme="minorHAnsi"/>
        </w:rPr>
        <w:t>6. Návrh aplikačního modelu</w:t>
      </w:r>
      <w:bookmarkEnd w:id="69"/>
    </w:p>
    <w:p w14:paraId="21569E0E" w14:textId="0E8B45CD"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DE4D75">
        <w:t xml:space="preserve">Obr. </w:t>
      </w:r>
      <w:r w:rsidR="00DE4D75">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7B81C1D0" w:rsidR="00326B51" w:rsidRDefault="00112F07" w:rsidP="00112F07">
      <w:pPr>
        <w:pStyle w:val="Titulek"/>
      </w:pPr>
      <w:bookmarkStart w:id="70" w:name="_Ref127987606"/>
      <w:r>
        <w:t xml:space="preserve">Obr. </w:t>
      </w:r>
      <w:fldSimple w:instr=" SEQ Obrázek \* ARABIC ">
        <w:r w:rsidR="00DE4D75">
          <w:rPr>
            <w:noProof/>
          </w:rPr>
          <w:t>5</w:t>
        </w:r>
      </w:fldSimple>
      <w:bookmarkEnd w:id="70"/>
      <w:r>
        <w:t xml:space="preserve"> relační diagram </w:t>
      </w:r>
      <w:r w:rsidR="005B0942">
        <w:t>postavy – vlastní</w:t>
      </w:r>
    </w:p>
    <w:p w14:paraId="34043BB6" w14:textId="0725C521"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E4D75">
        <w:t xml:space="preserve">Obr. </w:t>
      </w:r>
      <w:r w:rsidR="00DE4D75">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57EAA941" w:rsidR="00C22C72" w:rsidRDefault="004B0EF4" w:rsidP="004B0EF4">
      <w:pPr>
        <w:pStyle w:val="Titulek"/>
      </w:pPr>
      <w:bookmarkStart w:id="71" w:name="_Ref130125708"/>
      <w:r>
        <w:t xml:space="preserve">Obr. </w:t>
      </w:r>
      <w:fldSimple w:instr=" SEQ Obrázek \* ARABIC ">
        <w:r w:rsidR="00DE4D75">
          <w:rPr>
            <w:noProof/>
          </w:rPr>
          <w:t>6</w:t>
        </w:r>
      </w:fldSimple>
      <w:bookmarkEnd w:id="71"/>
      <w:r>
        <w:t xml:space="preserve"> diagram </w:t>
      </w:r>
      <w:proofErr w:type="spellStart"/>
      <w:r>
        <w:t>GameManeger</w:t>
      </w:r>
      <w:proofErr w:type="spellEnd"/>
      <w:r>
        <w:t>-vlastní</w:t>
      </w:r>
    </w:p>
    <w:p w14:paraId="2F8298B3" w14:textId="3131FF75" w:rsidR="00EF56C2" w:rsidRDefault="00EF56C2" w:rsidP="00EF56C2">
      <w:pPr>
        <w:pStyle w:val="Nadpis2"/>
      </w:pPr>
      <w:bookmarkStart w:id="72" w:name="_Toc130582138"/>
      <w:r w:rsidRPr="005534AA">
        <w:t>6.1 Návrhové vzory</w:t>
      </w:r>
      <w:r w:rsidR="00C571C5">
        <w:t xml:space="preserve"> (</w:t>
      </w:r>
      <w:r w:rsidR="00C571C5" w:rsidRPr="005534AA">
        <w:rPr>
          <w:lang w:val="en-US"/>
        </w:rPr>
        <w:t>design patterns</w:t>
      </w:r>
      <w:r w:rsidR="00C571C5">
        <w:t>)</w:t>
      </w:r>
      <w:bookmarkEnd w:id="72"/>
    </w:p>
    <w:p w14:paraId="4DEB4110" w14:textId="098E8447"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r w:rsidR="00A87455" w:rsidRPr="00A87455">
            <w:rPr>
              <w:color w:val="000000"/>
            </w:rPr>
            <w:t>[154–158]</w:t>
          </w:r>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73" w:name="_Toc130582139"/>
      <w:r>
        <w:t xml:space="preserve">6.1.1 </w:t>
      </w:r>
      <w:proofErr w:type="spellStart"/>
      <w:r>
        <w:t>Factory</w:t>
      </w:r>
      <w:proofErr w:type="spellEnd"/>
      <w:r>
        <w:t xml:space="preserve"> metoda</w:t>
      </w:r>
      <w:bookmarkEnd w:id="73"/>
    </w:p>
    <w:p w14:paraId="3F6C1D32" w14:textId="6AE138DF"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r w:rsidR="00E243F7">
        <w:t xml:space="preserv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r w:rsidR="00A87455" w:rsidRPr="00A87455">
            <w:rPr>
              <w:color w:val="000000"/>
            </w:rPr>
            <w:t>[159]</w:t>
          </w:r>
        </w:sdtContent>
      </w:sdt>
    </w:p>
    <w:p w14:paraId="059FA652" w14:textId="0EE2CEF1" w:rsidR="009A34E7" w:rsidRDefault="009A34E7" w:rsidP="005534AA">
      <w:pPr>
        <w:pStyle w:val="Nadpis3"/>
      </w:pPr>
      <w:bookmarkStart w:id="74" w:name="_Toc130582140"/>
      <w:r>
        <w:t>6.1.2 Singleton</w:t>
      </w:r>
      <w:bookmarkEnd w:id="74"/>
    </w:p>
    <w:p w14:paraId="2E29A72E" w14:textId="1D0DC70F" w:rsidR="009A34E7" w:rsidRDefault="00000138" w:rsidP="009A34E7">
      <w:pPr>
        <w:rPr>
          <w:color w:val="000000"/>
        </w:rPr>
      </w:pPr>
      <w:r>
        <w:t xml:space="preserve">Účelem </w:t>
      </w:r>
      <w:proofErr w:type="spellStart"/>
      <w:r>
        <w:t>Singletonu</w:t>
      </w:r>
      <w:proofErr w:type="spellEnd"/>
      <w:r>
        <w:t xml:space="preserve">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proofErr w:type="spellStart"/>
      <w:r w:rsidR="00BF5562" w:rsidRPr="005534AA">
        <w:rPr>
          <w:i/>
          <w:iCs/>
        </w:rPr>
        <w:t>Factory</w:t>
      </w:r>
      <w:proofErr w:type="spellEnd"/>
      <w:r w:rsidR="00BF5562">
        <w:t xml:space="preserve"> metoda. Ta vrací obsah </w:t>
      </w:r>
      <w:proofErr w:type="spellStart"/>
      <w:r w:rsidR="00BF5562" w:rsidRPr="005534AA">
        <w:rPr>
          <w:i/>
          <w:iCs/>
        </w:rPr>
        <w:t>private</w:t>
      </w:r>
      <w:proofErr w:type="spellEnd"/>
      <w:r w:rsidR="00BF5562" w:rsidRPr="005534AA">
        <w:rPr>
          <w:i/>
          <w:iCs/>
        </w:rPr>
        <w:t xml:space="preserv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r w:rsidR="00A61B43">
        <w:t xml:space="preserve">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r w:rsidR="00A87455" w:rsidRPr="00A87455">
            <w:rPr>
              <w:color w:val="000000"/>
            </w:rPr>
            <w:t>[160]</w:t>
          </w:r>
        </w:sdtContent>
      </w:sdt>
    </w:p>
    <w:p w14:paraId="551F0189" w14:textId="31689FDF" w:rsidR="008F451E" w:rsidRDefault="008F451E" w:rsidP="005534AA">
      <w:pPr>
        <w:pStyle w:val="Nadpis3"/>
      </w:pPr>
      <w:bookmarkStart w:id="75" w:name="_Toc130582141"/>
      <w:r>
        <w:t xml:space="preserve">6.1.3 </w:t>
      </w:r>
      <w:proofErr w:type="spellStart"/>
      <w:r>
        <w:t>FlyWeight</w:t>
      </w:r>
      <w:bookmarkEnd w:id="75"/>
      <w:proofErr w:type="spellEnd"/>
    </w:p>
    <w:p w14:paraId="15C9F9FE" w14:textId="05436C2A"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r w:rsidR="00A06F60">
        <w:t xml:space="preserve">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r w:rsidR="00A87455" w:rsidRPr="00A87455">
            <w:rPr>
              <w:color w:val="000000"/>
            </w:rPr>
            <w:t>[161]</w:t>
          </w:r>
        </w:sdtContent>
      </w:sdt>
    </w:p>
    <w:p w14:paraId="7CD73CEE" w14:textId="654A38D7" w:rsidR="00170C27" w:rsidRDefault="00170C27" w:rsidP="00170C27">
      <w:pPr>
        <w:pStyle w:val="Nadpis3"/>
      </w:pPr>
      <w:bookmarkStart w:id="76" w:name="_Toc130582142"/>
      <w:r>
        <w:t xml:space="preserve">6.1.4 </w:t>
      </w:r>
      <w:proofErr w:type="spellStart"/>
      <w:r>
        <w:t>Observer</w:t>
      </w:r>
      <w:bookmarkEnd w:id="76"/>
      <w:proofErr w:type="spellEnd"/>
    </w:p>
    <w:p w14:paraId="6B737435" w14:textId="17265964" w:rsidR="00170C27" w:rsidRDefault="00AA1312" w:rsidP="005534AA">
      <w:pPr>
        <w:rPr>
          <w:ins w:id="77" w:author="Martin Novák" w:date="2023-03-26T18:42:00Z"/>
          <w:color w:val="000000"/>
        </w:rPr>
      </w:pPr>
      <w:proofErr w:type="spellStart"/>
      <w:r>
        <w:t>Observer</w:t>
      </w:r>
      <w:proofErr w:type="spellEnd"/>
      <w:r>
        <w:t xml:space="preserve"> je využíván v případech, kdy objekty potřebují dostat informaci o změně stavu jiného objektu. K realizaci se využívá kolekce odběratelů, </w:t>
      </w:r>
      <w:r w:rsidR="00CF1429">
        <w:t xml:space="preserve">ve které všechny prvky musí mít metodu, která </w:t>
      </w:r>
      <w:r w:rsidR="00CF1429">
        <w:lastRenderedPageBreak/>
        <w:t>slouží k</w:t>
      </w:r>
      <w:r w:rsidR="00A04C16">
        <w:t xml:space="preserve"> vyvolání</w:t>
      </w:r>
      <w:r w:rsidR="00CF1429">
        <w:t> aktualizac</w:t>
      </w:r>
      <w:ins w:id="78" w:author="Martin Novák" w:date="2023-03-26T18:27:00Z">
        <w:r w:rsidR="00A04C16">
          <w:t>e</w:t>
        </w:r>
      </w:ins>
      <w:r w:rsidR="00CF1429">
        <w:t xml:space="preserve">.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w:t>
      </w:r>
      <w:ins w:id="79" w:author="Martin Novák" w:date="2023-03-26T18:46:00Z">
        <w:r w:rsidR="00BD4AB1">
          <w:t xml:space="preserve"> a kód ř</w:t>
        </w:r>
      </w:ins>
      <w:ins w:id="80" w:author="Martin Novák" w:date="2023-03-26T18:47:00Z">
        <w:r w:rsidR="00BD4AB1">
          <w:t>ešící tuto funkci je již odladěn</w:t>
        </w:r>
      </w:ins>
      <w:r w:rsidR="00A6566C">
        <w:t>. Typickým použitím je interakce uživatele s grafickým rozhraním, kdy jsou volány metody uvnitř třídy okna</w:t>
      </w:r>
      <w:r w:rsidR="00D03055">
        <w:t xml:space="preserve">.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ins w:id="81" w:author="Martin Novák" w:date="2023-03-26T19:40:00Z">
            <w:r w:rsidR="00A87455" w:rsidRPr="00A87455">
              <w:rPr>
                <w:color w:val="000000"/>
              </w:rPr>
              <w:t>[162]</w:t>
            </w:r>
          </w:ins>
        </w:sdtContent>
      </w:sdt>
    </w:p>
    <w:p w14:paraId="188E5F29" w14:textId="28819013" w:rsidR="000A1287" w:rsidRDefault="000A1287" w:rsidP="000A1287">
      <w:pPr>
        <w:pStyle w:val="Nadpis3"/>
        <w:rPr>
          <w:ins w:id="82" w:author="Martin Novák" w:date="2023-03-26T18:42:00Z"/>
        </w:rPr>
      </w:pPr>
      <w:ins w:id="83" w:author="Martin Novák" w:date="2023-03-26T18:42:00Z">
        <w:r>
          <w:t>6.1.5 Prototype</w:t>
        </w:r>
      </w:ins>
    </w:p>
    <w:p w14:paraId="0D80FE06" w14:textId="2789FE6D" w:rsidR="000A1287" w:rsidRPr="000A1287" w:rsidRDefault="00BD4AB1" w:rsidP="000A1287">
      <w:pPr>
        <w:rPr>
          <w:ins w:id="84" w:author="Martin Novák" w:date="2023-03-26T18:22:00Z"/>
        </w:rPr>
      </w:pPr>
      <w:ins w:id="85" w:author="Martin Novák" w:date="2023-03-26T18:43:00Z">
        <w:r>
          <w:t xml:space="preserve">Jedná se o návrhový vzor využívaný pro kopírování </w:t>
        </w:r>
      </w:ins>
      <w:ins w:id="86" w:author="Martin Novák" w:date="2023-03-26T18:47:00Z">
        <w:r w:rsidR="00512108">
          <w:t>instancí</w:t>
        </w:r>
      </w:ins>
      <w:ins w:id="87" w:author="Martin Novák" w:date="2023-03-26T18:44:00Z">
        <w:r>
          <w:t>. Jelikož objekt má často proměnné, které nejsou z venku dostupné, je</w:t>
        </w:r>
      </w:ins>
      <w:ins w:id="88" w:author="Martin Novák" w:date="2023-03-26T18:45:00Z">
        <w:r>
          <w:t xml:space="preserve"> </w:t>
        </w:r>
      </w:ins>
      <w:ins w:id="89" w:author="Martin Novák" w:date="2023-03-26T18:48:00Z">
        <w:r w:rsidR="00512108">
          <w:t xml:space="preserve">nemožné vytvořit jeho přesnou kopie pomocí jiné třídy. </w:t>
        </w:r>
      </w:ins>
      <w:ins w:id="90" w:author="Martin Novák" w:date="2023-03-26T18:49:00Z">
        <w:r w:rsidR="00512108">
          <w:t xml:space="preserve">Tento problém je řešen tím, že </w:t>
        </w:r>
      </w:ins>
      <w:ins w:id="91" w:author="Martin Novák" w:date="2023-03-26T18:51:00Z">
        <w:r w:rsidR="00512108">
          <w:t xml:space="preserve">je kopie vytvořeno pomocí </w:t>
        </w:r>
      </w:ins>
      <w:ins w:id="92" w:author="Martin Novák" w:date="2023-03-26T18:52:00Z">
        <w:r w:rsidR="00512108">
          <w:t xml:space="preserve">metody </w:t>
        </w:r>
      </w:ins>
      <w:ins w:id="93" w:author="Martin Novák" w:date="2023-03-26T18:51:00Z">
        <w:r w:rsidR="00512108">
          <w:t>objektu, který se má zkopírovat.</w:t>
        </w:r>
      </w:ins>
      <w:ins w:id="94" w:author="Martin Novák" w:date="2023-03-26T18:53:00Z">
        <w:r w:rsidR="00512108">
          <w:t xml:space="preserve"> </w:t>
        </w:r>
      </w:ins>
      <w:customXmlInsRangeStart w:id="95" w:author="Martin Novák" w:date="2023-03-26T18:53:00Z"/>
      <w:sdt>
        <w:sdtPr>
          <w:rPr>
            <w:color w:val="000000"/>
            <w:rPrChange w:id="96" w:author="Martin Novák" w:date="2023-03-26T19:40:00Z">
              <w:rPr/>
            </w:rPrChange>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efaultPlaceholder_-1854013440"/>
          </w:placeholder>
        </w:sdtPr>
        <w:sdtContent>
          <w:customXmlInsRangeEnd w:id="95"/>
          <w:ins w:id="97" w:author="Martin Novák" w:date="2023-03-26T19:40:00Z">
            <w:r w:rsidR="00A87455" w:rsidRPr="00A87455">
              <w:rPr>
                <w:color w:val="000000"/>
              </w:rPr>
              <w:t>[163]</w:t>
            </w:r>
          </w:ins>
          <w:customXmlInsRangeStart w:id="98" w:author="Martin Novák" w:date="2023-03-26T18:53:00Z"/>
        </w:sdtContent>
      </w:sdt>
      <w:customXmlInsRangeEnd w:id="98"/>
    </w:p>
    <w:p w14:paraId="5BBF5BED" w14:textId="3CFB8D92" w:rsidR="00A04C16" w:rsidRDefault="00A04C16" w:rsidP="00A04C16">
      <w:pPr>
        <w:pStyle w:val="Nadpis3"/>
        <w:rPr>
          <w:ins w:id="99" w:author="Martin Novák" w:date="2023-03-26T19:00:00Z"/>
        </w:rPr>
      </w:pPr>
      <w:ins w:id="100" w:author="Martin Novák" w:date="2023-03-26T18:22:00Z">
        <w:r>
          <w:t>6.1.</w:t>
        </w:r>
      </w:ins>
      <w:ins w:id="101" w:author="Martin Novák" w:date="2023-03-26T18:43:00Z">
        <w:r w:rsidR="000A1287">
          <w:t>6</w:t>
        </w:r>
      </w:ins>
      <w:ins w:id="102" w:author="Martin Novák" w:date="2023-03-26T18:23:00Z">
        <w:r>
          <w:t xml:space="preserve"> </w:t>
        </w:r>
        <w:proofErr w:type="spellStart"/>
        <w:r>
          <w:t>GameManager</w:t>
        </w:r>
      </w:ins>
      <w:proofErr w:type="spellEnd"/>
    </w:p>
    <w:p w14:paraId="1972E08D" w14:textId="688F579E" w:rsidR="00182B8B" w:rsidRPr="00182B8B" w:rsidRDefault="00182B8B" w:rsidP="00182B8B">
      <w:pPr>
        <w:rPr>
          <w:ins w:id="103" w:author="Martin Novák" w:date="2023-03-26T18:23:00Z"/>
        </w:rPr>
        <w:pPrChange w:id="104" w:author="Martin Novák" w:date="2023-03-26T19:00:00Z">
          <w:pPr>
            <w:pStyle w:val="Nadpis3"/>
          </w:pPr>
        </w:pPrChange>
      </w:pPr>
      <w:proofErr w:type="spellStart"/>
      <w:ins w:id="105" w:author="Martin Novák" w:date="2023-03-26T19:01:00Z">
        <w:r>
          <w:t>GameManager</w:t>
        </w:r>
        <w:proofErr w:type="spellEnd"/>
        <w:r>
          <w:t xml:space="preserve"> je označení </w:t>
        </w:r>
      </w:ins>
      <w:ins w:id="106" w:author="Martin Novák" w:date="2023-03-26T19:13:00Z">
        <w:r w:rsidR="00D270B7">
          <w:t>S</w:t>
        </w:r>
      </w:ins>
      <w:ins w:id="107" w:author="Martin Novák" w:date="2023-03-26T19:01:00Z">
        <w:r>
          <w:t xml:space="preserve">ingleton třídy, která obsahuje </w:t>
        </w:r>
      </w:ins>
      <w:ins w:id="108" w:author="Martin Novák" w:date="2023-03-26T19:02:00Z">
        <w:r>
          <w:t xml:space="preserve">data využívaná více objekty. </w:t>
        </w:r>
      </w:ins>
      <w:ins w:id="109" w:author="Martin Novák" w:date="2023-03-26T19:04:00Z">
        <w:r>
          <w:t xml:space="preserve">Obvykle </w:t>
        </w:r>
      </w:ins>
      <w:ins w:id="110" w:author="Martin Novák" w:date="2023-03-26T19:05:00Z">
        <w:r>
          <w:t>obsahuje také informaci o tom, v jakém stavu se hra nachází (nap</w:t>
        </w:r>
      </w:ins>
      <w:ins w:id="111" w:author="Martin Novák" w:date="2023-03-26T19:06:00Z">
        <w:r>
          <w:t xml:space="preserve">ř. </w:t>
        </w:r>
      </w:ins>
      <w:ins w:id="112" w:author="Martin Novák" w:date="2023-03-26T19:05:00Z">
        <w:r>
          <w:t>menu, spuštěna</w:t>
        </w:r>
      </w:ins>
      <w:ins w:id="113" w:author="Martin Novák" w:date="2023-03-26T19:06:00Z">
        <w:r>
          <w:t>, konec hry, a tak dále</w:t>
        </w:r>
      </w:ins>
      <w:ins w:id="114" w:author="Martin Novák" w:date="2023-03-26T19:05:00Z">
        <w:r>
          <w:t>).</w:t>
        </w:r>
      </w:ins>
      <w:ins w:id="115" w:author="Martin Novák" w:date="2023-03-26T19:06:00Z">
        <w:r w:rsidR="000A038D">
          <w:t xml:space="preserve"> Toto je možné řeš</w:t>
        </w:r>
      </w:ins>
      <w:ins w:id="116" w:author="Martin Novák" w:date="2023-03-26T19:07:00Z">
        <w:r w:rsidR="000A038D">
          <w:t xml:space="preserve">it pomocí </w:t>
        </w:r>
        <w:proofErr w:type="spellStart"/>
        <w:r w:rsidR="000A038D" w:rsidRPr="000A038D">
          <w:rPr>
            <w:i/>
            <w:iCs/>
            <w:rPrChange w:id="117" w:author="Martin Novák" w:date="2023-03-26T19:07:00Z">
              <w:rPr/>
            </w:rPrChange>
          </w:rPr>
          <w:t>enum</w:t>
        </w:r>
        <w:proofErr w:type="spellEnd"/>
        <w:r w:rsidR="000A038D">
          <w:t xml:space="preserve">, nebo návrhovým vzorem </w:t>
        </w:r>
        <w:r w:rsidR="000A038D" w:rsidRPr="000A038D">
          <w:rPr>
            <w:i/>
            <w:iCs/>
            <w:lang w:val="en-US"/>
            <w:rPrChange w:id="118" w:author="Martin Novák" w:date="2023-03-26T19:07:00Z">
              <w:rPr/>
            </w:rPrChange>
          </w:rPr>
          <w:t>State</w:t>
        </w:r>
      </w:ins>
      <w:ins w:id="119" w:author="Martin Novák" w:date="2023-03-26T19:08:00Z">
        <w:r w:rsidR="00363E5B">
          <w:t>, k</w:t>
        </w:r>
      </w:ins>
      <w:ins w:id="120" w:author="Martin Novák" w:date="2023-03-26T19:43:00Z">
        <w:r w:rsidR="00570411">
          <w:t xml:space="preserve">de jsou metody přesunuty do objektů reprezentující daný stav. </w:t>
        </w:r>
      </w:ins>
      <w:customXmlInsRangeStart w:id="121" w:author="Martin Novák" w:date="2023-03-26T19:09:00Z"/>
      <w:sdt>
        <w:sdtPr>
          <w:rPr>
            <w:color w:val="000000"/>
            <w:rPrChange w:id="122" w:author="Martin Novák" w:date="2023-03-26T19:40:00Z">
              <w:rPr/>
            </w:rPrChange>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
          <w:id w:val="-2008824710"/>
          <w:placeholder>
            <w:docPart w:val="DefaultPlaceholder_-1854013440"/>
          </w:placeholder>
        </w:sdtPr>
        <w:sdtContent>
          <w:customXmlInsRangeEnd w:id="121"/>
          <w:ins w:id="123" w:author="Martin Novák" w:date="2023-03-26T19:40:00Z">
            <w:r w:rsidR="00A87455" w:rsidRPr="00A87455">
              <w:rPr>
                <w:color w:val="000000"/>
              </w:rPr>
              <w:t>[164, 165]</w:t>
            </w:r>
          </w:ins>
          <w:customXmlInsRangeStart w:id="124" w:author="Martin Novák" w:date="2023-03-26T19:09:00Z"/>
        </w:sdtContent>
      </w:sdt>
      <w:customXmlInsRangeEnd w:id="124"/>
    </w:p>
    <w:p w14:paraId="58FF7DA2" w14:textId="77777777" w:rsidR="00A04C16" w:rsidRPr="00A04C16" w:rsidRDefault="00A04C16" w:rsidP="00A04C16"/>
    <w:p w14:paraId="55CD4A78" w14:textId="2E3FDAA9" w:rsidR="001C55A0" w:rsidRDefault="00561C65" w:rsidP="00561C65">
      <w:pPr>
        <w:pStyle w:val="Nadpis1"/>
        <w:rPr>
          <w:shd w:val="clear" w:color="auto" w:fill="FFFFFF"/>
        </w:rPr>
      </w:pPr>
      <w:bookmarkStart w:id="125" w:name="_Toc130582143"/>
      <w:r w:rsidRPr="00026347">
        <w:rPr>
          <w:shd w:val="clear" w:color="auto" w:fill="FFFFFF"/>
        </w:rPr>
        <w:t>7.</w:t>
      </w:r>
      <w:r>
        <w:rPr>
          <w:shd w:val="clear" w:color="auto" w:fill="FFFFFF"/>
        </w:rPr>
        <w:t xml:space="preserve"> </w:t>
      </w:r>
      <w:r w:rsidRPr="00561C65">
        <w:rPr>
          <w:shd w:val="clear" w:color="auto" w:fill="FFFFFF"/>
        </w:rPr>
        <w:t>Návrh vzorového řešení</w:t>
      </w:r>
      <w:bookmarkEnd w:id="125"/>
    </w:p>
    <w:p w14:paraId="709529AD" w14:textId="44E37D42" w:rsidR="00561C65" w:rsidRDefault="00A14853" w:rsidP="006540AB">
      <w:pPr>
        <w:ind w:left="360" w:firstLine="348"/>
        <w:jc w:val="both"/>
        <w:pPrChange w:id="126" w:author="Martin Novák" w:date="2023-03-26T19:44:00Z">
          <w:pPr/>
        </w:pPrChange>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127" w:name="_Toc130582144"/>
      <w:r w:rsidRPr="00026347">
        <w:rPr>
          <w:shd w:val="clear" w:color="auto" w:fill="FFFFFF"/>
        </w:rPr>
        <w:t>7.</w:t>
      </w:r>
      <w:r>
        <w:rPr>
          <w:shd w:val="clear" w:color="auto" w:fill="FFFFFF"/>
        </w:rPr>
        <w:t>1 knihovna</w:t>
      </w:r>
      <w:bookmarkEnd w:id="127"/>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128" w:name="_Ref103770918"/>
      <w:bookmarkStart w:id="129" w:name="_Toc130582145"/>
      <w:r w:rsidRPr="00026347">
        <w:t>7</w:t>
      </w:r>
      <w:r w:rsidR="00AB4BCD" w:rsidRPr="00026347">
        <w:t xml:space="preserve">.1.1 </w:t>
      </w:r>
      <w:r w:rsidR="00E9240E" w:rsidRPr="00026347">
        <w:t>atributy</w:t>
      </w:r>
      <w:bookmarkEnd w:id="128"/>
      <w:bookmarkEnd w:id="129"/>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130" w:name="_Toc130582146"/>
      <w:r w:rsidRPr="00026347">
        <w:lastRenderedPageBreak/>
        <w:t>7</w:t>
      </w:r>
      <w:r w:rsidR="00CB6506" w:rsidRPr="00026347">
        <w:t xml:space="preserve">.1.2 </w:t>
      </w:r>
      <w:proofErr w:type="spellStart"/>
      <w:r w:rsidR="00CB6506" w:rsidRPr="00026347">
        <w:t>buffy</w:t>
      </w:r>
      <w:bookmarkEnd w:id="130"/>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131" w:name="_Toc130582147"/>
      <w:r w:rsidRPr="00026347">
        <w:t>7</w:t>
      </w:r>
      <w:r w:rsidR="002B5D06" w:rsidRPr="00026347">
        <w:t>.1.</w:t>
      </w:r>
      <w:r w:rsidR="00D936AC" w:rsidRPr="00026347">
        <w:t>3</w:t>
      </w:r>
      <w:r w:rsidR="002B5D06" w:rsidRPr="00026347">
        <w:t xml:space="preserve"> Postavy</w:t>
      </w:r>
      <w:bookmarkEnd w:id="131"/>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132" w:name="_Toc130582148"/>
      <w:r w:rsidRPr="00026347">
        <w:t>7</w:t>
      </w:r>
      <w:r w:rsidR="00925157" w:rsidRPr="00026347">
        <w:t>.1.4 Předměty</w:t>
      </w:r>
      <w:bookmarkEnd w:id="132"/>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133" w:name="_Toc130582149"/>
      <w:r w:rsidRPr="00026347">
        <w:t>7</w:t>
      </w:r>
      <w:r w:rsidR="00B4160F" w:rsidRPr="00026347">
        <w:t>.1.5 inventáře</w:t>
      </w:r>
      <w:bookmarkEnd w:id="133"/>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w:t>
      </w:r>
      <w:r w:rsidR="006755CE" w:rsidRPr="001D3DBA">
        <w:lastRenderedPageBreak/>
        <w:t xml:space="preserve">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134" w:name="_Toc130582150"/>
      <w:r w:rsidRPr="00026347">
        <w:t>7</w:t>
      </w:r>
      <w:r w:rsidR="00803C7A" w:rsidRPr="00026347">
        <w:t>.1.6 kouzla</w:t>
      </w:r>
      <w:bookmarkEnd w:id="134"/>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135" w:name="_Toc130582151"/>
      <w:r w:rsidRPr="00026347">
        <w:t>7</w:t>
      </w:r>
      <w:r w:rsidR="00A21C2C" w:rsidRPr="00026347">
        <w:t>.1.7 mapa</w:t>
      </w:r>
      <w:bookmarkEnd w:id="135"/>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136" w:name="_Toc130582152"/>
      <w:r w:rsidRPr="00026347">
        <w:t>7</w:t>
      </w:r>
      <w:r w:rsidR="00BD6C97" w:rsidRPr="00026347">
        <w:t>.6.8 úkoly</w:t>
      </w:r>
      <w:bookmarkEnd w:id="136"/>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137" w:name="_Toc130582153"/>
      <w:r w:rsidRPr="00026347">
        <w:t>7</w:t>
      </w:r>
      <w:r w:rsidR="002D4783" w:rsidRPr="00026347">
        <w:t>.1.</w:t>
      </w:r>
      <w:r w:rsidR="00BE0C3C" w:rsidRPr="00026347">
        <w:t>9</w:t>
      </w:r>
      <w:r w:rsidR="002D4783" w:rsidRPr="00026347">
        <w:t xml:space="preserve"> </w:t>
      </w:r>
      <w:proofErr w:type="spellStart"/>
      <w:r w:rsidR="002D4783" w:rsidRPr="00026347">
        <w:t>GameManager</w:t>
      </w:r>
      <w:bookmarkEnd w:id="137"/>
      <w:proofErr w:type="spellEnd"/>
    </w:p>
    <w:p w14:paraId="52687ED2" w14:textId="23BBB47A"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w:t>
      </w:r>
      <w:r w:rsidR="00DB5380" w:rsidRPr="00BA3AC6">
        <w:lastRenderedPageBreak/>
        <w:t xml:space="preserve">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w:t>
      </w:r>
      <w:del w:id="138" w:author="Martin Novák" w:date="2023-03-26T19:15:00Z">
        <w:r w:rsidR="004806E7" w:rsidRPr="00BA3AC6" w:rsidDel="00CE348D">
          <w:delText xml:space="preserve"> Toho je docíleno tak, že pokud je </w:delText>
        </w:r>
        <w:r w:rsidR="008B5F1D" w:rsidRPr="00BA3AC6" w:rsidDel="00CE348D">
          <w:delText>potřeba</w:delText>
        </w:r>
        <w:r w:rsidR="004806E7" w:rsidRPr="00BA3AC6" w:rsidDel="00CE348D">
          <w:delText xml:space="preserve"> instance, je zavolána metoda či vlastnost</w:delText>
        </w:r>
        <w:r w:rsidR="00B92044" w:rsidRPr="00BA3AC6" w:rsidDel="00CE348D">
          <w:delText>, ověřující, zda v</w:delText>
        </w:r>
        <w:r w:rsidR="00B6010F" w:rsidRPr="00BA3AC6" w:rsidDel="00CE348D">
          <w:delText> privátní statické proměnné již není instance.</w:delText>
        </w:r>
      </w:del>
      <w:r w:rsidR="00B6010F" w:rsidRPr="00BA3AC6">
        <w:t xml:space="preserve"> </w:t>
      </w:r>
      <w:del w:id="139" w:author="Martin Novák" w:date="2023-03-26T19:15:00Z">
        <w:r w:rsidR="00B6010F" w:rsidRPr="00BA3AC6" w:rsidDel="00CE348D">
          <w:delText>Pokud ano, je vrácena. V opačném případě je zavolán privátní konstruktor</w:delText>
        </w:r>
        <w:r w:rsidR="00543E34" w:rsidRPr="00BA3AC6" w:rsidDel="00CE348D">
          <w:delText xml:space="preserve">, </w:delText>
        </w:r>
        <w:r w:rsidR="00222C6B" w:rsidRPr="00BA3AC6" w:rsidDel="00CE348D">
          <w:delText>jehož výsledek je vložen do této proměnné a vrácen.</w:delText>
        </w:r>
        <w:r w:rsidR="00477BA5" w:rsidRPr="00BA3AC6" w:rsidDel="00CE348D">
          <w:delText xml:space="preserve"> </w:delText>
        </w:r>
      </w:del>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8A6982">
        <w:rPr>
          <w:i/>
          <w:iCs/>
          <w:rPrChange w:id="140" w:author="Martin Novák" w:date="2023-03-26T19:17:00Z">
            <w:rPr/>
          </w:rPrChange>
        </w:rPr>
        <w:t>chunku</w:t>
      </w:r>
      <w:proofErr w:type="spellEnd"/>
      <w:r w:rsidR="00313620" w:rsidRPr="00BA3AC6">
        <w:t xml:space="preserve">, je </w:t>
      </w:r>
      <w:ins w:id="141" w:author="Martin Novák" w:date="2023-03-26T19:16:00Z">
        <w:r w:rsidR="00707912">
          <w:t xml:space="preserve">vlastnost </w:t>
        </w:r>
      </w:ins>
      <w:proofErr w:type="spellStart"/>
      <w:r w:rsidR="00313620" w:rsidRPr="00BA3AC6">
        <w:rPr>
          <w:i/>
          <w:iCs/>
        </w:rPr>
        <w:t>DalsiChunk</w:t>
      </w:r>
      <w:proofErr w:type="spellEnd"/>
      <w:r w:rsidR="00313620" w:rsidRPr="00BA3AC6">
        <w:t xml:space="preserve"> nastaven</w:t>
      </w:r>
      <w:ins w:id="142" w:author="Martin Novák" w:date="2023-03-26T19:16:00Z">
        <w:r w:rsidR="00707912">
          <w:t>a</w:t>
        </w:r>
      </w:ins>
      <w:r w:rsidR="00313620" w:rsidRPr="00BA3AC6">
        <w:t xml:space="preserve">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8A6982">
        <w:rPr>
          <w:rFonts w:cstheme="minorHAnsi"/>
          <w:i/>
          <w:iCs/>
          <w:color w:val="000000"/>
          <w:rPrChange w:id="143" w:author="Martin Novák" w:date="2023-03-26T19:17:00Z">
            <w:rPr>
              <w:rFonts w:cstheme="minorHAnsi"/>
              <w:color w:val="000000"/>
            </w:rPr>
          </w:rPrChange>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8A6982">
        <w:rPr>
          <w:rFonts w:cstheme="minorHAnsi"/>
          <w:i/>
          <w:iCs/>
          <w:color w:val="000000"/>
          <w:rPrChange w:id="144" w:author="Martin Novák" w:date="2023-03-26T19:17:00Z">
            <w:rPr>
              <w:rFonts w:cstheme="minorHAnsi"/>
              <w:color w:val="000000"/>
            </w:rPr>
          </w:rPrChange>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145" w:name="_Toc130582154"/>
      <w:r w:rsidRPr="00026347">
        <w:t>7</w:t>
      </w:r>
      <w:r w:rsidR="00BE0C3C" w:rsidRPr="00026347">
        <w:t>.1.10 nastavení</w:t>
      </w:r>
      <w:bookmarkEnd w:id="145"/>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443B90">
        <w:rPr>
          <w:i/>
          <w:iCs/>
          <w:rPrChange w:id="146" w:author="Martin Novák" w:date="2023-03-26T19:17:00Z">
            <w:rPr/>
          </w:rPrChange>
        </w:rPr>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147" w:name="_Toc130582155"/>
      <w:r w:rsidRPr="00026347">
        <w:t>7</w:t>
      </w:r>
      <w:r w:rsidR="00AB30A6" w:rsidRPr="00026347">
        <w:t xml:space="preserve">.2 </w:t>
      </w:r>
      <w:proofErr w:type="spellStart"/>
      <w:r w:rsidR="00C44197" w:rsidRPr="00026347">
        <w:t>TestovaniCastiKnihovny</w:t>
      </w:r>
      <w:bookmarkEnd w:id="147"/>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148" w:name="_Toc130582156"/>
      <w:r w:rsidRPr="00026347">
        <w:t>7</w:t>
      </w:r>
      <w:r w:rsidR="0069559A" w:rsidRPr="00026347">
        <w:t>.2.1</w:t>
      </w:r>
      <w:r w:rsidR="00555477" w:rsidRPr="00026347">
        <w:t xml:space="preserve"> okno</w:t>
      </w:r>
      <w:r w:rsidR="0069559A" w:rsidRPr="00026347">
        <w:t xml:space="preserve"> Form1</w:t>
      </w:r>
      <w:bookmarkEnd w:id="148"/>
    </w:p>
    <w:p w14:paraId="49140DA0" w14:textId="2C5DB11A"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4D75">
        <w:t xml:space="preserve">Obr. </w:t>
      </w:r>
      <w:r w:rsidR="00DE4D75">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C4C6AFB" w:rsidR="0069559A" w:rsidRPr="0069559A" w:rsidRDefault="0069559A" w:rsidP="0069559A">
      <w:pPr>
        <w:pStyle w:val="Titulek"/>
      </w:pPr>
      <w:bookmarkStart w:id="149" w:name="_Ref124797379"/>
      <w:bookmarkStart w:id="150" w:name="_Ref124797370"/>
      <w:r>
        <w:t xml:space="preserve">Obr. </w:t>
      </w:r>
      <w:fldSimple w:instr=" SEQ Obrázek \* ARABIC ">
        <w:r w:rsidR="00DE4D75">
          <w:rPr>
            <w:noProof/>
          </w:rPr>
          <w:t>7</w:t>
        </w:r>
      </w:fldSimple>
      <w:bookmarkEnd w:id="149"/>
      <w:r>
        <w:t xml:space="preserve"> </w:t>
      </w:r>
      <w:r w:rsidR="008D047E">
        <w:t xml:space="preserve">okno </w:t>
      </w:r>
      <w:r>
        <w:t>Form1-vlastní</w:t>
      </w:r>
      <w:bookmarkEnd w:id="150"/>
    </w:p>
    <w:p w14:paraId="659485D2" w14:textId="5CE8A6FB" w:rsidR="0069559A" w:rsidRDefault="00C77786" w:rsidP="00237525">
      <w:pPr>
        <w:pStyle w:val="Nadpis3"/>
      </w:pPr>
      <w:bookmarkStart w:id="151" w:name="_Toc130582157"/>
      <w:r w:rsidRPr="00026347">
        <w:t>7</w:t>
      </w:r>
      <w:r w:rsidR="00237525" w:rsidRPr="00026347">
        <w:t>.2.2</w:t>
      </w:r>
      <w:r w:rsidR="00D62635" w:rsidRPr="00026347">
        <w:t xml:space="preserve"> okno </w:t>
      </w:r>
      <w:proofErr w:type="spellStart"/>
      <w:r w:rsidR="00D62635" w:rsidRPr="00026347">
        <w:t>VypisPostava</w:t>
      </w:r>
      <w:bookmarkEnd w:id="151"/>
      <w:proofErr w:type="spellEnd"/>
    </w:p>
    <w:p w14:paraId="594E4DC1" w14:textId="48104B9B"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4D75">
        <w:t xml:space="preserve">Obr. </w:t>
      </w:r>
      <w:r w:rsidR="00DE4D75">
        <w:rPr>
          <w:noProof/>
        </w:rPr>
        <w:t>8</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6A325039" w:rsidR="00237525" w:rsidRDefault="00237525" w:rsidP="00237525">
      <w:pPr>
        <w:pStyle w:val="Titulek"/>
      </w:pPr>
      <w:bookmarkStart w:id="152" w:name="_Ref124798461"/>
      <w:r>
        <w:t xml:space="preserve">Obr. </w:t>
      </w:r>
      <w:fldSimple w:instr=" SEQ Obrázek \* ARABIC ">
        <w:r w:rsidR="00DE4D75">
          <w:rPr>
            <w:noProof/>
          </w:rPr>
          <w:t>8</w:t>
        </w:r>
      </w:fldSimple>
      <w:bookmarkEnd w:id="152"/>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153" w:name="_Toc130582158"/>
      <w:r w:rsidRPr="00026347">
        <w:t>7</w:t>
      </w:r>
      <w:r w:rsidR="007F1C5C" w:rsidRPr="00026347">
        <w:t xml:space="preserve">.2.3 okno </w:t>
      </w:r>
      <w:proofErr w:type="spellStart"/>
      <w:r w:rsidR="007F1C5C" w:rsidRPr="00026347">
        <w:t>Combat</w:t>
      </w:r>
      <w:bookmarkEnd w:id="153"/>
      <w:proofErr w:type="spellEnd"/>
    </w:p>
    <w:p w14:paraId="24D35D43" w14:textId="2C8B2A69"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4D75">
        <w:t xml:space="preserve">Obr. </w:t>
      </w:r>
      <w:r w:rsidR="00DE4D75">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C7A14DD" w:rsidR="007F1C5C" w:rsidRPr="007F1C5C" w:rsidRDefault="007F1C5C" w:rsidP="007F1C5C">
      <w:pPr>
        <w:pStyle w:val="Titulek"/>
      </w:pPr>
      <w:bookmarkStart w:id="154" w:name="_Ref124799884"/>
      <w:r>
        <w:t xml:space="preserve">Obr. </w:t>
      </w:r>
      <w:fldSimple w:instr=" SEQ Obrázek \* ARABIC ">
        <w:r w:rsidR="00DE4D75">
          <w:rPr>
            <w:noProof/>
          </w:rPr>
          <w:t>9</w:t>
        </w:r>
      </w:fldSimple>
      <w:bookmarkEnd w:id="154"/>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155" w:name="_Toc130582159"/>
      <w:r w:rsidRPr="00026347">
        <w:t>7</w:t>
      </w:r>
      <w:r w:rsidR="00185E5F" w:rsidRPr="00026347">
        <w:t xml:space="preserve">.2.4 okno </w:t>
      </w:r>
      <w:proofErr w:type="spellStart"/>
      <w:r w:rsidR="00185E5F" w:rsidRPr="00026347">
        <w:t>BuffForm</w:t>
      </w:r>
      <w:bookmarkEnd w:id="155"/>
      <w:proofErr w:type="spellEnd"/>
    </w:p>
    <w:p w14:paraId="620BAD4B" w14:textId="2DFC507D"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DE4D75">
        <w:t xml:space="preserve">Obr. </w:t>
      </w:r>
      <w:r w:rsidR="00DE4D75">
        <w:rPr>
          <w:noProof/>
        </w:rPr>
        <w:t>10</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78F2953C" w:rsidR="00185E5F" w:rsidRPr="00185E5F" w:rsidRDefault="00185E5F" w:rsidP="00185E5F">
      <w:pPr>
        <w:pStyle w:val="Titulek"/>
      </w:pPr>
      <w:bookmarkStart w:id="156" w:name="_Ref128410514"/>
      <w:r>
        <w:t xml:space="preserve">Obr. </w:t>
      </w:r>
      <w:fldSimple w:instr=" SEQ Obrázek \* ARABIC ">
        <w:r w:rsidR="00DE4D75">
          <w:rPr>
            <w:noProof/>
          </w:rPr>
          <w:t>10</w:t>
        </w:r>
      </w:fldSimple>
      <w:bookmarkEnd w:id="156"/>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157" w:name="_Toc130582160"/>
      <w:r w:rsidRPr="00026347">
        <w:t>7</w:t>
      </w:r>
      <w:r w:rsidR="00417082" w:rsidRPr="00026347">
        <w:t xml:space="preserve">.2.5 okno </w:t>
      </w:r>
      <w:proofErr w:type="spellStart"/>
      <w:r w:rsidR="00417082" w:rsidRPr="00026347">
        <w:t>InventarForm</w:t>
      </w:r>
      <w:bookmarkEnd w:id="157"/>
      <w:proofErr w:type="spellEnd"/>
    </w:p>
    <w:p w14:paraId="46BC392E" w14:textId="0BC62C6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DE4D75">
        <w:t xml:space="preserve">Obr. </w:t>
      </w:r>
      <w:r w:rsidR="00DE4D75">
        <w:rPr>
          <w:noProof/>
        </w:rPr>
        <w:t>11</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23D6739" w:rsidR="0012288F" w:rsidRDefault="005A7027" w:rsidP="005A7027">
      <w:pPr>
        <w:pStyle w:val="Titulek"/>
      </w:pPr>
      <w:bookmarkStart w:id="158" w:name="_Ref128413124"/>
      <w:r>
        <w:t xml:space="preserve">Obr. </w:t>
      </w:r>
      <w:fldSimple w:instr=" SEQ Obrázek \* ARABIC ">
        <w:r w:rsidR="00DE4D75">
          <w:rPr>
            <w:noProof/>
          </w:rPr>
          <w:t>11</w:t>
        </w:r>
      </w:fldSimple>
      <w:bookmarkEnd w:id="158"/>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159" w:name="_Toc130582161"/>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159"/>
      <w:proofErr w:type="spellEnd"/>
    </w:p>
    <w:p w14:paraId="5F6F82D3" w14:textId="2CD4AA88"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DE4D75">
        <w:t xml:space="preserve">Obr. </w:t>
      </w:r>
      <w:r w:rsidR="00DE4D75">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205F3735" w:rsidR="00417082" w:rsidRPr="00026347" w:rsidRDefault="007E3A5C" w:rsidP="00C31739">
      <w:pPr>
        <w:pStyle w:val="Titulek"/>
      </w:pPr>
      <w:bookmarkStart w:id="160" w:name="_Ref128417280"/>
      <w:r>
        <w:t xml:space="preserve">Obr. </w:t>
      </w:r>
      <w:fldSimple w:instr=" SEQ Obrázek \* ARABIC ">
        <w:r w:rsidR="00DE4D75">
          <w:rPr>
            <w:noProof/>
          </w:rPr>
          <w:t>12</w:t>
        </w:r>
      </w:fldSimple>
      <w:bookmarkEnd w:id="160"/>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161" w:name="_Toc130582162"/>
      <w:r w:rsidRPr="00026347">
        <w:t>7</w:t>
      </w:r>
      <w:r w:rsidR="00417082" w:rsidRPr="00026347">
        <w:t xml:space="preserve">.2.7 okno </w:t>
      </w:r>
      <w:proofErr w:type="spellStart"/>
      <w:r w:rsidR="00417082" w:rsidRPr="00026347">
        <w:t>UkolForm</w:t>
      </w:r>
      <w:bookmarkEnd w:id="161"/>
      <w:proofErr w:type="spellEnd"/>
    </w:p>
    <w:p w14:paraId="733A18E2" w14:textId="093B8C1A"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DE4D75">
        <w:t xml:space="preserve">Obr. </w:t>
      </w:r>
      <w:r w:rsidR="00DE4D75">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372CFFFE" w:rsidR="00467315" w:rsidRPr="00026347" w:rsidRDefault="00A9126E" w:rsidP="00A9126E">
      <w:pPr>
        <w:pStyle w:val="Titulek"/>
      </w:pPr>
      <w:bookmarkStart w:id="162" w:name="_Ref128418537"/>
      <w:r>
        <w:t xml:space="preserve">Obr. </w:t>
      </w:r>
      <w:fldSimple w:instr=" SEQ Obrázek \* ARABIC ">
        <w:r w:rsidR="00DE4D75">
          <w:rPr>
            <w:noProof/>
          </w:rPr>
          <w:t>13</w:t>
        </w:r>
      </w:fldSimple>
      <w:bookmarkEnd w:id="162"/>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163" w:name="_Toc130582163"/>
      <w:r w:rsidRPr="00026347">
        <w:t>7</w:t>
      </w:r>
      <w:r w:rsidR="00417082" w:rsidRPr="00026347">
        <w:t xml:space="preserve">.2.8 okno </w:t>
      </w:r>
      <w:proofErr w:type="spellStart"/>
      <w:r w:rsidR="00417082" w:rsidRPr="00026347">
        <w:t>NastaveniForm</w:t>
      </w:r>
      <w:bookmarkEnd w:id="163"/>
      <w:proofErr w:type="spellEnd"/>
    </w:p>
    <w:p w14:paraId="6EF63C1E" w14:textId="750C64E9"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DE4D75">
        <w:t xml:space="preserve">Obr. </w:t>
      </w:r>
      <w:r w:rsidR="00DE4D75">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697F7" w:rsidR="00417082" w:rsidRPr="00026347" w:rsidRDefault="00F01FF8" w:rsidP="00F01FF8">
      <w:pPr>
        <w:pStyle w:val="Titulek"/>
      </w:pPr>
      <w:bookmarkStart w:id="164" w:name="_Ref128468001"/>
      <w:r>
        <w:t>Obr</w:t>
      </w:r>
      <w:r w:rsidR="00675849">
        <w:t>.</w:t>
      </w:r>
      <w:r>
        <w:t xml:space="preserve"> </w:t>
      </w:r>
      <w:fldSimple w:instr=" SEQ Obrázek \* ARABIC ">
        <w:r w:rsidR="00DE4D75">
          <w:rPr>
            <w:noProof/>
          </w:rPr>
          <w:t>14</w:t>
        </w:r>
      </w:fldSimple>
      <w:bookmarkEnd w:id="164"/>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165" w:name="_Toc130582164"/>
      <w:r w:rsidRPr="00026347">
        <w:t>7</w:t>
      </w:r>
      <w:r w:rsidR="00E02B9D" w:rsidRPr="00026347">
        <w:t xml:space="preserve">.2.9 okno </w:t>
      </w:r>
      <w:proofErr w:type="spellStart"/>
      <w:r w:rsidR="003F6983" w:rsidRPr="00026347">
        <w:t>GMMapaForm</w:t>
      </w:r>
      <w:bookmarkEnd w:id="165"/>
      <w:proofErr w:type="spellEnd"/>
    </w:p>
    <w:p w14:paraId="6370B8EF" w14:textId="10DDA427"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DE4D75">
        <w:t xml:space="preserve">Obr. </w:t>
      </w:r>
      <w:r w:rsidR="00DE4D75">
        <w:rPr>
          <w:noProof/>
        </w:rPr>
        <w:t>15</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6340503" w:rsidR="005A2FA8" w:rsidRPr="00026347" w:rsidRDefault="005A2FA8" w:rsidP="000B4A8E">
      <w:pPr>
        <w:pStyle w:val="Titulek"/>
      </w:pPr>
      <w:bookmarkStart w:id="166" w:name="_Ref128488987"/>
      <w:r>
        <w:t xml:space="preserve">Obr. </w:t>
      </w:r>
      <w:fldSimple w:instr=" SEQ Obrázek \* ARABIC ">
        <w:r w:rsidR="00DE4D75">
          <w:rPr>
            <w:noProof/>
          </w:rPr>
          <w:t>15</w:t>
        </w:r>
      </w:fldSimple>
      <w:bookmarkEnd w:id="166"/>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167" w:name="_Toc130582165"/>
      <w:r w:rsidRPr="00026347">
        <w:t>7</w:t>
      </w:r>
      <w:r w:rsidR="00E02B9D" w:rsidRPr="00026347">
        <w:t xml:space="preserve">.2.10 okno </w:t>
      </w:r>
      <w:proofErr w:type="spellStart"/>
      <w:r w:rsidR="003F6983">
        <w:t>GMPostavyForm</w:t>
      </w:r>
      <w:bookmarkEnd w:id="167"/>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168" w:name="_Toc130582166"/>
      <w:r w:rsidRPr="00026347">
        <w:t>7</w:t>
      </w:r>
      <w:r w:rsidR="00E02B9D" w:rsidRPr="00026347">
        <w:t xml:space="preserve">.2.11 okno </w:t>
      </w:r>
      <w:proofErr w:type="spellStart"/>
      <w:r w:rsidR="00E02B9D" w:rsidRPr="00026347">
        <w:t>GMUkl</w:t>
      </w:r>
      <w:r w:rsidR="00EF5148">
        <w:t>a</w:t>
      </w:r>
      <w:r w:rsidR="00E02B9D" w:rsidRPr="00026347">
        <w:t>daniForm</w:t>
      </w:r>
      <w:bookmarkEnd w:id="168"/>
      <w:proofErr w:type="spellEnd"/>
    </w:p>
    <w:p w14:paraId="2E97579E" w14:textId="76B044D2"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DE4D75">
        <w:t xml:space="preserve">Obr. </w:t>
      </w:r>
      <w:r w:rsidR="00DE4D75">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611AC9C1" w:rsidR="00D907AA" w:rsidRPr="00621687" w:rsidRDefault="00D907AA" w:rsidP="00B831C5">
      <w:pPr>
        <w:pStyle w:val="Titulek"/>
        <w:rPr>
          <w:rFonts w:cstheme="minorHAnsi"/>
          <w:color w:val="000000"/>
          <w:sz w:val="20"/>
          <w:szCs w:val="20"/>
          <w:shd w:val="clear" w:color="auto" w:fill="FFFFFF"/>
        </w:rPr>
      </w:pPr>
      <w:bookmarkStart w:id="169" w:name="_Ref129108504"/>
      <w:r>
        <w:t>Obr</w:t>
      </w:r>
      <w:r w:rsidR="007B1788">
        <w:t>.</w:t>
      </w:r>
      <w:r>
        <w:t xml:space="preserve"> </w:t>
      </w:r>
      <w:fldSimple w:instr=" SEQ Obrázek \* ARABIC ">
        <w:r w:rsidR="00DE4D75">
          <w:rPr>
            <w:noProof/>
          </w:rPr>
          <w:t>16</w:t>
        </w:r>
      </w:fldSimple>
      <w:bookmarkEnd w:id="169"/>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170" w:name="_Toc130582167"/>
      <w:r w:rsidRPr="00621687">
        <w:rPr>
          <w:rStyle w:val="Nadpis1Char"/>
          <w:rFonts w:asciiTheme="minorHAnsi" w:hAnsiTheme="minorHAnsi" w:cstheme="minorHAnsi"/>
        </w:rPr>
        <w:t>8. Zhodnocení realizace aplikace</w:t>
      </w:r>
      <w:bookmarkEnd w:id="170"/>
    </w:p>
    <w:p w14:paraId="637EBC93" w14:textId="508CECC1" w:rsidR="00F67031" w:rsidRPr="005B2346" w:rsidRDefault="00FB4E78" w:rsidP="00FB4E78">
      <w:pPr>
        <w:ind w:left="360"/>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82C2D80"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5D9263F6" w:rsidR="00F67031" w:rsidRPr="00621687" w:rsidRDefault="00F67031" w:rsidP="00C85D30">
      <w:pPr>
        <w:pStyle w:val="Nadpis1"/>
        <w:ind w:firstLine="360"/>
        <w:rPr>
          <w:rFonts w:asciiTheme="minorHAnsi" w:hAnsiTheme="minorHAnsi" w:cstheme="minorHAnsi"/>
          <w:shd w:val="clear" w:color="auto" w:fill="FFFFFF"/>
        </w:rPr>
      </w:pPr>
      <w:bookmarkStart w:id="171" w:name="_Toc130582168"/>
      <w:r w:rsidRPr="00621687">
        <w:rPr>
          <w:rFonts w:asciiTheme="minorHAnsi" w:hAnsiTheme="minorHAnsi" w:cstheme="minorHAnsi"/>
          <w:shd w:val="clear" w:color="auto" w:fill="FFFFFF"/>
        </w:rPr>
        <w:t>9. Závěr</w:t>
      </w:r>
      <w:bookmarkEnd w:id="171"/>
    </w:p>
    <w:p w14:paraId="2528C25D" w14:textId="6D27BD5C" w:rsidR="00F67031" w:rsidRPr="004E1632" w:rsidRDefault="004F0CEF" w:rsidP="00201C98">
      <w:pPr>
        <w:rPr>
          <w:rFonts w:cstheme="minorHAnsi"/>
          <w:color w:val="00B050"/>
        </w:rPr>
      </w:pPr>
      <w:r w:rsidRPr="004E1632">
        <w:rPr>
          <w:rFonts w:cstheme="minorHAnsi"/>
          <w:color w:val="00B050"/>
        </w:rPr>
        <w:t>//</w:t>
      </w:r>
    </w:p>
    <w:p w14:paraId="785B5FBD" w14:textId="776BC928" w:rsidR="006E26E2" w:rsidRDefault="006E26E2" w:rsidP="00201C98">
      <w:pPr>
        <w:rPr>
          <w:ins w:id="172" w:author="Martin Novák" w:date="2023-03-26T15:38:00Z"/>
          <w:rFonts w:cstheme="minorHAnsi"/>
        </w:rPr>
      </w:pPr>
    </w:p>
    <w:p w14:paraId="47F0E8CF" w14:textId="64AFBBB7" w:rsidR="004F0CEF" w:rsidRDefault="006E26E2" w:rsidP="000F12D6">
      <w:pPr>
        <w:jc w:val="both"/>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Change w:id="173" w:author="Martin Novák" w:date="2023-03-26T17:16:00Z">
          <w:pPr/>
        </w:pPrChange>
      </w:pPr>
      <w:ins w:id="174" w:author="Martin Novák" w:date="2023-03-26T15:38:00Z">
        <w:r>
          <w:rPr>
            <w:rFonts w:cstheme="minorHAnsi"/>
          </w:rPr>
          <w:t>Jelikož cílem práce</w:t>
        </w:r>
      </w:ins>
      <w:ins w:id="175" w:author="Martin Novák" w:date="2023-03-26T15:39:00Z">
        <w:r>
          <w:rPr>
            <w:rFonts w:cstheme="minorHAnsi"/>
          </w:rPr>
          <w:t xml:space="preserve"> bylo navrhnout knihovnu, nikoliv vytvořit plnohodnotnou hru, </w:t>
        </w:r>
      </w:ins>
      <w:ins w:id="176" w:author="Martin Novák" w:date="2023-03-26T15:40:00Z">
        <w:r>
          <w:rPr>
            <w:rFonts w:cstheme="minorHAnsi"/>
          </w:rPr>
          <w:t>testování bylo prováděno je</w:t>
        </w:r>
      </w:ins>
      <w:ins w:id="177" w:author="Martin Novák" w:date="2023-03-26T15:41:00Z">
        <w:r>
          <w:rPr>
            <w:rFonts w:cstheme="minorHAnsi"/>
          </w:rPr>
          <w:t xml:space="preserve">n </w:t>
        </w:r>
      </w:ins>
      <w:ins w:id="178" w:author="Martin Novák" w:date="2023-03-26T15:40:00Z">
        <w:r>
          <w:rPr>
            <w:rFonts w:cstheme="minorHAnsi"/>
          </w:rPr>
          <w:t>pro jednotlivé části</w:t>
        </w:r>
      </w:ins>
      <w:ins w:id="179" w:author="Martin Novák" w:date="2023-03-26T15:41:00Z">
        <w:r>
          <w:rPr>
            <w:rFonts w:cstheme="minorHAnsi"/>
          </w:rPr>
          <w:t xml:space="preserve"> a v</w:t>
        </w:r>
      </w:ins>
      <w:ins w:id="180" w:author="Martin Novák" w:date="2023-03-26T17:14:00Z">
        <w:r w:rsidR="00F12CAE">
          <w:rPr>
            <w:rFonts w:cstheme="minorHAnsi"/>
          </w:rPr>
          <w:t>e</w:t>
        </w:r>
      </w:ins>
      <w:ins w:id="181" w:author="Martin Novák" w:date="2023-03-26T15:41:00Z">
        <w:r>
          <w:rPr>
            <w:rFonts w:cstheme="minorHAnsi"/>
          </w:rPr>
          <w:t> </w:t>
        </w:r>
      </w:ins>
      <w:ins w:id="182" w:author="Martin Novák" w:date="2023-03-26T17:14:00Z">
        <w:r w:rsidR="00F12CAE">
          <w:rPr>
            <w:rFonts w:cstheme="minorHAnsi"/>
          </w:rPr>
          <w:t>specifických</w:t>
        </w:r>
      </w:ins>
      <w:ins w:id="183" w:author="Martin Novák" w:date="2023-03-26T15:41:00Z">
        <w:r>
          <w:rPr>
            <w:rFonts w:cstheme="minorHAnsi"/>
          </w:rPr>
          <w:t xml:space="preserve"> scénářích. </w:t>
        </w:r>
      </w:ins>
      <w:ins w:id="184" w:author="Martin Novák" w:date="2023-03-26T15:58:00Z">
        <w:r w:rsidR="004E1632">
          <w:rPr>
            <w:rFonts w:cstheme="minorHAnsi"/>
          </w:rPr>
          <w:t xml:space="preserve"> Z tohoto důvodu je možné, že existují chyby, které tímto </w:t>
        </w:r>
      </w:ins>
      <w:ins w:id="185" w:author="Martin Novák" w:date="2023-03-26T15:59:00Z">
        <w:r w:rsidR="004E1632">
          <w:rPr>
            <w:rFonts w:cstheme="minorHAnsi"/>
          </w:rPr>
          <w:t>způsobem</w:t>
        </w:r>
      </w:ins>
      <w:ins w:id="186" w:author="Martin Novák" w:date="2023-03-26T15:58:00Z">
        <w:r w:rsidR="004E1632">
          <w:rPr>
            <w:rFonts w:cstheme="minorHAnsi"/>
          </w:rPr>
          <w:t xml:space="preserve"> nen</w:t>
        </w:r>
      </w:ins>
      <w:ins w:id="187" w:author="Martin Novák" w:date="2023-03-26T15:59:00Z">
        <w:r w:rsidR="004E1632">
          <w:rPr>
            <w:rFonts w:cstheme="minorHAnsi"/>
          </w:rPr>
          <w:t>í možné odhalit.</w:t>
        </w:r>
        <w:r w:rsidR="00B15FDB">
          <w:rPr>
            <w:rFonts w:cstheme="minorHAnsi"/>
          </w:rPr>
          <w:t xml:space="preserve"> </w:t>
        </w:r>
      </w:ins>
      <w:ins w:id="188" w:author="Martin Novák" w:date="2023-03-26T17:14:00Z">
        <w:r w:rsidR="000307AB">
          <w:rPr>
            <w:rFonts w:cstheme="minorHAnsi"/>
          </w:rPr>
          <w:t>Za tímto účelem</w:t>
        </w:r>
      </w:ins>
      <w:ins w:id="189" w:author="Martin Novák" w:date="2023-03-26T16:01:00Z">
        <w:r w:rsidR="00B15FDB">
          <w:rPr>
            <w:rFonts w:cstheme="minorHAnsi"/>
          </w:rPr>
          <w:t xml:space="preserve"> je zapotřebí </w:t>
        </w:r>
      </w:ins>
      <w:ins w:id="190" w:author="Martin Novák" w:date="2023-03-26T17:15:00Z">
        <w:r w:rsidR="000442A6">
          <w:rPr>
            <w:rFonts w:cstheme="minorHAnsi"/>
          </w:rPr>
          <w:t>implementovat knihovnu do</w:t>
        </w:r>
      </w:ins>
      <w:ins w:id="191" w:author="Martin Novák" w:date="2023-03-26T16:02:00Z">
        <w:r w:rsidR="00B15FDB">
          <w:rPr>
            <w:rFonts w:cstheme="minorHAnsi"/>
          </w:rPr>
          <w:t xml:space="preserve"> h</w:t>
        </w:r>
      </w:ins>
      <w:ins w:id="192" w:author="Martin Novák" w:date="2023-03-26T17:15:00Z">
        <w:r w:rsidR="000442A6">
          <w:rPr>
            <w:rFonts w:cstheme="minorHAnsi"/>
          </w:rPr>
          <w:t>er</w:t>
        </w:r>
      </w:ins>
      <w:ins w:id="193" w:author="Martin Novák" w:date="2023-03-26T16:02:00Z">
        <w:r w:rsidR="00B15FDB">
          <w:rPr>
            <w:rFonts w:cstheme="minorHAnsi"/>
          </w:rPr>
          <w:t xml:space="preserve"> s</w:t>
        </w:r>
      </w:ins>
      <w:ins w:id="194" w:author="Martin Novák" w:date="2023-03-26T17:15:00Z">
        <w:r w:rsidR="000442A6">
          <w:rPr>
            <w:rFonts w:cstheme="minorHAnsi"/>
          </w:rPr>
          <w:t> </w:t>
        </w:r>
      </w:ins>
      <w:ins w:id="195" w:author="Martin Novák" w:date="2023-03-26T16:02:00Z">
        <w:r w:rsidR="00B15FDB">
          <w:rPr>
            <w:rFonts w:cstheme="minorHAnsi"/>
          </w:rPr>
          <w:t>rozdílným</w:t>
        </w:r>
      </w:ins>
      <w:ins w:id="196" w:author="Martin Novák" w:date="2023-03-26T17:15:00Z">
        <w:r w:rsidR="000442A6">
          <w:rPr>
            <w:rFonts w:cstheme="minorHAnsi"/>
          </w:rPr>
          <w:t xml:space="preserve"> typem</w:t>
        </w:r>
      </w:ins>
      <w:ins w:id="197" w:author="Martin Novák" w:date="2023-03-26T16:02:00Z">
        <w:r w:rsidR="00B15FDB">
          <w:rPr>
            <w:rFonts w:cstheme="minorHAnsi"/>
          </w:rPr>
          <w:t xml:space="preserve"> uživatelsk</w:t>
        </w:r>
      </w:ins>
      <w:ins w:id="198" w:author="Martin Novák" w:date="2023-03-26T17:15:00Z">
        <w:r w:rsidR="000442A6">
          <w:rPr>
            <w:rFonts w:cstheme="minorHAnsi"/>
          </w:rPr>
          <w:t>ého</w:t>
        </w:r>
      </w:ins>
      <w:ins w:id="199" w:author="Martin Novák" w:date="2023-03-26T16:02:00Z">
        <w:r w:rsidR="00B15FDB">
          <w:rPr>
            <w:rFonts w:cstheme="minorHAnsi"/>
          </w:rPr>
          <w:t xml:space="preserve"> rozhraní a</w:t>
        </w:r>
      </w:ins>
      <w:ins w:id="200" w:author="Martin Novák" w:date="2023-03-26T17:19:00Z">
        <w:r w:rsidR="0044738D">
          <w:rPr>
            <w:rFonts w:cstheme="minorHAnsi"/>
          </w:rPr>
          <w:t xml:space="preserve"> odlišných </w:t>
        </w:r>
        <w:proofErr w:type="spellStart"/>
        <w:r w:rsidR="0044738D">
          <w:rPr>
            <w:rFonts w:cstheme="minorHAnsi"/>
          </w:rPr>
          <w:t>subžánrů</w:t>
        </w:r>
      </w:ins>
      <w:proofErr w:type="spellEnd"/>
      <w:ins w:id="201" w:author="Martin Novák" w:date="2023-03-26T18:22:00Z">
        <w:r w:rsidR="00CF3BE9">
          <w:rPr>
            <w:rFonts w:cstheme="minorHAnsi"/>
          </w:rPr>
          <w:t xml:space="preserve"> RPG</w:t>
        </w:r>
      </w:ins>
      <w:ins w:id="202" w:author="Martin Novák" w:date="2023-03-26T17:16:00Z">
        <w:r w:rsidR="00E102A8">
          <w:rPr>
            <w:rFonts w:cstheme="minorHAnsi"/>
          </w:rPr>
          <w:t>.</w:t>
        </w:r>
      </w:ins>
    </w:p>
    <w:p w14:paraId="1D894AFE" w14:textId="4F2FA1EA" w:rsidR="004F0CEF" w:rsidRDefault="004F0CEF" w:rsidP="004F0CEF">
      <w:pPr>
        <w:pStyle w:val="Nadpis1"/>
      </w:pPr>
      <w:bookmarkStart w:id="203" w:name="_Toc130582169"/>
      <w:r>
        <w:lastRenderedPageBreak/>
        <w:t>Použité zdroje</w:t>
      </w:r>
      <w:bookmarkEnd w:id="203"/>
    </w:p>
    <w:p w14:paraId="232FB7DF" w14:textId="716376FB" w:rsidR="004F0CEF" w:rsidRPr="004F0CEF" w:rsidRDefault="004F0CEF" w:rsidP="004F0CEF"/>
    <w:sdt>
      <w:sdtPr>
        <w:tag w:val="MENDELEY_BIBLIOGRAPHY"/>
        <w:id w:val="650411180"/>
        <w:placeholder>
          <w:docPart w:val="DefaultPlaceholder_-1854013440"/>
        </w:placeholder>
      </w:sdtPr>
      <w:sdtContent>
        <w:p w14:paraId="05D7C595" w14:textId="77777777" w:rsidR="00A87455" w:rsidRDefault="00A87455">
          <w:pPr>
            <w:autoSpaceDE w:val="0"/>
            <w:autoSpaceDN w:val="0"/>
            <w:ind w:hanging="640"/>
            <w:divId w:val="1580629475"/>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41C39276" w14:textId="77777777" w:rsidR="00A87455" w:rsidRDefault="00A87455">
          <w:pPr>
            <w:autoSpaceDE w:val="0"/>
            <w:autoSpaceDN w:val="0"/>
            <w:ind w:hanging="640"/>
            <w:divId w:val="49919429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06D68E97" w14:textId="77777777" w:rsidR="00A87455" w:rsidRDefault="00A87455">
          <w:pPr>
            <w:autoSpaceDE w:val="0"/>
            <w:autoSpaceDN w:val="0"/>
            <w:ind w:hanging="640"/>
            <w:divId w:val="44447200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7028E289" w14:textId="77777777" w:rsidR="00A87455" w:rsidRDefault="00A87455">
          <w:pPr>
            <w:autoSpaceDE w:val="0"/>
            <w:autoSpaceDN w:val="0"/>
            <w:ind w:hanging="640"/>
            <w:divId w:val="565340734"/>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B879E00" w14:textId="77777777" w:rsidR="00A87455" w:rsidRDefault="00A87455">
          <w:pPr>
            <w:autoSpaceDE w:val="0"/>
            <w:autoSpaceDN w:val="0"/>
            <w:ind w:hanging="640"/>
            <w:divId w:val="1765371224"/>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4CC54622" w14:textId="77777777" w:rsidR="00A87455" w:rsidRDefault="00A87455">
          <w:pPr>
            <w:autoSpaceDE w:val="0"/>
            <w:autoSpaceDN w:val="0"/>
            <w:ind w:hanging="640"/>
            <w:divId w:val="1878590964"/>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472061FD" w14:textId="77777777" w:rsidR="00A87455" w:rsidRDefault="00A87455">
          <w:pPr>
            <w:autoSpaceDE w:val="0"/>
            <w:autoSpaceDN w:val="0"/>
            <w:ind w:hanging="640"/>
            <w:divId w:val="1595045535"/>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05C065E" w14:textId="77777777" w:rsidR="00A87455" w:rsidRDefault="00A87455">
          <w:pPr>
            <w:autoSpaceDE w:val="0"/>
            <w:autoSpaceDN w:val="0"/>
            <w:ind w:hanging="640"/>
            <w:divId w:val="1368674799"/>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56D2DB9" w14:textId="77777777" w:rsidR="00A87455" w:rsidRDefault="00A87455">
          <w:pPr>
            <w:autoSpaceDE w:val="0"/>
            <w:autoSpaceDN w:val="0"/>
            <w:ind w:hanging="640"/>
            <w:divId w:val="1738016329"/>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87FE96C" w14:textId="77777777" w:rsidR="00A87455" w:rsidRDefault="00A87455">
          <w:pPr>
            <w:autoSpaceDE w:val="0"/>
            <w:autoSpaceDN w:val="0"/>
            <w:ind w:hanging="640"/>
            <w:divId w:val="561914576"/>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0E2ABE90" w14:textId="77777777" w:rsidR="00A87455" w:rsidRDefault="00A87455">
          <w:pPr>
            <w:autoSpaceDE w:val="0"/>
            <w:autoSpaceDN w:val="0"/>
            <w:ind w:hanging="640"/>
            <w:divId w:val="179662643"/>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18DD4420" w14:textId="77777777" w:rsidR="00A87455" w:rsidRDefault="00A87455">
          <w:pPr>
            <w:autoSpaceDE w:val="0"/>
            <w:autoSpaceDN w:val="0"/>
            <w:ind w:hanging="640"/>
            <w:divId w:val="660499983"/>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7B8B40BC" w14:textId="77777777" w:rsidR="00A87455" w:rsidRDefault="00A87455">
          <w:pPr>
            <w:autoSpaceDE w:val="0"/>
            <w:autoSpaceDN w:val="0"/>
            <w:ind w:hanging="640"/>
            <w:divId w:val="147143661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283F6695" w14:textId="77777777" w:rsidR="00A87455" w:rsidRDefault="00A87455">
          <w:pPr>
            <w:autoSpaceDE w:val="0"/>
            <w:autoSpaceDN w:val="0"/>
            <w:ind w:hanging="640"/>
            <w:divId w:val="1538156295"/>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234F2664" w14:textId="77777777" w:rsidR="00A87455" w:rsidRDefault="00A87455">
          <w:pPr>
            <w:autoSpaceDE w:val="0"/>
            <w:autoSpaceDN w:val="0"/>
            <w:ind w:hanging="640"/>
            <w:divId w:val="347678865"/>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2E809003" w14:textId="77777777" w:rsidR="00A87455" w:rsidRDefault="00A87455">
          <w:pPr>
            <w:autoSpaceDE w:val="0"/>
            <w:autoSpaceDN w:val="0"/>
            <w:ind w:hanging="640"/>
            <w:divId w:val="1628199776"/>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15219A16" w14:textId="77777777" w:rsidR="00A87455" w:rsidRDefault="00A87455">
          <w:pPr>
            <w:autoSpaceDE w:val="0"/>
            <w:autoSpaceDN w:val="0"/>
            <w:ind w:hanging="640"/>
            <w:divId w:val="647321887"/>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4520ED0C" w14:textId="77777777" w:rsidR="00A87455" w:rsidRDefault="00A87455">
          <w:pPr>
            <w:autoSpaceDE w:val="0"/>
            <w:autoSpaceDN w:val="0"/>
            <w:ind w:hanging="640"/>
            <w:divId w:val="61081696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1B32C1E6" w14:textId="77777777" w:rsidR="00A87455" w:rsidRDefault="00A87455">
          <w:pPr>
            <w:autoSpaceDE w:val="0"/>
            <w:autoSpaceDN w:val="0"/>
            <w:ind w:hanging="640"/>
            <w:divId w:val="442115159"/>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0545548C" w14:textId="77777777" w:rsidR="00A87455" w:rsidRDefault="00A87455">
          <w:pPr>
            <w:autoSpaceDE w:val="0"/>
            <w:autoSpaceDN w:val="0"/>
            <w:ind w:hanging="640"/>
            <w:divId w:val="1031030190"/>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4FC936FB" w14:textId="77777777" w:rsidR="00A87455" w:rsidRDefault="00A87455">
          <w:pPr>
            <w:autoSpaceDE w:val="0"/>
            <w:autoSpaceDN w:val="0"/>
            <w:ind w:hanging="640"/>
            <w:divId w:val="1253733271"/>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54F16E5" w14:textId="77777777" w:rsidR="00A87455" w:rsidRDefault="00A87455">
          <w:pPr>
            <w:autoSpaceDE w:val="0"/>
            <w:autoSpaceDN w:val="0"/>
            <w:ind w:hanging="640"/>
            <w:divId w:val="150567266"/>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762E359E" w14:textId="77777777" w:rsidR="00A87455" w:rsidRDefault="00A87455">
          <w:pPr>
            <w:autoSpaceDE w:val="0"/>
            <w:autoSpaceDN w:val="0"/>
            <w:ind w:hanging="640"/>
            <w:divId w:val="1430587501"/>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5CBD3ED" w14:textId="77777777" w:rsidR="00A87455" w:rsidRDefault="00A87455">
          <w:pPr>
            <w:autoSpaceDE w:val="0"/>
            <w:autoSpaceDN w:val="0"/>
            <w:ind w:hanging="640"/>
            <w:divId w:val="96084181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578E09BB" w14:textId="77777777" w:rsidR="00A87455" w:rsidRDefault="00A87455">
          <w:pPr>
            <w:autoSpaceDE w:val="0"/>
            <w:autoSpaceDN w:val="0"/>
            <w:ind w:hanging="640"/>
            <w:divId w:val="1817869689"/>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7F183494" w14:textId="77777777" w:rsidR="00A87455" w:rsidRDefault="00A87455">
          <w:pPr>
            <w:autoSpaceDE w:val="0"/>
            <w:autoSpaceDN w:val="0"/>
            <w:ind w:hanging="640"/>
            <w:divId w:val="940140529"/>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5EA61650" w14:textId="77777777" w:rsidR="00A87455" w:rsidRDefault="00A87455">
          <w:pPr>
            <w:autoSpaceDE w:val="0"/>
            <w:autoSpaceDN w:val="0"/>
            <w:ind w:hanging="640"/>
            <w:divId w:val="856037328"/>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24B2E157" w14:textId="77777777" w:rsidR="00A87455" w:rsidRDefault="00A87455">
          <w:pPr>
            <w:autoSpaceDE w:val="0"/>
            <w:autoSpaceDN w:val="0"/>
            <w:ind w:hanging="640"/>
            <w:divId w:val="118186404"/>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7D7B9E1E" w14:textId="77777777" w:rsidR="00A87455" w:rsidRDefault="00A87455">
          <w:pPr>
            <w:autoSpaceDE w:val="0"/>
            <w:autoSpaceDN w:val="0"/>
            <w:ind w:hanging="640"/>
            <w:divId w:val="1957831047"/>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6 Desktop </w:t>
          </w:r>
          <w:proofErr w:type="spellStart"/>
          <w:r>
            <w:rPr>
              <w:rFonts w:eastAsia="Times New Roman"/>
              <w:i/>
              <w:iCs/>
            </w:rPr>
            <w:t>Dev</w:t>
          </w:r>
          <w:proofErr w:type="spellEnd"/>
          <w:r>
            <w:rPr>
              <w:rFonts w:eastAsia="Times New Roman"/>
              <w:i/>
              <w:iCs/>
            </w:rPr>
            <w:t xml:space="preserve"> </w:t>
          </w:r>
          <w:proofErr w:type="spellStart"/>
          <w:r>
            <w:rPr>
              <w:rFonts w:eastAsia="Times New Roman"/>
              <w:i/>
              <w:iCs/>
            </w:rPr>
            <w:t>Options</w:t>
          </w:r>
          <w:proofErr w:type="spellEnd"/>
          <w:r>
            <w:rPr>
              <w:rFonts w:eastAsia="Times New Roman"/>
              <w:i/>
              <w:iCs/>
            </w:rPr>
            <w:t xml:space="preserve">: WPF, </w:t>
          </w:r>
          <w:proofErr w:type="spellStart"/>
          <w:r>
            <w:rPr>
              <w:rFonts w:eastAsia="Times New Roman"/>
              <w:i/>
              <w:iCs/>
            </w:rPr>
            <w:t>WinForms</w:t>
          </w:r>
          <w:proofErr w:type="spellEnd"/>
          <w:r>
            <w:rPr>
              <w:rFonts w:eastAsia="Times New Roman"/>
              <w:i/>
              <w:iCs/>
            </w:rPr>
            <w:t xml:space="preserve">, UWP, .NET MAUI, </w:t>
          </w:r>
          <w:proofErr w:type="spellStart"/>
          <w:r>
            <w:rPr>
              <w:rFonts w:eastAsia="Times New Roman"/>
              <w:i/>
              <w:iCs/>
            </w:rPr>
            <w:t>Blazor</w:t>
          </w:r>
          <w:proofErr w:type="spellEnd"/>
          <w:r>
            <w:rPr>
              <w:rFonts w:eastAsia="Times New Roman"/>
              <w:i/>
              <w:iCs/>
            </w:rPr>
            <w:t xml:space="preserve"> ... -- </w:t>
          </w:r>
          <w:proofErr w:type="spellStart"/>
          <w:r>
            <w:rPr>
              <w:rFonts w:eastAsia="Times New Roman"/>
              <w:i/>
              <w:iCs/>
            </w:rPr>
            <w:t>Visual</w:t>
          </w:r>
          <w:proofErr w:type="spellEnd"/>
          <w:r>
            <w:rPr>
              <w:rFonts w:eastAsia="Times New Roman"/>
              <w:i/>
              <w:iCs/>
            </w:rPr>
            <w:t xml:space="preserve"> Studio </w:t>
          </w:r>
          <w:proofErr w:type="spellStart"/>
          <w:r>
            <w:rPr>
              <w:rFonts w:eastAsia="Times New Roman"/>
              <w:i/>
              <w:iCs/>
            </w:rPr>
            <w:t>Magazine</w:t>
          </w:r>
          <w:proofErr w:type="spellEnd"/>
          <w:r>
            <w:rPr>
              <w:rFonts w:eastAsia="Times New Roman"/>
            </w:rPr>
            <w:t xml:space="preserve"> [online]. [vid. 2023-03-24]. Dostupné z: https://visualstudiomagazine.com/articles/2021/02/03/net-6-desktop.aspx</w:t>
          </w:r>
        </w:p>
        <w:p w14:paraId="0A6DEB19" w14:textId="77777777" w:rsidR="00A87455" w:rsidRDefault="00A87455">
          <w:pPr>
            <w:autoSpaceDE w:val="0"/>
            <w:autoSpaceDN w:val="0"/>
            <w:ind w:hanging="640"/>
            <w:divId w:val="931816074"/>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35E0DDD9" w14:textId="77777777" w:rsidR="00A87455" w:rsidRDefault="00A87455">
          <w:pPr>
            <w:autoSpaceDE w:val="0"/>
            <w:autoSpaceDN w:val="0"/>
            <w:ind w:hanging="640"/>
            <w:divId w:val="1772160627"/>
            <w:rPr>
              <w:rFonts w:eastAsia="Times New Roman"/>
            </w:rPr>
          </w:pPr>
          <w:r>
            <w:rPr>
              <w:rFonts w:eastAsia="Times New Roman"/>
            </w:rPr>
            <w:t>[31</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0EAB976A" w14:textId="77777777" w:rsidR="00A87455" w:rsidRDefault="00A87455">
          <w:pPr>
            <w:autoSpaceDE w:val="0"/>
            <w:autoSpaceDN w:val="0"/>
            <w:ind w:hanging="640"/>
            <w:divId w:val="1916284436"/>
            <w:rPr>
              <w:rFonts w:eastAsia="Times New Roman"/>
            </w:rPr>
          </w:pPr>
          <w:r>
            <w:rPr>
              <w:rFonts w:eastAsia="Times New Roman"/>
            </w:rPr>
            <w:t xml:space="preserve">[32]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67DC7F38" w14:textId="77777777" w:rsidR="00A87455" w:rsidRDefault="00A87455">
          <w:pPr>
            <w:autoSpaceDE w:val="0"/>
            <w:autoSpaceDN w:val="0"/>
            <w:ind w:hanging="640"/>
            <w:divId w:val="970599934"/>
            <w:rPr>
              <w:rFonts w:eastAsia="Times New Roman"/>
            </w:rPr>
          </w:pPr>
          <w:r>
            <w:rPr>
              <w:rFonts w:eastAsia="Times New Roman"/>
            </w:rPr>
            <w:lastRenderedPageBreak/>
            <w:t xml:space="preserve">[33]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11096CA6" w14:textId="77777777" w:rsidR="00A87455" w:rsidRDefault="00A87455">
          <w:pPr>
            <w:autoSpaceDE w:val="0"/>
            <w:autoSpaceDN w:val="0"/>
            <w:ind w:hanging="640"/>
            <w:divId w:val="1916744980"/>
            <w:rPr>
              <w:rFonts w:eastAsia="Times New Roman"/>
            </w:rPr>
          </w:pPr>
          <w:r>
            <w:rPr>
              <w:rFonts w:eastAsia="Times New Roman"/>
            </w:rPr>
            <w:t xml:space="preserve">[34]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3199E5F6" w14:textId="77777777" w:rsidR="00A87455" w:rsidRDefault="00A87455">
          <w:pPr>
            <w:autoSpaceDE w:val="0"/>
            <w:autoSpaceDN w:val="0"/>
            <w:ind w:hanging="640"/>
            <w:divId w:val="1164201523"/>
            <w:rPr>
              <w:rFonts w:eastAsia="Times New Roman"/>
            </w:rPr>
          </w:pPr>
          <w:r>
            <w:rPr>
              <w:rFonts w:eastAsia="Times New Roman"/>
            </w:rPr>
            <w:t xml:space="preserve">[35]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817D70B" w14:textId="77777777" w:rsidR="00A87455" w:rsidRDefault="00A87455">
          <w:pPr>
            <w:autoSpaceDE w:val="0"/>
            <w:autoSpaceDN w:val="0"/>
            <w:ind w:hanging="640"/>
            <w:divId w:val="634218461"/>
            <w:rPr>
              <w:rFonts w:eastAsia="Times New Roman"/>
            </w:rPr>
          </w:pPr>
          <w:r>
            <w:rPr>
              <w:rFonts w:eastAsia="Times New Roman"/>
            </w:rPr>
            <w:t xml:space="preserve">[36]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5A1C88B" w14:textId="77777777" w:rsidR="00A87455" w:rsidRDefault="00A87455">
          <w:pPr>
            <w:autoSpaceDE w:val="0"/>
            <w:autoSpaceDN w:val="0"/>
            <w:ind w:hanging="640"/>
            <w:divId w:val="747505273"/>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6A974699" w14:textId="77777777" w:rsidR="00A87455" w:rsidRDefault="00A87455">
          <w:pPr>
            <w:autoSpaceDE w:val="0"/>
            <w:autoSpaceDN w:val="0"/>
            <w:ind w:hanging="640"/>
            <w:divId w:val="1361853155"/>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87C4E13" w14:textId="77777777" w:rsidR="00A87455" w:rsidRDefault="00A87455">
          <w:pPr>
            <w:autoSpaceDE w:val="0"/>
            <w:autoSpaceDN w:val="0"/>
            <w:ind w:hanging="640"/>
            <w:divId w:val="758523424"/>
            <w:rPr>
              <w:rFonts w:eastAsia="Times New Roman"/>
            </w:rPr>
          </w:pPr>
          <w:r>
            <w:rPr>
              <w:rFonts w:eastAsia="Times New Roman"/>
            </w:rPr>
            <w:t xml:space="preserve">[39]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3CBF75B" w14:textId="77777777" w:rsidR="00A87455" w:rsidRDefault="00A87455">
          <w:pPr>
            <w:autoSpaceDE w:val="0"/>
            <w:autoSpaceDN w:val="0"/>
            <w:ind w:hanging="640"/>
            <w:divId w:val="864053377"/>
            <w:rPr>
              <w:rFonts w:eastAsia="Times New Roman"/>
            </w:rPr>
          </w:pPr>
          <w:r>
            <w:rPr>
              <w:rFonts w:eastAsia="Times New Roman"/>
            </w:rPr>
            <w:t>[40</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22DD50B3" w14:textId="77777777" w:rsidR="00A87455" w:rsidRDefault="00A87455">
          <w:pPr>
            <w:autoSpaceDE w:val="0"/>
            <w:autoSpaceDN w:val="0"/>
            <w:ind w:hanging="640"/>
            <w:divId w:val="1137379818"/>
            <w:rPr>
              <w:rFonts w:eastAsia="Times New Roman"/>
            </w:rPr>
          </w:pPr>
          <w:r>
            <w:rPr>
              <w:rFonts w:eastAsia="Times New Roman"/>
            </w:rPr>
            <w:t xml:space="preserve">[41]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1F6DB96C" w14:textId="77777777" w:rsidR="00A87455" w:rsidRDefault="00A87455">
          <w:pPr>
            <w:autoSpaceDE w:val="0"/>
            <w:autoSpaceDN w:val="0"/>
            <w:ind w:hanging="640"/>
            <w:divId w:val="1817138797"/>
            <w:rPr>
              <w:rFonts w:eastAsia="Times New Roman"/>
            </w:rPr>
          </w:pPr>
          <w:r>
            <w:rPr>
              <w:rFonts w:eastAsia="Times New Roman"/>
            </w:rPr>
            <w:t xml:space="preserve">[42]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F6F2845" w14:textId="77777777" w:rsidR="00A87455" w:rsidRDefault="00A87455">
          <w:pPr>
            <w:autoSpaceDE w:val="0"/>
            <w:autoSpaceDN w:val="0"/>
            <w:ind w:hanging="640"/>
            <w:divId w:val="1003431556"/>
            <w:rPr>
              <w:rFonts w:eastAsia="Times New Roman"/>
            </w:rPr>
          </w:pPr>
          <w:r>
            <w:rPr>
              <w:rFonts w:eastAsia="Times New Roman"/>
            </w:rPr>
            <w:t xml:space="preserve">[43]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7668B634" w14:textId="77777777" w:rsidR="00A87455" w:rsidRDefault="00A87455">
          <w:pPr>
            <w:autoSpaceDE w:val="0"/>
            <w:autoSpaceDN w:val="0"/>
            <w:ind w:hanging="640"/>
            <w:divId w:val="943004021"/>
            <w:rPr>
              <w:rFonts w:eastAsia="Times New Roman"/>
            </w:rPr>
          </w:pPr>
          <w:r>
            <w:rPr>
              <w:rFonts w:eastAsia="Times New Roman"/>
            </w:rPr>
            <w:t xml:space="preserve">[44]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2A22F29C" w14:textId="77777777" w:rsidR="00A87455" w:rsidRDefault="00A87455">
          <w:pPr>
            <w:autoSpaceDE w:val="0"/>
            <w:autoSpaceDN w:val="0"/>
            <w:ind w:hanging="640"/>
            <w:divId w:val="778993623"/>
            <w:rPr>
              <w:rFonts w:eastAsia="Times New Roman"/>
            </w:rPr>
          </w:pPr>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19C21F1E" w14:textId="77777777" w:rsidR="00A87455" w:rsidRDefault="00A87455">
          <w:pPr>
            <w:autoSpaceDE w:val="0"/>
            <w:autoSpaceDN w:val="0"/>
            <w:ind w:hanging="640"/>
            <w:divId w:val="2050449636"/>
            <w:rPr>
              <w:rFonts w:eastAsia="Times New Roman"/>
            </w:rPr>
          </w:pPr>
          <w:r>
            <w:rPr>
              <w:rFonts w:eastAsia="Times New Roman"/>
            </w:rPr>
            <w:t xml:space="preserve">[46]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47309093" w14:textId="77777777" w:rsidR="00A87455" w:rsidRDefault="00A87455">
          <w:pPr>
            <w:autoSpaceDE w:val="0"/>
            <w:autoSpaceDN w:val="0"/>
            <w:ind w:hanging="640"/>
            <w:divId w:val="1041438405"/>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2D27269A" w14:textId="77777777" w:rsidR="00A87455" w:rsidRDefault="00A87455">
          <w:pPr>
            <w:autoSpaceDE w:val="0"/>
            <w:autoSpaceDN w:val="0"/>
            <w:ind w:hanging="640"/>
            <w:divId w:val="31927669"/>
            <w:rPr>
              <w:rFonts w:eastAsia="Times New Roman"/>
            </w:rPr>
          </w:pPr>
          <w:r>
            <w:rPr>
              <w:rFonts w:eastAsia="Times New Roman"/>
            </w:rPr>
            <w:lastRenderedPageBreak/>
            <w:t xml:space="preserve">[48]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00BB8F" w14:textId="77777777" w:rsidR="00A87455" w:rsidRDefault="00A87455">
          <w:pPr>
            <w:autoSpaceDE w:val="0"/>
            <w:autoSpaceDN w:val="0"/>
            <w:ind w:hanging="640"/>
            <w:divId w:val="1991595478"/>
            <w:rPr>
              <w:rFonts w:eastAsia="Times New Roman"/>
            </w:rPr>
          </w:pPr>
          <w:r>
            <w:rPr>
              <w:rFonts w:eastAsia="Times New Roman"/>
            </w:rPr>
            <w:t xml:space="preserve">[49]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01284015" w14:textId="77777777" w:rsidR="00A87455" w:rsidRDefault="00A87455">
          <w:pPr>
            <w:autoSpaceDE w:val="0"/>
            <w:autoSpaceDN w:val="0"/>
            <w:ind w:hanging="640"/>
            <w:divId w:val="245529774"/>
            <w:rPr>
              <w:rFonts w:eastAsia="Times New Roman"/>
            </w:rPr>
          </w:pPr>
          <w:r>
            <w:rPr>
              <w:rFonts w:eastAsia="Times New Roman"/>
            </w:rPr>
            <w:t xml:space="preserve">[50]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002F2506" w14:textId="77777777" w:rsidR="00A87455" w:rsidRDefault="00A87455">
          <w:pPr>
            <w:autoSpaceDE w:val="0"/>
            <w:autoSpaceDN w:val="0"/>
            <w:ind w:hanging="640"/>
            <w:divId w:val="1176263268"/>
            <w:rPr>
              <w:rFonts w:eastAsia="Times New Roman"/>
            </w:rPr>
          </w:pPr>
          <w:r>
            <w:rPr>
              <w:rFonts w:eastAsia="Times New Roman"/>
            </w:rPr>
            <w:t xml:space="preserve">[51]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2BABFDEC" w14:textId="77777777" w:rsidR="00A87455" w:rsidRDefault="00A87455">
          <w:pPr>
            <w:autoSpaceDE w:val="0"/>
            <w:autoSpaceDN w:val="0"/>
            <w:ind w:hanging="640"/>
            <w:divId w:val="1242061516"/>
            <w:rPr>
              <w:rFonts w:eastAsia="Times New Roman"/>
            </w:rPr>
          </w:pPr>
          <w:r>
            <w:rPr>
              <w:rFonts w:eastAsia="Times New Roman"/>
            </w:rPr>
            <w:t xml:space="preserve">[52]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https://learn.microsoft.com/en-us/cpp/cpp/event-handling-in-native-cpp</w:t>
          </w:r>
        </w:p>
        <w:p w14:paraId="00390231" w14:textId="77777777" w:rsidR="00A87455" w:rsidRDefault="00A87455">
          <w:pPr>
            <w:autoSpaceDE w:val="0"/>
            <w:autoSpaceDN w:val="0"/>
            <w:ind w:hanging="640"/>
            <w:divId w:val="1801917073"/>
            <w:rPr>
              <w:rFonts w:eastAsia="Times New Roman"/>
            </w:rPr>
          </w:pPr>
          <w:r>
            <w:rPr>
              <w:rFonts w:eastAsia="Times New Roman"/>
            </w:rPr>
            <w:t xml:space="preserve">[53]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2615C966" w14:textId="77777777" w:rsidR="00A87455" w:rsidRDefault="00A87455">
          <w:pPr>
            <w:autoSpaceDE w:val="0"/>
            <w:autoSpaceDN w:val="0"/>
            <w:ind w:hanging="640"/>
            <w:divId w:val="1682926229"/>
            <w:rPr>
              <w:rFonts w:eastAsia="Times New Roman"/>
            </w:rPr>
          </w:pPr>
          <w:r>
            <w:rPr>
              <w:rFonts w:eastAsia="Times New Roman"/>
            </w:rPr>
            <w:t xml:space="preserve">[54]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2CDC1F5B" w14:textId="77777777" w:rsidR="00A87455" w:rsidRDefault="00A87455">
          <w:pPr>
            <w:autoSpaceDE w:val="0"/>
            <w:autoSpaceDN w:val="0"/>
            <w:ind w:hanging="640"/>
            <w:divId w:val="145980722"/>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13ABAAFF" w14:textId="77777777" w:rsidR="00A87455" w:rsidRDefault="00A87455">
          <w:pPr>
            <w:autoSpaceDE w:val="0"/>
            <w:autoSpaceDN w:val="0"/>
            <w:ind w:hanging="640"/>
            <w:divId w:val="445856707"/>
            <w:rPr>
              <w:rFonts w:eastAsia="Times New Roman"/>
            </w:rPr>
          </w:pPr>
          <w:r>
            <w:rPr>
              <w:rFonts w:eastAsia="Times New Roman"/>
            </w:rPr>
            <w:t xml:space="preserve">[56]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3BCBB04F" w14:textId="77777777" w:rsidR="00A87455" w:rsidRDefault="00A87455">
          <w:pPr>
            <w:autoSpaceDE w:val="0"/>
            <w:autoSpaceDN w:val="0"/>
            <w:ind w:hanging="640"/>
            <w:divId w:val="1307465834"/>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0379EF8" w14:textId="77777777" w:rsidR="00A87455" w:rsidRDefault="00A87455">
          <w:pPr>
            <w:autoSpaceDE w:val="0"/>
            <w:autoSpaceDN w:val="0"/>
            <w:ind w:hanging="640"/>
            <w:divId w:val="249388712"/>
            <w:rPr>
              <w:rFonts w:eastAsia="Times New Roman"/>
            </w:rPr>
          </w:pPr>
          <w:r>
            <w:rPr>
              <w:rFonts w:eastAsia="Times New Roman"/>
            </w:rPr>
            <w:t xml:space="preserve">[58]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40DA4285" w14:textId="77777777" w:rsidR="00A87455" w:rsidRDefault="00A87455">
          <w:pPr>
            <w:autoSpaceDE w:val="0"/>
            <w:autoSpaceDN w:val="0"/>
            <w:ind w:hanging="640"/>
            <w:divId w:val="53965382"/>
            <w:rPr>
              <w:rFonts w:eastAsia="Times New Roman"/>
            </w:rPr>
          </w:pPr>
          <w:r>
            <w:rPr>
              <w:rFonts w:eastAsia="Times New Roman"/>
            </w:rPr>
            <w:t xml:space="preserve">[59]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1036CB86" w14:textId="77777777" w:rsidR="00A87455" w:rsidRDefault="00A87455">
          <w:pPr>
            <w:autoSpaceDE w:val="0"/>
            <w:autoSpaceDN w:val="0"/>
            <w:ind w:hanging="640"/>
            <w:divId w:val="203954755"/>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212A9A0A" w14:textId="77777777" w:rsidR="00A87455" w:rsidRDefault="00A87455">
          <w:pPr>
            <w:autoSpaceDE w:val="0"/>
            <w:autoSpaceDN w:val="0"/>
            <w:ind w:hanging="640"/>
            <w:divId w:val="319964744"/>
            <w:rPr>
              <w:rFonts w:eastAsia="Times New Roman"/>
            </w:rPr>
          </w:pPr>
          <w:r>
            <w:rPr>
              <w:rFonts w:eastAsia="Times New Roman"/>
            </w:rPr>
            <w:t xml:space="preserve">[61]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A643A9C" w14:textId="77777777" w:rsidR="00A87455" w:rsidRDefault="00A87455">
          <w:pPr>
            <w:autoSpaceDE w:val="0"/>
            <w:autoSpaceDN w:val="0"/>
            <w:ind w:hanging="640"/>
            <w:divId w:val="1487816255"/>
            <w:rPr>
              <w:rFonts w:eastAsia="Times New Roman"/>
            </w:rPr>
          </w:pPr>
          <w:r>
            <w:rPr>
              <w:rFonts w:eastAsia="Times New Roman"/>
            </w:rPr>
            <w:t xml:space="preserve">[62]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72296FB9" w14:textId="77777777" w:rsidR="00A87455" w:rsidRDefault="00A87455">
          <w:pPr>
            <w:autoSpaceDE w:val="0"/>
            <w:autoSpaceDN w:val="0"/>
            <w:ind w:hanging="640"/>
            <w:divId w:val="13768528"/>
            <w:rPr>
              <w:rFonts w:eastAsia="Times New Roman"/>
            </w:rPr>
          </w:pPr>
          <w:r>
            <w:rPr>
              <w:rFonts w:eastAsia="Times New Roman"/>
            </w:rPr>
            <w:t xml:space="preserve">[63]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3AB0128E" w14:textId="77777777" w:rsidR="00A87455" w:rsidRDefault="00A87455">
          <w:pPr>
            <w:autoSpaceDE w:val="0"/>
            <w:autoSpaceDN w:val="0"/>
            <w:ind w:hanging="640"/>
            <w:divId w:val="1999067182"/>
            <w:rPr>
              <w:rFonts w:eastAsia="Times New Roman"/>
            </w:rPr>
          </w:pPr>
          <w:r>
            <w:rPr>
              <w:rFonts w:eastAsia="Times New Roman"/>
            </w:rPr>
            <w:lastRenderedPageBreak/>
            <w:t xml:space="preserve">[64]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0FC49F4A" w14:textId="77777777" w:rsidR="00A87455" w:rsidRDefault="00A87455">
          <w:pPr>
            <w:autoSpaceDE w:val="0"/>
            <w:autoSpaceDN w:val="0"/>
            <w:ind w:hanging="640"/>
            <w:divId w:val="1826317080"/>
            <w:rPr>
              <w:rFonts w:eastAsia="Times New Roman"/>
            </w:rPr>
          </w:pPr>
          <w:r>
            <w:rPr>
              <w:rFonts w:eastAsia="Times New Roman"/>
            </w:rPr>
            <w:t xml:space="preserve">[65]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051F9B39" w14:textId="77777777" w:rsidR="00A87455" w:rsidRDefault="00A87455">
          <w:pPr>
            <w:autoSpaceDE w:val="0"/>
            <w:autoSpaceDN w:val="0"/>
            <w:ind w:hanging="640"/>
            <w:divId w:val="1174762844"/>
            <w:rPr>
              <w:rFonts w:eastAsia="Times New Roman"/>
            </w:rPr>
          </w:pPr>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p>
        <w:p w14:paraId="28929C2C" w14:textId="77777777" w:rsidR="00A87455" w:rsidRDefault="00A87455">
          <w:pPr>
            <w:autoSpaceDE w:val="0"/>
            <w:autoSpaceDN w:val="0"/>
            <w:ind w:hanging="640"/>
            <w:divId w:val="2067757838"/>
            <w:rPr>
              <w:rFonts w:eastAsia="Times New Roman"/>
            </w:rPr>
          </w:pPr>
          <w:r>
            <w:rPr>
              <w:rFonts w:eastAsia="Times New Roman"/>
            </w:rPr>
            <w:t xml:space="preserve">[67]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1B7DFBE2" w14:textId="77777777" w:rsidR="00A87455" w:rsidRDefault="00A87455">
          <w:pPr>
            <w:autoSpaceDE w:val="0"/>
            <w:autoSpaceDN w:val="0"/>
            <w:ind w:hanging="640"/>
            <w:divId w:val="1843739299"/>
            <w:rPr>
              <w:rFonts w:eastAsia="Times New Roman"/>
            </w:rPr>
          </w:pPr>
          <w:r>
            <w:rPr>
              <w:rFonts w:eastAsia="Times New Roman"/>
            </w:rPr>
            <w:t xml:space="preserve">[68]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4B34D3E9" w14:textId="77777777" w:rsidR="00A87455" w:rsidRDefault="00A87455">
          <w:pPr>
            <w:autoSpaceDE w:val="0"/>
            <w:autoSpaceDN w:val="0"/>
            <w:ind w:hanging="640"/>
            <w:divId w:val="485587995"/>
            <w:rPr>
              <w:rFonts w:eastAsia="Times New Roman"/>
            </w:rPr>
          </w:pPr>
          <w:r>
            <w:rPr>
              <w:rFonts w:eastAsia="Times New Roman"/>
            </w:rPr>
            <w:t xml:space="preserve">[69]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44B25E12" w14:textId="77777777" w:rsidR="00A87455" w:rsidRDefault="00A87455">
          <w:pPr>
            <w:autoSpaceDE w:val="0"/>
            <w:autoSpaceDN w:val="0"/>
            <w:ind w:hanging="640"/>
            <w:divId w:val="1174109088"/>
            <w:rPr>
              <w:rFonts w:eastAsia="Times New Roman"/>
            </w:rPr>
          </w:pPr>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09CFBCDF" w14:textId="77777777" w:rsidR="00A87455" w:rsidRDefault="00A87455">
          <w:pPr>
            <w:autoSpaceDE w:val="0"/>
            <w:autoSpaceDN w:val="0"/>
            <w:ind w:hanging="640"/>
            <w:divId w:val="1529247802"/>
            <w:rPr>
              <w:rFonts w:eastAsia="Times New Roman"/>
            </w:rPr>
          </w:pPr>
          <w:r>
            <w:rPr>
              <w:rFonts w:eastAsia="Times New Roman"/>
            </w:rPr>
            <w:t xml:space="preserve">[71]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018D72CF" w14:textId="77777777" w:rsidR="00A87455" w:rsidRDefault="00A87455">
          <w:pPr>
            <w:autoSpaceDE w:val="0"/>
            <w:autoSpaceDN w:val="0"/>
            <w:ind w:hanging="640"/>
            <w:divId w:val="100877108"/>
            <w:rPr>
              <w:rFonts w:eastAsia="Times New Roman"/>
            </w:rPr>
          </w:pPr>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p>
        <w:p w14:paraId="2A7A20BA" w14:textId="77777777" w:rsidR="00A87455" w:rsidRDefault="00A87455">
          <w:pPr>
            <w:autoSpaceDE w:val="0"/>
            <w:autoSpaceDN w:val="0"/>
            <w:ind w:hanging="640"/>
            <w:divId w:val="1141655858"/>
            <w:rPr>
              <w:rFonts w:eastAsia="Times New Roman"/>
            </w:rPr>
          </w:pPr>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A465BE3" w14:textId="77777777" w:rsidR="00A87455" w:rsidRDefault="00A87455">
          <w:pPr>
            <w:autoSpaceDE w:val="0"/>
            <w:autoSpaceDN w:val="0"/>
            <w:ind w:hanging="640"/>
            <w:divId w:val="566451422"/>
            <w:rPr>
              <w:rFonts w:eastAsia="Times New Roman"/>
            </w:rPr>
          </w:pPr>
          <w:r>
            <w:rPr>
              <w:rFonts w:eastAsia="Times New Roman"/>
            </w:rPr>
            <w:t xml:space="preserve">[74]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83FCA0C" w14:textId="77777777" w:rsidR="00A87455" w:rsidRDefault="00A87455">
          <w:pPr>
            <w:autoSpaceDE w:val="0"/>
            <w:autoSpaceDN w:val="0"/>
            <w:ind w:hanging="640"/>
            <w:divId w:val="1106077771"/>
            <w:rPr>
              <w:rFonts w:eastAsia="Times New Roman"/>
            </w:rPr>
          </w:pPr>
          <w:r>
            <w:rPr>
              <w:rFonts w:eastAsia="Times New Roman"/>
            </w:rPr>
            <w:t xml:space="preserve">[75]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23727DA" w14:textId="77777777" w:rsidR="00A87455" w:rsidRDefault="00A87455">
          <w:pPr>
            <w:autoSpaceDE w:val="0"/>
            <w:autoSpaceDN w:val="0"/>
            <w:ind w:hanging="640"/>
            <w:divId w:val="987201494"/>
            <w:rPr>
              <w:rFonts w:eastAsia="Times New Roman"/>
            </w:rPr>
          </w:pPr>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4900D785" w14:textId="77777777" w:rsidR="00A87455" w:rsidRDefault="00A87455">
          <w:pPr>
            <w:autoSpaceDE w:val="0"/>
            <w:autoSpaceDN w:val="0"/>
            <w:ind w:hanging="640"/>
            <w:divId w:val="1756514079"/>
            <w:rPr>
              <w:rFonts w:eastAsia="Times New Roman"/>
            </w:rPr>
          </w:pPr>
          <w:r>
            <w:rPr>
              <w:rFonts w:eastAsia="Times New Roman"/>
            </w:rPr>
            <w:t xml:space="preserve">[77]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4058F6F0" w14:textId="77777777" w:rsidR="00A87455" w:rsidRDefault="00A87455">
          <w:pPr>
            <w:autoSpaceDE w:val="0"/>
            <w:autoSpaceDN w:val="0"/>
            <w:ind w:hanging="640"/>
            <w:divId w:val="206190147"/>
            <w:rPr>
              <w:rFonts w:eastAsia="Times New Roman"/>
            </w:rPr>
          </w:pPr>
          <w:r>
            <w:rPr>
              <w:rFonts w:eastAsia="Times New Roman"/>
            </w:rPr>
            <w:t xml:space="preserve">[78]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30062510" w14:textId="77777777" w:rsidR="00A87455" w:rsidRDefault="00A87455">
          <w:pPr>
            <w:autoSpaceDE w:val="0"/>
            <w:autoSpaceDN w:val="0"/>
            <w:ind w:hanging="640"/>
            <w:divId w:val="1082070457"/>
            <w:rPr>
              <w:rFonts w:eastAsia="Times New Roman"/>
            </w:rPr>
          </w:pPr>
          <w:r>
            <w:rPr>
              <w:rFonts w:eastAsia="Times New Roman"/>
            </w:rPr>
            <w:t xml:space="preserve">[79]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76C8A26A" w14:textId="77777777" w:rsidR="00A87455" w:rsidRDefault="00A87455">
          <w:pPr>
            <w:autoSpaceDE w:val="0"/>
            <w:autoSpaceDN w:val="0"/>
            <w:ind w:hanging="640"/>
            <w:divId w:val="1759210745"/>
            <w:rPr>
              <w:rFonts w:eastAsia="Times New Roman"/>
            </w:rPr>
          </w:pPr>
          <w:r>
            <w:rPr>
              <w:rFonts w:eastAsia="Times New Roman"/>
            </w:rPr>
            <w:t xml:space="preserve">[80]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0A0BA0EA" w14:textId="77777777" w:rsidR="00A87455" w:rsidRDefault="00A87455">
          <w:pPr>
            <w:autoSpaceDE w:val="0"/>
            <w:autoSpaceDN w:val="0"/>
            <w:ind w:hanging="640"/>
            <w:divId w:val="815417327"/>
            <w:rPr>
              <w:rFonts w:eastAsia="Times New Roman"/>
            </w:rPr>
          </w:pPr>
          <w:r>
            <w:rPr>
              <w:rFonts w:eastAsia="Times New Roman"/>
            </w:rPr>
            <w:t xml:space="preserve">[81]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B28F3C4" w14:textId="77777777" w:rsidR="00A87455" w:rsidRDefault="00A87455">
          <w:pPr>
            <w:autoSpaceDE w:val="0"/>
            <w:autoSpaceDN w:val="0"/>
            <w:ind w:hanging="640"/>
            <w:divId w:val="1260990370"/>
            <w:rPr>
              <w:rFonts w:eastAsia="Times New Roman"/>
            </w:rPr>
          </w:pPr>
          <w:r>
            <w:rPr>
              <w:rFonts w:eastAsia="Times New Roman"/>
            </w:rPr>
            <w:lastRenderedPageBreak/>
            <w:t xml:space="preserve">[82]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6D1CA055" w14:textId="77777777" w:rsidR="00A87455" w:rsidRDefault="00A87455">
          <w:pPr>
            <w:autoSpaceDE w:val="0"/>
            <w:autoSpaceDN w:val="0"/>
            <w:ind w:hanging="640"/>
            <w:divId w:val="1931429406"/>
            <w:rPr>
              <w:rFonts w:eastAsia="Times New Roman"/>
            </w:rPr>
          </w:pPr>
          <w:r>
            <w:rPr>
              <w:rFonts w:eastAsia="Times New Roman"/>
            </w:rPr>
            <w:t xml:space="preserve">[83]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7E3FE013" w14:textId="77777777" w:rsidR="00A87455" w:rsidRDefault="00A87455">
          <w:pPr>
            <w:autoSpaceDE w:val="0"/>
            <w:autoSpaceDN w:val="0"/>
            <w:ind w:hanging="640"/>
            <w:divId w:val="272438888"/>
            <w:rPr>
              <w:rFonts w:eastAsia="Times New Roman"/>
            </w:rPr>
          </w:pPr>
          <w:r>
            <w:rPr>
              <w:rFonts w:eastAsia="Times New Roman"/>
            </w:rPr>
            <w:t xml:space="preserve">[84]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73843B33" w14:textId="77777777" w:rsidR="00A87455" w:rsidRDefault="00A87455">
          <w:pPr>
            <w:autoSpaceDE w:val="0"/>
            <w:autoSpaceDN w:val="0"/>
            <w:ind w:hanging="640"/>
            <w:divId w:val="610086696"/>
            <w:rPr>
              <w:rFonts w:eastAsia="Times New Roman"/>
            </w:rPr>
          </w:pPr>
          <w:r>
            <w:rPr>
              <w:rFonts w:eastAsia="Times New Roman"/>
            </w:rPr>
            <w:t xml:space="preserve">[85]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32E00EEF" w14:textId="77777777" w:rsidR="00A87455" w:rsidRDefault="00A87455">
          <w:pPr>
            <w:autoSpaceDE w:val="0"/>
            <w:autoSpaceDN w:val="0"/>
            <w:ind w:hanging="640"/>
            <w:divId w:val="938416010"/>
            <w:rPr>
              <w:rFonts w:eastAsia="Times New Roman"/>
            </w:rPr>
          </w:pPr>
          <w:r>
            <w:rPr>
              <w:rFonts w:eastAsia="Times New Roman"/>
            </w:rPr>
            <w:t xml:space="preserve">[86]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58A9C6F5" w14:textId="77777777" w:rsidR="00A87455" w:rsidRDefault="00A87455">
          <w:pPr>
            <w:autoSpaceDE w:val="0"/>
            <w:autoSpaceDN w:val="0"/>
            <w:ind w:hanging="640"/>
            <w:divId w:val="723528476"/>
            <w:rPr>
              <w:rFonts w:eastAsia="Times New Roman"/>
            </w:rPr>
          </w:pPr>
          <w:r>
            <w:rPr>
              <w:rFonts w:eastAsia="Times New Roman"/>
            </w:rPr>
            <w:t xml:space="preserve">[87]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4428092" w14:textId="77777777" w:rsidR="00A87455" w:rsidRDefault="00A87455">
          <w:pPr>
            <w:autoSpaceDE w:val="0"/>
            <w:autoSpaceDN w:val="0"/>
            <w:ind w:hanging="640"/>
            <w:divId w:val="1870333955"/>
            <w:rPr>
              <w:rFonts w:eastAsia="Times New Roman"/>
            </w:rPr>
          </w:pPr>
          <w:r>
            <w:rPr>
              <w:rFonts w:eastAsia="Times New Roman"/>
            </w:rPr>
            <w:t xml:space="preserve">[88]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064B132C" w14:textId="77777777" w:rsidR="00A87455" w:rsidRDefault="00A87455">
          <w:pPr>
            <w:autoSpaceDE w:val="0"/>
            <w:autoSpaceDN w:val="0"/>
            <w:ind w:hanging="640"/>
            <w:divId w:val="1457990256"/>
            <w:rPr>
              <w:rFonts w:eastAsia="Times New Roman"/>
            </w:rPr>
          </w:pPr>
          <w:r>
            <w:rPr>
              <w:rFonts w:eastAsia="Times New Roman"/>
            </w:rPr>
            <w:t xml:space="preserve">[89]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p>
        <w:p w14:paraId="092B1FF5" w14:textId="77777777" w:rsidR="00A87455" w:rsidRDefault="00A87455">
          <w:pPr>
            <w:autoSpaceDE w:val="0"/>
            <w:autoSpaceDN w:val="0"/>
            <w:ind w:hanging="640"/>
            <w:divId w:val="363988303"/>
            <w:rPr>
              <w:rFonts w:eastAsia="Times New Roman"/>
            </w:rPr>
          </w:pPr>
          <w:r>
            <w:rPr>
              <w:rFonts w:eastAsia="Times New Roman"/>
            </w:rPr>
            <w:t xml:space="preserve">[90]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proofErr w:type="gram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p>
        <w:p w14:paraId="5675AA7B" w14:textId="77777777" w:rsidR="00A87455" w:rsidRDefault="00A87455">
          <w:pPr>
            <w:autoSpaceDE w:val="0"/>
            <w:autoSpaceDN w:val="0"/>
            <w:ind w:hanging="640"/>
            <w:divId w:val="630282876"/>
            <w:rPr>
              <w:rFonts w:eastAsia="Times New Roman"/>
            </w:rPr>
          </w:pPr>
          <w:r>
            <w:rPr>
              <w:rFonts w:eastAsia="Times New Roman"/>
            </w:rPr>
            <w:t xml:space="preserve">[91]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proofErr w:type="gramStart"/>
          <w:r>
            <w:rPr>
              <w:rFonts w:eastAsia="Times New Roman"/>
              <w:i/>
              <w:iCs/>
            </w:rPr>
            <w:t>Skylines</w:t>
          </w:r>
          <w:proofErr w:type="spellEnd"/>
          <w:r>
            <w:rPr>
              <w:rFonts w:eastAsia="Times New Roman"/>
              <w:i/>
              <w:iCs/>
            </w:rPr>
            <w:t xml:space="preserve"> - Paradox</w:t>
          </w:r>
          <w:proofErr w:type="gramEnd"/>
          <w:r>
            <w:rPr>
              <w:rFonts w:eastAsia="Times New Roman"/>
              <w:i/>
              <w:iCs/>
            </w:rPr>
            <w:t xml:space="preserve">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p>
        <w:p w14:paraId="7B1A1E86" w14:textId="77777777" w:rsidR="00A87455" w:rsidRDefault="00A87455">
          <w:pPr>
            <w:autoSpaceDE w:val="0"/>
            <w:autoSpaceDN w:val="0"/>
            <w:ind w:hanging="640"/>
            <w:divId w:val="2054377833"/>
            <w:rPr>
              <w:rFonts w:eastAsia="Times New Roman"/>
            </w:rPr>
          </w:pPr>
          <w:r>
            <w:rPr>
              <w:rFonts w:eastAsia="Times New Roman"/>
            </w:rPr>
            <w:t xml:space="preserve">[92]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proofErr w:type="gram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proofErr w:type="gram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p>
        <w:p w14:paraId="341205D3" w14:textId="77777777" w:rsidR="00A87455" w:rsidRDefault="00A87455">
          <w:pPr>
            <w:autoSpaceDE w:val="0"/>
            <w:autoSpaceDN w:val="0"/>
            <w:ind w:hanging="640"/>
            <w:divId w:val="939607637"/>
            <w:rPr>
              <w:rFonts w:eastAsia="Times New Roman"/>
            </w:rPr>
          </w:pPr>
          <w:r>
            <w:rPr>
              <w:rFonts w:eastAsia="Times New Roman"/>
            </w:rPr>
            <w:t xml:space="preserve">[93]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2762EF8" w14:textId="77777777" w:rsidR="00A87455" w:rsidRDefault="00A87455">
          <w:pPr>
            <w:autoSpaceDE w:val="0"/>
            <w:autoSpaceDN w:val="0"/>
            <w:ind w:hanging="640"/>
            <w:divId w:val="1123882982"/>
            <w:rPr>
              <w:rFonts w:eastAsia="Times New Roman"/>
            </w:rPr>
          </w:pPr>
          <w:r>
            <w:rPr>
              <w:rFonts w:eastAsia="Times New Roman"/>
            </w:rPr>
            <w:t xml:space="preserve">[94]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proofErr w:type="gram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p>
        <w:p w14:paraId="7AF4A639" w14:textId="77777777" w:rsidR="00A87455" w:rsidRDefault="00A87455">
          <w:pPr>
            <w:autoSpaceDE w:val="0"/>
            <w:autoSpaceDN w:val="0"/>
            <w:ind w:hanging="640"/>
            <w:divId w:val="1462646592"/>
            <w:rPr>
              <w:rFonts w:eastAsia="Times New Roman"/>
            </w:rPr>
          </w:pPr>
          <w:r>
            <w:rPr>
              <w:rFonts w:eastAsia="Times New Roman"/>
            </w:rPr>
            <w:t xml:space="preserve">[95]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proofErr w:type="gram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p>
        <w:p w14:paraId="1699D983" w14:textId="77777777" w:rsidR="00A87455" w:rsidRDefault="00A87455">
          <w:pPr>
            <w:autoSpaceDE w:val="0"/>
            <w:autoSpaceDN w:val="0"/>
            <w:ind w:hanging="640"/>
            <w:divId w:val="933902728"/>
            <w:rPr>
              <w:rFonts w:eastAsia="Times New Roman"/>
            </w:rPr>
          </w:pPr>
          <w:r>
            <w:rPr>
              <w:rFonts w:eastAsia="Times New Roman"/>
            </w:rPr>
            <w:t xml:space="preserve">[96] </w:t>
          </w:r>
          <w:r>
            <w:rPr>
              <w:rFonts w:eastAsia="Times New Roman"/>
            </w:rPr>
            <w:tab/>
          </w:r>
          <w:proofErr w:type="spellStart"/>
          <w:proofErr w:type="gram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proofErr w:type="gram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p>
        <w:p w14:paraId="273A335C" w14:textId="77777777" w:rsidR="00A87455" w:rsidRDefault="00A87455">
          <w:pPr>
            <w:autoSpaceDE w:val="0"/>
            <w:autoSpaceDN w:val="0"/>
            <w:ind w:hanging="640"/>
            <w:divId w:val="1100102625"/>
            <w:rPr>
              <w:rFonts w:eastAsia="Times New Roman"/>
            </w:rPr>
          </w:pPr>
          <w:r>
            <w:rPr>
              <w:rFonts w:eastAsia="Times New Roman"/>
            </w:rPr>
            <w:t xml:space="preserve">[97]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p>
        <w:p w14:paraId="7ED10FCF" w14:textId="77777777" w:rsidR="00A87455" w:rsidRDefault="00A87455">
          <w:pPr>
            <w:autoSpaceDE w:val="0"/>
            <w:autoSpaceDN w:val="0"/>
            <w:ind w:hanging="640"/>
            <w:divId w:val="985939875"/>
            <w:rPr>
              <w:rFonts w:eastAsia="Times New Roman"/>
            </w:rPr>
          </w:pPr>
          <w:r>
            <w:rPr>
              <w:rFonts w:eastAsia="Times New Roman"/>
            </w:rPr>
            <w:t xml:space="preserve">[98]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proofErr w:type="gram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proofErr w:type="gram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p>
        <w:p w14:paraId="35586BAA" w14:textId="77777777" w:rsidR="00A87455" w:rsidRDefault="00A87455">
          <w:pPr>
            <w:autoSpaceDE w:val="0"/>
            <w:autoSpaceDN w:val="0"/>
            <w:ind w:hanging="640"/>
            <w:divId w:val="1729256556"/>
            <w:rPr>
              <w:rFonts w:eastAsia="Times New Roman"/>
            </w:rPr>
          </w:pPr>
          <w:r>
            <w:rPr>
              <w:rFonts w:eastAsia="Times New Roman"/>
            </w:rPr>
            <w:t xml:space="preserve">[99] </w:t>
          </w:r>
          <w:r>
            <w:rPr>
              <w:rFonts w:eastAsia="Times New Roman"/>
            </w:rPr>
            <w:tab/>
            <w:t xml:space="preserve">INDIAN. </w:t>
          </w:r>
          <w:proofErr w:type="spellStart"/>
          <w:proofErr w:type="gramStart"/>
          <w:r>
            <w:rPr>
              <w:rFonts w:eastAsia="Times New Roman"/>
              <w:i/>
              <w:iCs/>
            </w:rPr>
            <w:t>Wreckfest</w:t>
          </w:r>
          <w:proofErr w:type="spellEnd"/>
          <w:r>
            <w:rPr>
              <w:rFonts w:eastAsia="Times New Roman"/>
              <w:i/>
              <w:iCs/>
            </w:rPr>
            <w:t xml:space="preserve"> - Recenze</w:t>
          </w:r>
          <w:proofErr w:type="gramEnd"/>
          <w:r>
            <w:rPr>
              <w:rFonts w:eastAsia="Times New Roman"/>
              <w:i/>
              <w:iCs/>
            </w:rPr>
            <w:t xml:space="preserve"> - YouTube</w:t>
          </w:r>
          <w:r>
            <w:rPr>
              <w:rFonts w:eastAsia="Times New Roman"/>
            </w:rPr>
            <w:t xml:space="preserve"> [online]. [vid. 2023-03-18]. Dostupné z: https://www.youtube.com/watch?v=3_3nvi1vsZ4</w:t>
          </w:r>
        </w:p>
        <w:p w14:paraId="1C272F27" w14:textId="77777777" w:rsidR="00A87455" w:rsidRDefault="00A87455">
          <w:pPr>
            <w:autoSpaceDE w:val="0"/>
            <w:autoSpaceDN w:val="0"/>
            <w:ind w:hanging="640"/>
            <w:divId w:val="1373848522"/>
            <w:rPr>
              <w:rFonts w:eastAsia="Times New Roman"/>
            </w:rPr>
          </w:pPr>
          <w:r>
            <w:rPr>
              <w:rFonts w:eastAsia="Times New Roman"/>
            </w:rPr>
            <w:lastRenderedPageBreak/>
            <w:t xml:space="preserve">[100]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2648AF34" w14:textId="77777777" w:rsidR="00A87455" w:rsidRDefault="00A87455">
          <w:pPr>
            <w:autoSpaceDE w:val="0"/>
            <w:autoSpaceDN w:val="0"/>
            <w:ind w:hanging="640"/>
            <w:divId w:val="925578343"/>
            <w:rPr>
              <w:rFonts w:eastAsia="Times New Roman"/>
            </w:rPr>
          </w:pPr>
          <w:r>
            <w:rPr>
              <w:rFonts w:eastAsia="Times New Roman"/>
            </w:rPr>
            <w:t xml:space="preserve">[101]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4D763508" w14:textId="77777777" w:rsidR="00A87455" w:rsidRDefault="00A87455">
          <w:pPr>
            <w:autoSpaceDE w:val="0"/>
            <w:autoSpaceDN w:val="0"/>
            <w:ind w:hanging="640"/>
            <w:divId w:val="1511023641"/>
            <w:rPr>
              <w:rFonts w:eastAsia="Times New Roman"/>
            </w:rPr>
          </w:pPr>
          <w:r>
            <w:rPr>
              <w:rFonts w:eastAsia="Times New Roman"/>
            </w:rPr>
            <w:t xml:space="preserve">[102]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WPF and </w:t>
          </w:r>
          <w:proofErr w:type="spellStart"/>
          <w:proofErr w:type="gramStart"/>
          <w:r>
            <w:rPr>
              <w:rFonts w:eastAsia="Times New Roman"/>
              <w:i/>
              <w:iCs/>
            </w:rPr>
            <w:t>WinForms</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2023-03-24]. Dostupné z: https://www.geeksforgeeks.org/difference-between-wpf-and-winforms/</w:t>
          </w:r>
        </w:p>
        <w:p w14:paraId="4ADD5743" w14:textId="77777777" w:rsidR="00A87455" w:rsidRDefault="00A87455">
          <w:pPr>
            <w:autoSpaceDE w:val="0"/>
            <w:autoSpaceDN w:val="0"/>
            <w:ind w:hanging="640"/>
            <w:divId w:val="933124886"/>
            <w:rPr>
              <w:rFonts w:eastAsia="Times New Roman"/>
            </w:rPr>
          </w:pPr>
          <w:r>
            <w:rPr>
              <w:rFonts w:eastAsia="Times New Roman"/>
            </w:rPr>
            <w:t xml:space="preserve">[103] </w:t>
          </w:r>
          <w:r>
            <w:rPr>
              <w:rFonts w:eastAsia="Times New Roman"/>
            </w:rPr>
            <w:tab/>
          </w:r>
          <w:proofErr w:type="spellStart"/>
          <w:r>
            <w:rPr>
              <w:rFonts w:eastAsia="Times New Roman"/>
              <w:i/>
              <w:iCs/>
            </w:rPr>
            <w:t>Overview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https://learn.microsoft.com/en-us/windows/win32/gdiplus/-gdiplus-overview-of-gdi--about</w:t>
          </w:r>
        </w:p>
        <w:p w14:paraId="286979A3" w14:textId="77777777" w:rsidR="00A87455" w:rsidRDefault="00A87455">
          <w:pPr>
            <w:autoSpaceDE w:val="0"/>
            <w:autoSpaceDN w:val="0"/>
            <w:ind w:hanging="640"/>
            <w:divId w:val="1872765651"/>
            <w:rPr>
              <w:rFonts w:eastAsia="Times New Roman"/>
            </w:rPr>
          </w:pPr>
          <w:r>
            <w:rPr>
              <w:rFonts w:eastAsia="Times New Roman"/>
            </w:rPr>
            <w:t xml:space="preserve">[104] </w:t>
          </w:r>
          <w:r>
            <w:rPr>
              <w:rFonts w:eastAsia="Times New Roman"/>
            </w:rPr>
            <w:tab/>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https://learn.microsoft.com/en-us/windows/win32/gdiplus/-gdiplus-gdi-start</w:t>
          </w:r>
        </w:p>
        <w:p w14:paraId="716C22F3" w14:textId="77777777" w:rsidR="00A87455" w:rsidRDefault="00A87455">
          <w:pPr>
            <w:autoSpaceDE w:val="0"/>
            <w:autoSpaceDN w:val="0"/>
            <w:ind w:hanging="640"/>
            <w:divId w:val="31004580"/>
            <w:rPr>
              <w:rFonts w:eastAsia="Times New Roman"/>
            </w:rPr>
          </w:pPr>
          <w:r>
            <w:rPr>
              <w:rFonts w:eastAsia="Times New Roman"/>
            </w:rPr>
            <w:t xml:space="preserve">[105] </w:t>
          </w:r>
          <w:r>
            <w:rPr>
              <w:rFonts w:eastAsia="Times New Roman"/>
            </w:rPr>
            <w:tab/>
          </w:r>
          <w:proofErr w:type="spellStart"/>
          <w:r>
            <w:rPr>
              <w:rFonts w:eastAsia="Times New Roman"/>
              <w:i/>
              <w:iCs/>
            </w:rPr>
            <w:t>Remote</w:t>
          </w:r>
          <w:proofErr w:type="spellEnd"/>
          <w:r>
            <w:rPr>
              <w:rFonts w:eastAsia="Times New Roman"/>
              <w:i/>
              <w:iCs/>
            </w:rPr>
            <w:t xml:space="preserve"> Desktop </w:t>
          </w:r>
          <w:proofErr w:type="spellStart"/>
          <w:proofErr w:type="gramStart"/>
          <w:r>
            <w:rPr>
              <w:rFonts w:eastAsia="Times New Roman"/>
              <w:i/>
              <w:iCs/>
            </w:rPr>
            <w:t>Services</w:t>
          </w:r>
          <w:proofErr w:type="spellEnd"/>
          <w:r>
            <w:rPr>
              <w:rFonts w:eastAsia="Times New Roman"/>
              <w:i/>
              <w:iCs/>
            </w:rPr>
            <w:t xml:space="preserve"> - GPU</w:t>
          </w:r>
          <w:proofErr w:type="gramEnd"/>
          <w:r>
            <w:rPr>
              <w:rFonts w:eastAsia="Times New Roman"/>
              <w:i/>
              <w:iCs/>
            </w:rPr>
            <w:t xml:space="preserve"> </w:t>
          </w:r>
          <w:proofErr w:type="spellStart"/>
          <w:r>
            <w:rPr>
              <w:rFonts w:eastAsia="Times New Roman"/>
              <w:i/>
              <w:iCs/>
            </w:rPr>
            <w:t>acceleration</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https://learn.microsoft.com/en-us/windows-server/remote/remote-desktop-services/rds-graphics-virtualization</w:t>
          </w:r>
        </w:p>
        <w:p w14:paraId="5C85C215" w14:textId="77777777" w:rsidR="00A87455" w:rsidRDefault="00A87455">
          <w:pPr>
            <w:autoSpaceDE w:val="0"/>
            <w:autoSpaceDN w:val="0"/>
            <w:ind w:hanging="640"/>
            <w:divId w:val="1944459470"/>
            <w:rPr>
              <w:rFonts w:eastAsia="Times New Roman"/>
            </w:rPr>
          </w:pPr>
          <w:r>
            <w:rPr>
              <w:rFonts w:eastAsia="Times New Roman"/>
            </w:rPr>
            <w:t xml:space="preserve">[106] </w:t>
          </w:r>
          <w:r>
            <w:rPr>
              <w:rFonts w:eastAsia="Times New Roman"/>
            </w:rPr>
            <w:tab/>
          </w:r>
          <w:proofErr w:type="spellStart"/>
          <w:r>
            <w:rPr>
              <w:rFonts w:eastAsia="Times New Roman"/>
              <w:i/>
              <w:iCs/>
            </w:rPr>
            <w:t>Graphics</w:t>
          </w:r>
          <w:proofErr w:type="spellEnd"/>
          <w:r>
            <w:rPr>
              <w:rFonts w:eastAsia="Times New Roman"/>
              <w:i/>
              <w:iCs/>
            </w:rPr>
            <w:t xml:space="preserve"> and </w:t>
          </w:r>
          <w:proofErr w:type="spellStart"/>
          <w:proofErr w:type="gramStart"/>
          <w:r>
            <w:rPr>
              <w:rFonts w:eastAsia="Times New Roman"/>
              <w:i/>
              <w:iCs/>
            </w:rPr>
            <w:t>Drawing</w:t>
          </w:r>
          <w:proofErr w:type="spellEnd"/>
          <w:r>
            <w:rPr>
              <w:rFonts w:eastAsia="Times New Roman"/>
              <w:i/>
              <w:iCs/>
            </w:rPr>
            <w:t xml:space="preserve"> - Windows</w:t>
          </w:r>
          <w:proofErr w:type="gramEnd"/>
          <w:r>
            <w:rPr>
              <w:rFonts w:eastAsia="Times New Roman"/>
              <w:i/>
              <w:iCs/>
            </w:rPr>
            <w:t xml:space="preserve"> </w:t>
          </w:r>
          <w:proofErr w:type="spellStart"/>
          <w:r>
            <w:rPr>
              <w:rFonts w:eastAsia="Times New Roman"/>
              <w:i/>
              <w:iCs/>
            </w:rPr>
            <w:t>Forms</w:t>
          </w:r>
          <w:proofErr w:type="spellEnd"/>
          <w:r>
            <w:rPr>
              <w:rFonts w:eastAsia="Times New Roman"/>
              <w:i/>
              <w:iCs/>
            </w:rPr>
            <w:t xml:space="preserve"> .NET Framework | Microsoft </w:t>
          </w:r>
          <w:proofErr w:type="spellStart"/>
          <w:r>
            <w:rPr>
              <w:rFonts w:eastAsia="Times New Roman"/>
              <w:i/>
              <w:iCs/>
            </w:rPr>
            <w:t>Learn</w:t>
          </w:r>
          <w:proofErr w:type="spellEnd"/>
          <w:r>
            <w:rPr>
              <w:rFonts w:eastAsia="Times New Roman"/>
            </w:rPr>
            <w:t xml:space="preserve"> [online]. [vid. 2023-03-24]. Dostupné z: https://learn.microsoft.com/en-us/dotnet/desktop/winforms/advanced/graphics-and-drawing-in-windows-forms?view=netframeworkdesktop-4.8</w:t>
          </w:r>
        </w:p>
        <w:p w14:paraId="12737892" w14:textId="77777777" w:rsidR="00A87455" w:rsidRDefault="00A87455">
          <w:pPr>
            <w:autoSpaceDE w:val="0"/>
            <w:autoSpaceDN w:val="0"/>
            <w:ind w:hanging="640"/>
            <w:divId w:val="721945037"/>
            <w:rPr>
              <w:rFonts w:eastAsia="Times New Roman"/>
            </w:rPr>
          </w:pPr>
          <w:r>
            <w:rPr>
              <w:rFonts w:eastAsia="Times New Roman"/>
            </w:rPr>
            <w:t xml:space="preserve">[107]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2E543D1" w14:textId="77777777" w:rsidR="00A87455" w:rsidRDefault="00A87455">
          <w:pPr>
            <w:autoSpaceDE w:val="0"/>
            <w:autoSpaceDN w:val="0"/>
            <w:ind w:hanging="640"/>
            <w:divId w:val="683361017"/>
            <w:rPr>
              <w:rFonts w:eastAsia="Times New Roman"/>
            </w:rPr>
          </w:pPr>
          <w:r>
            <w:rPr>
              <w:rFonts w:eastAsia="Times New Roman"/>
            </w:rPr>
            <w:t xml:space="preserve">[108]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60678D67" w14:textId="77777777" w:rsidR="00A87455" w:rsidRDefault="00A87455">
          <w:pPr>
            <w:autoSpaceDE w:val="0"/>
            <w:autoSpaceDN w:val="0"/>
            <w:ind w:hanging="640"/>
            <w:divId w:val="1416198627"/>
            <w:rPr>
              <w:rFonts w:eastAsia="Times New Roman"/>
            </w:rPr>
          </w:pPr>
          <w:r>
            <w:rPr>
              <w:rFonts w:eastAsia="Times New Roman"/>
            </w:rPr>
            <w:t xml:space="preserve">[109] </w:t>
          </w:r>
          <w:r>
            <w:rPr>
              <w:rFonts w:eastAsia="Times New Roman"/>
            </w:rPr>
            <w:tab/>
          </w:r>
          <w:r>
            <w:rPr>
              <w:rFonts w:eastAsia="Times New Roman"/>
              <w:i/>
              <w:iCs/>
            </w:rPr>
            <w:t xml:space="preserve">Desktop vs Mobile Market </w:t>
          </w:r>
          <w:proofErr w:type="spellStart"/>
          <w:r>
            <w:rPr>
              <w:rFonts w:eastAsia="Times New Roman"/>
              <w:i/>
              <w:iCs/>
            </w:rPr>
            <w:t>Share</w:t>
          </w:r>
          <w:proofErr w:type="spellEnd"/>
          <w:r>
            <w:rPr>
              <w:rFonts w:eastAsia="Times New Roman"/>
              <w:i/>
              <w:iCs/>
            </w:rPr>
            <w:t xml:space="preserve"> </w:t>
          </w:r>
          <w:proofErr w:type="spellStart"/>
          <w:r>
            <w:rPr>
              <w:rFonts w:eastAsia="Times New Roman"/>
              <w:i/>
              <w:iCs/>
            </w:rPr>
            <w:t>Worldwide</w:t>
          </w:r>
          <w:proofErr w:type="spellEnd"/>
          <w:r>
            <w:rPr>
              <w:rFonts w:eastAsia="Times New Roman"/>
              <w:i/>
              <w:iCs/>
            </w:rPr>
            <w:t xml:space="preserve"> | </w:t>
          </w:r>
          <w:proofErr w:type="spellStart"/>
          <w:r>
            <w:rPr>
              <w:rFonts w:eastAsia="Times New Roman"/>
              <w:i/>
              <w:iCs/>
            </w:rPr>
            <w:t>Statcounter</w:t>
          </w:r>
          <w:proofErr w:type="spellEnd"/>
          <w:r>
            <w:rPr>
              <w:rFonts w:eastAsia="Times New Roman"/>
              <w:i/>
              <w:iCs/>
            </w:rPr>
            <w:t xml:space="preserve"> </w:t>
          </w:r>
          <w:proofErr w:type="spellStart"/>
          <w:r>
            <w:rPr>
              <w:rFonts w:eastAsia="Times New Roman"/>
              <w:i/>
              <w:iCs/>
            </w:rPr>
            <w:t>Global</w:t>
          </w:r>
          <w:proofErr w:type="spellEnd"/>
          <w:r>
            <w:rPr>
              <w:rFonts w:eastAsia="Times New Roman"/>
              <w:i/>
              <w:iCs/>
            </w:rPr>
            <w:t xml:space="preserve"> </w:t>
          </w:r>
          <w:proofErr w:type="spellStart"/>
          <w:r>
            <w:rPr>
              <w:rFonts w:eastAsia="Times New Roman"/>
              <w:i/>
              <w:iCs/>
            </w:rPr>
            <w:t>Stats</w:t>
          </w:r>
          <w:proofErr w:type="spellEnd"/>
          <w:r>
            <w:rPr>
              <w:rFonts w:eastAsia="Times New Roman"/>
            </w:rPr>
            <w:t xml:space="preserve"> [online]. [vid. 2023-03-24]. Dostupné z: https://gs.statcounter.com/platform-market-share/desktop-mobile/worldwide/#monthly-201001-202302</w:t>
          </w:r>
        </w:p>
        <w:p w14:paraId="7FA89895" w14:textId="77777777" w:rsidR="00A87455" w:rsidRDefault="00A87455">
          <w:pPr>
            <w:autoSpaceDE w:val="0"/>
            <w:autoSpaceDN w:val="0"/>
            <w:ind w:hanging="640"/>
            <w:divId w:val="368993614"/>
            <w:rPr>
              <w:rFonts w:eastAsia="Times New Roman"/>
            </w:rPr>
          </w:pPr>
          <w:r>
            <w:rPr>
              <w:rFonts w:eastAsia="Times New Roman"/>
            </w:rPr>
            <w:t xml:space="preserve">[110]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01F2891D" w14:textId="77777777" w:rsidR="00A87455" w:rsidRDefault="00A87455">
          <w:pPr>
            <w:autoSpaceDE w:val="0"/>
            <w:autoSpaceDN w:val="0"/>
            <w:ind w:hanging="640"/>
            <w:divId w:val="2046782539"/>
            <w:rPr>
              <w:rFonts w:eastAsia="Times New Roman"/>
            </w:rPr>
          </w:pPr>
          <w:r>
            <w:rPr>
              <w:rFonts w:eastAsia="Times New Roman"/>
            </w:rPr>
            <w:t xml:space="preserve">[111]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082D01C" w14:textId="77777777" w:rsidR="00A87455" w:rsidRDefault="00A87455">
          <w:pPr>
            <w:autoSpaceDE w:val="0"/>
            <w:autoSpaceDN w:val="0"/>
            <w:ind w:hanging="640"/>
            <w:divId w:val="247272760"/>
            <w:rPr>
              <w:rFonts w:eastAsia="Times New Roman"/>
            </w:rPr>
          </w:pPr>
          <w:r>
            <w:rPr>
              <w:rFonts w:eastAsia="Times New Roman"/>
            </w:rPr>
            <w:t xml:space="preserve">[112]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4576B351" w14:textId="77777777" w:rsidR="00A87455" w:rsidRDefault="00A87455">
          <w:pPr>
            <w:autoSpaceDE w:val="0"/>
            <w:autoSpaceDN w:val="0"/>
            <w:ind w:hanging="640"/>
            <w:divId w:val="7298945"/>
            <w:rPr>
              <w:rFonts w:eastAsia="Times New Roman"/>
            </w:rPr>
          </w:pPr>
          <w:r>
            <w:rPr>
              <w:rFonts w:eastAsia="Times New Roman"/>
            </w:rPr>
            <w:t xml:space="preserve">[113]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75C9FF8B" w14:textId="77777777" w:rsidR="00A87455" w:rsidRDefault="00A87455">
          <w:pPr>
            <w:autoSpaceDE w:val="0"/>
            <w:autoSpaceDN w:val="0"/>
            <w:ind w:hanging="640"/>
            <w:divId w:val="131867573"/>
            <w:rPr>
              <w:rFonts w:eastAsia="Times New Roman"/>
            </w:rPr>
          </w:pPr>
          <w:r>
            <w:rPr>
              <w:rFonts w:eastAsia="Times New Roman"/>
            </w:rPr>
            <w:t xml:space="preserve">[114]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615D5E85" w14:textId="77777777" w:rsidR="00A87455" w:rsidRDefault="00A87455">
          <w:pPr>
            <w:autoSpaceDE w:val="0"/>
            <w:autoSpaceDN w:val="0"/>
            <w:ind w:hanging="640"/>
            <w:divId w:val="1740518888"/>
            <w:rPr>
              <w:rFonts w:eastAsia="Times New Roman"/>
            </w:rPr>
          </w:pPr>
          <w:r>
            <w:rPr>
              <w:rFonts w:eastAsia="Times New Roman"/>
            </w:rPr>
            <w:lastRenderedPageBreak/>
            <w:t xml:space="preserve">[115]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56000B3A" w14:textId="77777777" w:rsidR="00A87455" w:rsidRDefault="00A87455">
          <w:pPr>
            <w:autoSpaceDE w:val="0"/>
            <w:autoSpaceDN w:val="0"/>
            <w:ind w:hanging="640"/>
            <w:divId w:val="259218210"/>
            <w:rPr>
              <w:rFonts w:eastAsia="Times New Roman"/>
            </w:rPr>
          </w:pPr>
          <w:r>
            <w:rPr>
              <w:rFonts w:eastAsia="Times New Roman"/>
            </w:rPr>
            <w:t xml:space="preserve">[116]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5ABB9406" w14:textId="77777777" w:rsidR="00A87455" w:rsidRDefault="00A87455">
          <w:pPr>
            <w:autoSpaceDE w:val="0"/>
            <w:autoSpaceDN w:val="0"/>
            <w:ind w:hanging="640"/>
            <w:divId w:val="1491170235"/>
            <w:rPr>
              <w:rFonts w:eastAsia="Times New Roman"/>
            </w:rPr>
          </w:pPr>
          <w:r>
            <w:rPr>
              <w:rFonts w:eastAsia="Times New Roman"/>
            </w:rPr>
            <w:t xml:space="preserve">[117]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692A8FDB" w14:textId="77777777" w:rsidR="00A87455" w:rsidRDefault="00A87455">
          <w:pPr>
            <w:autoSpaceDE w:val="0"/>
            <w:autoSpaceDN w:val="0"/>
            <w:ind w:hanging="640"/>
            <w:divId w:val="1837070568"/>
            <w:rPr>
              <w:rFonts w:eastAsia="Times New Roman"/>
            </w:rPr>
          </w:pPr>
          <w:r>
            <w:rPr>
              <w:rFonts w:eastAsia="Times New Roman"/>
            </w:rPr>
            <w:t xml:space="preserve">[118]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20DDB10F" w14:textId="77777777" w:rsidR="00A87455" w:rsidRDefault="00A87455">
          <w:pPr>
            <w:autoSpaceDE w:val="0"/>
            <w:autoSpaceDN w:val="0"/>
            <w:ind w:hanging="640"/>
            <w:divId w:val="2003241002"/>
            <w:rPr>
              <w:rFonts w:eastAsia="Times New Roman"/>
            </w:rPr>
          </w:pPr>
          <w:r>
            <w:rPr>
              <w:rFonts w:eastAsia="Times New Roman"/>
            </w:rPr>
            <w:t xml:space="preserve">[119]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3DE4086" w14:textId="77777777" w:rsidR="00A87455" w:rsidRDefault="00A87455">
          <w:pPr>
            <w:autoSpaceDE w:val="0"/>
            <w:autoSpaceDN w:val="0"/>
            <w:ind w:hanging="640"/>
            <w:divId w:val="1342465723"/>
            <w:rPr>
              <w:rFonts w:eastAsia="Times New Roman"/>
            </w:rPr>
          </w:pPr>
          <w:r>
            <w:rPr>
              <w:rFonts w:eastAsia="Times New Roman"/>
            </w:rPr>
            <w:t>[120</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305E37BC" w14:textId="77777777" w:rsidR="00A87455" w:rsidRDefault="00A87455">
          <w:pPr>
            <w:autoSpaceDE w:val="0"/>
            <w:autoSpaceDN w:val="0"/>
            <w:ind w:hanging="640"/>
            <w:divId w:val="989675097"/>
            <w:rPr>
              <w:rFonts w:eastAsia="Times New Roman"/>
            </w:rPr>
          </w:pPr>
          <w:r>
            <w:rPr>
              <w:rFonts w:eastAsia="Times New Roman"/>
            </w:rPr>
            <w:t xml:space="preserve">[121] </w:t>
          </w:r>
          <w:r>
            <w:rPr>
              <w:rFonts w:eastAsia="Times New Roman"/>
            </w:rPr>
            <w:tab/>
          </w:r>
          <w:proofErr w:type="spellStart"/>
          <w:r>
            <w:rPr>
              <w:rFonts w:eastAsia="Times New Roman"/>
              <w:i/>
              <w:iCs/>
            </w:rPr>
            <w:t>Introducing</w:t>
          </w:r>
          <w:proofErr w:type="spellEnd"/>
          <w:r>
            <w:rPr>
              <w:rFonts w:eastAsia="Times New Roman"/>
              <w:i/>
              <w:iCs/>
            </w:rPr>
            <w:t xml:space="preserve"> .NET </w:t>
          </w:r>
          <w:proofErr w:type="spellStart"/>
          <w:r>
            <w:rPr>
              <w:rFonts w:eastAsia="Times New Roman"/>
              <w:i/>
              <w:iCs/>
            </w:rPr>
            <w:t>Multi-platform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w:t>
          </w:r>
          <w:proofErr w:type="gramStart"/>
          <w:r>
            <w:rPr>
              <w:rFonts w:eastAsia="Times New Roman"/>
              <w:i/>
              <w:iCs/>
            </w:rPr>
            <w:t>UI - .NET</w:t>
          </w:r>
          <w:proofErr w:type="gramEnd"/>
          <w:r>
            <w:rPr>
              <w:rFonts w:eastAsia="Times New Roman"/>
              <w:i/>
              <w:iCs/>
            </w:rPr>
            <w:t xml:space="preserve"> Blog</w:t>
          </w:r>
          <w:r>
            <w:rPr>
              <w:rFonts w:eastAsia="Times New Roman"/>
            </w:rPr>
            <w:t xml:space="preserve"> [online]. [vid. 2023-03-24]. Dostupné z: https://devblogs.microsoft.com/dotnet/introducing-net-multi-platform-app-ui/</w:t>
          </w:r>
        </w:p>
        <w:p w14:paraId="298D063C" w14:textId="77777777" w:rsidR="00A87455" w:rsidRDefault="00A87455">
          <w:pPr>
            <w:autoSpaceDE w:val="0"/>
            <w:autoSpaceDN w:val="0"/>
            <w:ind w:hanging="640"/>
            <w:divId w:val="2071877048"/>
            <w:rPr>
              <w:rFonts w:eastAsia="Times New Roman"/>
            </w:rPr>
          </w:pPr>
          <w:r>
            <w:rPr>
              <w:rFonts w:eastAsia="Times New Roman"/>
            </w:rPr>
            <w:t xml:space="preserve">[122]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2234E498" w14:textId="77777777" w:rsidR="00A87455" w:rsidRDefault="00A87455">
          <w:pPr>
            <w:autoSpaceDE w:val="0"/>
            <w:autoSpaceDN w:val="0"/>
            <w:ind w:hanging="640"/>
            <w:divId w:val="237599543"/>
            <w:rPr>
              <w:rFonts w:eastAsia="Times New Roman"/>
            </w:rPr>
          </w:pPr>
          <w:r>
            <w:rPr>
              <w:rFonts w:eastAsia="Times New Roman"/>
            </w:rPr>
            <w:t xml:space="preserve">[123]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623268EB" w14:textId="77777777" w:rsidR="00A87455" w:rsidRDefault="00A87455">
          <w:pPr>
            <w:autoSpaceDE w:val="0"/>
            <w:autoSpaceDN w:val="0"/>
            <w:ind w:hanging="640"/>
            <w:divId w:val="728840536"/>
            <w:rPr>
              <w:rFonts w:eastAsia="Times New Roman"/>
            </w:rPr>
          </w:pPr>
          <w:r>
            <w:rPr>
              <w:rFonts w:eastAsia="Times New Roman"/>
            </w:rPr>
            <w:t xml:space="preserve">[124] </w:t>
          </w:r>
          <w:r>
            <w:rPr>
              <w:rFonts w:eastAsia="Times New Roman"/>
            </w:rPr>
            <w:tab/>
            <w:t xml:space="preserve">UBISOFT NORTH AMERICA. </w:t>
          </w:r>
          <w:proofErr w:type="spellStart"/>
          <w:r>
            <w:rPr>
              <w:rFonts w:eastAsia="Times New Roman"/>
              <w:i/>
              <w:iCs/>
            </w:rPr>
            <w:t>Ubisoft’s</w:t>
          </w:r>
          <w:proofErr w:type="spellEnd"/>
          <w:r>
            <w:rPr>
              <w:rFonts w:eastAsia="Times New Roman"/>
              <w:i/>
              <w:iCs/>
            </w:rPr>
            <w:t xml:space="preserve"> In-house Technology and </w:t>
          </w:r>
          <w:proofErr w:type="spellStart"/>
          <w:r>
            <w:rPr>
              <w:rFonts w:eastAsia="Times New Roman"/>
              <w:i/>
              <w:iCs/>
            </w:rPr>
            <w:t>Expertise</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[NA] - YouTube</w:t>
          </w:r>
          <w:r>
            <w:rPr>
              <w:rFonts w:eastAsia="Times New Roman"/>
            </w:rPr>
            <w:t xml:space="preserve"> [online]. [vid. 2023-03-24]. Dostupné z: https://www.youtube.com/watch?v=ZmEckgK4EnI&amp;t=21s</w:t>
          </w:r>
        </w:p>
        <w:p w14:paraId="42EFE712" w14:textId="77777777" w:rsidR="00A87455" w:rsidRDefault="00A87455">
          <w:pPr>
            <w:autoSpaceDE w:val="0"/>
            <w:autoSpaceDN w:val="0"/>
            <w:ind w:hanging="640"/>
            <w:divId w:val="2137989532"/>
            <w:rPr>
              <w:rFonts w:eastAsia="Times New Roman"/>
            </w:rPr>
          </w:pPr>
          <w:r>
            <w:rPr>
              <w:rFonts w:eastAsia="Times New Roman"/>
            </w:rPr>
            <w:t xml:space="preserve">[125]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880865E" w14:textId="77777777" w:rsidR="00A87455" w:rsidRDefault="00A87455">
          <w:pPr>
            <w:autoSpaceDE w:val="0"/>
            <w:autoSpaceDN w:val="0"/>
            <w:ind w:hanging="640"/>
            <w:divId w:val="1994598070"/>
            <w:rPr>
              <w:rFonts w:eastAsia="Times New Roman"/>
            </w:rPr>
          </w:pPr>
          <w:r>
            <w:rPr>
              <w:rFonts w:eastAsia="Times New Roman"/>
            </w:rPr>
            <w:t xml:space="preserve">[126]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5AF7C0C" w14:textId="77777777" w:rsidR="00A87455" w:rsidRDefault="00A87455">
          <w:pPr>
            <w:autoSpaceDE w:val="0"/>
            <w:autoSpaceDN w:val="0"/>
            <w:ind w:hanging="640"/>
            <w:divId w:val="776679940"/>
            <w:rPr>
              <w:rFonts w:eastAsia="Times New Roman"/>
            </w:rPr>
          </w:pPr>
          <w:r>
            <w:rPr>
              <w:rFonts w:eastAsia="Times New Roman"/>
            </w:rPr>
            <w:t xml:space="preserve">[127]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78369F2A" w14:textId="77777777" w:rsidR="00A87455" w:rsidRDefault="00A87455">
          <w:pPr>
            <w:autoSpaceDE w:val="0"/>
            <w:autoSpaceDN w:val="0"/>
            <w:ind w:hanging="640"/>
            <w:divId w:val="1668360197"/>
            <w:rPr>
              <w:rFonts w:eastAsia="Times New Roman"/>
            </w:rPr>
          </w:pPr>
          <w:r>
            <w:rPr>
              <w:rFonts w:eastAsia="Times New Roman"/>
            </w:rPr>
            <w:t xml:space="preserve">[128]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6285010C" w14:textId="77777777" w:rsidR="00A87455" w:rsidRDefault="00A87455">
          <w:pPr>
            <w:autoSpaceDE w:val="0"/>
            <w:autoSpaceDN w:val="0"/>
            <w:ind w:hanging="640"/>
            <w:divId w:val="1307203693"/>
            <w:rPr>
              <w:rFonts w:eastAsia="Times New Roman"/>
            </w:rPr>
          </w:pPr>
          <w:r>
            <w:rPr>
              <w:rFonts w:eastAsia="Times New Roman"/>
            </w:rPr>
            <w:t xml:space="preserve">[129] </w:t>
          </w:r>
          <w:r>
            <w:rPr>
              <w:rFonts w:eastAsia="Times New Roman"/>
            </w:rPr>
            <w:tab/>
          </w:r>
          <w:proofErr w:type="spellStart"/>
          <w:r>
            <w:rPr>
              <w:rFonts w:eastAsia="Times New Roman"/>
              <w:i/>
              <w:iCs/>
            </w:rPr>
            <w:t>Cuphead</w:t>
          </w:r>
          <w:proofErr w:type="spellEnd"/>
          <w:r>
            <w:rPr>
              <w:rFonts w:eastAsia="Times New Roman"/>
              <w:i/>
              <w:iCs/>
            </w:rPr>
            <w:t xml:space="preserve">: </w:t>
          </w:r>
          <w:proofErr w:type="spellStart"/>
          <w:r>
            <w:rPr>
              <w:rFonts w:eastAsia="Times New Roman"/>
              <w:i/>
              <w:iCs/>
            </w:rPr>
            <w:t>Don’t</w:t>
          </w:r>
          <w:proofErr w:type="spellEnd"/>
          <w:r>
            <w:rPr>
              <w:rFonts w:eastAsia="Times New Roman"/>
              <w:i/>
              <w:iCs/>
            </w:rPr>
            <w:t xml:space="preserve"> </w:t>
          </w:r>
          <w:proofErr w:type="spellStart"/>
          <w:r>
            <w:rPr>
              <w:rFonts w:eastAsia="Times New Roman"/>
              <w:i/>
              <w:iCs/>
            </w:rPr>
            <w:t>Deal</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Devil</w:t>
          </w:r>
          <w:proofErr w:type="spellEnd"/>
          <w:r>
            <w:rPr>
              <w:rFonts w:eastAsia="Times New Roman"/>
              <w:i/>
              <w:iCs/>
            </w:rPr>
            <w:t xml:space="preserve"> | </w:t>
          </w:r>
          <w:proofErr w:type="spellStart"/>
          <w:r>
            <w:rPr>
              <w:rFonts w:eastAsia="Times New Roman"/>
              <w:i/>
              <w:iCs/>
            </w:rPr>
            <w:t>Available</w:t>
          </w:r>
          <w:proofErr w:type="spellEnd"/>
          <w:r>
            <w:rPr>
              <w:rFonts w:eastAsia="Times New Roman"/>
              <w:i/>
              <w:iCs/>
            </w:rPr>
            <w:t xml:space="preserve"> on Xbox </w:t>
          </w:r>
          <w:proofErr w:type="spellStart"/>
          <w:proofErr w:type="gramStart"/>
          <w:r>
            <w:rPr>
              <w:rFonts w:eastAsia="Times New Roman"/>
              <w:i/>
              <w:iCs/>
            </w:rPr>
            <w:t>One</w:t>
          </w:r>
          <w:proofErr w:type="spellEnd"/>
          <w:r>
            <w:rPr>
              <w:rFonts w:eastAsia="Times New Roman"/>
              <w:i/>
              <w:iCs/>
            </w:rPr>
            <w:t xml:space="preserve"> - Windows</w:t>
          </w:r>
          <w:proofErr w:type="gramEnd"/>
          <w:r>
            <w:rPr>
              <w:rFonts w:eastAsia="Times New Roman"/>
              <w:i/>
              <w:iCs/>
            </w:rPr>
            <w:t xml:space="preserve"> 10 - Nintendo Switch – PlayStation 4 - </w:t>
          </w:r>
          <w:proofErr w:type="spellStart"/>
          <w:r>
            <w:rPr>
              <w:rFonts w:eastAsia="Times New Roman"/>
              <w:i/>
              <w:iCs/>
            </w:rPr>
            <w:t>Steam</w:t>
          </w:r>
          <w:proofErr w:type="spellEnd"/>
          <w:r>
            <w:rPr>
              <w:rFonts w:eastAsia="Times New Roman"/>
              <w:i/>
              <w:iCs/>
            </w:rPr>
            <w:t xml:space="preserve"> - GOG - Mac</w:t>
          </w:r>
          <w:r>
            <w:rPr>
              <w:rFonts w:eastAsia="Times New Roman"/>
            </w:rPr>
            <w:t xml:space="preserve"> [online]. [vid. 2023-03-24]. Dostupné z: https://cupheadgame.com/</w:t>
          </w:r>
        </w:p>
        <w:p w14:paraId="23860DB1" w14:textId="77777777" w:rsidR="00A87455" w:rsidRDefault="00A87455">
          <w:pPr>
            <w:autoSpaceDE w:val="0"/>
            <w:autoSpaceDN w:val="0"/>
            <w:ind w:hanging="640"/>
            <w:divId w:val="2103602152"/>
            <w:rPr>
              <w:rFonts w:eastAsia="Times New Roman"/>
            </w:rPr>
          </w:pPr>
          <w:r>
            <w:rPr>
              <w:rFonts w:eastAsia="Times New Roman"/>
            </w:rPr>
            <w:t xml:space="preserve">[130] </w:t>
          </w:r>
          <w:r>
            <w:rPr>
              <w:rFonts w:eastAsia="Times New Roman"/>
            </w:rPr>
            <w:tab/>
          </w:r>
          <w:proofErr w:type="spellStart"/>
          <w:r>
            <w:rPr>
              <w:rFonts w:eastAsia="Times New Roman"/>
              <w:i/>
              <w:iCs/>
            </w:rPr>
            <w:t>Hollow</w:t>
          </w:r>
          <w:proofErr w:type="spellEnd"/>
          <w:r>
            <w:rPr>
              <w:rFonts w:eastAsia="Times New Roman"/>
              <w:i/>
              <w:iCs/>
            </w:rPr>
            <w:t xml:space="preserve"> </w:t>
          </w:r>
          <w:proofErr w:type="spellStart"/>
          <w:r>
            <w:rPr>
              <w:rFonts w:eastAsia="Times New Roman"/>
              <w:i/>
              <w:iCs/>
            </w:rPr>
            <w:t>Knight</w:t>
          </w:r>
          <w:proofErr w:type="spellEnd"/>
          <w:r>
            <w:rPr>
              <w:rFonts w:eastAsia="Times New Roman"/>
            </w:rPr>
            <w:t xml:space="preserve"> [online]. [vid. 2023-03-24]. Dostupné z: https://www.hollowknight.com/</w:t>
          </w:r>
        </w:p>
        <w:p w14:paraId="68C7FB17" w14:textId="77777777" w:rsidR="00A87455" w:rsidRDefault="00A87455">
          <w:pPr>
            <w:autoSpaceDE w:val="0"/>
            <w:autoSpaceDN w:val="0"/>
            <w:ind w:hanging="640"/>
            <w:divId w:val="1205799579"/>
            <w:rPr>
              <w:rFonts w:eastAsia="Times New Roman"/>
            </w:rPr>
          </w:pPr>
          <w:r>
            <w:rPr>
              <w:rFonts w:eastAsia="Times New Roman"/>
            </w:rPr>
            <w:lastRenderedPageBreak/>
            <w:t xml:space="preserve">[131]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5AF89F9C" w14:textId="77777777" w:rsidR="00A87455" w:rsidRDefault="00A87455">
          <w:pPr>
            <w:autoSpaceDE w:val="0"/>
            <w:autoSpaceDN w:val="0"/>
            <w:ind w:hanging="640"/>
            <w:divId w:val="1773165827"/>
            <w:rPr>
              <w:rFonts w:eastAsia="Times New Roman"/>
            </w:rPr>
          </w:pPr>
          <w:r>
            <w:rPr>
              <w:rFonts w:eastAsia="Times New Roman"/>
            </w:rPr>
            <w:t xml:space="preserve">[132]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0F0FFFFD" w14:textId="77777777" w:rsidR="00A87455" w:rsidRDefault="00A87455">
          <w:pPr>
            <w:autoSpaceDE w:val="0"/>
            <w:autoSpaceDN w:val="0"/>
            <w:ind w:hanging="640"/>
            <w:divId w:val="1768229566"/>
            <w:rPr>
              <w:rFonts w:eastAsia="Times New Roman"/>
            </w:rPr>
          </w:pPr>
          <w:r>
            <w:rPr>
              <w:rFonts w:eastAsia="Times New Roman"/>
            </w:rPr>
            <w:t xml:space="preserve">[133]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73DC37FE" w14:textId="77777777" w:rsidR="00A87455" w:rsidRDefault="00A87455">
          <w:pPr>
            <w:autoSpaceDE w:val="0"/>
            <w:autoSpaceDN w:val="0"/>
            <w:ind w:hanging="640"/>
            <w:divId w:val="657611483"/>
            <w:rPr>
              <w:rFonts w:eastAsia="Times New Roman"/>
            </w:rPr>
          </w:pPr>
          <w:r>
            <w:rPr>
              <w:rFonts w:eastAsia="Times New Roman"/>
            </w:rPr>
            <w:t xml:space="preserve">[134]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625CF61F" w14:textId="77777777" w:rsidR="00A87455" w:rsidRDefault="00A87455">
          <w:pPr>
            <w:autoSpaceDE w:val="0"/>
            <w:autoSpaceDN w:val="0"/>
            <w:ind w:hanging="640"/>
            <w:divId w:val="536282514"/>
            <w:rPr>
              <w:rFonts w:eastAsia="Times New Roman"/>
            </w:rPr>
          </w:pPr>
          <w:r>
            <w:rPr>
              <w:rFonts w:eastAsia="Times New Roman"/>
            </w:rPr>
            <w:t xml:space="preserve">[135]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235ADE01" w14:textId="77777777" w:rsidR="00A87455" w:rsidRDefault="00A87455">
          <w:pPr>
            <w:autoSpaceDE w:val="0"/>
            <w:autoSpaceDN w:val="0"/>
            <w:ind w:hanging="640"/>
            <w:divId w:val="1265844402"/>
            <w:rPr>
              <w:rFonts w:eastAsia="Times New Roman"/>
            </w:rPr>
          </w:pPr>
          <w:r>
            <w:rPr>
              <w:rFonts w:eastAsia="Times New Roman"/>
            </w:rPr>
            <w:t xml:space="preserve">[136]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70037E90" w14:textId="77777777" w:rsidR="00A87455" w:rsidRDefault="00A87455">
          <w:pPr>
            <w:autoSpaceDE w:val="0"/>
            <w:autoSpaceDN w:val="0"/>
            <w:ind w:hanging="640"/>
            <w:divId w:val="275646839"/>
            <w:rPr>
              <w:rFonts w:eastAsia="Times New Roman"/>
            </w:rPr>
          </w:pPr>
          <w:r>
            <w:rPr>
              <w:rFonts w:eastAsia="Times New Roman"/>
            </w:rPr>
            <w:t xml:space="preserve">[137]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511B4EFA" w14:textId="77777777" w:rsidR="00A87455" w:rsidRDefault="00A87455">
          <w:pPr>
            <w:autoSpaceDE w:val="0"/>
            <w:autoSpaceDN w:val="0"/>
            <w:ind w:hanging="640"/>
            <w:divId w:val="728000369"/>
            <w:rPr>
              <w:rFonts w:eastAsia="Times New Roman"/>
            </w:rPr>
          </w:pPr>
          <w:r>
            <w:rPr>
              <w:rFonts w:eastAsia="Times New Roman"/>
            </w:rPr>
            <w:t xml:space="preserve">[138]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1FB19F9E" w14:textId="77777777" w:rsidR="00A87455" w:rsidRDefault="00A87455">
          <w:pPr>
            <w:autoSpaceDE w:val="0"/>
            <w:autoSpaceDN w:val="0"/>
            <w:ind w:hanging="640"/>
            <w:divId w:val="300161993"/>
            <w:rPr>
              <w:rFonts w:eastAsia="Times New Roman"/>
            </w:rPr>
          </w:pPr>
          <w:r>
            <w:rPr>
              <w:rFonts w:eastAsia="Times New Roman"/>
            </w:rPr>
            <w:t xml:space="preserve">[139]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7C453F38" w14:textId="77777777" w:rsidR="00A87455" w:rsidRDefault="00A87455">
          <w:pPr>
            <w:autoSpaceDE w:val="0"/>
            <w:autoSpaceDN w:val="0"/>
            <w:ind w:hanging="640"/>
            <w:divId w:val="192041302"/>
            <w:rPr>
              <w:rFonts w:eastAsia="Times New Roman"/>
            </w:rPr>
          </w:pPr>
          <w:r>
            <w:rPr>
              <w:rFonts w:eastAsia="Times New Roman"/>
            </w:rPr>
            <w:t xml:space="preserve">[140]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7974AD9" w14:textId="77777777" w:rsidR="00A87455" w:rsidRDefault="00A87455">
          <w:pPr>
            <w:autoSpaceDE w:val="0"/>
            <w:autoSpaceDN w:val="0"/>
            <w:ind w:hanging="640"/>
            <w:divId w:val="1998729360"/>
            <w:rPr>
              <w:rFonts w:eastAsia="Times New Roman"/>
            </w:rPr>
          </w:pPr>
          <w:r>
            <w:rPr>
              <w:rFonts w:eastAsia="Times New Roman"/>
            </w:rPr>
            <w:t xml:space="preserve">[141]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521F11EA" w14:textId="77777777" w:rsidR="00A87455" w:rsidRDefault="00A87455">
          <w:pPr>
            <w:autoSpaceDE w:val="0"/>
            <w:autoSpaceDN w:val="0"/>
            <w:ind w:hanging="640"/>
            <w:divId w:val="216940200"/>
            <w:rPr>
              <w:rFonts w:eastAsia="Times New Roman"/>
            </w:rPr>
          </w:pPr>
          <w:r>
            <w:rPr>
              <w:rFonts w:eastAsia="Times New Roman"/>
            </w:rPr>
            <w:t xml:space="preserve">[142]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0CFF28DC" w14:textId="77777777" w:rsidR="00A87455" w:rsidRDefault="00A87455">
          <w:pPr>
            <w:autoSpaceDE w:val="0"/>
            <w:autoSpaceDN w:val="0"/>
            <w:ind w:hanging="640"/>
            <w:divId w:val="1485971163"/>
            <w:rPr>
              <w:rFonts w:eastAsia="Times New Roman"/>
            </w:rPr>
          </w:pPr>
          <w:r>
            <w:rPr>
              <w:rFonts w:eastAsia="Times New Roman"/>
            </w:rPr>
            <w:t xml:space="preserve">[143] </w:t>
          </w:r>
          <w:r>
            <w:rPr>
              <w:rFonts w:eastAsia="Times New Roman"/>
            </w:rPr>
            <w:tab/>
            <w:t xml:space="preserve">JON FAVREAU. </w:t>
          </w:r>
          <w:proofErr w:type="spellStart"/>
          <w:r>
            <w:rPr>
              <w:rFonts w:eastAsia="Times New Roman"/>
            </w:rPr>
            <w:t>The</w:t>
          </w:r>
          <w:proofErr w:type="spellEnd"/>
          <w:r>
            <w:rPr>
              <w:rFonts w:eastAsia="Times New Roman"/>
            </w:rPr>
            <w:t xml:space="preserve"> </w:t>
          </w:r>
          <w:proofErr w:type="spellStart"/>
          <w:r>
            <w:rPr>
              <w:rFonts w:eastAsia="Times New Roman"/>
            </w:rPr>
            <w:t>Mandalorian</w:t>
          </w:r>
          <w:proofErr w:type="spellEnd"/>
          <w:r>
            <w:rPr>
              <w:rFonts w:eastAsia="Times New Roman"/>
            </w:rPr>
            <w:t>. In</w:t>
          </w:r>
          <w:proofErr w:type="gramStart"/>
          <w:r>
            <w:rPr>
              <w:rFonts w:eastAsia="Times New Roman"/>
            </w:rPr>
            <w:t>: .</w:t>
          </w:r>
          <w:proofErr w:type="gramEnd"/>
          <w:r>
            <w:rPr>
              <w:rFonts w:eastAsia="Times New Roman"/>
            </w:rPr>
            <w:t xml:space="preserve"> 2019. </w:t>
          </w:r>
        </w:p>
        <w:p w14:paraId="33CF3426" w14:textId="77777777" w:rsidR="00A87455" w:rsidRDefault="00A87455">
          <w:pPr>
            <w:autoSpaceDE w:val="0"/>
            <w:autoSpaceDN w:val="0"/>
            <w:ind w:hanging="640"/>
            <w:divId w:val="1476877042"/>
            <w:rPr>
              <w:rFonts w:eastAsia="Times New Roman"/>
            </w:rPr>
          </w:pPr>
          <w:r>
            <w:rPr>
              <w:rFonts w:eastAsia="Times New Roman"/>
            </w:rPr>
            <w:t xml:space="preserve">[144] </w:t>
          </w:r>
          <w:r>
            <w:rPr>
              <w:rFonts w:eastAsia="Times New Roman"/>
            </w:rPr>
            <w:tab/>
          </w:r>
          <w:proofErr w:type="spellStart"/>
          <w:r>
            <w:rPr>
              <w:rFonts w:eastAsia="Times New Roman"/>
              <w:i/>
              <w:iCs/>
            </w:rPr>
            <w:t>Fortnite</w:t>
          </w:r>
          <w:proofErr w:type="spellEnd"/>
          <w:r>
            <w:rPr>
              <w:rFonts w:eastAsia="Times New Roman"/>
              <w:i/>
              <w:iCs/>
            </w:rPr>
            <w:t xml:space="preserve"> | </w:t>
          </w:r>
          <w:proofErr w:type="spellStart"/>
          <w:r>
            <w:rPr>
              <w:rFonts w:eastAsia="Times New Roman"/>
              <w:i/>
              <w:iCs/>
            </w:rPr>
            <w:t>Create</w:t>
          </w:r>
          <w:proofErr w:type="spellEnd"/>
          <w:r>
            <w:rPr>
              <w:rFonts w:eastAsia="Times New Roman"/>
              <w:i/>
              <w:iCs/>
            </w:rPr>
            <w:t xml:space="preserve">, Play &amp; </w:t>
          </w:r>
          <w:proofErr w:type="spellStart"/>
          <w:r>
            <w:rPr>
              <w:rFonts w:eastAsia="Times New Roman"/>
              <w:i/>
              <w:iCs/>
            </w:rPr>
            <w:t>Battle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Friends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gramStart"/>
          <w:r>
            <w:rPr>
              <w:rFonts w:eastAsia="Times New Roman"/>
              <w:i/>
              <w:iCs/>
            </w:rPr>
            <w:t xml:space="preserve">Free - </w:t>
          </w:r>
          <w:proofErr w:type="spellStart"/>
          <w:r>
            <w:rPr>
              <w:rFonts w:eastAsia="Times New Roman"/>
              <w:i/>
              <w:iCs/>
            </w:rPr>
            <w:t>Fortnite</w:t>
          </w:r>
          <w:proofErr w:type="spellEnd"/>
          <w:proofErr w:type="gramEnd"/>
          <w:r>
            <w:rPr>
              <w:rFonts w:eastAsia="Times New Roman"/>
            </w:rPr>
            <w:t xml:space="preserve"> [online]. [vid. 2023-03-24]. Dostupné z: https://www.fortnite.com/</w:t>
          </w:r>
        </w:p>
        <w:p w14:paraId="2F10606F" w14:textId="77777777" w:rsidR="00A87455" w:rsidRDefault="00A87455">
          <w:pPr>
            <w:autoSpaceDE w:val="0"/>
            <w:autoSpaceDN w:val="0"/>
            <w:ind w:hanging="640"/>
            <w:divId w:val="598030113"/>
            <w:rPr>
              <w:rFonts w:eastAsia="Times New Roman"/>
            </w:rPr>
          </w:pPr>
          <w:r>
            <w:rPr>
              <w:rFonts w:eastAsia="Times New Roman"/>
            </w:rPr>
            <w:t xml:space="preserve">[145] </w:t>
          </w:r>
          <w:r>
            <w:rPr>
              <w:rFonts w:eastAsia="Times New Roman"/>
            </w:rPr>
            <w:tab/>
          </w:r>
          <w:proofErr w:type="spellStart"/>
          <w:r>
            <w:rPr>
              <w:rFonts w:eastAsia="Times New Roman"/>
              <w:i/>
              <w:iCs/>
            </w:rPr>
            <w:t>Borderlands</w:t>
          </w:r>
          <w:proofErr w:type="spellEnd"/>
          <w:r>
            <w:rPr>
              <w:rFonts w:eastAsia="Times New Roman"/>
            </w:rPr>
            <w:t xml:space="preserve"> [online]. [vid. 2023-03-24]. Dostupné z: https://borderlands.com/en-US/</w:t>
          </w:r>
        </w:p>
        <w:p w14:paraId="225058DE" w14:textId="77777777" w:rsidR="00A87455" w:rsidRDefault="00A87455">
          <w:pPr>
            <w:autoSpaceDE w:val="0"/>
            <w:autoSpaceDN w:val="0"/>
            <w:ind w:hanging="640"/>
            <w:divId w:val="271597855"/>
            <w:rPr>
              <w:rFonts w:eastAsia="Times New Roman"/>
            </w:rPr>
          </w:pPr>
          <w:r>
            <w:rPr>
              <w:rFonts w:eastAsia="Times New Roman"/>
            </w:rPr>
            <w:t xml:space="preserve">[146]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7F6E0E9E" w14:textId="77777777" w:rsidR="00A87455" w:rsidRDefault="00A87455">
          <w:pPr>
            <w:autoSpaceDE w:val="0"/>
            <w:autoSpaceDN w:val="0"/>
            <w:ind w:hanging="640"/>
            <w:divId w:val="1268536234"/>
            <w:rPr>
              <w:rFonts w:eastAsia="Times New Roman"/>
            </w:rPr>
          </w:pPr>
          <w:r>
            <w:rPr>
              <w:rFonts w:eastAsia="Times New Roman"/>
            </w:rPr>
            <w:t xml:space="preserve">[147]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3C33B8A9" w14:textId="77777777" w:rsidR="00A87455" w:rsidRDefault="00A87455">
          <w:pPr>
            <w:autoSpaceDE w:val="0"/>
            <w:autoSpaceDN w:val="0"/>
            <w:ind w:hanging="640"/>
            <w:divId w:val="1293974432"/>
            <w:rPr>
              <w:rFonts w:eastAsia="Times New Roman"/>
            </w:rPr>
          </w:pPr>
          <w:r>
            <w:rPr>
              <w:rFonts w:eastAsia="Times New Roman"/>
            </w:rPr>
            <w:t xml:space="preserve">[148]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27400F93" w14:textId="77777777" w:rsidR="00A87455" w:rsidRDefault="00A87455">
          <w:pPr>
            <w:autoSpaceDE w:val="0"/>
            <w:autoSpaceDN w:val="0"/>
            <w:ind w:hanging="640"/>
            <w:divId w:val="1477186328"/>
            <w:rPr>
              <w:rFonts w:eastAsia="Times New Roman"/>
            </w:rPr>
          </w:pPr>
          <w:r>
            <w:rPr>
              <w:rFonts w:eastAsia="Times New Roman"/>
            </w:rPr>
            <w:lastRenderedPageBreak/>
            <w:t xml:space="preserve">[149]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FA24E9F" w14:textId="77777777" w:rsidR="00A87455" w:rsidRDefault="00A87455">
          <w:pPr>
            <w:autoSpaceDE w:val="0"/>
            <w:autoSpaceDN w:val="0"/>
            <w:ind w:hanging="640"/>
            <w:divId w:val="62801927"/>
            <w:rPr>
              <w:rFonts w:eastAsia="Times New Roman"/>
            </w:rPr>
          </w:pPr>
          <w:r>
            <w:rPr>
              <w:rFonts w:eastAsia="Times New Roman"/>
            </w:rPr>
            <w:t xml:space="preserve">[150]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70AF09E4" w14:textId="77777777" w:rsidR="00A87455" w:rsidRDefault="00A87455">
          <w:pPr>
            <w:autoSpaceDE w:val="0"/>
            <w:autoSpaceDN w:val="0"/>
            <w:ind w:hanging="640"/>
            <w:divId w:val="1610506267"/>
            <w:rPr>
              <w:rFonts w:eastAsia="Times New Roman"/>
            </w:rPr>
          </w:pPr>
          <w:r>
            <w:rPr>
              <w:rFonts w:eastAsia="Times New Roman"/>
            </w:rPr>
            <w:t xml:space="preserve">[151]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61B71C2" w14:textId="77777777" w:rsidR="00A87455" w:rsidRDefault="00A87455">
          <w:pPr>
            <w:autoSpaceDE w:val="0"/>
            <w:autoSpaceDN w:val="0"/>
            <w:ind w:hanging="640"/>
            <w:divId w:val="2114394803"/>
            <w:rPr>
              <w:rFonts w:eastAsia="Times New Roman"/>
            </w:rPr>
          </w:pPr>
          <w:r>
            <w:rPr>
              <w:rFonts w:eastAsia="Times New Roman"/>
            </w:rPr>
            <w:t xml:space="preserve">[152]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65E7D1C0" w14:textId="77777777" w:rsidR="00A87455" w:rsidRDefault="00A87455">
          <w:pPr>
            <w:autoSpaceDE w:val="0"/>
            <w:autoSpaceDN w:val="0"/>
            <w:ind w:hanging="640"/>
            <w:divId w:val="1569346006"/>
            <w:rPr>
              <w:rFonts w:eastAsia="Times New Roman"/>
            </w:rPr>
          </w:pPr>
          <w:r>
            <w:rPr>
              <w:rFonts w:eastAsia="Times New Roman"/>
            </w:rPr>
            <w:t xml:space="preserve">[153]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0966AE63" w14:textId="77777777" w:rsidR="00A87455" w:rsidRDefault="00A87455">
          <w:pPr>
            <w:autoSpaceDE w:val="0"/>
            <w:autoSpaceDN w:val="0"/>
            <w:ind w:hanging="640"/>
            <w:divId w:val="526716873"/>
            <w:rPr>
              <w:rFonts w:eastAsia="Times New Roman"/>
            </w:rPr>
          </w:pPr>
          <w:r>
            <w:rPr>
              <w:rFonts w:eastAsia="Times New Roman"/>
            </w:rPr>
            <w:t xml:space="preserve">[154] </w:t>
          </w:r>
          <w:r>
            <w:rPr>
              <w:rFonts w:eastAsia="Times New Roman"/>
            </w:rPr>
            <w:tab/>
          </w:r>
          <w:r>
            <w:rPr>
              <w:rFonts w:eastAsia="Times New Roman"/>
              <w:i/>
              <w:iCs/>
            </w:rPr>
            <w:t xml:space="preserve">Design </w:t>
          </w:r>
          <w:proofErr w:type="spellStart"/>
          <w:r>
            <w:rPr>
              <w:rFonts w:eastAsia="Times New Roman"/>
              <w:i/>
              <w:iCs/>
            </w:rPr>
            <w:t>Patterns</w:t>
          </w:r>
          <w:proofErr w:type="spellEnd"/>
          <w:r>
            <w:rPr>
              <w:rFonts w:eastAsia="Times New Roman"/>
            </w:rPr>
            <w:t xml:space="preserve"> [online]. [vid. 2023-03-20]. Dostupné z: https://refactoring.guru/design-patterns</w:t>
          </w:r>
        </w:p>
        <w:p w14:paraId="433CB434" w14:textId="77777777" w:rsidR="00A87455" w:rsidRDefault="00A87455">
          <w:pPr>
            <w:autoSpaceDE w:val="0"/>
            <w:autoSpaceDN w:val="0"/>
            <w:ind w:hanging="640"/>
            <w:divId w:val="826164596"/>
            <w:rPr>
              <w:rFonts w:eastAsia="Times New Roman"/>
            </w:rPr>
          </w:pPr>
          <w:r>
            <w:rPr>
              <w:rFonts w:eastAsia="Times New Roman"/>
            </w:rPr>
            <w:t xml:space="preserve">[155] </w:t>
          </w:r>
          <w:r>
            <w:rPr>
              <w:rFonts w:eastAsia="Times New Roman"/>
            </w:rPr>
            <w:tab/>
          </w:r>
          <w:proofErr w:type="spellStart"/>
          <w:r>
            <w:rPr>
              <w:rFonts w:eastAsia="Times New Roman"/>
              <w:i/>
              <w:iCs/>
            </w:rPr>
            <w:t>History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patterns</w:t>
          </w:r>
          <w:proofErr w:type="spellEnd"/>
          <w:r>
            <w:rPr>
              <w:rFonts w:eastAsia="Times New Roman"/>
            </w:rPr>
            <w:t xml:space="preserve"> [online]. [vid. 2023-03-20]. Dostupné z: https://refactoring.guru/design-patterns/history</w:t>
          </w:r>
        </w:p>
        <w:p w14:paraId="0AD9F720" w14:textId="77777777" w:rsidR="00A87455" w:rsidRDefault="00A87455">
          <w:pPr>
            <w:autoSpaceDE w:val="0"/>
            <w:autoSpaceDN w:val="0"/>
            <w:ind w:hanging="640"/>
            <w:divId w:val="495805542"/>
            <w:rPr>
              <w:rFonts w:eastAsia="Times New Roman"/>
            </w:rPr>
          </w:pPr>
          <w:r>
            <w:rPr>
              <w:rFonts w:eastAsia="Times New Roman"/>
            </w:rPr>
            <w:t xml:space="preserve">[156] </w:t>
          </w:r>
          <w:r>
            <w:rPr>
              <w:rFonts w:eastAsia="Times New Roman"/>
            </w:rPr>
            <w:tab/>
          </w:r>
          <w:proofErr w:type="spellStart"/>
          <w:r>
            <w:rPr>
              <w:rFonts w:eastAsia="Times New Roman"/>
              <w:i/>
              <w:iCs/>
            </w:rPr>
            <w:t>Creational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https://refactoring.guru/design-patterns/creational-patterns</w:t>
          </w:r>
        </w:p>
        <w:p w14:paraId="66EA3DFF" w14:textId="77777777" w:rsidR="00A87455" w:rsidRDefault="00A87455">
          <w:pPr>
            <w:autoSpaceDE w:val="0"/>
            <w:autoSpaceDN w:val="0"/>
            <w:ind w:hanging="640"/>
            <w:divId w:val="1165820055"/>
            <w:rPr>
              <w:rFonts w:eastAsia="Times New Roman"/>
            </w:rPr>
          </w:pPr>
          <w:r>
            <w:rPr>
              <w:rFonts w:eastAsia="Times New Roman"/>
            </w:rPr>
            <w:t xml:space="preserve">[157] </w:t>
          </w:r>
          <w:r>
            <w:rPr>
              <w:rFonts w:eastAsia="Times New Roman"/>
            </w:rPr>
            <w:tab/>
          </w:r>
          <w:proofErr w:type="spellStart"/>
          <w:r>
            <w:rPr>
              <w:rFonts w:eastAsia="Times New Roman"/>
              <w:i/>
              <w:iCs/>
            </w:rPr>
            <w:t>Structural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https://refactoring.guru/design-patterns/structural-patterns</w:t>
          </w:r>
        </w:p>
        <w:p w14:paraId="43594264" w14:textId="77777777" w:rsidR="00A87455" w:rsidRDefault="00A87455">
          <w:pPr>
            <w:autoSpaceDE w:val="0"/>
            <w:autoSpaceDN w:val="0"/>
            <w:ind w:hanging="640"/>
            <w:divId w:val="826361798"/>
            <w:rPr>
              <w:rFonts w:eastAsia="Times New Roman"/>
            </w:rPr>
          </w:pPr>
          <w:r>
            <w:rPr>
              <w:rFonts w:eastAsia="Times New Roman"/>
            </w:rPr>
            <w:t xml:space="preserve">[158] </w:t>
          </w:r>
          <w:r>
            <w:rPr>
              <w:rFonts w:eastAsia="Times New Roman"/>
            </w:rPr>
            <w:tab/>
          </w:r>
          <w:proofErr w:type="spellStart"/>
          <w:r>
            <w:rPr>
              <w:rFonts w:eastAsia="Times New Roman"/>
              <w:i/>
              <w:iCs/>
            </w:rPr>
            <w:t>Behavioral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https://refactoring.guru/design-patterns/behavioral-patterns</w:t>
          </w:r>
        </w:p>
        <w:p w14:paraId="5254DF9A" w14:textId="77777777" w:rsidR="00A87455" w:rsidRDefault="00A87455">
          <w:pPr>
            <w:autoSpaceDE w:val="0"/>
            <w:autoSpaceDN w:val="0"/>
            <w:ind w:hanging="640"/>
            <w:divId w:val="377246238"/>
            <w:rPr>
              <w:rFonts w:eastAsia="Times New Roman"/>
            </w:rPr>
          </w:pPr>
          <w:r>
            <w:rPr>
              <w:rFonts w:eastAsia="Times New Roman"/>
            </w:rPr>
            <w:t xml:space="preserve">[159] </w:t>
          </w:r>
          <w:r>
            <w:rPr>
              <w:rFonts w:eastAsia="Times New Roman"/>
            </w:rPr>
            <w:tab/>
          </w:r>
          <w:proofErr w:type="spellStart"/>
          <w:r>
            <w:rPr>
              <w:rFonts w:eastAsia="Times New Roman"/>
              <w:i/>
              <w:iCs/>
            </w:rPr>
            <w:t>Factory</w:t>
          </w:r>
          <w:proofErr w:type="spellEnd"/>
          <w:r>
            <w:rPr>
              <w:rFonts w:eastAsia="Times New Roman"/>
              <w:i/>
              <w:iCs/>
            </w:rPr>
            <w:t xml:space="preserve"> </w:t>
          </w:r>
          <w:proofErr w:type="spellStart"/>
          <w:r>
            <w:rPr>
              <w:rFonts w:eastAsia="Times New Roman"/>
              <w:i/>
              <w:iCs/>
            </w:rPr>
            <w:t>Method</w:t>
          </w:r>
          <w:proofErr w:type="spellEnd"/>
          <w:r>
            <w:rPr>
              <w:rFonts w:eastAsia="Times New Roman"/>
            </w:rPr>
            <w:t xml:space="preserve"> [online]. [vid. 2023-03-20]. Dostupné z: https://refactoring.guru/design-patterns/factory-method</w:t>
          </w:r>
        </w:p>
        <w:p w14:paraId="1D12F8A7" w14:textId="77777777" w:rsidR="00A87455" w:rsidRDefault="00A87455">
          <w:pPr>
            <w:autoSpaceDE w:val="0"/>
            <w:autoSpaceDN w:val="0"/>
            <w:ind w:hanging="640"/>
            <w:divId w:val="1826386638"/>
            <w:rPr>
              <w:rFonts w:eastAsia="Times New Roman"/>
            </w:rPr>
          </w:pPr>
          <w:r>
            <w:rPr>
              <w:rFonts w:eastAsia="Times New Roman"/>
            </w:rPr>
            <w:t xml:space="preserve">[160]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p>
        <w:p w14:paraId="7BD9F31C" w14:textId="77777777" w:rsidR="00A87455" w:rsidRDefault="00A87455">
          <w:pPr>
            <w:autoSpaceDE w:val="0"/>
            <w:autoSpaceDN w:val="0"/>
            <w:ind w:hanging="640"/>
            <w:divId w:val="1840119936"/>
            <w:rPr>
              <w:rFonts w:eastAsia="Times New Roman"/>
            </w:rPr>
          </w:pPr>
          <w:r>
            <w:rPr>
              <w:rFonts w:eastAsia="Times New Roman"/>
            </w:rPr>
            <w:t xml:space="preserve">[161] </w:t>
          </w:r>
          <w:r>
            <w:rPr>
              <w:rFonts w:eastAsia="Times New Roman"/>
            </w:rPr>
            <w:tab/>
          </w:r>
          <w:proofErr w:type="spellStart"/>
          <w:r>
            <w:rPr>
              <w:rFonts w:eastAsia="Times New Roman"/>
              <w:i/>
              <w:iCs/>
            </w:rPr>
            <w:t>Flyweight</w:t>
          </w:r>
          <w:proofErr w:type="spellEnd"/>
          <w:r>
            <w:rPr>
              <w:rFonts w:eastAsia="Times New Roman"/>
            </w:rPr>
            <w:t xml:space="preserve"> [online]. [vid. 2023-03-20]. Dostupné z: https://refactoring.guru/design-patterns/flyweight</w:t>
          </w:r>
        </w:p>
        <w:p w14:paraId="73506E35" w14:textId="77777777" w:rsidR="00A87455" w:rsidRDefault="00A87455">
          <w:pPr>
            <w:autoSpaceDE w:val="0"/>
            <w:autoSpaceDN w:val="0"/>
            <w:ind w:hanging="640"/>
            <w:divId w:val="1213154875"/>
            <w:rPr>
              <w:rFonts w:eastAsia="Times New Roman"/>
            </w:rPr>
          </w:pPr>
          <w:r>
            <w:rPr>
              <w:rFonts w:eastAsia="Times New Roman"/>
            </w:rPr>
            <w:t xml:space="preserve">[162] </w:t>
          </w:r>
          <w:r>
            <w:rPr>
              <w:rFonts w:eastAsia="Times New Roman"/>
            </w:rPr>
            <w:tab/>
          </w:r>
          <w:proofErr w:type="spellStart"/>
          <w:r>
            <w:rPr>
              <w:rFonts w:eastAsia="Times New Roman"/>
              <w:i/>
              <w:iCs/>
            </w:rPr>
            <w:t>Observer</w:t>
          </w:r>
          <w:proofErr w:type="spellEnd"/>
          <w:r>
            <w:rPr>
              <w:rFonts w:eastAsia="Times New Roman"/>
            </w:rPr>
            <w:t xml:space="preserve"> [online]. [vid. 2023-03-21]. Dostupné z: https://refactoring.guru/design-patterns/observer</w:t>
          </w:r>
        </w:p>
        <w:p w14:paraId="6FA0DCF7" w14:textId="77777777" w:rsidR="00A87455" w:rsidRDefault="00A87455">
          <w:pPr>
            <w:autoSpaceDE w:val="0"/>
            <w:autoSpaceDN w:val="0"/>
            <w:ind w:hanging="640"/>
            <w:divId w:val="1926379714"/>
            <w:rPr>
              <w:rFonts w:eastAsia="Times New Roman"/>
            </w:rPr>
          </w:pPr>
          <w:r>
            <w:rPr>
              <w:rFonts w:eastAsia="Times New Roman"/>
            </w:rPr>
            <w:t xml:space="preserve">[163] </w:t>
          </w:r>
          <w:r>
            <w:rPr>
              <w:rFonts w:eastAsia="Times New Roman"/>
            </w:rPr>
            <w:tab/>
          </w:r>
          <w:r>
            <w:rPr>
              <w:rFonts w:eastAsia="Times New Roman"/>
              <w:i/>
              <w:iCs/>
            </w:rPr>
            <w:t>Prototype</w:t>
          </w:r>
          <w:r>
            <w:rPr>
              <w:rFonts w:eastAsia="Times New Roman"/>
            </w:rPr>
            <w:t xml:space="preserve"> [online]. [vid. 2023-03-26]. Dostupné z: https://refactoring.guru/design-patterns/prototype</w:t>
          </w:r>
        </w:p>
        <w:p w14:paraId="0949D75C" w14:textId="77777777" w:rsidR="00A87455" w:rsidRDefault="00A87455">
          <w:pPr>
            <w:autoSpaceDE w:val="0"/>
            <w:autoSpaceDN w:val="0"/>
            <w:ind w:hanging="640"/>
            <w:divId w:val="2074504010"/>
            <w:rPr>
              <w:rFonts w:eastAsia="Times New Roman"/>
            </w:rPr>
          </w:pPr>
          <w:r>
            <w:rPr>
              <w:rFonts w:eastAsia="Times New Roman"/>
            </w:rPr>
            <w:t xml:space="preserve">[164] </w:t>
          </w:r>
          <w:r>
            <w:rPr>
              <w:rFonts w:eastAsia="Times New Roman"/>
            </w:rPr>
            <w:tab/>
          </w:r>
          <w:proofErr w:type="spellStart"/>
          <w:r>
            <w:rPr>
              <w:rFonts w:eastAsia="Times New Roman"/>
              <w:i/>
              <w:iCs/>
            </w:rPr>
            <w:t>State</w:t>
          </w:r>
          <w:proofErr w:type="spellEnd"/>
          <w:r>
            <w:rPr>
              <w:rFonts w:eastAsia="Times New Roman"/>
            </w:rPr>
            <w:t xml:space="preserve"> [online]. [vid. 2023-03-26]. Dostupné z: https://refactoring.guru/design-patterns/state</w:t>
          </w:r>
        </w:p>
        <w:p w14:paraId="70D79FFD" w14:textId="77777777" w:rsidR="00A87455" w:rsidRDefault="00A87455">
          <w:pPr>
            <w:autoSpaceDE w:val="0"/>
            <w:autoSpaceDN w:val="0"/>
            <w:ind w:hanging="640"/>
            <w:divId w:val="273557182"/>
            <w:rPr>
              <w:rFonts w:eastAsia="Times New Roman"/>
            </w:rPr>
          </w:pPr>
          <w:r>
            <w:rPr>
              <w:rFonts w:eastAsia="Times New Roman"/>
            </w:rPr>
            <w:t xml:space="preserve">[165] </w:t>
          </w:r>
          <w:r>
            <w:rPr>
              <w:rFonts w:eastAsia="Times New Roman"/>
            </w:rPr>
            <w:tab/>
          </w:r>
          <w:r>
            <w:rPr>
              <w:rFonts w:eastAsia="Times New Roman"/>
              <w:i/>
              <w:iCs/>
            </w:rPr>
            <w:t xml:space="preserve">Game </w:t>
          </w:r>
          <w:proofErr w:type="gramStart"/>
          <w:r>
            <w:rPr>
              <w:rFonts w:eastAsia="Times New Roman"/>
              <w:i/>
              <w:iCs/>
            </w:rPr>
            <w:t>Manager..</w:t>
          </w:r>
          <w:proofErr w:type="gramEnd"/>
          <w:r>
            <w:rPr>
              <w:rFonts w:eastAsia="Times New Roman"/>
              <w:i/>
              <w:iCs/>
            </w:rPr>
            <w:t xml:space="preserve"> </w:t>
          </w:r>
          <w:proofErr w:type="spellStart"/>
          <w:r>
            <w:rPr>
              <w:rFonts w:eastAsia="Times New Roman"/>
              <w:i/>
              <w:iCs/>
            </w:rPr>
            <w:t>One</w:t>
          </w:r>
          <w:proofErr w:type="spellEnd"/>
          <w:r>
            <w:rPr>
              <w:rFonts w:eastAsia="Times New Roman"/>
              <w:i/>
              <w:iCs/>
            </w:rPr>
            <w:t xml:space="preserve"> Manager to Rule </w:t>
          </w:r>
          <w:proofErr w:type="spellStart"/>
          <w:r>
            <w:rPr>
              <w:rFonts w:eastAsia="Times New Roman"/>
              <w:i/>
              <w:iCs/>
            </w:rPr>
            <w:t>them</w:t>
          </w:r>
          <w:proofErr w:type="spellEnd"/>
          <w:r>
            <w:rPr>
              <w:rFonts w:eastAsia="Times New Roman"/>
              <w:i/>
              <w:iCs/>
            </w:rPr>
            <w:t xml:space="preserve"> All. | by Thomas </w:t>
          </w:r>
          <w:proofErr w:type="spellStart"/>
          <w:r>
            <w:rPr>
              <w:rFonts w:eastAsia="Times New Roman"/>
              <w:i/>
              <w:iCs/>
            </w:rPr>
            <w:t>Kesler</w:t>
          </w:r>
          <w:proofErr w:type="spellEnd"/>
          <w:r>
            <w:rPr>
              <w:rFonts w:eastAsia="Times New Roman"/>
              <w:i/>
              <w:iCs/>
            </w:rPr>
            <w:t xml:space="preserve"> | Medium</w:t>
          </w:r>
          <w:r>
            <w:rPr>
              <w:rFonts w:eastAsia="Times New Roman"/>
            </w:rPr>
            <w:t xml:space="preserve"> [online]. [vid. 2023-03-25]. Dostupné z: https://foxxthom.medium.com/game-manager-one-manager-to-rule-them-all-1c06afa72b23</w:t>
          </w:r>
        </w:p>
        <w:p w14:paraId="27B540EE" w14:textId="61B8F966" w:rsidR="00F67031" w:rsidRDefault="00A87455">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EFDE9" w14:textId="77777777" w:rsidR="00E85977" w:rsidRDefault="00E85977" w:rsidP="00891BAF">
      <w:pPr>
        <w:spacing w:after="0" w:line="240" w:lineRule="auto"/>
      </w:pPr>
      <w:r>
        <w:separator/>
      </w:r>
    </w:p>
  </w:endnote>
  <w:endnote w:type="continuationSeparator" w:id="0">
    <w:p w14:paraId="389E8D6E" w14:textId="77777777" w:rsidR="00E85977" w:rsidRDefault="00E85977"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E3308" w14:textId="77777777" w:rsidR="00E85977" w:rsidRDefault="00E85977" w:rsidP="00891BAF">
      <w:pPr>
        <w:spacing w:after="0" w:line="240" w:lineRule="auto"/>
      </w:pPr>
      <w:r>
        <w:separator/>
      </w:r>
    </w:p>
  </w:footnote>
  <w:footnote w:type="continuationSeparator" w:id="0">
    <w:p w14:paraId="637BCCE2" w14:textId="77777777" w:rsidR="00E85977" w:rsidRDefault="00E85977"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474"/>
    <w:rsid w:val="00016564"/>
    <w:rsid w:val="000170B1"/>
    <w:rsid w:val="00017308"/>
    <w:rsid w:val="000176B8"/>
    <w:rsid w:val="000205A6"/>
    <w:rsid w:val="000208AE"/>
    <w:rsid w:val="00021655"/>
    <w:rsid w:val="00022A80"/>
    <w:rsid w:val="00022DED"/>
    <w:rsid w:val="000230F5"/>
    <w:rsid w:val="000237A0"/>
    <w:rsid w:val="00026347"/>
    <w:rsid w:val="000307AB"/>
    <w:rsid w:val="00034055"/>
    <w:rsid w:val="000343BA"/>
    <w:rsid w:val="000344BE"/>
    <w:rsid w:val="000348AD"/>
    <w:rsid w:val="00035976"/>
    <w:rsid w:val="00035D9C"/>
    <w:rsid w:val="000368ED"/>
    <w:rsid w:val="00036B1F"/>
    <w:rsid w:val="00036F31"/>
    <w:rsid w:val="00037D57"/>
    <w:rsid w:val="000407F5"/>
    <w:rsid w:val="00041243"/>
    <w:rsid w:val="00042F38"/>
    <w:rsid w:val="000442A6"/>
    <w:rsid w:val="000448DF"/>
    <w:rsid w:val="000452F9"/>
    <w:rsid w:val="00045607"/>
    <w:rsid w:val="00045F64"/>
    <w:rsid w:val="0004738A"/>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C65"/>
    <w:rsid w:val="00076F7F"/>
    <w:rsid w:val="00077C90"/>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38D"/>
    <w:rsid w:val="000A0CCB"/>
    <w:rsid w:val="000A1287"/>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D7BC2"/>
    <w:rsid w:val="000E1817"/>
    <w:rsid w:val="000E3B73"/>
    <w:rsid w:val="000E4241"/>
    <w:rsid w:val="000E6AA8"/>
    <w:rsid w:val="000E74BC"/>
    <w:rsid w:val="000F0037"/>
    <w:rsid w:val="000F0FBC"/>
    <w:rsid w:val="000F12D6"/>
    <w:rsid w:val="000F5488"/>
    <w:rsid w:val="000F6216"/>
    <w:rsid w:val="000F745C"/>
    <w:rsid w:val="000F7F76"/>
    <w:rsid w:val="00102352"/>
    <w:rsid w:val="00103158"/>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4B15"/>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2B8B"/>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66AA"/>
    <w:rsid w:val="001B7C1B"/>
    <w:rsid w:val="001C017F"/>
    <w:rsid w:val="001C070B"/>
    <w:rsid w:val="001C1EE6"/>
    <w:rsid w:val="001C29E2"/>
    <w:rsid w:val="001C2C93"/>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983"/>
    <w:rsid w:val="00242F0D"/>
    <w:rsid w:val="002430FC"/>
    <w:rsid w:val="0024414F"/>
    <w:rsid w:val="00244FCB"/>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2668"/>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C7339"/>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09D"/>
    <w:rsid w:val="002E712E"/>
    <w:rsid w:val="002E7F98"/>
    <w:rsid w:val="002F0423"/>
    <w:rsid w:val="002F0602"/>
    <w:rsid w:val="002F15A5"/>
    <w:rsid w:val="002F16A8"/>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4B6"/>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376B"/>
    <w:rsid w:val="00363E5B"/>
    <w:rsid w:val="00364604"/>
    <w:rsid w:val="00364ABD"/>
    <w:rsid w:val="003663E2"/>
    <w:rsid w:val="003670FA"/>
    <w:rsid w:val="003671D6"/>
    <w:rsid w:val="00367815"/>
    <w:rsid w:val="00367BEC"/>
    <w:rsid w:val="00370AC2"/>
    <w:rsid w:val="00371F0C"/>
    <w:rsid w:val="0037283A"/>
    <w:rsid w:val="00372AAE"/>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2F1B"/>
    <w:rsid w:val="003934E3"/>
    <w:rsid w:val="003946B9"/>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C7ECE"/>
    <w:rsid w:val="003D0DCD"/>
    <w:rsid w:val="003D0E1E"/>
    <w:rsid w:val="003D29F0"/>
    <w:rsid w:val="003D352F"/>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1528"/>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15E"/>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37F78"/>
    <w:rsid w:val="004404E6"/>
    <w:rsid w:val="0044070A"/>
    <w:rsid w:val="00440DAF"/>
    <w:rsid w:val="0044118E"/>
    <w:rsid w:val="0044240B"/>
    <w:rsid w:val="00442947"/>
    <w:rsid w:val="00443509"/>
    <w:rsid w:val="00443B3A"/>
    <w:rsid w:val="00443B90"/>
    <w:rsid w:val="0044421D"/>
    <w:rsid w:val="004471AF"/>
    <w:rsid w:val="0044738D"/>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6647"/>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5E1A"/>
    <w:rsid w:val="004B77A6"/>
    <w:rsid w:val="004C112C"/>
    <w:rsid w:val="004C1174"/>
    <w:rsid w:val="004C1CDA"/>
    <w:rsid w:val="004C2634"/>
    <w:rsid w:val="004C3432"/>
    <w:rsid w:val="004C3E8B"/>
    <w:rsid w:val="004C4433"/>
    <w:rsid w:val="004C67FA"/>
    <w:rsid w:val="004C6B7A"/>
    <w:rsid w:val="004C6EC7"/>
    <w:rsid w:val="004C7113"/>
    <w:rsid w:val="004C7F7F"/>
    <w:rsid w:val="004D0076"/>
    <w:rsid w:val="004D09F6"/>
    <w:rsid w:val="004D2468"/>
    <w:rsid w:val="004D32A5"/>
    <w:rsid w:val="004D3E65"/>
    <w:rsid w:val="004D6AAE"/>
    <w:rsid w:val="004E1632"/>
    <w:rsid w:val="004E2458"/>
    <w:rsid w:val="004E2A30"/>
    <w:rsid w:val="004E52FB"/>
    <w:rsid w:val="004E5531"/>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2108"/>
    <w:rsid w:val="00514BD0"/>
    <w:rsid w:val="005155AE"/>
    <w:rsid w:val="0051575C"/>
    <w:rsid w:val="00515F04"/>
    <w:rsid w:val="00516827"/>
    <w:rsid w:val="00520DEB"/>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0A5"/>
    <w:rsid w:val="00561C65"/>
    <w:rsid w:val="0056450A"/>
    <w:rsid w:val="00564A5C"/>
    <w:rsid w:val="00564A93"/>
    <w:rsid w:val="00565F24"/>
    <w:rsid w:val="005663AA"/>
    <w:rsid w:val="00566877"/>
    <w:rsid w:val="0056751B"/>
    <w:rsid w:val="00570411"/>
    <w:rsid w:val="00571D11"/>
    <w:rsid w:val="00572513"/>
    <w:rsid w:val="00574BC2"/>
    <w:rsid w:val="00574E50"/>
    <w:rsid w:val="005754AB"/>
    <w:rsid w:val="00577C5B"/>
    <w:rsid w:val="00580D08"/>
    <w:rsid w:val="0058285E"/>
    <w:rsid w:val="005834AD"/>
    <w:rsid w:val="00583536"/>
    <w:rsid w:val="005849EC"/>
    <w:rsid w:val="005854C4"/>
    <w:rsid w:val="00585DD5"/>
    <w:rsid w:val="0058749B"/>
    <w:rsid w:val="00587589"/>
    <w:rsid w:val="00590319"/>
    <w:rsid w:val="00590F86"/>
    <w:rsid w:val="00592387"/>
    <w:rsid w:val="0059530C"/>
    <w:rsid w:val="00595B8B"/>
    <w:rsid w:val="00595CFA"/>
    <w:rsid w:val="00596F08"/>
    <w:rsid w:val="00597453"/>
    <w:rsid w:val="005A103F"/>
    <w:rsid w:val="005A10AB"/>
    <w:rsid w:val="005A1621"/>
    <w:rsid w:val="005A1840"/>
    <w:rsid w:val="005A1865"/>
    <w:rsid w:val="005A2FA8"/>
    <w:rsid w:val="005A34DB"/>
    <w:rsid w:val="005A4E62"/>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D7CF4"/>
    <w:rsid w:val="005E0D08"/>
    <w:rsid w:val="005E313F"/>
    <w:rsid w:val="005E412C"/>
    <w:rsid w:val="005E5863"/>
    <w:rsid w:val="005E5B7D"/>
    <w:rsid w:val="005E5CDC"/>
    <w:rsid w:val="005E6382"/>
    <w:rsid w:val="005E74DA"/>
    <w:rsid w:val="005E7BEE"/>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0FE"/>
    <w:rsid w:val="00607D51"/>
    <w:rsid w:val="00610CF6"/>
    <w:rsid w:val="006151C6"/>
    <w:rsid w:val="006153B1"/>
    <w:rsid w:val="00621250"/>
    <w:rsid w:val="00621687"/>
    <w:rsid w:val="00621EB4"/>
    <w:rsid w:val="00625E26"/>
    <w:rsid w:val="00625E44"/>
    <w:rsid w:val="00626F2D"/>
    <w:rsid w:val="006271A1"/>
    <w:rsid w:val="00632CDA"/>
    <w:rsid w:val="006335DB"/>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0AB"/>
    <w:rsid w:val="00654A51"/>
    <w:rsid w:val="00654B36"/>
    <w:rsid w:val="00655675"/>
    <w:rsid w:val="006567F8"/>
    <w:rsid w:val="00656854"/>
    <w:rsid w:val="0065706A"/>
    <w:rsid w:val="00657EC4"/>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1DCD"/>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36AF"/>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26E2"/>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912"/>
    <w:rsid w:val="00707F02"/>
    <w:rsid w:val="0071077C"/>
    <w:rsid w:val="00710C66"/>
    <w:rsid w:val="007141EE"/>
    <w:rsid w:val="00715CEA"/>
    <w:rsid w:val="007231A5"/>
    <w:rsid w:val="00724227"/>
    <w:rsid w:val="007262AB"/>
    <w:rsid w:val="00726372"/>
    <w:rsid w:val="00726683"/>
    <w:rsid w:val="00727EEB"/>
    <w:rsid w:val="00730FF6"/>
    <w:rsid w:val="007323A3"/>
    <w:rsid w:val="0073323B"/>
    <w:rsid w:val="00734742"/>
    <w:rsid w:val="00734A50"/>
    <w:rsid w:val="00735319"/>
    <w:rsid w:val="00735B26"/>
    <w:rsid w:val="007362FB"/>
    <w:rsid w:val="0074038A"/>
    <w:rsid w:val="00741724"/>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402B"/>
    <w:rsid w:val="007762C6"/>
    <w:rsid w:val="00776E8C"/>
    <w:rsid w:val="007774D6"/>
    <w:rsid w:val="00777A8A"/>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27C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44CF"/>
    <w:rsid w:val="00875139"/>
    <w:rsid w:val="008777CC"/>
    <w:rsid w:val="00877A27"/>
    <w:rsid w:val="008801E7"/>
    <w:rsid w:val="008801FA"/>
    <w:rsid w:val="0088116E"/>
    <w:rsid w:val="00882C40"/>
    <w:rsid w:val="00884620"/>
    <w:rsid w:val="00886096"/>
    <w:rsid w:val="0088721F"/>
    <w:rsid w:val="008876FF"/>
    <w:rsid w:val="00891BAF"/>
    <w:rsid w:val="00893B42"/>
    <w:rsid w:val="00894B23"/>
    <w:rsid w:val="00894C07"/>
    <w:rsid w:val="00894F34"/>
    <w:rsid w:val="0089578E"/>
    <w:rsid w:val="00896D55"/>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982"/>
    <w:rsid w:val="008A6EA8"/>
    <w:rsid w:val="008B12A6"/>
    <w:rsid w:val="008B3118"/>
    <w:rsid w:val="008B3DAE"/>
    <w:rsid w:val="008B40A3"/>
    <w:rsid w:val="008B5F1D"/>
    <w:rsid w:val="008C308A"/>
    <w:rsid w:val="008C4D80"/>
    <w:rsid w:val="008C7A63"/>
    <w:rsid w:val="008C7E50"/>
    <w:rsid w:val="008D047E"/>
    <w:rsid w:val="008D0539"/>
    <w:rsid w:val="008D0D01"/>
    <w:rsid w:val="008D0F73"/>
    <w:rsid w:val="008D19C3"/>
    <w:rsid w:val="008D353C"/>
    <w:rsid w:val="008D3948"/>
    <w:rsid w:val="008D5C56"/>
    <w:rsid w:val="008D6046"/>
    <w:rsid w:val="008D6BB6"/>
    <w:rsid w:val="008E0C43"/>
    <w:rsid w:val="008E4692"/>
    <w:rsid w:val="008F1652"/>
    <w:rsid w:val="008F451E"/>
    <w:rsid w:val="008F518D"/>
    <w:rsid w:val="008F5331"/>
    <w:rsid w:val="008F5B84"/>
    <w:rsid w:val="008F5FDC"/>
    <w:rsid w:val="00900330"/>
    <w:rsid w:val="0090122D"/>
    <w:rsid w:val="00903483"/>
    <w:rsid w:val="009059ED"/>
    <w:rsid w:val="0090635E"/>
    <w:rsid w:val="00907685"/>
    <w:rsid w:val="00907992"/>
    <w:rsid w:val="00910660"/>
    <w:rsid w:val="00910D1E"/>
    <w:rsid w:val="009127CB"/>
    <w:rsid w:val="00913B12"/>
    <w:rsid w:val="009140B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6294"/>
    <w:rsid w:val="00956A68"/>
    <w:rsid w:val="00956EEC"/>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23B"/>
    <w:rsid w:val="00974BBA"/>
    <w:rsid w:val="00974C87"/>
    <w:rsid w:val="00975744"/>
    <w:rsid w:val="009758A1"/>
    <w:rsid w:val="00977492"/>
    <w:rsid w:val="00977A17"/>
    <w:rsid w:val="009808C1"/>
    <w:rsid w:val="009811A0"/>
    <w:rsid w:val="00981C27"/>
    <w:rsid w:val="00981F47"/>
    <w:rsid w:val="00981F68"/>
    <w:rsid w:val="00982E27"/>
    <w:rsid w:val="009839C8"/>
    <w:rsid w:val="009858AF"/>
    <w:rsid w:val="0098795C"/>
    <w:rsid w:val="00987C00"/>
    <w:rsid w:val="00990609"/>
    <w:rsid w:val="0099195B"/>
    <w:rsid w:val="00992B9A"/>
    <w:rsid w:val="00993BA4"/>
    <w:rsid w:val="00993E82"/>
    <w:rsid w:val="00994485"/>
    <w:rsid w:val="0099469D"/>
    <w:rsid w:val="009947EB"/>
    <w:rsid w:val="00994BB4"/>
    <w:rsid w:val="009A0064"/>
    <w:rsid w:val="009A0182"/>
    <w:rsid w:val="009A1406"/>
    <w:rsid w:val="009A31E7"/>
    <w:rsid w:val="009A34E7"/>
    <w:rsid w:val="009A3ED4"/>
    <w:rsid w:val="009A4211"/>
    <w:rsid w:val="009A475F"/>
    <w:rsid w:val="009A7414"/>
    <w:rsid w:val="009B0EF0"/>
    <w:rsid w:val="009B39F8"/>
    <w:rsid w:val="009B45E9"/>
    <w:rsid w:val="009B4BB9"/>
    <w:rsid w:val="009B4E99"/>
    <w:rsid w:val="009C04B4"/>
    <w:rsid w:val="009C1F9A"/>
    <w:rsid w:val="009C223E"/>
    <w:rsid w:val="009C33E8"/>
    <w:rsid w:val="009C3AD3"/>
    <w:rsid w:val="009C3D7B"/>
    <w:rsid w:val="009C5274"/>
    <w:rsid w:val="009C6419"/>
    <w:rsid w:val="009C6430"/>
    <w:rsid w:val="009C6C87"/>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EBD"/>
    <w:rsid w:val="009F5FD1"/>
    <w:rsid w:val="009F6EB3"/>
    <w:rsid w:val="009F78F5"/>
    <w:rsid w:val="00A0006B"/>
    <w:rsid w:val="00A01251"/>
    <w:rsid w:val="00A03A5D"/>
    <w:rsid w:val="00A03CB1"/>
    <w:rsid w:val="00A04576"/>
    <w:rsid w:val="00A04C16"/>
    <w:rsid w:val="00A0644C"/>
    <w:rsid w:val="00A06F60"/>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607D"/>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1B43"/>
    <w:rsid w:val="00A6253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2311"/>
    <w:rsid w:val="00A8381D"/>
    <w:rsid w:val="00A8398C"/>
    <w:rsid w:val="00A83EAB"/>
    <w:rsid w:val="00A844A3"/>
    <w:rsid w:val="00A84D19"/>
    <w:rsid w:val="00A871AF"/>
    <w:rsid w:val="00A87280"/>
    <w:rsid w:val="00A87455"/>
    <w:rsid w:val="00A9016D"/>
    <w:rsid w:val="00A90BA1"/>
    <w:rsid w:val="00A9126E"/>
    <w:rsid w:val="00A9261F"/>
    <w:rsid w:val="00A93BC6"/>
    <w:rsid w:val="00A9403B"/>
    <w:rsid w:val="00A94B1F"/>
    <w:rsid w:val="00A96D1D"/>
    <w:rsid w:val="00A96D64"/>
    <w:rsid w:val="00A97911"/>
    <w:rsid w:val="00AA1312"/>
    <w:rsid w:val="00AA1F15"/>
    <w:rsid w:val="00AA226C"/>
    <w:rsid w:val="00AA460C"/>
    <w:rsid w:val="00AA54EB"/>
    <w:rsid w:val="00AA73EA"/>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98D"/>
    <w:rsid w:val="00AC4A93"/>
    <w:rsid w:val="00AC4ADE"/>
    <w:rsid w:val="00AC5009"/>
    <w:rsid w:val="00AC5258"/>
    <w:rsid w:val="00AC7645"/>
    <w:rsid w:val="00AC7838"/>
    <w:rsid w:val="00AC783D"/>
    <w:rsid w:val="00AC7A56"/>
    <w:rsid w:val="00AC7EC7"/>
    <w:rsid w:val="00AD0827"/>
    <w:rsid w:val="00AD16D5"/>
    <w:rsid w:val="00AD1960"/>
    <w:rsid w:val="00AD489C"/>
    <w:rsid w:val="00AD600F"/>
    <w:rsid w:val="00AD6CA9"/>
    <w:rsid w:val="00AD6FF6"/>
    <w:rsid w:val="00AD7589"/>
    <w:rsid w:val="00AE05EA"/>
    <w:rsid w:val="00AE0FC3"/>
    <w:rsid w:val="00AE1043"/>
    <w:rsid w:val="00AE1A6C"/>
    <w:rsid w:val="00AE3886"/>
    <w:rsid w:val="00AE42CD"/>
    <w:rsid w:val="00AE4429"/>
    <w:rsid w:val="00AE44C5"/>
    <w:rsid w:val="00AE4A7C"/>
    <w:rsid w:val="00AE538D"/>
    <w:rsid w:val="00AE73C2"/>
    <w:rsid w:val="00AE7602"/>
    <w:rsid w:val="00AF1712"/>
    <w:rsid w:val="00AF17BD"/>
    <w:rsid w:val="00AF1C76"/>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15FDB"/>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37D90"/>
    <w:rsid w:val="00B4005D"/>
    <w:rsid w:val="00B4128D"/>
    <w:rsid w:val="00B415AB"/>
    <w:rsid w:val="00B4160F"/>
    <w:rsid w:val="00B41D19"/>
    <w:rsid w:val="00B422B6"/>
    <w:rsid w:val="00B423DF"/>
    <w:rsid w:val="00B4561E"/>
    <w:rsid w:val="00B465FA"/>
    <w:rsid w:val="00B47362"/>
    <w:rsid w:val="00B50158"/>
    <w:rsid w:val="00B50D2F"/>
    <w:rsid w:val="00B50DCC"/>
    <w:rsid w:val="00B5215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541"/>
    <w:rsid w:val="00B7176D"/>
    <w:rsid w:val="00B71B79"/>
    <w:rsid w:val="00B747A2"/>
    <w:rsid w:val="00B77B03"/>
    <w:rsid w:val="00B80DE6"/>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96F64"/>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C701E"/>
    <w:rsid w:val="00BD18CB"/>
    <w:rsid w:val="00BD1C90"/>
    <w:rsid w:val="00BD3003"/>
    <w:rsid w:val="00BD398B"/>
    <w:rsid w:val="00BD3FC3"/>
    <w:rsid w:val="00BD4AB1"/>
    <w:rsid w:val="00BD53F4"/>
    <w:rsid w:val="00BD6C97"/>
    <w:rsid w:val="00BD6F46"/>
    <w:rsid w:val="00BD7260"/>
    <w:rsid w:val="00BD7692"/>
    <w:rsid w:val="00BE0C3C"/>
    <w:rsid w:val="00BE2437"/>
    <w:rsid w:val="00BE3A67"/>
    <w:rsid w:val="00BE4F83"/>
    <w:rsid w:val="00BE554C"/>
    <w:rsid w:val="00BE5CA7"/>
    <w:rsid w:val="00BE5EE2"/>
    <w:rsid w:val="00BE6DE1"/>
    <w:rsid w:val="00BF1472"/>
    <w:rsid w:val="00BF1725"/>
    <w:rsid w:val="00BF18BA"/>
    <w:rsid w:val="00BF4095"/>
    <w:rsid w:val="00BF5562"/>
    <w:rsid w:val="00BF5981"/>
    <w:rsid w:val="00BF5EF7"/>
    <w:rsid w:val="00C0052A"/>
    <w:rsid w:val="00C0069B"/>
    <w:rsid w:val="00C00EA8"/>
    <w:rsid w:val="00C01E7A"/>
    <w:rsid w:val="00C03556"/>
    <w:rsid w:val="00C03E59"/>
    <w:rsid w:val="00C0405E"/>
    <w:rsid w:val="00C061C9"/>
    <w:rsid w:val="00C063D8"/>
    <w:rsid w:val="00C07201"/>
    <w:rsid w:val="00C11166"/>
    <w:rsid w:val="00C117CD"/>
    <w:rsid w:val="00C1215F"/>
    <w:rsid w:val="00C13FED"/>
    <w:rsid w:val="00C15447"/>
    <w:rsid w:val="00C16370"/>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7BB"/>
    <w:rsid w:val="00C84E8F"/>
    <w:rsid w:val="00C855F4"/>
    <w:rsid w:val="00C85D30"/>
    <w:rsid w:val="00C86021"/>
    <w:rsid w:val="00C8787D"/>
    <w:rsid w:val="00C87FE7"/>
    <w:rsid w:val="00C90244"/>
    <w:rsid w:val="00C90B4B"/>
    <w:rsid w:val="00C91041"/>
    <w:rsid w:val="00C9225B"/>
    <w:rsid w:val="00C923DC"/>
    <w:rsid w:val="00C94F03"/>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48D"/>
    <w:rsid w:val="00CE39BE"/>
    <w:rsid w:val="00CE485E"/>
    <w:rsid w:val="00CE5774"/>
    <w:rsid w:val="00CE58F8"/>
    <w:rsid w:val="00CE5F48"/>
    <w:rsid w:val="00CE7284"/>
    <w:rsid w:val="00CE75E2"/>
    <w:rsid w:val="00CF1429"/>
    <w:rsid w:val="00CF1A4C"/>
    <w:rsid w:val="00CF1D09"/>
    <w:rsid w:val="00CF1ED2"/>
    <w:rsid w:val="00CF3BE9"/>
    <w:rsid w:val="00CF55FF"/>
    <w:rsid w:val="00CF5CC9"/>
    <w:rsid w:val="00CF62D9"/>
    <w:rsid w:val="00CF6877"/>
    <w:rsid w:val="00CF6A48"/>
    <w:rsid w:val="00CF7D47"/>
    <w:rsid w:val="00CF7FCA"/>
    <w:rsid w:val="00D00025"/>
    <w:rsid w:val="00D001E8"/>
    <w:rsid w:val="00D01310"/>
    <w:rsid w:val="00D01719"/>
    <w:rsid w:val="00D03055"/>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3FA5"/>
    <w:rsid w:val="00D14C9B"/>
    <w:rsid w:val="00D14E51"/>
    <w:rsid w:val="00D15685"/>
    <w:rsid w:val="00D20A25"/>
    <w:rsid w:val="00D20F7B"/>
    <w:rsid w:val="00D211D3"/>
    <w:rsid w:val="00D2156A"/>
    <w:rsid w:val="00D216F8"/>
    <w:rsid w:val="00D22399"/>
    <w:rsid w:val="00D22DAC"/>
    <w:rsid w:val="00D248A8"/>
    <w:rsid w:val="00D2498B"/>
    <w:rsid w:val="00D25ABA"/>
    <w:rsid w:val="00D2658E"/>
    <w:rsid w:val="00D26C2D"/>
    <w:rsid w:val="00D270B7"/>
    <w:rsid w:val="00D317CC"/>
    <w:rsid w:val="00D31E75"/>
    <w:rsid w:val="00D339C2"/>
    <w:rsid w:val="00D34C9C"/>
    <w:rsid w:val="00D36A82"/>
    <w:rsid w:val="00D401F1"/>
    <w:rsid w:val="00D4056D"/>
    <w:rsid w:val="00D41255"/>
    <w:rsid w:val="00D429F5"/>
    <w:rsid w:val="00D42A76"/>
    <w:rsid w:val="00D43378"/>
    <w:rsid w:val="00D43670"/>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500"/>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75B"/>
    <w:rsid w:val="00DB19A8"/>
    <w:rsid w:val="00DB3575"/>
    <w:rsid w:val="00DB4E84"/>
    <w:rsid w:val="00DB5380"/>
    <w:rsid w:val="00DB634C"/>
    <w:rsid w:val="00DB7980"/>
    <w:rsid w:val="00DB7DD7"/>
    <w:rsid w:val="00DC12F4"/>
    <w:rsid w:val="00DC1351"/>
    <w:rsid w:val="00DC150A"/>
    <w:rsid w:val="00DC2FF6"/>
    <w:rsid w:val="00DC4817"/>
    <w:rsid w:val="00DC53E4"/>
    <w:rsid w:val="00DC6849"/>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4D75"/>
    <w:rsid w:val="00DE5233"/>
    <w:rsid w:val="00DE5A44"/>
    <w:rsid w:val="00DE5BFB"/>
    <w:rsid w:val="00DE69AE"/>
    <w:rsid w:val="00DE72C1"/>
    <w:rsid w:val="00DF15CE"/>
    <w:rsid w:val="00DF1F16"/>
    <w:rsid w:val="00DF2014"/>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02A8"/>
    <w:rsid w:val="00E11909"/>
    <w:rsid w:val="00E12C63"/>
    <w:rsid w:val="00E12D2A"/>
    <w:rsid w:val="00E12DD3"/>
    <w:rsid w:val="00E14DAA"/>
    <w:rsid w:val="00E15DBB"/>
    <w:rsid w:val="00E17C7D"/>
    <w:rsid w:val="00E20AD8"/>
    <w:rsid w:val="00E21E87"/>
    <w:rsid w:val="00E22A93"/>
    <w:rsid w:val="00E22E63"/>
    <w:rsid w:val="00E232CC"/>
    <w:rsid w:val="00E243F7"/>
    <w:rsid w:val="00E2483E"/>
    <w:rsid w:val="00E24A31"/>
    <w:rsid w:val="00E24AAE"/>
    <w:rsid w:val="00E25D2E"/>
    <w:rsid w:val="00E260D2"/>
    <w:rsid w:val="00E2622F"/>
    <w:rsid w:val="00E30248"/>
    <w:rsid w:val="00E30D43"/>
    <w:rsid w:val="00E33567"/>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053F"/>
    <w:rsid w:val="00E6596F"/>
    <w:rsid w:val="00E66DC9"/>
    <w:rsid w:val="00E672DC"/>
    <w:rsid w:val="00E7001C"/>
    <w:rsid w:val="00E716E2"/>
    <w:rsid w:val="00E7518E"/>
    <w:rsid w:val="00E7527B"/>
    <w:rsid w:val="00E7635B"/>
    <w:rsid w:val="00E772DE"/>
    <w:rsid w:val="00E80210"/>
    <w:rsid w:val="00E8046B"/>
    <w:rsid w:val="00E81A3D"/>
    <w:rsid w:val="00E836D0"/>
    <w:rsid w:val="00E84A54"/>
    <w:rsid w:val="00E84C5F"/>
    <w:rsid w:val="00E855B9"/>
    <w:rsid w:val="00E85977"/>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2CAE"/>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40AC6"/>
    <w:rsid w:val="00F46C23"/>
    <w:rsid w:val="00F47482"/>
    <w:rsid w:val="00F4767E"/>
    <w:rsid w:val="00F5094F"/>
    <w:rsid w:val="00F5119E"/>
    <w:rsid w:val="00F514E6"/>
    <w:rsid w:val="00F54B2B"/>
    <w:rsid w:val="00F55529"/>
    <w:rsid w:val="00F56408"/>
    <w:rsid w:val="00F57091"/>
    <w:rsid w:val="00F57292"/>
    <w:rsid w:val="00F60C5F"/>
    <w:rsid w:val="00F611CE"/>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EE9"/>
    <w:rsid w:val="00F85EA1"/>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4E9A"/>
    <w:rsid w:val="00FC7764"/>
    <w:rsid w:val="00FD0829"/>
    <w:rsid w:val="00FD2D47"/>
    <w:rsid w:val="00FD30B3"/>
    <w:rsid w:val="00FD30DB"/>
    <w:rsid w:val="00FD4AB2"/>
    <w:rsid w:val="00FD7238"/>
    <w:rsid w:val="00FD7510"/>
    <w:rsid w:val="00FD78E6"/>
    <w:rsid w:val="00FD7BF6"/>
    <w:rsid w:val="00FE00EB"/>
    <w:rsid w:val="00FE0EF1"/>
    <w:rsid w:val="00FE148E"/>
    <w:rsid w:val="00FE1709"/>
    <w:rsid w:val="00FE436D"/>
    <w:rsid w:val="00FE4942"/>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 w:val="00FF6D2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36376B"/>
    <w:pPr>
      <w:tabs>
        <w:tab w:val="right" w:leader="dot" w:pos="9062"/>
      </w:tabs>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328">
      <w:bodyDiv w:val="1"/>
      <w:marLeft w:val="0"/>
      <w:marRight w:val="0"/>
      <w:marTop w:val="0"/>
      <w:marBottom w:val="0"/>
      <w:divBdr>
        <w:top w:val="none" w:sz="0" w:space="0" w:color="auto"/>
        <w:left w:val="none" w:sz="0" w:space="0" w:color="auto"/>
        <w:bottom w:val="none" w:sz="0" w:space="0" w:color="auto"/>
        <w:right w:val="none" w:sz="0" w:space="0" w:color="auto"/>
      </w:divBdr>
      <w:divsChild>
        <w:div w:id="1017538684">
          <w:marLeft w:val="640"/>
          <w:marRight w:val="0"/>
          <w:marTop w:val="0"/>
          <w:marBottom w:val="0"/>
          <w:divBdr>
            <w:top w:val="none" w:sz="0" w:space="0" w:color="auto"/>
            <w:left w:val="none" w:sz="0" w:space="0" w:color="auto"/>
            <w:bottom w:val="none" w:sz="0" w:space="0" w:color="auto"/>
            <w:right w:val="none" w:sz="0" w:space="0" w:color="auto"/>
          </w:divBdr>
        </w:div>
        <w:div w:id="182977839">
          <w:marLeft w:val="640"/>
          <w:marRight w:val="0"/>
          <w:marTop w:val="0"/>
          <w:marBottom w:val="0"/>
          <w:divBdr>
            <w:top w:val="none" w:sz="0" w:space="0" w:color="auto"/>
            <w:left w:val="none" w:sz="0" w:space="0" w:color="auto"/>
            <w:bottom w:val="none" w:sz="0" w:space="0" w:color="auto"/>
            <w:right w:val="none" w:sz="0" w:space="0" w:color="auto"/>
          </w:divBdr>
        </w:div>
        <w:div w:id="1932349127">
          <w:marLeft w:val="640"/>
          <w:marRight w:val="0"/>
          <w:marTop w:val="0"/>
          <w:marBottom w:val="0"/>
          <w:divBdr>
            <w:top w:val="none" w:sz="0" w:space="0" w:color="auto"/>
            <w:left w:val="none" w:sz="0" w:space="0" w:color="auto"/>
            <w:bottom w:val="none" w:sz="0" w:space="0" w:color="auto"/>
            <w:right w:val="none" w:sz="0" w:space="0" w:color="auto"/>
          </w:divBdr>
        </w:div>
        <w:div w:id="1375930006">
          <w:marLeft w:val="640"/>
          <w:marRight w:val="0"/>
          <w:marTop w:val="0"/>
          <w:marBottom w:val="0"/>
          <w:divBdr>
            <w:top w:val="none" w:sz="0" w:space="0" w:color="auto"/>
            <w:left w:val="none" w:sz="0" w:space="0" w:color="auto"/>
            <w:bottom w:val="none" w:sz="0" w:space="0" w:color="auto"/>
            <w:right w:val="none" w:sz="0" w:space="0" w:color="auto"/>
          </w:divBdr>
        </w:div>
        <w:div w:id="1075781450">
          <w:marLeft w:val="640"/>
          <w:marRight w:val="0"/>
          <w:marTop w:val="0"/>
          <w:marBottom w:val="0"/>
          <w:divBdr>
            <w:top w:val="none" w:sz="0" w:space="0" w:color="auto"/>
            <w:left w:val="none" w:sz="0" w:space="0" w:color="auto"/>
            <w:bottom w:val="none" w:sz="0" w:space="0" w:color="auto"/>
            <w:right w:val="none" w:sz="0" w:space="0" w:color="auto"/>
          </w:divBdr>
        </w:div>
        <w:div w:id="1602105871">
          <w:marLeft w:val="640"/>
          <w:marRight w:val="0"/>
          <w:marTop w:val="0"/>
          <w:marBottom w:val="0"/>
          <w:divBdr>
            <w:top w:val="none" w:sz="0" w:space="0" w:color="auto"/>
            <w:left w:val="none" w:sz="0" w:space="0" w:color="auto"/>
            <w:bottom w:val="none" w:sz="0" w:space="0" w:color="auto"/>
            <w:right w:val="none" w:sz="0" w:space="0" w:color="auto"/>
          </w:divBdr>
        </w:div>
        <w:div w:id="294988183">
          <w:marLeft w:val="640"/>
          <w:marRight w:val="0"/>
          <w:marTop w:val="0"/>
          <w:marBottom w:val="0"/>
          <w:divBdr>
            <w:top w:val="none" w:sz="0" w:space="0" w:color="auto"/>
            <w:left w:val="none" w:sz="0" w:space="0" w:color="auto"/>
            <w:bottom w:val="none" w:sz="0" w:space="0" w:color="auto"/>
            <w:right w:val="none" w:sz="0" w:space="0" w:color="auto"/>
          </w:divBdr>
        </w:div>
        <w:div w:id="166752587">
          <w:marLeft w:val="640"/>
          <w:marRight w:val="0"/>
          <w:marTop w:val="0"/>
          <w:marBottom w:val="0"/>
          <w:divBdr>
            <w:top w:val="none" w:sz="0" w:space="0" w:color="auto"/>
            <w:left w:val="none" w:sz="0" w:space="0" w:color="auto"/>
            <w:bottom w:val="none" w:sz="0" w:space="0" w:color="auto"/>
            <w:right w:val="none" w:sz="0" w:space="0" w:color="auto"/>
          </w:divBdr>
        </w:div>
        <w:div w:id="62342181">
          <w:marLeft w:val="640"/>
          <w:marRight w:val="0"/>
          <w:marTop w:val="0"/>
          <w:marBottom w:val="0"/>
          <w:divBdr>
            <w:top w:val="none" w:sz="0" w:space="0" w:color="auto"/>
            <w:left w:val="none" w:sz="0" w:space="0" w:color="auto"/>
            <w:bottom w:val="none" w:sz="0" w:space="0" w:color="auto"/>
            <w:right w:val="none" w:sz="0" w:space="0" w:color="auto"/>
          </w:divBdr>
        </w:div>
        <w:div w:id="1418671145">
          <w:marLeft w:val="640"/>
          <w:marRight w:val="0"/>
          <w:marTop w:val="0"/>
          <w:marBottom w:val="0"/>
          <w:divBdr>
            <w:top w:val="none" w:sz="0" w:space="0" w:color="auto"/>
            <w:left w:val="none" w:sz="0" w:space="0" w:color="auto"/>
            <w:bottom w:val="none" w:sz="0" w:space="0" w:color="auto"/>
            <w:right w:val="none" w:sz="0" w:space="0" w:color="auto"/>
          </w:divBdr>
        </w:div>
        <w:div w:id="611327392">
          <w:marLeft w:val="640"/>
          <w:marRight w:val="0"/>
          <w:marTop w:val="0"/>
          <w:marBottom w:val="0"/>
          <w:divBdr>
            <w:top w:val="none" w:sz="0" w:space="0" w:color="auto"/>
            <w:left w:val="none" w:sz="0" w:space="0" w:color="auto"/>
            <w:bottom w:val="none" w:sz="0" w:space="0" w:color="auto"/>
            <w:right w:val="none" w:sz="0" w:space="0" w:color="auto"/>
          </w:divBdr>
        </w:div>
        <w:div w:id="221790198">
          <w:marLeft w:val="640"/>
          <w:marRight w:val="0"/>
          <w:marTop w:val="0"/>
          <w:marBottom w:val="0"/>
          <w:divBdr>
            <w:top w:val="none" w:sz="0" w:space="0" w:color="auto"/>
            <w:left w:val="none" w:sz="0" w:space="0" w:color="auto"/>
            <w:bottom w:val="none" w:sz="0" w:space="0" w:color="auto"/>
            <w:right w:val="none" w:sz="0" w:space="0" w:color="auto"/>
          </w:divBdr>
        </w:div>
        <w:div w:id="1336224286">
          <w:marLeft w:val="640"/>
          <w:marRight w:val="0"/>
          <w:marTop w:val="0"/>
          <w:marBottom w:val="0"/>
          <w:divBdr>
            <w:top w:val="none" w:sz="0" w:space="0" w:color="auto"/>
            <w:left w:val="none" w:sz="0" w:space="0" w:color="auto"/>
            <w:bottom w:val="none" w:sz="0" w:space="0" w:color="auto"/>
            <w:right w:val="none" w:sz="0" w:space="0" w:color="auto"/>
          </w:divBdr>
        </w:div>
        <w:div w:id="1447656525">
          <w:marLeft w:val="640"/>
          <w:marRight w:val="0"/>
          <w:marTop w:val="0"/>
          <w:marBottom w:val="0"/>
          <w:divBdr>
            <w:top w:val="none" w:sz="0" w:space="0" w:color="auto"/>
            <w:left w:val="none" w:sz="0" w:space="0" w:color="auto"/>
            <w:bottom w:val="none" w:sz="0" w:space="0" w:color="auto"/>
            <w:right w:val="none" w:sz="0" w:space="0" w:color="auto"/>
          </w:divBdr>
        </w:div>
        <w:div w:id="1079016332">
          <w:marLeft w:val="640"/>
          <w:marRight w:val="0"/>
          <w:marTop w:val="0"/>
          <w:marBottom w:val="0"/>
          <w:divBdr>
            <w:top w:val="none" w:sz="0" w:space="0" w:color="auto"/>
            <w:left w:val="none" w:sz="0" w:space="0" w:color="auto"/>
            <w:bottom w:val="none" w:sz="0" w:space="0" w:color="auto"/>
            <w:right w:val="none" w:sz="0" w:space="0" w:color="auto"/>
          </w:divBdr>
        </w:div>
        <w:div w:id="1541281790">
          <w:marLeft w:val="640"/>
          <w:marRight w:val="0"/>
          <w:marTop w:val="0"/>
          <w:marBottom w:val="0"/>
          <w:divBdr>
            <w:top w:val="none" w:sz="0" w:space="0" w:color="auto"/>
            <w:left w:val="none" w:sz="0" w:space="0" w:color="auto"/>
            <w:bottom w:val="none" w:sz="0" w:space="0" w:color="auto"/>
            <w:right w:val="none" w:sz="0" w:space="0" w:color="auto"/>
          </w:divBdr>
        </w:div>
        <w:div w:id="2064476127">
          <w:marLeft w:val="640"/>
          <w:marRight w:val="0"/>
          <w:marTop w:val="0"/>
          <w:marBottom w:val="0"/>
          <w:divBdr>
            <w:top w:val="none" w:sz="0" w:space="0" w:color="auto"/>
            <w:left w:val="none" w:sz="0" w:space="0" w:color="auto"/>
            <w:bottom w:val="none" w:sz="0" w:space="0" w:color="auto"/>
            <w:right w:val="none" w:sz="0" w:space="0" w:color="auto"/>
          </w:divBdr>
        </w:div>
        <w:div w:id="1910571798">
          <w:marLeft w:val="640"/>
          <w:marRight w:val="0"/>
          <w:marTop w:val="0"/>
          <w:marBottom w:val="0"/>
          <w:divBdr>
            <w:top w:val="none" w:sz="0" w:space="0" w:color="auto"/>
            <w:left w:val="none" w:sz="0" w:space="0" w:color="auto"/>
            <w:bottom w:val="none" w:sz="0" w:space="0" w:color="auto"/>
            <w:right w:val="none" w:sz="0" w:space="0" w:color="auto"/>
          </w:divBdr>
        </w:div>
        <w:div w:id="1497963506">
          <w:marLeft w:val="640"/>
          <w:marRight w:val="0"/>
          <w:marTop w:val="0"/>
          <w:marBottom w:val="0"/>
          <w:divBdr>
            <w:top w:val="none" w:sz="0" w:space="0" w:color="auto"/>
            <w:left w:val="none" w:sz="0" w:space="0" w:color="auto"/>
            <w:bottom w:val="none" w:sz="0" w:space="0" w:color="auto"/>
            <w:right w:val="none" w:sz="0" w:space="0" w:color="auto"/>
          </w:divBdr>
        </w:div>
        <w:div w:id="808129454">
          <w:marLeft w:val="640"/>
          <w:marRight w:val="0"/>
          <w:marTop w:val="0"/>
          <w:marBottom w:val="0"/>
          <w:divBdr>
            <w:top w:val="none" w:sz="0" w:space="0" w:color="auto"/>
            <w:left w:val="none" w:sz="0" w:space="0" w:color="auto"/>
            <w:bottom w:val="none" w:sz="0" w:space="0" w:color="auto"/>
            <w:right w:val="none" w:sz="0" w:space="0" w:color="auto"/>
          </w:divBdr>
        </w:div>
        <w:div w:id="351149384">
          <w:marLeft w:val="640"/>
          <w:marRight w:val="0"/>
          <w:marTop w:val="0"/>
          <w:marBottom w:val="0"/>
          <w:divBdr>
            <w:top w:val="none" w:sz="0" w:space="0" w:color="auto"/>
            <w:left w:val="none" w:sz="0" w:space="0" w:color="auto"/>
            <w:bottom w:val="none" w:sz="0" w:space="0" w:color="auto"/>
            <w:right w:val="none" w:sz="0" w:space="0" w:color="auto"/>
          </w:divBdr>
        </w:div>
        <w:div w:id="1886285156">
          <w:marLeft w:val="640"/>
          <w:marRight w:val="0"/>
          <w:marTop w:val="0"/>
          <w:marBottom w:val="0"/>
          <w:divBdr>
            <w:top w:val="none" w:sz="0" w:space="0" w:color="auto"/>
            <w:left w:val="none" w:sz="0" w:space="0" w:color="auto"/>
            <w:bottom w:val="none" w:sz="0" w:space="0" w:color="auto"/>
            <w:right w:val="none" w:sz="0" w:space="0" w:color="auto"/>
          </w:divBdr>
        </w:div>
        <w:div w:id="920913670">
          <w:marLeft w:val="640"/>
          <w:marRight w:val="0"/>
          <w:marTop w:val="0"/>
          <w:marBottom w:val="0"/>
          <w:divBdr>
            <w:top w:val="none" w:sz="0" w:space="0" w:color="auto"/>
            <w:left w:val="none" w:sz="0" w:space="0" w:color="auto"/>
            <w:bottom w:val="none" w:sz="0" w:space="0" w:color="auto"/>
            <w:right w:val="none" w:sz="0" w:space="0" w:color="auto"/>
          </w:divBdr>
        </w:div>
        <w:div w:id="75057963">
          <w:marLeft w:val="640"/>
          <w:marRight w:val="0"/>
          <w:marTop w:val="0"/>
          <w:marBottom w:val="0"/>
          <w:divBdr>
            <w:top w:val="none" w:sz="0" w:space="0" w:color="auto"/>
            <w:left w:val="none" w:sz="0" w:space="0" w:color="auto"/>
            <w:bottom w:val="none" w:sz="0" w:space="0" w:color="auto"/>
            <w:right w:val="none" w:sz="0" w:space="0" w:color="auto"/>
          </w:divBdr>
        </w:div>
        <w:div w:id="1518928636">
          <w:marLeft w:val="640"/>
          <w:marRight w:val="0"/>
          <w:marTop w:val="0"/>
          <w:marBottom w:val="0"/>
          <w:divBdr>
            <w:top w:val="none" w:sz="0" w:space="0" w:color="auto"/>
            <w:left w:val="none" w:sz="0" w:space="0" w:color="auto"/>
            <w:bottom w:val="none" w:sz="0" w:space="0" w:color="auto"/>
            <w:right w:val="none" w:sz="0" w:space="0" w:color="auto"/>
          </w:divBdr>
        </w:div>
        <w:div w:id="411856049">
          <w:marLeft w:val="640"/>
          <w:marRight w:val="0"/>
          <w:marTop w:val="0"/>
          <w:marBottom w:val="0"/>
          <w:divBdr>
            <w:top w:val="none" w:sz="0" w:space="0" w:color="auto"/>
            <w:left w:val="none" w:sz="0" w:space="0" w:color="auto"/>
            <w:bottom w:val="none" w:sz="0" w:space="0" w:color="auto"/>
            <w:right w:val="none" w:sz="0" w:space="0" w:color="auto"/>
          </w:divBdr>
        </w:div>
        <w:div w:id="1753352389">
          <w:marLeft w:val="640"/>
          <w:marRight w:val="0"/>
          <w:marTop w:val="0"/>
          <w:marBottom w:val="0"/>
          <w:divBdr>
            <w:top w:val="none" w:sz="0" w:space="0" w:color="auto"/>
            <w:left w:val="none" w:sz="0" w:space="0" w:color="auto"/>
            <w:bottom w:val="none" w:sz="0" w:space="0" w:color="auto"/>
            <w:right w:val="none" w:sz="0" w:space="0" w:color="auto"/>
          </w:divBdr>
        </w:div>
        <w:div w:id="1815021840">
          <w:marLeft w:val="640"/>
          <w:marRight w:val="0"/>
          <w:marTop w:val="0"/>
          <w:marBottom w:val="0"/>
          <w:divBdr>
            <w:top w:val="none" w:sz="0" w:space="0" w:color="auto"/>
            <w:left w:val="none" w:sz="0" w:space="0" w:color="auto"/>
            <w:bottom w:val="none" w:sz="0" w:space="0" w:color="auto"/>
            <w:right w:val="none" w:sz="0" w:space="0" w:color="auto"/>
          </w:divBdr>
        </w:div>
        <w:div w:id="854152664">
          <w:marLeft w:val="640"/>
          <w:marRight w:val="0"/>
          <w:marTop w:val="0"/>
          <w:marBottom w:val="0"/>
          <w:divBdr>
            <w:top w:val="none" w:sz="0" w:space="0" w:color="auto"/>
            <w:left w:val="none" w:sz="0" w:space="0" w:color="auto"/>
            <w:bottom w:val="none" w:sz="0" w:space="0" w:color="auto"/>
            <w:right w:val="none" w:sz="0" w:space="0" w:color="auto"/>
          </w:divBdr>
        </w:div>
        <w:div w:id="1631746548">
          <w:marLeft w:val="640"/>
          <w:marRight w:val="0"/>
          <w:marTop w:val="0"/>
          <w:marBottom w:val="0"/>
          <w:divBdr>
            <w:top w:val="none" w:sz="0" w:space="0" w:color="auto"/>
            <w:left w:val="none" w:sz="0" w:space="0" w:color="auto"/>
            <w:bottom w:val="none" w:sz="0" w:space="0" w:color="auto"/>
            <w:right w:val="none" w:sz="0" w:space="0" w:color="auto"/>
          </w:divBdr>
        </w:div>
        <w:div w:id="538706616">
          <w:marLeft w:val="640"/>
          <w:marRight w:val="0"/>
          <w:marTop w:val="0"/>
          <w:marBottom w:val="0"/>
          <w:divBdr>
            <w:top w:val="none" w:sz="0" w:space="0" w:color="auto"/>
            <w:left w:val="none" w:sz="0" w:space="0" w:color="auto"/>
            <w:bottom w:val="none" w:sz="0" w:space="0" w:color="auto"/>
            <w:right w:val="none" w:sz="0" w:space="0" w:color="auto"/>
          </w:divBdr>
        </w:div>
        <w:div w:id="1144155275">
          <w:marLeft w:val="640"/>
          <w:marRight w:val="0"/>
          <w:marTop w:val="0"/>
          <w:marBottom w:val="0"/>
          <w:divBdr>
            <w:top w:val="none" w:sz="0" w:space="0" w:color="auto"/>
            <w:left w:val="none" w:sz="0" w:space="0" w:color="auto"/>
            <w:bottom w:val="none" w:sz="0" w:space="0" w:color="auto"/>
            <w:right w:val="none" w:sz="0" w:space="0" w:color="auto"/>
          </w:divBdr>
        </w:div>
        <w:div w:id="1019891882">
          <w:marLeft w:val="640"/>
          <w:marRight w:val="0"/>
          <w:marTop w:val="0"/>
          <w:marBottom w:val="0"/>
          <w:divBdr>
            <w:top w:val="none" w:sz="0" w:space="0" w:color="auto"/>
            <w:left w:val="none" w:sz="0" w:space="0" w:color="auto"/>
            <w:bottom w:val="none" w:sz="0" w:space="0" w:color="auto"/>
            <w:right w:val="none" w:sz="0" w:space="0" w:color="auto"/>
          </w:divBdr>
        </w:div>
        <w:div w:id="739641005">
          <w:marLeft w:val="640"/>
          <w:marRight w:val="0"/>
          <w:marTop w:val="0"/>
          <w:marBottom w:val="0"/>
          <w:divBdr>
            <w:top w:val="none" w:sz="0" w:space="0" w:color="auto"/>
            <w:left w:val="none" w:sz="0" w:space="0" w:color="auto"/>
            <w:bottom w:val="none" w:sz="0" w:space="0" w:color="auto"/>
            <w:right w:val="none" w:sz="0" w:space="0" w:color="auto"/>
          </w:divBdr>
        </w:div>
        <w:div w:id="489449961">
          <w:marLeft w:val="640"/>
          <w:marRight w:val="0"/>
          <w:marTop w:val="0"/>
          <w:marBottom w:val="0"/>
          <w:divBdr>
            <w:top w:val="none" w:sz="0" w:space="0" w:color="auto"/>
            <w:left w:val="none" w:sz="0" w:space="0" w:color="auto"/>
            <w:bottom w:val="none" w:sz="0" w:space="0" w:color="auto"/>
            <w:right w:val="none" w:sz="0" w:space="0" w:color="auto"/>
          </w:divBdr>
        </w:div>
        <w:div w:id="1182356043">
          <w:marLeft w:val="640"/>
          <w:marRight w:val="0"/>
          <w:marTop w:val="0"/>
          <w:marBottom w:val="0"/>
          <w:divBdr>
            <w:top w:val="none" w:sz="0" w:space="0" w:color="auto"/>
            <w:left w:val="none" w:sz="0" w:space="0" w:color="auto"/>
            <w:bottom w:val="none" w:sz="0" w:space="0" w:color="auto"/>
            <w:right w:val="none" w:sz="0" w:space="0" w:color="auto"/>
          </w:divBdr>
        </w:div>
        <w:div w:id="361589441">
          <w:marLeft w:val="640"/>
          <w:marRight w:val="0"/>
          <w:marTop w:val="0"/>
          <w:marBottom w:val="0"/>
          <w:divBdr>
            <w:top w:val="none" w:sz="0" w:space="0" w:color="auto"/>
            <w:left w:val="none" w:sz="0" w:space="0" w:color="auto"/>
            <w:bottom w:val="none" w:sz="0" w:space="0" w:color="auto"/>
            <w:right w:val="none" w:sz="0" w:space="0" w:color="auto"/>
          </w:divBdr>
        </w:div>
        <w:div w:id="188566530">
          <w:marLeft w:val="640"/>
          <w:marRight w:val="0"/>
          <w:marTop w:val="0"/>
          <w:marBottom w:val="0"/>
          <w:divBdr>
            <w:top w:val="none" w:sz="0" w:space="0" w:color="auto"/>
            <w:left w:val="none" w:sz="0" w:space="0" w:color="auto"/>
            <w:bottom w:val="none" w:sz="0" w:space="0" w:color="auto"/>
            <w:right w:val="none" w:sz="0" w:space="0" w:color="auto"/>
          </w:divBdr>
        </w:div>
        <w:div w:id="297344715">
          <w:marLeft w:val="640"/>
          <w:marRight w:val="0"/>
          <w:marTop w:val="0"/>
          <w:marBottom w:val="0"/>
          <w:divBdr>
            <w:top w:val="none" w:sz="0" w:space="0" w:color="auto"/>
            <w:left w:val="none" w:sz="0" w:space="0" w:color="auto"/>
            <w:bottom w:val="none" w:sz="0" w:space="0" w:color="auto"/>
            <w:right w:val="none" w:sz="0" w:space="0" w:color="auto"/>
          </w:divBdr>
        </w:div>
        <w:div w:id="1893341674">
          <w:marLeft w:val="640"/>
          <w:marRight w:val="0"/>
          <w:marTop w:val="0"/>
          <w:marBottom w:val="0"/>
          <w:divBdr>
            <w:top w:val="none" w:sz="0" w:space="0" w:color="auto"/>
            <w:left w:val="none" w:sz="0" w:space="0" w:color="auto"/>
            <w:bottom w:val="none" w:sz="0" w:space="0" w:color="auto"/>
            <w:right w:val="none" w:sz="0" w:space="0" w:color="auto"/>
          </w:divBdr>
        </w:div>
        <w:div w:id="962737452">
          <w:marLeft w:val="640"/>
          <w:marRight w:val="0"/>
          <w:marTop w:val="0"/>
          <w:marBottom w:val="0"/>
          <w:divBdr>
            <w:top w:val="none" w:sz="0" w:space="0" w:color="auto"/>
            <w:left w:val="none" w:sz="0" w:space="0" w:color="auto"/>
            <w:bottom w:val="none" w:sz="0" w:space="0" w:color="auto"/>
            <w:right w:val="none" w:sz="0" w:space="0" w:color="auto"/>
          </w:divBdr>
        </w:div>
        <w:div w:id="1808820373">
          <w:marLeft w:val="640"/>
          <w:marRight w:val="0"/>
          <w:marTop w:val="0"/>
          <w:marBottom w:val="0"/>
          <w:divBdr>
            <w:top w:val="none" w:sz="0" w:space="0" w:color="auto"/>
            <w:left w:val="none" w:sz="0" w:space="0" w:color="auto"/>
            <w:bottom w:val="none" w:sz="0" w:space="0" w:color="auto"/>
            <w:right w:val="none" w:sz="0" w:space="0" w:color="auto"/>
          </w:divBdr>
        </w:div>
        <w:div w:id="1292521160">
          <w:marLeft w:val="640"/>
          <w:marRight w:val="0"/>
          <w:marTop w:val="0"/>
          <w:marBottom w:val="0"/>
          <w:divBdr>
            <w:top w:val="none" w:sz="0" w:space="0" w:color="auto"/>
            <w:left w:val="none" w:sz="0" w:space="0" w:color="auto"/>
            <w:bottom w:val="none" w:sz="0" w:space="0" w:color="auto"/>
            <w:right w:val="none" w:sz="0" w:space="0" w:color="auto"/>
          </w:divBdr>
        </w:div>
        <w:div w:id="1634560059">
          <w:marLeft w:val="640"/>
          <w:marRight w:val="0"/>
          <w:marTop w:val="0"/>
          <w:marBottom w:val="0"/>
          <w:divBdr>
            <w:top w:val="none" w:sz="0" w:space="0" w:color="auto"/>
            <w:left w:val="none" w:sz="0" w:space="0" w:color="auto"/>
            <w:bottom w:val="none" w:sz="0" w:space="0" w:color="auto"/>
            <w:right w:val="none" w:sz="0" w:space="0" w:color="auto"/>
          </w:divBdr>
        </w:div>
        <w:div w:id="1198201650">
          <w:marLeft w:val="640"/>
          <w:marRight w:val="0"/>
          <w:marTop w:val="0"/>
          <w:marBottom w:val="0"/>
          <w:divBdr>
            <w:top w:val="none" w:sz="0" w:space="0" w:color="auto"/>
            <w:left w:val="none" w:sz="0" w:space="0" w:color="auto"/>
            <w:bottom w:val="none" w:sz="0" w:space="0" w:color="auto"/>
            <w:right w:val="none" w:sz="0" w:space="0" w:color="auto"/>
          </w:divBdr>
        </w:div>
        <w:div w:id="1652172346">
          <w:marLeft w:val="640"/>
          <w:marRight w:val="0"/>
          <w:marTop w:val="0"/>
          <w:marBottom w:val="0"/>
          <w:divBdr>
            <w:top w:val="none" w:sz="0" w:space="0" w:color="auto"/>
            <w:left w:val="none" w:sz="0" w:space="0" w:color="auto"/>
            <w:bottom w:val="none" w:sz="0" w:space="0" w:color="auto"/>
            <w:right w:val="none" w:sz="0" w:space="0" w:color="auto"/>
          </w:divBdr>
        </w:div>
        <w:div w:id="445854328">
          <w:marLeft w:val="640"/>
          <w:marRight w:val="0"/>
          <w:marTop w:val="0"/>
          <w:marBottom w:val="0"/>
          <w:divBdr>
            <w:top w:val="none" w:sz="0" w:space="0" w:color="auto"/>
            <w:left w:val="none" w:sz="0" w:space="0" w:color="auto"/>
            <w:bottom w:val="none" w:sz="0" w:space="0" w:color="auto"/>
            <w:right w:val="none" w:sz="0" w:space="0" w:color="auto"/>
          </w:divBdr>
        </w:div>
        <w:div w:id="792986632">
          <w:marLeft w:val="640"/>
          <w:marRight w:val="0"/>
          <w:marTop w:val="0"/>
          <w:marBottom w:val="0"/>
          <w:divBdr>
            <w:top w:val="none" w:sz="0" w:space="0" w:color="auto"/>
            <w:left w:val="none" w:sz="0" w:space="0" w:color="auto"/>
            <w:bottom w:val="none" w:sz="0" w:space="0" w:color="auto"/>
            <w:right w:val="none" w:sz="0" w:space="0" w:color="auto"/>
          </w:divBdr>
        </w:div>
        <w:div w:id="552426972">
          <w:marLeft w:val="640"/>
          <w:marRight w:val="0"/>
          <w:marTop w:val="0"/>
          <w:marBottom w:val="0"/>
          <w:divBdr>
            <w:top w:val="none" w:sz="0" w:space="0" w:color="auto"/>
            <w:left w:val="none" w:sz="0" w:space="0" w:color="auto"/>
            <w:bottom w:val="none" w:sz="0" w:space="0" w:color="auto"/>
            <w:right w:val="none" w:sz="0" w:space="0" w:color="auto"/>
          </w:divBdr>
        </w:div>
        <w:div w:id="1702316289">
          <w:marLeft w:val="640"/>
          <w:marRight w:val="0"/>
          <w:marTop w:val="0"/>
          <w:marBottom w:val="0"/>
          <w:divBdr>
            <w:top w:val="none" w:sz="0" w:space="0" w:color="auto"/>
            <w:left w:val="none" w:sz="0" w:space="0" w:color="auto"/>
            <w:bottom w:val="none" w:sz="0" w:space="0" w:color="auto"/>
            <w:right w:val="none" w:sz="0" w:space="0" w:color="auto"/>
          </w:divBdr>
        </w:div>
        <w:div w:id="1443266075">
          <w:marLeft w:val="640"/>
          <w:marRight w:val="0"/>
          <w:marTop w:val="0"/>
          <w:marBottom w:val="0"/>
          <w:divBdr>
            <w:top w:val="none" w:sz="0" w:space="0" w:color="auto"/>
            <w:left w:val="none" w:sz="0" w:space="0" w:color="auto"/>
            <w:bottom w:val="none" w:sz="0" w:space="0" w:color="auto"/>
            <w:right w:val="none" w:sz="0" w:space="0" w:color="auto"/>
          </w:divBdr>
        </w:div>
        <w:div w:id="1959338395">
          <w:marLeft w:val="640"/>
          <w:marRight w:val="0"/>
          <w:marTop w:val="0"/>
          <w:marBottom w:val="0"/>
          <w:divBdr>
            <w:top w:val="none" w:sz="0" w:space="0" w:color="auto"/>
            <w:left w:val="none" w:sz="0" w:space="0" w:color="auto"/>
            <w:bottom w:val="none" w:sz="0" w:space="0" w:color="auto"/>
            <w:right w:val="none" w:sz="0" w:space="0" w:color="auto"/>
          </w:divBdr>
        </w:div>
        <w:div w:id="1240287967">
          <w:marLeft w:val="640"/>
          <w:marRight w:val="0"/>
          <w:marTop w:val="0"/>
          <w:marBottom w:val="0"/>
          <w:divBdr>
            <w:top w:val="none" w:sz="0" w:space="0" w:color="auto"/>
            <w:left w:val="none" w:sz="0" w:space="0" w:color="auto"/>
            <w:bottom w:val="none" w:sz="0" w:space="0" w:color="auto"/>
            <w:right w:val="none" w:sz="0" w:space="0" w:color="auto"/>
          </w:divBdr>
        </w:div>
        <w:div w:id="2096246362">
          <w:marLeft w:val="640"/>
          <w:marRight w:val="0"/>
          <w:marTop w:val="0"/>
          <w:marBottom w:val="0"/>
          <w:divBdr>
            <w:top w:val="none" w:sz="0" w:space="0" w:color="auto"/>
            <w:left w:val="none" w:sz="0" w:space="0" w:color="auto"/>
            <w:bottom w:val="none" w:sz="0" w:space="0" w:color="auto"/>
            <w:right w:val="none" w:sz="0" w:space="0" w:color="auto"/>
          </w:divBdr>
        </w:div>
        <w:div w:id="924729236">
          <w:marLeft w:val="640"/>
          <w:marRight w:val="0"/>
          <w:marTop w:val="0"/>
          <w:marBottom w:val="0"/>
          <w:divBdr>
            <w:top w:val="none" w:sz="0" w:space="0" w:color="auto"/>
            <w:left w:val="none" w:sz="0" w:space="0" w:color="auto"/>
            <w:bottom w:val="none" w:sz="0" w:space="0" w:color="auto"/>
            <w:right w:val="none" w:sz="0" w:space="0" w:color="auto"/>
          </w:divBdr>
        </w:div>
        <w:div w:id="661591147">
          <w:marLeft w:val="640"/>
          <w:marRight w:val="0"/>
          <w:marTop w:val="0"/>
          <w:marBottom w:val="0"/>
          <w:divBdr>
            <w:top w:val="none" w:sz="0" w:space="0" w:color="auto"/>
            <w:left w:val="none" w:sz="0" w:space="0" w:color="auto"/>
            <w:bottom w:val="none" w:sz="0" w:space="0" w:color="auto"/>
            <w:right w:val="none" w:sz="0" w:space="0" w:color="auto"/>
          </w:divBdr>
        </w:div>
        <w:div w:id="1388333861">
          <w:marLeft w:val="640"/>
          <w:marRight w:val="0"/>
          <w:marTop w:val="0"/>
          <w:marBottom w:val="0"/>
          <w:divBdr>
            <w:top w:val="none" w:sz="0" w:space="0" w:color="auto"/>
            <w:left w:val="none" w:sz="0" w:space="0" w:color="auto"/>
            <w:bottom w:val="none" w:sz="0" w:space="0" w:color="auto"/>
            <w:right w:val="none" w:sz="0" w:space="0" w:color="auto"/>
          </w:divBdr>
        </w:div>
        <w:div w:id="1736388853">
          <w:marLeft w:val="640"/>
          <w:marRight w:val="0"/>
          <w:marTop w:val="0"/>
          <w:marBottom w:val="0"/>
          <w:divBdr>
            <w:top w:val="none" w:sz="0" w:space="0" w:color="auto"/>
            <w:left w:val="none" w:sz="0" w:space="0" w:color="auto"/>
            <w:bottom w:val="none" w:sz="0" w:space="0" w:color="auto"/>
            <w:right w:val="none" w:sz="0" w:space="0" w:color="auto"/>
          </w:divBdr>
        </w:div>
        <w:div w:id="1341738881">
          <w:marLeft w:val="640"/>
          <w:marRight w:val="0"/>
          <w:marTop w:val="0"/>
          <w:marBottom w:val="0"/>
          <w:divBdr>
            <w:top w:val="none" w:sz="0" w:space="0" w:color="auto"/>
            <w:left w:val="none" w:sz="0" w:space="0" w:color="auto"/>
            <w:bottom w:val="none" w:sz="0" w:space="0" w:color="auto"/>
            <w:right w:val="none" w:sz="0" w:space="0" w:color="auto"/>
          </w:divBdr>
        </w:div>
        <w:div w:id="706183059">
          <w:marLeft w:val="640"/>
          <w:marRight w:val="0"/>
          <w:marTop w:val="0"/>
          <w:marBottom w:val="0"/>
          <w:divBdr>
            <w:top w:val="none" w:sz="0" w:space="0" w:color="auto"/>
            <w:left w:val="none" w:sz="0" w:space="0" w:color="auto"/>
            <w:bottom w:val="none" w:sz="0" w:space="0" w:color="auto"/>
            <w:right w:val="none" w:sz="0" w:space="0" w:color="auto"/>
          </w:divBdr>
        </w:div>
        <w:div w:id="1192455092">
          <w:marLeft w:val="640"/>
          <w:marRight w:val="0"/>
          <w:marTop w:val="0"/>
          <w:marBottom w:val="0"/>
          <w:divBdr>
            <w:top w:val="none" w:sz="0" w:space="0" w:color="auto"/>
            <w:left w:val="none" w:sz="0" w:space="0" w:color="auto"/>
            <w:bottom w:val="none" w:sz="0" w:space="0" w:color="auto"/>
            <w:right w:val="none" w:sz="0" w:space="0" w:color="auto"/>
          </w:divBdr>
        </w:div>
        <w:div w:id="2137333010">
          <w:marLeft w:val="640"/>
          <w:marRight w:val="0"/>
          <w:marTop w:val="0"/>
          <w:marBottom w:val="0"/>
          <w:divBdr>
            <w:top w:val="none" w:sz="0" w:space="0" w:color="auto"/>
            <w:left w:val="none" w:sz="0" w:space="0" w:color="auto"/>
            <w:bottom w:val="none" w:sz="0" w:space="0" w:color="auto"/>
            <w:right w:val="none" w:sz="0" w:space="0" w:color="auto"/>
          </w:divBdr>
        </w:div>
        <w:div w:id="1117142826">
          <w:marLeft w:val="640"/>
          <w:marRight w:val="0"/>
          <w:marTop w:val="0"/>
          <w:marBottom w:val="0"/>
          <w:divBdr>
            <w:top w:val="none" w:sz="0" w:space="0" w:color="auto"/>
            <w:left w:val="none" w:sz="0" w:space="0" w:color="auto"/>
            <w:bottom w:val="none" w:sz="0" w:space="0" w:color="auto"/>
            <w:right w:val="none" w:sz="0" w:space="0" w:color="auto"/>
          </w:divBdr>
        </w:div>
        <w:div w:id="1096252086">
          <w:marLeft w:val="640"/>
          <w:marRight w:val="0"/>
          <w:marTop w:val="0"/>
          <w:marBottom w:val="0"/>
          <w:divBdr>
            <w:top w:val="none" w:sz="0" w:space="0" w:color="auto"/>
            <w:left w:val="none" w:sz="0" w:space="0" w:color="auto"/>
            <w:bottom w:val="none" w:sz="0" w:space="0" w:color="auto"/>
            <w:right w:val="none" w:sz="0" w:space="0" w:color="auto"/>
          </w:divBdr>
        </w:div>
        <w:div w:id="1068457832">
          <w:marLeft w:val="640"/>
          <w:marRight w:val="0"/>
          <w:marTop w:val="0"/>
          <w:marBottom w:val="0"/>
          <w:divBdr>
            <w:top w:val="none" w:sz="0" w:space="0" w:color="auto"/>
            <w:left w:val="none" w:sz="0" w:space="0" w:color="auto"/>
            <w:bottom w:val="none" w:sz="0" w:space="0" w:color="auto"/>
            <w:right w:val="none" w:sz="0" w:space="0" w:color="auto"/>
          </w:divBdr>
        </w:div>
        <w:div w:id="1342125802">
          <w:marLeft w:val="640"/>
          <w:marRight w:val="0"/>
          <w:marTop w:val="0"/>
          <w:marBottom w:val="0"/>
          <w:divBdr>
            <w:top w:val="none" w:sz="0" w:space="0" w:color="auto"/>
            <w:left w:val="none" w:sz="0" w:space="0" w:color="auto"/>
            <w:bottom w:val="none" w:sz="0" w:space="0" w:color="auto"/>
            <w:right w:val="none" w:sz="0" w:space="0" w:color="auto"/>
          </w:divBdr>
        </w:div>
        <w:div w:id="1275864811">
          <w:marLeft w:val="640"/>
          <w:marRight w:val="0"/>
          <w:marTop w:val="0"/>
          <w:marBottom w:val="0"/>
          <w:divBdr>
            <w:top w:val="none" w:sz="0" w:space="0" w:color="auto"/>
            <w:left w:val="none" w:sz="0" w:space="0" w:color="auto"/>
            <w:bottom w:val="none" w:sz="0" w:space="0" w:color="auto"/>
            <w:right w:val="none" w:sz="0" w:space="0" w:color="auto"/>
          </w:divBdr>
        </w:div>
        <w:div w:id="131290341">
          <w:marLeft w:val="640"/>
          <w:marRight w:val="0"/>
          <w:marTop w:val="0"/>
          <w:marBottom w:val="0"/>
          <w:divBdr>
            <w:top w:val="none" w:sz="0" w:space="0" w:color="auto"/>
            <w:left w:val="none" w:sz="0" w:space="0" w:color="auto"/>
            <w:bottom w:val="none" w:sz="0" w:space="0" w:color="auto"/>
            <w:right w:val="none" w:sz="0" w:space="0" w:color="auto"/>
          </w:divBdr>
        </w:div>
        <w:div w:id="1948652744">
          <w:marLeft w:val="640"/>
          <w:marRight w:val="0"/>
          <w:marTop w:val="0"/>
          <w:marBottom w:val="0"/>
          <w:divBdr>
            <w:top w:val="none" w:sz="0" w:space="0" w:color="auto"/>
            <w:left w:val="none" w:sz="0" w:space="0" w:color="auto"/>
            <w:bottom w:val="none" w:sz="0" w:space="0" w:color="auto"/>
            <w:right w:val="none" w:sz="0" w:space="0" w:color="auto"/>
          </w:divBdr>
        </w:div>
        <w:div w:id="1070038729">
          <w:marLeft w:val="640"/>
          <w:marRight w:val="0"/>
          <w:marTop w:val="0"/>
          <w:marBottom w:val="0"/>
          <w:divBdr>
            <w:top w:val="none" w:sz="0" w:space="0" w:color="auto"/>
            <w:left w:val="none" w:sz="0" w:space="0" w:color="auto"/>
            <w:bottom w:val="none" w:sz="0" w:space="0" w:color="auto"/>
            <w:right w:val="none" w:sz="0" w:space="0" w:color="auto"/>
          </w:divBdr>
        </w:div>
        <w:div w:id="625820730">
          <w:marLeft w:val="640"/>
          <w:marRight w:val="0"/>
          <w:marTop w:val="0"/>
          <w:marBottom w:val="0"/>
          <w:divBdr>
            <w:top w:val="none" w:sz="0" w:space="0" w:color="auto"/>
            <w:left w:val="none" w:sz="0" w:space="0" w:color="auto"/>
            <w:bottom w:val="none" w:sz="0" w:space="0" w:color="auto"/>
            <w:right w:val="none" w:sz="0" w:space="0" w:color="auto"/>
          </w:divBdr>
        </w:div>
        <w:div w:id="2035644149">
          <w:marLeft w:val="640"/>
          <w:marRight w:val="0"/>
          <w:marTop w:val="0"/>
          <w:marBottom w:val="0"/>
          <w:divBdr>
            <w:top w:val="none" w:sz="0" w:space="0" w:color="auto"/>
            <w:left w:val="none" w:sz="0" w:space="0" w:color="auto"/>
            <w:bottom w:val="none" w:sz="0" w:space="0" w:color="auto"/>
            <w:right w:val="none" w:sz="0" w:space="0" w:color="auto"/>
          </w:divBdr>
        </w:div>
        <w:div w:id="1048723927">
          <w:marLeft w:val="640"/>
          <w:marRight w:val="0"/>
          <w:marTop w:val="0"/>
          <w:marBottom w:val="0"/>
          <w:divBdr>
            <w:top w:val="none" w:sz="0" w:space="0" w:color="auto"/>
            <w:left w:val="none" w:sz="0" w:space="0" w:color="auto"/>
            <w:bottom w:val="none" w:sz="0" w:space="0" w:color="auto"/>
            <w:right w:val="none" w:sz="0" w:space="0" w:color="auto"/>
          </w:divBdr>
        </w:div>
        <w:div w:id="2036416686">
          <w:marLeft w:val="640"/>
          <w:marRight w:val="0"/>
          <w:marTop w:val="0"/>
          <w:marBottom w:val="0"/>
          <w:divBdr>
            <w:top w:val="none" w:sz="0" w:space="0" w:color="auto"/>
            <w:left w:val="none" w:sz="0" w:space="0" w:color="auto"/>
            <w:bottom w:val="none" w:sz="0" w:space="0" w:color="auto"/>
            <w:right w:val="none" w:sz="0" w:space="0" w:color="auto"/>
          </w:divBdr>
        </w:div>
        <w:div w:id="2101219787">
          <w:marLeft w:val="640"/>
          <w:marRight w:val="0"/>
          <w:marTop w:val="0"/>
          <w:marBottom w:val="0"/>
          <w:divBdr>
            <w:top w:val="none" w:sz="0" w:space="0" w:color="auto"/>
            <w:left w:val="none" w:sz="0" w:space="0" w:color="auto"/>
            <w:bottom w:val="none" w:sz="0" w:space="0" w:color="auto"/>
            <w:right w:val="none" w:sz="0" w:space="0" w:color="auto"/>
          </w:divBdr>
        </w:div>
        <w:div w:id="641546780">
          <w:marLeft w:val="640"/>
          <w:marRight w:val="0"/>
          <w:marTop w:val="0"/>
          <w:marBottom w:val="0"/>
          <w:divBdr>
            <w:top w:val="none" w:sz="0" w:space="0" w:color="auto"/>
            <w:left w:val="none" w:sz="0" w:space="0" w:color="auto"/>
            <w:bottom w:val="none" w:sz="0" w:space="0" w:color="auto"/>
            <w:right w:val="none" w:sz="0" w:space="0" w:color="auto"/>
          </w:divBdr>
        </w:div>
        <w:div w:id="1290286025">
          <w:marLeft w:val="640"/>
          <w:marRight w:val="0"/>
          <w:marTop w:val="0"/>
          <w:marBottom w:val="0"/>
          <w:divBdr>
            <w:top w:val="none" w:sz="0" w:space="0" w:color="auto"/>
            <w:left w:val="none" w:sz="0" w:space="0" w:color="auto"/>
            <w:bottom w:val="none" w:sz="0" w:space="0" w:color="auto"/>
            <w:right w:val="none" w:sz="0" w:space="0" w:color="auto"/>
          </w:divBdr>
        </w:div>
        <w:div w:id="1101337513">
          <w:marLeft w:val="640"/>
          <w:marRight w:val="0"/>
          <w:marTop w:val="0"/>
          <w:marBottom w:val="0"/>
          <w:divBdr>
            <w:top w:val="none" w:sz="0" w:space="0" w:color="auto"/>
            <w:left w:val="none" w:sz="0" w:space="0" w:color="auto"/>
            <w:bottom w:val="none" w:sz="0" w:space="0" w:color="auto"/>
            <w:right w:val="none" w:sz="0" w:space="0" w:color="auto"/>
          </w:divBdr>
        </w:div>
        <w:div w:id="1354192074">
          <w:marLeft w:val="640"/>
          <w:marRight w:val="0"/>
          <w:marTop w:val="0"/>
          <w:marBottom w:val="0"/>
          <w:divBdr>
            <w:top w:val="none" w:sz="0" w:space="0" w:color="auto"/>
            <w:left w:val="none" w:sz="0" w:space="0" w:color="auto"/>
            <w:bottom w:val="none" w:sz="0" w:space="0" w:color="auto"/>
            <w:right w:val="none" w:sz="0" w:space="0" w:color="auto"/>
          </w:divBdr>
        </w:div>
        <w:div w:id="1869752138">
          <w:marLeft w:val="640"/>
          <w:marRight w:val="0"/>
          <w:marTop w:val="0"/>
          <w:marBottom w:val="0"/>
          <w:divBdr>
            <w:top w:val="none" w:sz="0" w:space="0" w:color="auto"/>
            <w:left w:val="none" w:sz="0" w:space="0" w:color="auto"/>
            <w:bottom w:val="none" w:sz="0" w:space="0" w:color="auto"/>
            <w:right w:val="none" w:sz="0" w:space="0" w:color="auto"/>
          </w:divBdr>
        </w:div>
        <w:div w:id="1186095433">
          <w:marLeft w:val="640"/>
          <w:marRight w:val="0"/>
          <w:marTop w:val="0"/>
          <w:marBottom w:val="0"/>
          <w:divBdr>
            <w:top w:val="none" w:sz="0" w:space="0" w:color="auto"/>
            <w:left w:val="none" w:sz="0" w:space="0" w:color="auto"/>
            <w:bottom w:val="none" w:sz="0" w:space="0" w:color="auto"/>
            <w:right w:val="none" w:sz="0" w:space="0" w:color="auto"/>
          </w:divBdr>
        </w:div>
        <w:div w:id="1374429652">
          <w:marLeft w:val="640"/>
          <w:marRight w:val="0"/>
          <w:marTop w:val="0"/>
          <w:marBottom w:val="0"/>
          <w:divBdr>
            <w:top w:val="none" w:sz="0" w:space="0" w:color="auto"/>
            <w:left w:val="none" w:sz="0" w:space="0" w:color="auto"/>
            <w:bottom w:val="none" w:sz="0" w:space="0" w:color="auto"/>
            <w:right w:val="none" w:sz="0" w:space="0" w:color="auto"/>
          </w:divBdr>
        </w:div>
        <w:div w:id="1644190489">
          <w:marLeft w:val="640"/>
          <w:marRight w:val="0"/>
          <w:marTop w:val="0"/>
          <w:marBottom w:val="0"/>
          <w:divBdr>
            <w:top w:val="none" w:sz="0" w:space="0" w:color="auto"/>
            <w:left w:val="none" w:sz="0" w:space="0" w:color="auto"/>
            <w:bottom w:val="none" w:sz="0" w:space="0" w:color="auto"/>
            <w:right w:val="none" w:sz="0" w:space="0" w:color="auto"/>
          </w:divBdr>
        </w:div>
        <w:div w:id="1743867311">
          <w:marLeft w:val="640"/>
          <w:marRight w:val="0"/>
          <w:marTop w:val="0"/>
          <w:marBottom w:val="0"/>
          <w:divBdr>
            <w:top w:val="none" w:sz="0" w:space="0" w:color="auto"/>
            <w:left w:val="none" w:sz="0" w:space="0" w:color="auto"/>
            <w:bottom w:val="none" w:sz="0" w:space="0" w:color="auto"/>
            <w:right w:val="none" w:sz="0" w:space="0" w:color="auto"/>
          </w:divBdr>
        </w:div>
        <w:div w:id="1236743043">
          <w:marLeft w:val="640"/>
          <w:marRight w:val="0"/>
          <w:marTop w:val="0"/>
          <w:marBottom w:val="0"/>
          <w:divBdr>
            <w:top w:val="none" w:sz="0" w:space="0" w:color="auto"/>
            <w:left w:val="none" w:sz="0" w:space="0" w:color="auto"/>
            <w:bottom w:val="none" w:sz="0" w:space="0" w:color="auto"/>
            <w:right w:val="none" w:sz="0" w:space="0" w:color="auto"/>
          </w:divBdr>
        </w:div>
        <w:div w:id="1186555000">
          <w:marLeft w:val="640"/>
          <w:marRight w:val="0"/>
          <w:marTop w:val="0"/>
          <w:marBottom w:val="0"/>
          <w:divBdr>
            <w:top w:val="none" w:sz="0" w:space="0" w:color="auto"/>
            <w:left w:val="none" w:sz="0" w:space="0" w:color="auto"/>
            <w:bottom w:val="none" w:sz="0" w:space="0" w:color="auto"/>
            <w:right w:val="none" w:sz="0" w:space="0" w:color="auto"/>
          </w:divBdr>
        </w:div>
        <w:div w:id="2119520548">
          <w:marLeft w:val="640"/>
          <w:marRight w:val="0"/>
          <w:marTop w:val="0"/>
          <w:marBottom w:val="0"/>
          <w:divBdr>
            <w:top w:val="none" w:sz="0" w:space="0" w:color="auto"/>
            <w:left w:val="none" w:sz="0" w:space="0" w:color="auto"/>
            <w:bottom w:val="none" w:sz="0" w:space="0" w:color="auto"/>
            <w:right w:val="none" w:sz="0" w:space="0" w:color="auto"/>
          </w:divBdr>
        </w:div>
        <w:div w:id="2018969318">
          <w:marLeft w:val="640"/>
          <w:marRight w:val="0"/>
          <w:marTop w:val="0"/>
          <w:marBottom w:val="0"/>
          <w:divBdr>
            <w:top w:val="none" w:sz="0" w:space="0" w:color="auto"/>
            <w:left w:val="none" w:sz="0" w:space="0" w:color="auto"/>
            <w:bottom w:val="none" w:sz="0" w:space="0" w:color="auto"/>
            <w:right w:val="none" w:sz="0" w:space="0" w:color="auto"/>
          </w:divBdr>
        </w:div>
        <w:div w:id="547228514">
          <w:marLeft w:val="640"/>
          <w:marRight w:val="0"/>
          <w:marTop w:val="0"/>
          <w:marBottom w:val="0"/>
          <w:divBdr>
            <w:top w:val="none" w:sz="0" w:space="0" w:color="auto"/>
            <w:left w:val="none" w:sz="0" w:space="0" w:color="auto"/>
            <w:bottom w:val="none" w:sz="0" w:space="0" w:color="auto"/>
            <w:right w:val="none" w:sz="0" w:space="0" w:color="auto"/>
          </w:divBdr>
        </w:div>
        <w:div w:id="731660696">
          <w:marLeft w:val="640"/>
          <w:marRight w:val="0"/>
          <w:marTop w:val="0"/>
          <w:marBottom w:val="0"/>
          <w:divBdr>
            <w:top w:val="none" w:sz="0" w:space="0" w:color="auto"/>
            <w:left w:val="none" w:sz="0" w:space="0" w:color="auto"/>
            <w:bottom w:val="none" w:sz="0" w:space="0" w:color="auto"/>
            <w:right w:val="none" w:sz="0" w:space="0" w:color="auto"/>
          </w:divBdr>
        </w:div>
        <w:div w:id="144779962">
          <w:marLeft w:val="640"/>
          <w:marRight w:val="0"/>
          <w:marTop w:val="0"/>
          <w:marBottom w:val="0"/>
          <w:divBdr>
            <w:top w:val="none" w:sz="0" w:space="0" w:color="auto"/>
            <w:left w:val="none" w:sz="0" w:space="0" w:color="auto"/>
            <w:bottom w:val="none" w:sz="0" w:space="0" w:color="auto"/>
            <w:right w:val="none" w:sz="0" w:space="0" w:color="auto"/>
          </w:divBdr>
        </w:div>
        <w:div w:id="1213081690">
          <w:marLeft w:val="640"/>
          <w:marRight w:val="0"/>
          <w:marTop w:val="0"/>
          <w:marBottom w:val="0"/>
          <w:divBdr>
            <w:top w:val="none" w:sz="0" w:space="0" w:color="auto"/>
            <w:left w:val="none" w:sz="0" w:space="0" w:color="auto"/>
            <w:bottom w:val="none" w:sz="0" w:space="0" w:color="auto"/>
            <w:right w:val="none" w:sz="0" w:space="0" w:color="auto"/>
          </w:divBdr>
        </w:div>
        <w:div w:id="550577830">
          <w:marLeft w:val="640"/>
          <w:marRight w:val="0"/>
          <w:marTop w:val="0"/>
          <w:marBottom w:val="0"/>
          <w:divBdr>
            <w:top w:val="none" w:sz="0" w:space="0" w:color="auto"/>
            <w:left w:val="none" w:sz="0" w:space="0" w:color="auto"/>
            <w:bottom w:val="none" w:sz="0" w:space="0" w:color="auto"/>
            <w:right w:val="none" w:sz="0" w:space="0" w:color="auto"/>
          </w:divBdr>
        </w:div>
        <w:div w:id="931547488">
          <w:marLeft w:val="640"/>
          <w:marRight w:val="0"/>
          <w:marTop w:val="0"/>
          <w:marBottom w:val="0"/>
          <w:divBdr>
            <w:top w:val="none" w:sz="0" w:space="0" w:color="auto"/>
            <w:left w:val="none" w:sz="0" w:space="0" w:color="auto"/>
            <w:bottom w:val="none" w:sz="0" w:space="0" w:color="auto"/>
            <w:right w:val="none" w:sz="0" w:space="0" w:color="auto"/>
          </w:divBdr>
        </w:div>
        <w:div w:id="147402044">
          <w:marLeft w:val="640"/>
          <w:marRight w:val="0"/>
          <w:marTop w:val="0"/>
          <w:marBottom w:val="0"/>
          <w:divBdr>
            <w:top w:val="none" w:sz="0" w:space="0" w:color="auto"/>
            <w:left w:val="none" w:sz="0" w:space="0" w:color="auto"/>
            <w:bottom w:val="none" w:sz="0" w:space="0" w:color="auto"/>
            <w:right w:val="none" w:sz="0" w:space="0" w:color="auto"/>
          </w:divBdr>
        </w:div>
        <w:div w:id="1663896081">
          <w:marLeft w:val="640"/>
          <w:marRight w:val="0"/>
          <w:marTop w:val="0"/>
          <w:marBottom w:val="0"/>
          <w:divBdr>
            <w:top w:val="none" w:sz="0" w:space="0" w:color="auto"/>
            <w:left w:val="none" w:sz="0" w:space="0" w:color="auto"/>
            <w:bottom w:val="none" w:sz="0" w:space="0" w:color="auto"/>
            <w:right w:val="none" w:sz="0" w:space="0" w:color="auto"/>
          </w:divBdr>
        </w:div>
        <w:div w:id="653685488">
          <w:marLeft w:val="640"/>
          <w:marRight w:val="0"/>
          <w:marTop w:val="0"/>
          <w:marBottom w:val="0"/>
          <w:divBdr>
            <w:top w:val="none" w:sz="0" w:space="0" w:color="auto"/>
            <w:left w:val="none" w:sz="0" w:space="0" w:color="auto"/>
            <w:bottom w:val="none" w:sz="0" w:space="0" w:color="auto"/>
            <w:right w:val="none" w:sz="0" w:space="0" w:color="auto"/>
          </w:divBdr>
        </w:div>
        <w:div w:id="2110612183">
          <w:marLeft w:val="640"/>
          <w:marRight w:val="0"/>
          <w:marTop w:val="0"/>
          <w:marBottom w:val="0"/>
          <w:divBdr>
            <w:top w:val="none" w:sz="0" w:space="0" w:color="auto"/>
            <w:left w:val="none" w:sz="0" w:space="0" w:color="auto"/>
            <w:bottom w:val="none" w:sz="0" w:space="0" w:color="auto"/>
            <w:right w:val="none" w:sz="0" w:space="0" w:color="auto"/>
          </w:divBdr>
        </w:div>
        <w:div w:id="1986467054">
          <w:marLeft w:val="640"/>
          <w:marRight w:val="0"/>
          <w:marTop w:val="0"/>
          <w:marBottom w:val="0"/>
          <w:divBdr>
            <w:top w:val="none" w:sz="0" w:space="0" w:color="auto"/>
            <w:left w:val="none" w:sz="0" w:space="0" w:color="auto"/>
            <w:bottom w:val="none" w:sz="0" w:space="0" w:color="auto"/>
            <w:right w:val="none" w:sz="0" w:space="0" w:color="auto"/>
          </w:divBdr>
        </w:div>
        <w:div w:id="115567935">
          <w:marLeft w:val="640"/>
          <w:marRight w:val="0"/>
          <w:marTop w:val="0"/>
          <w:marBottom w:val="0"/>
          <w:divBdr>
            <w:top w:val="none" w:sz="0" w:space="0" w:color="auto"/>
            <w:left w:val="none" w:sz="0" w:space="0" w:color="auto"/>
            <w:bottom w:val="none" w:sz="0" w:space="0" w:color="auto"/>
            <w:right w:val="none" w:sz="0" w:space="0" w:color="auto"/>
          </w:divBdr>
        </w:div>
        <w:div w:id="976296157">
          <w:marLeft w:val="640"/>
          <w:marRight w:val="0"/>
          <w:marTop w:val="0"/>
          <w:marBottom w:val="0"/>
          <w:divBdr>
            <w:top w:val="none" w:sz="0" w:space="0" w:color="auto"/>
            <w:left w:val="none" w:sz="0" w:space="0" w:color="auto"/>
            <w:bottom w:val="none" w:sz="0" w:space="0" w:color="auto"/>
            <w:right w:val="none" w:sz="0" w:space="0" w:color="auto"/>
          </w:divBdr>
        </w:div>
        <w:div w:id="1787042442">
          <w:marLeft w:val="640"/>
          <w:marRight w:val="0"/>
          <w:marTop w:val="0"/>
          <w:marBottom w:val="0"/>
          <w:divBdr>
            <w:top w:val="none" w:sz="0" w:space="0" w:color="auto"/>
            <w:left w:val="none" w:sz="0" w:space="0" w:color="auto"/>
            <w:bottom w:val="none" w:sz="0" w:space="0" w:color="auto"/>
            <w:right w:val="none" w:sz="0" w:space="0" w:color="auto"/>
          </w:divBdr>
        </w:div>
        <w:div w:id="1100415366">
          <w:marLeft w:val="640"/>
          <w:marRight w:val="0"/>
          <w:marTop w:val="0"/>
          <w:marBottom w:val="0"/>
          <w:divBdr>
            <w:top w:val="none" w:sz="0" w:space="0" w:color="auto"/>
            <w:left w:val="none" w:sz="0" w:space="0" w:color="auto"/>
            <w:bottom w:val="none" w:sz="0" w:space="0" w:color="auto"/>
            <w:right w:val="none" w:sz="0" w:space="0" w:color="auto"/>
          </w:divBdr>
        </w:div>
        <w:div w:id="1896502803">
          <w:marLeft w:val="640"/>
          <w:marRight w:val="0"/>
          <w:marTop w:val="0"/>
          <w:marBottom w:val="0"/>
          <w:divBdr>
            <w:top w:val="none" w:sz="0" w:space="0" w:color="auto"/>
            <w:left w:val="none" w:sz="0" w:space="0" w:color="auto"/>
            <w:bottom w:val="none" w:sz="0" w:space="0" w:color="auto"/>
            <w:right w:val="none" w:sz="0" w:space="0" w:color="auto"/>
          </w:divBdr>
        </w:div>
        <w:div w:id="826167323">
          <w:marLeft w:val="640"/>
          <w:marRight w:val="0"/>
          <w:marTop w:val="0"/>
          <w:marBottom w:val="0"/>
          <w:divBdr>
            <w:top w:val="none" w:sz="0" w:space="0" w:color="auto"/>
            <w:left w:val="none" w:sz="0" w:space="0" w:color="auto"/>
            <w:bottom w:val="none" w:sz="0" w:space="0" w:color="auto"/>
            <w:right w:val="none" w:sz="0" w:space="0" w:color="auto"/>
          </w:divBdr>
        </w:div>
        <w:div w:id="705058809">
          <w:marLeft w:val="640"/>
          <w:marRight w:val="0"/>
          <w:marTop w:val="0"/>
          <w:marBottom w:val="0"/>
          <w:divBdr>
            <w:top w:val="none" w:sz="0" w:space="0" w:color="auto"/>
            <w:left w:val="none" w:sz="0" w:space="0" w:color="auto"/>
            <w:bottom w:val="none" w:sz="0" w:space="0" w:color="auto"/>
            <w:right w:val="none" w:sz="0" w:space="0" w:color="auto"/>
          </w:divBdr>
        </w:div>
        <w:div w:id="302392702">
          <w:marLeft w:val="640"/>
          <w:marRight w:val="0"/>
          <w:marTop w:val="0"/>
          <w:marBottom w:val="0"/>
          <w:divBdr>
            <w:top w:val="none" w:sz="0" w:space="0" w:color="auto"/>
            <w:left w:val="none" w:sz="0" w:space="0" w:color="auto"/>
            <w:bottom w:val="none" w:sz="0" w:space="0" w:color="auto"/>
            <w:right w:val="none" w:sz="0" w:space="0" w:color="auto"/>
          </w:divBdr>
        </w:div>
        <w:div w:id="1808471121">
          <w:marLeft w:val="640"/>
          <w:marRight w:val="0"/>
          <w:marTop w:val="0"/>
          <w:marBottom w:val="0"/>
          <w:divBdr>
            <w:top w:val="none" w:sz="0" w:space="0" w:color="auto"/>
            <w:left w:val="none" w:sz="0" w:space="0" w:color="auto"/>
            <w:bottom w:val="none" w:sz="0" w:space="0" w:color="auto"/>
            <w:right w:val="none" w:sz="0" w:space="0" w:color="auto"/>
          </w:divBdr>
        </w:div>
        <w:div w:id="1891307675">
          <w:marLeft w:val="640"/>
          <w:marRight w:val="0"/>
          <w:marTop w:val="0"/>
          <w:marBottom w:val="0"/>
          <w:divBdr>
            <w:top w:val="none" w:sz="0" w:space="0" w:color="auto"/>
            <w:left w:val="none" w:sz="0" w:space="0" w:color="auto"/>
            <w:bottom w:val="none" w:sz="0" w:space="0" w:color="auto"/>
            <w:right w:val="none" w:sz="0" w:space="0" w:color="auto"/>
          </w:divBdr>
        </w:div>
        <w:div w:id="592787193">
          <w:marLeft w:val="640"/>
          <w:marRight w:val="0"/>
          <w:marTop w:val="0"/>
          <w:marBottom w:val="0"/>
          <w:divBdr>
            <w:top w:val="none" w:sz="0" w:space="0" w:color="auto"/>
            <w:left w:val="none" w:sz="0" w:space="0" w:color="auto"/>
            <w:bottom w:val="none" w:sz="0" w:space="0" w:color="auto"/>
            <w:right w:val="none" w:sz="0" w:space="0" w:color="auto"/>
          </w:divBdr>
        </w:div>
        <w:div w:id="225723612">
          <w:marLeft w:val="640"/>
          <w:marRight w:val="0"/>
          <w:marTop w:val="0"/>
          <w:marBottom w:val="0"/>
          <w:divBdr>
            <w:top w:val="none" w:sz="0" w:space="0" w:color="auto"/>
            <w:left w:val="none" w:sz="0" w:space="0" w:color="auto"/>
            <w:bottom w:val="none" w:sz="0" w:space="0" w:color="auto"/>
            <w:right w:val="none" w:sz="0" w:space="0" w:color="auto"/>
          </w:divBdr>
        </w:div>
        <w:div w:id="1156998310">
          <w:marLeft w:val="640"/>
          <w:marRight w:val="0"/>
          <w:marTop w:val="0"/>
          <w:marBottom w:val="0"/>
          <w:divBdr>
            <w:top w:val="none" w:sz="0" w:space="0" w:color="auto"/>
            <w:left w:val="none" w:sz="0" w:space="0" w:color="auto"/>
            <w:bottom w:val="none" w:sz="0" w:space="0" w:color="auto"/>
            <w:right w:val="none" w:sz="0" w:space="0" w:color="auto"/>
          </w:divBdr>
        </w:div>
        <w:div w:id="1312372890">
          <w:marLeft w:val="640"/>
          <w:marRight w:val="0"/>
          <w:marTop w:val="0"/>
          <w:marBottom w:val="0"/>
          <w:divBdr>
            <w:top w:val="none" w:sz="0" w:space="0" w:color="auto"/>
            <w:left w:val="none" w:sz="0" w:space="0" w:color="auto"/>
            <w:bottom w:val="none" w:sz="0" w:space="0" w:color="auto"/>
            <w:right w:val="none" w:sz="0" w:space="0" w:color="auto"/>
          </w:divBdr>
        </w:div>
        <w:div w:id="222953988">
          <w:marLeft w:val="640"/>
          <w:marRight w:val="0"/>
          <w:marTop w:val="0"/>
          <w:marBottom w:val="0"/>
          <w:divBdr>
            <w:top w:val="none" w:sz="0" w:space="0" w:color="auto"/>
            <w:left w:val="none" w:sz="0" w:space="0" w:color="auto"/>
            <w:bottom w:val="none" w:sz="0" w:space="0" w:color="auto"/>
            <w:right w:val="none" w:sz="0" w:space="0" w:color="auto"/>
          </w:divBdr>
        </w:div>
        <w:div w:id="1529493140">
          <w:marLeft w:val="640"/>
          <w:marRight w:val="0"/>
          <w:marTop w:val="0"/>
          <w:marBottom w:val="0"/>
          <w:divBdr>
            <w:top w:val="none" w:sz="0" w:space="0" w:color="auto"/>
            <w:left w:val="none" w:sz="0" w:space="0" w:color="auto"/>
            <w:bottom w:val="none" w:sz="0" w:space="0" w:color="auto"/>
            <w:right w:val="none" w:sz="0" w:space="0" w:color="auto"/>
          </w:divBdr>
        </w:div>
        <w:div w:id="1936744110">
          <w:marLeft w:val="640"/>
          <w:marRight w:val="0"/>
          <w:marTop w:val="0"/>
          <w:marBottom w:val="0"/>
          <w:divBdr>
            <w:top w:val="none" w:sz="0" w:space="0" w:color="auto"/>
            <w:left w:val="none" w:sz="0" w:space="0" w:color="auto"/>
            <w:bottom w:val="none" w:sz="0" w:space="0" w:color="auto"/>
            <w:right w:val="none" w:sz="0" w:space="0" w:color="auto"/>
          </w:divBdr>
        </w:div>
        <w:div w:id="1548837312">
          <w:marLeft w:val="640"/>
          <w:marRight w:val="0"/>
          <w:marTop w:val="0"/>
          <w:marBottom w:val="0"/>
          <w:divBdr>
            <w:top w:val="none" w:sz="0" w:space="0" w:color="auto"/>
            <w:left w:val="none" w:sz="0" w:space="0" w:color="auto"/>
            <w:bottom w:val="none" w:sz="0" w:space="0" w:color="auto"/>
            <w:right w:val="none" w:sz="0" w:space="0" w:color="auto"/>
          </w:divBdr>
        </w:div>
        <w:div w:id="740447774">
          <w:marLeft w:val="640"/>
          <w:marRight w:val="0"/>
          <w:marTop w:val="0"/>
          <w:marBottom w:val="0"/>
          <w:divBdr>
            <w:top w:val="none" w:sz="0" w:space="0" w:color="auto"/>
            <w:left w:val="none" w:sz="0" w:space="0" w:color="auto"/>
            <w:bottom w:val="none" w:sz="0" w:space="0" w:color="auto"/>
            <w:right w:val="none" w:sz="0" w:space="0" w:color="auto"/>
          </w:divBdr>
        </w:div>
        <w:div w:id="1600486580">
          <w:marLeft w:val="640"/>
          <w:marRight w:val="0"/>
          <w:marTop w:val="0"/>
          <w:marBottom w:val="0"/>
          <w:divBdr>
            <w:top w:val="none" w:sz="0" w:space="0" w:color="auto"/>
            <w:left w:val="none" w:sz="0" w:space="0" w:color="auto"/>
            <w:bottom w:val="none" w:sz="0" w:space="0" w:color="auto"/>
            <w:right w:val="none" w:sz="0" w:space="0" w:color="auto"/>
          </w:divBdr>
        </w:div>
        <w:div w:id="1135029628">
          <w:marLeft w:val="640"/>
          <w:marRight w:val="0"/>
          <w:marTop w:val="0"/>
          <w:marBottom w:val="0"/>
          <w:divBdr>
            <w:top w:val="none" w:sz="0" w:space="0" w:color="auto"/>
            <w:left w:val="none" w:sz="0" w:space="0" w:color="auto"/>
            <w:bottom w:val="none" w:sz="0" w:space="0" w:color="auto"/>
            <w:right w:val="none" w:sz="0" w:space="0" w:color="auto"/>
          </w:divBdr>
        </w:div>
        <w:div w:id="2053845134">
          <w:marLeft w:val="640"/>
          <w:marRight w:val="0"/>
          <w:marTop w:val="0"/>
          <w:marBottom w:val="0"/>
          <w:divBdr>
            <w:top w:val="none" w:sz="0" w:space="0" w:color="auto"/>
            <w:left w:val="none" w:sz="0" w:space="0" w:color="auto"/>
            <w:bottom w:val="none" w:sz="0" w:space="0" w:color="auto"/>
            <w:right w:val="none" w:sz="0" w:space="0" w:color="auto"/>
          </w:divBdr>
        </w:div>
        <w:div w:id="1315797741">
          <w:marLeft w:val="640"/>
          <w:marRight w:val="0"/>
          <w:marTop w:val="0"/>
          <w:marBottom w:val="0"/>
          <w:divBdr>
            <w:top w:val="none" w:sz="0" w:space="0" w:color="auto"/>
            <w:left w:val="none" w:sz="0" w:space="0" w:color="auto"/>
            <w:bottom w:val="none" w:sz="0" w:space="0" w:color="auto"/>
            <w:right w:val="none" w:sz="0" w:space="0" w:color="auto"/>
          </w:divBdr>
        </w:div>
        <w:div w:id="1984384318">
          <w:marLeft w:val="640"/>
          <w:marRight w:val="0"/>
          <w:marTop w:val="0"/>
          <w:marBottom w:val="0"/>
          <w:divBdr>
            <w:top w:val="none" w:sz="0" w:space="0" w:color="auto"/>
            <w:left w:val="none" w:sz="0" w:space="0" w:color="auto"/>
            <w:bottom w:val="none" w:sz="0" w:space="0" w:color="auto"/>
            <w:right w:val="none" w:sz="0" w:space="0" w:color="auto"/>
          </w:divBdr>
        </w:div>
        <w:div w:id="1717780338">
          <w:marLeft w:val="640"/>
          <w:marRight w:val="0"/>
          <w:marTop w:val="0"/>
          <w:marBottom w:val="0"/>
          <w:divBdr>
            <w:top w:val="none" w:sz="0" w:space="0" w:color="auto"/>
            <w:left w:val="none" w:sz="0" w:space="0" w:color="auto"/>
            <w:bottom w:val="none" w:sz="0" w:space="0" w:color="auto"/>
            <w:right w:val="none" w:sz="0" w:space="0" w:color="auto"/>
          </w:divBdr>
        </w:div>
        <w:div w:id="148635818">
          <w:marLeft w:val="640"/>
          <w:marRight w:val="0"/>
          <w:marTop w:val="0"/>
          <w:marBottom w:val="0"/>
          <w:divBdr>
            <w:top w:val="none" w:sz="0" w:space="0" w:color="auto"/>
            <w:left w:val="none" w:sz="0" w:space="0" w:color="auto"/>
            <w:bottom w:val="none" w:sz="0" w:space="0" w:color="auto"/>
            <w:right w:val="none" w:sz="0" w:space="0" w:color="auto"/>
          </w:divBdr>
        </w:div>
        <w:div w:id="1971475828">
          <w:marLeft w:val="640"/>
          <w:marRight w:val="0"/>
          <w:marTop w:val="0"/>
          <w:marBottom w:val="0"/>
          <w:divBdr>
            <w:top w:val="none" w:sz="0" w:space="0" w:color="auto"/>
            <w:left w:val="none" w:sz="0" w:space="0" w:color="auto"/>
            <w:bottom w:val="none" w:sz="0" w:space="0" w:color="auto"/>
            <w:right w:val="none" w:sz="0" w:space="0" w:color="auto"/>
          </w:divBdr>
        </w:div>
        <w:div w:id="1397439716">
          <w:marLeft w:val="640"/>
          <w:marRight w:val="0"/>
          <w:marTop w:val="0"/>
          <w:marBottom w:val="0"/>
          <w:divBdr>
            <w:top w:val="none" w:sz="0" w:space="0" w:color="auto"/>
            <w:left w:val="none" w:sz="0" w:space="0" w:color="auto"/>
            <w:bottom w:val="none" w:sz="0" w:space="0" w:color="auto"/>
            <w:right w:val="none" w:sz="0" w:space="0" w:color="auto"/>
          </w:divBdr>
        </w:div>
        <w:div w:id="537165566">
          <w:marLeft w:val="640"/>
          <w:marRight w:val="0"/>
          <w:marTop w:val="0"/>
          <w:marBottom w:val="0"/>
          <w:divBdr>
            <w:top w:val="none" w:sz="0" w:space="0" w:color="auto"/>
            <w:left w:val="none" w:sz="0" w:space="0" w:color="auto"/>
            <w:bottom w:val="none" w:sz="0" w:space="0" w:color="auto"/>
            <w:right w:val="none" w:sz="0" w:space="0" w:color="auto"/>
          </w:divBdr>
        </w:div>
        <w:div w:id="1948999434">
          <w:marLeft w:val="640"/>
          <w:marRight w:val="0"/>
          <w:marTop w:val="0"/>
          <w:marBottom w:val="0"/>
          <w:divBdr>
            <w:top w:val="none" w:sz="0" w:space="0" w:color="auto"/>
            <w:left w:val="none" w:sz="0" w:space="0" w:color="auto"/>
            <w:bottom w:val="none" w:sz="0" w:space="0" w:color="auto"/>
            <w:right w:val="none" w:sz="0" w:space="0" w:color="auto"/>
          </w:divBdr>
        </w:div>
        <w:div w:id="821315846">
          <w:marLeft w:val="640"/>
          <w:marRight w:val="0"/>
          <w:marTop w:val="0"/>
          <w:marBottom w:val="0"/>
          <w:divBdr>
            <w:top w:val="none" w:sz="0" w:space="0" w:color="auto"/>
            <w:left w:val="none" w:sz="0" w:space="0" w:color="auto"/>
            <w:bottom w:val="none" w:sz="0" w:space="0" w:color="auto"/>
            <w:right w:val="none" w:sz="0" w:space="0" w:color="auto"/>
          </w:divBdr>
        </w:div>
        <w:div w:id="2083671065">
          <w:marLeft w:val="640"/>
          <w:marRight w:val="0"/>
          <w:marTop w:val="0"/>
          <w:marBottom w:val="0"/>
          <w:divBdr>
            <w:top w:val="none" w:sz="0" w:space="0" w:color="auto"/>
            <w:left w:val="none" w:sz="0" w:space="0" w:color="auto"/>
            <w:bottom w:val="none" w:sz="0" w:space="0" w:color="auto"/>
            <w:right w:val="none" w:sz="0" w:space="0" w:color="auto"/>
          </w:divBdr>
        </w:div>
        <w:div w:id="2107652939">
          <w:marLeft w:val="640"/>
          <w:marRight w:val="0"/>
          <w:marTop w:val="0"/>
          <w:marBottom w:val="0"/>
          <w:divBdr>
            <w:top w:val="none" w:sz="0" w:space="0" w:color="auto"/>
            <w:left w:val="none" w:sz="0" w:space="0" w:color="auto"/>
            <w:bottom w:val="none" w:sz="0" w:space="0" w:color="auto"/>
            <w:right w:val="none" w:sz="0" w:space="0" w:color="auto"/>
          </w:divBdr>
        </w:div>
        <w:div w:id="1456145122">
          <w:marLeft w:val="640"/>
          <w:marRight w:val="0"/>
          <w:marTop w:val="0"/>
          <w:marBottom w:val="0"/>
          <w:divBdr>
            <w:top w:val="none" w:sz="0" w:space="0" w:color="auto"/>
            <w:left w:val="none" w:sz="0" w:space="0" w:color="auto"/>
            <w:bottom w:val="none" w:sz="0" w:space="0" w:color="auto"/>
            <w:right w:val="none" w:sz="0" w:space="0" w:color="auto"/>
          </w:divBdr>
        </w:div>
        <w:div w:id="405229805">
          <w:marLeft w:val="640"/>
          <w:marRight w:val="0"/>
          <w:marTop w:val="0"/>
          <w:marBottom w:val="0"/>
          <w:divBdr>
            <w:top w:val="none" w:sz="0" w:space="0" w:color="auto"/>
            <w:left w:val="none" w:sz="0" w:space="0" w:color="auto"/>
            <w:bottom w:val="none" w:sz="0" w:space="0" w:color="auto"/>
            <w:right w:val="none" w:sz="0" w:space="0" w:color="auto"/>
          </w:divBdr>
        </w:div>
        <w:div w:id="949318185">
          <w:marLeft w:val="640"/>
          <w:marRight w:val="0"/>
          <w:marTop w:val="0"/>
          <w:marBottom w:val="0"/>
          <w:divBdr>
            <w:top w:val="none" w:sz="0" w:space="0" w:color="auto"/>
            <w:left w:val="none" w:sz="0" w:space="0" w:color="auto"/>
            <w:bottom w:val="none" w:sz="0" w:space="0" w:color="auto"/>
            <w:right w:val="none" w:sz="0" w:space="0" w:color="auto"/>
          </w:divBdr>
        </w:div>
        <w:div w:id="720060971">
          <w:marLeft w:val="640"/>
          <w:marRight w:val="0"/>
          <w:marTop w:val="0"/>
          <w:marBottom w:val="0"/>
          <w:divBdr>
            <w:top w:val="none" w:sz="0" w:space="0" w:color="auto"/>
            <w:left w:val="none" w:sz="0" w:space="0" w:color="auto"/>
            <w:bottom w:val="none" w:sz="0" w:space="0" w:color="auto"/>
            <w:right w:val="none" w:sz="0" w:space="0" w:color="auto"/>
          </w:divBdr>
        </w:div>
        <w:div w:id="212890179">
          <w:marLeft w:val="640"/>
          <w:marRight w:val="0"/>
          <w:marTop w:val="0"/>
          <w:marBottom w:val="0"/>
          <w:divBdr>
            <w:top w:val="none" w:sz="0" w:space="0" w:color="auto"/>
            <w:left w:val="none" w:sz="0" w:space="0" w:color="auto"/>
            <w:bottom w:val="none" w:sz="0" w:space="0" w:color="auto"/>
            <w:right w:val="none" w:sz="0" w:space="0" w:color="auto"/>
          </w:divBdr>
        </w:div>
        <w:div w:id="565804272">
          <w:marLeft w:val="640"/>
          <w:marRight w:val="0"/>
          <w:marTop w:val="0"/>
          <w:marBottom w:val="0"/>
          <w:divBdr>
            <w:top w:val="none" w:sz="0" w:space="0" w:color="auto"/>
            <w:left w:val="none" w:sz="0" w:space="0" w:color="auto"/>
            <w:bottom w:val="none" w:sz="0" w:space="0" w:color="auto"/>
            <w:right w:val="none" w:sz="0" w:space="0" w:color="auto"/>
          </w:divBdr>
        </w:div>
        <w:div w:id="781845394">
          <w:marLeft w:val="640"/>
          <w:marRight w:val="0"/>
          <w:marTop w:val="0"/>
          <w:marBottom w:val="0"/>
          <w:divBdr>
            <w:top w:val="none" w:sz="0" w:space="0" w:color="auto"/>
            <w:left w:val="none" w:sz="0" w:space="0" w:color="auto"/>
            <w:bottom w:val="none" w:sz="0" w:space="0" w:color="auto"/>
            <w:right w:val="none" w:sz="0" w:space="0" w:color="auto"/>
          </w:divBdr>
        </w:div>
        <w:div w:id="106969135">
          <w:marLeft w:val="640"/>
          <w:marRight w:val="0"/>
          <w:marTop w:val="0"/>
          <w:marBottom w:val="0"/>
          <w:divBdr>
            <w:top w:val="none" w:sz="0" w:space="0" w:color="auto"/>
            <w:left w:val="none" w:sz="0" w:space="0" w:color="auto"/>
            <w:bottom w:val="none" w:sz="0" w:space="0" w:color="auto"/>
            <w:right w:val="none" w:sz="0" w:space="0" w:color="auto"/>
          </w:divBdr>
        </w:div>
        <w:div w:id="162354026">
          <w:marLeft w:val="640"/>
          <w:marRight w:val="0"/>
          <w:marTop w:val="0"/>
          <w:marBottom w:val="0"/>
          <w:divBdr>
            <w:top w:val="none" w:sz="0" w:space="0" w:color="auto"/>
            <w:left w:val="none" w:sz="0" w:space="0" w:color="auto"/>
            <w:bottom w:val="none" w:sz="0" w:space="0" w:color="auto"/>
            <w:right w:val="none" w:sz="0" w:space="0" w:color="auto"/>
          </w:divBdr>
        </w:div>
        <w:div w:id="887839125">
          <w:marLeft w:val="640"/>
          <w:marRight w:val="0"/>
          <w:marTop w:val="0"/>
          <w:marBottom w:val="0"/>
          <w:divBdr>
            <w:top w:val="none" w:sz="0" w:space="0" w:color="auto"/>
            <w:left w:val="none" w:sz="0" w:space="0" w:color="auto"/>
            <w:bottom w:val="none" w:sz="0" w:space="0" w:color="auto"/>
            <w:right w:val="none" w:sz="0" w:space="0" w:color="auto"/>
          </w:divBdr>
        </w:div>
        <w:div w:id="1264536206">
          <w:marLeft w:val="640"/>
          <w:marRight w:val="0"/>
          <w:marTop w:val="0"/>
          <w:marBottom w:val="0"/>
          <w:divBdr>
            <w:top w:val="none" w:sz="0" w:space="0" w:color="auto"/>
            <w:left w:val="none" w:sz="0" w:space="0" w:color="auto"/>
            <w:bottom w:val="none" w:sz="0" w:space="0" w:color="auto"/>
            <w:right w:val="none" w:sz="0" w:space="0" w:color="auto"/>
          </w:divBdr>
        </w:div>
        <w:div w:id="1210263169">
          <w:marLeft w:val="640"/>
          <w:marRight w:val="0"/>
          <w:marTop w:val="0"/>
          <w:marBottom w:val="0"/>
          <w:divBdr>
            <w:top w:val="none" w:sz="0" w:space="0" w:color="auto"/>
            <w:left w:val="none" w:sz="0" w:space="0" w:color="auto"/>
            <w:bottom w:val="none" w:sz="0" w:space="0" w:color="auto"/>
            <w:right w:val="none" w:sz="0" w:space="0" w:color="auto"/>
          </w:divBdr>
        </w:div>
        <w:div w:id="776945142">
          <w:marLeft w:val="640"/>
          <w:marRight w:val="0"/>
          <w:marTop w:val="0"/>
          <w:marBottom w:val="0"/>
          <w:divBdr>
            <w:top w:val="none" w:sz="0" w:space="0" w:color="auto"/>
            <w:left w:val="none" w:sz="0" w:space="0" w:color="auto"/>
            <w:bottom w:val="none" w:sz="0" w:space="0" w:color="auto"/>
            <w:right w:val="none" w:sz="0" w:space="0" w:color="auto"/>
          </w:divBdr>
        </w:div>
        <w:div w:id="457574716">
          <w:marLeft w:val="640"/>
          <w:marRight w:val="0"/>
          <w:marTop w:val="0"/>
          <w:marBottom w:val="0"/>
          <w:divBdr>
            <w:top w:val="none" w:sz="0" w:space="0" w:color="auto"/>
            <w:left w:val="none" w:sz="0" w:space="0" w:color="auto"/>
            <w:bottom w:val="none" w:sz="0" w:space="0" w:color="auto"/>
            <w:right w:val="none" w:sz="0" w:space="0" w:color="auto"/>
          </w:divBdr>
        </w:div>
        <w:div w:id="1387728009">
          <w:marLeft w:val="640"/>
          <w:marRight w:val="0"/>
          <w:marTop w:val="0"/>
          <w:marBottom w:val="0"/>
          <w:divBdr>
            <w:top w:val="none" w:sz="0" w:space="0" w:color="auto"/>
            <w:left w:val="none" w:sz="0" w:space="0" w:color="auto"/>
            <w:bottom w:val="none" w:sz="0" w:space="0" w:color="auto"/>
            <w:right w:val="none" w:sz="0" w:space="0" w:color="auto"/>
          </w:divBdr>
        </w:div>
        <w:div w:id="1754350170">
          <w:marLeft w:val="640"/>
          <w:marRight w:val="0"/>
          <w:marTop w:val="0"/>
          <w:marBottom w:val="0"/>
          <w:divBdr>
            <w:top w:val="none" w:sz="0" w:space="0" w:color="auto"/>
            <w:left w:val="none" w:sz="0" w:space="0" w:color="auto"/>
            <w:bottom w:val="none" w:sz="0" w:space="0" w:color="auto"/>
            <w:right w:val="none" w:sz="0" w:space="0" w:color="auto"/>
          </w:divBdr>
        </w:div>
        <w:div w:id="352655852">
          <w:marLeft w:val="640"/>
          <w:marRight w:val="0"/>
          <w:marTop w:val="0"/>
          <w:marBottom w:val="0"/>
          <w:divBdr>
            <w:top w:val="none" w:sz="0" w:space="0" w:color="auto"/>
            <w:left w:val="none" w:sz="0" w:space="0" w:color="auto"/>
            <w:bottom w:val="none" w:sz="0" w:space="0" w:color="auto"/>
            <w:right w:val="none" w:sz="0" w:space="0" w:color="auto"/>
          </w:divBdr>
        </w:div>
        <w:div w:id="71465980">
          <w:marLeft w:val="640"/>
          <w:marRight w:val="0"/>
          <w:marTop w:val="0"/>
          <w:marBottom w:val="0"/>
          <w:divBdr>
            <w:top w:val="none" w:sz="0" w:space="0" w:color="auto"/>
            <w:left w:val="none" w:sz="0" w:space="0" w:color="auto"/>
            <w:bottom w:val="none" w:sz="0" w:space="0" w:color="auto"/>
            <w:right w:val="none" w:sz="0" w:space="0" w:color="auto"/>
          </w:divBdr>
        </w:div>
        <w:div w:id="573974682">
          <w:marLeft w:val="640"/>
          <w:marRight w:val="0"/>
          <w:marTop w:val="0"/>
          <w:marBottom w:val="0"/>
          <w:divBdr>
            <w:top w:val="none" w:sz="0" w:space="0" w:color="auto"/>
            <w:left w:val="none" w:sz="0" w:space="0" w:color="auto"/>
            <w:bottom w:val="none" w:sz="0" w:space="0" w:color="auto"/>
            <w:right w:val="none" w:sz="0" w:space="0" w:color="auto"/>
          </w:divBdr>
        </w:div>
        <w:div w:id="699864938">
          <w:marLeft w:val="640"/>
          <w:marRight w:val="0"/>
          <w:marTop w:val="0"/>
          <w:marBottom w:val="0"/>
          <w:divBdr>
            <w:top w:val="none" w:sz="0" w:space="0" w:color="auto"/>
            <w:left w:val="none" w:sz="0" w:space="0" w:color="auto"/>
            <w:bottom w:val="none" w:sz="0" w:space="0" w:color="auto"/>
            <w:right w:val="none" w:sz="0" w:space="0" w:color="auto"/>
          </w:divBdr>
        </w:div>
        <w:div w:id="966163361">
          <w:marLeft w:val="640"/>
          <w:marRight w:val="0"/>
          <w:marTop w:val="0"/>
          <w:marBottom w:val="0"/>
          <w:divBdr>
            <w:top w:val="none" w:sz="0" w:space="0" w:color="auto"/>
            <w:left w:val="none" w:sz="0" w:space="0" w:color="auto"/>
            <w:bottom w:val="none" w:sz="0" w:space="0" w:color="auto"/>
            <w:right w:val="none" w:sz="0" w:space="0" w:color="auto"/>
          </w:divBdr>
        </w:div>
        <w:div w:id="88044081">
          <w:marLeft w:val="640"/>
          <w:marRight w:val="0"/>
          <w:marTop w:val="0"/>
          <w:marBottom w:val="0"/>
          <w:divBdr>
            <w:top w:val="none" w:sz="0" w:space="0" w:color="auto"/>
            <w:left w:val="none" w:sz="0" w:space="0" w:color="auto"/>
            <w:bottom w:val="none" w:sz="0" w:space="0" w:color="auto"/>
            <w:right w:val="none" w:sz="0" w:space="0" w:color="auto"/>
          </w:divBdr>
        </w:div>
        <w:div w:id="1977418031">
          <w:marLeft w:val="640"/>
          <w:marRight w:val="0"/>
          <w:marTop w:val="0"/>
          <w:marBottom w:val="0"/>
          <w:divBdr>
            <w:top w:val="none" w:sz="0" w:space="0" w:color="auto"/>
            <w:left w:val="none" w:sz="0" w:space="0" w:color="auto"/>
            <w:bottom w:val="none" w:sz="0" w:space="0" w:color="auto"/>
            <w:right w:val="none" w:sz="0" w:space="0" w:color="auto"/>
          </w:divBdr>
        </w:div>
        <w:div w:id="54353682">
          <w:marLeft w:val="640"/>
          <w:marRight w:val="0"/>
          <w:marTop w:val="0"/>
          <w:marBottom w:val="0"/>
          <w:divBdr>
            <w:top w:val="none" w:sz="0" w:space="0" w:color="auto"/>
            <w:left w:val="none" w:sz="0" w:space="0" w:color="auto"/>
            <w:bottom w:val="none" w:sz="0" w:space="0" w:color="auto"/>
            <w:right w:val="none" w:sz="0" w:space="0" w:color="auto"/>
          </w:divBdr>
        </w:div>
        <w:div w:id="1777017107">
          <w:marLeft w:val="640"/>
          <w:marRight w:val="0"/>
          <w:marTop w:val="0"/>
          <w:marBottom w:val="0"/>
          <w:divBdr>
            <w:top w:val="none" w:sz="0" w:space="0" w:color="auto"/>
            <w:left w:val="none" w:sz="0" w:space="0" w:color="auto"/>
            <w:bottom w:val="none" w:sz="0" w:space="0" w:color="auto"/>
            <w:right w:val="none" w:sz="0" w:space="0" w:color="auto"/>
          </w:divBdr>
        </w:div>
        <w:div w:id="1803616652">
          <w:marLeft w:val="640"/>
          <w:marRight w:val="0"/>
          <w:marTop w:val="0"/>
          <w:marBottom w:val="0"/>
          <w:divBdr>
            <w:top w:val="none" w:sz="0" w:space="0" w:color="auto"/>
            <w:left w:val="none" w:sz="0" w:space="0" w:color="auto"/>
            <w:bottom w:val="none" w:sz="0" w:space="0" w:color="auto"/>
            <w:right w:val="none" w:sz="0" w:space="0" w:color="auto"/>
          </w:divBdr>
        </w:div>
        <w:div w:id="1588886153">
          <w:marLeft w:val="640"/>
          <w:marRight w:val="0"/>
          <w:marTop w:val="0"/>
          <w:marBottom w:val="0"/>
          <w:divBdr>
            <w:top w:val="none" w:sz="0" w:space="0" w:color="auto"/>
            <w:left w:val="none" w:sz="0" w:space="0" w:color="auto"/>
            <w:bottom w:val="none" w:sz="0" w:space="0" w:color="auto"/>
            <w:right w:val="none" w:sz="0" w:space="0" w:color="auto"/>
          </w:divBdr>
        </w:div>
      </w:divsChild>
    </w:div>
    <w:div w:id="8409949">
      <w:bodyDiv w:val="1"/>
      <w:marLeft w:val="0"/>
      <w:marRight w:val="0"/>
      <w:marTop w:val="0"/>
      <w:marBottom w:val="0"/>
      <w:divBdr>
        <w:top w:val="none" w:sz="0" w:space="0" w:color="auto"/>
        <w:left w:val="none" w:sz="0" w:space="0" w:color="auto"/>
        <w:bottom w:val="none" w:sz="0" w:space="0" w:color="auto"/>
        <w:right w:val="none" w:sz="0" w:space="0" w:color="auto"/>
      </w:divBdr>
      <w:divsChild>
        <w:div w:id="1575701039">
          <w:marLeft w:val="640"/>
          <w:marRight w:val="0"/>
          <w:marTop w:val="0"/>
          <w:marBottom w:val="0"/>
          <w:divBdr>
            <w:top w:val="none" w:sz="0" w:space="0" w:color="auto"/>
            <w:left w:val="none" w:sz="0" w:space="0" w:color="auto"/>
            <w:bottom w:val="none" w:sz="0" w:space="0" w:color="auto"/>
            <w:right w:val="none" w:sz="0" w:space="0" w:color="auto"/>
          </w:divBdr>
        </w:div>
        <w:div w:id="286205694">
          <w:marLeft w:val="640"/>
          <w:marRight w:val="0"/>
          <w:marTop w:val="0"/>
          <w:marBottom w:val="0"/>
          <w:divBdr>
            <w:top w:val="none" w:sz="0" w:space="0" w:color="auto"/>
            <w:left w:val="none" w:sz="0" w:space="0" w:color="auto"/>
            <w:bottom w:val="none" w:sz="0" w:space="0" w:color="auto"/>
            <w:right w:val="none" w:sz="0" w:space="0" w:color="auto"/>
          </w:divBdr>
        </w:div>
        <w:div w:id="2015984650">
          <w:marLeft w:val="640"/>
          <w:marRight w:val="0"/>
          <w:marTop w:val="0"/>
          <w:marBottom w:val="0"/>
          <w:divBdr>
            <w:top w:val="none" w:sz="0" w:space="0" w:color="auto"/>
            <w:left w:val="none" w:sz="0" w:space="0" w:color="auto"/>
            <w:bottom w:val="none" w:sz="0" w:space="0" w:color="auto"/>
            <w:right w:val="none" w:sz="0" w:space="0" w:color="auto"/>
          </w:divBdr>
        </w:div>
        <w:div w:id="784468973">
          <w:marLeft w:val="640"/>
          <w:marRight w:val="0"/>
          <w:marTop w:val="0"/>
          <w:marBottom w:val="0"/>
          <w:divBdr>
            <w:top w:val="none" w:sz="0" w:space="0" w:color="auto"/>
            <w:left w:val="none" w:sz="0" w:space="0" w:color="auto"/>
            <w:bottom w:val="none" w:sz="0" w:space="0" w:color="auto"/>
            <w:right w:val="none" w:sz="0" w:space="0" w:color="auto"/>
          </w:divBdr>
        </w:div>
        <w:div w:id="289096689">
          <w:marLeft w:val="640"/>
          <w:marRight w:val="0"/>
          <w:marTop w:val="0"/>
          <w:marBottom w:val="0"/>
          <w:divBdr>
            <w:top w:val="none" w:sz="0" w:space="0" w:color="auto"/>
            <w:left w:val="none" w:sz="0" w:space="0" w:color="auto"/>
            <w:bottom w:val="none" w:sz="0" w:space="0" w:color="auto"/>
            <w:right w:val="none" w:sz="0" w:space="0" w:color="auto"/>
          </w:divBdr>
        </w:div>
        <w:div w:id="560408572">
          <w:marLeft w:val="640"/>
          <w:marRight w:val="0"/>
          <w:marTop w:val="0"/>
          <w:marBottom w:val="0"/>
          <w:divBdr>
            <w:top w:val="none" w:sz="0" w:space="0" w:color="auto"/>
            <w:left w:val="none" w:sz="0" w:space="0" w:color="auto"/>
            <w:bottom w:val="none" w:sz="0" w:space="0" w:color="auto"/>
            <w:right w:val="none" w:sz="0" w:space="0" w:color="auto"/>
          </w:divBdr>
        </w:div>
        <w:div w:id="266739283">
          <w:marLeft w:val="640"/>
          <w:marRight w:val="0"/>
          <w:marTop w:val="0"/>
          <w:marBottom w:val="0"/>
          <w:divBdr>
            <w:top w:val="none" w:sz="0" w:space="0" w:color="auto"/>
            <w:left w:val="none" w:sz="0" w:space="0" w:color="auto"/>
            <w:bottom w:val="none" w:sz="0" w:space="0" w:color="auto"/>
            <w:right w:val="none" w:sz="0" w:space="0" w:color="auto"/>
          </w:divBdr>
        </w:div>
        <w:div w:id="1638759684">
          <w:marLeft w:val="640"/>
          <w:marRight w:val="0"/>
          <w:marTop w:val="0"/>
          <w:marBottom w:val="0"/>
          <w:divBdr>
            <w:top w:val="none" w:sz="0" w:space="0" w:color="auto"/>
            <w:left w:val="none" w:sz="0" w:space="0" w:color="auto"/>
            <w:bottom w:val="none" w:sz="0" w:space="0" w:color="auto"/>
            <w:right w:val="none" w:sz="0" w:space="0" w:color="auto"/>
          </w:divBdr>
        </w:div>
        <w:div w:id="1006245792">
          <w:marLeft w:val="640"/>
          <w:marRight w:val="0"/>
          <w:marTop w:val="0"/>
          <w:marBottom w:val="0"/>
          <w:divBdr>
            <w:top w:val="none" w:sz="0" w:space="0" w:color="auto"/>
            <w:left w:val="none" w:sz="0" w:space="0" w:color="auto"/>
            <w:bottom w:val="none" w:sz="0" w:space="0" w:color="auto"/>
            <w:right w:val="none" w:sz="0" w:space="0" w:color="auto"/>
          </w:divBdr>
        </w:div>
        <w:div w:id="1705136831">
          <w:marLeft w:val="640"/>
          <w:marRight w:val="0"/>
          <w:marTop w:val="0"/>
          <w:marBottom w:val="0"/>
          <w:divBdr>
            <w:top w:val="none" w:sz="0" w:space="0" w:color="auto"/>
            <w:left w:val="none" w:sz="0" w:space="0" w:color="auto"/>
            <w:bottom w:val="none" w:sz="0" w:space="0" w:color="auto"/>
            <w:right w:val="none" w:sz="0" w:space="0" w:color="auto"/>
          </w:divBdr>
        </w:div>
        <w:div w:id="284775355">
          <w:marLeft w:val="640"/>
          <w:marRight w:val="0"/>
          <w:marTop w:val="0"/>
          <w:marBottom w:val="0"/>
          <w:divBdr>
            <w:top w:val="none" w:sz="0" w:space="0" w:color="auto"/>
            <w:left w:val="none" w:sz="0" w:space="0" w:color="auto"/>
            <w:bottom w:val="none" w:sz="0" w:space="0" w:color="auto"/>
            <w:right w:val="none" w:sz="0" w:space="0" w:color="auto"/>
          </w:divBdr>
        </w:div>
        <w:div w:id="1001128255">
          <w:marLeft w:val="640"/>
          <w:marRight w:val="0"/>
          <w:marTop w:val="0"/>
          <w:marBottom w:val="0"/>
          <w:divBdr>
            <w:top w:val="none" w:sz="0" w:space="0" w:color="auto"/>
            <w:left w:val="none" w:sz="0" w:space="0" w:color="auto"/>
            <w:bottom w:val="none" w:sz="0" w:space="0" w:color="auto"/>
            <w:right w:val="none" w:sz="0" w:space="0" w:color="auto"/>
          </w:divBdr>
        </w:div>
        <w:div w:id="1363824503">
          <w:marLeft w:val="640"/>
          <w:marRight w:val="0"/>
          <w:marTop w:val="0"/>
          <w:marBottom w:val="0"/>
          <w:divBdr>
            <w:top w:val="none" w:sz="0" w:space="0" w:color="auto"/>
            <w:left w:val="none" w:sz="0" w:space="0" w:color="auto"/>
            <w:bottom w:val="none" w:sz="0" w:space="0" w:color="auto"/>
            <w:right w:val="none" w:sz="0" w:space="0" w:color="auto"/>
          </w:divBdr>
        </w:div>
        <w:div w:id="579095899">
          <w:marLeft w:val="640"/>
          <w:marRight w:val="0"/>
          <w:marTop w:val="0"/>
          <w:marBottom w:val="0"/>
          <w:divBdr>
            <w:top w:val="none" w:sz="0" w:space="0" w:color="auto"/>
            <w:left w:val="none" w:sz="0" w:space="0" w:color="auto"/>
            <w:bottom w:val="none" w:sz="0" w:space="0" w:color="auto"/>
            <w:right w:val="none" w:sz="0" w:space="0" w:color="auto"/>
          </w:divBdr>
        </w:div>
        <w:div w:id="1035424764">
          <w:marLeft w:val="640"/>
          <w:marRight w:val="0"/>
          <w:marTop w:val="0"/>
          <w:marBottom w:val="0"/>
          <w:divBdr>
            <w:top w:val="none" w:sz="0" w:space="0" w:color="auto"/>
            <w:left w:val="none" w:sz="0" w:space="0" w:color="auto"/>
            <w:bottom w:val="none" w:sz="0" w:space="0" w:color="auto"/>
            <w:right w:val="none" w:sz="0" w:space="0" w:color="auto"/>
          </w:divBdr>
        </w:div>
        <w:div w:id="164517990">
          <w:marLeft w:val="640"/>
          <w:marRight w:val="0"/>
          <w:marTop w:val="0"/>
          <w:marBottom w:val="0"/>
          <w:divBdr>
            <w:top w:val="none" w:sz="0" w:space="0" w:color="auto"/>
            <w:left w:val="none" w:sz="0" w:space="0" w:color="auto"/>
            <w:bottom w:val="none" w:sz="0" w:space="0" w:color="auto"/>
            <w:right w:val="none" w:sz="0" w:space="0" w:color="auto"/>
          </w:divBdr>
        </w:div>
        <w:div w:id="1589074292">
          <w:marLeft w:val="640"/>
          <w:marRight w:val="0"/>
          <w:marTop w:val="0"/>
          <w:marBottom w:val="0"/>
          <w:divBdr>
            <w:top w:val="none" w:sz="0" w:space="0" w:color="auto"/>
            <w:left w:val="none" w:sz="0" w:space="0" w:color="auto"/>
            <w:bottom w:val="none" w:sz="0" w:space="0" w:color="auto"/>
            <w:right w:val="none" w:sz="0" w:space="0" w:color="auto"/>
          </w:divBdr>
        </w:div>
        <w:div w:id="1328636056">
          <w:marLeft w:val="640"/>
          <w:marRight w:val="0"/>
          <w:marTop w:val="0"/>
          <w:marBottom w:val="0"/>
          <w:divBdr>
            <w:top w:val="none" w:sz="0" w:space="0" w:color="auto"/>
            <w:left w:val="none" w:sz="0" w:space="0" w:color="auto"/>
            <w:bottom w:val="none" w:sz="0" w:space="0" w:color="auto"/>
            <w:right w:val="none" w:sz="0" w:space="0" w:color="auto"/>
          </w:divBdr>
        </w:div>
        <w:div w:id="1455707871">
          <w:marLeft w:val="640"/>
          <w:marRight w:val="0"/>
          <w:marTop w:val="0"/>
          <w:marBottom w:val="0"/>
          <w:divBdr>
            <w:top w:val="none" w:sz="0" w:space="0" w:color="auto"/>
            <w:left w:val="none" w:sz="0" w:space="0" w:color="auto"/>
            <w:bottom w:val="none" w:sz="0" w:space="0" w:color="auto"/>
            <w:right w:val="none" w:sz="0" w:space="0" w:color="auto"/>
          </w:divBdr>
        </w:div>
        <w:div w:id="941036157">
          <w:marLeft w:val="640"/>
          <w:marRight w:val="0"/>
          <w:marTop w:val="0"/>
          <w:marBottom w:val="0"/>
          <w:divBdr>
            <w:top w:val="none" w:sz="0" w:space="0" w:color="auto"/>
            <w:left w:val="none" w:sz="0" w:space="0" w:color="auto"/>
            <w:bottom w:val="none" w:sz="0" w:space="0" w:color="auto"/>
            <w:right w:val="none" w:sz="0" w:space="0" w:color="auto"/>
          </w:divBdr>
        </w:div>
        <w:div w:id="1142236838">
          <w:marLeft w:val="640"/>
          <w:marRight w:val="0"/>
          <w:marTop w:val="0"/>
          <w:marBottom w:val="0"/>
          <w:divBdr>
            <w:top w:val="none" w:sz="0" w:space="0" w:color="auto"/>
            <w:left w:val="none" w:sz="0" w:space="0" w:color="auto"/>
            <w:bottom w:val="none" w:sz="0" w:space="0" w:color="auto"/>
            <w:right w:val="none" w:sz="0" w:space="0" w:color="auto"/>
          </w:divBdr>
        </w:div>
        <w:div w:id="1211838911">
          <w:marLeft w:val="640"/>
          <w:marRight w:val="0"/>
          <w:marTop w:val="0"/>
          <w:marBottom w:val="0"/>
          <w:divBdr>
            <w:top w:val="none" w:sz="0" w:space="0" w:color="auto"/>
            <w:left w:val="none" w:sz="0" w:space="0" w:color="auto"/>
            <w:bottom w:val="none" w:sz="0" w:space="0" w:color="auto"/>
            <w:right w:val="none" w:sz="0" w:space="0" w:color="auto"/>
          </w:divBdr>
        </w:div>
        <w:div w:id="2048871728">
          <w:marLeft w:val="640"/>
          <w:marRight w:val="0"/>
          <w:marTop w:val="0"/>
          <w:marBottom w:val="0"/>
          <w:divBdr>
            <w:top w:val="none" w:sz="0" w:space="0" w:color="auto"/>
            <w:left w:val="none" w:sz="0" w:space="0" w:color="auto"/>
            <w:bottom w:val="none" w:sz="0" w:space="0" w:color="auto"/>
            <w:right w:val="none" w:sz="0" w:space="0" w:color="auto"/>
          </w:divBdr>
        </w:div>
        <w:div w:id="928975128">
          <w:marLeft w:val="640"/>
          <w:marRight w:val="0"/>
          <w:marTop w:val="0"/>
          <w:marBottom w:val="0"/>
          <w:divBdr>
            <w:top w:val="none" w:sz="0" w:space="0" w:color="auto"/>
            <w:left w:val="none" w:sz="0" w:space="0" w:color="auto"/>
            <w:bottom w:val="none" w:sz="0" w:space="0" w:color="auto"/>
            <w:right w:val="none" w:sz="0" w:space="0" w:color="auto"/>
          </w:divBdr>
        </w:div>
        <w:div w:id="1644264624">
          <w:marLeft w:val="640"/>
          <w:marRight w:val="0"/>
          <w:marTop w:val="0"/>
          <w:marBottom w:val="0"/>
          <w:divBdr>
            <w:top w:val="none" w:sz="0" w:space="0" w:color="auto"/>
            <w:left w:val="none" w:sz="0" w:space="0" w:color="auto"/>
            <w:bottom w:val="none" w:sz="0" w:space="0" w:color="auto"/>
            <w:right w:val="none" w:sz="0" w:space="0" w:color="auto"/>
          </w:divBdr>
        </w:div>
        <w:div w:id="417483332">
          <w:marLeft w:val="640"/>
          <w:marRight w:val="0"/>
          <w:marTop w:val="0"/>
          <w:marBottom w:val="0"/>
          <w:divBdr>
            <w:top w:val="none" w:sz="0" w:space="0" w:color="auto"/>
            <w:left w:val="none" w:sz="0" w:space="0" w:color="auto"/>
            <w:bottom w:val="none" w:sz="0" w:space="0" w:color="auto"/>
            <w:right w:val="none" w:sz="0" w:space="0" w:color="auto"/>
          </w:divBdr>
        </w:div>
        <w:div w:id="573710743">
          <w:marLeft w:val="640"/>
          <w:marRight w:val="0"/>
          <w:marTop w:val="0"/>
          <w:marBottom w:val="0"/>
          <w:divBdr>
            <w:top w:val="none" w:sz="0" w:space="0" w:color="auto"/>
            <w:left w:val="none" w:sz="0" w:space="0" w:color="auto"/>
            <w:bottom w:val="none" w:sz="0" w:space="0" w:color="auto"/>
            <w:right w:val="none" w:sz="0" w:space="0" w:color="auto"/>
          </w:divBdr>
        </w:div>
        <w:div w:id="872038873">
          <w:marLeft w:val="640"/>
          <w:marRight w:val="0"/>
          <w:marTop w:val="0"/>
          <w:marBottom w:val="0"/>
          <w:divBdr>
            <w:top w:val="none" w:sz="0" w:space="0" w:color="auto"/>
            <w:left w:val="none" w:sz="0" w:space="0" w:color="auto"/>
            <w:bottom w:val="none" w:sz="0" w:space="0" w:color="auto"/>
            <w:right w:val="none" w:sz="0" w:space="0" w:color="auto"/>
          </w:divBdr>
        </w:div>
        <w:div w:id="925116520">
          <w:marLeft w:val="640"/>
          <w:marRight w:val="0"/>
          <w:marTop w:val="0"/>
          <w:marBottom w:val="0"/>
          <w:divBdr>
            <w:top w:val="none" w:sz="0" w:space="0" w:color="auto"/>
            <w:left w:val="none" w:sz="0" w:space="0" w:color="auto"/>
            <w:bottom w:val="none" w:sz="0" w:space="0" w:color="auto"/>
            <w:right w:val="none" w:sz="0" w:space="0" w:color="auto"/>
          </w:divBdr>
        </w:div>
        <w:div w:id="576356263">
          <w:marLeft w:val="640"/>
          <w:marRight w:val="0"/>
          <w:marTop w:val="0"/>
          <w:marBottom w:val="0"/>
          <w:divBdr>
            <w:top w:val="none" w:sz="0" w:space="0" w:color="auto"/>
            <w:left w:val="none" w:sz="0" w:space="0" w:color="auto"/>
            <w:bottom w:val="none" w:sz="0" w:space="0" w:color="auto"/>
            <w:right w:val="none" w:sz="0" w:space="0" w:color="auto"/>
          </w:divBdr>
        </w:div>
        <w:div w:id="1452280518">
          <w:marLeft w:val="640"/>
          <w:marRight w:val="0"/>
          <w:marTop w:val="0"/>
          <w:marBottom w:val="0"/>
          <w:divBdr>
            <w:top w:val="none" w:sz="0" w:space="0" w:color="auto"/>
            <w:left w:val="none" w:sz="0" w:space="0" w:color="auto"/>
            <w:bottom w:val="none" w:sz="0" w:space="0" w:color="auto"/>
            <w:right w:val="none" w:sz="0" w:space="0" w:color="auto"/>
          </w:divBdr>
        </w:div>
        <w:div w:id="1805390677">
          <w:marLeft w:val="640"/>
          <w:marRight w:val="0"/>
          <w:marTop w:val="0"/>
          <w:marBottom w:val="0"/>
          <w:divBdr>
            <w:top w:val="none" w:sz="0" w:space="0" w:color="auto"/>
            <w:left w:val="none" w:sz="0" w:space="0" w:color="auto"/>
            <w:bottom w:val="none" w:sz="0" w:space="0" w:color="auto"/>
            <w:right w:val="none" w:sz="0" w:space="0" w:color="auto"/>
          </w:divBdr>
        </w:div>
        <w:div w:id="1117603137">
          <w:marLeft w:val="640"/>
          <w:marRight w:val="0"/>
          <w:marTop w:val="0"/>
          <w:marBottom w:val="0"/>
          <w:divBdr>
            <w:top w:val="none" w:sz="0" w:space="0" w:color="auto"/>
            <w:left w:val="none" w:sz="0" w:space="0" w:color="auto"/>
            <w:bottom w:val="none" w:sz="0" w:space="0" w:color="auto"/>
            <w:right w:val="none" w:sz="0" w:space="0" w:color="auto"/>
          </w:divBdr>
        </w:div>
        <w:div w:id="2028214497">
          <w:marLeft w:val="640"/>
          <w:marRight w:val="0"/>
          <w:marTop w:val="0"/>
          <w:marBottom w:val="0"/>
          <w:divBdr>
            <w:top w:val="none" w:sz="0" w:space="0" w:color="auto"/>
            <w:left w:val="none" w:sz="0" w:space="0" w:color="auto"/>
            <w:bottom w:val="none" w:sz="0" w:space="0" w:color="auto"/>
            <w:right w:val="none" w:sz="0" w:space="0" w:color="auto"/>
          </w:divBdr>
        </w:div>
        <w:div w:id="199441282">
          <w:marLeft w:val="640"/>
          <w:marRight w:val="0"/>
          <w:marTop w:val="0"/>
          <w:marBottom w:val="0"/>
          <w:divBdr>
            <w:top w:val="none" w:sz="0" w:space="0" w:color="auto"/>
            <w:left w:val="none" w:sz="0" w:space="0" w:color="auto"/>
            <w:bottom w:val="none" w:sz="0" w:space="0" w:color="auto"/>
            <w:right w:val="none" w:sz="0" w:space="0" w:color="auto"/>
          </w:divBdr>
        </w:div>
        <w:div w:id="2109695528">
          <w:marLeft w:val="640"/>
          <w:marRight w:val="0"/>
          <w:marTop w:val="0"/>
          <w:marBottom w:val="0"/>
          <w:divBdr>
            <w:top w:val="none" w:sz="0" w:space="0" w:color="auto"/>
            <w:left w:val="none" w:sz="0" w:space="0" w:color="auto"/>
            <w:bottom w:val="none" w:sz="0" w:space="0" w:color="auto"/>
            <w:right w:val="none" w:sz="0" w:space="0" w:color="auto"/>
          </w:divBdr>
        </w:div>
        <w:div w:id="1037386266">
          <w:marLeft w:val="640"/>
          <w:marRight w:val="0"/>
          <w:marTop w:val="0"/>
          <w:marBottom w:val="0"/>
          <w:divBdr>
            <w:top w:val="none" w:sz="0" w:space="0" w:color="auto"/>
            <w:left w:val="none" w:sz="0" w:space="0" w:color="auto"/>
            <w:bottom w:val="none" w:sz="0" w:space="0" w:color="auto"/>
            <w:right w:val="none" w:sz="0" w:space="0" w:color="auto"/>
          </w:divBdr>
        </w:div>
        <w:div w:id="231693702">
          <w:marLeft w:val="640"/>
          <w:marRight w:val="0"/>
          <w:marTop w:val="0"/>
          <w:marBottom w:val="0"/>
          <w:divBdr>
            <w:top w:val="none" w:sz="0" w:space="0" w:color="auto"/>
            <w:left w:val="none" w:sz="0" w:space="0" w:color="auto"/>
            <w:bottom w:val="none" w:sz="0" w:space="0" w:color="auto"/>
            <w:right w:val="none" w:sz="0" w:space="0" w:color="auto"/>
          </w:divBdr>
        </w:div>
        <w:div w:id="1928802166">
          <w:marLeft w:val="640"/>
          <w:marRight w:val="0"/>
          <w:marTop w:val="0"/>
          <w:marBottom w:val="0"/>
          <w:divBdr>
            <w:top w:val="none" w:sz="0" w:space="0" w:color="auto"/>
            <w:left w:val="none" w:sz="0" w:space="0" w:color="auto"/>
            <w:bottom w:val="none" w:sz="0" w:space="0" w:color="auto"/>
            <w:right w:val="none" w:sz="0" w:space="0" w:color="auto"/>
          </w:divBdr>
        </w:div>
        <w:div w:id="1521354728">
          <w:marLeft w:val="640"/>
          <w:marRight w:val="0"/>
          <w:marTop w:val="0"/>
          <w:marBottom w:val="0"/>
          <w:divBdr>
            <w:top w:val="none" w:sz="0" w:space="0" w:color="auto"/>
            <w:left w:val="none" w:sz="0" w:space="0" w:color="auto"/>
            <w:bottom w:val="none" w:sz="0" w:space="0" w:color="auto"/>
            <w:right w:val="none" w:sz="0" w:space="0" w:color="auto"/>
          </w:divBdr>
        </w:div>
        <w:div w:id="1670985187">
          <w:marLeft w:val="640"/>
          <w:marRight w:val="0"/>
          <w:marTop w:val="0"/>
          <w:marBottom w:val="0"/>
          <w:divBdr>
            <w:top w:val="none" w:sz="0" w:space="0" w:color="auto"/>
            <w:left w:val="none" w:sz="0" w:space="0" w:color="auto"/>
            <w:bottom w:val="none" w:sz="0" w:space="0" w:color="auto"/>
            <w:right w:val="none" w:sz="0" w:space="0" w:color="auto"/>
          </w:divBdr>
        </w:div>
        <w:div w:id="1321813805">
          <w:marLeft w:val="640"/>
          <w:marRight w:val="0"/>
          <w:marTop w:val="0"/>
          <w:marBottom w:val="0"/>
          <w:divBdr>
            <w:top w:val="none" w:sz="0" w:space="0" w:color="auto"/>
            <w:left w:val="none" w:sz="0" w:space="0" w:color="auto"/>
            <w:bottom w:val="none" w:sz="0" w:space="0" w:color="auto"/>
            <w:right w:val="none" w:sz="0" w:space="0" w:color="auto"/>
          </w:divBdr>
        </w:div>
        <w:div w:id="563226882">
          <w:marLeft w:val="640"/>
          <w:marRight w:val="0"/>
          <w:marTop w:val="0"/>
          <w:marBottom w:val="0"/>
          <w:divBdr>
            <w:top w:val="none" w:sz="0" w:space="0" w:color="auto"/>
            <w:left w:val="none" w:sz="0" w:space="0" w:color="auto"/>
            <w:bottom w:val="none" w:sz="0" w:space="0" w:color="auto"/>
            <w:right w:val="none" w:sz="0" w:space="0" w:color="auto"/>
          </w:divBdr>
        </w:div>
        <w:div w:id="855386555">
          <w:marLeft w:val="640"/>
          <w:marRight w:val="0"/>
          <w:marTop w:val="0"/>
          <w:marBottom w:val="0"/>
          <w:divBdr>
            <w:top w:val="none" w:sz="0" w:space="0" w:color="auto"/>
            <w:left w:val="none" w:sz="0" w:space="0" w:color="auto"/>
            <w:bottom w:val="none" w:sz="0" w:space="0" w:color="auto"/>
            <w:right w:val="none" w:sz="0" w:space="0" w:color="auto"/>
          </w:divBdr>
        </w:div>
        <w:div w:id="16276238">
          <w:marLeft w:val="640"/>
          <w:marRight w:val="0"/>
          <w:marTop w:val="0"/>
          <w:marBottom w:val="0"/>
          <w:divBdr>
            <w:top w:val="none" w:sz="0" w:space="0" w:color="auto"/>
            <w:left w:val="none" w:sz="0" w:space="0" w:color="auto"/>
            <w:bottom w:val="none" w:sz="0" w:space="0" w:color="auto"/>
            <w:right w:val="none" w:sz="0" w:space="0" w:color="auto"/>
          </w:divBdr>
        </w:div>
        <w:div w:id="1483541511">
          <w:marLeft w:val="640"/>
          <w:marRight w:val="0"/>
          <w:marTop w:val="0"/>
          <w:marBottom w:val="0"/>
          <w:divBdr>
            <w:top w:val="none" w:sz="0" w:space="0" w:color="auto"/>
            <w:left w:val="none" w:sz="0" w:space="0" w:color="auto"/>
            <w:bottom w:val="none" w:sz="0" w:space="0" w:color="auto"/>
            <w:right w:val="none" w:sz="0" w:space="0" w:color="auto"/>
          </w:divBdr>
        </w:div>
        <w:div w:id="2137869230">
          <w:marLeft w:val="640"/>
          <w:marRight w:val="0"/>
          <w:marTop w:val="0"/>
          <w:marBottom w:val="0"/>
          <w:divBdr>
            <w:top w:val="none" w:sz="0" w:space="0" w:color="auto"/>
            <w:left w:val="none" w:sz="0" w:space="0" w:color="auto"/>
            <w:bottom w:val="none" w:sz="0" w:space="0" w:color="auto"/>
            <w:right w:val="none" w:sz="0" w:space="0" w:color="auto"/>
          </w:divBdr>
        </w:div>
        <w:div w:id="2060855309">
          <w:marLeft w:val="640"/>
          <w:marRight w:val="0"/>
          <w:marTop w:val="0"/>
          <w:marBottom w:val="0"/>
          <w:divBdr>
            <w:top w:val="none" w:sz="0" w:space="0" w:color="auto"/>
            <w:left w:val="none" w:sz="0" w:space="0" w:color="auto"/>
            <w:bottom w:val="none" w:sz="0" w:space="0" w:color="auto"/>
            <w:right w:val="none" w:sz="0" w:space="0" w:color="auto"/>
          </w:divBdr>
        </w:div>
        <w:div w:id="476603785">
          <w:marLeft w:val="640"/>
          <w:marRight w:val="0"/>
          <w:marTop w:val="0"/>
          <w:marBottom w:val="0"/>
          <w:divBdr>
            <w:top w:val="none" w:sz="0" w:space="0" w:color="auto"/>
            <w:left w:val="none" w:sz="0" w:space="0" w:color="auto"/>
            <w:bottom w:val="none" w:sz="0" w:space="0" w:color="auto"/>
            <w:right w:val="none" w:sz="0" w:space="0" w:color="auto"/>
          </w:divBdr>
        </w:div>
        <w:div w:id="1715957498">
          <w:marLeft w:val="640"/>
          <w:marRight w:val="0"/>
          <w:marTop w:val="0"/>
          <w:marBottom w:val="0"/>
          <w:divBdr>
            <w:top w:val="none" w:sz="0" w:space="0" w:color="auto"/>
            <w:left w:val="none" w:sz="0" w:space="0" w:color="auto"/>
            <w:bottom w:val="none" w:sz="0" w:space="0" w:color="auto"/>
            <w:right w:val="none" w:sz="0" w:space="0" w:color="auto"/>
          </w:divBdr>
        </w:div>
        <w:div w:id="453402310">
          <w:marLeft w:val="640"/>
          <w:marRight w:val="0"/>
          <w:marTop w:val="0"/>
          <w:marBottom w:val="0"/>
          <w:divBdr>
            <w:top w:val="none" w:sz="0" w:space="0" w:color="auto"/>
            <w:left w:val="none" w:sz="0" w:space="0" w:color="auto"/>
            <w:bottom w:val="none" w:sz="0" w:space="0" w:color="auto"/>
            <w:right w:val="none" w:sz="0" w:space="0" w:color="auto"/>
          </w:divBdr>
        </w:div>
        <w:div w:id="1766488420">
          <w:marLeft w:val="640"/>
          <w:marRight w:val="0"/>
          <w:marTop w:val="0"/>
          <w:marBottom w:val="0"/>
          <w:divBdr>
            <w:top w:val="none" w:sz="0" w:space="0" w:color="auto"/>
            <w:left w:val="none" w:sz="0" w:space="0" w:color="auto"/>
            <w:bottom w:val="none" w:sz="0" w:space="0" w:color="auto"/>
            <w:right w:val="none" w:sz="0" w:space="0" w:color="auto"/>
          </w:divBdr>
        </w:div>
        <w:div w:id="692345179">
          <w:marLeft w:val="640"/>
          <w:marRight w:val="0"/>
          <w:marTop w:val="0"/>
          <w:marBottom w:val="0"/>
          <w:divBdr>
            <w:top w:val="none" w:sz="0" w:space="0" w:color="auto"/>
            <w:left w:val="none" w:sz="0" w:space="0" w:color="auto"/>
            <w:bottom w:val="none" w:sz="0" w:space="0" w:color="auto"/>
            <w:right w:val="none" w:sz="0" w:space="0" w:color="auto"/>
          </w:divBdr>
        </w:div>
        <w:div w:id="594628553">
          <w:marLeft w:val="640"/>
          <w:marRight w:val="0"/>
          <w:marTop w:val="0"/>
          <w:marBottom w:val="0"/>
          <w:divBdr>
            <w:top w:val="none" w:sz="0" w:space="0" w:color="auto"/>
            <w:left w:val="none" w:sz="0" w:space="0" w:color="auto"/>
            <w:bottom w:val="none" w:sz="0" w:space="0" w:color="auto"/>
            <w:right w:val="none" w:sz="0" w:space="0" w:color="auto"/>
          </w:divBdr>
        </w:div>
        <w:div w:id="1630895678">
          <w:marLeft w:val="640"/>
          <w:marRight w:val="0"/>
          <w:marTop w:val="0"/>
          <w:marBottom w:val="0"/>
          <w:divBdr>
            <w:top w:val="none" w:sz="0" w:space="0" w:color="auto"/>
            <w:left w:val="none" w:sz="0" w:space="0" w:color="auto"/>
            <w:bottom w:val="none" w:sz="0" w:space="0" w:color="auto"/>
            <w:right w:val="none" w:sz="0" w:space="0" w:color="auto"/>
          </w:divBdr>
        </w:div>
        <w:div w:id="1344864507">
          <w:marLeft w:val="640"/>
          <w:marRight w:val="0"/>
          <w:marTop w:val="0"/>
          <w:marBottom w:val="0"/>
          <w:divBdr>
            <w:top w:val="none" w:sz="0" w:space="0" w:color="auto"/>
            <w:left w:val="none" w:sz="0" w:space="0" w:color="auto"/>
            <w:bottom w:val="none" w:sz="0" w:space="0" w:color="auto"/>
            <w:right w:val="none" w:sz="0" w:space="0" w:color="auto"/>
          </w:divBdr>
        </w:div>
        <w:div w:id="531694325">
          <w:marLeft w:val="640"/>
          <w:marRight w:val="0"/>
          <w:marTop w:val="0"/>
          <w:marBottom w:val="0"/>
          <w:divBdr>
            <w:top w:val="none" w:sz="0" w:space="0" w:color="auto"/>
            <w:left w:val="none" w:sz="0" w:space="0" w:color="auto"/>
            <w:bottom w:val="none" w:sz="0" w:space="0" w:color="auto"/>
            <w:right w:val="none" w:sz="0" w:space="0" w:color="auto"/>
          </w:divBdr>
        </w:div>
        <w:div w:id="66802428">
          <w:marLeft w:val="640"/>
          <w:marRight w:val="0"/>
          <w:marTop w:val="0"/>
          <w:marBottom w:val="0"/>
          <w:divBdr>
            <w:top w:val="none" w:sz="0" w:space="0" w:color="auto"/>
            <w:left w:val="none" w:sz="0" w:space="0" w:color="auto"/>
            <w:bottom w:val="none" w:sz="0" w:space="0" w:color="auto"/>
            <w:right w:val="none" w:sz="0" w:space="0" w:color="auto"/>
          </w:divBdr>
        </w:div>
        <w:div w:id="850922456">
          <w:marLeft w:val="640"/>
          <w:marRight w:val="0"/>
          <w:marTop w:val="0"/>
          <w:marBottom w:val="0"/>
          <w:divBdr>
            <w:top w:val="none" w:sz="0" w:space="0" w:color="auto"/>
            <w:left w:val="none" w:sz="0" w:space="0" w:color="auto"/>
            <w:bottom w:val="none" w:sz="0" w:space="0" w:color="auto"/>
            <w:right w:val="none" w:sz="0" w:space="0" w:color="auto"/>
          </w:divBdr>
        </w:div>
        <w:div w:id="1973629871">
          <w:marLeft w:val="640"/>
          <w:marRight w:val="0"/>
          <w:marTop w:val="0"/>
          <w:marBottom w:val="0"/>
          <w:divBdr>
            <w:top w:val="none" w:sz="0" w:space="0" w:color="auto"/>
            <w:left w:val="none" w:sz="0" w:space="0" w:color="auto"/>
            <w:bottom w:val="none" w:sz="0" w:space="0" w:color="auto"/>
            <w:right w:val="none" w:sz="0" w:space="0" w:color="auto"/>
          </w:divBdr>
        </w:div>
        <w:div w:id="1530100640">
          <w:marLeft w:val="640"/>
          <w:marRight w:val="0"/>
          <w:marTop w:val="0"/>
          <w:marBottom w:val="0"/>
          <w:divBdr>
            <w:top w:val="none" w:sz="0" w:space="0" w:color="auto"/>
            <w:left w:val="none" w:sz="0" w:space="0" w:color="auto"/>
            <w:bottom w:val="none" w:sz="0" w:space="0" w:color="auto"/>
            <w:right w:val="none" w:sz="0" w:space="0" w:color="auto"/>
          </w:divBdr>
        </w:div>
        <w:div w:id="1606881209">
          <w:marLeft w:val="640"/>
          <w:marRight w:val="0"/>
          <w:marTop w:val="0"/>
          <w:marBottom w:val="0"/>
          <w:divBdr>
            <w:top w:val="none" w:sz="0" w:space="0" w:color="auto"/>
            <w:left w:val="none" w:sz="0" w:space="0" w:color="auto"/>
            <w:bottom w:val="none" w:sz="0" w:space="0" w:color="auto"/>
            <w:right w:val="none" w:sz="0" w:space="0" w:color="auto"/>
          </w:divBdr>
        </w:div>
        <w:div w:id="1239555526">
          <w:marLeft w:val="640"/>
          <w:marRight w:val="0"/>
          <w:marTop w:val="0"/>
          <w:marBottom w:val="0"/>
          <w:divBdr>
            <w:top w:val="none" w:sz="0" w:space="0" w:color="auto"/>
            <w:left w:val="none" w:sz="0" w:space="0" w:color="auto"/>
            <w:bottom w:val="none" w:sz="0" w:space="0" w:color="auto"/>
            <w:right w:val="none" w:sz="0" w:space="0" w:color="auto"/>
          </w:divBdr>
        </w:div>
        <w:div w:id="1468163266">
          <w:marLeft w:val="640"/>
          <w:marRight w:val="0"/>
          <w:marTop w:val="0"/>
          <w:marBottom w:val="0"/>
          <w:divBdr>
            <w:top w:val="none" w:sz="0" w:space="0" w:color="auto"/>
            <w:left w:val="none" w:sz="0" w:space="0" w:color="auto"/>
            <w:bottom w:val="none" w:sz="0" w:space="0" w:color="auto"/>
            <w:right w:val="none" w:sz="0" w:space="0" w:color="auto"/>
          </w:divBdr>
        </w:div>
        <w:div w:id="2127192977">
          <w:marLeft w:val="640"/>
          <w:marRight w:val="0"/>
          <w:marTop w:val="0"/>
          <w:marBottom w:val="0"/>
          <w:divBdr>
            <w:top w:val="none" w:sz="0" w:space="0" w:color="auto"/>
            <w:left w:val="none" w:sz="0" w:space="0" w:color="auto"/>
            <w:bottom w:val="none" w:sz="0" w:space="0" w:color="auto"/>
            <w:right w:val="none" w:sz="0" w:space="0" w:color="auto"/>
          </w:divBdr>
        </w:div>
        <w:div w:id="1390301298">
          <w:marLeft w:val="640"/>
          <w:marRight w:val="0"/>
          <w:marTop w:val="0"/>
          <w:marBottom w:val="0"/>
          <w:divBdr>
            <w:top w:val="none" w:sz="0" w:space="0" w:color="auto"/>
            <w:left w:val="none" w:sz="0" w:space="0" w:color="auto"/>
            <w:bottom w:val="none" w:sz="0" w:space="0" w:color="auto"/>
            <w:right w:val="none" w:sz="0" w:space="0" w:color="auto"/>
          </w:divBdr>
        </w:div>
        <w:div w:id="1470856783">
          <w:marLeft w:val="640"/>
          <w:marRight w:val="0"/>
          <w:marTop w:val="0"/>
          <w:marBottom w:val="0"/>
          <w:divBdr>
            <w:top w:val="none" w:sz="0" w:space="0" w:color="auto"/>
            <w:left w:val="none" w:sz="0" w:space="0" w:color="auto"/>
            <w:bottom w:val="none" w:sz="0" w:space="0" w:color="auto"/>
            <w:right w:val="none" w:sz="0" w:space="0" w:color="auto"/>
          </w:divBdr>
        </w:div>
        <w:div w:id="1028530167">
          <w:marLeft w:val="640"/>
          <w:marRight w:val="0"/>
          <w:marTop w:val="0"/>
          <w:marBottom w:val="0"/>
          <w:divBdr>
            <w:top w:val="none" w:sz="0" w:space="0" w:color="auto"/>
            <w:left w:val="none" w:sz="0" w:space="0" w:color="auto"/>
            <w:bottom w:val="none" w:sz="0" w:space="0" w:color="auto"/>
            <w:right w:val="none" w:sz="0" w:space="0" w:color="auto"/>
          </w:divBdr>
        </w:div>
        <w:div w:id="1503542075">
          <w:marLeft w:val="640"/>
          <w:marRight w:val="0"/>
          <w:marTop w:val="0"/>
          <w:marBottom w:val="0"/>
          <w:divBdr>
            <w:top w:val="none" w:sz="0" w:space="0" w:color="auto"/>
            <w:left w:val="none" w:sz="0" w:space="0" w:color="auto"/>
            <w:bottom w:val="none" w:sz="0" w:space="0" w:color="auto"/>
            <w:right w:val="none" w:sz="0" w:space="0" w:color="auto"/>
          </w:divBdr>
        </w:div>
        <w:div w:id="1782333561">
          <w:marLeft w:val="640"/>
          <w:marRight w:val="0"/>
          <w:marTop w:val="0"/>
          <w:marBottom w:val="0"/>
          <w:divBdr>
            <w:top w:val="none" w:sz="0" w:space="0" w:color="auto"/>
            <w:left w:val="none" w:sz="0" w:space="0" w:color="auto"/>
            <w:bottom w:val="none" w:sz="0" w:space="0" w:color="auto"/>
            <w:right w:val="none" w:sz="0" w:space="0" w:color="auto"/>
          </w:divBdr>
        </w:div>
        <w:div w:id="2139445989">
          <w:marLeft w:val="640"/>
          <w:marRight w:val="0"/>
          <w:marTop w:val="0"/>
          <w:marBottom w:val="0"/>
          <w:divBdr>
            <w:top w:val="none" w:sz="0" w:space="0" w:color="auto"/>
            <w:left w:val="none" w:sz="0" w:space="0" w:color="auto"/>
            <w:bottom w:val="none" w:sz="0" w:space="0" w:color="auto"/>
            <w:right w:val="none" w:sz="0" w:space="0" w:color="auto"/>
          </w:divBdr>
        </w:div>
        <w:div w:id="397676332">
          <w:marLeft w:val="640"/>
          <w:marRight w:val="0"/>
          <w:marTop w:val="0"/>
          <w:marBottom w:val="0"/>
          <w:divBdr>
            <w:top w:val="none" w:sz="0" w:space="0" w:color="auto"/>
            <w:left w:val="none" w:sz="0" w:space="0" w:color="auto"/>
            <w:bottom w:val="none" w:sz="0" w:space="0" w:color="auto"/>
            <w:right w:val="none" w:sz="0" w:space="0" w:color="auto"/>
          </w:divBdr>
        </w:div>
        <w:div w:id="156389621">
          <w:marLeft w:val="640"/>
          <w:marRight w:val="0"/>
          <w:marTop w:val="0"/>
          <w:marBottom w:val="0"/>
          <w:divBdr>
            <w:top w:val="none" w:sz="0" w:space="0" w:color="auto"/>
            <w:left w:val="none" w:sz="0" w:space="0" w:color="auto"/>
            <w:bottom w:val="none" w:sz="0" w:space="0" w:color="auto"/>
            <w:right w:val="none" w:sz="0" w:space="0" w:color="auto"/>
          </w:divBdr>
        </w:div>
        <w:div w:id="1738015202">
          <w:marLeft w:val="640"/>
          <w:marRight w:val="0"/>
          <w:marTop w:val="0"/>
          <w:marBottom w:val="0"/>
          <w:divBdr>
            <w:top w:val="none" w:sz="0" w:space="0" w:color="auto"/>
            <w:left w:val="none" w:sz="0" w:space="0" w:color="auto"/>
            <w:bottom w:val="none" w:sz="0" w:space="0" w:color="auto"/>
            <w:right w:val="none" w:sz="0" w:space="0" w:color="auto"/>
          </w:divBdr>
        </w:div>
        <w:div w:id="824007765">
          <w:marLeft w:val="640"/>
          <w:marRight w:val="0"/>
          <w:marTop w:val="0"/>
          <w:marBottom w:val="0"/>
          <w:divBdr>
            <w:top w:val="none" w:sz="0" w:space="0" w:color="auto"/>
            <w:left w:val="none" w:sz="0" w:space="0" w:color="auto"/>
            <w:bottom w:val="none" w:sz="0" w:space="0" w:color="auto"/>
            <w:right w:val="none" w:sz="0" w:space="0" w:color="auto"/>
          </w:divBdr>
        </w:div>
        <w:div w:id="1301884331">
          <w:marLeft w:val="640"/>
          <w:marRight w:val="0"/>
          <w:marTop w:val="0"/>
          <w:marBottom w:val="0"/>
          <w:divBdr>
            <w:top w:val="none" w:sz="0" w:space="0" w:color="auto"/>
            <w:left w:val="none" w:sz="0" w:space="0" w:color="auto"/>
            <w:bottom w:val="none" w:sz="0" w:space="0" w:color="auto"/>
            <w:right w:val="none" w:sz="0" w:space="0" w:color="auto"/>
          </w:divBdr>
        </w:div>
        <w:div w:id="446701864">
          <w:marLeft w:val="640"/>
          <w:marRight w:val="0"/>
          <w:marTop w:val="0"/>
          <w:marBottom w:val="0"/>
          <w:divBdr>
            <w:top w:val="none" w:sz="0" w:space="0" w:color="auto"/>
            <w:left w:val="none" w:sz="0" w:space="0" w:color="auto"/>
            <w:bottom w:val="none" w:sz="0" w:space="0" w:color="auto"/>
            <w:right w:val="none" w:sz="0" w:space="0" w:color="auto"/>
          </w:divBdr>
        </w:div>
        <w:div w:id="523445337">
          <w:marLeft w:val="640"/>
          <w:marRight w:val="0"/>
          <w:marTop w:val="0"/>
          <w:marBottom w:val="0"/>
          <w:divBdr>
            <w:top w:val="none" w:sz="0" w:space="0" w:color="auto"/>
            <w:left w:val="none" w:sz="0" w:space="0" w:color="auto"/>
            <w:bottom w:val="none" w:sz="0" w:space="0" w:color="auto"/>
            <w:right w:val="none" w:sz="0" w:space="0" w:color="auto"/>
          </w:divBdr>
        </w:div>
        <w:div w:id="1866362236">
          <w:marLeft w:val="640"/>
          <w:marRight w:val="0"/>
          <w:marTop w:val="0"/>
          <w:marBottom w:val="0"/>
          <w:divBdr>
            <w:top w:val="none" w:sz="0" w:space="0" w:color="auto"/>
            <w:left w:val="none" w:sz="0" w:space="0" w:color="auto"/>
            <w:bottom w:val="none" w:sz="0" w:space="0" w:color="auto"/>
            <w:right w:val="none" w:sz="0" w:space="0" w:color="auto"/>
          </w:divBdr>
        </w:div>
        <w:div w:id="1740400438">
          <w:marLeft w:val="640"/>
          <w:marRight w:val="0"/>
          <w:marTop w:val="0"/>
          <w:marBottom w:val="0"/>
          <w:divBdr>
            <w:top w:val="none" w:sz="0" w:space="0" w:color="auto"/>
            <w:left w:val="none" w:sz="0" w:space="0" w:color="auto"/>
            <w:bottom w:val="none" w:sz="0" w:space="0" w:color="auto"/>
            <w:right w:val="none" w:sz="0" w:space="0" w:color="auto"/>
          </w:divBdr>
        </w:div>
        <w:div w:id="821772090">
          <w:marLeft w:val="640"/>
          <w:marRight w:val="0"/>
          <w:marTop w:val="0"/>
          <w:marBottom w:val="0"/>
          <w:divBdr>
            <w:top w:val="none" w:sz="0" w:space="0" w:color="auto"/>
            <w:left w:val="none" w:sz="0" w:space="0" w:color="auto"/>
            <w:bottom w:val="none" w:sz="0" w:space="0" w:color="auto"/>
            <w:right w:val="none" w:sz="0" w:space="0" w:color="auto"/>
          </w:divBdr>
        </w:div>
        <w:div w:id="554121536">
          <w:marLeft w:val="640"/>
          <w:marRight w:val="0"/>
          <w:marTop w:val="0"/>
          <w:marBottom w:val="0"/>
          <w:divBdr>
            <w:top w:val="none" w:sz="0" w:space="0" w:color="auto"/>
            <w:left w:val="none" w:sz="0" w:space="0" w:color="auto"/>
            <w:bottom w:val="none" w:sz="0" w:space="0" w:color="auto"/>
            <w:right w:val="none" w:sz="0" w:space="0" w:color="auto"/>
          </w:divBdr>
        </w:div>
        <w:div w:id="1861507460">
          <w:marLeft w:val="640"/>
          <w:marRight w:val="0"/>
          <w:marTop w:val="0"/>
          <w:marBottom w:val="0"/>
          <w:divBdr>
            <w:top w:val="none" w:sz="0" w:space="0" w:color="auto"/>
            <w:left w:val="none" w:sz="0" w:space="0" w:color="auto"/>
            <w:bottom w:val="none" w:sz="0" w:space="0" w:color="auto"/>
            <w:right w:val="none" w:sz="0" w:space="0" w:color="auto"/>
          </w:divBdr>
        </w:div>
        <w:div w:id="779644155">
          <w:marLeft w:val="640"/>
          <w:marRight w:val="0"/>
          <w:marTop w:val="0"/>
          <w:marBottom w:val="0"/>
          <w:divBdr>
            <w:top w:val="none" w:sz="0" w:space="0" w:color="auto"/>
            <w:left w:val="none" w:sz="0" w:space="0" w:color="auto"/>
            <w:bottom w:val="none" w:sz="0" w:space="0" w:color="auto"/>
            <w:right w:val="none" w:sz="0" w:space="0" w:color="auto"/>
          </w:divBdr>
        </w:div>
        <w:div w:id="325518958">
          <w:marLeft w:val="640"/>
          <w:marRight w:val="0"/>
          <w:marTop w:val="0"/>
          <w:marBottom w:val="0"/>
          <w:divBdr>
            <w:top w:val="none" w:sz="0" w:space="0" w:color="auto"/>
            <w:left w:val="none" w:sz="0" w:space="0" w:color="auto"/>
            <w:bottom w:val="none" w:sz="0" w:space="0" w:color="auto"/>
            <w:right w:val="none" w:sz="0" w:space="0" w:color="auto"/>
          </w:divBdr>
        </w:div>
        <w:div w:id="645208500">
          <w:marLeft w:val="640"/>
          <w:marRight w:val="0"/>
          <w:marTop w:val="0"/>
          <w:marBottom w:val="0"/>
          <w:divBdr>
            <w:top w:val="none" w:sz="0" w:space="0" w:color="auto"/>
            <w:left w:val="none" w:sz="0" w:space="0" w:color="auto"/>
            <w:bottom w:val="none" w:sz="0" w:space="0" w:color="auto"/>
            <w:right w:val="none" w:sz="0" w:space="0" w:color="auto"/>
          </w:divBdr>
        </w:div>
        <w:div w:id="641808624">
          <w:marLeft w:val="640"/>
          <w:marRight w:val="0"/>
          <w:marTop w:val="0"/>
          <w:marBottom w:val="0"/>
          <w:divBdr>
            <w:top w:val="none" w:sz="0" w:space="0" w:color="auto"/>
            <w:left w:val="none" w:sz="0" w:space="0" w:color="auto"/>
            <w:bottom w:val="none" w:sz="0" w:space="0" w:color="auto"/>
            <w:right w:val="none" w:sz="0" w:space="0" w:color="auto"/>
          </w:divBdr>
        </w:div>
        <w:div w:id="1993363063">
          <w:marLeft w:val="640"/>
          <w:marRight w:val="0"/>
          <w:marTop w:val="0"/>
          <w:marBottom w:val="0"/>
          <w:divBdr>
            <w:top w:val="none" w:sz="0" w:space="0" w:color="auto"/>
            <w:left w:val="none" w:sz="0" w:space="0" w:color="auto"/>
            <w:bottom w:val="none" w:sz="0" w:space="0" w:color="auto"/>
            <w:right w:val="none" w:sz="0" w:space="0" w:color="auto"/>
          </w:divBdr>
        </w:div>
        <w:div w:id="938412830">
          <w:marLeft w:val="640"/>
          <w:marRight w:val="0"/>
          <w:marTop w:val="0"/>
          <w:marBottom w:val="0"/>
          <w:divBdr>
            <w:top w:val="none" w:sz="0" w:space="0" w:color="auto"/>
            <w:left w:val="none" w:sz="0" w:space="0" w:color="auto"/>
            <w:bottom w:val="none" w:sz="0" w:space="0" w:color="auto"/>
            <w:right w:val="none" w:sz="0" w:space="0" w:color="auto"/>
          </w:divBdr>
        </w:div>
        <w:div w:id="459153560">
          <w:marLeft w:val="640"/>
          <w:marRight w:val="0"/>
          <w:marTop w:val="0"/>
          <w:marBottom w:val="0"/>
          <w:divBdr>
            <w:top w:val="none" w:sz="0" w:space="0" w:color="auto"/>
            <w:left w:val="none" w:sz="0" w:space="0" w:color="auto"/>
            <w:bottom w:val="none" w:sz="0" w:space="0" w:color="auto"/>
            <w:right w:val="none" w:sz="0" w:space="0" w:color="auto"/>
          </w:divBdr>
        </w:div>
        <w:div w:id="47269134">
          <w:marLeft w:val="640"/>
          <w:marRight w:val="0"/>
          <w:marTop w:val="0"/>
          <w:marBottom w:val="0"/>
          <w:divBdr>
            <w:top w:val="none" w:sz="0" w:space="0" w:color="auto"/>
            <w:left w:val="none" w:sz="0" w:space="0" w:color="auto"/>
            <w:bottom w:val="none" w:sz="0" w:space="0" w:color="auto"/>
            <w:right w:val="none" w:sz="0" w:space="0" w:color="auto"/>
          </w:divBdr>
        </w:div>
        <w:div w:id="915551761">
          <w:marLeft w:val="640"/>
          <w:marRight w:val="0"/>
          <w:marTop w:val="0"/>
          <w:marBottom w:val="0"/>
          <w:divBdr>
            <w:top w:val="none" w:sz="0" w:space="0" w:color="auto"/>
            <w:left w:val="none" w:sz="0" w:space="0" w:color="auto"/>
            <w:bottom w:val="none" w:sz="0" w:space="0" w:color="auto"/>
            <w:right w:val="none" w:sz="0" w:space="0" w:color="auto"/>
          </w:divBdr>
        </w:div>
        <w:div w:id="794952876">
          <w:marLeft w:val="640"/>
          <w:marRight w:val="0"/>
          <w:marTop w:val="0"/>
          <w:marBottom w:val="0"/>
          <w:divBdr>
            <w:top w:val="none" w:sz="0" w:space="0" w:color="auto"/>
            <w:left w:val="none" w:sz="0" w:space="0" w:color="auto"/>
            <w:bottom w:val="none" w:sz="0" w:space="0" w:color="auto"/>
            <w:right w:val="none" w:sz="0" w:space="0" w:color="auto"/>
          </w:divBdr>
        </w:div>
        <w:div w:id="951204430">
          <w:marLeft w:val="640"/>
          <w:marRight w:val="0"/>
          <w:marTop w:val="0"/>
          <w:marBottom w:val="0"/>
          <w:divBdr>
            <w:top w:val="none" w:sz="0" w:space="0" w:color="auto"/>
            <w:left w:val="none" w:sz="0" w:space="0" w:color="auto"/>
            <w:bottom w:val="none" w:sz="0" w:space="0" w:color="auto"/>
            <w:right w:val="none" w:sz="0" w:space="0" w:color="auto"/>
          </w:divBdr>
        </w:div>
        <w:div w:id="1447626307">
          <w:marLeft w:val="640"/>
          <w:marRight w:val="0"/>
          <w:marTop w:val="0"/>
          <w:marBottom w:val="0"/>
          <w:divBdr>
            <w:top w:val="none" w:sz="0" w:space="0" w:color="auto"/>
            <w:left w:val="none" w:sz="0" w:space="0" w:color="auto"/>
            <w:bottom w:val="none" w:sz="0" w:space="0" w:color="auto"/>
            <w:right w:val="none" w:sz="0" w:space="0" w:color="auto"/>
          </w:divBdr>
        </w:div>
        <w:div w:id="1313294042">
          <w:marLeft w:val="640"/>
          <w:marRight w:val="0"/>
          <w:marTop w:val="0"/>
          <w:marBottom w:val="0"/>
          <w:divBdr>
            <w:top w:val="none" w:sz="0" w:space="0" w:color="auto"/>
            <w:left w:val="none" w:sz="0" w:space="0" w:color="auto"/>
            <w:bottom w:val="none" w:sz="0" w:space="0" w:color="auto"/>
            <w:right w:val="none" w:sz="0" w:space="0" w:color="auto"/>
          </w:divBdr>
        </w:div>
        <w:div w:id="597106635">
          <w:marLeft w:val="640"/>
          <w:marRight w:val="0"/>
          <w:marTop w:val="0"/>
          <w:marBottom w:val="0"/>
          <w:divBdr>
            <w:top w:val="none" w:sz="0" w:space="0" w:color="auto"/>
            <w:left w:val="none" w:sz="0" w:space="0" w:color="auto"/>
            <w:bottom w:val="none" w:sz="0" w:space="0" w:color="auto"/>
            <w:right w:val="none" w:sz="0" w:space="0" w:color="auto"/>
          </w:divBdr>
        </w:div>
        <w:div w:id="1149518997">
          <w:marLeft w:val="640"/>
          <w:marRight w:val="0"/>
          <w:marTop w:val="0"/>
          <w:marBottom w:val="0"/>
          <w:divBdr>
            <w:top w:val="none" w:sz="0" w:space="0" w:color="auto"/>
            <w:left w:val="none" w:sz="0" w:space="0" w:color="auto"/>
            <w:bottom w:val="none" w:sz="0" w:space="0" w:color="auto"/>
            <w:right w:val="none" w:sz="0" w:space="0" w:color="auto"/>
          </w:divBdr>
        </w:div>
        <w:div w:id="900948860">
          <w:marLeft w:val="640"/>
          <w:marRight w:val="0"/>
          <w:marTop w:val="0"/>
          <w:marBottom w:val="0"/>
          <w:divBdr>
            <w:top w:val="none" w:sz="0" w:space="0" w:color="auto"/>
            <w:left w:val="none" w:sz="0" w:space="0" w:color="auto"/>
            <w:bottom w:val="none" w:sz="0" w:space="0" w:color="auto"/>
            <w:right w:val="none" w:sz="0" w:space="0" w:color="auto"/>
          </w:divBdr>
        </w:div>
        <w:div w:id="936642418">
          <w:marLeft w:val="640"/>
          <w:marRight w:val="0"/>
          <w:marTop w:val="0"/>
          <w:marBottom w:val="0"/>
          <w:divBdr>
            <w:top w:val="none" w:sz="0" w:space="0" w:color="auto"/>
            <w:left w:val="none" w:sz="0" w:space="0" w:color="auto"/>
            <w:bottom w:val="none" w:sz="0" w:space="0" w:color="auto"/>
            <w:right w:val="none" w:sz="0" w:space="0" w:color="auto"/>
          </w:divBdr>
        </w:div>
        <w:div w:id="1031950849">
          <w:marLeft w:val="640"/>
          <w:marRight w:val="0"/>
          <w:marTop w:val="0"/>
          <w:marBottom w:val="0"/>
          <w:divBdr>
            <w:top w:val="none" w:sz="0" w:space="0" w:color="auto"/>
            <w:left w:val="none" w:sz="0" w:space="0" w:color="auto"/>
            <w:bottom w:val="none" w:sz="0" w:space="0" w:color="auto"/>
            <w:right w:val="none" w:sz="0" w:space="0" w:color="auto"/>
          </w:divBdr>
        </w:div>
        <w:div w:id="2145732410">
          <w:marLeft w:val="640"/>
          <w:marRight w:val="0"/>
          <w:marTop w:val="0"/>
          <w:marBottom w:val="0"/>
          <w:divBdr>
            <w:top w:val="none" w:sz="0" w:space="0" w:color="auto"/>
            <w:left w:val="none" w:sz="0" w:space="0" w:color="auto"/>
            <w:bottom w:val="none" w:sz="0" w:space="0" w:color="auto"/>
            <w:right w:val="none" w:sz="0" w:space="0" w:color="auto"/>
          </w:divBdr>
        </w:div>
        <w:div w:id="664162349">
          <w:marLeft w:val="640"/>
          <w:marRight w:val="0"/>
          <w:marTop w:val="0"/>
          <w:marBottom w:val="0"/>
          <w:divBdr>
            <w:top w:val="none" w:sz="0" w:space="0" w:color="auto"/>
            <w:left w:val="none" w:sz="0" w:space="0" w:color="auto"/>
            <w:bottom w:val="none" w:sz="0" w:space="0" w:color="auto"/>
            <w:right w:val="none" w:sz="0" w:space="0" w:color="auto"/>
          </w:divBdr>
        </w:div>
        <w:div w:id="1664815870">
          <w:marLeft w:val="640"/>
          <w:marRight w:val="0"/>
          <w:marTop w:val="0"/>
          <w:marBottom w:val="0"/>
          <w:divBdr>
            <w:top w:val="none" w:sz="0" w:space="0" w:color="auto"/>
            <w:left w:val="none" w:sz="0" w:space="0" w:color="auto"/>
            <w:bottom w:val="none" w:sz="0" w:space="0" w:color="auto"/>
            <w:right w:val="none" w:sz="0" w:space="0" w:color="auto"/>
          </w:divBdr>
        </w:div>
        <w:div w:id="792942693">
          <w:marLeft w:val="640"/>
          <w:marRight w:val="0"/>
          <w:marTop w:val="0"/>
          <w:marBottom w:val="0"/>
          <w:divBdr>
            <w:top w:val="none" w:sz="0" w:space="0" w:color="auto"/>
            <w:left w:val="none" w:sz="0" w:space="0" w:color="auto"/>
            <w:bottom w:val="none" w:sz="0" w:space="0" w:color="auto"/>
            <w:right w:val="none" w:sz="0" w:space="0" w:color="auto"/>
          </w:divBdr>
        </w:div>
        <w:div w:id="1170409690">
          <w:marLeft w:val="640"/>
          <w:marRight w:val="0"/>
          <w:marTop w:val="0"/>
          <w:marBottom w:val="0"/>
          <w:divBdr>
            <w:top w:val="none" w:sz="0" w:space="0" w:color="auto"/>
            <w:left w:val="none" w:sz="0" w:space="0" w:color="auto"/>
            <w:bottom w:val="none" w:sz="0" w:space="0" w:color="auto"/>
            <w:right w:val="none" w:sz="0" w:space="0" w:color="auto"/>
          </w:divBdr>
        </w:div>
        <w:div w:id="736054927">
          <w:marLeft w:val="640"/>
          <w:marRight w:val="0"/>
          <w:marTop w:val="0"/>
          <w:marBottom w:val="0"/>
          <w:divBdr>
            <w:top w:val="none" w:sz="0" w:space="0" w:color="auto"/>
            <w:left w:val="none" w:sz="0" w:space="0" w:color="auto"/>
            <w:bottom w:val="none" w:sz="0" w:space="0" w:color="auto"/>
            <w:right w:val="none" w:sz="0" w:space="0" w:color="auto"/>
          </w:divBdr>
        </w:div>
        <w:div w:id="1690990274">
          <w:marLeft w:val="640"/>
          <w:marRight w:val="0"/>
          <w:marTop w:val="0"/>
          <w:marBottom w:val="0"/>
          <w:divBdr>
            <w:top w:val="none" w:sz="0" w:space="0" w:color="auto"/>
            <w:left w:val="none" w:sz="0" w:space="0" w:color="auto"/>
            <w:bottom w:val="none" w:sz="0" w:space="0" w:color="auto"/>
            <w:right w:val="none" w:sz="0" w:space="0" w:color="auto"/>
          </w:divBdr>
        </w:div>
        <w:div w:id="485436471">
          <w:marLeft w:val="640"/>
          <w:marRight w:val="0"/>
          <w:marTop w:val="0"/>
          <w:marBottom w:val="0"/>
          <w:divBdr>
            <w:top w:val="none" w:sz="0" w:space="0" w:color="auto"/>
            <w:left w:val="none" w:sz="0" w:space="0" w:color="auto"/>
            <w:bottom w:val="none" w:sz="0" w:space="0" w:color="auto"/>
            <w:right w:val="none" w:sz="0" w:space="0" w:color="auto"/>
          </w:divBdr>
        </w:div>
        <w:div w:id="1531410188">
          <w:marLeft w:val="640"/>
          <w:marRight w:val="0"/>
          <w:marTop w:val="0"/>
          <w:marBottom w:val="0"/>
          <w:divBdr>
            <w:top w:val="none" w:sz="0" w:space="0" w:color="auto"/>
            <w:left w:val="none" w:sz="0" w:space="0" w:color="auto"/>
            <w:bottom w:val="none" w:sz="0" w:space="0" w:color="auto"/>
            <w:right w:val="none" w:sz="0" w:space="0" w:color="auto"/>
          </w:divBdr>
        </w:div>
        <w:div w:id="910384418">
          <w:marLeft w:val="640"/>
          <w:marRight w:val="0"/>
          <w:marTop w:val="0"/>
          <w:marBottom w:val="0"/>
          <w:divBdr>
            <w:top w:val="none" w:sz="0" w:space="0" w:color="auto"/>
            <w:left w:val="none" w:sz="0" w:space="0" w:color="auto"/>
            <w:bottom w:val="none" w:sz="0" w:space="0" w:color="auto"/>
            <w:right w:val="none" w:sz="0" w:space="0" w:color="auto"/>
          </w:divBdr>
        </w:div>
        <w:div w:id="146553061">
          <w:marLeft w:val="640"/>
          <w:marRight w:val="0"/>
          <w:marTop w:val="0"/>
          <w:marBottom w:val="0"/>
          <w:divBdr>
            <w:top w:val="none" w:sz="0" w:space="0" w:color="auto"/>
            <w:left w:val="none" w:sz="0" w:space="0" w:color="auto"/>
            <w:bottom w:val="none" w:sz="0" w:space="0" w:color="auto"/>
            <w:right w:val="none" w:sz="0" w:space="0" w:color="auto"/>
          </w:divBdr>
        </w:div>
        <w:div w:id="1364401236">
          <w:marLeft w:val="640"/>
          <w:marRight w:val="0"/>
          <w:marTop w:val="0"/>
          <w:marBottom w:val="0"/>
          <w:divBdr>
            <w:top w:val="none" w:sz="0" w:space="0" w:color="auto"/>
            <w:left w:val="none" w:sz="0" w:space="0" w:color="auto"/>
            <w:bottom w:val="none" w:sz="0" w:space="0" w:color="auto"/>
            <w:right w:val="none" w:sz="0" w:space="0" w:color="auto"/>
          </w:divBdr>
        </w:div>
        <w:div w:id="1250701328">
          <w:marLeft w:val="640"/>
          <w:marRight w:val="0"/>
          <w:marTop w:val="0"/>
          <w:marBottom w:val="0"/>
          <w:divBdr>
            <w:top w:val="none" w:sz="0" w:space="0" w:color="auto"/>
            <w:left w:val="none" w:sz="0" w:space="0" w:color="auto"/>
            <w:bottom w:val="none" w:sz="0" w:space="0" w:color="auto"/>
            <w:right w:val="none" w:sz="0" w:space="0" w:color="auto"/>
          </w:divBdr>
        </w:div>
        <w:div w:id="1624993573">
          <w:marLeft w:val="640"/>
          <w:marRight w:val="0"/>
          <w:marTop w:val="0"/>
          <w:marBottom w:val="0"/>
          <w:divBdr>
            <w:top w:val="none" w:sz="0" w:space="0" w:color="auto"/>
            <w:left w:val="none" w:sz="0" w:space="0" w:color="auto"/>
            <w:bottom w:val="none" w:sz="0" w:space="0" w:color="auto"/>
            <w:right w:val="none" w:sz="0" w:space="0" w:color="auto"/>
          </w:divBdr>
        </w:div>
        <w:div w:id="253053784">
          <w:marLeft w:val="640"/>
          <w:marRight w:val="0"/>
          <w:marTop w:val="0"/>
          <w:marBottom w:val="0"/>
          <w:divBdr>
            <w:top w:val="none" w:sz="0" w:space="0" w:color="auto"/>
            <w:left w:val="none" w:sz="0" w:space="0" w:color="auto"/>
            <w:bottom w:val="none" w:sz="0" w:space="0" w:color="auto"/>
            <w:right w:val="none" w:sz="0" w:space="0" w:color="auto"/>
          </w:divBdr>
        </w:div>
        <w:div w:id="230965566">
          <w:marLeft w:val="640"/>
          <w:marRight w:val="0"/>
          <w:marTop w:val="0"/>
          <w:marBottom w:val="0"/>
          <w:divBdr>
            <w:top w:val="none" w:sz="0" w:space="0" w:color="auto"/>
            <w:left w:val="none" w:sz="0" w:space="0" w:color="auto"/>
            <w:bottom w:val="none" w:sz="0" w:space="0" w:color="auto"/>
            <w:right w:val="none" w:sz="0" w:space="0" w:color="auto"/>
          </w:divBdr>
        </w:div>
        <w:div w:id="287055232">
          <w:marLeft w:val="640"/>
          <w:marRight w:val="0"/>
          <w:marTop w:val="0"/>
          <w:marBottom w:val="0"/>
          <w:divBdr>
            <w:top w:val="none" w:sz="0" w:space="0" w:color="auto"/>
            <w:left w:val="none" w:sz="0" w:space="0" w:color="auto"/>
            <w:bottom w:val="none" w:sz="0" w:space="0" w:color="auto"/>
            <w:right w:val="none" w:sz="0" w:space="0" w:color="auto"/>
          </w:divBdr>
        </w:div>
        <w:div w:id="1367019900">
          <w:marLeft w:val="640"/>
          <w:marRight w:val="0"/>
          <w:marTop w:val="0"/>
          <w:marBottom w:val="0"/>
          <w:divBdr>
            <w:top w:val="none" w:sz="0" w:space="0" w:color="auto"/>
            <w:left w:val="none" w:sz="0" w:space="0" w:color="auto"/>
            <w:bottom w:val="none" w:sz="0" w:space="0" w:color="auto"/>
            <w:right w:val="none" w:sz="0" w:space="0" w:color="auto"/>
          </w:divBdr>
        </w:div>
        <w:div w:id="1212499848">
          <w:marLeft w:val="640"/>
          <w:marRight w:val="0"/>
          <w:marTop w:val="0"/>
          <w:marBottom w:val="0"/>
          <w:divBdr>
            <w:top w:val="none" w:sz="0" w:space="0" w:color="auto"/>
            <w:left w:val="none" w:sz="0" w:space="0" w:color="auto"/>
            <w:bottom w:val="none" w:sz="0" w:space="0" w:color="auto"/>
            <w:right w:val="none" w:sz="0" w:space="0" w:color="auto"/>
          </w:divBdr>
        </w:div>
        <w:div w:id="1489443714">
          <w:marLeft w:val="640"/>
          <w:marRight w:val="0"/>
          <w:marTop w:val="0"/>
          <w:marBottom w:val="0"/>
          <w:divBdr>
            <w:top w:val="none" w:sz="0" w:space="0" w:color="auto"/>
            <w:left w:val="none" w:sz="0" w:space="0" w:color="auto"/>
            <w:bottom w:val="none" w:sz="0" w:space="0" w:color="auto"/>
            <w:right w:val="none" w:sz="0" w:space="0" w:color="auto"/>
          </w:divBdr>
        </w:div>
        <w:div w:id="1530336435">
          <w:marLeft w:val="640"/>
          <w:marRight w:val="0"/>
          <w:marTop w:val="0"/>
          <w:marBottom w:val="0"/>
          <w:divBdr>
            <w:top w:val="none" w:sz="0" w:space="0" w:color="auto"/>
            <w:left w:val="none" w:sz="0" w:space="0" w:color="auto"/>
            <w:bottom w:val="none" w:sz="0" w:space="0" w:color="auto"/>
            <w:right w:val="none" w:sz="0" w:space="0" w:color="auto"/>
          </w:divBdr>
        </w:div>
        <w:div w:id="931625912">
          <w:marLeft w:val="640"/>
          <w:marRight w:val="0"/>
          <w:marTop w:val="0"/>
          <w:marBottom w:val="0"/>
          <w:divBdr>
            <w:top w:val="none" w:sz="0" w:space="0" w:color="auto"/>
            <w:left w:val="none" w:sz="0" w:space="0" w:color="auto"/>
            <w:bottom w:val="none" w:sz="0" w:space="0" w:color="auto"/>
            <w:right w:val="none" w:sz="0" w:space="0" w:color="auto"/>
          </w:divBdr>
        </w:div>
        <w:div w:id="1594901822">
          <w:marLeft w:val="640"/>
          <w:marRight w:val="0"/>
          <w:marTop w:val="0"/>
          <w:marBottom w:val="0"/>
          <w:divBdr>
            <w:top w:val="none" w:sz="0" w:space="0" w:color="auto"/>
            <w:left w:val="none" w:sz="0" w:space="0" w:color="auto"/>
            <w:bottom w:val="none" w:sz="0" w:space="0" w:color="auto"/>
            <w:right w:val="none" w:sz="0" w:space="0" w:color="auto"/>
          </w:divBdr>
        </w:div>
        <w:div w:id="1744137834">
          <w:marLeft w:val="640"/>
          <w:marRight w:val="0"/>
          <w:marTop w:val="0"/>
          <w:marBottom w:val="0"/>
          <w:divBdr>
            <w:top w:val="none" w:sz="0" w:space="0" w:color="auto"/>
            <w:left w:val="none" w:sz="0" w:space="0" w:color="auto"/>
            <w:bottom w:val="none" w:sz="0" w:space="0" w:color="auto"/>
            <w:right w:val="none" w:sz="0" w:space="0" w:color="auto"/>
          </w:divBdr>
        </w:div>
        <w:div w:id="236326896">
          <w:marLeft w:val="640"/>
          <w:marRight w:val="0"/>
          <w:marTop w:val="0"/>
          <w:marBottom w:val="0"/>
          <w:divBdr>
            <w:top w:val="none" w:sz="0" w:space="0" w:color="auto"/>
            <w:left w:val="none" w:sz="0" w:space="0" w:color="auto"/>
            <w:bottom w:val="none" w:sz="0" w:space="0" w:color="auto"/>
            <w:right w:val="none" w:sz="0" w:space="0" w:color="auto"/>
          </w:divBdr>
        </w:div>
        <w:div w:id="25837243">
          <w:marLeft w:val="640"/>
          <w:marRight w:val="0"/>
          <w:marTop w:val="0"/>
          <w:marBottom w:val="0"/>
          <w:divBdr>
            <w:top w:val="none" w:sz="0" w:space="0" w:color="auto"/>
            <w:left w:val="none" w:sz="0" w:space="0" w:color="auto"/>
            <w:bottom w:val="none" w:sz="0" w:space="0" w:color="auto"/>
            <w:right w:val="none" w:sz="0" w:space="0" w:color="auto"/>
          </w:divBdr>
        </w:div>
        <w:div w:id="751270532">
          <w:marLeft w:val="640"/>
          <w:marRight w:val="0"/>
          <w:marTop w:val="0"/>
          <w:marBottom w:val="0"/>
          <w:divBdr>
            <w:top w:val="none" w:sz="0" w:space="0" w:color="auto"/>
            <w:left w:val="none" w:sz="0" w:space="0" w:color="auto"/>
            <w:bottom w:val="none" w:sz="0" w:space="0" w:color="auto"/>
            <w:right w:val="none" w:sz="0" w:space="0" w:color="auto"/>
          </w:divBdr>
        </w:div>
        <w:div w:id="959412927">
          <w:marLeft w:val="640"/>
          <w:marRight w:val="0"/>
          <w:marTop w:val="0"/>
          <w:marBottom w:val="0"/>
          <w:divBdr>
            <w:top w:val="none" w:sz="0" w:space="0" w:color="auto"/>
            <w:left w:val="none" w:sz="0" w:space="0" w:color="auto"/>
            <w:bottom w:val="none" w:sz="0" w:space="0" w:color="auto"/>
            <w:right w:val="none" w:sz="0" w:space="0" w:color="auto"/>
          </w:divBdr>
        </w:div>
        <w:div w:id="450320792">
          <w:marLeft w:val="640"/>
          <w:marRight w:val="0"/>
          <w:marTop w:val="0"/>
          <w:marBottom w:val="0"/>
          <w:divBdr>
            <w:top w:val="none" w:sz="0" w:space="0" w:color="auto"/>
            <w:left w:val="none" w:sz="0" w:space="0" w:color="auto"/>
            <w:bottom w:val="none" w:sz="0" w:space="0" w:color="auto"/>
            <w:right w:val="none" w:sz="0" w:space="0" w:color="auto"/>
          </w:divBdr>
        </w:div>
        <w:div w:id="974991082">
          <w:marLeft w:val="640"/>
          <w:marRight w:val="0"/>
          <w:marTop w:val="0"/>
          <w:marBottom w:val="0"/>
          <w:divBdr>
            <w:top w:val="none" w:sz="0" w:space="0" w:color="auto"/>
            <w:left w:val="none" w:sz="0" w:space="0" w:color="auto"/>
            <w:bottom w:val="none" w:sz="0" w:space="0" w:color="auto"/>
            <w:right w:val="none" w:sz="0" w:space="0" w:color="auto"/>
          </w:divBdr>
        </w:div>
        <w:div w:id="1551073181">
          <w:marLeft w:val="640"/>
          <w:marRight w:val="0"/>
          <w:marTop w:val="0"/>
          <w:marBottom w:val="0"/>
          <w:divBdr>
            <w:top w:val="none" w:sz="0" w:space="0" w:color="auto"/>
            <w:left w:val="none" w:sz="0" w:space="0" w:color="auto"/>
            <w:bottom w:val="none" w:sz="0" w:space="0" w:color="auto"/>
            <w:right w:val="none" w:sz="0" w:space="0" w:color="auto"/>
          </w:divBdr>
        </w:div>
        <w:div w:id="1662468059">
          <w:marLeft w:val="640"/>
          <w:marRight w:val="0"/>
          <w:marTop w:val="0"/>
          <w:marBottom w:val="0"/>
          <w:divBdr>
            <w:top w:val="none" w:sz="0" w:space="0" w:color="auto"/>
            <w:left w:val="none" w:sz="0" w:space="0" w:color="auto"/>
            <w:bottom w:val="none" w:sz="0" w:space="0" w:color="auto"/>
            <w:right w:val="none" w:sz="0" w:space="0" w:color="auto"/>
          </w:divBdr>
        </w:div>
        <w:div w:id="1138497721">
          <w:marLeft w:val="640"/>
          <w:marRight w:val="0"/>
          <w:marTop w:val="0"/>
          <w:marBottom w:val="0"/>
          <w:divBdr>
            <w:top w:val="none" w:sz="0" w:space="0" w:color="auto"/>
            <w:left w:val="none" w:sz="0" w:space="0" w:color="auto"/>
            <w:bottom w:val="none" w:sz="0" w:space="0" w:color="auto"/>
            <w:right w:val="none" w:sz="0" w:space="0" w:color="auto"/>
          </w:divBdr>
        </w:div>
        <w:div w:id="159588185">
          <w:marLeft w:val="640"/>
          <w:marRight w:val="0"/>
          <w:marTop w:val="0"/>
          <w:marBottom w:val="0"/>
          <w:divBdr>
            <w:top w:val="none" w:sz="0" w:space="0" w:color="auto"/>
            <w:left w:val="none" w:sz="0" w:space="0" w:color="auto"/>
            <w:bottom w:val="none" w:sz="0" w:space="0" w:color="auto"/>
            <w:right w:val="none" w:sz="0" w:space="0" w:color="auto"/>
          </w:divBdr>
        </w:div>
        <w:div w:id="895551182">
          <w:marLeft w:val="640"/>
          <w:marRight w:val="0"/>
          <w:marTop w:val="0"/>
          <w:marBottom w:val="0"/>
          <w:divBdr>
            <w:top w:val="none" w:sz="0" w:space="0" w:color="auto"/>
            <w:left w:val="none" w:sz="0" w:space="0" w:color="auto"/>
            <w:bottom w:val="none" w:sz="0" w:space="0" w:color="auto"/>
            <w:right w:val="none" w:sz="0" w:space="0" w:color="auto"/>
          </w:divBdr>
        </w:div>
        <w:div w:id="90781325">
          <w:marLeft w:val="640"/>
          <w:marRight w:val="0"/>
          <w:marTop w:val="0"/>
          <w:marBottom w:val="0"/>
          <w:divBdr>
            <w:top w:val="none" w:sz="0" w:space="0" w:color="auto"/>
            <w:left w:val="none" w:sz="0" w:space="0" w:color="auto"/>
            <w:bottom w:val="none" w:sz="0" w:space="0" w:color="auto"/>
            <w:right w:val="none" w:sz="0" w:space="0" w:color="auto"/>
          </w:divBdr>
        </w:div>
        <w:div w:id="1177698333">
          <w:marLeft w:val="640"/>
          <w:marRight w:val="0"/>
          <w:marTop w:val="0"/>
          <w:marBottom w:val="0"/>
          <w:divBdr>
            <w:top w:val="none" w:sz="0" w:space="0" w:color="auto"/>
            <w:left w:val="none" w:sz="0" w:space="0" w:color="auto"/>
            <w:bottom w:val="none" w:sz="0" w:space="0" w:color="auto"/>
            <w:right w:val="none" w:sz="0" w:space="0" w:color="auto"/>
          </w:divBdr>
        </w:div>
        <w:div w:id="1054546247">
          <w:marLeft w:val="640"/>
          <w:marRight w:val="0"/>
          <w:marTop w:val="0"/>
          <w:marBottom w:val="0"/>
          <w:divBdr>
            <w:top w:val="none" w:sz="0" w:space="0" w:color="auto"/>
            <w:left w:val="none" w:sz="0" w:space="0" w:color="auto"/>
            <w:bottom w:val="none" w:sz="0" w:space="0" w:color="auto"/>
            <w:right w:val="none" w:sz="0" w:space="0" w:color="auto"/>
          </w:divBdr>
        </w:div>
        <w:div w:id="1246839688">
          <w:marLeft w:val="640"/>
          <w:marRight w:val="0"/>
          <w:marTop w:val="0"/>
          <w:marBottom w:val="0"/>
          <w:divBdr>
            <w:top w:val="none" w:sz="0" w:space="0" w:color="auto"/>
            <w:left w:val="none" w:sz="0" w:space="0" w:color="auto"/>
            <w:bottom w:val="none" w:sz="0" w:space="0" w:color="auto"/>
            <w:right w:val="none" w:sz="0" w:space="0" w:color="auto"/>
          </w:divBdr>
        </w:div>
        <w:div w:id="1312173997">
          <w:marLeft w:val="640"/>
          <w:marRight w:val="0"/>
          <w:marTop w:val="0"/>
          <w:marBottom w:val="0"/>
          <w:divBdr>
            <w:top w:val="none" w:sz="0" w:space="0" w:color="auto"/>
            <w:left w:val="none" w:sz="0" w:space="0" w:color="auto"/>
            <w:bottom w:val="none" w:sz="0" w:space="0" w:color="auto"/>
            <w:right w:val="none" w:sz="0" w:space="0" w:color="auto"/>
          </w:divBdr>
        </w:div>
        <w:div w:id="286930852">
          <w:marLeft w:val="640"/>
          <w:marRight w:val="0"/>
          <w:marTop w:val="0"/>
          <w:marBottom w:val="0"/>
          <w:divBdr>
            <w:top w:val="none" w:sz="0" w:space="0" w:color="auto"/>
            <w:left w:val="none" w:sz="0" w:space="0" w:color="auto"/>
            <w:bottom w:val="none" w:sz="0" w:space="0" w:color="auto"/>
            <w:right w:val="none" w:sz="0" w:space="0" w:color="auto"/>
          </w:divBdr>
        </w:div>
        <w:div w:id="426657322">
          <w:marLeft w:val="640"/>
          <w:marRight w:val="0"/>
          <w:marTop w:val="0"/>
          <w:marBottom w:val="0"/>
          <w:divBdr>
            <w:top w:val="none" w:sz="0" w:space="0" w:color="auto"/>
            <w:left w:val="none" w:sz="0" w:space="0" w:color="auto"/>
            <w:bottom w:val="none" w:sz="0" w:space="0" w:color="auto"/>
            <w:right w:val="none" w:sz="0" w:space="0" w:color="auto"/>
          </w:divBdr>
        </w:div>
        <w:div w:id="1745032929">
          <w:marLeft w:val="640"/>
          <w:marRight w:val="0"/>
          <w:marTop w:val="0"/>
          <w:marBottom w:val="0"/>
          <w:divBdr>
            <w:top w:val="none" w:sz="0" w:space="0" w:color="auto"/>
            <w:left w:val="none" w:sz="0" w:space="0" w:color="auto"/>
            <w:bottom w:val="none" w:sz="0" w:space="0" w:color="auto"/>
            <w:right w:val="none" w:sz="0" w:space="0" w:color="auto"/>
          </w:divBdr>
        </w:div>
        <w:div w:id="1294171448">
          <w:marLeft w:val="640"/>
          <w:marRight w:val="0"/>
          <w:marTop w:val="0"/>
          <w:marBottom w:val="0"/>
          <w:divBdr>
            <w:top w:val="none" w:sz="0" w:space="0" w:color="auto"/>
            <w:left w:val="none" w:sz="0" w:space="0" w:color="auto"/>
            <w:bottom w:val="none" w:sz="0" w:space="0" w:color="auto"/>
            <w:right w:val="none" w:sz="0" w:space="0" w:color="auto"/>
          </w:divBdr>
        </w:div>
        <w:div w:id="1998150525">
          <w:marLeft w:val="640"/>
          <w:marRight w:val="0"/>
          <w:marTop w:val="0"/>
          <w:marBottom w:val="0"/>
          <w:divBdr>
            <w:top w:val="none" w:sz="0" w:space="0" w:color="auto"/>
            <w:left w:val="none" w:sz="0" w:space="0" w:color="auto"/>
            <w:bottom w:val="none" w:sz="0" w:space="0" w:color="auto"/>
            <w:right w:val="none" w:sz="0" w:space="0" w:color="auto"/>
          </w:divBdr>
        </w:div>
        <w:div w:id="1976791882">
          <w:marLeft w:val="640"/>
          <w:marRight w:val="0"/>
          <w:marTop w:val="0"/>
          <w:marBottom w:val="0"/>
          <w:divBdr>
            <w:top w:val="none" w:sz="0" w:space="0" w:color="auto"/>
            <w:left w:val="none" w:sz="0" w:space="0" w:color="auto"/>
            <w:bottom w:val="none" w:sz="0" w:space="0" w:color="auto"/>
            <w:right w:val="none" w:sz="0" w:space="0" w:color="auto"/>
          </w:divBdr>
        </w:div>
        <w:div w:id="442966391">
          <w:marLeft w:val="640"/>
          <w:marRight w:val="0"/>
          <w:marTop w:val="0"/>
          <w:marBottom w:val="0"/>
          <w:divBdr>
            <w:top w:val="none" w:sz="0" w:space="0" w:color="auto"/>
            <w:left w:val="none" w:sz="0" w:space="0" w:color="auto"/>
            <w:bottom w:val="none" w:sz="0" w:space="0" w:color="auto"/>
            <w:right w:val="none" w:sz="0" w:space="0" w:color="auto"/>
          </w:divBdr>
        </w:div>
        <w:div w:id="1911114840">
          <w:marLeft w:val="640"/>
          <w:marRight w:val="0"/>
          <w:marTop w:val="0"/>
          <w:marBottom w:val="0"/>
          <w:divBdr>
            <w:top w:val="none" w:sz="0" w:space="0" w:color="auto"/>
            <w:left w:val="none" w:sz="0" w:space="0" w:color="auto"/>
            <w:bottom w:val="none" w:sz="0" w:space="0" w:color="auto"/>
            <w:right w:val="none" w:sz="0" w:space="0" w:color="auto"/>
          </w:divBdr>
        </w:div>
        <w:div w:id="1946961513">
          <w:marLeft w:val="640"/>
          <w:marRight w:val="0"/>
          <w:marTop w:val="0"/>
          <w:marBottom w:val="0"/>
          <w:divBdr>
            <w:top w:val="none" w:sz="0" w:space="0" w:color="auto"/>
            <w:left w:val="none" w:sz="0" w:space="0" w:color="auto"/>
            <w:bottom w:val="none" w:sz="0" w:space="0" w:color="auto"/>
            <w:right w:val="none" w:sz="0" w:space="0" w:color="auto"/>
          </w:divBdr>
        </w:div>
        <w:div w:id="1169906051">
          <w:marLeft w:val="640"/>
          <w:marRight w:val="0"/>
          <w:marTop w:val="0"/>
          <w:marBottom w:val="0"/>
          <w:divBdr>
            <w:top w:val="none" w:sz="0" w:space="0" w:color="auto"/>
            <w:left w:val="none" w:sz="0" w:space="0" w:color="auto"/>
            <w:bottom w:val="none" w:sz="0" w:space="0" w:color="auto"/>
            <w:right w:val="none" w:sz="0" w:space="0" w:color="auto"/>
          </w:divBdr>
        </w:div>
        <w:div w:id="536049709">
          <w:marLeft w:val="640"/>
          <w:marRight w:val="0"/>
          <w:marTop w:val="0"/>
          <w:marBottom w:val="0"/>
          <w:divBdr>
            <w:top w:val="none" w:sz="0" w:space="0" w:color="auto"/>
            <w:left w:val="none" w:sz="0" w:space="0" w:color="auto"/>
            <w:bottom w:val="none" w:sz="0" w:space="0" w:color="auto"/>
            <w:right w:val="none" w:sz="0" w:space="0" w:color="auto"/>
          </w:divBdr>
        </w:div>
        <w:div w:id="327293321">
          <w:marLeft w:val="640"/>
          <w:marRight w:val="0"/>
          <w:marTop w:val="0"/>
          <w:marBottom w:val="0"/>
          <w:divBdr>
            <w:top w:val="none" w:sz="0" w:space="0" w:color="auto"/>
            <w:left w:val="none" w:sz="0" w:space="0" w:color="auto"/>
            <w:bottom w:val="none" w:sz="0" w:space="0" w:color="auto"/>
            <w:right w:val="none" w:sz="0" w:space="0" w:color="auto"/>
          </w:divBdr>
        </w:div>
        <w:div w:id="583030288">
          <w:marLeft w:val="640"/>
          <w:marRight w:val="0"/>
          <w:marTop w:val="0"/>
          <w:marBottom w:val="0"/>
          <w:divBdr>
            <w:top w:val="none" w:sz="0" w:space="0" w:color="auto"/>
            <w:left w:val="none" w:sz="0" w:space="0" w:color="auto"/>
            <w:bottom w:val="none" w:sz="0" w:space="0" w:color="auto"/>
            <w:right w:val="none" w:sz="0" w:space="0" w:color="auto"/>
          </w:divBdr>
        </w:div>
        <w:div w:id="1074006816">
          <w:marLeft w:val="640"/>
          <w:marRight w:val="0"/>
          <w:marTop w:val="0"/>
          <w:marBottom w:val="0"/>
          <w:divBdr>
            <w:top w:val="none" w:sz="0" w:space="0" w:color="auto"/>
            <w:left w:val="none" w:sz="0" w:space="0" w:color="auto"/>
            <w:bottom w:val="none" w:sz="0" w:space="0" w:color="auto"/>
            <w:right w:val="none" w:sz="0" w:space="0" w:color="auto"/>
          </w:divBdr>
        </w:div>
        <w:div w:id="1578053419">
          <w:marLeft w:val="640"/>
          <w:marRight w:val="0"/>
          <w:marTop w:val="0"/>
          <w:marBottom w:val="0"/>
          <w:divBdr>
            <w:top w:val="none" w:sz="0" w:space="0" w:color="auto"/>
            <w:left w:val="none" w:sz="0" w:space="0" w:color="auto"/>
            <w:bottom w:val="none" w:sz="0" w:space="0" w:color="auto"/>
            <w:right w:val="none" w:sz="0" w:space="0" w:color="auto"/>
          </w:divBdr>
        </w:div>
        <w:div w:id="743142424">
          <w:marLeft w:val="640"/>
          <w:marRight w:val="0"/>
          <w:marTop w:val="0"/>
          <w:marBottom w:val="0"/>
          <w:divBdr>
            <w:top w:val="none" w:sz="0" w:space="0" w:color="auto"/>
            <w:left w:val="none" w:sz="0" w:space="0" w:color="auto"/>
            <w:bottom w:val="none" w:sz="0" w:space="0" w:color="auto"/>
            <w:right w:val="none" w:sz="0" w:space="0" w:color="auto"/>
          </w:divBdr>
        </w:div>
        <w:div w:id="1708292410">
          <w:marLeft w:val="640"/>
          <w:marRight w:val="0"/>
          <w:marTop w:val="0"/>
          <w:marBottom w:val="0"/>
          <w:divBdr>
            <w:top w:val="none" w:sz="0" w:space="0" w:color="auto"/>
            <w:left w:val="none" w:sz="0" w:space="0" w:color="auto"/>
            <w:bottom w:val="none" w:sz="0" w:space="0" w:color="auto"/>
            <w:right w:val="none" w:sz="0" w:space="0" w:color="auto"/>
          </w:divBdr>
        </w:div>
        <w:div w:id="1384597885">
          <w:marLeft w:val="640"/>
          <w:marRight w:val="0"/>
          <w:marTop w:val="0"/>
          <w:marBottom w:val="0"/>
          <w:divBdr>
            <w:top w:val="none" w:sz="0" w:space="0" w:color="auto"/>
            <w:left w:val="none" w:sz="0" w:space="0" w:color="auto"/>
            <w:bottom w:val="none" w:sz="0" w:space="0" w:color="auto"/>
            <w:right w:val="none" w:sz="0" w:space="0" w:color="auto"/>
          </w:divBdr>
        </w:div>
        <w:div w:id="1432049978">
          <w:marLeft w:val="640"/>
          <w:marRight w:val="0"/>
          <w:marTop w:val="0"/>
          <w:marBottom w:val="0"/>
          <w:divBdr>
            <w:top w:val="none" w:sz="0" w:space="0" w:color="auto"/>
            <w:left w:val="none" w:sz="0" w:space="0" w:color="auto"/>
            <w:bottom w:val="none" w:sz="0" w:space="0" w:color="auto"/>
            <w:right w:val="none" w:sz="0" w:space="0" w:color="auto"/>
          </w:divBdr>
        </w:div>
        <w:div w:id="783378039">
          <w:marLeft w:val="640"/>
          <w:marRight w:val="0"/>
          <w:marTop w:val="0"/>
          <w:marBottom w:val="0"/>
          <w:divBdr>
            <w:top w:val="none" w:sz="0" w:space="0" w:color="auto"/>
            <w:left w:val="none" w:sz="0" w:space="0" w:color="auto"/>
            <w:bottom w:val="none" w:sz="0" w:space="0" w:color="auto"/>
            <w:right w:val="none" w:sz="0" w:space="0" w:color="auto"/>
          </w:divBdr>
        </w:div>
        <w:div w:id="99960130">
          <w:marLeft w:val="640"/>
          <w:marRight w:val="0"/>
          <w:marTop w:val="0"/>
          <w:marBottom w:val="0"/>
          <w:divBdr>
            <w:top w:val="none" w:sz="0" w:space="0" w:color="auto"/>
            <w:left w:val="none" w:sz="0" w:space="0" w:color="auto"/>
            <w:bottom w:val="none" w:sz="0" w:space="0" w:color="auto"/>
            <w:right w:val="none" w:sz="0" w:space="0" w:color="auto"/>
          </w:divBdr>
        </w:div>
        <w:div w:id="23216835">
          <w:marLeft w:val="640"/>
          <w:marRight w:val="0"/>
          <w:marTop w:val="0"/>
          <w:marBottom w:val="0"/>
          <w:divBdr>
            <w:top w:val="none" w:sz="0" w:space="0" w:color="auto"/>
            <w:left w:val="none" w:sz="0" w:space="0" w:color="auto"/>
            <w:bottom w:val="none" w:sz="0" w:space="0" w:color="auto"/>
            <w:right w:val="none" w:sz="0" w:space="0" w:color="auto"/>
          </w:divBdr>
        </w:div>
        <w:div w:id="1322584331">
          <w:marLeft w:val="640"/>
          <w:marRight w:val="0"/>
          <w:marTop w:val="0"/>
          <w:marBottom w:val="0"/>
          <w:divBdr>
            <w:top w:val="none" w:sz="0" w:space="0" w:color="auto"/>
            <w:left w:val="none" w:sz="0" w:space="0" w:color="auto"/>
            <w:bottom w:val="none" w:sz="0" w:space="0" w:color="auto"/>
            <w:right w:val="none" w:sz="0" w:space="0" w:color="auto"/>
          </w:divBdr>
        </w:div>
        <w:div w:id="1805200904">
          <w:marLeft w:val="640"/>
          <w:marRight w:val="0"/>
          <w:marTop w:val="0"/>
          <w:marBottom w:val="0"/>
          <w:divBdr>
            <w:top w:val="none" w:sz="0" w:space="0" w:color="auto"/>
            <w:left w:val="none" w:sz="0" w:space="0" w:color="auto"/>
            <w:bottom w:val="none" w:sz="0" w:space="0" w:color="auto"/>
            <w:right w:val="none" w:sz="0" w:space="0" w:color="auto"/>
          </w:divBdr>
        </w:div>
      </w:divsChild>
    </w:div>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3948524">
      <w:bodyDiv w:val="1"/>
      <w:marLeft w:val="0"/>
      <w:marRight w:val="0"/>
      <w:marTop w:val="0"/>
      <w:marBottom w:val="0"/>
      <w:divBdr>
        <w:top w:val="none" w:sz="0" w:space="0" w:color="auto"/>
        <w:left w:val="none" w:sz="0" w:space="0" w:color="auto"/>
        <w:bottom w:val="none" w:sz="0" w:space="0" w:color="auto"/>
        <w:right w:val="none" w:sz="0" w:space="0" w:color="auto"/>
      </w:divBdr>
      <w:divsChild>
        <w:div w:id="1447046376">
          <w:marLeft w:val="640"/>
          <w:marRight w:val="0"/>
          <w:marTop w:val="0"/>
          <w:marBottom w:val="0"/>
          <w:divBdr>
            <w:top w:val="none" w:sz="0" w:space="0" w:color="auto"/>
            <w:left w:val="none" w:sz="0" w:space="0" w:color="auto"/>
            <w:bottom w:val="none" w:sz="0" w:space="0" w:color="auto"/>
            <w:right w:val="none" w:sz="0" w:space="0" w:color="auto"/>
          </w:divBdr>
        </w:div>
        <w:div w:id="1225604520">
          <w:marLeft w:val="640"/>
          <w:marRight w:val="0"/>
          <w:marTop w:val="0"/>
          <w:marBottom w:val="0"/>
          <w:divBdr>
            <w:top w:val="none" w:sz="0" w:space="0" w:color="auto"/>
            <w:left w:val="none" w:sz="0" w:space="0" w:color="auto"/>
            <w:bottom w:val="none" w:sz="0" w:space="0" w:color="auto"/>
            <w:right w:val="none" w:sz="0" w:space="0" w:color="auto"/>
          </w:divBdr>
        </w:div>
        <w:div w:id="50034007">
          <w:marLeft w:val="640"/>
          <w:marRight w:val="0"/>
          <w:marTop w:val="0"/>
          <w:marBottom w:val="0"/>
          <w:divBdr>
            <w:top w:val="none" w:sz="0" w:space="0" w:color="auto"/>
            <w:left w:val="none" w:sz="0" w:space="0" w:color="auto"/>
            <w:bottom w:val="none" w:sz="0" w:space="0" w:color="auto"/>
            <w:right w:val="none" w:sz="0" w:space="0" w:color="auto"/>
          </w:divBdr>
        </w:div>
        <w:div w:id="1170754333">
          <w:marLeft w:val="640"/>
          <w:marRight w:val="0"/>
          <w:marTop w:val="0"/>
          <w:marBottom w:val="0"/>
          <w:divBdr>
            <w:top w:val="none" w:sz="0" w:space="0" w:color="auto"/>
            <w:left w:val="none" w:sz="0" w:space="0" w:color="auto"/>
            <w:bottom w:val="none" w:sz="0" w:space="0" w:color="auto"/>
            <w:right w:val="none" w:sz="0" w:space="0" w:color="auto"/>
          </w:divBdr>
        </w:div>
        <w:div w:id="858082858">
          <w:marLeft w:val="640"/>
          <w:marRight w:val="0"/>
          <w:marTop w:val="0"/>
          <w:marBottom w:val="0"/>
          <w:divBdr>
            <w:top w:val="none" w:sz="0" w:space="0" w:color="auto"/>
            <w:left w:val="none" w:sz="0" w:space="0" w:color="auto"/>
            <w:bottom w:val="none" w:sz="0" w:space="0" w:color="auto"/>
            <w:right w:val="none" w:sz="0" w:space="0" w:color="auto"/>
          </w:divBdr>
        </w:div>
        <w:div w:id="1140881157">
          <w:marLeft w:val="640"/>
          <w:marRight w:val="0"/>
          <w:marTop w:val="0"/>
          <w:marBottom w:val="0"/>
          <w:divBdr>
            <w:top w:val="none" w:sz="0" w:space="0" w:color="auto"/>
            <w:left w:val="none" w:sz="0" w:space="0" w:color="auto"/>
            <w:bottom w:val="none" w:sz="0" w:space="0" w:color="auto"/>
            <w:right w:val="none" w:sz="0" w:space="0" w:color="auto"/>
          </w:divBdr>
        </w:div>
        <w:div w:id="337780721">
          <w:marLeft w:val="640"/>
          <w:marRight w:val="0"/>
          <w:marTop w:val="0"/>
          <w:marBottom w:val="0"/>
          <w:divBdr>
            <w:top w:val="none" w:sz="0" w:space="0" w:color="auto"/>
            <w:left w:val="none" w:sz="0" w:space="0" w:color="auto"/>
            <w:bottom w:val="none" w:sz="0" w:space="0" w:color="auto"/>
            <w:right w:val="none" w:sz="0" w:space="0" w:color="auto"/>
          </w:divBdr>
        </w:div>
        <w:div w:id="1755666903">
          <w:marLeft w:val="640"/>
          <w:marRight w:val="0"/>
          <w:marTop w:val="0"/>
          <w:marBottom w:val="0"/>
          <w:divBdr>
            <w:top w:val="none" w:sz="0" w:space="0" w:color="auto"/>
            <w:left w:val="none" w:sz="0" w:space="0" w:color="auto"/>
            <w:bottom w:val="none" w:sz="0" w:space="0" w:color="auto"/>
            <w:right w:val="none" w:sz="0" w:space="0" w:color="auto"/>
          </w:divBdr>
        </w:div>
        <w:div w:id="838153676">
          <w:marLeft w:val="640"/>
          <w:marRight w:val="0"/>
          <w:marTop w:val="0"/>
          <w:marBottom w:val="0"/>
          <w:divBdr>
            <w:top w:val="none" w:sz="0" w:space="0" w:color="auto"/>
            <w:left w:val="none" w:sz="0" w:space="0" w:color="auto"/>
            <w:bottom w:val="none" w:sz="0" w:space="0" w:color="auto"/>
            <w:right w:val="none" w:sz="0" w:space="0" w:color="auto"/>
          </w:divBdr>
        </w:div>
        <w:div w:id="1811089778">
          <w:marLeft w:val="640"/>
          <w:marRight w:val="0"/>
          <w:marTop w:val="0"/>
          <w:marBottom w:val="0"/>
          <w:divBdr>
            <w:top w:val="none" w:sz="0" w:space="0" w:color="auto"/>
            <w:left w:val="none" w:sz="0" w:space="0" w:color="auto"/>
            <w:bottom w:val="none" w:sz="0" w:space="0" w:color="auto"/>
            <w:right w:val="none" w:sz="0" w:space="0" w:color="auto"/>
          </w:divBdr>
        </w:div>
        <w:div w:id="1636905822">
          <w:marLeft w:val="640"/>
          <w:marRight w:val="0"/>
          <w:marTop w:val="0"/>
          <w:marBottom w:val="0"/>
          <w:divBdr>
            <w:top w:val="none" w:sz="0" w:space="0" w:color="auto"/>
            <w:left w:val="none" w:sz="0" w:space="0" w:color="auto"/>
            <w:bottom w:val="none" w:sz="0" w:space="0" w:color="auto"/>
            <w:right w:val="none" w:sz="0" w:space="0" w:color="auto"/>
          </w:divBdr>
        </w:div>
        <w:div w:id="694769777">
          <w:marLeft w:val="640"/>
          <w:marRight w:val="0"/>
          <w:marTop w:val="0"/>
          <w:marBottom w:val="0"/>
          <w:divBdr>
            <w:top w:val="none" w:sz="0" w:space="0" w:color="auto"/>
            <w:left w:val="none" w:sz="0" w:space="0" w:color="auto"/>
            <w:bottom w:val="none" w:sz="0" w:space="0" w:color="auto"/>
            <w:right w:val="none" w:sz="0" w:space="0" w:color="auto"/>
          </w:divBdr>
        </w:div>
        <w:div w:id="9724197">
          <w:marLeft w:val="640"/>
          <w:marRight w:val="0"/>
          <w:marTop w:val="0"/>
          <w:marBottom w:val="0"/>
          <w:divBdr>
            <w:top w:val="none" w:sz="0" w:space="0" w:color="auto"/>
            <w:left w:val="none" w:sz="0" w:space="0" w:color="auto"/>
            <w:bottom w:val="none" w:sz="0" w:space="0" w:color="auto"/>
            <w:right w:val="none" w:sz="0" w:space="0" w:color="auto"/>
          </w:divBdr>
        </w:div>
        <w:div w:id="1930700261">
          <w:marLeft w:val="640"/>
          <w:marRight w:val="0"/>
          <w:marTop w:val="0"/>
          <w:marBottom w:val="0"/>
          <w:divBdr>
            <w:top w:val="none" w:sz="0" w:space="0" w:color="auto"/>
            <w:left w:val="none" w:sz="0" w:space="0" w:color="auto"/>
            <w:bottom w:val="none" w:sz="0" w:space="0" w:color="auto"/>
            <w:right w:val="none" w:sz="0" w:space="0" w:color="auto"/>
          </w:divBdr>
        </w:div>
        <w:div w:id="1146628992">
          <w:marLeft w:val="640"/>
          <w:marRight w:val="0"/>
          <w:marTop w:val="0"/>
          <w:marBottom w:val="0"/>
          <w:divBdr>
            <w:top w:val="none" w:sz="0" w:space="0" w:color="auto"/>
            <w:left w:val="none" w:sz="0" w:space="0" w:color="auto"/>
            <w:bottom w:val="none" w:sz="0" w:space="0" w:color="auto"/>
            <w:right w:val="none" w:sz="0" w:space="0" w:color="auto"/>
          </w:divBdr>
        </w:div>
        <w:div w:id="1500348302">
          <w:marLeft w:val="640"/>
          <w:marRight w:val="0"/>
          <w:marTop w:val="0"/>
          <w:marBottom w:val="0"/>
          <w:divBdr>
            <w:top w:val="none" w:sz="0" w:space="0" w:color="auto"/>
            <w:left w:val="none" w:sz="0" w:space="0" w:color="auto"/>
            <w:bottom w:val="none" w:sz="0" w:space="0" w:color="auto"/>
            <w:right w:val="none" w:sz="0" w:space="0" w:color="auto"/>
          </w:divBdr>
        </w:div>
        <w:div w:id="294992565">
          <w:marLeft w:val="640"/>
          <w:marRight w:val="0"/>
          <w:marTop w:val="0"/>
          <w:marBottom w:val="0"/>
          <w:divBdr>
            <w:top w:val="none" w:sz="0" w:space="0" w:color="auto"/>
            <w:left w:val="none" w:sz="0" w:space="0" w:color="auto"/>
            <w:bottom w:val="none" w:sz="0" w:space="0" w:color="auto"/>
            <w:right w:val="none" w:sz="0" w:space="0" w:color="auto"/>
          </w:divBdr>
        </w:div>
        <w:div w:id="1382482635">
          <w:marLeft w:val="640"/>
          <w:marRight w:val="0"/>
          <w:marTop w:val="0"/>
          <w:marBottom w:val="0"/>
          <w:divBdr>
            <w:top w:val="none" w:sz="0" w:space="0" w:color="auto"/>
            <w:left w:val="none" w:sz="0" w:space="0" w:color="auto"/>
            <w:bottom w:val="none" w:sz="0" w:space="0" w:color="auto"/>
            <w:right w:val="none" w:sz="0" w:space="0" w:color="auto"/>
          </w:divBdr>
        </w:div>
        <w:div w:id="638221161">
          <w:marLeft w:val="640"/>
          <w:marRight w:val="0"/>
          <w:marTop w:val="0"/>
          <w:marBottom w:val="0"/>
          <w:divBdr>
            <w:top w:val="none" w:sz="0" w:space="0" w:color="auto"/>
            <w:left w:val="none" w:sz="0" w:space="0" w:color="auto"/>
            <w:bottom w:val="none" w:sz="0" w:space="0" w:color="auto"/>
            <w:right w:val="none" w:sz="0" w:space="0" w:color="auto"/>
          </w:divBdr>
        </w:div>
        <w:div w:id="562913681">
          <w:marLeft w:val="640"/>
          <w:marRight w:val="0"/>
          <w:marTop w:val="0"/>
          <w:marBottom w:val="0"/>
          <w:divBdr>
            <w:top w:val="none" w:sz="0" w:space="0" w:color="auto"/>
            <w:left w:val="none" w:sz="0" w:space="0" w:color="auto"/>
            <w:bottom w:val="none" w:sz="0" w:space="0" w:color="auto"/>
            <w:right w:val="none" w:sz="0" w:space="0" w:color="auto"/>
          </w:divBdr>
        </w:div>
        <w:div w:id="253131773">
          <w:marLeft w:val="640"/>
          <w:marRight w:val="0"/>
          <w:marTop w:val="0"/>
          <w:marBottom w:val="0"/>
          <w:divBdr>
            <w:top w:val="none" w:sz="0" w:space="0" w:color="auto"/>
            <w:left w:val="none" w:sz="0" w:space="0" w:color="auto"/>
            <w:bottom w:val="none" w:sz="0" w:space="0" w:color="auto"/>
            <w:right w:val="none" w:sz="0" w:space="0" w:color="auto"/>
          </w:divBdr>
        </w:div>
        <w:div w:id="928542395">
          <w:marLeft w:val="640"/>
          <w:marRight w:val="0"/>
          <w:marTop w:val="0"/>
          <w:marBottom w:val="0"/>
          <w:divBdr>
            <w:top w:val="none" w:sz="0" w:space="0" w:color="auto"/>
            <w:left w:val="none" w:sz="0" w:space="0" w:color="auto"/>
            <w:bottom w:val="none" w:sz="0" w:space="0" w:color="auto"/>
            <w:right w:val="none" w:sz="0" w:space="0" w:color="auto"/>
          </w:divBdr>
        </w:div>
        <w:div w:id="510996001">
          <w:marLeft w:val="640"/>
          <w:marRight w:val="0"/>
          <w:marTop w:val="0"/>
          <w:marBottom w:val="0"/>
          <w:divBdr>
            <w:top w:val="none" w:sz="0" w:space="0" w:color="auto"/>
            <w:left w:val="none" w:sz="0" w:space="0" w:color="auto"/>
            <w:bottom w:val="none" w:sz="0" w:space="0" w:color="auto"/>
            <w:right w:val="none" w:sz="0" w:space="0" w:color="auto"/>
          </w:divBdr>
        </w:div>
        <w:div w:id="972756122">
          <w:marLeft w:val="640"/>
          <w:marRight w:val="0"/>
          <w:marTop w:val="0"/>
          <w:marBottom w:val="0"/>
          <w:divBdr>
            <w:top w:val="none" w:sz="0" w:space="0" w:color="auto"/>
            <w:left w:val="none" w:sz="0" w:space="0" w:color="auto"/>
            <w:bottom w:val="none" w:sz="0" w:space="0" w:color="auto"/>
            <w:right w:val="none" w:sz="0" w:space="0" w:color="auto"/>
          </w:divBdr>
        </w:div>
        <w:div w:id="1639604286">
          <w:marLeft w:val="640"/>
          <w:marRight w:val="0"/>
          <w:marTop w:val="0"/>
          <w:marBottom w:val="0"/>
          <w:divBdr>
            <w:top w:val="none" w:sz="0" w:space="0" w:color="auto"/>
            <w:left w:val="none" w:sz="0" w:space="0" w:color="auto"/>
            <w:bottom w:val="none" w:sz="0" w:space="0" w:color="auto"/>
            <w:right w:val="none" w:sz="0" w:space="0" w:color="auto"/>
          </w:divBdr>
        </w:div>
        <w:div w:id="1350990098">
          <w:marLeft w:val="640"/>
          <w:marRight w:val="0"/>
          <w:marTop w:val="0"/>
          <w:marBottom w:val="0"/>
          <w:divBdr>
            <w:top w:val="none" w:sz="0" w:space="0" w:color="auto"/>
            <w:left w:val="none" w:sz="0" w:space="0" w:color="auto"/>
            <w:bottom w:val="none" w:sz="0" w:space="0" w:color="auto"/>
            <w:right w:val="none" w:sz="0" w:space="0" w:color="auto"/>
          </w:divBdr>
        </w:div>
        <w:div w:id="1563251597">
          <w:marLeft w:val="640"/>
          <w:marRight w:val="0"/>
          <w:marTop w:val="0"/>
          <w:marBottom w:val="0"/>
          <w:divBdr>
            <w:top w:val="none" w:sz="0" w:space="0" w:color="auto"/>
            <w:left w:val="none" w:sz="0" w:space="0" w:color="auto"/>
            <w:bottom w:val="none" w:sz="0" w:space="0" w:color="auto"/>
            <w:right w:val="none" w:sz="0" w:space="0" w:color="auto"/>
          </w:divBdr>
        </w:div>
        <w:div w:id="2085225096">
          <w:marLeft w:val="640"/>
          <w:marRight w:val="0"/>
          <w:marTop w:val="0"/>
          <w:marBottom w:val="0"/>
          <w:divBdr>
            <w:top w:val="none" w:sz="0" w:space="0" w:color="auto"/>
            <w:left w:val="none" w:sz="0" w:space="0" w:color="auto"/>
            <w:bottom w:val="none" w:sz="0" w:space="0" w:color="auto"/>
            <w:right w:val="none" w:sz="0" w:space="0" w:color="auto"/>
          </w:divBdr>
        </w:div>
        <w:div w:id="513110353">
          <w:marLeft w:val="640"/>
          <w:marRight w:val="0"/>
          <w:marTop w:val="0"/>
          <w:marBottom w:val="0"/>
          <w:divBdr>
            <w:top w:val="none" w:sz="0" w:space="0" w:color="auto"/>
            <w:left w:val="none" w:sz="0" w:space="0" w:color="auto"/>
            <w:bottom w:val="none" w:sz="0" w:space="0" w:color="auto"/>
            <w:right w:val="none" w:sz="0" w:space="0" w:color="auto"/>
          </w:divBdr>
        </w:div>
        <w:div w:id="1511021615">
          <w:marLeft w:val="640"/>
          <w:marRight w:val="0"/>
          <w:marTop w:val="0"/>
          <w:marBottom w:val="0"/>
          <w:divBdr>
            <w:top w:val="none" w:sz="0" w:space="0" w:color="auto"/>
            <w:left w:val="none" w:sz="0" w:space="0" w:color="auto"/>
            <w:bottom w:val="none" w:sz="0" w:space="0" w:color="auto"/>
            <w:right w:val="none" w:sz="0" w:space="0" w:color="auto"/>
          </w:divBdr>
        </w:div>
        <w:div w:id="312375623">
          <w:marLeft w:val="640"/>
          <w:marRight w:val="0"/>
          <w:marTop w:val="0"/>
          <w:marBottom w:val="0"/>
          <w:divBdr>
            <w:top w:val="none" w:sz="0" w:space="0" w:color="auto"/>
            <w:left w:val="none" w:sz="0" w:space="0" w:color="auto"/>
            <w:bottom w:val="none" w:sz="0" w:space="0" w:color="auto"/>
            <w:right w:val="none" w:sz="0" w:space="0" w:color="auto"/>
          </w:divBdr>
        </w:div>
        <w:div w:id="879782886">
          <w:marLeft w:val="640"/>
          <w:marRight w:val="0"/>
          <w:marTop w:val="0"/>
          <w:marBottom w:val="0"/>
          <w:divBdr>
            <w:top w:val="none" w:sz="0" w:space="0" w:color="auto"/>
            <w:left w:val="none" w:sz="0" w:space="0" w:color="auto"/>
            <w:bottom w:val="none" w:sz="0" w:space="0" w:color="auto"/>
            <w:right w:val="none" w:sz="0" w:space="0" w:color="auto"/>
          </w:divBdr>
        </w:div>
        <w:div w:id="1912157250">
          <w:marLeft w:val="640"/>
          <w:marRight w:val="0"/>
          <w:marTop w:val="0"/>
          <w:marBottom w:val="0"/>
          <w:divBdr>
            <w:top w:val="none" w:sz="0" w:space="0" w:color="auto"/>
            <w:left w:val="none" w:sz="0" w:space="0" w:color="auto"/>
            <w:bottom w:val="none" w:sz="0" w:space="0" w:color="auto"/>
            <w:right w:val="none" w:sz="0" w:space="0" w:color="auto"/>
          </w:divBdr>
        </w:div>
        <w:div w:id="1536964040">
          <w:marLeft w:val="640"/>
          <w:marRight w:val="0"/>
          <w:marTop w:val="0"/>
          <w:marBottom w:val="0"/>
          <w:divBdr>
            <w:top w:val="none" w:sz="0" w:space="0" w:color="auto"/>
            <w:left w:val="none" w:sz="0" w:space="0" w:color="auto"/>
            <w:bottom w:val="none" w:sz="0" w:space="0" w:color="auto"/>
            <w:right w:val="none" w:sz="0" w:space="0" w:color="auto"/>
          </w:divBdr>
        </w:div>
        <w:div w:id="1318612143">
          <w:marLeft w:val="640"/>
          <w:marRight w:val="0"/>
          <w:marTop w:val="0"/>
          <w:marBottom w:val="0"/>
          <w:divBdr>
            <w:top w:val="none" w:sz="0" w:space="0" w:color="auto"/>
            <w:left w:val="none" w:sz="0" w:space="0" w:color="auto"/>
            <w:bottom w:val="none" w:sz="0" w:space="0" w:color="auto"/>
            <w:right w:val="none" w:sz="0" w:space="0" w:color="auto"/>
          </w:divBdr>
        </w:div>
        <w:div w:id="721250650">
          <w:marLeft w:val="640"/>
          <w:marRight w:val="0"/>
          <w:marTop w:val="0"/>
          <w:marBottom w:val="0"/>
          <w:divBdr>
            <w:top w:val="none" w:sz="0" w:space="0" w:color="auto"/>
            <w:left w:val="none" w:sz="0" w:space="0" w:color="auto"/>
            <w:bottom w:val="none" w:sz="0" w:space="0" w:color="auto"/>
            <w:right w:val="none" w:sz="0" w:space="0" w:color="auto"/>
          </w:divBdr>
        </w:div>
        <w:div w:id="1227299439">
          <w:marLeft w:val="640"/>
          <w:marRight w:val="0"/>
          <w:marTop w:val="0"/>
          <w:marBottom w:val="0"/>
          <w:divBdr>
            <w:top w:val="none" w:sz="0" w:space="0" w:color="auto"/>
            <w:left w:val="none" w:sz="0" w:space="0" w:color="auto"/>
            <w:bottom w:val="none" w:sz="0" w:space="0" w:color="auto"/>
            <w:right w:val="none" w:sz="0" w:space="0" w:color="auto"/>
          </w:divBdr>
        </w:div>
        <w:div w:id="432749581">
          <w:marLeft w:val="640"/>
          <w:marRight w:val="0"/>
          <w:marTop w:val="0"/>
          <w:marBottom w:val="0"/>
          <w:divBdr>
            <w:top w:val="none" w:sz="0" w:space="0" w:color="auto"/>
            <w:left w:val="none" w:sz="0" w:space="0" w:color="auto"/>
            <w:bottom w:val="none" w:sz="0" w:space="0" w:color="auto"/>
            <w:right w:val="none" w:sz="0" w:space="0" w:color="auto"/>
          </w:divBdr>
        </w:div>
        <w:div w:id="1609652731">
          <w:marLeft w:val="640"/>
          <w:marRight w:val="0"/>
          <w:marTop w:val="0"/>
          <w:marBottom w:val="0"/>
          <w:divBdr>
            <w:top w:val="none" w:sz="0" w:space="0" w:color="auto"/>
            <w:left w:val="none" w:sz="0" w:space="0" w:color="auto"/>
            <w:bottom w:val="none" w:sz="0" w:space="0" w:color="auto"/>
            <w:right w:val="none" w:sz="0" w:space="0" w:color="auto"/>
          </w:divBdr>
        </w:div>
        <w:div w:id="559555531">
          <w:marLeft w:val="640"/>
          <w:marRight w:val="0"/>
          <w:marTop w:val="0"/>
          <w:marBottom w:val="0"/>
          <w:divBdr>
            <w:top w:val="none" w:sz="0" w:space="0" w:color="auto"/>
            <w:left w:val="none" w:sz="0" w:space="0" w:color="auto"/>
            <w:bottom w:val="none" w:sz="0" w:space="0" w:color="auto"/>
            <w:right w:val="none" w:sz="0" w:space="0" w:color="auto"/>
          </w:divBdr>
        </w:div>
        <w:div w:id="673186797">
          <w:marLeft w:val="640"/>
          <w:marRight w:val="0"/>
          <w:marTop w:val="0"/>
          <w:marBottom w:val="0"/>
          <w:divBdr>
            <w:top w:val="none" w:sz="0" w:space="0" w:color="auto"/>
            <w:left w:val="none" w:sz="0" w:space="0" w:color="auto"/>
            <w:bottom w:val="none" w:sz="0" w:space="0" w:color="auto"/>
            <w:right w:val="none" w:sz="0" w:space="0" w:color="auto"/>
          </w:divBdr>
        </w:div>
        <w:div w:id="653491905">
          <w:marLeft w:val="640"/>
          <w:marRight w:val="0"/>
          <w:marTop w:val="0"/>
          <w:marBottom w:val="0"/>
          <w:divBdr>
            <w:top w:val="none" w:sz="0" w:space="0" w:color="auto"/>
            <w:left w:val="none" w:sz="0" w:space="0" w:color="auto"/>
            <w:bottom w:val="none" w:sz="0" w:space="0" w:color="auto"/>
            <w:right w:val="none" w:sz="0" w:space="0" w:color="auto"/>
          </w:divBdr>
        </w:div>
        <w:div w:id="1540315152">
          <w:marLeft w:val="640"/>
          <w:marRight w:val="0"/>
          <w:marTop w:val="0"/>
          <w:marBottom w:val="0"/>
          <w:divBdr>
            <w:top w:val="none" w:sz="0" w:space="0" w:color="auto"/>
            <w:left w:val="none" w:sz="0" w:space="0" w:color="auto"/>
            <w:bottom w:val="none" w:sz="0" w:space="0" w:color="auto"/>
            <w:right w:val="none" w:sz="0" w:space="0" w:color="auto"/>
          </w:divBdr>
        </w:div>
        <w:div w:id="295841169">
          <w:marLeft w:val="640"/>
          <w:marRight w:val="0"/>
          <w:marTop w:val="0"/>
          <w:marBottom w:val="0"/>
          <w:divBdr>
            <w:top w:val="none" w:sz="0" w:space="0" w:color="auto"/>
            <w:left w:val="none" w:sz="0" w:space="0" w:color="auto"/>
            <w:bottom w:val="none" w:sz="0" w:space="0" w:color="auto"/>
            <w:right w:val="none" w:sz="0" w:space="0" w:color="auto"/>
          </w:divBdr>
        </w:div>
        <w:div w:id="669335988">
          <w:marLeft w:val="640"/>
          <w:marRight w:val="0"/>
          <w:marTop w:val="0"/>
          <w:marBottom w:val="0"/>
          <w:divBdr>
            <w:top w:val="none" w:sz="0" w:space="0" w:color="auto"/>
            <w:left w:val="none" w:sz="0" w:space="0" w:color="auto"/>
            <w:bottom w:val="none" w:sz="0" w:space="0" w:color="auto"/>
            <w:right w:val="none" w:sz="0" w:space="0" w:color="auto"/>
          </w:divBdr>
        </w:div>
        <w:div w:id="1050350345">
          <w:marLeft w:val="640"/>
          <w:marRight w:val="0"/>
          <w:marTop w:val="0"/>
          <w:marBottom w:val="0"/>
          <w:divBdr>
            <w:top w:val="none" w:sz="0" w:space="0" w:color="auto"/>
            <w:left w:val="none" w:sz="0" w:space="0" w:color="auto"/>
            <w:bottom w:val="none" w:sz="0" w:space="0" w:color="auto"/>
            <w:right w:val="none" w:sz="0" w:space="0" w:color="auto"/>
          </w:divBdr>
        </w:div>
        <w:div w:id="1614902102">
          <w:marLeft w:val="640"/>
          <w:marRight w:val="0"/>
          <w:marTop w:val="0"/>
          <w:marBottom w:val="0"/>
          <w:divBdr>
            <w:top w:val="none" w:sz="0" w:space="0" w:color="auto"/>
            <w:left w:val="none" w:sz="0" w:space="0" w:color="auto"/>
            <w:bottom w:val="none" w:sz="0" w:space="0" w:color="auto"/>
            <w:right w:val="none" w:sz="0" w:space="0" w:color="auto"/>
          </w:divBdr>
        </w:div>
        <w:div w:id="1430271887">
          <w:marLeft w:val="640"/>
          <w:marRight w:val="0"/>
          <w:marTop w:val="0"/>
          <w:marBottom w:val="0"/>
          <w:divBdr>
            <w:top w:val="none" w:sz="0" w:space="0" w:color="auto"/>
            <w:left w:val="none" w:sz="0" w:space="0" w:color="auto"/>
            <w:bottom w:val="none" w:sz="0" w:space="0" w:color="auto"/>
            <w:right w:val="none" w:sz="0" w:space="0" w:color="auto"/>
          </w:divBdr>
        </w:div>
        <w:div w:id="335033355">
          <w:marLeft w:val="640"/>
          <w:marRight w:val="0"/>
          <w:marTop w:val="0"/>
          <w:marBottom w:val="0"/>
          <w:divBdr>
            <w:top w:val="none" w:sz="0" w:space="0" w:color="auto"/>
            <w:left w:val="none" w:sz="0" w:space="0" w:color="auto"/>
            <w:bottom w:val="none" w:sz="0" w:space="0" w:color="auto"/>
            <w:right w:val="none" w:sz="0" w:space="0" w:color="auto"/>
          </w:divBdr>
        </w:div>
        <w:div w:id="630356875">
          <w:marLeft w:val="640"/>
          <w:marRight w:val="0"/>
          <w:marTop w:val="0"/>
          <w:marBottom w:val="0"/>
          <w:divBdr>
            <w:top w:val="none" w:sz="0" w:space="0" w:color="auto"/>
            <w:left w:val="none" w:sz="0" w:space="0" w:color="auto"/>
            <w:bottom w:val="none" w:sz="0" w:space="0" w:color="auto"/>
            <w:right w:val="none" w:sz="0" w:space="0" w:color="auto"/>
          </w:divBdr>
        </w:div>
        <w:div w:id="547378501">
          <w:marLeft w:val="640"/>
          <w:marRight w:val="0"/>
          <w:marTop w:val="0"/>
          <w:marBottom w:val="0"/>
          <w:divBdr>
            <w:top w:val="none" w:sz="0" w:space="0" w:color="auto"/>
            <w:left w:val="none" w:sz="0" w:space="0" w:color="auto"/>
            <w:bottom w:val="none" w:sz="0" w:space="0" w:color="auto"/>
            <w:right w:val="none" w:sz="0" w:space="0" w:color="auto"/>
          </w:divBdr>
        </w:div>
        <w:div w:id="1436317814">
          <w:marLeft w:val="640"/>
          <w:marRight w:val="0"/>
          <w:marTop w:val="0"/>
          <w:marBottom w:val="0"/>
          <w:divBdr>
            <w:top w:val="none" w:sz="0" w:space="0" w:color="auto"/>
            <w:left w:val="none" w:sz="0" w:space="0" w:color="auto"/>
            <w:bottom w:val="none" w:sz="0" w:space="0" w:color="auto"/>
            <w:right w:val="none" w:sz="0" w:space="0" w:color="auto"/>
          </w:divBdr>
        </w:div>
        <w:div w:id="13269648">
          <w:marLeft w:val="640"/>
          <w:marRight w:val="0"/>
          <w:marTop w:val="0"/>
          <w:marBottom w:val="0"/>
          <w:divBdr>
            <w:top w:val="none" w:sz="0" w:space="0" w:color="auto"/>
            <w:left w:val="none" w:sz="0" w:space="0" w:color="auto"/>
            <w:bottom w:val="none" w:sz="0" w:space="0" w:color="auto"/>
            <w:right w:val="none" w:sz="0" w:space="0" w:color="auto"/>
          </w:divBdr>
        </w:div>
        <w:div w:id="197472599">
          <w:marLeft w:val="640"/>
          <w:marRight w:val="0"/>
          <w:marTop w:val="0"/>
          <w:marBottom w:val="0"/>
          <w:divBdr>
            <w:top w:val="none" w:sz="0" w:space="0" w:color="auto"/>
            <w:left w:val="none" w:sz="0" w:space="0" w:color="auto"/>
            <w:bottom w:val="none" w:sz="0" w:space="0" w:color="auto"/>
            <w:right w:val="none" w:sz="0" w:space="0" w:color="auto"/>
          </w:divBdr>
        </w:div>
        <w:div w:id="1864391593">
          <w:marLeft w:val="640"/>
          <w:marRight w:val="0"/>
          <w:marTop w:val="0"/>
          <w:marBottom w:val="0"/>
          <w:divBdr>
            <w:top w:val="none" w:sz="0" w:space="0" w:color="auto"/>
            <w:left w:val="none" w:sz="0" w:space="0" w:color="auto"/>
            <w:bottom w:val="none" w:sz="0" w:space="0" w:color="auto"/>
            <w:right w:val="none" w:sz="0" w:space="0" w:color="auto"/>
          </w:divBdr>
        </w:div>
        <w:div w:id="56100357">
          <w:marLeft w:val="640"/>
          <w:marRight w:val="0"/>
          <w:marTop w:val="0"/>
          <w:marBottom w:val="0"/>
          <w:divBdr>
            <w:top w:val="none" w:sz="0" w:space="0" w:color="auto"/>
            <w:left w:val="none" w:sz="0" w:space="0" w:color="auto"/>
            <w:bottom w:val="none" w:sz="0" w:space="0" w:color="auto"/>
            <w:right w:val="none" w:sz="0" w:space="0" w:color="auto"/>
          </w:divBdr>
        </w:div>
        <w:div w:id="142475495">
          <w:marLeft w:val="640"/>
          <w:marRight w:val="0"/>
          <w:marTop w:val="0"/>
          <w:marBottom w:val="0"/>
          <w:divBdr>
            <w:top w:val="none" w:sz="0" w:space="0" w:color="auto"/>
            <w:left w:val="none" w:sz="0" w:space="0" w:color="auto"/>
            <w:bottom w:val="none" w:sz="0" w:space="0" w:color="auto"/>
            <w:right w:val="none" w:sz="0" w:space="0" w:color="auto"/>
          </w:divBdr>
        </w:div>
        <w:div w:id="341319569">
          <w:marLeft w:val="640"/>
          <w:marRight w:val="0"/>
          <w:marTop w:val="0"/>
          <w:marBottom w:val="0"/>
          <w:divBdr>
            <w:top w:val="none" w:sz="0" w:space="0" w:color="auto"/>
            <w:left w:val="none" w:sz="0" w:space="0" w:color="auto"/>
            <w:bottom w:val="none" w:sz="0" w:space="0" w:color="auto"/>
            <w:right w:val="none" w:sz="0" w:space="0" w:color="auto"/>
          </w:divBdr>
        </w:div>
        <w:div w:id="125586940">
          <w:marLeft w:val="640"/>
          <w:marRight w:val="0"/>
          <w:marTop w:val="0"/>
          <w:marBottom w:val="0"/>
          <w:divBdr>
            <w:top w:val="none" w:sz="0" w:space="0" w:color="auto"/>
            <w:left w:val="none" w:sz="0" w:space="0" w:color="auto"/>
            <w:bottom w:val="none" w:sz="0" w:space="0" w:color="auto"/>
            <w:right w:val="none" w:sz="0" w:space="0" w:color="auto"/>
          </w:divBdr>
        </w:div>
        <w:div w:id="1546140566">
          <w:marLeft w:val="640"/>
          <w:marRight w:val="0"/>
          <w:marTop w:val="0"/>
          <w:marBottom w:val="0"/>
          <w:divBdr>
            <w:top w:val="none" w:sz="0" w:space="0" w:color="auto"/>
            <w:left w:val="none" w:sz="0" w:space="0" w:color="auto"/>
            <w:bottom w:val="none" w:sz="0" w:space="0" w:color="auto"/>
            <w:right w:val="none" w:sz="0" w:space="0" w:color="auto"/>
          </w:divBdr>
        </w:div>
        <w:div w:id="82189596">
          <w:marLeft w:val="640"/>
          <w:marRight w:val="0"/>
          <w:marTop w:val="0"/>
          <w:marBottom w:val="0"/>
          <w:divBdr>
            <w:top w:val="none" w:sz="0" w:space="0" w:color="auto"/>
            <w:left w:val="none" w:sz="0" w:space="0" w:color="auto"/>
            <w:bottom w:val="none" w:sz="0" w:space="0" w:color="auto"/>
            <w:right w:val="none" w:sz="0" w:space="0" w:color="auto"/>
          </w:divBdr>
        </w:div>
        <w:div w:id="1147235993">
          <w:marLeft w:val="640"/>
          <w:marRight w:val="0"/>
          <w:marTop w:val="0"/>
          <w:marBottom w:val="0"/>
          <w:divBdr>
            <w:top w:val="none" w:sz="0" w:space="0" w:color="auto"/>
            <w:left w:val="none" w:sz="0" w:space="0" w:color="auto"/>
            <w:bottom w:val="none" w:sz="0" w:space="0" w:color="auto"/>
            <w:right w:val="none" w:sz="0" w:space="0" w:color="auto"/>
          </w:divBdr>
        </w:div>
        <w:div w:id="431243486">
          <w:marLeft w:val="640"/>
          <w:marRight w:val="0"/>
          <w:marTop w:val="0"/>
          <w:marBottom w:val="0"/>
          <w:divBdr>
            <w:top w:val="none" w:sz="0" w:space="0" w:color="auto"/>
            <w:left w:val="none" w:sz="0" w:space="0" w:color="auto"/>
            <w:bottom w:val="none" w:sz="0" w:space="0" w:color="auto"/>
            <w:right w:val="none" w:sz="0" w:space="0" w:color="auto"/>
          </w:divBdr>
        </w:div>
        <w:div w:id="474956548">
          <w:marLeft w:val="640"/>
          <w:marRight w:val="0"/>
          <w:marTop w:val="0"/>
          <w:marBottom w:val="0"/>
          <w:divBdr>
            <w:top w:val="none" w:sz="0" w:space="0" w:color="auto"/>
            <w:left w:val="none" w:sz="0" w:space="0" w:color="auto"/>
            <w:bottom w:val="none" w:sz="0" w:space="0" w:color="auto"/>
            <w:right w:val="none" w:sz="0" w:space="0" w:color="auto"/>
          </w:divBdr>
        </w:div>
        <w:div w:id="16128182">
          <w:marLeft w:val="640"/>
          <w:marRight w:val="0"/>
          <w:marTop w:val="0"/>
          <w:marBottom w:val="0"/>
          <w:divBdr>
            <w:top w:val="none" w:sz="0" w:space="0" w:color="auto"/>
            <w:left w:val="none" w:sz="0" w:space="0" w:color="auto"/>
            <w:bottom w:val="none" w:sz="0" w:space="0" w:color="auto"/>
            <w:right w:val="none" w:sz="0" w:space="0" w:color="auto"/>
          </w:divBdr>
        </w:div>
        <w:div w:id="419907766">
          <w:marLeft w:val="640"/>
          <w:marRight w:val="0"/>
          <w:marTop w:val="0"/>
          <w:marBottom w:val="0"/>
          <w:divBdr>
            <w:top w:val="none" w:sz="0" w:space="0" w:color="auto"/>
            <w:left w:val="none" w:sz="0" w:space="0" w:color="auto"/>
            <w:bottom w:val="none" w:sz="0" w:space="0" w:color="auto"/>
            <w:right w:val="none" w:sz="0" w:space="0" w:color="auto"/>
          </w:divBdr>
        </w:div>
        <w:div w:id="394160832">
          <w:marLeft w:val="640"/>
          <w:marRight w:val="0"/>
          <w:marTop w:val="0"/>
          <w:marBottom w:val="0"/>
          <w:divBdr>
            <w:top w:val="none" w:sz="0" w:space="0" w:color="auto"/>
            <w:left w:val="none" w:sz="0" w:space="0" w:color="auto"/>
            <w:bottom w:val="none" w:sz="0" w:space="0" w:color="auto"/>
            <w:right w:val="none" w:sz="0" w:space="0" w:color="auto"/>
          </w:divBdr>
        </w:div>
        <w:div w:id="1962496409">
          <w:marLeft w:val="640"/>
          <w:marRight w:val="0"/>
          <w:marTop w:val="0"/>
          <w:marBottom w:val="0"/>
          <w:divBdr>
            <w:top w:val="none" w:sz="0" w:space="0" w:color="auto"/>
            <w:left w:val="none" w:sz="0" w:space="0" w:color="auto"/>
            <w:bottom w:val="none" w:sz="0" w:space="0" w:color="auto"/>
            <w:right w:val="none" w:sz="0" w:space="0" w:color="auto"/>
          </w:divBdr>
        </w:div>
        <w:div w:id="1850749612">
          <w:marLeft w:val="640"/>
          <w:marRight w:val="0"/>
          <w:marTop w:val="0"/>
          <w:marBottom w:val="0"/>
          <w:divBdr>
            <w:top w:val="none" w:sz="0" w:space="0" w:color="auto"/>
            <w:left w:val="none" w:sz="0" w:space="0" w:color="auto"/>
            <w:bottom w:val="none" w:sz="0" w:space="0" w:color="auto"/>
            <w:right w:val="none" w:sz="0" w:space="0" w:color="auto"/>
          </w:divBdr>
        </w:div>
        <w:div w:id="2008438591">
          <w:marLeft w:val="640"/>
          <w:marRight w:val="0"/>
          <w:marTop w:val="0"/>
          <w:marBottom w:val="0"/>
          <w:divBdr>
            <w:top w:val="none" w:sz="0" w:space="0" w:color="auto"/>
            <w:left w:val="none" w:sz="0" w:space="0" w:color="auto"/>
            <w:bottom w:val="none" w:sz="0" w:space="0" w:color="auto"/>
            <w:right w:val="none" w:sz="0" w:space="0" w:color="auto"/>
          </w:divBdr>
        </w:div>
        <w:div w:id="576749035">
          <w:marLeft w:val="640"/>
          <w:marRight w:val="0"/>
          <w:marTop w:val="0"/>
          <w:marBottom w:val="0"/>
          <w:divBdr>
            <w:top w:val="none" w:sz="0" w:space="0" w:color="auto"/>
            <w:left w:val="none" w:sz="0" w:space="0" w:color="auto"/>
            <w:bottom w:val="none" w:sz="0" w:space="0" w:color="auto"/>
            <w:right w:val="none" w:sz="0" w:space="0" w:color="auto"/>
          </w:divBdr>
        </w:div>
        <w:div w:id="1554200057">
          <w:marLeft w:val="640"/>
          <w:marRight w:val="0"/>
          <w:marTop w:val="0"/>
          <w:marBottom w:val="0"/>
          <w:divBdr>
            <w:top w:val="none" w:sz="0" w:space="0" w:color="auto"/>
            <w:left w:val="none" w:sz="0" w:space="0" w:color="auto"/>
            <w:bottom w:val="none" w:sz="0" w:space="0" w:color="auto"/>
            <w:right w:val="none" w:sz="0" w:space="0" w:color="auto"/>
          </w:divBdr>
        </w:div>
        <w:div w:id="919673739">
          <w:marLeft w:val="640"/>
          <w:marRight w:val="0"/>
          <w:marTop w:val="0"/>
          <w:marBottom w:val="0"/>
          <w:divBdr>
            <w:top w:val="none" w:sz="0" w:space="0" w:color="auto"/>
            <w:left w:val="none" w:sz="0" w:space="0" w:color="auto"/>
            <w:bottom w:val="none" w:sz="0" w:space="0" w:color="auto"/>
            <w:right w:val="none" w:sz="0" w:space="0" w:color="auto"/>
          </w:divBdr>
        </w:div>
        <w:div w:id="946931255">
          <w:marLeft w:val="640"/>
          <w:marRight w:val="0"/>
          <w:marTop w:val="0"/>
          <w:marBottom w:val="0"/>
          <w:divBdr>
            <w:top w:val="none" w:sz="0" w:space="0" w:color="auto"/>
            <w:left w:val="none" w:sz="0" w:space="0" w:color="auto"/>
            <w:bottom w:val="none" w:sz="0" w:space="0" w:color="auto"/>
            <w:right w:val="none" w:sz="0" w:space="0" w:color="auto"/>
          </w:divBdr>
        </w:div>
        <w:div w:id="1843086751">
          <w:marLeft w:val="640"/>
          <w:marRight w:val="0"/>
          <w:marTop w:val="0"/>
          <w:marBottom w:val="0"/>
          <w:divBdr>
            <w:top w:val="none" w:sz="0" w:space="0" w:color="auto"/>
            <w:left w:val="none" w:sz="0" w:space="0" w:color="auto"/>
            <w:bottom w:val="none" w:sz="0" w:space="0" w:color="auto"/>
            <w:right w:val="none" w:sz="0" w:space="0" w:color="auto"/>
          </w:divBdr>
        </w:div>
        <w:div w:id="91904434">
          <w:marLeft w:val="640"/>
          <w:marRight w:val="0"/>
          <w:marTop w:val="0"/>
          <w:marBottom w:val="0"/>
          <w:divBdr>
            <w:top w:val="none" w:sz="0" w:space="0" w:color="auto"/>
            <w:left w:val="none" w:sz="0" w:space="0" w:color="auto"/>
            <w:bottom w:val="none" w:sz="0" w:space="0" w:color="auto"/>
            <w:right w:val="none" w:sz="0" w:space="0" w:color="auto"/>
          </w:divBdr>
        </w:div>
        <w:div w:id="636420314">
          <w:marLeft w:val="640"/>
          <w:marRight w:val="0"/>
          <w:marTop w:val="0"/>
          <w:marBottom w:val="0"/>
          <w:divBdr>
            <w:top w:val="none" w:sz="0" w:space="0" w:color="auto"/>
            <w:left w:val="none" w:sz="0" w:space="0" w:color="auto"/>
            <w:bottom w:val="none" w:sz="0" w:space="0" w:color="auto"/>
            <w:right w:val="none" w:sz="0" w:space="0" w:color="auto"/>
          </w:divBdr>
        </w:div>
        <w:div w:id="789395545">
          <w:marLeft w:val="640"/>
          <w:marRight w:val="0"/>
          <w:marTop w:val="0"/>
          <w:marBottom w:val="0"/>
          <w:divBdr>
            <w:top w:val="none" w:sz="0" w:space="0" w:color="auto"/>
            <w:left w:val="none" w:sz="0" w:space="0" w:color="auto"/>
            <w:bottom w:val="none" w:sz="0" w:space="0" w:color="auto"/>
            <w:right w:val="none" w:sz="0" w:space="0" w:color="auto"/>
          </w:divBdr>
        </w:div>
        <w:div w:id="1239099017">
          <w:marLeft w:val="640"/>
          <w:marRight w:val="0"/>
          <w:marTop w:val="0"/>
          <w:marBottom w:val="0"/>
          <w:divBdr>
            <w:top w:val="none" w:sz="0" w:space="0" w:color="auto"/>
            <w:left w:val="none" w:sz="0" w:space="0" w:color="auto"/>
            <w:bottom w:val="none" w:sz="0" w:space="0" w:color="auto"/>
            <w:right w:val="none" w:sz="0" w:space="0" w:color="auto"/>
          </w:divBdr>
        </w:div>
        <w:div w:id="1859853995">
          <w:marLeft w:val="640"/>
          <w:marRight w:val="0"/>
          <w:marTop w:val="0"/>
          <w:marBottom w:val="0"/>
          <w:divBdr>
            <w:top w:val="none" w:sz="0" w:space="0" w:color="auto"/>
            <w:left w:val="none" w:sz="0" w:space="0" w:color="auto"/>
            <w:bottom w:val="none" w:sz="0" w:space="0" w:color="auto"/>
            <w:right w:val="none" w:sz="0" w:space="0" w:color="auto"/>
          </w:divBdr>
        </w:div>
        <w:div w:id="290400581">
          <w:marLeft w:val="640"/>
          <w:marRight w:val="0"/>
          <w:marTop w:val="0"/>
          <w:marBottom w:val="0"/>
          <w:divBdr>
            <w:top w:val="none" w:sz="0" w:space="0" w:color="auto"/>
            <w:left w:val="none" w:sz="0" w:space="0" w:color="auto"/>
            <w:bottom w:val="none" w:sz="0" w:space="0" w:color="auto"/>
            <w:right w:val="none" w:sz="0" w:space="0" w:color="auto"/>
          </w:divBdr>
        </w:div>
        <w:div w:id="1079641118">
          <w:marLeft w:val="640"/>
          <w:marRight w:val="0"/>
          <w:marTop w:val="0"/>
          <w:marBottom w:val="0"/>
          <w:divBdr>
            <w:top w:val="none" w:sz="0" w:space="0" w:color="auto"/>
            <w:left w:val="none" w:sz="0" w:space="0" w:color="auto"/>
            <w:bottom w:val="none" w:sz="0" w:space="0" w:color="auto"/>
            <w:right w:val="none" w:sz="0" w:space="0" w:color="auto"/>
          </w:divBdr>
        </w:div>
        <w:div w:id="2038654086">
          <w:marLeft w:val="640"/>
          <w:marRight w:val="0"/>
          <w:marTop w:val="0"/>
          <w:marBottom w:val="0"/>
          <w:divBdr>
            <w:top w:val="none" w:sz="0" w:space="0" w:color="auto"/>
            <w:left w:val="none" w:sz="0" w:space="0" w:color="auto"/>
            <w:bottom w:val="none" w:sz="0" w:space="0" w:color="auto"/>
            <w:right w:val="none" w:sz="0" w:space="0" w:color="auto"/>
          </w:divBdr>
        </w:div>
        <w:div w:id="211309157">
          <w:marLeft w:val="640"/>
          <w:marRight w:val="0"/>
          <w:marTop w:val="0"/>
          <w:marBottom w:val="0"/>
          <w:divBdr>
            <w:top w:val="none" w:sz="0" w:space="0" w:color="auto"/>
            <w:left w:val="none" w:sz="0" w:space="0" w:color="auto"/>
            <w:bottom w:val="none" w:sz="0" w:space="0" w:color="auto"/>
            <w:right w:val="none" w:sz="0" w:space="0" w:color="auto"/>
          </w:divBdr>
        </w:div>
        <w:div w:id="402728605">
          <w:marLeft w:val="640"/>
          <w:marRight w:val="0"/>
          <w:marTop w:val="0"/>
          <w:marBottom w:val="0"/>
          <w:divBdr>
            <w:top w:val="none" w:sz="0" w:space="0" w:color="auto"/>
            <w:left w:val="none" w:sz="0" w:space="0" w:color="auto"/>
            <w:bottom w:val="none" w:sz="0" w:space="0" w:color="auto"/>
            <w:right w:val="none" w:sz="0" w:space="0" w:color="auto"/>
          </w:divBdr>
        </w:div>
        <w:div w:id="1887374302">
          <w:marLeft w:val="640"/>
          <w:marRight w:val="0"/>
          <w:marTop w:val="0"/>
          <w:marBottom w:val="0"/>
          <w:divBdr>
            <w:top w:val="none" w:sz="0" w:space="0" w:color="auto"/>
            <w:left w:val="none" w:sz="0" w:space="0" w:color="auto"/>
            <w:bottom w:val="none" w:sz="0" w:space="0" w:color="auto"/>
            <w:right w:val="none" w:sz="0" w:space="0" w:color="auto"/>
          </w:divBdr>
        </w:div>
        <w:div w:id="1159729770">
          <w:marLeft w:val="640"/>
          <w:marRight w:val="0"/>
          <w:marTop w:val="0"/>
          <w:marBottom w:val="0"/>
          <w:divBdr>
            <w:top w:val="none" w:sz="0" w:space="0" w:color="auto"/>
            <w:left w:val="none" w:sz="0" w:space="0" w:color="auto"/>
            <w:bottom w:val="none" w:sz="0" w:space="0" w:color="auto"/>
            <w:right w:val="none" w:sz="0" w:space="0" w:color="auto"/>
          </w:divBdr>
        </w:div>
        <w:div w:id="1953246718">
          <w:marLeft w:val="640"/>
          <w:marRight w:val="0"/>
          <w:marTop w:val="0"/>
          <w:marBottom w:val="0"/>
          <w:divBdr>
            <w:top w:val="none" w:sz="0" w:space="0" w:color="auto"/>
            <w:left w:val="none" w:sz="0" w:space="0" w:color="auto"/>
            <w:bottom w:val="none" w:sz="0" w:space="0" w:color="auto"/>
            <w:right w:val="none" w:sz="0" w:space="0" w:color="auto"/>
          </w:divBdr>
        </w:div>
        <w:div w:id="167599154">
          <w:marLeft w:val="640"/>
          <w:marRight w:val="0"/>
          <w:marTop w:val="0"/>
          <w:marBottom w:val="0"/>
          <w:divBdr>
            <w:top w:val="none" w:sz="0" w:space="0" w:color="auto"/>
            <w:left w:val="none" w:sz="0" w:space="0" w:color="auto"/>
            <w:bottom w:val="none" w:sz="0" w:space="0" w:color="auto"/>
            <w:right w:val="none" w:sz="0" w:space="0" w:color="auto"/>
          </w:divBdr>
        </w:div>
        <w:div w:id="473106596">
          <w:marLeft w:val="640"/>
          <w:marRight w:val="0"/>
          <w:marTop w:val="0"/>
          <w:marBottom w:val="0"/>
          <w:divBdr>
            <w:top w:val="none" w:sz="0" w:space="0" w:color="auto"/>
            <w:left w:val="none" w:sz="0" w:space="0" w:color="auto"/>
            <w:bottom w:val="none" w:sz="0" w:space="0" w:color="auto"/>
            <w:right w:val="none" w:sz="0" w:space="0" w:color="auto"/>
          </w:divBdr>
        </w:div>
        <w:div w:id="250237580">
          <w:marLeft w:val="640"/>
          <w:marRight w:val="0"/>
          <w:marTop w:val="0"/>
          <w:marBottom w:val="0"/>
          <w:divBdr>
            <w:top w:val="none" w:sz="0" w:space="0" w:color="auto"/>
            <w:left w:val="none" w:sz="0" w:space="0" w:color="auto"/>
            <w:bottom w:val="none" w:sz="0" w:space="0" w:color="auto"/>
            <w:right w:val="none" w:sz="0" w:space="0" w:color="auto"/>
          </w:divBdr>
        </w:div>
        <w:div w:id="1423604854">
          <w:marLeft w:val="640"/>
          <w:marRight w:val="0"/>
          <w:marTop w:val="0"/>
          <w:marBottom w:val="0"/>
          <w:divBdr>
            <w:top w:val="none" w:sz="0" w:space="0" w:color="auto"/>
            <w:left w:val="none" w:sz="0" w:space="0" w:color="auto"/>
            <w:bottom w:val="none" w:sz="0" w:space="0" w:color="auto"/>
            <w:right w:val="none" w:sz="0" w:space="0" w:color="auto"/>
          </w:divBdr>
        </w:div>
        <w:div w:id="1696467363">
          <w:marLeft w:val="640"/>
          <w:marRight w:val="0"/>
          <w:marTop w:val="0"/>
          <w:marBottom w:val="0"/>
          <w:divBdr>
            <w:top w:val="none" w:sz="0" w:space="0" w:color="auto"/>
            <w:left w:val="none" w:sz="0" w:space="0" w:color="auto"/>
            <w:bottom w:val="none" w:sz="0" w:space="0" w:color="auto"/>
            <w:right w:val="none" w:sz="0" w:space="0" w:color="auto"/>
          </w:divBdr>
        </w:div>
        <w:div w:id="939142010">
          <w:marLeft w:val="640"/>
          <w:marRight w:val="0"/>
          <w:marTop w:val="0"/>
          <w:marBottom w:val="0"/>
          <w:divBdr>
            <w:top w:val="none" w:sz="0" w:space="0" w:color="auto"/>
            <w:left w:val="none" w:sz="0" w:space="0" w:color="auto"/>
            <w:bottom w:val="none" w:sz="0" w:space="0" w:color="auto"/>
            <w:right w:val="none" w:sz="0" w:space="0" w:color="auto"/>
          </w:divBdr>
        </w:div>
        <w:div w:id="1888250865">
          <w:marLeft w:val="640"/>
          <w:marRight w:val="0"/>
          <w:marTop w:val="0"/>
          <w:marBottom w:val="0"/>
          <w:divBdr>
            <w:top w:val="none" w:sz="0" w:space="0" w:color="auto"/>
            <w:left w:val="none" w:sz="0" w:space="0" w:color="auto"/>
            <w:bottom w:val="none" w:sz="0" w:space="0" w:color="auto"/>
            <w:right w:val="none" w:sz="0" w:space="0" w:color="auto"/>
          </w:divBdr>
        </w:div>
        <w:div w:id="391736417">
          <w:marLeft w:val="640"/>
          <w:marRight w:val="0"/>
          <w:marTop w:val="0"/>
          <w:marBottom w:val="0"/>
          <w:divBdr>
            <w:top w:val="none" w:sz="0" w:space="0" w:color="auto"/>
            <w:left w:val="none" w:sz="0" w:space="0" w:color="auto"/>
            <w:bottom w:val="none" w:sz="0" w:space="0" w:color="auto"/>
            <w:right w:val="none" w:sz="0" w:space="0" w:color="auto"/>
          </w:divBdr>
        </w:div>
        <w:div w:id="1849179311">
          <w:marLeft w:val="640"/>
          <w:marRight w:val="0"/>
          <w:marTop w:val="0"/>
          <w:marBottom w:val="0"/>
          <w:divBdr>
            <w:top w:val="none" w:sz="0" w:space="0" w:color="auto"/>
            <w:left w:val="none" w:sz="0" w:space="0" w:color="auto"/>
            <w:bottom w:val="none" w:sz="0" w:space="0" w:color="auto"/>
            <w:right w:val="none" w:sz="0" w:space="0" w:color="auto"/>
          </w:divBdr>
        </w:div>
        <w:div w:id="310408075">
          <w:marLeft w:val="640"/>
          <w:marRight w:val="0"/>
          <w:marTop w:val="0"/>
          <w:marBottom w:val="0"/>
          <w:divBdr>
            <w:top w:val="none" w:sz="0" w:space="0" w:color="auto"/>
            <w:left w:val="none" w:sz="0" w:space="0" w:color="auto"/>
            <w:bottom w:val="none" w:sz="0" w:space="0" w:color="auto"/>
            <w:right w:val="none" w:sz="0" w:space="0" w:color="auto"/>
          </w:divBdr>
        </w:div>
        <w:div w:id="1476606254">
          <w:marLeft w:val="640"/>
          <w:marRight w:val="0"/>
          <w:marTop w:val="0"/>
          <w:marBottom w:val="0"/>
          <w:divBdr>
            <w:top w:val="none" w:sz="0" w:space="0" w:color="auto"/>
            <w:left w:val="none" w:sz="0" w:space="0" w:color="auto"/>
            <w:bottom w:val="none" w:sz="0" w:space="0" w:color="auto"/>
            <w:right w:val="none" w:sz="0" w:space="0" w:color="auto"/>
          </w:divBdr>
        </w:div>
        <w:div w:id="862666939">
          <w:marLeft w:val="640"/>
          <w:marRight w:val="0"/>
          <w:marTop w:val="0"/>
          <w:marBottom w:val="0"/>
          <w:divBdr>
            <w:top w:val="none" w:sz="0" w:space="0" w:color="auto"/>
            <w:left w:val="none" w:sz="0" w:space="0" w:color="auto"/>
            <w:bottom w:val="none" w:sz="0" w:space="0" w:color="auto"/>
            <w:right w:val="none" w:sz="0" w:space="0" w:color="auto"/>
          </w:divBdr>
        </w:div>
        <w:div w:id="1465584517">
          <w:marLeft w:val="640"/>
          <w:marRight w:val="0"/>
          <w:marTop w:val="0"/>
          <w:marBottom w:val="0"/>
          <w:divBdr>
            <w:top w:val="none" w:sz="0" w:space="0" w:color="auto"/>
            <w:left w:val="none" w:sz="0" w:space="0" w:color="auto"/>
            <w:bottom w:val="none" w:sz="0" w:space="0" w:color="auto"/>
            <w:right w:val="none" w:sz="0" w:space="0" w:color="auto"/>
          </w:divBdr>
        </w:div>
        <w:div w:id="171458679">
          <w:marLeft w:val="640"/>
          <w:marRight w:val="0"/>
          <w:marTop w:val="0"/>
          <w:marBottom w:val="0"/>
          <w:divBdr>
            <w:top w:val="none" w:sz="0" w:space="0" w:color="auto"/>
            <w:left w:val="none" w:sz="0" w:space="0" w:color="auto"/>
            <w:bottom w:val="none" w:sz="0" w:space="0" w:color="auto"/>
            <w:right w:val="none" w:sz="0" w:space="0" w:color="auto"/>
          </w:divBdr>
        </w:div>
        <w:div w:id="789518269">
          <w:marLeft w:val="640"/>
          <w:marRight w:val="0"/>
          <w:marTop w:val="0"/>
          <w:marBottom w:val="0"/>
          <w:divBdr>
            <w:top w:val="none" w:sz="0" w:space="0" w:color="auto"/>
            <w:left w:val="none" w:sz="0" w:space="0" w:color="auto"/>
            <w:bottom w:val="none" w:sz="0" w:space="0" w:color="auto"/>
            <w:right w:val="none" w:sz="0" w:space="0" w:color="auto"/>
          </w:divBdr>
        </w:div>
        <w:div w:id="945771134">
          <w:marLeft w:val="640"/>
          <w:marRight w:val="0"/>
          <w:marTop w:val="0"/>
          <w:marBottom w:val="0"/>
          <w:divBdr>
            <w:top w:val="none" w:sz="0" w:space="0" w:color="auto"/>
            <w:left w:val="none" w:sz="0" w:space="0" w:color="auto"/>
            <w:bottom w:val="none" w:sz="0" w:space="0" w:color="auto"/>
            <w:right w:val="none" w:sz="0" w:space="0" w:color="auto"/>
          </w:divBdr>
        </w:div>
        <w:div w:id="1352143321">
          <w:marLeft w:val="640"/>
          <w:marRight w:val="0"/>
          <w:marTop w:val="0"/>
          <w:marBottom w:val="0"/>
          <w:divBdr>
            <w:top w:val="none" w:sz="0" w:space="0" w:color="auto"/>
            <w:left w:val="none" w:sz="0" w:space="0" w:color="auto"/>
            <w:bottom w:val="none" w:sz="0" w:space="0" w:color="auto"/>
            <w:right w:val="none" w:sz="0" w:space="0" w:color="auto"/>
          </w:divBdr>
        </w:div>
        <w:div w:id="1034304372">
          <w:marLeft w:val="640"/>
          <w:marRight w:val="0"/>
          <w:marTop w:val="0"/>
          <w:marBottom w:val="0"/>
          <w:divBdr>
            <w:top w:val="none" w:sz="0" w:space="0" w:color="auto"/>
            <w:left w:val="none" w:sz="0" w:space="0" w:color="auto"/>
            <w:bottom w:val="none" w:sz="0" w:space="0" w:color="auto"/>
            <w:right w:val="none" w:sz="0" w:space="0" w:color="auto"/>
          </w:divBdr>
        </w:div>
        <w:div w:id="1705979812">
          <w:marLeft w:val="640"/>
          <w:marRight w:val="0"/>
          <w:marTop w:val="0"/>
          <w:marBottom w:val="0"/>
          <w:divBdr>
            <w:top w:val="none" w:sz="0" w:space="0" w:color="auto"/>
            <w:left w:val="none" w:sz="0" w:space="0" w:color="auto"/>
            <w:bottom w:val="none" w:sz="0" w:space="0" w:color="auto"/>
            <w:right w:val="none" w:sz="0" w:space="0" w:color="auto"/>
          </w:divBdr>
        </w:div>
        <w:div w:id="1008213683">
          <w:marLeft w:val="640"/>
          <w:marRight w:val="0"/>
          <w:marTop w:val="0"/>
          <w:marBottom w:val="0"/>
          <w:divBdr>
            <w:top w:val="none" w:sz="0" w:space="0" w:color="auto"/>
            <w:left w:val="none" w:sz="0" w:space="0" w:color="auto"/>
            <w:bottom w:val="none" w:sz="0" w:space="0" w:color="auto"/>
            <w:right w:val="none" w:sz="0" w:space="0" w:color="auto"/>
          </w:divBdr>
        </w:div>
        <w:div w:id="980499493">
          <w:marLeft w:val="640"/>
          <w:marRight w:val="0"/>
          <w:marTop w:val="0"/>
          <w:marBottom w:val="0"/>
          <w:divBdr>
            <w:top w:val="none" w:sz="0" w:space="0" w:color="auto"/>
            <w:left w:val="none" w:sz="0" w:space="0" w:color="auto"/>
            <w:bottom w:val="none" w:sz="0" w:space="0" w:color="auto"/>
            <w:right w:val="none" w:sz="0" w:space="0" w:color="auto"/>
          </w:divBdr>
        </w:div>
        <w:div w:id="1923027717">
          <w:marLeft w:val="640"/>
          <w:marRight w:val="0"/>
          <w:marTop w:val="0"/>
          <w:marBottom w:val="0"/>
          <w:divBdr>
            <w:top w:val="none" w:sz="0" w:space="0" w:color="auto"/>
            <w:left w:val="none" w:sz="0" w:space="0" w:color="auto"/>
            <w:bottom w:val="none" w:sz="0" w:space="0" w:color="auto"/>
            <w:right w:val="none" w:sz="0" w:space="0" w:color="auto"/>
          </w:divBdr>
        </w:div>
        <w:div w:id="1047948073">
          <w:marLeft w:val="640"/>
          <w:marRight w:val="0"/>
          <w:marTop w:val="0"/>
          <w:marBottom w:val="0"/>
          <w:divBdr>
            <w:top w:val="none" w:sz="0" w:space="0" w:color="auto"/>
            <w:left w:val="none" w:sz="0" w:space="0" w:color="auto"/>
            <w:bottom w:val="none" w:sz="0" w:space="0" w:color="auto"/>
            <w:right w:val="none" w:sz="0" w:space="0" w:color="auto"/>
          </w:divBdr>
        </w:div>
        <w:div w:id="490293896">
          <w:marLeft w:val="640"/>
          <w:marRight w:val="0"/>
          <w:marTop w:val="0"/>
          <w:marBottom w:val="0"/>
          <w:divBdr>
            <w:top w:val="none" w:sz="0" w:space="0" w:color="auto"/>
            <w:left w:val="none" w:sz="0" w:space="0" w:color="auto"/>
            <w:bottom w:val="none" w:sz="0" w:space="0" w:color="auto"/>
            <w:right w:val="none" w:sz="0" w:space="0" w:color="auto"/>
          </w:divBdr>
        </w:div>
        <w:div w:id="1441561876">
          <w:marLeft w:val="640"/>
          <w:marRight w:val="0"/>
          <w:marTop w:val="0"/>
          <w:marBottom w:val="0"/>
          <w:divBdr>
            <w:top w:val="none" w:sz="0" w:space="0" w:color="auto"/>
            <w:left w:val="none" w:sz="0" w:space="0" w:color="auto"/>
            <w:bottom w:val="none" w:sz="0" w:space="0" w:color="auto"/>
            <w:right w:val="none" w:sz="0" w:space="0" w:color="auto"/>
          </w:divBdr>
        </w:div>
        <w:div w:id="505943093">
          <w:marLeft w:val="640"/>
          <w:marRight w:val="0"/>
          <w:marTop w:val="0"/>
          <w:marBottom w:val="0"/>
          <w:divBdr>
            <w:top w:val="none" w:sz="0" w:space="0" w:color="auto"/>
            <w:left w:val="none" w:sz="0" w:space="0" w:color="auto"/>
            <w:bottom w:val="none" w:sz="0" w:space="0" w:color="auto"/>
            <w:right w:val="none" w:sz="0" w:space="0" w:color="auto"/>
          </w:divBdr>
        </w:div>
        <w:div w:id="1023364282">
          <w:marLeft w:val="640"/>
          <w:marRight w:val="0"/>
          <w:marTop w:val="0"/>
          <w:marBottom w:val="0"/>
          <w:divBdr>
            <w:top w:val="none" w:sz="0" w:space="0" w:color="auto"/>
            <w:left w:val="none" w:sz="0" w:space="0" w:color="auto"/>
            <w:bottom w:val="none" w:sz="0" w:space="0" w:color="auto"/>
            <w:right w:val="none" w:sz="0" w:space="0" w:color="auto"/>
          </w:divBdr>
        </w:div>
        <w:div w:id="197010191">
          <w:marLeft w:val="640"/>
          <w:marRight w:val="0"/>
          <w:marTop w:val="0"/>
          <w:marBottom w:val="0"/>
          <w:divBdr>
            <w:top w:val="none" w:sz="0" w:space="0" w:color="auto"/>
            <w:left w:val="none" w:sz="0" w:space="0" w:color="auto"/>
            <w:bottom w:val="none" w:sz="0" w:space="0" w:color="auto"/>
            <w:right w:val="none" w:sz="0" w:space="0" w:color="auto"/>
          </w:divBdr>
        </w:div>
        <w:div w:id="400181679">
          <w:marLeft w:val="640"/>
          <w:marRight w:val="0"/>
          <w:marTop w:val="0"/>
          <w:marBottom w:val="0"/>
          <w:divBdr>
            <w:top w:val="none" w:sz="0" w:space="0" w:color="auto"/>
            <w:left w:val="none" w:sz="0" w:space="0" w:color="auto"/>
            <w:bottom w:val="none" w:sz="0" w:space="0" w:color="auto"/>
            <w:right w:val="none" w:sz="0" w:space="0" w:color="auto"/>
          </w:divBdr>
        </w:div>
        <w:div w:id="1793285689">
          <w:marLeft w:val="640"/>
          <w:marRight w:val="0"/>
          <w:marTop w:val="0"/>
          <w:marBottom w:val="0"/>
          <w:divBdr>
            <w:top w:val="none" w:sz="0" w:space="0" w:color="auto"/>
            <w:left w:val="none" w:sz="0" w:space="0" w:color="auto"/>
            <w:bottom w:val="none" w:sz="0" w:space="0" w:color="auto"/>
            <w:right w:val="none" w:sz="0" w:space="0" w:color="auto"/>
          </w:divBdr>
        </w:div>
        <w:div w:id="1646348820">
          <w:marLeft w:val="640"/>
          <w:marRight w:val="0"/>
          <w:marTop w:val="0"/>
          <w:marBottom w:val="0"/>
          <w:divBdr>
            <w:top w:val="none" w:sz="0" w:space="0" w:color="auto"/>
            <w:left w:val="none" w:sz="0" w:space="0" w:color="auto"/>
            <w:bottom w:val="none" w:sz="0" w:space="0" w:color="auto"/>
            <w:right w:val="none" w:sz="0" w:space="0" w:color="auto"/>
          </w:divBdr>
        </w:div>
        <w:div w:id="1932002782">
          <w:marLeft w:val="640"/>
          <w:marRight w:val="0"/>
          <w:marTop w:val="0"/>
          <w:marBottom w:val="0"/>
          <w:divBdr>
            <w:top w:val="none" w:sz="0" w:space="0" w:color="auto"/>
            <w:left w:val="none" w:sz="0" w:space="0" w:color="auto"/>
            <w:bottom w:val="none" w:sz="0" w:space="0" w:color="auto"/>
            <w:right w:val="none" w:sz="0" w:space="0" w:color="auto"/>
          </w:divBdr>
        </w:div>
        <w:div w:id="588194757">
          <w:marLeft w:val="640"/>
          <w:marRight w:val="0"/>
          <w:marTop w:val="0"/>
          <w:marBottom w:val="0"/>
          <w:divBdr>
            <w:top w:val="none" w:sz="0" w:space="0" w:color="auto"/>
            <w:left w:val="none" w:sz="0" w:space="0" w:color="auto"/>
            <w:bottom w:val="none" w:sz="0" w:space="0" w:color="auto"/>
            <w:right w:val="none" w:sz="0" w:space="0" w:color="auto"/>
          </w:divBdr>
        </w:div>
        <w:div w:id="1448424759">
          <w:marLeft w:val="640"/>
          <w:marRight w:val="0"/>
          <w:marTop w:val="0"/>
          <w:marBottom w:val="0"/>
          <w:divBdr>
            <w:top w:val="none" w:sz="0" w:space="0" w:color="auto"/>
            <w:left w:val="none" w:sz="0" w:space="0" w:color="auto"/>
            <w:bottom w:val="none" w:sz="0" w:space="0" w:color="auto"/>
            <w:right w:val="none" w:sz="0" w:space="0" w:color="auto"/>
          </w:divBdr>
        </w:div>
        <w:div w:id="313029032">
          <w:marLeft w:val="640"/>
          <w:marRight w:val="0"/>
          <w:marTop w:val="0"/>
          <w:marBottom w:val="0"/>
          <w:divBdr>
            <w:top w:val="none" w:sz="0" w:space="0" w:color="auto"/>
            <w:left w:val="none" w:sz="0" w:space="0" w:color="auto"/>
            <w:bottom w:val="none" w:sz="0" w:space="0" w:color="auto"/>
            <w:right w:val="none" w:sz="0" w:space="0" w:color="auto"/>
          </w:divBdr>
        </w:div>
        <w:div w:id="1666468403">
          <w:marLeft w:val="640"/>
          <w:marRight w:val="0"/>
          <w:marTop w:val="0"/>
          <w:marBottom w:val="0"/>
          <w:divBdr>
            <w:top w:val="none" w:sz="0" w:space="0" w:color="auto"/>
            <w:left w:val="none" w:sz="0" w:space="0" w:color="auto"/>
            <w:bottom w:val="none" w:sz="0" w:space="0" w:color="auto"/>
            <w:right w:val="none" w:sz="0" w:space="0" w:color="auto"/>
          </w:divBdr>
        </w:div>
        <w:div w:id="334891969">
          <w:marLeft w:val="640"/>
          <w:marRight w:val="0"/>
          <w:marTop w:val="0"/>
          <w:marBottom w:val="0"/>
          <w:divBdr>
            <w:top w:val="none" w:sz="0" w:space="0" w:color="auto"/>
            <w:left w:val="none" w:sz="0" w:space="0" w:color="auto"/>
            <w:bottom w:val="none" w:sz="0" w:space="0" w:color="auto"/>
            <w:right w:val="none" w:sz="0" w:space="0" w:color="auto"/>
          </w:divBdr>
        </w:div>
        <w:div w:id="2130391942">
          <w:marLeft w:val="640"/>
          <w:marRight w:val="0"/>
          <w:marTop w:val="0"/>
          <w:marBottom w:val="0"/>
          <w:divBdr>
            <w:top w:val="none" w:sz="0" w:space="0" w:color="auto"/>
            <w:left w:val="none" w:sz="0" w:space="0" w:color="auto"/>
            <w:bottom w:val="none" w:sz="0" w:space="0" w:color="auto"/>
            <w:right w:val="none" w:sz="0" w:space="0" w:color="auto"/>
          </w:divBdr>
        </w:div>
        <w:div w:id="561525251">
          <w:marLeft w:val="640"/>
          <w:marRight w:val="0"/>
          <w:marTop w:val="0"/>
          <w:marBottom w:val="0"/>
          <w:divBdr>
            <w:top w:val="none" w:sz="0" w:space="0" w:color="auto"/>
            <w:left w:val="none" w:sz="0" w:space="0" w:color="auto"/>
            <w:bottom w:val="none" w:sz="0" w:space="0" w:color="auto"/>
            <w:right w:val="none" w:sz="0" w:space="0" w:color="auto"/>
          </w:divBdr>
        </w:div>
        <w:div w:id="677464918">
          <w:marLeft w:val="640"/>
          <w:marRight w:val="0"/>
          <w:marTop w:val="0"/>
          <w:marBottom w:val="0"/>
          <w:divBdr>
            <w:top w:val="none" w:sz="0" w:space="0" w:color="auto"/>
            <w:left w:val="none" w:sz="0" w:space="0" w:color="auto"/>
            <w:bottom w:val="none" w:sz="0" w:space="0" w:color="auto"/>
            <w:right w:val="none" w:sz="0" w:space="0" w:color="auto"/>
          </w:divBdr>
        </w:div>
        <w:div w:id="1097217177">
          <w:marLeft w:val="640"/>
          <w:marRight w:val="0"/>
          <w:marTop w:val="0"/>
          <w:marBottom w:val="0"/>
          <w:divBdr>
            <w:top w:val="none" w:sz="0" w:space="0" w:color="auto"/>
            <w:left w:val="none" w:sz="0" w:space="0" w:color="auto"/>
            <w:bottom w:val="none" w:sz="0" w:space="0" w:color="auto"/>
            <w:right w:val="none" w:sz="0" w:space="0" w:color="auto"/>
          </w:divBdr>
        </w:div>
        <w:div w:id="1516920580">
          <w:marLeft w:val="640"/>
          <w:marRight w:val="0"/>
          <w:marTop w:val="0"/>
          <w:marBottom w:val="0"/>
          <w:divBdr>
            <w:top w:val="none" w:sz="0" w:space="0" w:color="auto"/>
            <w:left w:val="none" w:sz="0" w:space="0" w:color="auto"/>
            <w:bottom w:val="none" w:sz="0" w:space="0" w:color="auto"/>
            <w:right w:val="none" w:sz="0" w:space="0" w:color="auto"/>
          </w:divBdr>
        </w:div>
        <w:div w:id="1265727498">
          <w:marLeft w:val="640"/>
          <w:marRight w:val="0"/>
          <w:marTop w:val="0"/>
          <w:marBottom w:val="0"/>
          <w:divBdr>
            <w:top w:val="none" w:sz="0" w:space="0" w:color="auto"/>
            <w:left w:val="none" w:sz="0" w:space="0" w:color="auto"/>
            <w:bottom w:val="none" w:sz="0" w:space="0" w:color="auto"/>
            <w:right w:val="none" w:sz="0" w:space="0" w:color="auto"/>
          </w:divBdr>
        </w:div>
        <w:div w:id="1346441926">
          <w:marLeft w:val="640"/>
          <w:marRight w:val="0"/>
          <w:marTop w:val="0"/>
          <w:marBottom w:val="0"/>
          <w:divBdr>
            <w:top w:val="none" w:sz="0" w:space="0" w:color="auto"/>
            <w:left w:val="none" w:sz="0" w:space="0" w:color="auto"/>
            <w:bottom w:val="none" w:sz="0" w:space="0" w:color="auto"/>
            <w:right w:val="none" w:sz="0" w:space="0" w:color="auto"/>
          </w:divBdr>
        </w:div>
        <w:div w:id="994383178">
          <w:marLeft w:val="640"/>
          <w:marRight w:val="0"/>
          <w:marTop w:val="0"/>
          <w:marBottom w:val="0"/>
          <w:divBdr>
            <w:top w:val="none" w:sz="0" w:space="0" w:color="auto"/>
            <w:left w:val="none" w:sz="0" w:space="0" w:color="auto"/>
            <w:bottom w:val="none" w:sz="0" w:space="0" w:color="auto"/>
            <w:right w:val="none" w:sz="0" w:space="0" w:color="auto"/>
          </w:divBdr>
        </w:div>
        <w:div w:id="1373726411">
          <w:marLeft w:val="640"/>
          <w:marRight w:val="0"/>
          <w:marTop w:val="0"/>
          <w:marBottom w:val="0"/>
          <w:divBdr>
            <w:top w:val="none" w:sz="0" w:space="0" w:color="auto"/>
            <w:left w:val="none" w:sz="0" w:space="0" w:color="auto"/>
            <w:bottom w:val="none" w:sz="0" w:space="0" w:color="auto"/>
            <w:right w:val="none" w:sz="0" w:space="0" w:color="auto"/>
          </w:divBdr>
        </w:div>
        <w:div w:id="510950090">
          <w:marLeft w:val="640"/>
          <w:marRight w:val="0"/>
          <w:marTop w:val="0"/>
          <w:marBottom w:val="0"/>
          <w:divBdr>
            <w:top w:val="none" w:sz="0" w:space="0" w:color="auto"/>
            <w:left w:val="none" w:sz="0" w:space="0" w:color="auto"/>
            <w:bottom w:val="none" w:sz="0" w:space="0" w:color="auto"/>
            <w:right w:val="none" w:sz="0" w:space="0" w:color="auto"/>
          </w:divBdr>
        </w:div>
        <w:div w:id="856237425">
          <w:marLeft w:val="640"/>
          <w:marRight w:val="0"/>
          <w:marTop w:val="0"/>
          <w:marBottom w:val="0"/>
          <w:divBdr>
            <w:top w:val="none" w:sz="0" w:space="0" w:color="auto"/>
            <w:left w:val="none" w:sz="0" w:space="0" w:color="auto"/>
            <w:bottom w:val="none" w:sz="0" w:space="0" w:color="auto"/>
            <w:right w:val="none" w:sz="0" w:space="0" w:color="auto"/>
          </w:divBdr>
        </w:div>
        <w:div w:id="1929774184">
          <w:marLeft w:val="640"/>
          <w:marRight w:val="0"/>
          <w:marTop w:val="0"/>
          <w:marBottom w:val="0"/>
          <w:divBdr>
            <w:top w:val="none" w:sz="0" w:space="0" w:color="auto"/>
            <w:left w:val="none" w:sz="0" w:space="0" w:color="auto"/>
            <w:bottom w:val="none" w:sz="0" w:space="0" w:color="auto"/>
            <w:right w:val="none" w:sz="0" w:space="0" w:color="auto"/>
          </w:divBdr>
        </w:div>
        <w:div w:id="546376867">
          <w:marLeft w:val="640"/>
          <w:marRight w:val="0"/>
          <w:marTop w:val="0"/>
          <w:marBottom w:val="0"/>
          <w:divBdr>
            <w:top w:val="none" w:sz="0" w:space="0" w:color="auto"/>
            <w:left w:val="none" w:sz="0" w:space="0" w:color="auto"/>
            <w:bottom w:val="none" w:sz="0" w:space="0" w:color="auto"/>
            <w:right w:val="none" w:sz="0" w:space="0" w:color="auto"/>
          </w:divBdr>
        </w:div>
        <w:div w:id="1436944828">
          <w:marLeft w:val="640"/>
          <w:marRight w:val="0"/>
          <w:marTop w:val="0"/>
          <w:marBottom w:val="0"/>
          <w:divBdr>
            <w:top w:val="none" w:sz="0" w:space="0" w:color="auto"/>
            <w:left w:val="none" w:sz="0" w:space="0" w:color="auto"/>
            <w:bottom w:val="none" w:sz="0" w:space="0" w:color="auto"/>
            <w:right w:val="none" w:sz="0" w:space="0" w:color="auto"/>
          </w:divBdr>
        </w:div>
        <w:div w:id="1869179281">
          <w:marLeft w:val="640"/>
          <w:marRight w:val="0"/>
          <w:marTop w:val="0"/>
          <w:marBottom w:val="0"/>
          <w:divBdr>
            <w:top w:val="none" w:sz="0" w:space="0" w:color="auto"/>
            <w:left w:val="none" w:sz="0" w:space="0" w:color="auto"/>
            <w:bottom w:val="none" w:sz="0" w:space="0" w:color="auto"/>
            <w:right w:val="none" w:sz="0" w:space="0" w:color="auto"/>
          </w:divBdr>
        </w:div>
        <w:div w:id="352346569">
          <w:marLeft w:val="640"/>
          <w:marRight w:val="0"/>
          <w:marTop w:val="0"/>
          <w:marBottom w:val="0"/>
          <w:divBdr>
            <w:top w:val="none" w:sz="0" w:space="0" w:color="auto"/>
            <w:left w:val="none" w:sz="0" w:space="0" w:color="auto"/>
            <w:bottom w:val="none" w:sz="0" w:space="0" w:color="auto"/>
            <w:right w:val="none" w:sz="0" w:space="0" w:color="auto"/>
          </w:divBdr>
        </w:div>
        <w:div w:id="88670797">
          <w:marLeft w:val="640"/>
          <w:marRight w:val="0"/>
          <w:marTop w:val="0"/>
          <w:marBottom w:val="0"/>
          <w:divBdr>
            <w:top w:val="none" w:sz="0" w:space="0" w:color="auto"/>
            <w:left w:val="none" w:sz="0" w:space="0" w:color="auto"/>
            <w:bottom w:val="none" w:sz="0" w:space="0" w:color="auto"/>
            <w:right w:val="none" w:sz="0" w:space="0" w:color="auto"/>
          </w:divBdr>
        </w:div>
        <w:div w:id="1123352651">
          <w:marLeft w:val="640"/>
          <w:marRight w:val="0"/>
          <w:marTop w:val="0"/>
          <w:marBottom w:val="0"/>
          <w:divBdr>
            <w:top w:val="none" w:sz="0" w:space="0" w:color="auto"/>
            <w:left w:val="none" w:sz="0" w:space="0" w:color="auto"/>
            <w:bottom w:val="none" w:sz="0" w:space="0" w:color="auto"/>
            <w:right w:val="none" w:sz="0" w:space="0" w:color="auto"/>
          </w:divBdr>
        </w:div>
        <w:div w:id="1184636664">
          <w:marLeft w:val="640"/>
          <w:marRight w:val="0"/>
          <w:marTop w:val="0"/>
          <w:marBottom w:val="0"/>
          <w:divBdr>
            <w:top w:val="none" w:sz="0" w:space="0" w:color="auto"/>
            <w:left w:val="none" w:sz="0" w:space="0" w:color="auto"/>
            <w:bottom w:val="none" w:sz="0" w:space="0" w:color="auto"/>
            <w:right w:val="none" w:sz="0" w:space="0" w:color="auto"/>
          </w:divBdr>
        </w:div>
        <w:div w:id="658853640">
          <w:marLeft w:val="640"/>
          <w:marRight w:val="0"/>
          <w:marTop w:val="0"/>
          <w:marBottom w:val="0"/>
          <w:divBdr>
            <w:top w:val="none" w:sz="0" w:space="0" w:color="auto"/>
            <w:left w:val="none" w:sz="0" w:space="0" w:color="auto"/>
            <w:bottom w:val="none" w:sz="0" w:space="0" w:color="auto"/>
            <w:right w:val="none" w:sz="0" w:space="0" w:color="auto"/>
          </w:divBdr>
        </w:div>
        <w:div w:id="1957253544">
          <w:marLeft w:val="640"/>
          <w:marRight w:val="0"/>
          <w:marTop w:val="0"/>
          <w:marBottom w:val="0"/>
          <w:divBdr>
            <w:top w:val="none" w:sz="0" w:space="0" w:color="auto"/>
            <w:left w:val="none" w:sz="0" w:space="0" w:color="auto"/>
            <w:bottom w:val="none" w:sz="0" w:space="0" w:color="auto"/>
            <w:right w:val="none" w:sz="0" w:space="0" w:color="auto"/>
          </w:divBdr>
        </w:div>
        <w:div w:id="940190029">
          <w:marLeft w:val="640"/>
          <w:marRight w:val="0"/>
          <w:marTop w:val="0"/>
          <w:marBottom w:val="0"/>
          <w:divBdr>
            <w:top w:val="none" w:sz="0" w:space="0" w:color="auto"/>
            <w:left w:val="none" w:sz="0" w:space="0" w:color="auto"/>
            <w:bottom w:val="none" w:sz="0" w:space="0" w:color="auto"/>
            <w:right w:val="none" w:sz="0" w:space="0" w:color="auto"/>
          </w:divBdr>
        </w:div>
        <w:div w:id="217788558">
          <w:marLeft w:val="640"/>
          <w:marRight w:val="0"/>
          <w:marTop w:val="0"/>
          <w:marBottom w:val="0"/>
          <w:divBdr>
            <w:top w:val="none" w:sz="0" w:space="0" w:color="auto"/>
            <w:left w:val="none" w:sz="0" w:space="0" w:color="auto"/>
            <w:bottom w:val="none" w:sz="0" w:space="0" w:color="auto"/>
            <w:right w:val="none" w:sz="0" w:space="0" w:color="auto"/>
          </w:divBdr>
        </w:div>
        <w:div w:id="1392997661">
          <w:marLeft w:val="640"/>
          <w:marRight w:val="0"/>
          <w:marTop w:val="0"/>
          <w:marBottom w:val="0"/>
          <w:divBdr>
            <w:top w:val="none" w:sz="0" w:space="0" w:color="auto"/>
            <w:left w:val="none" w:sz="0" w:space="0" w:color="auto"/>
            <w:bottom w:val="none" w:sz="0" w:space="0" w:color="auto"/>
            <w:right w:val="none" w:sz="0" w:space="0" w:color="auto"/>
          </w:divBdr>
        </w:div>
        <w:div w:id="2136292530">
          <w:marLeft w:val="640"/>
          <w:marRight w:val="0"/>
          <w:marTop w:val="0"/>
          <w:marBottom w:val="0"/>
          <w:divBdr>
            <w:top w:val="none" w:sz="0" w:space="0" w:color="auto"/>
            <w:left w:val="none" w:sz="0" w:space="0" w:color="auto"/>
            <w:bottom w:val="none" w:sz="0" w:space="0" w:color="auto"/>
            <w:right w:val="none" w:sz="0" w:space="0" w:color="auto"/>
          </w:divBdr>
        </w:div>
        <w:div w:id="453791832">
          <w:marLeft w:val="640"/>
          <w:marRight w:val="0"/>
          <w:marTop w:val="0"/>
          <w:marBottom w:val="0"/>
          <w:divBdr>
            <w:top w:val="none" w:sz="0" w:space="0" w:color="auto"/>
            <w:left w:val="none" w:sz="0" w:space="0" w:color="auto"/>
            <w:bottom w:val="none" w:sz="0" w:space="0" w:color="auto"/>
            <w:right w:val="none" w:sz="0" w:space="0" w:color="auto"/>
          </w:divBdr>
        </w:div>
        <w:div w:id="1850634456">
          <w:marLeft w:val="640"/>
          <w:marRight w:val="0"/>
          <w:marTop w:val="0"/>
          <w:marBottom w:val="0"/>
          <w:divBdr>
            <w:top w:val="none" w:sz="0" w:space="0" w:color="auto"/>
            <w:left w:val="none" w:sz="0" w:space="0" w:color="auto"/>
            <w:bottom w:val="none" w:sz="0" w:space="0" w:color="auto"/>
            <w:right w:val="none" w:sz="0" w:space="0" w:color="auto"/>
          </w:divBdr>
        </w:div>
        <w:div w:id="1171992898">
          <w:marLeft w:val="640"/>
          <w:marRight w:val="0"/>
          <w:marTop w:val="0"/>
          <w:marBottom w:val="0"/>
          <w:divBdr>
            <w:top w:val="none" w:sz="0" w:space="0" w:color="auto"/>
            <w:left w:val="none" w:sz="0" w:space="0" w:color="auto"/>
            <w:bottom w:val="none" w:sz="0" w:space="0" w:color="auto"/>
            <w:right w:val="none" w:sz="0" w:space="0" w:color="auto"/>
          </w:divBdr>
        </w:div>
        <w:div w:id="1223638958">
          <w:marLeft w:val="640"/>
          <w:marRight w:val="0"/>
          <w:marTop w:val="0"/>
          <w:marBottom w:val="0"/>
          <w:divBdr>
            <w:top w:val="none" w:sz="0" w:space="0" w:color="auto"/>
            <w:left w:val="none" w:sz="0" w:space="0" w:color="auto"/>
            <w:bottom w:val="none" w:sz="0" w:space="0" w:color="auto"/>
            <w:right w:val="none" w:sz="0" w:space="0" w:color="auto"/>
          </w:divBdr>
        </w:div>
        <w:div w:id="132144326">
          <w:marLeft w:val="640"/>
          <w:marRight w:val="0"/>
          <w:marTop w:val="0"/>
          <w:marBottom w:val="0"/>
          <w:divBdr>
            <w:top w:val="none" w:sz="0" w:space="0" w:color="auto"/>
            <w:left w:val="none" w:sz="0" w:space="0" w:color="auto"/>
            <w:bottom w:val="none" w:sz="0" w:space="0" w:color="auto"/>
            <w:right w:val="none" w:sz="0" w:space="0" w:color="auto"/>
          </w:divBdr>
        </w:div>
        <w:div w:id="1096169250">
          <w:marLeft w:val="640"/>
          <w:marRight w:val="0"/>
          <w:marTop w:val="0"/>
          <w:marBottom w:val="0"/>
          <w:divBdr>
            <w:top w:val="none" w:sz="0" w:space="0" w:color="auto"/>
            <w:left w:val="none" w:sz="0" w:space="0" w:color="auto"/>
            <w:bottom w:val="none" w:sz="0" w:space="0" w:color="auto"/>
            <w:right w:val="none" w:sz="0" w:space="0" w:color="auto"/>
          </w:divBdr>
        </w:div>
        <w:div w:id="747926981">
          <w:marLeft w:val="640"/>
          <w:marRight w:val="0"/>
          <w:marTop w:val="0"/>
          <w:marBottom w:val="0"/>
          <w:divBdr>
            <w:top w:val="none" w:sz="0" w:space="0" w:color="auto"/>
            <w:left w:val="none" w:sz="0" w:space="0" w:color="auto"/>
            <w:bottom w:val="none" w:sz="0" w:space="0" w:color="auto"/>
            <w:right w:val="none" w:sz="0" w:space="0" w:color="auto"/>
          </w:divBdr>
        </w:div>
        <w:div w:id="1095049956">
          <w:marLeft w:val="640"/>
          <w:marRight w:val="0"/>
          <w:marTop w:val="0"/>
          <w:marBottom w:val="0"/>
          <w:divBdr>
            <w:top w:val="none" w:sz="0" w:space="0" w:color="auto"/>
            <w:left w:val="none" w:sz="0" w:space="0" w:color="auto"/>
            <w:bottom w:val="none" w:sz="0" w:space="0" w:color="auto"/>
            <w:right w:val="none" w:sz="0" w:space="0" w:color="auto"/>
          </w:divBdr>
        </w:div>
        <w:div w:id="604844680">
          <w:marLeft w:val="640"/>
          <w:marRight w:val="0"/>
          <w:marTop w:val="0"/>
          <w:marBottom w:val="0"/>
          <w:divBdr>
            <w:top w:val="none" w:sz="0" w:space="0" w:color="auto"/>
            <w:left w:val="none" w:sz="0" w:space="0" w:color="auto"/>
            <w:bottom w:val="none" w:sz="0" w:space="0" w:color="auto"/>
            <w:right w:val="none" w:sz="0" w:space="0" w:color="auto"/>
          </w:divBdr>
        </w:div>
        <w:div w:id="723020570">
          <w:marLeft w:val="640"/>
          <w:marRight w:val="0"/>
          <w:marTop w:val="0"/>
          <w:marBottom w:val="0"/>
          <w:divBdr>
            <w:top w:val="none" w:sz="0" w:space="0" w:color="auto"/>
            <w:left w:val="none" w:sz="0" w:space="0" w:color="auto"/>
            <w:bottom w:val="none" w:sz="0" w:space="0" w:color="auto"/>
            <w:right w:val="none" w:sz="0" w:space="0" w:color="auto"/>
          </w:divBdr>
        </w:div>
        <w:div w:id="1690065594">
          <w:marLeft w:val="640"/>
          <w:marRight w:val="0"/>
          <w:marTop w:val="0"/>
          <w:marBottom w:val="0"/>
          <w:divBdr>
            <w:top w:val="none" w:sz="0" w:space="0" w:color="auto"/>
            <w:left w:val="none" w:sz="0" w:space="0" w:color="auto"/>
            <w:bottom w:val="none" w:sz="0" w:space="0" w:color="auto"/>
            <w:right w:val="none" w:sz="0" w:space="0" w:color="auto"/>
          </w:divBdr>
        </w:div>
        <w:div w:id="959186364">
          <w:marLeft w:val="640"/>
          <w:marRight w:val="0"/>
          <w:marTop w:val="0"/>
          <w:marBottom w:val="0"/>
          <w:divBdr>
            <w:top w:val="none" w:sz="0" w:space="0" w:color="auto"/>
            <w:left w:val="none" w:sz="0" w:space="0" w:color="auto"/>
            <w:bottom w:val="none" w:sz="0" w:space="0" w:color="auto"/>
            <w:right w:val="none" w:sz="0" w:space="0" w:color="auto"/>
          </w:divBdr>
        </w:div>
        <w:div w:id="2091735924">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37553733">
      <w:bodyDiv w:val="1"/>
      <w:marLeft w:val="0"/>
      <w:marRight w:val="0"/>
      <w:marTop w:val="0"/>
      <w:marBottom w:val="0"/>
      <w:divBdr>
        <w:top w:val="none" w:sz="0" w:space="0" w:color="auto"/>
        <w:left w:val="none" w:sz="0" w:space="0" w:color="auto"/>
        <w:bottom w:val="none" w:sz="0" w:space="0" w:color="auto"/>
        <w:right w:val="none" w:sz="0" w:space="0" w:color="auto"/>
      </w:divBdr>
      <w:divsChild>
        <w:div w:id="1246764042">
          <w:marLeft w:val="640"/>
          <w:marRight w:val="0"/>
          <w:marTop w:val="0"/>
          <w:marBottom w:val="0"/>
          <w:divBdr>
            <w:top w:val="none" w:sz="0" w:space="0" w:color="auto"/>
            <w:left w:val="none" w:sz="0" w:space="0" w:color="auto"/>
            <w:bottom w:val="none" w:sz="0" w:space="0" w:color="auto"/>
            <w:right w:val="none" w:sz="0" w:space="0" w:color="auto"/>
          </w:divBdr>
        </w:div>
        <w:div w:id="1167863535">
          <w:marLeft w:val="640"/>
          <w:marRight w:val="0"/>
          <w:marTop w:val="0"/>
          <w:marBottom w:val="0"/>
          <w:divBdr>
            <w:top w:val="none" w:sz="0" w:space="0" w:color="auto"/>
            <w:left w:val="none" w:sz="0" w:space="0" w:color="auto"/>
            <w:bottom w:val="none" w:sz="0" w:space="0" w:color="auto"/>
            <w:right w:val="none" w:sz="0" w:space="0" w:color="auto"/>
          </w:divBdr>
        </w:div>
        <w:div w:id="470099924">
          <w:marLeft w:val="640"/>
          <w:marRight w:val="0"/>
          <w:marTop w:val="0"/>
          <w:marBottom w:val="0"/>
          <w:divBdr>
            <w:top w:val="none" w:sz="0" w:space="0" w:color="auto"/>
            <w:left w:val="none" w:sz="0" w:space="0" w:color="auto"/>
            <w:bottom w:val="none" w:sz="0" w:space="0" w:color="auto"/>
            <w:right w:val="none" w:sz="0" w:space="0" w:color="auto"/>
          </w:divBdr>
        </w:div>
        <w:div w:id="360663980">
          <w:marLeft w:val="640"/>
          <w:marRight w:val="0"/>
          <w:marTop w:val="0"/>
          <w:marBottom w:val="0"/>
          <w:divBdr>
            <w:top w:val="none" w:sz="0" w:space="0" w:color="auto"/>
            <w:left w:val="none" w:sz="0" w:space="0" w:color="auto"/>
            <w:bottom w:val="none" w:sz="0" w:space="0" w:color="auto"/>
            <w:right w:val="none" w:sz="0" w:space="0" w:color="auto"/>
          </w:divBdr>
        </w:div>
        <w:div w:id="863514874">
          <w:marLeft w:val="640"/>
          <w:marRight w:val="0"/>
          <w:marTop w:val="0"/>
          <w:marBottom w:val="0"/>
          <w:divBdr>
            <w:top w:val="none" w:sz="0" w:space="0" w:color="auto"/>
            <w:left w:val="none" w:sz="0" w:space="0" w:color="auto"/>
            <w:bottom w:val="none" w:sz="0" w:space="0" w:color="auto"/>
            <w:right w:val="none" w:sz="0" w:space="0" w:color="auto"/>
          </w:divBdr>
        </w:div>
        <w:div w:id="172189052">
          <w:marLeft w:val="640"/>
          <w:marRight w:val="0"/>
          <w:marTop w:val="0"/>
          <w:marBottom w:val="0"/>
          <w:divBdr>
            <w:top w:val="none" w:sz="0" w:space="0" w:color="auto"/>
            <w:left w:val="none" w:sz="0" w:space="0" w:color="auto"/>
            <w:bottom w:val="none" w:sz="0" w:space="0" w:color="auto"/>
            <w:right w:val="none" w:sz="0" w:space="0" w:color="auto"/>
          </w:divBdr>
        </w:div>
        <w:div w:id="1594238542">
          <w:marLeft w:val="640"/>
          <w:marRight w:val="0"/>
          <w:marTop w:val="0"/>
          <w:marBottom w:val="0"/>
          <w:divBdr>
            <w:top w:val="none" w:sz="0" w:space="0" w:color="auto"/>
            <w:left w:val="none" w:sz="0" w:space="0" w:color="auto"/>
            <w:bottom w:val="none" w:sz="0" w:space="0" w:color="auto"/>
            <w:right w:val="none" w:sz="0" w:space="0" w:color="auto"/>
          </w:divBdr>
        </w:div>
        <w:div w:id="77335094">
          <w:marLeft w:val="640"/>
          <w:marRight w:val="0"/>
          <w:marTop w:val="0"/>
          <w:marBottom w:val="0"/>
          <w:divBdr>
            <w:top w:val="none" w:sz="0" w:space="0" w:color="auto"/>
            <w:left w:val="none" w:sz="0" w:space="0" w:color="auto"/>
            <w:bottom w:val="none" w:sz="0" w:space="0" w:color="auto"/>
            <w:right w:val="none" w:sz="0" w:space="0" w:color="auto"/>
          </w:divBdr>
        </w:div>
        <w:div w:id="1172838583">
          <w:marLeft w:val="640"/>
          <w:marRight w:val="0"/>
          <w:marTop w:val="0"/>
          <w:marBottom w:val="0"/>
          <w:divBdr>
            <w:top w:val="none" w:sz="0" w:space="0" w:color="auto"/>
            <w:left w:val="none" w:sz="0" w:space="0" w:color="auto"/>
            <w:bottom w:val="none" w:sz="0" w:space="0" w:color="auto"/>
            <w:right w:val="none" w:sz="0" w:space="0" w:color="auto"/>
          </w:divBdr>
        </w:div>
        <w:div w:id="877476369">
          <w:marLeft w:val="640"/>
          <w:marRight w:val="0"/>
          <w:marTop w:val="0"/>
          <w:marBottom w:val="0"/>
          <w:divBdr>
            <w:top w:val="none" w:sz="0" w:space="0" w:color="auto"/>
            <w:left w:val="none" w:sz="0" w:space="0" w:color="auto"/>
            <w:bottom w:val="none" w:sz="0" w:space="0" w:color="auto"/>
            <w:right w:val="none" w:sz="0" w:space="0" w:color="auto"/>
          </w:divBdr>
        </w:div>
        <w:div w:id="810748480">
          <w:marLeft w:val="640"/>
          <w:marRight w:val="0"/>
          <w:marTop w:val="0"/>
          <w:marBottom w:val="0"/>
          <w:divBdr>
            <w:top w:val="none" w:sz="0" w:space="0" w:color="auto"/>
            <w:left w:val="none" w:sz="0" w:space="0" w:color="auto"/>
            <w:bottom w:val="none" w:sz="0" w:space="0" w:color="auto"/>
            <w:right w:val="none" w:sz="0" w:space="0" w:color="auto"/>
          </w:divBdr>
        </w:div>
        <w:div w:id="998732511">
          <w:marLeft w:val="640"/>
          <w:marRight w:val="0"/>
          <w:marTop w:val="0"/>
          <w:marBottom w:val="0"/>
          <w:divBdr>
            <w:top w:val="none" w:sz="0" w:space="0" w:color="auto"/>
            <w:left w:val="none" w:sz="0" w:space="0" w:color="auto"/>
            <w:bottom w:val="none" w:sz="0" w:space="0" w:color="auto"/>
            <w:right w:val="none" w:sz="0" w:space="0" w:color="auto"/>
          </w:divBdr>
        </w:div>
        <w:div w:id="16126431">
          <w:marLeft w:val="640"/>
          <w:marRight w:val="0"/>
          <w:marTop w:val="0"/>
          <w:marBottom w:val="0"/>
          <w:divBdr>
            <w:top w:val="none" w:sz="0" w:space="0" w:color="auto"/>
            <w:left w:val="none" w:sz="0" w:space="0" w:color="auto"/>
            <w:bottom w:val="none" w:sz="0" w:space="0" w:color="auto"/>
            <w:right w:val="none" w:sz="0" w:space="0" w:color="auto"/>
          </w:divBdr>
        </w:div>
        <w:div w:id="333461279">
          <w:marLeft w:val="640"/>
          <w:marRight w:val="0"/>
          <w:marTop w:val="0"/>
          <w:marBottom w:val="0"/>
          <w:divBdr>
            <w:top w:val="none" w:sz="0" w:space="0" w:color="auto"/>
            <w:left w:val="none" w:sz="0" w:space="0" w:color="auto"/>
            <w:bottom w:val="none" w:sz="0" w:space="0" w:color="auto"/>
            <w:right w:val="none" w:sz="0" w:space="0" w:color="auto"/>
          </w:divBdr>
        </w:div>
        <w:div w:id="688411562">
          <w:marLeft w:val="640"/>
          <w:marRight w:val="0"/>
          <w:marTop w:val="0"/>
          <w:marBottom w:val="0"/>
          <w:divBdr>
            <w:top w:val="none" w:sz="0" w:space="0" w:color="auto"/>
            <w:left w:val="none" w:sz="0" w:space="0" w:color="auto"/>
            <w:bottom w:val="none" w:sz="0" w:space="0" w:color="auto"/>
            <w:right w:val="none" w:sz="0" w:space="0" w:color="auto"/>
          </w:divBdr>
        </w:div>
        <w:div w:id="834029666">
          <w:marLeft w:val="640"/>
          <w:marRight w:val="0"/>
          <w:marTop w:val="0"/>
          <w:marBottom w:val="0"/>
          <w:divBdr>
            <w:top w:val="none" w:sz="0" w:space="0" w:color="auto"/>
            <w:left w:val="none" w:sz="0" w:space="0" w:color="auto"/>
            <w:bottom w:val="none" w:sz="0" w:space="0" w:color="auto"/>
            <w:right w:val="none" w:sz="0" w:space="0" w:color="auto"/>
          </w:divBdr>
        </w:div>
        <w:div w:id="1686247696">
          <w:marLeft w:val="640"/>
          <w:marRight w:val="0"/>
          <w:marTop w:val="0"/>
          <w:marBottom w:val="0"/>
          <w:divBdr>
            <w:top w:val="none" w:sz="0" w:space="0" w:color="auto"/>
            <w:left w:val="none" w:sz="0" w:space="0" w:color="auto"/>
            <w:bottom w:val="none" w:sz="0" w:space="0" w:color="auto"/>
            <w:right w:val="none" w:sz="0" w:space="0" w:color="auto"/>
          </w:divBdr>
        </w:div>
        <w:div w:id="101002622">
          <w:marLeft w:val="640"/>
          <w:marRight w:val="0"/>
          <w:marTop w:val="0"/>
          <w:marBottom w:val="0"/>
          <w:divBdr>
            <w:top w:val="none" w:sz="0" w:space="0" w:color="auto"/>
            <w:left w:val="none" w:sz="0" w:space="0" w:color="auto"/>
            <w:bottom w:val="none" w:sz="0" w:space="0" w:color="auto"/>
            <w:right w:val="none" w:sz="0" w:space="0" w:color="auto"/>
          </w:divBdr>
        </w:div>
        <w:div w:id="1183784211">
          <w:marLeft w:val="640"/>
          <w:marRight w:val="0"/>
          <w:marTop w:val="0"/>
          <w:marBottom w:val="0"/>
          <w:divBdr>
            <w:top w:val="none" w:sz="0" w:space="0" w:color="auto"/>
            <w:left w:val="none" w:sz="0" w:space="0" w:color="auto"/>
            <w:bottom w:val="none" w:sz="0" w:space="0" w:color="auto"/>
            <w:right w:val="none" w:sz="0" w:space="0" w:color="auto"/>
          </w:divBdr>
        </w:div>
        <w:div w:id="1993093396">
          <w:marLeft w:val="640"/>
          <w:marRight w:val="0"/>
          <w:marTop w:val="0"/>
          <w:marBottom w:val="0"/>
          <w:divBdr>
            <w:top w:val="none" w:sz="0" w:space="0" w:color="auto"/>
            <w:left w:val="none" w:sz="0" w:space="0" w:color="auto"/>
            <w:bottom w:val="none" w:sz="0" w:space="0" w:color="auto"/>
            <w:right w:val="none" w:sz="0" w:space="0" w:color="auto"/>
          </w:divBdr>
        </w:div>
        <w:div w:id="1460148304">
          <w:marLeft w:val="640"/>
          <w:marRight w:val="0"/>
          <w:marTop w:val="0"/>
          <w:marBottom w:val="0"/>
          <w:divBdr>
            <w:top w:val="none" w:sz="0" w:space="0" w:color="auto"/>
            <w:left w:val="none" w:sz="0" w:space="0" w:color="auto"/>
            <w:bottom w:val="none" w:sz="0" w:space="0" w:color="auto"/>
            <w:right w:val="none" w:sz="0" w:space="0" w:color="auto"/>
          </w:divBdr>
        </w:div>
        <w:div w:id="1444954248">
          <w:marLeft w:val="640"/>
          <w:marRight w:val="0"/>
          <w:marTop w:val="0"/>
          <w:marBottom w:val="0"/>
          <w:divBdr>
            <w:top w:val="none" w:sz="0" w:space="0" w:color="auto"/>
            <w:left w:val="none" w:sz="0" w:space="0" w:color="auto"/>
            <w:bottom w:val="none" w:sz="0" w:space="0" w:color="auto"/>
            <w:right w:val="none" w:sz="0" w:space="0" w:color="auto"/>
          </w:divBdr>
        </w:div>
        <w:div w:id="887380491">
          <w:marLeft w:val="640"/>
          <w:marRight w:val="0"/>
          <w:marTop w:val="0"/>
          <w:marBottom w:val="0"/>
          <w:divBdr>
            <w:top w:val="none" w:sz="0" w:space="0" w:color="auto"/>
            <w:left w:val="none" w:sz="0" w:space="0" w:color="auto"/>
            <w:bottom w:val="none" w:sz="0" w:space="0" w:color="auto"/>
            <w:right w:val="none" w:sz="0" w:space="0" w:color="auto"/>
          </w:divBdr>
        </w:div>
        <w:div w:id="2058048769">
          <w:marLeft w:val="640"/>
          <w:marRight w:val="0"/>
          <w:marTop w:val="0"/>
          <w:marBottom w:val="0"/>
          <w:divBdr>
            <w:top w:val="none" w:sz="0" w:space="0" w:color="auto"/>
            <w:left w:val="none" w:sz="0" w:space="0" w:color="auto"/>
            <w:bottom w:val="none" w:sz="0" w:space="0" w:color="auto"/>
            <w:right w:val="none" w:sz="0" w:space="0" w:color="auto"/>
          </w:divBdr>
        </w:div>
        <w:div w:id="715201500">
          <w:marLeft w:val="640"/>
          <w:marRight w:val="0"/>
          <w:marTop w:val="0"/>
          <w:marBottom w:val="0"/>
          <w:divBdr>
            <w:top w:val="none" w:sz="0" w:space="0" w:color="auto"/>
            <w:left w:val="none" w:sz="0" w:space="0" w:color="auto"/>
            <w:bottom w:val="none" w:sz="0" w:space="0" w:color="auto"/>
            <w:right w:val="none" w:sz="0" w:space="0" w:color="auto"/>
          </w:divBdr>
        </w:div>
        <w:div w:id="1309434415">
          <w:marLeft w:val="640"/>
          <w:marRight w:val="0"/>
          <w:marTop w:val="0"/>
          <w:marBottom w:val="0"/>
          <w:divBdr>
            <w:top w:val="none" w:sz="0" w:space="0" w:color="auto"/>
            <w:left w:val="none" w:sz="0" w:space="0" w:color="auto"/>
            <w:bottom w:val="none" w:sz="0" w:space="0" w:color="auto"/>
            <w:right w:val="none" w:sz="0" w:space="0" w:color="auto"/>
          </w:divBdr>
        </w:div>
        <w:div w:id="1082533722">
          <w:marLeft w:val="640"/>
          <w:marRight w:val="0"/>
          <w:marTop w:val="0"/>
          <w:marBottom w:val="0"/>
          <w:divBdr>
            <w:top w:val="none" w:sz="0" w:space="0" w:color="auto"/>
            <w:left w:val="none" w:sz="0" w:space="0" w:color="auto"/>
            <w:bottom w:val="none" w:sz="0" w:space="0" w:color="auto"/>
            <w:right w:val="none" w:sz="0" w:space="0" w:color="auto"/>
          </w:divBdr>
        </w:div>
        <w:div w:id="835923725">
          <w:marLeft w:val="640"/>
          <w:marRight w:val="0"/>
          <w:marTop w:val="0"/>
          <w:marBottom w:val="0"/>
          <w:divBdr>
            <w:top w:val="none" w:sz="0" w:space="0" w:color="auto"/>
            <w:left w:val="none" w:sz="0" w:space="0" w:color="auto"/>
            <w:bottom w:val="none" w:sz="0" w:space="0" w:color="auto"/>
            <w:right w:val="none" w:sz="0" w:space="0" w:color="auto"/>
          </w:divBdr>
        </w:div>
        <w:div w:id="588002472">
          <w:marLeft w:val="640"/>
          <w:marRight w:val="0"/>
          <w:marTop w:val="0"/>
          <w:marBottom w:val="0"/>
          <w:divBdr>
            <w:top w:val="none" w:sz="0" w:space="0" w:color="auto"/>
            <w:left w:val="none" w:sz="0" w:space="0" w:color="auto"/>
            <w:bottom w:val="none" w:sz="0" w:space="0" w:color="auto"/>
            <w:right w:val="none" w:sz="0" w:space="0" w:color="auto"/>
          </w:divBdr>
        </w:div>
        <w:div w:id="792789205">
          <w:marLeft w:val="640"/>
          <w:marRight w:val="0"/>
          <w:marTop w:val="0"/>
          <w:marBottom w:val="0"/>
          <w:divBdr>
            <w:top w:val="none" w:sz="0" w:space="0" w:color="auto"/>
            <w:left w:val="none" w:sz="0" w:space="0" w:color="auto"/>
            <w:bottom w:val="none" w:sz="0" w:space="0" w:color="auto"/>
            <w:right w:val="none" w:sz="0" w:space="0" w:color="auto"/>
          </w:divBdr>
        </w:div>
        <w:div w:id="44961321">
          <w:marLeft w:val="640"/>
          <w:marRight w:val="0"/>
          <w:marTop w:val="0"/>
          <w:marBottom w:val="0"/>
          <w:divBdr>
            <w:top w:val="none" w:sz="0" w:space="0" w:color="auto"/>
            <w:left w:val="none" w:sz="0" w:space="0" w:color="auto"/>
            <w:bottom w:val="none" w:sz="0" w:space="0" w:color="auto"/>
            <w:right w:val="none" w:sz="0" w:space="0" w:color="auto"/>
          </w:divBdr>
        </w:div>
        <w:div w:id="1032151879">
          <w:marLeft w:val="640"/>
          <w:marRight w:val="0"/>
          <w:marTop w:val="0"/>
          <w:marBottom w:val="0"/>
          <w:divBdr>
            <w:top w:val="none" w:sz="0" w:space="0" w:color="auto"/>
            <w:left w:val="none" w:sz="0" w:space="0" w:color="auto"/>
            <w:bottom w:val="none" w:sz="0" w:space="0" w:color="auto"/>
            <w:right w:val="none" w:sz="0" w:space="0" w:color="auto"/>
          </w:divBdr>
        </w:div>
        <w:div w:id="1246763382">
          <w:marLeft w:val="640"/>
          <w:marRight w:val="0"/>
          <w:marTop w:val="0"/>
          <w:marBottom w:val="0"/>
          <w:divBdr>
            <w:top w:val="none" w:sz="0" w:space="0" w:color="auto"/>
            <w:left w:val="none" w:sz="0" w:space="0" w:color="auto"/>
            <w:bottom w:val="none" w:sz="0" w:space="0" w:color="auto"/>
            <w:right w:val="none" w:sz="0" w:space="0" w:color="auto"/>
          </w:divBdr>
        </w:div>
        <w:div w:id="1664509287">
          <w:marLeft w:val="640"/>
          <w:marRight w:val="0"/>
          <w:marTop w:val="0"/>
          <w:marBottom w:val="0"/>
          <w:divBdr>
            <w:top w:val="none" w:sz="0" w:space="0" w:color="auto"/>
            <w:left w:val="none" w:sz="0" w:space="0" w:color="auto"/>
            <w:bottom w:val="none" w:sz="0" w:space="0" w:color="auto"/>
            <w:right w:val="none" w:sz="0" w:space="0" w:color="auto"/>
          </w:divBdr>
        </w:div>
        <w:div w:id="953633345">
          <w:marLeft w:val="640"/>
          <w:marRight w:val="0"/>
          <w:marTop w:val="0"/>
          <w:marBottom w:val="0"/>
          <w:divBdr>
            <w:top w:val="none" w:sz="0" w:space="0" w:color="auto"/>
            <w:left w:val="none" w:sz="0" w:space="0" w:color="auto"/>
            <w:bottom w:val="none" w:sz="0" w:space="0" w:color="auto"/>
            <w:right w:val="none" w:sz="0" w:space="0" w:color="auto"/>
          </w:divBdr>
        </w:div>
        <w:div w:id="1263221850">
          <w:marLeft w:val="640"/>
          <w:marRight w:val="0"/>
          <w:marTop w:val="0"/>
          <w:marBottom w:val="0"/>
          <w:divBdr>
            <w:top w:val="none" w:sz="0" w:space="0" w:color="auto"/>
            <w:left w:val="none" w:sz="0" w:space="0" w:color="auto"/>
            <w:bottom w:val="none" w:sz="0" w:space="0" w:color="auto"/>
            <w:right w:val="none" w:sz="0" w:space="0" w:color="auto"/>
          </w:divBdr>
        </w:div>
        <w:div w:id="1518150851">
          <w:marLeft w:val="640"/>
          <w:marRight w:val="0"/>
          <w:marTop w:val="0"/>
          <w:marBottom w:val="0"/>
          <w:divBdr>
            <w:top w:val="none" w:sz="0" w:space="0" w:color="auto"/>
            <w:left w:val="none" w:sz="0" w:space="0" w:color="auto"/>
            <w:bottom w:val="none" w:sz="0" w:space="0" w:color="auto"/>
            <w:right w:val="none" w:sz="0" w:space="0" w:color="auto"/>
          </w:divBdr>
        </w:div>
        <w:div w:id="1790271316">
          <w:marLeft w:val="640"/>
          <w:marRight w:val="0"/>
          <w:marTop w:val="0"/>
          <w:marBottom w:val="0"/>
          <w:divBdr>
            <w:top w:val="none" w:sz="0" w:space="0" w:color="auto"/>
            <w:left w:val="none" w:sz="0" w:space="0" w:color="auto"/>
            <w:bottom w:val="none" w:sz="0" w:space="0" w:color="auto"/>
            <w:right w:val="none" w:sz="0" w:space="0" w:color="auto"/>
          </w:divBdr>
        </w:div>
        <w:div w:id="1198472894">
          <w:marLeft w:val="640"/>
          <w:marRight w:val="0"/>
          <w:marTop w:val="0"/>
          <w:marBottom w:val="0"/>
          <w:divBdr>
            <w:top w:val="none" w:sz="0" w:space="0" w:color="auto"/>
            <w:left w:val="none" w:sz="0" w:space="0" w:color="auto"/>
            <w:bottom w:val="none" w:sz="0" w:space="0" w:color="auto"/>
            <w:right w:val="none" w:sz="0" w:space="0" w:color="auto"/>
          </w:divBdr>
        </w:div>
        <w:div w:id="588346248">
          <w:marLeft w:val="640"/>
          <w:marRight w:val="0"/>
          <w:marTop w:val="0"/>
          <w:marBottom w:val="0"/>
          <w:divBdr>
            <w:top w:val="none" w:sz="0" w:space="0" w:color="auto"/>
            <w:left w:val="none" w:sz="0" w:space="0" w:color="auto"/>
            <w:bottom w:val="none" w:sz="0" w:space="0" w:color="auto"/>
            <w:right w:val="none" w:sz="0" w:space="0" w:color="auto"/>
          </w:divBdr>
        </w:div>
        <w:div w:id="1638874797">
          <w:marLeft w:val="640"/>
          <w:marRight w:val="0"/>
          <w:marTop w:val="0"/>
          <w:marBottom w:val="0"/>
          <w:divBdr>
            <w:top w:val="none" w:sz="0" w:space="0" w:color="auto"/>
            <w:left w:val="none" w:sz="0" w:space="0" w:color="auto"/>
            <w:bottom w:val="none" w:sz="0" w:space="0" w:color="auto"/>
            <w:right w:val="none" w:sz="0" w:space="0" w:color="auto"/>
          </w:divBdr>
        </w:div>
        <w:div w:id="207304695">
          <w:marLeft w:val="640"/>
          <w:marRight w:val="0"/>
          <w:marTop w:val="0"/>
          <w:marBottom w:val="0"/>
          <w:divBdr>
            <w:top w:val="none" w:sz="0" w:space="0" w:color="auto"/>
            <w:left w:val="none" w:sz="0" w:space="0" w:color="auto"/>
            <w:bottom w:val="none" w:sz="0" w:space="0" w:color="auto"/>
            <w:right w:val="none" w:sz="0" w:space="0" w:color="auto"/>
          </w:divBdr>
        </w:div>
        <w:div w:id="215548447">
          <w:marLeft w:val="640"/>
          <w:marRight w:val="0"/>
          <w:marTop w:val="0"/>
          <w:marBottom w:val="0"/>
          <w:divBdr>
            <w:top w:val="none" w:sz="0" w:space="0" w:color="auto"/>
            <w:left w:val="none" w:sz="0" w:space="0" w:color="auto"/>
            <w:bottom w:val="none" w:sz="0" w:space="0" w:color="auto"/>
            <w:right w:val="none" w:sz="0" w:space="0" w:color="auto"/>
          </w:divBdr>
        </w:div>
        <w:div w:id="1715889113">
          <w:marLeft w:val="640"/>
          <w:marRight w:val="0"/>
          <w:marTop w:val="0"/>
          <w:marBottom w:val="0"/>
          <w:divBdr>
            <w:top w:val="none" w:sz="0" w:space="0" w:color="auto"/>
            <w:left w:val="none" w:sz="0" w:space="0" w:color="auto"/>
            <w:bottom w:val="none" w:sz="0" w:space="0" w:color="auto"/>
            <w:right w:val="none" w:sz="0" w:space="0" w:color="auto"/>
          </w:divBdr>
        </w:div>
        <w:div w:id="598104168">
          <w:marLeft w:val="640"/>
          <w:marRight w:val="0"/>
          <w:marTop w:val="0"/>
          <w:marBottom w:val="0"/>
          <w:divBdr>
            <w:top w:val="none" w:sz="0" w:space="0" w:color="auto"/>
            <w:left w:val="none" w:sz="0" w:space="0" w:color="auto"/>
            <w:bottom w:val="none" w:sz="0" w:space="0" w:color="auto"/>
            <w:right w:val="none" w:sz="0" w:space="0" w:color="auto"/>
          </w:divBdr>
        </w:div>
        <w:div w:id="587352111">
          <w:marLeft w:val="640"/>
          <w:marRight w:val="0"/>
          <w:marTop w:val="0"/>
          <w:marBottom w:val="0"/>
          <w:divBdr>
            <w:top w:val="none" w:sz="0" w:space="0" w:color="auto"/>
            <w:left w:val="none" w:sz="0" w:space="0" w:color="auto"/>
            <w:bottom w:val="none" w:sz="0" w:space="0" w:color="auto"/>
            <w:right w:val="none" w:sz="0" w:space="0" w:color="auto"/>
          </w:divBdr>
        </w:div>
        <w:div w:id="1606035856">
          <w:marLeft w:val="640"/>
          <w:marRight w:val="0"/>
          <w:marTop w:val="0"/>
          <w:marBottom w:val="0"/>
          <w:divBdr>
            <w:top w:val="none" w:sz="0" w:space="0" w:color="auto"/>
            <w:left w:val="none" w:sz="0" w:space="0" w:color="auto"/>
            <w:bottom w:val="none" w:sz="0" w:space="0" w:color="auto"/>
            <w:right w:val="none" w:sz="0" w:space="0" w:color="auto"/>
          </w:divBdr>
        </w:div>
        <w:div w:id="535316629">
          <w:marLeft w:val="640"/>
          <w:marRight w:val="0"/>
          <w:marTop w:val="0"/>
          <w:marBottom w:val="0"/>
          <w:divBdr>
            <w:top w:val="none" w:sz="0" w:space="0" w:color="auto"/>
            <w:left w:val="none" w:sz="0" w:space="0" w:color="auto"/>
            <w:bottom w:val="none" w:sz="0" w:space="0" w:color="auto"/>
            <w:right w:val="none" w:sz="0" w:space="0" w:color="auto"/>
          </w:divBdr>
        </w:div>
        <w:div w:id="598561099">
          <w:marLeft w:val="640"/>
          <w:marRight w:val="0"/>
          <w:marTop w:val="0"/>
          <w:marBottom w:val="0"/>
          <w:divBdr>
            <w:top w:val="none" w:sz="0" w:space="0" w:color="auto"/>
            <w:left w:val="none" w:sz="0" w:space="0" w:color="auto"/>
            <w:bottom w:val="none" w:sz="0" w:space="0" w:color="auto"/>
            <w:right w:val="none" w:sz="0" w:space="0" w:color="auto"/>
          </w:divBdr>
        </w:div>
        <w:div w:id="1050768485">
          <w:marLeft w:val="640"/>
          <w:marRight w:val="0"/>
          <w:marTop w:val="0"/>
          <w:marBottom w:val="0"/>
          <w:divBdr>
            <w:top w:val="none" w:sz="0" w:space="0" w:color="auto"/>
            <w:left w:val="none" w:sz="0" w:space="0" w:color="auto"/>
            <w:bottom w:val="none" w:sz="0" w:space="0" w:color="auto"/>
            <w:right w:val="none" w:sz="0" w:space="0" w:color="auto"/>
          </w:divBdr>
        </w:div>
        <w:div w:id="38627878">
          <w:marLeft w:val="640"/>
          <w:marRight w:val="0"/>
          <w:marTop w:val="0"/>
          <w:marBottom w:val="0"/>
          <w:divBdr>
            <w:top w:val="none" w:sz="0" w:space="0" w:color="auto"/>
            <w:left w:val="none" w:sz="0" w:space="0" w:color="auto"/>
            <w:bottom w:val="none" w:sz="0" w:space="0" w:color="auto"/>
            <w:right w:val="none" w:sz="0" w:space="0" w:color="auto"/>
          </w:divBdr>
        </w:div>
        <w:div w:id="1285388967">
          <w:marLeft w:val="640"/>
          <w:marRight w:val="0"/>
          <w:marTop w:val="0"/>
          <w:marBottom w:val="0"/>
          <w:divBdr>
            <w:top w:val="none" w:sz="0" w:space="0" w:color="auto"/>
            <w:left w:val="none" w:sz="0" w:space="0" w:color="auto"/>
            <w:bottom w:val="none" w:sz="0" w:space="0" w:color="auto"/>
            <w:right w:val="none" w:sz="0" w:space="0" w:color="auto"/>
          </w:divBdr>
        </w:div>
        <w:div w:id="324283409">
          <w:marLeft w:val="640"/>
          <w:marRight w:val="0"/>
          <w:marTop w:val="0"/>
          <w:marBottom w:val="0"/>
          <w:divBdr>
            <w:top w:val="none" w:sz="0" w:space="0" w:color="auto"/>
            <w:left w:val="none" w:sz="0" w:space="0" w:color="auto"/>
            <w:bottom w:val="none" w:sz="0" w:space="0" w:color="auto"/>
            <w:right w:val="none" w:sz="0" w:space="0" w:color="auto"/>
          </w:divBdr>
        </w:div>
        <w:div w:id="579219242">
          <w:marLeft w:val="640"/>
          <w:marRight w:val="0"/>
          <w:marTop w:val="0"/>
          <w:marBottom w:val="0"/>
          <w:divBdr>
            <w:top w:val="none" w:sz="0" w:space="0" w:color="auto"/>
            <w:left w:val="none" w:sz="0" w:space="0" w:color="auto"/>
            <w:bottom w:val="none" w:sz="0" w:space="0" w:color="auto"/>
            <w:right w:val="none" w:sz="0" w:space="0" w:color="auto"/>
          </w:divBdr>
        </w:div>
        <w:div w:id="1863276572">
          <w:marLeft w:val="640"/>
          <w:marRight w:val="0"/>
          <w:marTop w:val="0"/>
          <w:marBottom w:val="0"/>
          <w:divBdr>
            <w:top w:val="none" w:sz="0" w:space="0" w:color="auto"/>
            <w:left w:val="none" w:sz="0" w:space="0" w:color="auto"/>
            <w:bottom w:val="none" w:sz="0" w:space="0" w:color="auto"/>
            <w:right w:val="none" w:sz="0" w:space="0" w:color="auto"/>
          </w:divBdr>
        </w:div>
        <w:div w:id="1536194054">
          <w:marLeft w:val="640"/>
          <w:marRight w:val="0"/>
          <w:marTop w:val="0"/>
          <w:marBottom w:val="0"/>
          <w:divBdr>
            <w:top w:val="none" w:sz="0" w:space="0" w:color="auto"/>
            <w:left w:val="none" w:sz="0" w:space="0" w:color="auto"/>
            <w:bottom w:val="none" w:sz="0" w:space="0" w:color="auto"/>
            <w:right w:val="none" w:sz="0" w:space="0" w:color="auto"/>
          </w:divBdr>
        </w:div>
        <w:div w:id="2010408157">
          <w:marLeft w:val="640"/>
          <w:marRight w:val="0"/>
          <w:marTop w:val="0"/>
          <w:marBottom w:val="0"/>
          <w:divBdr>
            <w:top w:val="none" w:sz="0" w:space="0" w:color="auto"/>
            <w:left w:val="none" w:sz="0" w:space="0" w:color="auto"/>
            <w:bottom w:val="none" w:sz="0" w:space="0" w:color="auto"/>
            <w:right w:val="none" w:sz="0" w:space="0" w:color="auto"/>
          </w:divBdr>
        </w:div>
        <w:div w:id="191848610">
          <w:marLeft w:val="640"/>
          <w:marRight w:val="0"/>
          <w:marTop w:val="0"/>
          <w:marBottom w:val="0"/>
          <w:divBdr>
            <w:top w:val="none" w:sz="0" w:space="0" w:color="auto"/>
            <w:left w:val="none" w:sz="0" w:space="0" w:color="auto"/>
            <w:bottom w:val="none" w:sz="0" w:space="0" w:color="auto"/>
            <w:right w:val="none" w:sz="0" w:space="0" w:color="auto"/>
          </w:divBdr>
        </w:div>
        <w:div w:id="971328953">
          <w:marLeft w:val="640"/>
          <w:marRight w:val="0"/>
          <w:marTop w:val="0"/>
          <w:marBottom w:val="0"/>
          <w:divBdr>
            <w:top w:val="none" w:sz="0" w:space="0" w:color="auto"/>
            <w:left w:val="none" w:sz="0" w:space="0" w:color="auto"/>
            <w:bottom w:val="none" w:sz="0" w:space="0" w:color="auto"/>
            <w:right w:val="none" w:sz="0" w:space="0" w:color="auto"/>
          </w:divBdr>
        </w:div>
        <w:div w:id="1233084842">
          <w:marLeft w:val="640"/>
          <w:marRight w:val="0"/>
          <w:marTop w:val="0"/>
          <w:marBottom w:val="0"/>
          <w:divBdr>
            <w:top w:val="none" w:sz="0" w:space="0" w:color="auto"/>
            <w:left w:val="none" w:sz="0" w:space="0" w:color="auto"/>
            <w:bottom w:val="none" w:sz="0" w:space="0" w:color="auto"/>
            <w:right w:val="none" w:sz="0" w:space="0" w:color="auto"/>
          </w:divBdr>
        </w:div>
        <w:div w:id="1314868753">
          <w:marLeft w:val="640"/>
          <w:marRight w:val="0"/>
          <w:marTop w:val="0"/>
          <w:marBottom w:val="0"/>
          <w:divBdr>
            <w:top w:val="none" w:sz="0" w:space="0" w:color="auto"/>
            <w:left w:val="none" w:sz="0" w:space="0" w:color="auto"/>
            <w:bottom w:val="none" w:sz="0" w:space="0" w:color="auto"/>
            <w:right w:val="none" w:sz="0" w:space="0" w:color="auto"/>
          </w:divBdr>
        </w:div>
        <w:div w:id="292178460">
          <w:marLeft w:val="640"/>
          <w:marRight w:val="0"/>
          <w:marTop w:val="0"/>
          <w:marBottom w:val="0"/>
          <w:divBdr>
            <w:top w:val="none" w:sz="0" w:space="0" w:color="auto"/>
            <w:left w:val="none" w:sz="0" w:space="0" w:color="auto"/>
            <w:bottom w:val="none" w:sz="0" w:space="0" w:color="auto"/>
            <w:right w:val="none" w:sz="0" w:space="0" w:color="auto"/>
          </w:divBdr>
        </w:div>
        <w:div w:id="1113743838">
          <w:marLeft w:val="640"/>
          <w:marRight w:val="0"/>
          <w:marTop w:val="0"/>
          <w:marBottom w:val="0"/>
          <w:divBdr>
            <w:top w:val="none" w:sz="0" w:space="0" w:color="auto"/>
            <w:left w:val="none" w:sz="0" w:space="0" w:color="auto"/>
            <w:bottom w:val="none" w:sz="0" w:space="0" w:color="auto"/>
            <w:right w:val="none" w:sz="0" w:space="0" w:color="auto"/>
          </w:divBdr>
        </w:div>
        <w:div w:id="669023846">
          <w:marLeft w:val="640"/>
          <w:marRight w:val="0"/>
          <w:marTop w:val="0"/>
          <w:marBottom w:val="0"/>
          <w:divBdr>
            <w:top w:val="none" w:sz="0" w:space="0" w:color="auto"/>
            <w:left w:val="none" w:sz="0" w:space="0" w:color="auto"/>
            <w:bottom w:val="none" w:sz="0" w:space="0" w:color="auto"/>
            <w:right w:val="none" w:sz="0" w:space="0" w:color="auto"/>
          </w:divBdr>
        </w:div>
        <w:div w:id="1051880612">
          <w:marLeft w:val="640"/>
          <w:marRight w:val="0"/>
          <w:marTop w:val="0"/>
          <w:marBottom w:val="0"/>
          <w:divBdr>
            <w:top w:val="none" w:sz="0" w:space="0" w:color="auto"/>
            <w:left w:val="none" w:sz="0" w:space="0" w:color="auto"/>
            <w:bottom w:val="none" w:sz="0" w:space="0" w:color="auto"/>
            <w:right w:val="none" w:sz="0" w:space="0" w:color="auto"/>
          </w:divBdr>
        </w:div>
        <w:div w:id="1789229514">
          <w:marLeft w:val="640"/>
          <w:marRight w:val="0"/>
          <w:marTop w:val="0"/>
          <w:marBottom w:val="0"/>
          <w:divBdr>
            <w:top w:val="none" w:sz="0" w:space="0" w:color="auto"/>
            <w:left w:val="none" w:sz="0" w:space="0" w:color="auto"/>
            <w:bottom w:val="none" w:sz="0" w:space="0" w:color="auto"/>
            <w:right w:val="none" w:sz="0" w:space="0" w:color="auto"/>
          </w:divBdr>
        </w:div>
        <w:div w:id="1928077548">
          <w:marLeft w:val="640"/>
          <w:marRight w:val="0"/>
          <w:marTop w:val="0"/>
          <w:marBottom w:val="0"/>
          <w:divBdr>
            <w:top w:val="none" w:sz="0" w:space="0" w:color="auto"/>
            <w:left w:val="none" w:sz="0" w:space="0" w:color="auto"/>
            <w:bottom w:val="none" w:sz="0" w:space="0" w:color="auto"/>
            <w:right w:val="none" w:sz="0" w:space="0" w:color="auto"/>
          </w:divBdr>
        </w:div>
        <w:div w:id="32461272">
          <w:marLeft w:val="640"/>
          <w:marRight w:val="0"/>
          <w:marTop w:val="0"/>
          <w:marBottom w:val="0"/>
          <w:divBdr>
            <w:top w:val="none" w:sz="0" w:space="0" w:color="auto"/>
            <w:left w:val="none" w:sz="0" w:space="0" w:color="auto"/>
            <w:bottom w:val="none" w:sz="0" w:space="0" w:color="auto"/>
            <w:right w:val="none" w:sz="0" w:space="0" w:color="auto"/>
          </w:divBdr>
        </w:div>
        <w:div w:id="1579632733">
          <w:marLeft w:val="640"/>
          <w:marRight w:val="0"/>
          <w:marTop w:val="0"/>
          <w:marBottom w:val="0"/>
          <w:divBdr>
            <w:top w:val="none" w:sz="0" w:space="0" w:color="auto"/>
            <w:left w:val="none" w:sz="0" w:space="0" w:color="auto"/>
            <w:bottom w:val="none" w:sz="0" w:space="0" w:color="auto"/>
            <w:right w:val="none" w:sz="0" w:space="0" w:color="auto"/>
          </w:divBdr>
        </w:div>
        <w:div w:id="797264727">
          <w:marLeft w:val="640"/>
          <w:marRight w:val="0"/>
          <w:marTop w:val="0"/>
          <w:marBottom w:val="0"/>
          <w:divBdr>
            <w:top w:val="none" w:sz="0" w:space="0" w:color="auto"/>
            <w:left w:val="none" w:sz="0" w:space="0" w:color="auto"/>
            <w:bottom w:val="none" w:sz="0" w:space="0" w:color="auto"/>
            <w:right w:val="none" w:sz="0" w:space="0" w:color="auto"/>
          </w:divBdr>
        </w:div>
        <w:div w:id="1668433237">
          <w:marLeft w:val="640"/>
          <w:marRight w:val="0"/>
          <w:marTop w:val="0"/>
          <w:marBottom w:val="0"/>
          <w:divBdr>
            <w:top w:val="none" w:sz="0" w:space="0" w:color="auto"/>
            <w:left w:val="none" w:sz="0" w:space="0" w:color="auto"/>
            <w:bottom w:val="none" w:sz="0" w:space="0" w:color="auto"/>
            <w:right w:val="none" w:sz="0" w:space="0" w:color="auto"/>
          </w:divBdr>
        </w:div>
        <w:div w:id="1984264317">
          <w:marLeft w:val="640"/>
          <w:marRight w:val="0"/>
          <w:marTop w:val="0"/>
          <w:marBottom w:val="0"/>
          <w:divBdr>
            <w:top w:val="none" w:sz="0" w:space="0" w:color="auto"/>
            <w:left w:val="none" w:sz="0" w:space="0" w:color="auto"/>
            <w:bottom w:val="none" w:sz="0" w:space="0" w:color="auto"/>
            <w:right w:val="none" w:sz="0" w:space="0" w:color="auto"/>
          </w:divBdr>
        </w:div>
        <w:div w:id="1948148295">
          <w:marLeft w:val="640"/>
          <w:marRight w:val="0"/>
          <w:marTop w:val="0"/>
          <w:marBottom w:val="0"/>
          <w:divBdr>
            <w:top w:val="none" w:sz="0" w:space="0" w:color="auto"/>
            <w:left w:val="none" w:sz="0" w:space="0" w:color="auto"/>
            <w:bottom w:val="none" w:sz="0" w:space="0" w:color="auto"/>
            <w:right w:val="none" w:sz="0" w:space="0" w:color="auto"/>
          </w:divBdr>
        </w:div>
        <w:div w:id="1482431216">
          <w:marLeft w:val="640"/>
          <w:marRight w:val="0"/>
          <w:marTop w:val="0"/>
          <w:marBottom w:val="0"/>
          <w:divBdr>
            <w:top w:val="none" w:sz="0" w:space="0" w:color="auto"/>
            <w:left w:val="none" w:sz="0" w:space="0" w:color="auto"/>
            <w:bottom w:val="none" w:sz="0" w:space="0" w:color="auto"/>
            <w:right w:val="none" w:sz="0" w:space="0" w:color="auto"/>
          </w:divBdr>
        </w:div>
        <w:div w:id="119962855">
          <w:marLeft w:val="640"/>
          <w:marRight w:val="0"/>
          <w:marTop w:val="0"/>
          <w:marBottom w:val="0"/>
          <w:divBdr>
            <w:top w:val="none" w:sz="0" w:space="0" w:color="auto"/>
            <w:left w:val="none" w:sz="0" w:space="0" w:color="auto"/>
            <w:bottom w:val="none" w:sz="0" w:space="0" w:color="auto"/>
            <w:right w:val="none" w:sz="0" w:space="0" w:color="auto"/>
          </w:divBdr>
        </w:div>
        <w:div w:id="1208295439">
          <w:marLeft w:val="640"/>
          <w:marRight w:val="0"/>
          <w:marTop w:val="0"/>
          <w:marBottom w:val="0"/>
          <w:divBdr>
            <w:top w:val="none" w:sz="0" w:space="0" w:color="auto"/>
            <w:left w:val="none" w:sz="0" w:space="0" w:color="auto"/>
            <w:bottom w:val="none" w:sz="0" w:space="0" w:color="auto"/>
            <w:right w:val="none" w:sz="0" w:space="0" w:color="auto"/>
          </w:divBdr>
        </w:div>
        <w:div w:id="2085683424">
          <w:marLeft w:val="640"/>
          <w:marRight w:val="0"/>
          <w:marTop w:val="0"/>
          <w:marBottom w:val="0"/>
          <w:divBdr>
            <w:top w:val="none" w:sz="0" w:space="0" w:color="auto"/>
            <w:left w:val="none" w:sz="0" w:space="0" w:color="auto"/>
            <w:bottom w:val="none" w:sz="0" w:space="0" w:color="auto"/>
            <w:right w:val="none" w:sz="0" w:space="0" w:color="auto"/>
          </w:divBdr>
        </w:div>
        <w:div w:id="393117522">
          <w:marLeft w:val="640"/>
          <w:marRight w:val="0"/>
          <w:marTop w:val="0"/>
          <w:marBottom w:val="0"/>
          <w:divBdr>
            <w:top w:val="none" w:sz="0" w:space="0" w:color="auto"/>
            <w:left w:val="none" w:sz="0" w:space="0" w:color="auto"/>
            <w:bottom w:val="none" w:sz="0" w:space="0" w:color="auto"/>
            <w:right w:val="none" w:sz="0" w:space="0" w:color="auto"/>
          </w:divBdr>
        </w:div>
        <w:div w:id="607009720">
          <w:marLeft w:val="640"/>
          <w:marRight w:val="0"/>
          <w:marTop w:val="0"/>
          <w:marBottom w:val="0"/>
          <w:divBdr>
            <w:top w:val="none" w:sz="0" w:space="0" w:color="auto"/>
            <w:left w:val="none" w:sz="0" w:space="0" w:color="auto"/>
            <w:bottom w:val="none" w:sz="0" w:space="0" w:color="auto"/>
            <w:right w:val="none" w:sz="0" w:space="0" w:color="auto"/>
          </w:divBdr>
        </w:div>
        <w:div w:id="666253581">
          <w:marLeft w:val="640"/>
          <w:marRight w:val="0"/>
          <w:marTop w:val="0"/>
          <w:marBottom w:val="0"/>
          <w:divBdr>
            <w:top w:val="none" w:sz="0" w:space="0" w:color="auto"/>
            <w:left w:val="none" w:sz="0" w:space="0" w:color="auto"/>
            <w:bottom w:val="none" w:sz="0" w:space="0" w:color="auto"/>
            <w:right w:val="none" w:sz="0" w:space="0" w:color="auto"/>
          </w:divBdr>
        </w:div>
        <w:div w:id="1240939243">
          <w:marLeft w:val="640"/>
          <w:marRight w:val="0"/>
          <w:marTop w:val="0"/>
          <w:marBottom w:val="0"/>
          <w:divBdr>
            <w:top w:val="none" w:sz="0" w:space="0" w:color="auto"/>
            <w:left w:val="none" w:sz="0" w:space="0" w:color="auto"/>
            <w:bottom w:val="none" w:sz="0" w:space="0" w:color="auto"/>
            <w:right w:val="none" w:sz="0" w:space="0" w:color="auto"/>
          </w:divBdr>
        </w:div>
        <w:div w:id="1452819291">
          <w:marLeft w:val="640"/>
          <w:marRight w:val="0"/>
          <w:marTop w:val="0"/>
          <w:marBottom w:val="0"/>
          <w:divBdr>
            <w:top w:val="none" w:sz="0" w:space="0" w:color="auto"/>
            <w:left w:val="none" w:sz="0" w:space="0" w:color="auto"/>
            <w:bottom w:val="none" w:sz="0" w:space="0" w:color="auto"/>
            <w:right w:val="none" w:sz="0" w:space="0" w:color="auto"/>
          </w:divBdr>
        </w:div>
        <w:div w:id="632634898">
          <w:marLeft w:val="640"/>
          <w:marRight w:val="0"/>
          <w:marTop w:val="0"/>
          <w:marBottom w:val="0"/>
          <w:divBdr>
            <w:top w:val="none" w:sz="0" w:space="0" w:color="auto"/>
            <w:left w:val="none" w:sz="0" w:space="0" w:color="auto"/>
            <w:bottom w:val="none" w:sz="0" w:space="0" w:color="auto"/>
            <w:right w:val="none" w:sz="0" w:space="0" w:color="auto"/>
          </w:divBdr>
        </w:div>
        <w:div w:id="1506625622">
          <w:marLeft w:val="640"/>
          <w:marRight w:val="0"/>
          <w:marTop w:val="0"/>
          <w:marBottom w:val="0"/>
          <w:divBdr>
            <w:top w:val="none" w:sz="0" w:space="0" w:color="auto"/>
            <w:left w:val="none" w:sz="0" w:space="0" w:color="auto"/>
            <w:bottom w:val="none" w:sz="0" w:space="0" w:color="auto"/>
            <w:right w:val="none" w:sz="0" w:space="0" w:color="auto"/>
          </w:divBdr>
        </w:div>
        <w:div w:id="464855086">
          <w:marLeft w:val="640"/>
          <w:marRight w:val="0"/>
          <w:marTop w:val="0"/>
          <w:marBottom w:val="0"/>
          <w:divBdr>
            <w:top w:val="none" w:sz="0" w:space="0" w:color="auto"/>
            <w:left w:val="none" w:sz="0" w:space="0" w:color="auto"/>
            <w:bottom w:val="none" w:sz="0" w:space="0" w:color="auto"/>
            <w:right w:val="none" w:sz="0" w:space="0" w:color="auto"/>
          </w:divBdr>
        </w:div>
        <w:div w:id="325979646">
          <w:marLeft w:val="640"/>
          <w:marRight w:val="0"/>
          <w:marTop w:val="0"/>
          <w:marBottom w:val="0"/>
          <w:divBdr>
            <w:top w:val="none" w:sz="0" w:space="0" w:color="auto"/>
            <w:left w:val="none" w:sz="0" w:space="0" w:color="auto"/>
            <w:bottom w:val="none" w:sz="0" w:space="0" w:color="auto"/>
            <w:right w:val="none" w:sz="0" w:space="0" w:color="auto"/>
          </w:divBdr>
        </w:div>
        <w:div w:id="1191533305">
          <w:marLeft w:val="640"/>
          <w:marRight w:val="0"/>
          <w:marTop w:val="0"/>
          <w:marBottom w:val="0"/>
          <w:divBdr>
            <w:top w:val="none" w:sz="0" w:space="0" w:color="auto"/>
            <w:left w:val="none" w:sz="0" w:space="0" w:color="auto"/>
            <w:bottom w:val="none" w:sz="0" w:space="0" w:color="auto"/>
            <w:right w:val="none" w:sz="0" w:space="0" w:color="auto"/>
          </w:divBdr>
        </w:div>
        <w:div w:id="344133248">
          <w:marLeft w:val="640"/>
          <w:marRight w:val="0"/>
          <w:marTop w:val="0"/>
          <w:marBottom w:val="0"/>
          <w:divBdr>
            <w:top w:val="none" w:sz="0" w:space="0" w:color="auto"/>
            <w:left w:val="none" w:sz="0" w:space="0" w:color="auto"/>
            <w:bottom w:val="none" w:sz="0" w:space="0" w:color="auto"/>
            <w:right w:val="none" w:sz="0" w:space="0" w:color="auto"/>
          </w:divBdr>
        </w:div>
        <w:div w:id="1494639917">
          <w:marLeft w:val="640"/>
          <w:marRight w:val="0"/>
          <w:marTop w:val="0"/>
          <w:marBottom w:val="0"/>
          <w:divBdr>
            <w:top w:val="none" w:sz="0" w:space="0" w:color="auto"/>
            <w:left w:val="none" w:sz="0" w:space="0" w:color="auto"/>
            <w:bottom w:val="none" w:sz="0" w:space="0" w:color="auto"/>
            <w:right w:val="none" w:sz="0" w:space="0" w:color="auto"/>
          </w:divBdr>
        </w:div>
        <w:div w:id="116222820">
          <w:marLeft w:val="640"/>
          <w:marRight w:val="0"/>
          <w:marTop w:val="0"/>
          <w:marBottom w:val="0"/>
          <w:divBdr>
            <w:top w:val="none" w:sz="0" w:space="0" w:color="auto"/>
            <w:left w:val="none" w:sz="0" w:space="0" w:color="auto"/>
            <w:bottom w:val="none" w:sz="0" w:space="0" w:color="auto"/>
            <w:right w:val="none" w:sz="0" w:space="0" w:color="auto"/>
          </w:divBdr>
        </w:div>
        <w:div w:id="2009865627">
          <w:marLeft w:val="640"/>
          <w:marRight w:val="0"/>
          <w:marTop w:val="0"/>
          <w:marBottom w:val="0"/>
          <w:divBdr>
            <w:top w:val="none" w:sz="0" w:space="0" w:color="auto"/>
            <w:left w:val="none" w:sz="0" w:space="0" w:color="auto"/>
            <w:bottom w:val="none" w:sz="0" w:space="0" w:color="auto"/>
            <w:right w:val="none" w:sz="0" w:space="0" w:color="auto"/>
          </w:divBdr>
        </w:div>
        <w:div w:id="1452819094">
          <w:marLeft w:val="640"/>
          <w:marRight w:val="0"/>
          <w:marTop w:val="0"/>
          <w:marBottom w:val="0"/>
          <w:divBdr>
            <w:top w:val="none" w:sz="0" w:space="0" w:color="auto"/>
            <w:left w:val="none" w:sz="0" w:space="0" w:color="auto"/>
            <w:bottom w:val="none" w:sz="0" w:space="0" w:color="auto"/>
            <w:right w:val="none" w:sz="0" w:space="0" w:color="auto"/>
          </w:divBdr>
        </w:div>
        <w:div w:id="162740260">
          <w:marLeft w:val="640"/>
          <w:marRight w:val="0"/>
          <w:marTop w:val="0"/>
          <w:marBottom w:val="0"/>
          <w:divBdr>
            <w:top w:val="none" w:sz="0" w:space="0" w:color="auto"/>
            <w:left w:val="none" w:sz="0" w:space="0" w:color="auto"/>
            <w:bottom w:val="none" w:sz="0" w:space="0" w:color="auto"/>
            <w:right w:val="none" w:sz="0" w:space="0" w:color="auto"/>
          </w:divBdr>
        </w:div>
        <w:div w:id="1300959681">
          <w:marLeft w:val="640"/>
          <w:marRight w:val="0"/>
          <w:marTop w:val="0"/>
          <w:marBottom w:val="0"/>
          <w:divBdr>
            <w:top w:val="none" w:sz="0" w:space="0" w:color="auto"/>
            <w:left w:val="none" w:sz="0" w:space="0" w:color="auto"/>
            <w:bottom w:val="none" w:sz="0" w:space="0" w:color="auto"/>
            <w:right w:val="none" w:sz="0" w:space="0" w:color="auto"/>
          </w:divBdr>
        </w:div>
        <w:div w:id="364335636">
          <w:marLeft w:val="640"/>
          <w:marRight w:val="0"/>
          <w:marTop w:val="0"/>
          <w:marBottom w:val="0"/>
          <w:divBdr>
            <w:top w:val="none" w:sz="0" w:space="0" w:color="auto"/>
            <w:left w:val="none" w:sz="0" w:space="0" w:color="auto"/>
            <w:bottom w:val="none" w:sz="0" w:space="0" w:color="auto"/>
            <w:right w:val="none" w:sz="0" w:space="0" w:color="auto"/>
          </w:divBdr>
        </w:div>
        <w:div w:id="2086562811">
          <w:marLeft w:val="640"/>
          <w:marRight w:val="0"/>
          <w:marTop w:val="0"/>
          <w:marBottom w:val="0"/>
          <w:divBdr>
            <w:top w:val="none" w:sz="0" w:space="0" w:color="auto"/>
            <w:left w:val="none" w:sz="0" w:space="0" w:color="auto"/>
            <w:bottom w:val="none" w:sz="0" w:space="0" w:color="auto"/>
            <w:right w:val="none" w:sz="0" w:space="0" w:color="auto"/>
          </w:divBdr>
        </w:div>
        <w:div w:id="425157827">
          <w:marLeft w:val="640"/>
          <w:marRight w:val="0"/>
          <w:marTop w:val="0"/>
          <w:marBottom w:val="0"/>
          <w:divBdr>
            <w:top w:val="none" w:sz="0" w:space="0" w:color="auto"/>
            <w:left w:val="none" w:sz="0" w:space="0" w:color="auto"/>
            <w:bottom w:val="none" w:sz="0" w:space="0" w:color="auto"/>
            <w:right w:val="none" w:sz="0" w:space="0" w:color="auto"/>
          </w:divBdr>
        </w:div>
        <w:div w:id="902375013">
          <w:marLeft w:val="640"/>
          <w:marRight w:val="0"/>
          <w:marTop w:val="0"/>
          <w:marBottom w:val="0"/>
          <w:divBdr>
            <w:top w:val="none" w:sz="0" w:space="0" w:color="auto"/>
            <w:left w:val="none" w:sz="0" w:space="0" w:color="auto"/>
            <w:bottom w:val="none" w:sz="0" w:space="0" w:color="auto"/>
            <w:right w:val="none" w:sz="0" w:space="0" w:color="auto"/>
          </w:divBdr>
        </w:div>
        <w:div w:id="1973293105">
          <w:marLeft w:val="640"/>
          <w:marRight w:val="0"/>
          <w:marTop w:val="0"/>
          <w:marBottom w:val="0"/>
          <w:divBdr>
            <w:top w:val="none" w:sz="0" w:space="0" w:color="auto"/>
            <w:left w:val="none" w:sz="0" w:space="0" w:color="auto"/>
            <w:bottom w:val="none" w:sz="0" w:space="0" w:color="auto"/>
            <w:right w:val="none" w:sz="0" w:space="0" w:color="auto"/>
          </w:divBdr>
        </w:div>
        <w:div w:id="698510389">
          <w:marLeft w:val="640"/>
          <w:marRight w:val="0"/>
          <w:marTop w:val="0"/>
          <w:marBottom w:val="0"/>
          <w:divBdr>
            <w:top w:val="none" w:sz="0" w:space="0" w:color="auto"/>
            <w:left w:val="none" w:sz="0" w:space="0" w:color="auto"/>
            <w:bottom w:val="none" w:sz="0" w:space="0" w:color="auto"/>
            <w:right w:val="none" w:sz="0" w:space="0" w:color="auto"/>
          </w:divBdr>
        </w:div>
        <w:div w:id="1509179766">
          <w:marLeft w:val="640"/>
          <w:marRight w:val="0"/>
          <w:marTop w:val="0"/>
          <w:marBottom w:val="0"/>
          <w:divBdr>
            <w:top w:val="none" w:sz="0" w:space="0" w:color="auto"/>
            <w:left w:val="none" w:sz="0" w:space="0" w:color="auto"/>
            <w:bottom w:val="none" w:sz="0" w:space="0" w:color="auto"/>
            <w:right w:val="none" w:sz="0" w:space="0" w:color="auto"/>
          </w:divBdr>
        </w:div>
        <w:div w:id="1663771260">
          <w:marLeft w:val="640"/>
          <w:marRight w:val="0"/>
          <w:marTop w:val="0"/>
          <w:marBottom w:val="0"/>
          <w:divBdr>
            <w:top w:val="none" w:sz="0" w:space="0" w:color="auto"/>
            <w:left w:val="none" w:sz="0" w:space="0" w:color="auto"/>
            <w:bottom w:val="none" w:sz="0" w:space="0" w:color="auto"/>
            <w:right w:val="none" w:sz="0" w:space="0" w:color="auto"/>
          </w:divBdr>
        </w:div>
        <w:div w:id="2031831782">
          <w:marLeft w:val="640"/>
          <w:marRight w:val="0"/>
          <w:marTop w:val="0"/>
          <w:marBottom w:val="0"/>
          <w:divBdr>
            <w:top w:val="none" w:sz="0" w:space="0" w:color="auto"/>
            <w:left w:val="none" w:sz="0" w:space="0" w:color="auto"/>
            <w:bottom w:val="none" w:sz="0" w:space="0" w:color="auto"/>
            <w:right w:val="none" w:sz="0" w:space="0" w:color="auto"/>
          </w:divBdr>
        </w:div>
        <w:div w:id="1763985744">
          <w:marLeft w:val="640"/>
          <w:marRight w:val="0"/>
          <w:marTop w:val="0"/>
          <w:marBottom w:val="0"/>
          <w:divBdr>
            <w:top w:val="none" w:sz="0" w:space="0" w:color="auto"/>
            <w:left w:val="none" w:sz="0" w:space="0" w:color="auto"/>
            <w:bottom w:val="none" w:sz="0" w:space="0" w:color="auto"/>
            <w:right w:val="none" w:sz="0" w:space="0" w:color="auto"/>
          </w:divBdr>
        </w:div>
        <w:div w:id="830220860">
          <w:marLeft w:val="640"/>
          <w:marRight w:val="0"/>
          <w:marTop w:val="0"/>
          <w:marBottom w:val="0"/>
          <w:divBdr>
            <w:top w:val="none" w:sz="0" w:space="0" w:color="auto"/>
            <w:left w:val="none" w:sz="0" w:space="0" w:color="auto"/>
            <w:bottom w:val="none" w:sz="0" w:space="0" w:color="auto"/>
            <w:right w:val="none" w:sz="0" w:space="0" w:color="auto"/>
          </w:divBdr>
        </w:div>
        <w:div w:id="1534802101">
          <w:marLeft w:val="640"/>
          <w:marRight w:val="0"/>
          <w:marTop w:val="0"/>
          <w:marBottom w:val="0"/>
          <w:divBdr>
            <w:top w:val="none" w:sz="0" w:space="0" w:color="auto"/>
            <w:left w:val="none" w:sz="0" w:space="0" w:color="auto"/>
            <w:bottom w:val="none" w:sz="0" w:space="0" w:color="auto"/>
            <w:right w:val="none" w:sz="0" w:space="0" w:color="auto"/>
          </w:divBdr>
        </w:div>
        <w:div w:id="195238894">
          <w:marLeft w:val="640"/>
          <w:marRight w:val="0"/>
          <w:marTop w:val="0"/>
          <w:marBottom w:val="0"/>
          <w:divBdr>
            <w:top w:val="none" w:sz="0" w:space="0" w:color="auto"/>
            <w:left w:val="none" w:sz="0" w:space="0" w:color="auto"/>
            <w:bottom w:val="none" w:sz="0" w:space="0" w:color="auto"/>
            <w:right w:val="none" w:sz="0" w:space="0" w:color="auto"/>
          </w:divBdr>
        </w:div>
        <w:div w:id="269825035">
          <w:marLeft w:val="640"/>
          <w:marRight w:val="0"/>
          <w:marTop w:val="0"/>
          <w:marBottom w:val="0"/>
          <w:divBdr>
            <w:top w:val="none" w:sz="0" w:space="0" w:color="auto"/>
            <w:left w:val="none" w:sz="0" w:space="0" w:color="auto"/>
            <w:bottom w:val="none" w:sz="0" w:space="0" w:color="auto"/>
            <w:right w:val="none" w:sz="0" w:space="0" w:color="auto"/>
          </w:divBdr>
        </w:div>
        <w:div w:id="654065264">
          <w:marLeft w:val="640"/>
          <w:marRight w:val="0"/>
          <w:marTop w:val="0"/>
          <w:marBottom w:val="0"/>
          <w:divBdr>
            <w:top w:val="none" w:sz="0" w:space="0" w:color="auto"/>
            <w:left w:val="none" w:sz="0" w:space="0" w:color="auto"/>
            <w:bottom w:val="none" w:sz="0" w:space="0" w:color="auto"/>
            <w:right w:val="none" w:sz="0" w:space="0" w:color="auto"/>
          </w:divBdr>
        </w:div>
        <w:div w:id="1913276306">
          <w:marLeft w:val="640"/>
          <w:marRight w:val="0"/>
          <w:marTop w:val="0"/>
          <w:marBottom w:val="0"/>
          <w:divBdr>
            <w:top w:val="none" w:sz="0" w:space="0" w:color="auto"/>
            <w:left w:val="none" w:sz="0" w:space="0" w:color="auto"/>
            <w:bottom w:val="none" w:sz="0" w:space="0" w:color="auto"/>
            <w:right w:val="none" w:sz="0" w:space="0" w:color="auto"/>
          </w:divBdr>
        </w:div>
        <w:div w:id="1265726031">
          <w:marLeft w:val="640"/>
          <w:marRight w:val="0"/>
          <w:marTop w:val="0"/>
          <w:marBottom w:val="0"/>
          <w:divBdr>
            <w:top w:val="none" w:sz="0" w:space="0" w:color="auto"/>
            <w:left w:val="none" w:sz="0" w:space="0" w:color="auto"/>
            <w:bottom w:val="none" w:sz="0" w:space="0" w:color="auto"/>
            <w:right w:val="none" w:sz="0" w:space="0" w:color="auto"/>
          </w:divBdr>
        </w:div>
        <w:div w:id="1539322245">
          <w:marLeft w:val="640"/>
          <w:marRight w:val="0"/>
          <w:marTop w:val="0"/>
          <w:marBottom w:val="0"/>
          <w:divBdr>
            <w:top w:val="none" w:sz="0" w:space="0" w:color="auto"/>
            <w:left w:val="none" w:sz="0" w:space="0" w:color="auto"/>
            <w:bottom w:val="none" w:sz="0" w:space="0" w:color="auto"/>
            <w:right w:val="none" w:sz="0" w:space="0" w:color="auto"/>
          </w:divBdr>
        </w:div>
        <w:div w:id="1066993689">
          <w:marLeft w:val="640"/>
          <w:marRight w:val="0"/>
          <w:marTop w:val="0"/>
          <w:marBottom w:val="0"/>
          <w:divBdr>
            <w:top w:val="none" w:sz="0" w:space="0" w:color="auto"/>
            <w:left w:val="none" w:sz="0" w:space="0" w:color="auto"/>
            <w:bottom w:val="none" w:sz="0" w:space="0" w:color="auto"/>
            <w:right w:val="none" w:sz="0" w:space="0" w:color="auto"/>
          </w:divBdr>
        </w:div>
        <w:div w:id="1131289872">
          <w:marLeft w:val="640"/>
          <w:marRight w:val="0"/>
          <w:marTop w:val="0"/>
          <w:marBottom w:val="0"/>
          <w:divBdr>
            <w:top w:val="none" w:sz="0" w:space="0" w:color="auto"/>
            <w:left w:val="none" w:sz="0" w:space="0" w:color="auto"/>
            <w:bottom w:val="none" w:sz="0" w:space="0" w:color="auto"/>
            <w:right w:val="none" w:sz="0" w:space="0" w:color="auto"/>
          </w:divBdr>
        </w:div>
        <w:div w:id="223759882">
          <w:marLeft w:val="640"/>
          <w:marRight w:val="0"/>
          <w:marTop w:val="0"/>
          <w:marBottom w:val="0"/>
          <w:divBdr>
            <w:top w:val="none" w:sz="0" w:space="0" w:color="auto"/>
            <w:left w:val="none" w:sz="0" w:space="0" w:color="auto"/>
            <w:bottom w:val="none" w:sz="0" w:space="0" w:color="auto"/>
            <w:right w:val="none" w:sz="0" w:space="0" w:color="auto"/>
          </w:divBdr>
        </w:div>
        <w:div w:id="99958101">
          <w:marLeft w:val="640"/>
          <w:marRight w:val="0"/>
          <w:marTop w:val="0"/>
          <w:marBottom w:val="0"/>
          <w:divBdr>
            <w:top w:val="none" w:sz="0" w:space="0" w:color="auto"/>
            <w:left w:val="none" w:sz="0" w:space="0" w:color="auto"/>
            <w:bottom w:val="none" w:sz="0" w:space="0" w:color="auto"/>
            <w:right w:val="none" w:sz="0" w:space="0" w:color="auto"/>
          </w:divBdr>
        </w:div>
        <w:div w:id="2024744130">
          <w:marLeft w:val="640"/>
          <w:marRight w:val="0"/>
          <w:marTop w:val="0"/>
          <w:marBottom w:val="0"/>
          <w:divBdr>
            <w:top w:val="none" w:sz="0" w:space="0" w:color="auto"/>
            <w:left w:val="none" w:sz="0" w:space="0" w:color="auto"/>
            <w:bottom w:val="none" w:sz="0" w:space="0" w:color="auto"/>
            <w:right w:val="none" w:sz="0" w:space="0" w:color="auto"/>
          </w:divBdr>
        </w:div>
        <w:div w:id="802385298">
          <w:marLeft w:val="640"/>
          <w:marRight w:val="0"/>
          <w:marTop w:val="0"/>
          <w:marBottom w:val="0"/>
          <w:divBdr>
            <w:top w:val="none" w:sz="0" w:space="0" w:color="auto"/>
            <w:left w:val="none" w:sz="0" w:space="0" w:color="auto"/>
            <w:bottom w:val="none" w:sz="0" w:space="0" w:color="auto"/>
            <w:right w:val="none" w:sz="0" w:space="0" w:color="auto"/>
          </w:divBdr>
        </w:div>
        <w:div w:id="897515817">
          <w:marLeft w:val="640"/>
          <w:marRight w:val="0"/>
          <w:marTop w:val="0"/>
          <w:marBottom w:val="0"/>
          <w:divBdr>
            <w:top w:val="none" w:sz="0" w:space="0" w:color="auto"/>
            <w:left w:val="none" w:sz="0" w:space="0" w:color="auto"/>
            <w:bottom w:val="none" w:sz="0" w:space="0" w:color="auto"/>
            <w:right w:val="none" w:sz="0" w:space="0" w:color="auto"/>
          </w:divBdr>
        </w:div>
        <w:div w:id="294213197">
          <w:marLeft w:val="640"/>
          <w:marRight w:val="0"/>
          <w:marTop w:val="0"/>
          <w:marBottom w:val="0"/>
          <w:divBdr>
            <w:top w:val="none" w:sz="0" w:space="0" w:color="auto"/>
            <w:left w:val="none" w:sz="0" w:space="0" w:color="auto"/>
            <w:bottom w:val="none" w:sz="0" w:space="0" w:color="auto"/>
            <w:right w:val="none" w:sz="0" w:space="0" w:color="auto"/>
          </w:divBdr>
        </w:div>
        <w:div w:id="1872762073">
          <w:marLeft w:val="640"/>
          <w:marRight w:val="0"/>
          <w:marTop w:val="0"/>
          <w:marBottom w:val="0"/>
          <w:divBdr>
            <w:top w:val="none" w:sz="0" w:space="0" w:color="auto"/>
            <w:left w:val="none" w:sz="0" w:space="0" w:color="auto"/>
            <w:bottom w:val="none" w:sz="0" w:space="0" w:color="auto"/>
            <w:right w:val="none" w:sz="0" w:space="0" w:color="auto"/>
          </w:divBdr>
        </w:div>
        <w:div w:id="1662538418">
          <w:marLeft w:val="640"/>
          <w:marRight w:val="0"/>
          <w:marTop w:val="0"/>
          <w:marBottom w:val="0"/>
          <w:divBdr>
            <w:top w:val="none" w:sz="0" w:space="0" w:color="auto"/>
            <w:left w:val="none" w:sz="0" w:space="0" w:color="auto"/>
            <w:bottom w:val="none" w:sz="0" w:space="0" w:color="auto"/>
            <w:right w:val="none" w:sz="0" w:space="0" w:color="auto"/>
          </w:divBdr>
        </w:div>
        <w:div w:id="598104569">
          <w:marLeft w:val="640"/>
          <w:marRight w:val="0"/>
          <w:marTop w:val="0"/>
          <w:marBottom w:val="0"/>
          <w:divBdr>
            <w:top w:val="none" w:sz="0" w:space="0" w:color="auto"/>
            <w:left w:val="none" w:sz="0" w:space="0" w:color="auto"/>
            <w:bottom w:val="none" w:sz="0" w:space="0" w:color="auto"/>
            <w:right w:val="none" w:sz="0" w:space="0" w:color="auto"/>
          </w:divBdr>
        </w:div>
        <w:div w:id="1427114224">
          <w:marLeft w:val="640"/>
          <w:marRight w:val="0"/>
          <w:marTop w:val="0"/>
          <w:marBottom w:val="0"/>
          <w:divBdr>
            <w:top w:val="none" w:sz="0" w:space="0" w:color="auto"/>
            <w:left w:val="none" w:sz="0" w:space="0" w:color="auto"/>
            <w:bottom w:val="none" w:sz="0" w:space="0" w:color="auto"/>
            <w:right w:val="none" w:sz="0" w:space="0" w:color="auto"/>
          </w:divBdr>
        </w:div>
        <w:div w:id="1515070825">
          <w:marLeft w:val="640"/>
          <w:marRight w:val="0"/>
          <w:marTop w:val="0"/>
          <w:marBottom w:val="0"/>
          <w:divBdr>
            <w:top w:val="none" w:sz="0" w:space="0" w:color="auto"/>
            <w:left w:val="none" w:sz="0" w:space="0" w:color="auto"/>
            <w:bottom w:val="none" w:sz="0" w:space="0" w:color="auto"/>
            <w:right w:val="none" w:sz="0" w:space="0" w:color="auto"/>
          </w:divBdr>
        </w:div>
        <w:div w:id="1258751426">
          <w:marLeft w:val="640"/>
          <w:marRight w:val="0"/>
          <w:marTop w:val="0"/>
          <w:marBottom w:val="0"/>
          <w:divBdr>
            <w:top w:val="none" w:sz="0" w:space="0" w:color="auto"/>
            <w:left w:val="none" w:sz="0" w:space="0" w:color="auto"/>
            <w:bottom w:val="none" w:sz="0" w:space="0" w:color="auto"/>
            <w:right w:val="none" w:sz="0" w:space="0" w:color="auto"/>
          </w:divBdr>
        </w:div>
        <w:div w:id="2035303924">
          <w:marLeft w:val="640"/>
          <w:marRight w:val="0"/>
          <w:marTop w:val="0"/>
          <w:marBottom w:val="0"/>
          <w:divBdr>
            <w:top w:val="none" w:sz="0" w:space="0" w:color="auto"/>
            <w:left w:val="none" w:sz="0" w:space="0" w:color="auto"/>
            <w:bottom w:val="none" w:sz="0" w:space="0" w:color="auto"/>
            <w:right w:val="none" w:sz="0" w:space="0" w:color="auto"/>
          </w:divBdr>
        </w:div>
        <w:div w:id="1024210766">
          <w:marLeft w:val="640"/>
          <w:marRight w:val="0"/>
          <w:marTop w:val="0"/>
          <w:marBottom w:val="0"/>
          <w:divBdr>
            <w:top w:val="none" w:sz="0" w:space="0" w:color="auto"/>
            <w:left w:val="none" w:sz="0" w:space="0" w:color="auto"/>
            <w:bottom w:val="none" w:sz="0" w:space="0" w:color="auto"/>
            <w:right w:val="none" w:sz="0" w:space="0" w:color="auto"/>
          </w:divBdr>
        </w:div>
        <w:div w:id="1372194450">
          <w:marLeft w:val="640"/>
          <w:marRight w:val="0"/>
          <w:marTop w:val="0"/>
          <w:marBottom w:val="0"/>
          <w:divBdr>
            <w:top w:val="none" w:sz="0" w:space="0" w:color="auto"/>
            <w:left w:val="none" w:sz="0" w:space="0" w:color="auto"/>
            <w:bottom w:val="none" w:sz="0" w:space="0" w:color="auto"/>
            <w:right w:val="none" w:sz="0" w:space="0" w:color="auto"/>
          </w:divBdr>
        </w:div>
        <w:div w:id="134613826">
          <w:marLeft w:val="640"/>
          <w:marRight w:val="0"/>
          <w:marTop w:val="0"/>
          <w:marBottom w:val="0"/>
          <w:divBdr>
            <w:top w:val="none" w:sz="0" w:space="0" w:color="auto"/>
            <w:left w:val="none" w:sz="0" w:space="0" w:color="auto"/>
            <w:bottom w:val="none" w:sz="0" w:space="0" w:color="auto"/>
            <w:right w:val="none" w:sz="0" w:space="0" w:color="auto"/>
          </w:divBdr>
        </w:div>
        <w:div w:id="1784299330">
          <w:marLeft w:val="640"/>
          <w:marRight w:val="0"/>
          <w:marTop w:val="0"/>
          <w:marBottom w:val="0"/>
          <w:divBdr>
            <w:top w:val="none" w:sz="0" w:space="0" w:color="auto"/>
            <w:left w:val="none" w:sz="0" w:space="0" w:color="auto"/>
            <w:bottom w:val="none" w:sz="0" w:space="0" w:color="auto"/>
            <w:right w:val="none" w:sz="0" w:space="0" w:color="auto"/>
          </w:divBdr>
        </w:div>
        <w:div w:id="1331564078">
          <w:marLeft w:val="640"/>
          <w:marRight w:val="0"/>
          <w:marTop w:val="0"/>
          <w:marBottom w:val="0"/>
          <w:divBdr>
            <w:top w:val="none" w:sz="0" w:space="0" w:color="auto"/>
            <w:left w:val="none" w:sz="0" w:space="0" w:color="auto"/>
            <w:bottom w:val="none" w:sz="0" w:space="0" w:color="auto"/>
            <w:right w:val="none" w:sz="0" w:space="0" w:color="auto"/>
          </w:divBdr>
        </w:div>
        <w:div w:id="2064481472">
          <w:marLeft w:val="640"/>
          <w:marRight w:val="0"/>
          <w:marTop w:val="0"/>
          <w:marBottom w:val="0"/>
          <w:divBdr>
            <w:top w:val="none" w:sz="0" w:space="0" w:color="auto"/>
            <w:left w:val="none" w:sz="0" w:space="0" w:color="auto"/>
            <w:bottom w:val="none" w:sz="0" w:space="0" w:color="auto"/>
            <w:right w:val="none" w:sz="0" w:space="0" w:color="auto"/>
          </w:divBdr>
        </w:div>
        <w:div w:id="2044402953">
          <w:marLeft w:val="640"/>
          <w:marRight w:val="0"/>
          <w:marTop w:val="0"/>
          <w:marBottom w:val="0"/>
          <w:divBdr>
            <w:top w:val="none" w:sz="0" w:space="0" w:color="auto"/>
            <w:left w:val="none" w:sz="0" w:space="0" w:color="auto"/>
            <w:bottom w:val="none" w:sz="0" w:space="0" w:color="auto"/>
            <w:right w:val="none" w:sz="0" w:space="0" w:color="auto"/>
          </w:divBdr>
        </w:div>
        <w:div w:id="1885749085">
          <w:marLeft w:val="640"/>
          <w:marRight w:val="0"/>
          <w:marTop w:val="0"/>
          <w:marBottom w:val="0"/>
          <w:divBdr>
            <w:top w:val="none" w:sz="0" w:space="0" w:color="auto"/>
            <w:left w:val="none" w:sz="0" w:space="0" w:color="auto"/>
            <w:bottom w:val="none" w:sz="0" w:space="0" w:color="auto"/>
            <w:right w:val="none" w:sz="0" w:space="0" w:color="auto"/>
          </w:divBdr>
        </w:div>
        <w:div w:id="2009476329">
          <w:marLeft w:val="640"/>
          <w:marRight w:val="0"/>
          <w:marTop w:val="0"/>
          <w:marBottom w:val="0"/>
          <w:divBdr>
            <w:top w:val="none" w:sz="0" w:space="0" w:color="auto"/>
            <w:left w:val="none" w:sz="0" w:space="0" w:color="auto"/>
            <w:bottom w:val="none" w:sz="0" w:space="0" w:color="auto"/>
            <w:right w:val="none" w:sz="0" w:space="0" w:color="auto"/>
          </w:divBdr>
        </w:div>
        <w:div w:id="188880333">
          <w:marLeft w:val="640"/>
          <w:marRight w:val="0"/>
          <w:marTop w:val="0"/>
          <w:marBottom w:val="0"/>
          <w:divBdr>
            <w:top w:val="none" w:sz="0" w:space="0" w:color="auto"/>
            <w:left w:val="none" w:sz="0" w:space="0" w:color="auto"/>
            <w:bottom w:val="none" w:sz="0" w:space="0" w:color="auto"/>
            <w:right w:val="none" w:sz="0" w:space="0" w:color="auto"/>
          </w:divBdr>
        </w:div>
        <w:div w:id="1508786662">
          <w:marLeft w:val="640"/>
          <w:marRight w:val="0"/>
          <w:marTop w:val="0"/>
          <w:marBottom w:val="0"/>
          <w:divBdr>
            <w:top w:val="none" w:sz="0" w:space="0" w:color="auto"/>
            <w:left w:val="none" w:sz="0" w:space="0" w:color="auto"/>
            <w:bottom w:val="none" w:sz="0" w:space="0" w:color="auto"/>
            <w:right w:val="none" w:sz="0" w:space="0" w:color="auto"/>
          </w:divBdr>
        </w:div>
        <w:div w:id="906107018">
          <w:marLeft w:val="640"/>
          <w:marRight w:val="0"/>
          <w:marTop w:val="0"/>
          <w:marBottom w:val="0"/>
          <w:divBdr>
            <w:top w:val="none" w:sz="0" w:space="0" w:color="auto"/>
            <w:left w:val="none" w:sz="0" w:space="0" w:color="auto"/>
            <w:bottom w:val="none" w:sz="0" w:space="0" w:color="auto"/>
            <w:right w:val="none" w:sz="0" w:space="0" w:color="auto"/>
          </w:divBdr>
        </w:div>
        <w:div w:id="1757045883">
          <w:marLeft w:val="640"/>
          <w:marRight w:val="0"/>
          <w:marTop w:val="0"/>
          <w:marBottom w:val="0"/>
          <w:divBdr>
            <w:top w:val="none" w:sz="0" w:space="0" w:color="auto"/>
            <w:left w:val="none" w:sz="0" w:space="0" w:color="auto"/>
            <w:bottom w:val="none" w:sz="0" w:space="0" w:color="auto"/>
            <w:right w:val="none" w:sz="0" w:space="0" w:color="auto"/>
          </w:divBdr>
        </w:div>
        <w:div w:id="1441411086">
          <w:marLeft w:val="640"/>
          <w:marRight w:val="0"/>
          <w:marTop w:val="0"/>
          <w:marBottom w:val="0"/>
          <w:divBdr>
            <w:top w:val="none" w:sz="0" w:space="0" w:color="auto"/>
            <w:left w:val="none" w:sz="0" w:space="0" w:color="auto"/>
            <w:bottom w:val="none" w:sz="0" w:space="0" w:color="auto"/>
            <w:right w:val="none" w:sz="0" w:space="0" w:color="auto"/>
          </w:divBdr>
        </w:div>
        <w:div w:id="272252989">
          <w:marLeft w:val="640"/>
          <w:marRight w:val="0"/>
          <w:marTop w:val="0"/>
          <w:marBottom w:val="0"/>
          <w:divBdr>
            <w:top w:val="none" w:sz="0" w:space="0" w:color="auto"/>
            <w:left w:val="none" w:sz="0" w:space="0" w:color="auto"/>
            <w:bottom w:val="none" w:sz="0" w:space="0" w:color="auto"/>
            <w:right w:val="none" w:sz="0" w:space="0" w:color="auto"/>
          </w:divBdr>
        </w:div>
        <w:div w:id="74322611">
          <w:marLeft w:val="640"/>
          <w:marRight w:val="0"/>
          <w:marTop w:val="0"/>
          <w:marBottom w:val="0"/>
          <w:divBdr>
            <w:top w:val="none" w:sz="0" w:space="0" w:color="auto"/>
            <w:left w:val="none" w:sz="0" w:space="0" w:color="auto"/>
            <w:bottom w:val="none" w:sz="0" w:space="0" w:color="auto"/>
            <w:right w:val="none" w:sz="0" w:space="0" w:color="auto"/>
          </w:divBdr>
        </w:div>
        <w:div w:id="1909801924">
          <w:marLeft w:val="640"/>
          <w:marRight w:val="0"/>
          <w:marTop w:val="0"/>
          <w:marBottom w:val="0"/>
          <w:divBdr>
            <w:top w:val="none" w:sz="0" w:space="0" w:color="auto"/>
            <w:left w:val="none" w:sz="0" w:space="0" w:color="auto"/>
            <w:bottom w:val="none" w:sz="0" w:space="0" w:color="auto"/>
            <w:right w:val="none" w:sz="0" w:space="0" w:color="auto"/>
          </w:divBdr>
        </w:div>
        <w:div w:id="1076629850">
          <w:marLeft w:val="640"/>
          <w:marRight w:val="0"/>
          <w:marTop w:val="0"/>
          <w:marBottom w:val="0"/>
          <w:divBdr>
            <w:top w:val="none" w:sz="0" w:space="0" w:color="auto"/>
            <w:left w:val="none" w:sz="0" w:space="0" w:color="auto"/>
            <w:bottom w:val="none" w:sz="0" w:space="0" w:color="auto"/>
            <w:right w:val="none" w:sz="0" w:space="0" w:color="auto"/>
          </w:divBdr>
        </w:div>
        <w:div w:id="1170365188">
          <w:marLeft w:val="640"/>
          <w:marRight w:val="0"/>
          <w:marTop w:val="0"/>
          <w:marBottom w:val="0"/>
          <w:divBdr>
            <w:top w:val="none" w:sz="0" w:space="0" w:color="auto"/>
            <w:left w:val="none" w:sz="0" w:space="0" w:color="auto"/>
            <w:bottom w:val="none" w:sz="0" w:space="0" w:color="auto"/>
            <w:right w:val="none" w:sz="0" w:space="0" w:color="auto"/>
          </w:divBdr>
        </w:div>
        <w:div w:id="1163623918">
          <w:marLeft w:val="640"/>
          <w:marRight w:val="0"/>
          <w:marTop w:val="0"/>
          <w:marBottom w:val="0"/>
          <w:divBdr>
            <w:top w:val="none" w:sz="0" w:space="0" w:color="auto"/>
            <w:left w:val="none" w:sz="0" w:space="0" w:color="auto"/>
            <w:bottom w:val="none" w:sz="0" w:space="0" w:color="auto"/>
            <w:right w:val="none" w:sz="0" w:space="0" w:color="auto"/>
          </w:divBdr>
        </w:div>
        <w:div w:id="1349528231">
          <w:marLeft w:val="640"/>
          <w:marRight w:val="0"/>
          <w:marTop w:val="0"/>
          <w:marBottom w:val="0"/>
          <w:divBdr>
            <w:top w:val="none" w:sz="0" w:space="0" w:color="auto"/>
            <w:left w:val="none" w:sz="0" w:space="0" w:color="auto"/>
            <w:bottom w:val="none" w:sz="0" w:space="0" w:color="auto"/>
            <w:right w:val="none" w:sz="0" w:space="0" w:color="auto"/>
          </w:divBdr>
        </w:div>
        <w:div w:id="1752267932">
          <w:marLeft w:val="640"/>
          <w:marRight w:val="0"/>
          <w:marTop w:val="0"/>
          <w:marBottom w:val="0"/>
          <w:divBdr>
            <w:top w:val="none" w:sz="0" w:space="0" w:color="auto"/>
            <w:left w:val="none" w:sz="0" w:space="0" w:color="auto"/>
            <w:bottom w:val="none" w:sz="0" w:space="0" w:color="auto"/>
            <w:right w:val="none" w:sz="0" w:space="0" w:color="auto"/>
          </w:divBdr>
        </w:div>
        <w:div w:id="352919105">
          <w:marLeft w:val="640"/>
          <w:marRight w:val="0"/>
          <w:marTop w:val="0"/>
          <w:marBottom w:val="0"/>
          <w:divBdr>
            <w:top w:val="none" w:sz="0" w:space="0" w:color="auto"/>
            <w:left w:val="none" w:sz="0" w:space="0" w:color="auto"/>
            <w:bottom w:val="none" w:sz="0" w:space="0" w:color="auto"/>
            <w:right w:val="none" w:sz="0" w:space="0" w:color="auto"/>
          </w:divBdr>
        </w:div>
        <w:div w:id="1144275142">
          <w:marLeft w:val="640"/>
          <w:marRight w:val="0"/>
          <w:marTop w:val="0"/>
          <w:marBottom w:val="0"/>
          <w:divBdr>
            <w:top w:val="none" w:sz="0" w:space="0" w:color="auto"/>
            <w:left w:val="none" w:sz="0" w:space="0" w:color="auto"/>
            <w:bottom w:val="none" w:sz="0" w:space="0" w:color="auto"/>
            <w:right w:val="none" w:sz="0" w:space="0" w:color="auto"/>
          </w:divBdr>
        </w:div>
        <w:div w:id="136068253">
          <w:marLeft w:val="640"/>
          <w:marRight w:val="0"/>
          <w:marTop w:val="0"/>
          <w:marBottom w:val="0"/>
          <w:divBdr>
            <w:top w:val="none" w:sz="0" w:space="0" w:color="auto"/>
            <w:left w:val="none" w:sz="0" w:space="0" w:color="auto"/>
            <w:bottom w:val="none" w:sz="0" w:space="0" w:color="auto"/>
            <w:right w:val="none" w:sz="0" w:space="0" w:color="auto"/>
          </w:divBdr>
        </w:div>
        <w:div w:id="1745646722">
          <w:marLeft w:val="640"/>
          <w:marRight w:val="0"/>
          <w:marTop w:val="0"/>
          <w:marBottom w:val="0"/>
          <w:divBdr>
            <w:top w:val="none" w:sz="0" w:space="0" w:color="auto"/>
            <w:left w:val="none" w:sz="0" w:space="0" w:color="auto"/>
            <w:bottom w:val="none" w:sz="0" w:space="0" w:color="auto"/>
            <w:right w:val="none" w:sz="0" w:space="0" w:color="auto"/>
          </w:divBdr>
        </w:div>
        <w:div w:id="989209934">
          <w:marLeft w:val="640"/>
          <w:marRight w:val="0"/>
          <w:marTop w:val="0"/>
          <w:marBottom w:val="0"/>
          <w:divBdr>
            <w:top w:val="none" w:sz="0" w:space="0" w:color="auto"/>
            <w:left w:val="none" w:sz="0" w:space="0" w:color="auto"/>
            <w:bottom w:val="none" w:sz="0" w:space="0" w:color="auto"/>
            <w:right w:val="none" w:sz="0" w:space="0" w:color="auto"/>
          </w:divBdr>
        </w:div>
        <w:div w:id="1160465253">
          <w:marLeft w:val="640"/>
          <w:marRight w:val="0"/>
          <w:marTop w:val="0"/>
          <w:marBottom w:val="0"/>
          <w:divBdr>
            <w:top w:val="none" w:sz="0" w:space="0" w:color="auto"/>
            <w:left w:val="none" w:sz="0" w:space="0" w:color="auto"/>
            <w:bottom w:val="none" w:sz="0" w:space="0" w:color="auto"/>
            <w:right w:val="none" w:sz="0" w:space="0" w:color="auto"/>
          </w:divBdr>
        </w:div>
      </w:divsChild>
    </w:div>
    <w:div w:id="41104895">
      <w:bodyDiv w:val="1"/>
      <w:marLeft w:val="0"/>
      <w:marRight w:val="0"/>
      <w:marTop w:val="0"/>
      <w:marBottom w:val="0"/>
      <w:divBdr>
        <w:top w:val="none" w:sz="0" w:space="0" w:color="auto"/>
        <w:left w:val="none" w:sz="0" w:space="0" w:color="auto"/>
        <w:bottom w:val="none" w:sz="0" w:space="0" w:color="auto"/>
        <w:right w:val="none" w:sz="0" w:space="0" w:color="auto"/>
      </w:divBdr>
      <w:divsChild>
        <w:div w:id="282271748">
          <w:marLeft w:val="640"/>
          <w:marRight w:val="0"/>
          <w:marTop w:val="0"/>
          <w:marBottom w:val="0"/>
          <w:divBdr>
            <w:top w:val="none" w:sz="0" w:space="0" w:color="auto"/>
            <w:left w:val="none" w:sz="0" w:space="0" w:color="auto"/>
            <w:bottom w:val="none" w:sz="0" w:space="0" w:color="auto"/>
            <w:right w:val="none" w:sz="0" w:space="0" w:color="auto"/>
          </w:divBdr>
        </w:div>
        <w:div w:id="1368218997">
          <w:marLeft w:val="640"/>
          <w:marRight w:val="0"/>
          <w:marTop w:val="0"/>
          <w:marBottom w:val="0"/>
          <w:divBdr>
            <w:top w:val="none" w:sz="0" w:space="0" w:color="auto"/>
            <w:left w:val="none" w:sz="0" w:space="0" w:color="auto"/>
            <w:bottom w:val="none" w:sz="0" w:space="0" w:color="auto"/>
            <w:right w:val="none" w:sz="0" w:space="0" w:color="auto"/>
          </w:divBdr>
        </w:div>
        <w:div w:id="1977224985">
          <w:marLeft w:val="640"/>
          <w:marRight w:val="0"/>
          <w:marTop w:val="0"/>
          <w:marBottom w:val="0"/>
          <w:divBdr>
            <w:top w:val="none" w:sz="0" w:space="0" w:color="auto"/>
            <w:left w:val="none" w:sz="0" w:space="0" w:color="auto"/>
            <w:bottom w:val="none" w:sz="0" w:space="0" w:color="auto"/>
            <w:right w:val="none" w:sz="0" w:space="0" w:color="auto"/>
          </w:divBdr>
        </w:div>
        <w:div w:id="899169964">
          <w:marLeft w:val="640"/>
          <w:marRight w:val="0"/>
          <w:marTop w:val="0"/>
          <w:marBottom w:val="0"/>
          <w:divBdr>
            <w:top w:val="none" w:sz="0" w:space="0" w:color="auto"/>
            <w:left w:val="none" w:sz="0" w:space="0" w:color="auto"/>
            <w:bottom w:val="none" w:sz="0" w:space="0" w:color="auto"/>
            <w:right w:val="none" w:sz="0" w:space="0" w:color="auto"/>
          </w:divBdr>
        </w:div>
        <w:div w:id="1561791031">
          <w:marLeft w:val="640"/>
          <w:marRight w:val="0"/>
          <w:marTop w:val="0"/>
          <w:marBottom w:val="0"/>
          <w:divBdr>
            <w:top w:val="none" w:sz="0" w:space="0" w:color="auto"/>
            <w:left w:val="none" w:sz="0" w:space="0" w:color="auto"/>
            <w:bottom w:val="none" w:sz="0" w:space="0" w:color="auto"/>
            <w:right w:val="none" w:sz="0" w:space="0" w:color="auto"/>
          </w:divBdr>
        </w:div>
        <w:div w:id="1963271187">
          <w:marLeft w:val="640"/>
          <w:marRight w:val="0"/>
          <w:marTop w:val="0"/>
          <w:marBottom w:val="0"/>
          <w:divBdr>
            <w:top w:val="none" w:sz="0" w:space="0" w:color="auto"/>
            <w:left w:val="none" w:sz="0" w:space="0" w:color="auto"/>
            <w:bottom w:val="none" w:sz="0" w:space="0" w:color="auto"/>
            <w:right w:val="none" w:sz="0" w:space="0" w:color="auto"/>
          </w:divBdr>
        </w:div>
        <w:div w:id="2069112054">
          <w:marLeft w:val="640"/>
          <w:marRight w:val="0"/>
          <w:marTop w:val="0"/>
          <w:marBottom w:val="0"/>
          <w:divBdr>
            <w:top w:val="none" w:sz="0" w:space="0" w:color="auto"/>
            <w:left w:val="none" w:sz="0" w:space="0" w:color="auto"/>
            <w:bottom w:val="none" w:sz="0" w:space="0" w:color="auto"/>
            <w:right w:val="none" w:sz="0" w:space="0" w:color="auto"/>
          </w:divBdr>
        </w:div>
        <w:div w:id="2003504679">
          <w:marLeft w:val="640"/>
          <w:marRight w:val="0"/>
          <w:marTop w:val="0"/>
          <w:marBottom w:val="0"/>
          <w:divBdr>
            <w:top w:val="none" w:sz="0" w:space="0" w:color="auto"/>
            <w:left w:val="none" w:sz="0" w:space="0" w:color="auto"/>
            <w:bottom w:val="none" w:sz="0" w:space="0" w:color="auto"/>
            <w:right w:val="none" w:sz="0" w:space="0" w:color="auto"/>
          </w:divBdr>
        </w:div>
        <w:div w:id="1940942830">
          <w:marLeft w:val="640"/>
          <w:marRight w:val="0"/>
          <w:marTop w:val="0"/>
          <w:marBottom w:val="0"/>
          <w:divBdr>
            <w:top w:val="none" w:sz="0" w:space="0" w:color="auto"/>
            <w:left w:val="none" w:sz="0" w:space="0" w:color="auto"/>
            <w:bottom w:val="none" w:sz="0" w:space="0" w:color="auto"/>
            <w:right w:val="none" w:sz="0" w:space="0" w:color="auto"/>
          </w:divBdr>
        </w:div>
        <w:div w:id="882329590">
          <w:marLeft w:val="640"/>
          <w:marRight w:val="0"/>
          <w:marTop w:val="0"/>
          <w:marBottom w:val="0"/>
          <w:divBdr>
            <w:top w:val="none" w:sz="0" w:space="0" w:color="auto"/>
            <w:left w:val="none" w:sz="0" w:space="0" w:color="auto"/>
            <w:bottom w:val="none" w:sz="0" w:space="0" w:color="auto"/>
            <w:right w:val="none" w:sz="0" w:space="0" w:color="auto"/>
          </w:divBdr>
        </w:div>
        <w:div w:id="1360622314">
          <w:marLeft w:val="640"/>
          <w:marRight w:val="0"/>
          <w:marTop w:val="0"/>
          <w:marBottom w:val="0"/>
          <w:divBdr>
            <w:top w:val="none" w:sz="0" w:space="0" w:color="auto"/>
            <w:left w:val="none" w:sz="0" w:space="0" w:color="auto"/>
            <w:bottom w:val="none" w:sz="0" w:space="0" w:color="auto"/>
            <w:right w:val="none" w:sz="0" w:space="0" w:color="auto"/>
          </w:divBdr>
        </w:div>
        <w:div w:id="584068457">
          <w:marLeft w:val="640"/>
          <w:marRight w:val="0"/>
          <w:marTop w:val="0"/>
          <w:marBottom w:val="0"/>
          <w:divBdr>
            <w:top w:val="none" w:sz="0" w:space="0" w:color="auto"/>
            <w:left w:val="none" w:sz="0" w:space="0" w:color="auto"/>
            <w:bottom w:val="none" w:sz="0" w:space="0" w:color="auto"/>
            <w:right w:val="none" w:sz="0" w:space="0" w:color="auto"/>
          </w:divBdr>
        </w:div>
        <w:div w:id="510879008">
          <w:marLeft w:val="640"/>
          <w:marRight w:val="0"/>
          <w:marTop w:val="0"/>
          <w:marBottom w:val="0"/>
          <w:divBdr>
            <w:top w:val="none" w:sz="0" w:space="0" w:color="auto"/>
            <w:left w:val="none" w:sz="0" w:space="0" w:color="auto"/>
            <w:bottom w:val="none" w:sz="0" w:space="0" w:color="auto"/>
            <w:right w:val="none" w:sz="0" w:space="0" w:color="auto"/>
          </w:divBdr>
        </w:div>
        <w:div w:id="797186405">
          <w:marLeft w:val="640"/>
          <w:marRight w:val="0"/>
          <w:marTop w:val="0"/>
          <w:marBottom w:val="0"/>
          <w:divBdr>
            <w:top w:val="none" w:sz="0" w:space="0" w:color="auto"/>
            <w:left w:val="none" w:sz="0" w:space="0" w:color="auto"/>
            <w:bottom w:val="none" w:sz="0" w:space="0" w:color="auto"/>
            <w:right w:val="none" w:sz="0" w:space="0" w:color="auto"/>
          </w:divBdr>
        </w:div>
        <w:div w:id="1160465390">
          <w:marLeft w:val="640"/>
          <w:marRight w:val="0"/>
          <w:marTop w:val="0"/>
          <w:marBottom w:val="0"/>
          <w:divBdr>
            <w:top w:val="none" w:sz="0" w:space="0" w:color="auto"/>
            <w:left w:val="none" w:sz="0" w:space="0" w:color="auto"/>
            <w:bottom w:val="none" w:sz="0" w:space="0" w:color="auto"/>
            <w:right w:val="none" w:sz="0" w:space="0" w:color="auto"/>
          </w:divBdr>
        </w:div>
        <w:div w:id="391273923">
          <w:marLeft w:val="640"/>
          <w:marRight w:val="0"/>
          <w:marTop w:val="0"/>
          <w:marBottom w:val="0"/>
          <w:divBdr>
            <w:top w:val="none" w:sz="0" w:space="0" w:color="auto"/>
            <w:left w:val="none" w:sz="0" w:space="0" w:color="auto"/>
            <w:bottom w:val="none" w:sz="0" w:space="0" w:color="auto"/>
            <w:right w:val="none" w:sz="0" w:space="0" w:color="auto"/>
          </w:divBdr>
        </w:div>
        <w:div w:id="789858057">
          <w:marLeft w:val="640"/>
          <w:marRight w:val="0"/>
          <w:marTop w:val="0"/>
          <w:marBottom w:val="0"/>
          <w:divBdr>
            <w:top w:val="none" w:sz="0" w:space="0" w:color="auto"/>
            <w:left w:val="none" w:sz="0" w:space="0" w:color="auto"/>
            <w:bottom w:val="none" w:sz="0" w:space="0" w:color="auto"/>
            <w:right w:val="none" w:sz="0" w:space="0" w:color="auto"/>
          </w:divBdr>
        </w:div>
        <w:div w:id="963578944">
          <w:marLeft w:val="640"/>
          <w:marRight w:val="0"/>
          <w:marTop w:val="0"/>
          <w:marBottom w:val="0"/>
          <w:divBdr>
            <w:top w:val="none" w:sz="0" w:space="0" w:color="auto"/>
            <w:left w:val="none" w:sz="0" w:space="0" w:color="auto"/>
            <w:bottom w:val="none" w:sz="0" w:space="0" w:color="auto"/>
            <w:right w:val="none" w:sz="0" w:space="0" w:color="auto"/>
          </w:divBdr>
        </w:div>
        <w:div w:id="174729950">
          <w:marLeft w:val="640"/>
          <w:marRight w:val="0"/>
          <w:marTop w:val="0"/>
          <w:marBottom w:val="0"/>
          <w:divBdr>
            <w:top w:val="none" w:sz="0" w:space="0" w:color="auto"/>
            <w:left w:val="none" w:sz="0" w:space="0" w:color="auto"/>
            <w:bottom w:val="none" w:sz="0" w:space="0" w:color="auto"/>
            <w:right w:val="none" w:sz="0" w:space="0" w:color="auto"/>
          </w:divBdr>
        </w:div>
        <w:div w:id="304359696">
          <w:marLeft w:val="640"/>
          <w:marRight w:val="0"/>
          <w:marTop w:val="0"/>
          <w:marBottom w:val="0"/>
          <w:divBdr>
            <w:top w:val="none" w:sz="0" w:space="0" w:color="auto"/>
            <w:left w:val="none" w:sz="0" w:space="0" w:color="auto"/>
            <w:bottom w:val="none" w:sz="0" w:space="0" w:color="auto"/>
            <w:right w:val="none" w:sz="0" w:space="0" w:color="auto"/>
          </w:divBdr>
        </w:div>
        <w:div w:id="1538734473">
          <w:marLeft w:val="640"/>
          <w:marRight w:val="0"/>
          <w:marTop w:val="0"/>
          <w:marBottom w:val="0"/>
          <w:divBdr>
            <w:top w:val="none" w:sz="0" w:space="0" w:color="auto"/>
            <w:left w:val="none" w:sz="0" w:space="0" w:color="auto"/>
            <w:bottom w:val="none" w:sz="0" w:space="0" w:color="auto"/>
            <w:right w:val="none" w:sz="0" w:space="0" w:color="auto"/>
          </w:divBdr>
        </w:div>
        <w:div w:id="1343895908">
          <w:marLeft w:val="640"/>
          <w:marRight w:val="0"/>
          <w:marTop w:val="0"/>
          <w:marBottom w:val="0"/>
          <w:divBdr>
            <w:top w:val="none" w:sz="0" w:space="0" w:color="auto"/>
            <w:left w:val="none" w:sz="0" w:space="0" w:color="auto"/>
            <w:bottom w:val="none" w:sz="0" w:space="0" w:color="auto"/>
            <w:right w:val="none" w:sz="0" w:space="0" w:color="auto"/>
          </w:divBdr>
        </w:div>
        <w:div w:id="1097795298">
          <w:marLeft w:val="640"/>
          <w:marRight w:val="0"/>
          <w:marTop w:val="0"/>
          <w:marBottom w:val="0"/>
          <w:divBdr>
            <w:top w:val="none" w:sz="0" w:space="0" w:color="auto"/>
            <w:left w:val="none" w:sz="0" w:space="0" w:color="auto"/>
            <w:bottom w:val="none" w:sz="0" w:space="0" w:color="auto"/>
            <w:right w:val="none" w:sz="0" w:space="0" w:color="auto"/>
          </w:divBdr>
        </w:div>
        <w:div w:id="640309112">
          <w:marLeft w:val="640"/>
          <w:marRight w:val="0"/>
          <w:marTop w:val="0"/>
          <w:marBottom w:val="0"/>
          <w:divBdr>
            <w:top w:val="none" w:sz="0" w:space="0" w:color="auto"/>
            <w:left w:val="none" w:sz="0" w:space="0" w:color="auto"/>
            <w:bottom w:val="none" w:sz="0" w:space="0" w:color="auto"/>
            <w:right w:val="none" w:sz="0" w:space="0" w:color="auto"/>
          </w:divBdr>
        </w:div>
        <w:div w:id="1207910427">
          <w:marLeft w:val="640"/>
          <w:marRight w:val="0"/>
          <w:marTop w:val="0"/>
          <w:marBottom w:val="0"/>
          <w:divBdr>
            <w:top w:val="none" w:sz="0" w:space="0" w:color="auto"/>
            <w:left w:val="none" w:sz="0" w:space="0" w:color="auto"/>
            <w:bottom w:val="none" w:sz="0" w:space="0" w:color="auto"/>
            <w:right w:val="none" w:sz="0" w:space="0" w:color="auto"/>
          </w:divBdr>
        </w:div>
        <w:div w:id="2046834179">
          <w:marLeft w:val="640"/>
          <w:marRight w:val="0"/>
          <w:marTop w:val="0"/>
          <w:marBottom w:val="0"/>
          <w:divBdr>
            <w:top w:val="none" w:sz="0" w:space="0" w:color="auto"/>
            <w:left w:val="none" w:sz="0" w:space="0" w:color="auto"/>
            <w:bottom w:val="none" w:sz="0" w:space="0" w:color="auto"/>
            <w:right w:val="none" w:sz="0" w:space="0" w:color="auto"/>
          </w:divBdr>
        </w:div>
        <w:div w:id="951715985">
          <w:marLeft w:val="640"/>
          <w:marRight w:val="0"/>
          <w:marTop w:val="0"/>
          <w:marBottom w:val="0"/>
          <w:divBdr>
            <w:top w:val="none" w:sz="0" w:space="0" w:color="auto"/>
            <w:left w:val="none" w:sz="0" w:space="0" w:color="auto"/>
            <w:bottom w:val="none" w:sz="0" w:space="0" w:color="auto"/>
            <w:right w:val="none" w:sz="0" w:space="0" w:color="auto"/>
          </w:divBdr>
        </w:div>
        <w:div w:id="1054161455">
          <w:marLeft w:val="640"/>
          <w:marRight w:val="0"/>
          <w:marTop w:val="0"/>
          <w:marBottom w:val="0"/>
          <w:divBdr>
            <w:top w:val="none" w:sz="0" w:space="0" w:color="auto"/>
            <w:left w:val="none" w:sz="0" w:space="0" w:color="auto"/>
            <w:bottom w:val="none" w:sz="0" w:space="0" w:color="auto"/>
            <w:right w:val="none" w:sz="0" w:space="0" w:color="auto"/>
          </w:divBdr>
        </w:div>
        <w:div w:id="843589841">
          <w:marLeft w:val="640"/>
          <w:marRight w:val="0"/>
          <w:marTop w:val="0"/>
          <w:marBottom w:val="0"/>
          <w:divBdr>
            <w:top w:val="none" w:sz="0" w:space="0" w:color="auto"/>
            <w:left w:val="none" w:sz="0" w:space="0" w:color="auto"/>
            <w:bottom w:val="none" w:sz="0" w:space="0" w:color="auto"/>
            <w:right w:val="none" w:sz="0" w:space="0" w:color="auto"/>
          </w:divBdr>
        </w:div>
        <w:div w:id="1994479662">
          <w:marLeft w:val="640"/>
          <w:marRight w:val="0"/>
          <w:marTop w:val="0"/>
          <w:marBottom w:val="0"/>
          <w:divBdr>
            <w:top w:val="none" w:sz="0" w:space="0" w:color="auto"/>
            <w:left w:val="none" w:sz="0" w:space="0" w:color="auto"/>
            <w:bottom w:val="none" w:sz="0" w:space="0" w:color="auto"/>
            <w:right w:val="none" w:sz="0" w:space="0" w:color="auto"/>
          </w:divBdr>
        </w:div>
        <w:div w:id="203447048">
          <w:marLeft w:val="640"/>
          <w:marRight w:val="0"/>
          <w:marTop w:val="0"/>
          <w:marBottom w:val="0"/>
          <w:divBdr>
            <w:top w:val="none" w:sz="0" w:space="0" w:color="auto"/>
            <w:left w:val="none" w:sz="0" w:space="0" w:color="auto"/>
            <w:bottom w:val="none" w:sz="0" w:space="0" w:color="auto"/>
            <w:right w:val="none" w:sz="0" w:space="0" w:color="auto"/>
          </w:divBdr>
        </w:div>
        <w:div w:id="1497451842">
          <w:marLeft w:val="640"/>
          <w:marRight w:val="0"/>
          <w:marTop w:val="0"/>
          <w:marBottom w:val="0"/>
          <w:divBdr>
            <w:top w:val="none" w:sz="0" w:space="0" w:color="auto"/>
            <w:left w:val="none" w:sz="0" w:space="0" w:color="auto"/>
            <w:bottom w:val="none" w:sz="0" w:space="0" w:color="auto"/>
            <w:right w:val="none" w:sz="0" w:space="0" w:color="auto"/>
          </w:divBdr>
        </w:div>
        <w:div w:id="2132673207">
          <w:marLeft w:val="640"/>
          <w:marRight w:val="0"/>
          <w:marTop w:val="0"/>
          <w:marBottom w:val="0"/>
          <w:divBdr>
            <w:top w:val="none" w:sz="0" w:space="0" w:color="auto"/>
            <w:left w:val="none" w:sz="0" w:space="0" w:color="auto"/>
            <w:bottom w:val="none" w:sz="0" w:space="0" w:color="auto"/>
            <w:right w:val="none" w:sz="0" w:space="0" w:color="auto"/>
          </w:divBdr>
        </w:div>
        <w:div w:id="644163057">
          <w:marLeft w:val="640"/>
          <w:marRight w:val="0"/>
          <w:marTop w:val="0"/>
          <w:marBottom w:val="0"/>
          <w:divBdr>
            <w:top w:val="none" w:sz="0" w:space="0" w:color="auto"/>
            <w:left w:val="none" w:sz="0" w:space="0" w:color="auto"/>
            <w:bottom w:val="none" w:sz="0" w:space="0" w:color="auto"/>
            <w:right w:val="none" w:sz="0" w:space="0" w:color="auto"/>
          </w:divBdr>
        </w:div>
        <w:div w:id="648755085">
          <w:marLeft w:val="640"/>
          <w:marRight w:val="0"/>
          <w:marTop w:val="0"/>
          <w:marBottom w:val="0"/>
          <w:divBdr>
            <w:top w:val="none" w:sz="0" w:space="0" w:color="auto"/>
            <w:left w:val="none" w:sz="0" w:space="0" w:color="auto"/>
            <w:bottom w:val="none" w:sz="0" w:space="0" w:color="auto"/>
            <w:right w:val="none" w:sz="0" w:space="0" w:color="auto"/>
          </w:divBdr>
        </w:div>
        <w:div w:id="1006906596">
          <w:marLeft w:val="640"/>
          <w:marRight w:val="0"/>
          <w:marTop w:val="0"/>
          <w:marBottom w:val="0"/>
          <w:divBdr>
            <w:top w:val="none" w:sz="0" w:space="0" w:color="auto"/>
            <w:left w:val="none" w:sz="0" w:space="0" w:color="auto"/>
            <w:bottom w:val="none" w:sz="0" w:space="0" w:color="auto"/>
            <w:right w:val="none" w:sz="0" w:space="0" w:color="auto"/>
          </w:divBdr>
        </w:div>
        <w:div w:id="707947579">
          <w:marLeft w:val="640"/>
          <w:marRight w:val="0"/>
          <w:marTop w:val="0"/>
          <w:marBottom w:val="0"/>
          <w:divBdr>
            <w:top w:val="none" w:sz="0" w:space="0" w:color="auto"/>
            <w:left w:val="none" w:sz="0" w:space="0" w:color="auto"/>
            <w:bottom w:val="none" w:sz="0" w:space="0" w:color="auto"/>
            <w:right w:val="none" w:sz="0" w:space="0" w:color="auto"/>
          </w:divBdr>
        </w:div>
        <w:div w:id="1057751384">
          <w:marLeft w:val="640"/>
          <w:marRight w:val="0"/>
          <w:marTop w:val="0"/>
          <w:marBottom w:val="0"/>
          <w:divBdr>
            <w:top w:val="none" w:sz="0" w:space="0" w:color="auto"/>
            <w:left w:val="none" w:sz="0" w:space="0" w:color="auto"/>
            <w:bottom w:val="none" w:sz="0" w:space="0" w:color="auto"/>
            <w:right w:val="none" w:sz="0" w:space="0" w:color="auto"/>
          </w:divBdr>
        </w:div>
        <w:div w:id="379784912">
          <w:marLeft w:val="640"/>
          <w:marRight w:val="0"/>
          <w:marTop w:val="0"/>
          <w:marBottom w:val="0"/>
          <w:divBdr>
            <w:top w:val="none" w:sz="0" w:space="0" w:color="auto"/>
            <w:left w:val="none" w:sz="0" w:space="0" w:color="auto"/>
            <w:bottom w:val="none" w:sz="0" w:space="0" w:color="auto"/>
            <w:right w:val="none" w:sz="0" w:space="0" w:color="auto"/>
          </w:divBdr>
        </w:div>
        <w:div w:id="1574660689">
          <w:marLeft w:val="640"/>
          <w:marRight w:val="0"/>
          <w:marTop w:val="0"/>
          <w:marBottom w:val="0"/>
          <w:divBdr>
            <w:top w:val="none" w:sz="0" w:space="0" w:color="auto"/>
            <w:left w:val="none" w:sz="0" w:space="0" w:color="auto"/>
            <w:bottom w:val="none" w:sz="0" w:space="0" w:color="auto"/>
            <w:right w:val="none" w:sz="0" w:space="0" w:color="auto"/>
          </w:divBdr>
        </w:div>
        <w:div w:id="1443720289">
          <w:marLeft w:val="640"/>
          <w:marRight w:val="0"/>
          <w:marTop w:val="0"/>
          <w:marBottom w:val="0"/>
          <w:divBdr>
            <w:top w:val="none" w:sz="0" w:space="0" w:color="auto"/>
            <w:left w:val="none" w:sz="0" w:space="0" w:color="auto"/>
            <w:bottom w:val="none" w:sz="0" w:space="0" w:color="auto"/>
            <w:right w:val="none" w:sz="0" w:space="0" w:color="auto"/>
          </w:divBdr>
        </w:div>
        <w:div w:id="1839880469">
          <w:marLeft w:val="640"/>
          <w:marRight w:val="0"/>
          <w:marTop w:val="0"/>
          <w:marBottom w:val="0"/>
          <w:divBdr>
            <w:top w:val="none" w:sz="0" w:space="0" w:color="auto"/>
            <w:left w:val="none" w:sz="0" w:space="0" w:color="auto"/>
            <w:bottom w:val="none" w:sz="0" w:space="0" w:color="auto"/>
            <w:right w:val="none" w:sz="0" w:space="0" w:color="auto"/>
          </w:divBdr>
        </w:div>
        <w:div w:id="674918162">
          <w:marLeft w:val="640"/>
          <w:marRight w:val="0"/>
          <w:marTop w:val="0"/>
          <w:marBottom w:val="0"/>
          <w:divBdr>
            <w:top w:val="none" w:sz="0" w:space="0" w:color="auto"/>
            <w:left w:val="none" w:sz="0" w:space="0" w:color="auto"/>
            <w:bottom w:val="none" w:sz="0" w:space="0" w:color="auto"/>
            <w:right w:val="none" w:sz="0" w:space="0" w:color="auto"/>
          </w:divBdr>
        </w:div>
        <w:div w:id="787819645">
          <w:marLeft w:val="640"/>
          <w:marRight w:val="0"/>
          <w:marTop w:val="0"/>
          <w:marBottom w:val="0"/>
          <w:divBdr>
            <w:top w:val="none" w:sz="0" w:space="0" w:color="auto"/>
            <w:left w:val="none" w:sz="0" w:space="0" w:color="auto"/>
            <w:bottom w:val="none" w:sz="0" w:space="0" w:color="auto"/>
            <w:right w:val="none" w:sz="0" w:space="0" w:color="auto"/>
          </w:divBdr>
        </w:div>
        <w:div w:id="1070157991">
          <w:marLeft w:val="640"/>
          <w:marRight w:val="0"/>
          <w:marTop w:val="0"/>
          <w:marBottom w:val="0"/>
          <w:divBdr>
            <w:top w:val="none" w:sz="0" w:space="0" w:color="auto"/>
            <w:left w:val="none" w:sz="0" w:space="0" w:color="auto"/>
            <w:bottom w:val="none" w:sz="0" w:space="0" w:color="auto"/>
            <w:right w:val="none" w:sz="0" w:space="0" w:color="auto"/>
          </w:divBdr>
        </w:div>
        <w:div w:id="931158778">
          <w:marLeft w:val="640"/>
          <w:marRight w:val="0"/>
          <w:marTop w:val="0"/>
          <w:marBottom w:val="0"/>
          <w:divBdr>
            <w:top w:val="none" w:sz="0" w:space="0" w:color="auto"/>
            <w:left w:val="none" w:sz="0" w:space="0" w:color="auto"/>
            <w:bottom w:val="none" w:sz="0" w:space="0" w:color="auto"/>
            <w:right w:val="none" w:sz="0" w:space="0" w:color="auto"/>
          </w:divBdr>
        </w:div>
        <w:div w:id="981541462">
          <w:marLeft w:val="640"/>
          <w:marRight w:val="0"/>
          <w:marTop w:val="0"/>
          <w:marBottom w:val="0"/>
          <w:divBdr>
            <w:top w:val="none" w:sz="0" w:space="0" w:color="auto"/>
            <w:left w:val="none" w:sz="0" w:space="0" w:color="auto"/>
            <w:bottom w:val="none" w:sz="0" w:space="0" w:color="auto"/>
            <w:right w:val="none" w:sz="0" w:space="0" w:color="auto"/>
          </w:divBdr>
        </w:div>
        <w:div w:id="1137574333">
          <w:marLeft w:val="640"/>
          <w:marRight w:val="0"/>
          <w:marTop w:val="0"/>
          <w:marBottom w:val="0"/>
          <w:divBdr>
            <w:top w:val="none" w:sz="0" w:space="0" w:color="auto"/>
            <w:left w:val="none" w:sz="0" w:space="0" w:color="auto"/>
            <w:bottom w:val="none" w:sz="0" w:space="0" w:color="auto"/>
            <w:right w:val="none" w:sz="0" w:space="0" w:color="auto"/>
          </w:divBdr>
        </w:div>
        <w:div w:id="857962695">
          <w:marLeft w:val="640"/>
          <w:marRight w:val="0"/>
          <w:marTop w:val="0"/>
          <w:marBottom w:val="0"/>
          <w:divBdr>
            <w:top w:val="none" w:sz="0" w:space="0" w:color="auto"/>
            <w:left w:val="none" w:sz="0" w:space="0" w:color="auto"/>
            <w:bottom w:val="none" w:sz="0" w:space="0" w:color="auto"/>
            <w:right w:val="none" w:sz="0" w:space="0" w:color="auto"/>
          </w:divBdr>
        </w:div>
        <w:div w:id="597563466">
          <w:marLeft w:val="640"/>
          <w:marRight w:val="0"/>
          <w:marTop w:val="0"/>
          <w:marBottom w:val="0"/>
          <w:divBdr>
            <w:top w:val="none" w:sz="0" w:space="0" w:color="auto"/>
            <w:left w:val="none" w:sz="0" w:space="0" w:color="auto"/>
            <w:bottom w:val="none" w:sz="0" w:space="0" w:color="auto"/>
            <w:right w:val="none" w:sz="0" w:space="0" w:color="auto"/>
          </w:divBdr>
        </w:div>
        <w:div w:id="1315138892">
          <w:marLeft w:val="640"/>
          <w:marRight w:val="0"/>
          <w:marTop w:val="0"/>
          <w:marBottom w:val="0"/>
          <w:divBdr>
            <w:top w:val="none" w:sz="0" w:space="0" w:color="auto"/>
            <w:left w:val="none" w:sz="0" w:space="0" w:color="auto"/>
            <w:bottom w:val="none" w:sz="0" w:space="0" w:color="auto"/>
            <w:right w:val="none" w:sz="0" w:space="0" w:color="auto"/>
          </w:divBdr>
        </w:div>
        <w:div w:id="386994436">
          <w:marLeft w:val="640"/>
          <w:marRight w:val="0"/>
          <w:marTop w:val="0"/>
          <w:marBottom w:val="0"/>
          <w:divBdr>
            <w:top w:val="none" w:sz="0" w:space="0" w:color="auto"/>
            <w:left w:val="none" w:sz="0" w:space="0" w:color="auto"/>
            <w:bottom w:val="none" w:sz="0" w:space="0" w:color="auto"/>
            <w:right w:val="none" w:sz="0" w:space="0" w:color="auto"/>
          </w:divBdr>
        </w:div>
        <w:div w:id="1265381168">
          <w:marLeft w:val="640"/>
          <w:marRight w:val="0"/>
          <w:marTop w:val="0"/>
          <w:marBottom w:val="0"/>
          <w:divBdr>
            <w:top w:val="none" w:sz="0" w:space="0" w:color="auto"/>
            <w:left w:val="none" w:sz="0" w:space="0" w:color="auto"/>
            <w:bottom w:val="none" w:sz="0" w:space="0" w:color="auto"/>
            <w:right w:val="none" w:sz="0" w:space="0" w:color="auto"/>
          </w:divBdr>
        </w:div>
        <w:div w:id="1334407811">
          <w:marLeft w:val="640"/>
          <w:marRight w:val="0"/>
          <w:marTop w:val="0"/>
          <w:marBottom w:val="0"/>
          <w:divBdr>
            <w:top w:val="none" w:sz="0" w:space="0" w:color="auto"/>
            <w:left w:val="none" w:sz="0" w:space="0" w:color="auto"/>
            <w:bottom w:val="none" w:sz="0" w:space="0" w:color="auto"/>
            <w:right w:val="none" w:sz="0" w:space="0" w:color="auto"/>
          </w:divBdr>
        </w:div>
        <w:div w:id="1074232350">
          <w:marLeft w:val="640"/>
          <w:marRight w:val="0"/>
          <w:marTop w:val="0"/>
          <w:marBottom w:val="0"/>
          <w:divBdr>
            <w:top w:val="none" w:sz="0" w:space="0" w:color="auto"/>
            <w:left w:val="none" w:sz="0" w:space="0" w:color="auto"/>
            <w:bottom w:val="none" w:sz="0" w:space="0" w:color="auto"/>
            <w:right w:val="none" w:sz="0" w:space="0" w:color="auto"/>
          </w:divBdr>
        </w:div>
        <w:div w:id="1004437131">
          <w:marLeft w:val="640"/>
          <w:marRight w:val="0"/>
          <w:marTop w:val="0"/>
          <w:marBottom w:val="0"/>
          <w:divBdr>
            <w:top w:val="none" w:sz="0" w:space="0" w:color="auto"/>
            <w:left w:val="none" w:sz="0" w:space="0" w:color="auto"/>
            <w:bottom w:val="none" w:sz="0" w:space="0" w:color="auto"/>
            <w:right w:val="none" w:sz="0" w:space="0" w:color="auto"/>
          </w:divBdr>
        </w:div>
        <w:div w:id="1236938291">
          <w:marLeft w:val="640"/>
          <w:marRight w:val="0"/>
          <w:marTop w:val="0"/>
          <w:marBottom w:val="0"/>
          <w:divBdr>
            <w:top w:val="none" w:sz="0" w:space="0" w:color="auto"/>
            <w:left w:val="none" w:sz="0" w:space="0" w:color="auto"/>
            <w:bottom w:val="none" w:sz="0" w:space="0" w:color="auto"/>
            <w:right w:val="none" w:sz="0" w:space="0" w:color="auto"/>
          </w:divBdr>
        </w:div>
        <w:div w:id="2069765368">
          <w:marLeft w:val="640"/>
          <w:marRight w:val="0"/>
          <w:marTop w:val="0"/>
          <w:marBottom w:val="0"/>
          <w:divBdr>
            <w:top w:val="none" w:sz="0" w:space="0" w:color="auto"/>
            <w:left w:val="none" w:sz="0" w:space="0" w:color="auto"/>
            <w:bottom w:val="none" w:sz="0" w:space="0" w:color="auto"/>
            <w:right w:val="none" w:sz="0" w:space="0" w:color="auto"/>
          </w:divBdr>
        </w:div>
        <w:div w:id="1627151503">
          <w:marLeft w:val="640"/>
          <w:marRight w:val="0"/>
          <w:marTop w:val="0"/>
          <w:marBottom w:val="0"/>
          <w:divBdr>
            <w:top w:val="none" w:sz="0" w:space="0" w:color="auto"/>
            <w:left w:val="none" w:sz="0" w:space="0" w:color="auto"/>
            <w:bottom w:val="none" w:sz="0" w:space="0" w:color="auto"/>
            <w:right w:val="none" w:sz="0" w:space="0" w:color="auto"/>
          </w:divBdr>
        </w:div>
        <w:div w:id="1935549787">
          <w:marLeft w:val="640"/>
          <w:marRight w:val="0"/>
          <w:marTop w:val="0"/>
          <w:marBottom w:val="0"/>
          <w:divBdr>
            <w:top w:val="none" w:sz="0" w:space="0" w:color="auto"/>
            <w:left w:val="none" w:sz="0" w:space="0" w:color="auto"/>
            <w:bottom w:val="none" w:sz="0" w:space="0" w:color="auto"/>
            <w:right w:val="none" w:sz="0" w:space="0" w:color="auto"/>
          </w:divBdr>
        </w:div>
        <w:div w:id="820773315">
          <w:marLeft w:val="640"/>
          <w:marRight w:val="0"/>
          <w:marTop w:val="0"/>
          <w:marBottom w:val="0"/>
          <w:divBdr>
            <w:top w:val="none" w:sz="0" w:space="0" w:color="auto"/>
            <w:left w:val="none" w:sz="0" w:space="0" w:color="auto"/>
            <w:bottom w:val="none" w:sz="0" w:space="0" w:color="auto"/>
            <w:right w:val="none" w:sz="0" w:space="0" w:color="auto"/>
          </w:divBdr>
        </w:div>
        <w:div w:id="258678717">
          <w:marLeft w:val="640"/>
          <w:marRight w:val="0"/>
          <w:marTop w:val="0"/>
          <w:marBottom w:val="0"/>
          <w:divBdr>
            <w:top w:val="none" w:sz="0" w:space="0" w:color="auto"/>
            <w:left w:val="none" w:sz="0" w:space="0" w:color="auto"/>
            <w:bottom w:val="none" w:sz="0" w:space="0" w:color="auto"/>
            <w:right w:val="none" w:sz="0" w:space="0" w:color="auto"/>
          </w:divBdr>
        </w:div>
        <w:div w:id="508373770">
          <w:marLeft w:val="640"/>
          <w:marRight w:val="0"/>
          <w:marTop w:val="0"/>
          <w:marBottom w:val="0"/>
          <w:divBdr>
            <w:top w:val="none" w:sz="0" w:space="0" w:color="auto"/>
            <w:left w:val="none" w:sz="0" w:space="0" w:color="auto"/>
            <w:bottom w:val="none" w:sz="0" w:space="0" w:color="auto"/>
            <w:right w:val="none" w:sz="0" w:space="0" w:color="auto"/>
          </w:divBdr>
        </w:div>
        <w:div w:id="590242210">
          <w:marLeft w:val="640"/>
          <w:marRight w:val="0"/>
          <w:marTop w:val="0"/>
          <w:marBottom w:val="0"/>
          <w:divBdr>
            <w:top w:val="none" w:sz="0" w:space="0" w:color="auto"/>
            <w:left w:val="none" w:sz="0" w:space="0" w:color="auto"/>
            <w:bottom w:val="none" w:sz="0" w:space="0" w:color="auto"/>
            <w:right w:val="none" w:sz="0" w:space="0" w:color="auto"/>
          </w:divBdr>
        </w:div>
        <w:div w:id="851837210">
          <w:marLeft w:val="640"/>
          <w:marRight w:val="0"/>
          <w:marTop w:val="0"/>
          <w:marBottom w:val="0"/>
          <w:divBdr>
            <w:top w:val="none" w:sz="0" w:space="0" w:color="auto"/>
            <w:left w:val="none" w:sz="0" w:space="0" w:color="auto"/>
            <w:bottom w:val="none" w:sz="0" w:space="0" w:color="auto"/>
            <w:right w:val="none" w:sz="0" w:space="0" w:color="auto"/>
          </w:divBdr>
        </w:div>
        <w:div w:id="1487741519">
          <w:marLeft w:val="640"/>
          <w:marRight w:val="0"/>
          <w:marTop w:val="0"/>
          <w:marBottom w:val="0"/>
          <w:divBdr>
            <w:top w:val="none" w:sz="0" w:space="0" w:color="auto"/>
            <w:left w:val="none" w:sz="0" w:space="0" w:color="auto"/>
            <w:bottom w:val="none" w:sz="0" w:space="0" w:color="auto"/>
            <w:right w:val="none" w:sz="0" w:space="0" w:color="auto"/>
          </w:divBdr>
        </w:div>
        <w:div w:id="1153714254">
          <w:marLeft w:val="640"/>
          <w:marRight w:val="0"/>
          <w:marTop w:val="0"/>
          <w:marBottom w:val="0"/>
          <w:divBdr>
            <w:top w:val="none" w:sz="0" w:space="0" w:color="auto"/>
            <w:left w:val="none" w:sz="0" w:space="0" w:color="auto"/>
            <w:bottom w:val="none" w:sz="0" w:space="0" w:color="auto"/>
            <w:right w:val="none" w:sz="0" w:space="0" w:color="auto"/>
          </w:divBdr>
        </w:div>
        <w:div w:id="1948997776">
          <w:marLeft w:val="640"/>
          <w:marRight w:val="0"/>
          <w:marTop w:val="0"/>
          <w:marBottom w:val="0"/>
          <w:divBdr>
            <w:top w:val="none" w:sz="0" w:space="0" w:color="auto"/>
            <w:left w:val="none" w:sz="0" w:space="0" w:color="auto"/>
            <w:bottom w:val="none" w:sz="0" w:space="0" w:color="auto"/>
            <w:right w:val="none" w:sz="0" w:space="0" w:color="auto"/>
          </w:divBdr>
        </w:div>
        <w:div w:id="576134976">
          <w:marLeft w:val="640"/>
          <w:marRight w:val="0"/>
          <w:marTop w:val="0"/>
          <w:marBottom w:val="0"/>
          <w:divBdr>
            <w:top w:val="none" w:sz="0" w:space="0" w:color="auto"/>
            <w:left w:val="none" w:sz="0" w:space="0" w:color="auto"/>
            <w:bottom w:val="none" w:sz="0" w:space="0" w:color="auto"/>
            <w:right w:val="none" w:sz="0" w:space="0" w:color="auto"/>
          </w:divBdr>
        </w:div>
        <w:div w:id="1824076673">
          <w:marLeft w:val="640"/>
          <w:marRight w:val="0"/>
          <w:marTop w:val="0"/>
          <w:marBottom w:val="0"/>
          <w:divBdr>
            <w:top w:val="none" w:sz="0" w:space="0" w:color="auto"/>
            <w:left w:val="none" w:sz="0" w:space="0" w:color="auto"/>
            <w:bottom w:val="none" w:sz="0" w:space="0" w:color="auto"/>
            <w:right w:val="none" w:sz="0" w:space="0" w:color="auto"/>
          </w:divBdr>
        </w:div>
        <w:div w:id="2035419337">
          <w:marLeft w:val="640"/>
          <w:marRight w:val="0"/>
          <w:marTop w:val="0"/>
          <w:marBottom w:val="0"/>
          <w:divBdr>
            <w:top w:val="none" w:sz="0" w:space="0" w:color="auto"/>
            <w:left w:val="none" w:sz="0" w:space="0" w:color="auto"/>
            <w:bottom w:val="none" w:sz="0" w:space="0" w:color="auto"/>
            <w:right w:val="none" w:sz="0" w:space="0" w:color="auto"/>
          </w:divBdr>
        </w:div>
        <w:div w:id="434911161">
          <w:marLeft w:val="640"/>
          <w:marRight w:val="0"/>
          <w:marTop w:val="0"/>
          <w:marBottom w:val="0"/>
          <w:divBdr>
            <w:top w:val="none" w:sz="0" w:space="0" w:color="auto"/>
            <w:left w:val="none" w:sz="0" w:space="0" w:color="auto"/>
            <w:bottom w:val="none" w:sz="0" w:space="0" w:color="auto"/>
            <w:right w:val="none" w:sz="0" w:space="0" w:color="auto"/>
          </w:divBdr>
        </w:div>
        <w:div w:id="1427723668">
          <w:marLeft w:val="640"/>
          <w:marRight w:val="0"/>
          <w:marTop w:val="0"/>
          <w:marBottom w:val="0"/>
          <w:divBdr>
            <w:top w:val="none" w:sz="0" w:space="0" w:color="auto"/>
            <w:left w:val="none" w:sz="0" w:space="0" w:color="auto"/>
            <w:bottom w:val="none" w:sz="0" w:space="0" w:color="auto"/>
            <w:right w:val="none" w:sz="0" w:space="0" w:color="auto"/>
          </w:divBdr>
        </w:div>
        <w:div w:id="579363587">
          <w:marLeft w:val="640"/>
          <w:marRight w:val="0"/>
          <w:marTop w:val="0"/>
          <w:marBottom w:val="0"/>
          <w:divBdr>
            <w:top w:val="none" w:sz="0" w:space="0" w:color="auto"/>
            <w:left w:val="none" w:sz="0" w:space="0" w:color="auto"/>
            <w:bottom w:val="none" w:sz="0" w:space="0" w:color="auto"/>
            <w:right w:val="none" w:sz="0" w:space="0" w:color="auto"/>
          </w:divBdr>
        </w:div>
        <w:div w:id="426848600">
          <w:marLeft w:val="640"/>
          <w:marRight w:val="0"/>
          <w:marTop w:val="0"/>
          <w:marBottom w:val="0"/>
          <w:divBdr>
            <w:top w:val="none" w:sz="0" w:space="0" w:color="auto"/>
            <w:left w:val="none" w:sz="0" w:space="0" w:color="auto"/>
            <w:bottom w:val="none" w:sz="0" w:space="0" w:color="auto"/>
            <w:right w:val="none" w:sz="0" w:space="0" w:color="auto"/>
          </w:divBdr>
        </w:div>
        <w:div w:id="431558687">
          <w:marLeft w:val="640"/>
          <w:marRight w:val="0"/>
          <w:marTop w:val="0"/>
          <w:marBottom w:val="0"/>
          <w:divBdr>
            <w:top w:val="none" w:sz="0" w:space="0" w:color="auto"/>
            <w:left w:val="none" w:sz="0" w:space="0" w:color="auto"/>
            <w:bottom w:val="none" w:sz="0" w:space="0" w:color="auto"/>
            <w:right w:val="none" w:sz="0" w:space="0" w:color="auto"/>
          </w:divBdr>
        </w:div>
        <w:div w:id="1990208362">
          <w:marLeft w:val="640"/>
          <w:marRight w:val="0"/>
          <w:marTop w:val="0"/>
          <w:marBottom w:val="0"/>
          <w:divBdr>
            <w:top w:val="none" w:sz="0" w:space="0" w:color="auto"/>
            <w:left w:val="none" w:sz="0" w:space="0" w:color="auto"/>
            <w:bottom w:val="none" w:sz="0" w:space="0" w:color="auto"/>
            <w:right w:val="none" w:sz="0" w:space="0" w:color="auto"/>
          </w:divBdr>
        </w:div>
        <w:div w:id="464857917">
          <w:marLeft w:val="640"/>
          <w:marRight w:val="0"/>
          <w:marTop w:val="0"/>
          <w:marBottom w:val="0"/>
          <w:divBdr>
            <w:top w:val="none" w:sz="0" w:space="0" w:color="auto"/>
            <w:left w:val="none" w:sz="0" w:space="0" w:color="auto"/>
            <w:bottom w:val="none" w:sz="0" w:space="0" w:color="auto"/>
            <w:right w:val="none" w:sz="0" w:space="0" w:color="auto"/>
          </w:divBdr>
        </w:div>
        <w:div w:id="1500538159">
          <w:marLeft w:val="640"/>
          <w:marRight w:val="0"/>
          <w:marTop w:val="0"/>
          <w:marBottom w:val="0"/>
          <w:divBdr>
            <w:top w:val="none" w:sz="0" w:space="0" w:color="auto"/>
            <w:left w:val="none" w:sz="0" w:space="0" w:color="auto"/>
            <w:bottom w:val="none" w:sz="0" w:space="0" w:color="auto"/>
            <w:right w:val="none" w:sz="0" w:space="0" w:color="auto"/>
          </w:divBdr>
        </w:div>
        <w:div w:id="1480685930">
          <w:marLeft w:val="640"/>
          <w:marRight w:val="0"/>
          <w:marTop w:val="0"/>
          <w:marBottom w:val="0"/>
          <w:divBdr>
            <w:top w:val="none" w:sz="0" w:space="0" w:color="auto"/>
            <w:left w:val="none" w:sz="0" w:space="0" w:color="auto"/>
            <w:bottom w:val="none" w:sz="0" w:space="0" w:color="auto"/>
            <w:right w:val="none" w:sz="0" w:space="0" w:color="auto"/>
          </w:divBdr>
        </w:div>
        <w:div w:id="1900557282">
          <w:marLeft w:val="640"/>
          <w:marRight w:val="0"/>
          <w:marTop w:val="0"/>
          <w:marBottom w:val="0"/>
          <w:divBdr>
            <w:top w:val="none" w:sz="0" w:space="0" w:color="auto"/>
            <w:left w:val="none" w:sz="0" w:space="0" w:color="auto"/>
            <w:bottom w:val="none" w:sz="0" w:space="0" w:color="auto"/>
            <w:right w:val="none" w:sz="0" w:space="0" w:color="auto"/>
          </w:divBdr>
        </w:div>
        <w:div w:id="2026974371">
          <w:marLeft w:val="640"/>
          <w:marRight w:val="0"/>
          <w:marTop w:val="0"/>
          <w:marBottom w:val="0"/>
          <w:divBdr>
            <w:top w:val="none" w:sz="0" w:space="0" w:color="auto"/>
            <w:left w:val="none" w:sz="0" w:space="0" w:color="auto"/>
            <w:bottom w:val="none" w:sz="0" w:space="0" w:color="auto"/>
            <w:right w:val="none" w:sz="0" w:space="0" w:color="auto"/>
          </w:divBdr>
        </w:div>
        <w:div w:id="70087239">
          <w:marLeft w:val="640"/>
          <w:marRight w:val="0"/>
          <w:marTop w:val="0"/>
          <w:marBottom w:val="0"/>
          <w:divBdr>
            <w:top w:val="none" w:sz="0" w:space="0" w:color="auto"/>
            <w:left w:val="none" w:sz="0" w:space="0" w:color="auto"/>
            <w:bottom w:val="none" w:sz="0" w:space="0" w:color="auto"/>
            <w:right w:val="none" w:sz="0" w:space="0" w:color="auto"/>
          </w:divBdr>
        </w:div>
        <w:div w:id="782699439">
          <w:marLeft w:val="640"/>
          <w:marRight w:val="0"/>
          <w:marTop w:val="0"/>
          <w:marBottom w:val="0"/>
          <w:divBdr>
            <w:top w:val="none" w:sz="0" w:space="0" w:color="auto"/>
            <w:left w:val="none" w:sz="0" w:space="0" w:color="auto"/>
            <w:bottom w:val="none" w:sz="0" w:space="0" w:color="auto"/>
            <w:right w:val="none" w:sz="0" w:space="0" w:color="auto"/>
          </w:divBdr>
        </w:div>
        <w:div w:id="1383753437">
          <w:marLeft w:val="640"/>
          <w:marRight w:val="0"/>
          <w:marTop w:val="0"/>
          <w:marBottom w:val="0"/>
          <w:divBdr>
            <w:top w:val="none" w:sz="0" w:space="0" w:color="auto"/>
            <w:left w:val="none" w:sz="0" w:space="0" w:color="auto"/>
            <w:bottom w:val="none" w:sz="0" w:space="0" w:color="auto"/>
            <w:right w:val="none" w:sz="0" w:space="0" w:color="auto"/>
          </w:divBdr>
        </w:div>
        <w:div w:id="1096291690">
          <w:marLeft w:val="640"/>
          <w:marRight w:val="0"/>
          <w:marTop w:val="0"/>
          <w:marBottom w:val="0"/>
          <w:divBdr>
            <w:top w:val="none" w:sz="0" w:space="0" w:color="auto"/>
            <w:left w:val="none" w:sz="0" w:space="0" w:color="auto"/>
            <w:bottom w:val="none" w:sz="0" w:space="0" w:color="auto"/>
            <w:right w:val="none" w:sz="0" w:space="0" w:color="auto"/>
          </w:divBdr>
        </w:div>
        <w:div w:id="108815365">
          <w:marLeft w:val="640"/>
          <w:marRight w:val="0"/>
          <w:marTop w:val="0"/>
          <w:marBottom w:val="0"/>
          <w:divBdr>
            <w:top w:val="none" w:sz="0" w:space="0" w:color="auto"/>
            <w:left w:val="none" w:sz="0" w:space="0" w:color="auto"/>
            <w:bottom w:val="none" w:sz="0" w:space="0" w:color="auto"/>
            <w:right w:val="none" w:sz="0" w:space="0" w:color="auto"/>
          </w:divBdr>
        </w:div>
        <w:div w:id="1127700936">
          <w:marLeft w:val="640"/>
          <w:marRight w:val="0"/>
          <w:marTop w:val="0"/>
          <w:marBottom w:val="0"/>
          <w:divBdr>
            <w:top w:val="none" w:sz="0" w:space="0" w:color="auto"/>
            <w:left w:val="none" w:sz="0" w:space="0" w:color="auto"/>
            <w:bottom w:val="none" w:sz="0" w:space="0" w:color="auto"/>
            <w:right w:val="none" w:sz="0" w:space="0" w:color="auto"/>
          </w:divBdr>
        </w:div>
        <w:div w:id="27418041">
          <w:marLeft w:val="640"/>
          <w:marRight w:val="0"/>
          <w:marTop w:val="0"/>
          <w:marBottom w:val="0"/>
          <w:divBdr>
            <w:top w:val="none" w:sz="0" w:space="0" w:color="auto"/>
            <w:left w:val="none" w:sz="0" w:space="0" w:color="auto"/>
            <w:bottom w:val="none" w:sz="0" w:space="0" w:color="auto"/>
            <w:right w:val="none" w:sz="0" w:space="0" w:color="auto"/>
          </w:divBdr>
        </w:div>
        <w:div w:id="506989177">
          <w:marLeft w:val="640"/>
          <w:marRight w:val="0"/>
          <w:marTop w:val="0"/>
          <w:marBottom w:val="0"/>
          <w:divBdr>
            <w:top w:val="none" w:sz="0" w:space="0" w:color="auto"/>
            <w:left w:val="none" w:sz="0" w:space="0" w:color="auto"/>
            <w:bottom w:val="none" w:sz="0" w:space="0" w:color="auto"/>
            <w:right w:val="none" w:sz="0" w:space="0" w:color="auto"/>
          </w:divBdr>
        </w:div>
        <w:div w:id="1284774724">
          <w:marLeft w:val="640"/>
          <w:marRight w:val="0"/>
          <w:marTop w:val="0"/>
          <w:marBottom w:val="0"/>
          <w:divBdr>
            <w:top w:val="none" w:sz="0" w:space="0" w:color="auto"/>
            <w:left w:val="none" w:sz="0" w:space="0" w:color="auto"/>
            <w:bottom w:val="none" w:sz="0" w:space="0" w:color="auto"/>
            <w:right w:val="none" w:sz="0" w:space="0" w:color="auto"/>
          </w:divBdr>
        </w:div>
        <w:div w:id="229462348">
          <w:marLeft w:val="640"/>
          <w:marRight w:val="0"/>
          <w:marTop w:val="0"/>
          <w:marBottom w:val="0"/>
          <w:divBdr>
            <w:top w:val="none" w:sz="0" w:space="0" w:color="auto"/>
            <w:left w:val="none" w:sz="0" w:space="0" w:color="auto"/>
            <w:bottom w:val="none" w:sz="0" w:space="0" w:color="auto"/>
            <w:right w:val="none" w:sz="0" w:space="0" w:color="auto"/>
          </w:divBdr>
        </w:div>
        <w:div w:id="2132704161">
          <w:marLeft w:val="640"/>
          <w:marRight w:val="0"/>
          <w:marTop w:val="0"/>
          <w:marBottom w:val="0"/>
          <w:divBdr>
            <w:top w:val="none" w:sz="0" w:space="0" w:color="auto"/>
            <w:left w:val="none" w:sz="0" w:space="0" w:color="auto"/>
            <w:bottom w:val="none" w:sz="0" w:space="0" w:color="auto"/>
            <w:right w:val="none" w:sz="0" w:space="0" w:color="auto"/>
          </w:divBdr>
        </w:div>
        <w:div w:id="2019186650">
          <w:marLeft w:val="640"/>
          <w:marRight w:val="0"/>
          <w:marTop w:val="0"/>
          <w:marBottom w:val="0"/>
          <w:divBdr>
            <w:top w:val="none" w:sz="0" w:space="0" w:color="auto"/>
            <w:left w:val="none" w:sz="0" w:space="0" w:color="auto"/>
            <w:bottom w:val="none" w:sz="0" w:space="0" w:color="auto"/>
            <w:right w:val="none" w:sz="0" w:space="0" w:color="auto"/>
          </w:divBdr>
        </w:div>
        <w:div w:id="1753313579">
          <w:marLeft w:val="640"/>
          <w:marRight w:val="0"/>
          <w:marTop w:val="0"/>
          <w:marBottom w:val="0"/>
          <w:divBdr>
            <w:top w:val="none" w:sz="0" w:space="0" w:color="auto"/>
            <w:left w:val="none" w:sz="0" w:space="0" w:color="auto"/>
            <w:bottom w:val="none" w:sz="0" w:space="0" w:color="auto"/>
            <w:right w:val="none" w:sz="0" w:space="0" w:color="auto"/>
          </w:divBdr>
        </w:div>
        <w:div w:id="841044689">
          <w:marLeft w:val="640"/>
          <w:marRight w:val="0"/>
          <w:marTop w:val="0"/>
          <w:marBottom w:val="0"/>
          <w:divBdr>
            <w:top w:val="none" w:sz="0" w:space="0" w:color="auto"/>
            <w:left w:val="none" w:sz="0" w:space="0" w:color="auto"/>
            <w:bottom w:val="none" w:sz="0" w:space="0" w:color="auto"/>
            <w:right w:val="none" w:sz="0" w:space="0" w:color="auto"/>
          </w:divBdr>
        </w:div>
        <w:div w:id="1023239593">
          <w:marLeft w:val="640"/>
          <w:marRight w:val="0"/>
          <w:marTop w:val="0"/>
          <w:marBottom w:val="0"/>
          <w:divBdr>
            <w:top w:val="none" w:sz="0" w:space="0" w:color="auto"/>
            <w:left w:val="none" w:sz="0" w:space="0" w:color="auto"/>
            <w:bottom w:val="none" w:sz="0" w:space="0" w:color="auto"/>
            <w:right w:val="none" w:sz="0" w:space="0" w:color="auto"/>
          </w:divBdr>
        </w:div>
        <w:div w:id="1010061177">
          <w:marLeft w:val="640"/>
          <w:marRight w:val="0"/>
          <w:marTop w:val="0"/>
          <w:marBottom w:val="0"/>
          <w:divBdr>
            <w:top w:val="none" w:sz="0" w:space="0" w:color="auto"/>
            <w:left w:val="none" w:sz="0" w:space="0" w:color="auto"/>
            <w:bottom w:val="none" w:sz="0" w:space="0" w:color="auto"/>
            <w:right w:val="none" w:sz="0" w:space="0" w:color="auto"/>
          </w:divBdr>
        </w:div>
        <w:div w:id="1642149158">
          <w:marLeft w:val="640"/>
          <w:marRight w:val="0"/>
          <w:marTop w:val="0"/>
          <w:marBottom w:val="0"/>
          <w:divBdr>
            <w:top w:val="none" w:sz="0" w:space="0" w:color="auto"/>
            <w:left w:val="none" w:sz="0" w:space="0" w:color="auto"/>
            <w:bottom w:val="none" w:sz="0" w:space="0" w:color="auto"/>
            <w:right w:val="none" w:sz="0" w:space="0" w:color="auto"/>
          </w:divBdr>
        </w:div>
        <w:div w:id="60061947">
          <w:marLeft w:val="640"/>
          <w:marRight w:val="0"/>
          <w:marTop w:val="0"/>
          <w:marBottom w:val="0"/>
          <w:divBdr>
            <w:top w:val="none" w:sz="0" w:space="0" w:color="auto"/>
            <w:left w:val="none" w:sz="0" w:space="0" w:color="auto"/>
            <w:bottom w:val="none" w:sz="0" w:space="0" w:color="auto"/>
            <w:right w:val="none" w:sz="0" w:space="0" w:color="auto"/>
          </w:divBdr>
        </w:div>
        <w:div w:id="1474370093">
          <w:marLeft w:val="640"/>
          <w:marRight w:val="0"/>
          <w:marTop w:val="0"/>
          <w:marBottom w:val="0"/>
          <w:divBdr>
            <w:top w:val="none" w:sz="0" w:space="0" w:color="auto"/>
            <w:left w:val="none" w:sz="0" w:space="0" w:color="auto"/>
            <w:bottom w:val="none" w:sz="0" w:space="0" w:color="auto"/>
            <w:right w:val="none" w:sz="0" w:space="0" w:color="auto"/>
          </w:divBdr>
        </w:div>
        <w:div w:id="761727224">
          <w:marLeft w:val="640"/>
          <w:marRight w:val="0"/>
          <w:marTop w:val="0"/>
          <w:marBottom w:val="0"/>
          <w:divBdr>
            <w:top w:val="none" w:sz="0" w:space="0" w:color="auto"/>
            <w:left w:val="none" w:sz="0" w:space="0" w:color="auto"/>
            <w:bottom w:val="none" w:sz="0" w:space="0" w:color="auto"/>
            <w:right w:val="none" w:sz="0" w:space="0" w:color="auto"/>
          </w:divBdr>
        </w:div>
        <w:div w:id="737283032">
          <w:marLeft w:val="640"/>
          <w:marRight w:val="0"/>
          <w:marTop w:val="0"/>
          <w:marBottom w:val="0"/>
          <w:divBdr>
            <w:top w:val="none" w:sz="0" w:space="0" w:color="auto"/>
            <w:left w:val="none" w:sz="0" w:space="0" w:color="auto"/>
            <w:bottom w:val="none" w:sz="0" w:space="0" w:color="auto"/>
            <w:right w:val="none" w:sz="0" w:space="0" w:color="auto"/>
          </w:divBdr>
        </w:div>
        <w:div w:id="1857190614">
          <w:marLeft w:val="640"/>
          <w:marRight w:val="0"/>
          <w:marTop w:val="0"/>
          <w:marBottom w:val="0"/>
          <w:divBdr>
            <w:top w:val="none" w:sz="0" w:space="0" w:color="auto"/>
            <w:left w:val="none" w:sz="0" w:space="0" w:color="auto"/>
            <w:bottom w:val="none" w:sz="0" w:space="0" w:color="auto"/>
            <w:right w:val="none" w:sz="0" w:space="0" w:color="auto"/>
          </w:divBdr>
        </w:div>
        <w:div w:id="215364178">
          <w:marLeft w:val="640"/>
          <w:marRight w:val="0"/>
          <w:marTop w:val="0"/>
          <w:marBottom w:val="0"/>
          <w:divBdr>
            <w:top w:val="none" w:sz="0" w:space="0" w:color="auto"/>
            <w:left w:val="none" w:sz="0" w:space="0" w:color="auto"/>
            <w:bottom w:val="none" w:sz="0" w:space="0" w:color="auto"/>
            <w:right w:val="none" w:sz="0" w:space="0" w:color="auto"/>
          </w:divBdr>
        </w:div>
        <w:div w:id="275791039">
          <w:marLeft w:val="640"/>
          <w:marRight w:val="0"/>
          <w:marTop w:val="0"/>
          <w:marBottom w:val="0"/>
          <w:divBdr>
            <w:top w:val="none" w:sz="0" w:space="0" w:color="auto"/>
            <w:left w:val="none" w:sz="0" w:space="0" w:color="auto"/>
            <w:bottom w:val="none" w:sz="0" w:space="0" w:color="auto"/>
            <w:right w:val="none" w:sz="0" w:space="0" w:color="auto"/>
          </w:divBdr>
        </w:div>
        <w:div w:id="2030524634">
          <w:marLeft w:val="640"/>
          <w:marRight w:val="0"/>
          <w:marTop w:val="0"/>
          <w:marBottom w:val="0"/>
          <w:divBdr>
            <w:top w:val="none" w:sz="0" w:space="0" w:color="auto"/>
            <w:left w:val="none" w:sz="0" w:space="0" w:color="auto"/>
            <w:bottom w:val="none" w:sz="0" w:space="0" w:color="auto"/>
            <w:right w:val="none" w:sz="0" w:space="0" w:color="auto"/>
          </w:divBdr>
        </w:div>
        <w:div w:id="1281569860">
          <w:marLeft w:val="640"/>
          <w:marRight w:val="0"/>
          <w:marTop w:val="0"/>
          <w:marBottom w:val="0"/>
          <w:divBdr>
            <w:top w:val="none" w:sz="0" w:space="0" w:color="auto"/>
            <w:left w:val="none" w:sz="0" w:space="0" w:color="auto"/>
            <w:bottom w:val="none" w:sz="0" w:space="0" w:color="auto"/>
            <w:right w:val="none" w:sz="0" w:space="0" w:color="auto"/>
          </w:divBdr>
        </w:div>
        <w:div w:id="475494740">
          <w:marLeft w:val="640"/>
          <w:marRight w:val="0"/>
          <w:marTop w:val="0"/>
          <w:marBottom w:val="0"/>
          <w:divBdr>
            <w:top w:val="none" w:sz="0" w:space="0" w:color="auto"/>
            <w:left w:val="none" w:sz="0" w:space="0" w:color="auto"/>
            <w:bottom w:val="none" w:sz="0" w:space="0" w:color="auto"/>
            <w:right w:val="none" w:sz="0" w:space="0" w:color="auto"/>
          </w:divBdr>
        </w:div>
        <w:div w:id="955717444">
          <w:marLeft w:val="640"/>
          <w:marRight w:val="0"/>
          <w:marTop w:val="0"/>
          <w:marBottom w:val="0"/>
          <w:divBdr>
            <w:top w:val="none" w:sz="0" w:space="0" w:color="auto"/>
            <w:left w:val="none" w:sz="0" w:space="0" w:color="auto"/>
            <w:bottom w:val="none" w:sz="0" w:space="0" w:color="auto"/>
            <w:right w:val="none" w:sz="0" w:space="0" w:color="auto"/>
          </w:divBdr>
        </w:div>
        <w:div w:id="626818481">
          <w:marLeft w:val="640"/>
          <w:marRight w:val="0"/>
          <w:marTop w:val="0"/>
          <w:marBottom w:val="0"/>
          <w:divBdr>
            <w:top w:val="none" w:sz="0" w:space="0" w:color="auto"/>
            <w:left w:val="none" w:sz="0" w:space="0" w:color="auto"/>
            <w:bottom w:val="none" w:sz="0" w:space="0" w:color="auto"/>
            <w:right w:val="none" w:sz="0" w:space="0" w:color="auto"/>
          </w:divBdr>
        </w:div>
        <w:div w:id="404495874">
          <w:marLeft w:val="640"/>
          <w:marRight w:val="0"/>
          <w:marTop w:val="0"/>
          <w:marBottom w:val="0"/>
          <w:divBdr>
            <w:top w:val="none" w:sz="0" w:space="0" w:color="auto"/>
            <w:left w:val="none" w:sz="0" w:space="0" w:color="auto"/>
            <w:bottom w:val="none" w:sz="0" w:space="0" w:color="auto"/>
            <w:right w:val="none" w:sz="0" w:space="0" w:color="auto"/>
          </w:divBdr>
        </w:div>
        <w:div w:id="1091120622">
          <w:marLeft w:val="640"/>
          <w:marRight w:val="0"/>
          <w:marTop w:val="0"/>
          <w:marBottom w:val="0"/>
          <w:divBdr>
            <w:top w:val="none" w:sz="0" w:space="0" w:color="auto"/>
            <w:left w:val="none" w:sz="0" w:space="0" w:color="auto"/>
            <w:bottom w:val="none" w:sz="0" w:space="0" w:color="auto"/>
            <w:right w:val="none" w:sz="0" w:space="0" w:color="auto"/>
          </w:divBdr>
        </w:div>
        <w:div w:id="606739854">
          <w:marLeft w:val="640"/>
          <w:marRight w:val="0"/>
          <w:marTop w:val="0"/>
          <w:marBottom w:val="0"/>
          <w:divBdr>
            <w:top w:val="none" w:sz="0" w:space="0" w:color="auto"/>
            <w:left w:val="none" w:sz="0" w:space="0" w:color="auto"/>
            <w:bottom w:val="none" w:sz="0" w:space="0" w:color="auto"/>
            <w:right w:val="none" w:sz="0" w:space="0" w:color="auto"/>
          </w:divBdr>
        </w:div>
        <w:div w:id="1732969136">
          <w:marLeft w:val="640"/>
          <w:marRight w:val="0"/>
          <w:marTop w:val="0"/>
          <w:marBottom w:val="0"/>
          <w:divBdr>
            <w:top w:val="none" w:sz="0" w:space="0" w:color="auto"/>
            <w:left w:val="none" w:sz="0" w:space="0" w:color="auto"/>
            <w:bottom w:val="none" w:sz="0" w:space="0" w:color="auto"/>
            <w:right w:val="none" w:sz="0" w:space="0" w:color="auto"/>
          </w:divBdr>
        </w:div>
        <w:div w:id="369457078">
          <w:marLeft w:val="640"/>
          <w:marRight w:val="0"/>
          <w:marTop w:val="0"/>
          <w:marBottom w:val="0"/>
          <w:divBdr>
            <w:top w:val="none" w:sz="0" w:space="0" w:color="auto"/>
            <w:left w:val="none" w:sz="0" w:space="0" w:color="auto"/>
            <w:bottom w:val="none" w:sz="0" w:space="0" w:color="auto"/>
            <w:right w:val="none" w:sz="0" w:space="0" w:color="auto"/>
          </w:divBdr>
        </w:div>
        <w:div w:id="981617147">
          <w:marLeft w:val="640"/>
          <w:marRight w:val="0"/>
          <w:marTop w:val="0"/>
          <w:marBottom w:val="0"/>
          <w:divBdr>
            <w:top w:val="none" w:sz="0" w:space="0" w:color="auto"/>
            <w:left w:val="none" w:sz="0" w:space="0" w:color="auto"/>
            <w:bottom w:val="none" w:sz="0" w:space="0" w:color="auto"/>
            <w:right w:val="none" w:sz="0" w:space="0" w:color="auto"/>
          </w:divBdr>
        </w:div>
        <w:div w:id="1375546647">
          <w:marLeft w:val="640"/>
          <w:marRight w:val="0"/>
          <w:marTop w:val="0"/>
          <w:marBottom w:val="0"/>
          <w:divBdr>
            <w:top w:val="none" w:sz="0" w:space="0" w:color="auto"/>
            <w:left w:val="none" w:sz="0" w:space="0" w:color="auto"/>
            <w:bottom w:val="none" w:sz="0" w:space="0" w:color="auto"/>
            <w:right w:val="none" w:sz="0" w:space="0" w:color="auto"/>
          </w:divBdr>
        </w:div>
        <w:div w:id="1791705925">
          <w:marLeft w:val="640"/>
          <w:marRight w:val="0"/>
          <w:marTop w:val="0"/>
          <w:marBottom w:val="0"/>
          <w:divBdr>
            <w:top w:val="none" w:sz="0" w:space="0" w:color="auto"/>
            <w:left w:val="none" w:sz="0" w:space="0" w:color="auto"/>
            <w:bottom w:val="none" w:sz="0" w:space="0" w:color="auto"/>
            <w:right w:val="none" w:sz="0" w:space="0" w:color="auto"/>
          </w:divBdr>
        </w:div>
        <w:div w:id="1107233748">
          <w:marLeft w:val="640"/>
          <w:marRight w:val="0"/>
          <w:marTop w:val="0"/>
          <w:marBottom w:val="0"/>
          <w:divBdr>
            <w:top w:val="none" w:sz="0" w:space="0" w:color="auto"/>
            <w:left w:val="none" w:sz="0" w:space="0" w:color="auto"/>
            <w:bottom w:val="none" w:sz="0" w:space="0" w:color="auto"/>
            <w:right w:val="none" w:sz="0" w:space="0" w:color="auto"/>
          </w:divBdr>
        </w:div>
        <w:div w:id="1299722348">
          <w:marLeft w:val="640"/>
          <w:marRight w:val="0"/>
          <w:marTop w:val="0"/>
          <w:marBottom w:val="0"/>
          <w:divBdr>
            <w:top w:val="none" w:sz="0" w:space="0" w:color="auto"/>
            <w:left w:val="none" w:sz="0" w:space="0" w:color="auto"/>
            <w:bottom w:val="none" w:sz="0" w:space="0" w:color="auto"/>
            <w:right w:val="none" w:sz="0" w:space="0" w:color="auto"/>
          </w:divBdr>
        </w:div>
        <w:div w:id="1136803197">
          <w:marLeft w:val="640"/>
          <w:marRight w:val="0"/>
          <w:marTop w:val="0"/>
          <w:marBottom w:val="0"/>
          <w:divBdr>
            <w:top w:val="none" w:sz="0" w:space="0" w:color="auto"/>
            <w:left w:val="none" w:sz="0" w:space="0" w:color="auto"/>
            <w:bottom w:val="none" w:sz="0" w:space="0" w:color="auto"/>
            <w:right w:val="none" w:sz="0" w:space="0" w:color="auto"/>
          </w:divBdr>
        </w:div>
        <w:div w:id="1984890581">
          <w:marLeft w:val="640"/>
          <w:marRight w:val="0"/>
          <w:marTop w:val="0"/>
          <w:marBottom w:val="0"/>
          <w:divBdr>
            <w:top w:val="none" w:sz="0" w:space="0" w:color="auto"/>
            <w:left w:val="none" w:sz="0" w:space="0" w:color="auto"/>
            <w:bottom w:val="none" w:sz="0" w:space="0" w:color="auto"/>
            <w:right w:val="none" w:sz="0" w:space="0" w:color="auto"/>
          </w:divBdr>
        </w:div>
        <w:div w:id="327290601">
          <w:marLeft w:val="640"/>
          <w:marRight w:val="0"/>
          <w:marTop w:val="0"/>
          <w:marBottom w:val="0"/>
          <w:divBdr>
            <w:top w:val="none" w:sz="0" w:space="0" w:color="auto"/>
            <w:left w:val="none" w:sz="0" w:space="0" w:color="auto"/>
            <w:bottom w:val="none" w:sz="0" w:space="0" w:color="auto"/>
            <w:right w:val="none" w:sz="0" w:space="0" w:color="auto"/>
          </w:divBdr>
        </w:div>
        <w:div w:id="469828533">
          <w:marLeft w:val="640"/>
          <w:marRight w:val="0"/>
          <w:marTop w:val="0"/>
          <w:marBottom w:val="0"/>
          <w:divBdr>
            <w:top w:val="none" w:sz="0" w:space="0" w:color="auto"/>
            <w:left w:val="none" w:sz="0" w:space="0" w:color="auto"/>
            <w:bottom w:val="none" w:sz="0" w:space="0" w:color="auto"/>
            <w:right w:val="none" w:sz="0" w:space="0" w:color="auto"/>
          </w:divBdr>
        </w:div>
        <w:div w:id="1054697714">
          <w:marLeft w:val="640"/>
          <w:marRight w:val="0"/>
          <w:marTop w:val="0"/>
          <w:marBottom w:val="0"/>
          <w:divBdr>
            <w:top w:val="none" w:sz="0" w:space="0" w:color="auto"/>
            <w:left w:val="none" w:sz="0" w:space="0" w:color="auto"/>
            <w:bottom w:val="none" w:sz="0" w:space="0" w:color="auto"/>
            <w:right w:val="none" w:sz="0" w:space="0" w:color="auto"/>
          </w:divBdr>
        </w:div>
        <w:div w:id="712966909">
          <w:marLeft w:val="640"/>
          <w:marRight w:val="0"/>
          <w:marTop w:val="0"/>
          <w:marBottom w:val="0"/>
          <w:divBdr>
            <w:top w:val="none" w:sz="0" w:space="0" w:color="auto"/>
            <w:left w:val="none" w:sz="0" w:space="0" w:color="auto"/>
            <w:bottom w:val="none" w:sz="0" w:space="0" w:color="auto"/>
            <w:right w:val="none" w:sz="0" w:space="0" w:color="auto"/>
          </w:divBdr>
        </w:div>
        <w:div w:id="877622863">
          <w:marLeft w:val="640"/>
          <w:marRight w:val="0"/>
          <w:marTop w:val="0"/>
          <w:marBottom w:val="0"/>
          <w:divBdr>
            <w:top w:val="none" w:sz="0" w:space="0" w:color="auto"/>
            <w:left w:val="none" w:sz="0" w:space="0" w:color="auto"/>
            <w:bottom w:val="none" w:sz="0" w:space="0" w:color="auto"/>
            <w:right w:val="none" w:sz="0" w:space="0" w:color="auto"/>
          </w:divBdr>
        </w:div>
        <w:div w:id="1619332091">
          <w:marLeft w:val="640"/>
          <w:marRight w:val="0"/>
          <w:marTop w:val="0"/>
          <w:marBottom w:val="0"/>
          <w:divBdr>
            <w:top w:val="none" w:sz="0" w:space="0" w:color="auto"/>
            <w:left w:val="none" w:sz="0" w:space="0" w:color="auto"/>
            <w:bottom w:val="none" w:sz="0" w:space="0" w:color="auto"/>
            <w:right w:val="none" w:sz="0" w:space="0" w:color="auto"/>
          </w:divBdr>
        </w:div>
        <w:div w:id="432868035">
          <w:marLeft w:val="640"/>
          <w:marRight w:val="0"/>
          <w:marTop w:val="0"/>
          <w:marBottom w:val="0"/>
          <w:divBdr>
            <w:top w:val="none" w:sz="0" w:space="0" w:color="auto"/>
            <w:left w:val="none" w:sz="0" w:space="0" w:color="auto"/>
            <w:bottom w:val="none" w:sz="0" w:space="0" w:color="auto"/>
            <w:right w:val="none" w:sz="0" w:space="0" w:color="auto"/>
          </w:divBdr>
        </w:div>
        <w:div w:id="2024210996">
          <w:marLeft w:val="640"/>
          <w:marRight w:val="0"/>
          <w:marTop w:val="0"/>
          <w:marBottom w:val="0"/>
          <w:divBdr>
            <w:top w:val="none" w:sz="0" w:space="0" w:color="auto"/>
            <w:left w:val="none" w:sz="0" w:space="0" w:color="auto"/>
            <w:bottom w:val="none" w:sz="0" w:space="0" w:color="auto"/>
            <w:right w:val="none" w:sz="0" w:space="0" w:color="auto"/>
          </w:divBdr>
        </w:div>
        <w:div w:id="180704682">
          <w:marLeft w:val="640"/>
          <w:marRight w:val="0"/>
          <w:marTop w:val="0"/>
          <w:marBottom w:val="0"/>
          <w:divBdr>
            <w:top w:val="none" w:sz="0" w:space="0" w:color="auto"/>
            <w:left w:val="none" w:sz="0" w:space="0" w:color="auto"/>
            <w:bottom w:val="none" w:sz="0" w:space="0" w:color="auto"/>
            <w:right w:val="none" w:sz="0" w:space="0" w:color="auto"/>
          </w:divBdr>
        </w:div>
        <w:div w:id="247690125">
          <w:marLeft w:val="640"/>
          <w:marRight w:val="0"/>
          <w:marTop w:val="0"/>
          <w:marBottom w:val="0"/>
          <w:divBdr>
            <w:top w:val="none" w:sz="0" w:space="0" w:color="auto"/>
            <w:left w:val="none" w:sz="0" w:space="0" w:color="auto"/>
            <w:bottom w:val="none" w:sz="0" w:space="0" w:color="auto"/>
            <w:right w:val="none" w:sz="0" w:space="0" w:color="auto"/>
          </w:divBdr>
        </w:div>
        <w:div w:id="399669741">
          <w:marLeft w:val="640"/>
          <w:marRight w:val="0"/>
          <w:marTop w:val="0"/>
          <w:marBottom w:val="0"/>
          <w:divBdr>
            <w:top w:val="none" w:sz="0" w:space="0" w:color="auto"/>
            <w:left w:val="none" w:sz="0" w:space="0" w:color="auto"/>
            <w:bottom w:val="none" w:sz="0" w:space="0" w:color="auto"/>
            <w:right w:val="none" w:sz="0" w:space="0" w:color="auto"/>
          </w:divBdr>
        </w:div>
        <w:div w:id="326327842">
          <w:marLeft w:val="640"/>
          <w:marRight w:val="0"/>
          <w:marTop w:val="0"/>
          <w:marBottom w:val="0"/>
          <w:divBdr>
            <w:top w:val="none" w:sz="0" w:space="0" w:color="auto"/>
            <w:left w:val="none" w:sz="0" w:space="0" w:color="auto"/>
            <w:bottom w:val="none" w:sz="0" w:space="0" w:color="auto"/>
            <w:right w:val="none" w:sz="0" w:space="0" w:color="auto"/>
          </w:divBdr>
        </w:div>
        <w:div w:id="1653173156">
          <w:marLeft w:val="640"/>
          <w:marRight w:val="0"/>
          <w:marTop w:val="0"/>
          <w:marBottom w:val="0"/>
          <w:divBdr>
            <w:top w:val="none" w:sz="0" w:space="0" w:color="auto"/>
            <w:left w:val="none" w:sz="0" w:space="0" w:color="auto"/>
            <w:bottom w:val="none" w:sz="0" w:space="0" w:color="auto"/>
            <w:right w:val="none" w:sz="0" w:space="0" w:color="auto"/>
          </w:divBdr>
        </w:div>
        <w:div w:id="714046503">
          <w:marLeft w:val="640"/>
          <w:marRight w:val="0"/>
          <w:marTop w:val="0"/>
          <w:marBottom w:val="0"/>
          <w:divBdr>
            <w:top w:val="none" w:sz="0" w:space="0" w:color="auto"/>
            <w:left w:val="none" w:sz="0" w:space="0" w:color="auto"/>
            <w:bottom w:val="none" w:sz="0" w:space="0" w:color="auto"/>
            <w:right w:val="none" w:sz="0" w:space="0" w:color="auto"/>
          </w:divBdr>
        </w:div>
        <w:div w:id="22369365">
          <w:marLeft w:val="640"/>
          <w:marRight w:val="0"/>
          <w:marTop w:val="0"/>
          <w:marBottom w:val="0"/>
          <w:divBdr>
            <w:top w:val="none" w:sz="0" w:space="0" w:color="auto"/>
            <w:left w:val="none" w:sz="0" w:space="0" w:color="auto"/>
            <w:bottom w:val="none" w:sz="0" w:space="0" w:color="auto"/>
            <w:right w:val="none" w:sz="0" w:space="0" w:color="auto"/>
          </w:divBdr>
        </w:div>
        <w:div w:id="1904023521">
          <w:marLeft w:val="640"/>
          <w:marRight w:val="0"/>
          <w:marTop w:val="0"/>
          <w:marBottom w:val="0"/>
          <w:divBdr>
            <w:top w:val="none" w:sz="0" w:space="0" w:color="auto"/>
            <w:left w:val="none" w:sz="0" w:space="0" w:color="auto"/>
            <w:bottom w:val="none" w:sz="0" w:space="0" w:color="auto"/>
            <w:right w:val="none" w:sz="0" w:space="0" w:color="auto"/>
          </w:divBdr>
        </w:div>
        <w:div w:id="868684924">
          <w:marLeft w:val="640"/>
          <w:marRight w:val="0"/>
          <w:marTop w:val="0"/>
          <w:marBottom w:val="0"/>
          <w:divBdr>
            <w:top w:val="none" w:sz="0" w:space="0" w:color="auto"/>
            <w:left w:val="none" w:sz="0" w:space="0" w:color="auto"/>
            <w:bottom w:val="none" w:sz="0" w:space="0" w:color="auto"/>
            <w:right w:val="none" w:sz="0" w:space="0" w:color="auto"/>
          </w:divBdr>
        </w:div>
        <w:div w:id="1764960070">
          <w:marLeft w:val="640"/>
          <w:marRight w:val="0"/>
          <w:marTop w:val="0"/>
          <w:marBottom w:val="0"/>
          <w:divBdr>
            <w:top w:val="none" w:sz="0" w:space="0" w:color="auto"/>
            <w:left w:val="none" w:sz="0" w:space="0" w:color="auto"/>
            <w:bottom w:val="none" w:sz="0" w:space="0" w:color="auto"/>
            <w:right w:val="none" w:sz="0" w:space="0" w:color="auto"/>
          </w:divBdr>
        </w:div>
        <w:div w:id="738985437">
          <w:marLeft w:val="640"/>
          <w:marRight w:val="0"/>
          <w:marTop w:val="0"/>
          <w:marBottom w:val="0"/>
          <w:divBdr>
            <w:top w:val="none" w:sz="0" w:space="0" w:color="auto"/>
            <w:left w:val="none" w:sz="0" w:space="0" w:color="auto"/>
            <w:bottom w:val="none" w:sz="0" w:space="0" w:color="auto"/>
            <w:right w:val="none" w:sz="0" w:space="0" w:color="auto"/>
          </w:divBdr>
        </w:div>
        <w:div w:id="1875995693">
          <w:marLeft w:val="640"/>
          <w:marRight w:val="0"/>
          <w:marTop w:val="0"/>
          <w:marBottom w:val="0"/>
          <w:divBdr>
            <w:top w:val="none" w:sz="0" w:space="0" w:color="auto"/>
            <w:left w:val="none" w:sz="0" w:space="0" w:color="auto"/>
            <w:bottom w:val="none" w:sz="0" w:space="0" w:color="auto"/>
            <w:right w:val="none" w:sz="0" w:space="0" w:color="auto"/>
          </w:divBdr>
        </w:div>
        <w:div w:id="459693201">
          <w:marLeft w:val="640"/>
          <w:marRight w:val="0"/>
          <w:marTop w:val="0"/>
          <w:marBottom w:val="0"/>
          <w:divBdr>
            <w:top w:val="none" w:sz="0" w:space="0" w:color="auto"/>
            <w:left w:val="none" w:sz="0" w:space="0" w:color="auto"/>
            <w:bottom w:val="none" w:sz="0" w:space="0" w:color="auto"/>
            <w:right w:val="none" w:sz="0" w:space="0" w:color="auto"/>
          </w:divBdr>
        </w:div>
        <w:div w:id="1179269767">
          <w:marLeft w:val="640"/>
          <w:marRight w:val="0"/>
          <w:marTop w:val="0"/>
          <w:marBottom w:val="0"/>
          <w:divBdr>
            <w:top w:val="none" w:sz="0" w:space="0" w:color="auto"/>
            <w:left w:val="none" w:sz="0" w:space="0" w:color="auto"/>
            <w:bottom w:val="none" w:sz="0" w:space="0" w:color="auto"/>
            <w:right w:val="none" w:sz="0" w:space="0" w:color="auto"/>
          </w:divBdr>
        </w:div>
        <w:div w:id="1797067241">
          <w:marLeft w:val="640"/>
          <w:marRight w:val="0"/>
          <w:marTop w:val="0"/>
          <w:marBottom w:val="0"/>
          <w:divBdr>
            <w:top w:val="none" w:sz="0" w:space="0" w:color="auto"/>
            <w:left w:val="none" w:sz="0" w:space="0" w:color="auto"/>
            <w:bottom w:val="none" w:sz="0" w:space="0" w:color="auto"/>
            <w:right w:val="none" w:sz="0" w:space="0" w:color="auto"/>
          </w:divBdr>
        </w:div>
        <w:div w:id="814762373">
          <w:marLeft w:val="640"/>
          <w:marRight w:val="0"/>
          <w:marTop w:val="0"/>
          <w:marBottom w:val="0"/>
          <w:divBdr>
            <w:top w:val="none" w:sz="0" w:space="0" w:color="auto"/>
            <w:left w:val="none" w:sz="0" w:space="0" w:color="auto"/>
            <w:bottom w:val="none" w:sz="0" w:space="0" w:color="auto"/>
            <w:right w:val="none" w:sz="0" w:space="0" w:color="auto"/>
          </w:divBdr>
        </w:div>
        <w:div w:id="311570576">
          <w:marLeft w:val="640"/>
          <w:marRight w:val="0"/>
          <w:marTop w:val="0"/>
          <w:marBottom w:val="0"/>
          <w:divBdr>
            <w:top w:val="none" w:sz="0" w:space="0" w:color="auto"/>
            <w:left w:val="none" w:sz="0" w:space="0" w:color="auto"/>
            <w:bottom w:val="none" w:sz="0" w:space="0" w:color="auto"/>
            <w:right w:val="none" w:sz="0" w:space="0" w:color="auto"/>
          </w:divBdr>
        </w:div>
        <w:div w:id="707026720">
          <w:marLeft w:val="640"/>
          <w:marRight w:val="0"/>
          <w:marTop w:val="0"/>
          <w:marBottom w:val="0"/>
          <w:divBdr>
            <w:top w:val="none" w:sz="0" w:space="0" w:color="auto"/>
            <w:left w:val="none" w:sz="0" w:space="0" w:color="auto"/>
            <w:bottom w:val="none" w:sz="0" w:space="0" w:color="auto"/>
            <w:right w:val="none" w:sz="0" w:space="0" w:color="auto"/>
          </w:divBdr>
        </w:div>
        <w:div w:id="1635983772">
          <w:marLeft w:val="640"/>
          <w:marRight w:val="0"/>
          <w:marTop w:val="0"/>
          <w:marBottom w:val="0"/>
          <w:divBdr>
            <w:top w:val="none" w:sz="0" w:space="0" w:color="auto"/>
            <w:left w:val="none" w:sz="0" w:space="0" w:color="auto"/>
            <w:bottom w:val="none" w:sz="0" w:space="0" w:color="auto"/>
            <w:right w:val="none" w:sz="0" w:space="0" w:color="auto"/>
          </w:divBdr>
        </w:div>
        <w:div w:id="1635942226">
          <w:marLeft w:val="640"/>
          <w:marRight w:val="0"/>
          <w:marTop w:val="0"/>
          <w:marBottom w:val="0"/>
          <w:divBdr>
            <w:top w:val="none" w:sz="0" w:space="0" w:color="auto"/>
            <w:left w:val="none" w:sz="0" w:space="0" w:color="auto"/>
            <w:bottom w:val="none" w:sz="0" w:space="0" w:color="auto"/>
            <w:right w:val="none" w:sz="0" w:space="0" w:color="auto"/>
          </w:divBdr>
        </w:div>
        <w:div w:id="274094133">
          <w:marLeft w:val="640"/>
          <w:marRight w:val="0"/>
          <w:marTop w:val="0"/>
          <w:marBottom w:val="0"/>
          <w:divBdr>
            <w:top w:val="none" w:sz="0" w:space="0" w:color="auto"/>
            <w:left w:val="none" w:sz="0" w:space="0" w:color="auto"/>
            <w:bottom w:val="none" w:sz="0" w:space="0" w:color="auto"/>
            <w:right w:val="none" w:sz="0" w:space="0" w:color="auto"/>
          </w:divBdr>
        </w:div>
        <w:div w:id="2140683969">
          <w:marLeft w:val="640"/>
          <w:marRight w:val="0"/>
          <w:marTop w:val="0"/>
          <w:marBottom w:val="0"/>
          <w:divBdr>
            <w:top w:val="none" w:sz="0" w:space="0" w:color="auto"/>
            <w:left w:val="none" w:sz="0" w:space="0" w:color="auto"/>
            <w:bottom w:val="none" w:sz="0" w:space="0" w:color="auto"/>
            <w:right w:val="none" w:sz="0" w:space="0" w:color="auto"/>
          </w:divBdr>
        </w:div>
        <w:div w:id="511652571">
          <w:marLeft w:val="640"/>
          <w:marRight w:val="0"/>
          <w:marTop w:val="0"/>
          <w:marBottom w:val="0"/>
          <w:divBdr>
            <w:top w:val="none" w:sz="0" w:space="0" w:color="auto"/>
            <w:left w:val="none" w:sz="0" w:space="0" w:color="auto"/>
            <w:bottom w:val="none" w:sz="0" w:space="0" w:color="auto"/>
            <w:right w:val="none" w:sz="0" w:space="0" w:color="auto"/>
          </w:divBdr>
        </w:div>
        <w:div w:id="377360375">
          <w:marLeft w:val="640"/>
          <w:marRight w:val="0"/>
          <w:marTop w:val="0"/>
          <w:marBottom w:val="0"/>
          <w:divBdr>
            <w:top w:val="none" w:sz="0" w:space="0" w:color="auto"/>
            <w:left w:val="none" w:sz="0" w:space="0" w:color="auto"/>
            <w:bottom w:val="none" w:sz="0" w:space="0" w:color="auto"/>
            <w:right w:val="none" w:sz="0" w:space="0" w:color="auto"/>
          </w:divBdr>
        </w:div>
        <w:div w:id="99842595">
          <w:marLeft w:val="640"/>
          <w:marRight w:val="0"/>
          <w:marTop w:val="0"/>
          <w:marBottom w:val="0"/>
          <w:divBdr>
            <w:top w:val="none" w:sz="0" w:space="0" w:color="auto"/>
            <w:left w:val="none" w:sz="0" w:space="0" w:color="auto"/>
            <w:bottom w:val="none" w:sz="0" w:space="0" w:color="auto"/>
            <w:right w:val="none" w:sz="0" w:space="0" w:color="auto"/>
          </w:divBdr>
        </w:div>
        <w:div w:id="761029265">
          <w:marLeft w:val="640"/>
          <w:marRight w:val="0"/>
          <w:marTop w:val="0"/>
          <w:marBottom w:val="0"/>
          <w:divBdr>
            <w:top w:val="none" w:sz="0" w:space="0" w:color="auto"/>
            <w:left w:val="none" w:sz="0" w:space="0" w:color="auto"/>
            <w:bottom w:val="none" w:sz="0" w:space="0" w:color="auto"/>
            <w:right w:val="none" w:sz="0" w:space="0" w:color="auto"/>
          </w:divBdr>
        </w:div>
      </w:divsChild>
    </w:div>
    <w:div w:id="42221178">
      <w:bodyDiv w:val="1"/>
      <w:marLeft w:val="0"/>
      <w:marRight w:val="0"/>
      <w:marTop w:val="0"/>
      <w:marBottom w:val="0"/>
      <w:divBdr>
        <w:top w:val="none" w:sz="0" w:space="0" w:color="auto"/>
        <w:left w:val="none" w:sz="0" w:space="0" w:color="auto"/>
        <w:bottom w:val="none" w:sz="0" w:space="0" w:color="auto"/>
        <w:right w:val="none" w:sz="0" w:space="0" w:color="auto"/>
      </w:divBdr>
      <w:divsChild>
        <w:div w:id="604002412">
          <w:marLeft w:val="640"/>
          <w:marRight w:val="0"/>
          <w:marTop w:val="0"/>
          <w:marBottom w:val="0"/>
          <w:divBdr>
            <w:top w:val="none" w:sz="0" w:space="0" w:color="auto"/>
            <w:left w:val="none" w:sz="0" w:space="0" w:color="auto"/>
            <w:bottom w:val="none" w:sz="0" w:space="0" w:color="auto"/>
            <w:right w:val="none" w:sz="0" w:space="0" w:color="auto"/>
          </w:divBdr>
        </w:div>
        <w:div w:id="1383941768">
          <w:marLeft w:val="640"/>
          <w:marRight w:val="0"/>
          <w:marTop w:val="0"/>
          <w:marBottom w:val="0"/>
          <w:divBdr>
            <w:top w:val="none" w:sz="0" w:space="0" w:color="auto"/>
            <w:left w:val="none" w:sz="0" w:space="0" w:color="auto"/>
            <w:bottom w:val="none" w:sz="0" w:space="0" w:color="auto"/>
            <w:right w:val="none" w:sz="0" w:space="0" w:color="auto"/>
          </w:divBdr>
        </w:div>
        <w:div w:id="1606769157">
          <w:marLeft w:val="640"/>
          <w:marRight w:val="0"/>
          <w:marTop w:val="0"/>
          <w:marBottom w:val="0"/>
          <w:divBdr>
            <w:top w:val="none" w:sz="0" w:space="0" w:color="auto"/>
            <w:left w:val="none" w:sz="0" w:space="0" w:color="auto"/>
            <w:bottom w:val="none" w:sz="0" w:space="0" w:color="auto"/>
            <w:right w:val="none" w:sz="0" w:space="0" w:color="auto"/>
          </w:divBdr>
        </w:div>
        <w:div w:id="530187155">
          <w:marLeft w:val="640"/>
          <w:marRight w:val="0"/>
          <w:marTop w:val="0"/>
          <w:marBottom w:val="0"/>
          <w:divBdr>
            <w:top w:val="none" w:sz="0" w:space="0" w:color="auto"/>
            <w:left w:val="none" w:sz="0" w:space="0" w:color="auto"/>
            <w:bottom w:val="none" w:sz="0" w:space="0" w:color="auto"/>
            <w:right w:val="none" w:sz="0" w:space="0" w:color="auto"/>
          </w:divBdr>
        </w:div>
        <w:div w:id="769854674">
          <w:marLeft w:val="640"/>
          <w:marRight w:val="0"/>
          <w:marTop w:val="0"/>
          <w:marBottom w:val="0"/>
          <w:divBdr>
            <w:top w:val="none" w:sz="0" w:space="0" w:color="auto"/>
            <w:left w:val="none" w:sz="0" w:space="0" w:color="auto"/>
            <w:bottom w:val="none" w:sz="0" w:space="0" w:color="auto"/>
            <w:right w:val="none" w:sz="0" w:space="0" w:color="auto"/>
          </w:divBdr>
        </w:div>
        <w:div w:id="1785225791">
          <w:marLeft w:val="640"/>
          <w:marRight w:val="0"/>
          <w:marTop w:val="0"/>
          <w:marBottom w:val="0"/>
          <w:divBdr>
            <w:top w:val="none" w:sz="0" w:space="0" w:color="auto"/>
            <w:left w:val="none" w:sz="0" w:space="0" w:color="auto"/>
            <w:bottom w:val="none" w:sz="0" w:space="0" w:color="auto"/>
            <w:right w:val="none" w:sz="0" w:space="0" w:color="auto"/>
          </w:divBdr>
        </w:div>
        <w:div w:id="1062293524">
          <w:marLeft w:val="640"/>
          <w:marRight w:val="0"/>
          <w:marTop w:val="0"/>
          <w:marBottom w:val="0"/>
          <w:divBdr>
            <w:top w:val="none" w:sz="0" w:space="0" w:color="auto"/>
            <w:left w:val="none" w:sz="0" w:space="0" w:color="auto"/>
            <w:bottom w:val="none" w:sz="0" w:space="0" w:color="auto"/>
            <w:right w:val="none" w:sz="0" w:space="0" w:color="auto"/>
          </w:divBdr>
        </w:div>
        <w:div w:id="532766913">
          <w:marLeft w:val="640"/>
          <w:marRight w:val="0"/>
          <w:marTop w:val="0"/>
          <w:marBottom w:val="0"/>
          <w:divBdr>
            <w:top w:val="none" w:sz="0" w:space="0" w:color="auto"/>
            <w:left w:val="none" w:sz="0" w:space="0" w:color="auto"/>
            <w:bottom w:val="none" w:sz="0" w:space="0" w:color="auto"/>
            <w:right w:val="none" w:sz="0" w:space="0" w:color="auto"/>
          </w:divBdr>
        </w:div>
        <w:div w:id="2012490700">
          <w:marLeft w:val="640"/>
          <w:marRight w:val="0"/>
          <w:marTop w:val="0"/>
          <w:marBottom w:val="0"/>
          <w:divBdr>
            <w:top w:val="none" w:sz="0" w:space="0" w:color="auto"/>
            <w:left w:val="none" w:sz="0" w:space="0" w:color="auto"/>
            <w:bottom w:val="none" w:sz="0" w:space="0" w:color="auto"/>
            <w:right w:val="none" w:sz="0" w:space="0" w:color="auto"/>
          </w:divBdr>
        </w:div>
        <w:div w:id="1069185289">
          <w:marLeft w:val="640"/>
          <w:marRight w:val="0"/>
          <w:marTop w:val="0"/>
          <w:marBottom w:val="0"/>
          <w:divBdr>
            <w:top w:val="none" w:sz="0" w:space="0" w:color="auto"/>
            <w:left w:val="none" w:sz="0" w:space="0" w:color="auto"/>
            <w:bottom w:val="none" w:sz="0" w:space="0" w:color="auto"/>
            <w:right w:val="none" w:sz="0" w:space="0" w:color="auto"/>
          </w:divBdr>
        </w:div>
        <w:div w:id="1910118660">
          <w:marLeft w:val="640"/>
          <w:marRight w:val="0"/>
          <w:marTop w:val="0"/>
          <w:marBottom w:val="0"/>
          <w:divBdr>
            <w:top w:val="none" w:sz="0" w:space="0" w:color="auto"/>
            <w:left w:val="none" w:sz="0" w:space="0" w:color="auto"/>
            <w:bottom w:val="none" w:sz="0" w:space="0" w:color="auto"/>
            <w:right w:val="none" w:sz="0" w:space="0" w:color="auto"/>
          </w:divBdr>
        </w:div>
        <w:div w:id="1008144787">
          <w:marLeft w:val="640"/>
          <w:marRight w:val="0"/>
          <w:marTop w:val="0"/>
          <w:marBottom w:val="0"/>
          <w:divBdr>
            <w:top w:val="none" w:sz="0" w:space="0" w:color="auto"/>
            <w:left w:val="none" w:sz="0" w:space="0" w:color="auto"/>
            <w:bottom w:val="none" w:sz="0" w:space="0" w:color="auto"/>
            <w:right w:val="none" w:sz="0" w:space="0" w:color="auto"/>
          </w:divBdr>
        </w:div>
        <w:div w:id="1271010681">
          <w:marLeft w:val="640"/>
          <w:marRight w:val="0"/>
          <w:marTop w:val="0"/>
          <w:marBottom w:val="0"/>
          <w:divBdr>
            <w:top w:val="none" w:sz="0" w:space="0" w:color="auto"/>
            <w:left w:val="none" w:sz="0" w:space="0" w:color="auto"/>
            <w:bottom w:val="none" w:sz="0" w:space="0" w:color="auto"/>
            <w:right w:val="none" w:sz="0" w:space="0" w:color="auto"/>
          </w:divBdr>
        </w:div>
        <w:div w:id="1617181291">
          <w:marLeft w:val="640"/>
          <w:marRight w:val="0"/>
          <w:marTop w:val="0"/>
          <w:marBottom w:val="0"/>
          <w:divBdr>
            <w:top w:val="none" w:sz="0" w:space="0" w:color="auto"/>
            <w:left w:val="none" w:sz="0" w:space="0" w:color="auto"/>
            <w:bottom w:val="none" w:sz="0" w:space="0" w:color="auto"/>
            <w:right w:val="none" w:sz="0" w:space="0" w:color="auto"/>
          </w:divBdr>
        </w:div>
        <w:div w:id="897937341">
          <w:marLeft w:val="640"/>
          <w:marRight w:val="0"/>
          <w:marTop w:val="0"/>
          <w:marBottom w:val="0"/>
          <w:divBdr>
            <w:top w:val="none" w:sz="0" w:space="0" w:color="auto"/>
            <w:left w:val="none" w:sz="0" w:space="0" w:color="auto"/>
            <w:bottom w:val="none" w:sz="0" w:space="0" w:color="auto"/>
            <w:right w:val="none" w:sz="0" w:space="0" w:color="auto"/>
          </w:divBdr>
        </w:div>
        <w:div w:id="1541897813">
          <w:marLeft w:val="640"/>
          <w:marRight w:val="0"/>
          <w:marTop w:val="0"/>
          <w:marBottom w:val="0"/>
          <w:divBdr>
            <w:top w:val="none" w:sz="0" w:space="0" w:color="auto"/>
            <w:left w:val="none" w:sz="0" w:space="0" w:color="auto"/>
            <w:bottom w:val="none" w:sz="0" w:space="0" w:color="auto"/>
            <w:right w:val="none" w:sz="0" w:space="0" w:color="auto"/>
          </w:divBdr>
        </w:div>
        <w:div w:id="671953357">
          <w:marLeft w:val="640"/>
          <w:marRight w:val="0"/>
          <w:marTop w:val="0"/>
          <w:marBottom w:val="0"/>
          <w:divBdr>
            <w:top w:val="none" w:sz="0" w:space="0" w:color="auto"/>
            <w:left w:val="none" w:sz="0" w:space="0" w:color="auto"/>
            <w:bottom w:val="none" w:sz="0" w:space="0" w:color="auto"/>
            <w:right w:val="none" w:sz="0" w:space="0" w:color="auto"/>
          </w:divBdr>
        </w:div>
        <w:div w:id="656963167">
          <w:marLeft w:val="640"/>
          <w:marRight w:val="0"/>
          <w:marTop w:val="0"/>
          <w:marBottom w:val="0"/>
          <w:divBdr>
            <w:top w:val="none" w:sz="0" w:space="0" w:color="auto"/>
            <w:left w:val="none" w:sz="0" w:space="0" w:color="auto"/>
            <w:bottom w:val="none" w:sz="0" w:space="0" w:color="auto"/>
            <w:right w:val="none" w:sz="0" w:space="0" w:color="auto"/>
          </w:divBdr>
        </w:div>
        <w:div w:id="1064454265">
          <w:marLeft w:val="640"/>
          <w:marRight w:val="0"/>
          <w:marTop w:val="0"/>
          <w:marBottom w:val="0"/>
          <w:divBdr>
            <w:top w:val="none" w:sz="0" w:space="0" w:color="auto"/>
            <w:left w:val="none" w:sz="0" w:space="0" w:color="auto"/>
            <w:bottom w:val="none" w:sz="0" w:space="0" w:color="auto"/>
            <w:right w:val="none" w:sz="0" w:space="0" w:color="auto"/>
          </w:divBdr>
        </w:div>
        <w:div w:id="1588273188">
          <w:marLeft w:val="640"/>
          <w:marRight w:val="0"/>
          <w:marTop w:val="0"/>
          <w:marBottom w:val="0"/>
          <w:divBdr>
            <w:top w:val="none" w:sz="0" w:space="0" w:color="auto"/>
            <w:left w:val="none" w:sz="0" w:space="0" w:color="auto"/>
            <w:bottom w:val="none" w:sz="0" w:space="0" w:color="auto"/>
            <w:right w:val="none" w:sz="0" w:space="0" w:color="auto"/>
          </w:divBdr>
        </w:div>
        <w:div w:id="664667627">
          <w:marLeft w:val="640"/>
          <w:marRight w:val="0"/>
          <w:marTop w:val="0"/>
          <w:marBottom w:val="0"/>
          <w:divBdr>
            <w:top w:val="none" w:sz="0" w:space="0" w:color="auto"/>
            <w:left w:val="none" w:sz="0" w:space="0" w:color="auto"/>
            <w:bottom w:val="none" w:sz="0" w:space="0" w:color="auto"/>
            <w:right w:val="none" w:sz="0" w:space="0" w:color="auto"/>
          </w:divBdr>
        </w:div>
        <w:div w:id="545265934">
          <w:marLeft w:val="640"/>
          <w:marRight w:val="0"/>
          <w:marTop w:val="0"/>
          <w:marBottom w:val="0"/>
          <w:divBdr>
            <w:top w:val="none" w:sz="0" w:space="0" w:color="auto"/>
            <w:left w:val="none" w:sz="0" w:space="0" w:color="auto"/>
            <w:bottom w:val="none" w:sz="0" w:space="0" w:color="auto"/>
            <w:right w:val="none" w:sz="0" w:space="0" w:color="auto"/>
          </w:divBdr>
        </w:div>
        <w:div w:id="1320383824">
          <w:marLeft w:val="640"/>
          <w:marRight w:val="0"/>
          <w:marTop w:val="0"/>
          <w:marBottom w:val="0"/>
          <w:divBdr>
            <w:top w:val="none" w:sz="0" w:space="0" w:color="auto"/>
            <w:left w:val="none" w:sz="0" w:space="0" w:color="auto"/>
            <w:bottom w:val="none" w:sz="0" w:space="0" w:color="auto"/>
            <w:right w:val="none" w:sz="0" w:space="0" w:color="auto"/>
          </w:divBdr>
        </w:div>
        <w:div w:id="392626699">
          <w:marLeft w:val="640"/>
          <w:marRight w:val="0"/>
          <w:marTop w:val="0"/>
          <w:marBottom w:val="0"/>
          <w:divBdr>
            <w:top w:val="none" w:sz="0" w:space="0" w:color="auto"/>
            <w:left w:val="none" w:sz="0" w:space="0" w:color="auto"/>
            <w:bottom w:val="none" w:sz="0" w:space="0" w:color="auto"/>
            <w:right w:val="none" w:sz="0" w:space="0" w:color="auto"/>
          </w:divBdr>
        </w:div>
        <w:div w:id="1703239135">
          <w:marLeft w:val="640"/>
          <w:marRight w:val="0"/>
          <w:marTop w:val="0"/>
          <w:marBottom w:val="0"/>
          <w:divBdr>
            <w:top w:val="none" w:sz="0" w:space="0" w:color="auto"/>
            <w:left w:val="none" w:sz="0" w:space="0" w:color="auto"/>
            <w:bottom w:val="none" w:sz="0" w:space="0" w:color="auto"/>
            <w:right w:val="none" w:sz="0" w:space="0" w:color="auto"/>
          </w:divBdr>
        </w:div>
        <w:div w:id="1712991974">
          <w:marLeft w:val="640"/>
          <w:marRight w:val="0"/>
          <w:marTop w:val="0"/>
          <w:marBottom w:val="0"/>
          <w:divBdr>
            <w:top w:val="none" w:sz="0" w:space="0" w:color="auto"/>
            <w:left w:val="none" w:sz="0" w:space="0" w:color="auto"/>
            <w:bottom w:val="none" w:sz="0" w:space="0" w:color="auto"/>
            <w:right w:val="none" w:sz="0" w:space="0" w:color="auto"/>
          </w:divBdr>
        </w:div>
        <w:div w:id="1369136455">
          <w:marLeft w:val="640"/>
          <w:marRight w:val="0"/>
          <w:marTop w:val="0"/>
          <w:marBottom w:val="0"/>
          <w:divBdr>
            <w:top w:val="none" w:sz="0" w:space="0" w:color="auto"/>
            <w:left w:val="none" w:sz="0" w:space="0" w:color="auto"/>
            <w:bottom w:val="none" w:sz="0" w:space="0" w:color="auto"/>
            <w:right w:val="none" w:sz="0" w:space="0" w:color="auto"/>
          </w:divBdr>
        </w:div>
        <w:div w:id="426729546">
          <w:marLeft w:val="640"/>
          <w:marRight w:val="0"/>
          <w:marTop w:val="0"/>
          <w:marBottom w:val="0"/>
          <w:divBdr>
            <w:top w:val="none" w:sz="0" w:space="0" w:color="auto"/>
            <w:left w:val="none" w:sz="0" w:space="0" w:color="auto"/>
            <w:bottom w:val="none" w:sz="0" w:space="0" w:color="auto"/>
            <w:right w:val="none" w:sz="0" w:space="0" w:color="auto"/>
          </w:divBdr>
        </w:div>
        <w:div w:id="513157261">
          <w:marLeft w:val="640"/>
          <w:marRight w:val="0"/>
          <w:marTop w:val="0"/>
          <w:marBottom w:val="0"/>
          <w:divBdr>
            <w:top w:val="none" w:sz="0" w:space="0" w:color="auto"/>
            <w:left w:val="none" w:sz="0" w:space="0" w:color="auto"/>
            <w:bottom w:val="none" w:sz="0" w:space="0" w:color="auto"/>
            <w:right w:val="none" w:sz="0" w:space="0" w:color="auto"/>
          </w:divBdr>
        </w:div>
        <w:div w:id="720131593">
          <w:marLeft w:val="640"/>
          <w:marRight w:val="0"/>
          <w:marTop w:val="0"/>
          <w:marBottom w:val="0"/>
          <w:divBdr>
            <w:top w:val="none" w:sz="0" w:space="0" w:color="auto"/>
            <w:left w:val="none" w:sz="0" w:space="0" w:color="auto"/>
            <w:bottom w:val="none" w:sz="0" w:space="0" w:color="auto"/>
            <w:right w:val="none" w:sz="0" w:space="0" w:color="auto"/>
          </w:divBdr>
        </w:div>
        <w:div w:id="906300704">
          <w:marLeft w:val="640"/>
          <w:marRight w:val="0"/>
          <w:marTop w:val="0"/>
          <w:marBottom w:val="0"/>
          <w:divBdr>
            <w:top w:val="none" w:sz="0" w:space="0" w:color="auto"/>
            <w:left w:val="none" w:sz="0" w:space="0" w:color="auto"/>
            <w:bottom w:val="none" w:sz="0" w:space="0" w:color="auto"/>
            <w:right w:val="none" w:sz="0" w:space="0" w:color="auto"/>
          </w:divBdr>
        </w:div>
        <w:div w:id="488836248">
          <w:marLeft w:val="640"/>
          <w:marRight w:val="0"/>
          <w:marTop w:val="0"/>
          <w:marBottom w:val="0"/>
          <w:divBdr>
            <w:top w:val="none" w:sz="0" w:space="0" w:color="auto"/>
            <w:left w:val="none" w:sz="0" w:space="0" w:color="auto"/>
            <w:bottom w:val="none" w:sz="0" w:space="0" w:color="auto"/>
            <w:right w:val="none" w:sz="0" w:space="0" w:color="auto"/>
          </w:divBdr>
        </w:div>
        <w:div w:id="483543621">
          <w:marLeft w:val="640"/>
          <w:marRight w:val="0"/>
          <w:marTop w:val="0"/>
          <w:marBottom w:val="0"/>
          <w:divBdr>
            <w:top w:val="none" w:sz="0" w:space="0" w:color="auto"/>
            <w:left w:val="none" w:sz="0" w:space="0" w:color="auto"/>
            <w:bottom w:val="none" w:sz="0" w:space="0" w:color="auto"/>
            <w:right w:val="none" w:sz="0" w:space="0" w:color="auto"/>
          </w:divBdr>
        </w:div>
        <w:div w:id="1455634829">
          <w:marLeft w:val="640"/>
          <w:marRight w:val="0"/>
          <w:marTop w:val="0"/>
          <w:marBottom w:val="0"/>
          <w:divBdr>
            <w:top w:val="none" w:sz="0" w:space="0" w:color="auto"/>
            <w:left w:val="none" w:sz="0" w:space="0" w:color="auto"/>
            <w:bottom w:val="none" w:sz="0" w:space="0" w:color="auto"/>
            <w:right w:val="none" w:sz="0" w:space="0" w:color="auto"/>
          </w:divBdr>
        </w:div>
        <w:div w:id="2112508906">
          <w:marLeft w:val="640"/>
          <w:marRight w:val="0"/>
          <w:marTop w:val="0"/>
          <w:marBottom w:val="0"/>
          <w:divBdr>
            <w:top w:val="none" w:sz="0" w:space="0" w:color="auto"/>
            <w:left w:val="none" w:sz="0" w:space="0" w:color="auto"/>
            <w:bottom w:val="none" w:sz="0" w:space="0" w:color="auto"/>
            <w:right w:val="none" w:sz="0" w:space="0" w:color="auto"/>
          </w:divBdr>
        </w:div>
        <w:div w:id="1531189555">
          <w:marLeft w:val="640"/>
          <w:marRight w:val="0"/>
          <w:marTop w:val="0"/>
          <w:marBottom w:val="0"/>
          <w:divBdr>
            <w:top w:val="none" w:sz="0" w:space="0" w:color="auto"/>
            <w:left w:val="none" w:sz="0" w:space="0" w:color="auto"/>
            <w:bottom w:val="none" w:sz="0" w:space="0" w:color="auto"/>
            <w:right w:val="none" w:sz="0" w:space="0" w:color="auto"/>
          </w:divBdr>
        </w:div>
        <w:div w:id="1410732380">
          <w:marLeft w:val="640"/>
          <w:marRight w:val="0"/>
          <w:marTop w:val="0"/>
          <w:marBottom w:val="0"/>
          <w:divBdr>
            <w:top w:val="none" w:sz="0" w:space="0" w:color="auto"/>
            <w:left w:val="none" w:sz="0" w:space="0" w:color="auto"/>
            <w:bottom w:val="none" w:sz="0" w:space="0" w:color="auto"/>
            <w:right w:val="none" w:sz="0" w:space="0" w:color="auto"/>
          </w:divBdr>
        </w:div>
        <w:div w:id="44960117">
          <w:marLeft w:val="640"/>
          <w:marRight w:val="0"/>
          <w:marTop w:val="0"/>
          <w:marBottom w:val="0"/>
          <w:divBdr>
            <w:top w:val="none" w:sz="0" w:space="0" w:color="auto"/>
            <w:left w:val="none" w:sz="0" w:space="0" w:color="auto"/>
            <w:bottom w:val="none" w:sz="0" w:space="0" w:color="auto"/>
            <w:right w:val="none" w:sz="0" w:space="0" w:color="auto"/>
          </w:divBdr>
        </w:div>
        <w:div w:id="1408923743">
          <w:marLeft w:val="640"/>
          <w:marRight w:val="0"/>
          <w:marTop w:val="0"/>
          <w:marBottom w:val="0"/>
          <w:divBdr>
            <w:top w:val="none" w:sz="0" w:space="0" w:color="auto"/>
            <w:left w:val="none" w:sz="0" w:space="0" w:color="auto"/>
            <w:bottom w:val="none" w:sz="0" w:space="0" w:color="auto"/>
            <w:right w:val="none" w:sz="0" w:space="0" w:color="auto"/>
          </w:divBdr>
        </w:div>
        <w:div w:id="1961181072">
          <w:marLeft w:val="640"/>
          <w:marRight w:val="0"/>
          <w:marTop w:val="0"/>
          <w:marBottom w:val="0"/>
          <w:divBdr>
            <w:top w:val="none" w:sz="0" w:space="0" w:color="auto"/>
            <w:left w:val="none" w:sz="0" w:space="0" w:color="auto"/>
            <w:bottom w:val="none" w:sz="0" w:space="0" w:color="auto"/>
            <w:right w:val="none" w:sz="0" w:space="0" w:color="auto"/>
          </w:divBdr>
        </w:div>
        <w:div w:id="67311437">
          <w:marLeft w:val="640"/>
          <w:marRight w:val="0"/>
          <w:marTop w:val="0"/>
          <w:marBottom w:val="0"/>
          <w:divBdr>
            <w:top w:val="none" w:sz="0" w:space="0" w:color="auto"/>
            <w:left w:val="none" w:sz="0" w:space="0" w:color="auto"/>
            <w:bottom w:val="none" w:sz="0" w:space="0" w:color="auto"/>
            <w:right w:val="none" w:sz="0" w:space="0" w:color="auto"/>
          </w:divBdr>
        </w:div>
        <w:div w:id="1805267470">
          <w:marLeft w:val="640"/>
          <w:marRight w:val="0"/>
          <w:marTop w:val="0"/>
          <w:marBottom w:val="0"/>
          <w:divBdr>
            <w:top w:val="none" w:sz="0" w:space="0" w:color="auto"/>
            <w:left w:val="none" w:sz="0" w:space="0" w:color="auto"/>
            <w:bottom w:val="none" w:sz="0" w:space="0" w:color="auto"/>
            <w:right w:val="none" w:sz="0" w:space="0" w:color="auto"/>
          </w:divBdr>
        </w:div>
        <w:div w:id="1414624018">
          <w:marLeft w:val="640"/>
          <w:marRight w:val="0"/>
          <w:marTop w:val="0"/>
          <w:marBottom w:val="0"/>
          <w:divBdr>
            <w:top w:val="none" w:sz="0" w:space="0" w:color="auto"/>
            <w:left w:val="none" w:sz="0" w:space="0" w:color="auto"/>
            <w:bottom w:val="none" w:sz="0" w:space="0" w:color="auto"/>
            <w:right w:val="none" w:sz="0" w:space="0" w:color="auto"/>
          </w:divBdr>
        </w:div>
        <w:div w:id="717898578">
          <w:marLeft w:val="640"/>
          <w:marRight w:val="0"/>
          <w:marTop w:val="0"/>
          <w:marBottom w:val="0"/>
          <w:divBdr>
            <w:top w:val="none" w:sz="0" w:space="0" w:color="auto"/>
            <w:left w:val="none" w:sz="0" w:space="0" w:color="auto"/>
            <w:bottom w:val="none" w:sz="0" w:space="0" w:color="auto"/>
            <w:right w:val="none" w:sz="0" w:space="0" w:color="auto"/>
          </w:divBdr>
        </w:div>
        <w:div w:id="1037505504">
          <w:marLeft w:val="640"/>
          <w:marRight w:val="0"/>
          <w:marTop w:val="0"/>
          <w:marBottom w:val="0"/>
          <w:divBdr>
            <w:top w:val="none" w:sz="0" w:space="0" w:color="auto"/>
            <w:left w:val="none" w:sz="0" w:space="0" w:color="auto"/>
            <w:bottom w:val="none" w:sz="0" w:space="0" w:color="auto"/>
            <w:right w:val="none" w:sz="0" w:space="0" w:color="auto"/>
          </w:divBdr>
        </w:div>
        <w:div w:id="140006479">
          <w:marLeft w:val="640"/>
          <w:marRight w:val="0"/>
          <w:marTop w:val="0"/>
          <w:marBottom w:val="0"/>
          <w:divBdr>
            <w:top w:val="none" w:sz="0" w:space="0" w:color="auto"/>
            <w:left w:val="none" w:sz="0" w:space="0" w:color="auto"/>
            <w:bottom w:val="none" w:sz="0" w:space="0" w:color="auto"/>
            <w:right w:val="none" w:sz="0" w:space="0" w:color="auto"/>
          </w:divBdr>
        </w:div>
        <w:div w:id="78259700">
          <w:marLeft w:val="640"/>
          <w:marRight w:val="0"/>
          <w:marTop w:val="0"/>
          <w:marBottom w:val="0"/>
          <w:divBdr>
            <w:top w:val="none" w:sz="0" w:space="0" w:color="auto"/>
            <w:left w:val="none" w:sz="0" w:space="0" w:color="auto"/>
            <w:bottom w:val="none" w:sz="0" w:space="0" w:color="auto"/>
            <w:right w:val="none" w:sz="0" w:space="0" w:color="auto"/>
          </w:divBdr>
        </w:div>
        <w:div w:id="369692550">
          <w:marLeft w:val="640"/>
          <w:marRight w:val="0"/>
          <w:marTop w:val="0"/>
          <w:marBottom w:val="0"/>
          <w:divBdr>
            <w:top w:val="none" w:sz="0" w:space="0" w:color="auto"/>
            <w:left w:val="none" w:sz="0" w:space="0" w:color="auto"/>
            <w:bottom w:val="none" w:sz="0" w:space="0" w:color="auto"/>
            <w:right w:val="none" w:sz="0" w:space="0" w:color="auto"/>
          </w:divBdr>
        </w:div>
        <w:div w:id="273824410">
          <w:marLeft w:val="640"/>
          <w:marRight w:val="0"/>
          <w:marTop w:val="0"/>
          <w:marBottom w:val="0"/>
          <w:divBdr>
            <w:top w:val="none" w:sz="0" w:space="0" w:color="auto"/>
            <w:left w:val="none" w:sz="0" w:space="0" w:color="auto"/>
            <w:bottom w:val="none" w:sz="0" w:space="0" w:color="auto"/>
            <w:right w:val="none" w:sz="0" w:space="0" w:color="auto"/>
          </w:divBdr>
        </w:div>
        <w:div w:id="990405831">
          <w:marLeft w:val="640"/>
          <w:marRight w:val="0"/>
          <w:marTop w:val="0"/>
          <w:marBottom w:val="0"/>
          <w:divBdr>
            <w:top w:val="none" w:sz="0" w:space="0" w:color="auto"/>
            <w:left w:val="none" w:sz="0" w:space="0" w:color="auto"/>
            <w:bottom w:val="none" w:sz="0" w:space="0" w:color="auto"/>
            <w:right w:val="none" w:sz="0" w:space="0" w:color="auto"/>
          </w:divBdr>
        </w:div>
        <w:div w:id="1122698700">
          <w:marLeft w:val="640"/>
          <w:marRight w:val="0"/>
          <w:marTop w:val="0"/>
          <w:marBottom w:val="0"/>
          <w:divBdr>
            <w:top w:val="none" w:sz="0" w:space="0" w:color="auto"/>
            <w:left w:val="none" w:sz="0" w:space="0" w:color="auto"/>
            <w:bottom w:val="none" w:sz="0" w:space="0" w:color="auto"/>
            <w:right w:val="none" w:sz="0" w:space="0" w:color="auto"/>
          </w:divBdr>
        </w:div>
        <w:div w:id="2007433871">
          <w:marLeft w:val="640"/>
          <w:marRight w:val="0"/>
          <w:marTop w:val="0"/>
          <w:marBottom w:val="0"/>
          <w:divBdr>
            <w:top w:val="none" w:sz="0" w:space="0" w:color="auto"/>
            <w:left w:val="none" w:sz="0" w:space="0" w:color="auto"/>
            <w:bottom w:val="none" w:sz="0" w:space="0" w:color="auto"/>
            <w:right w:val="none" w:sz="0" w:space="0" w:color="auto"/>
          </w:divBdr>
        </w:div>
        <w:div w:id="830369192">
          <w:marLeft w:val="640"/>
          <w:marRight w:val="0"/>
          <w:marTop w:val="0"/>
          <w:marBottom w:val="0"/>
          <w:divBdr>
            <w:top w:val="none" w:sz="0" w:space="0" w:color="auto"/>
            <w:left w:val="none" w:sz="0" w:space="0" w:color="auto"/>
            <w:bottom w:val="none" w:sz="0" w:space="0" w:color="auto"/>
            <w:right w:val="none" w:sz="0" w:space="0" w:color="auto"/>
          </w:divBdr>
        </w:div>
        <w:div w:id="2054574306">
          <w:marLeft w:val="640"/>
          <w:marRight w:val="0"/>
          <w:marTop w:val="0"/>
          <w:marBottom w:val="0"/>
          <w:divBdr>
            <w:top w:val="none" w:sz="0" w:space="0" w:color="auto"/>
            <w:left w:val="none" w:sz="0" w:space="0" w:color="auto"/>
            <w:bottom w:val="none" w:sz="0" w:space="0" w:color="auto"/>
            <w:right w:val="none" w:sz="0" w:space="0" w:color="auto"/>
          </w:divBdr>
        </w:div>
        <w:div w:id="516430608">
          <w:marLeft w:val="640"/>
          <w:marRight w:val="0"/>
          <w:marTop w:val="0"/>
          <w:marBottom w:val="0"/>
          <w:divBdr>
            <w:top w:val="none" w:sz="0" w:space="0" w:color="auto"/>
            <w:left w:val="none" w:sz="0" w:space="0" w:color="auto"/>
            <w:bottom w:val="none" w:sz="0" w:space="0" w:color="auto"/>
            <w:right w:val="none" w:sz="0" w:space="0" w:color="auto"/>
          </w:divBdr>
        </w:div>
        <w:div w:id="1195770905">
          <w:marLeft w:val="640"/>
          <w:marRight w:val="0"/>
          <w:marTop w:val="0"/>
          <w:marBottom w:val="0"/>
          <w:divBdr>
            <w:top w:val="none" w:sz="0" w:space="0" w:color="auto"/>
            <w:left w:val="none" w:sz="0" w:space="0" w:color="auto"/>
            <w:bottom w:val="none" w:sz="0" w:space="0" w:color="auto"/>
            <w:right w:val="none" w:sz="0" w:space="0" w:color="auto"/>
          </w:divBdr>
        </w:div>
        <w:div w:id="1220164692">
          <w:marLeft w:val="640"/>
          <w:marRight w:val="0"/>
          <w:marTop w:val="0"/>
          <w:marBottom w:val="0"/>
          <w:divBdr>
            <w:top w:val="none" w:sz="0" w:space="0" w:color="auto"/>
            <w:left w:val="none" w:sz="0" w:space="0" w:color="auto"/>
            <w:bottom w:val="none" w:sz="0" w:space="0" w:color="auto"/>
            <w:right w:val="none" w:sz="0" w:space="0" w:color="auto"/>
          </w:divBdr>
        </w:div>
        <w:div w:id="109662999">
          <w:marLeft w:val="640"/>
          <w:marRight w:val="0"/>
          <w:marTop w:val="0"/>
          <w:marBottom w:val="0"/>
          <w:divBdr>
            <w:top w:val="none" w:sz="0" w:space="0" w:color="auto"/>
            <w:left w:val="none" w:sz="0" w:space="0" w:color="auto"/>
            <w:bottom w:val="none" w:sz="0" w:space="0" w:color="auto"/>
            <w:right w:val="none" w:sz="0" w:space="0" w:color="auto"/>
          </w:divBdr>
        </w:div>
        <w:div w:id="1120874198">
          <w:marLeft w:val="640"/>
          <w:marRight w:val="0"/>
          <w:marTop w:val="0"/>
          <w:marBottom w:val="0"/>
          <w:divBdr>
            <w:top w:val="none" w:sz="0" w:space="0" w:color="auto"/>
            <w:left w:val="none" w:sz="0" w:space="0" w:color="auto"/>
            <w:bottom w:val="none" w:sz="0" w:space="0" w:color="auto"/>
            <w:right w:val="none" w:sz="0" w:space="0" w:color="auto"/>
          </w:divBdr>
        </w:div>
        <w:div w:id="1298334998">
          <w:marLeft w:val="640"/>
          <w:marRight w:val="0"/>
          <w:marTop w:val="0"/>
          <w:marBottom w:val="0"/>
          <w:divBdr>
            <w:top w:val="none" w:sz="0" w:space="0" w:color="auto"/>
            <w:left w:val="none" w:sz="0" w:space="0" w:color="auto"/>
            <w:bottom w:val="none" w:sz="0" w:space="0" w:color="auto"/>
            <w:right w:val="none" w:sz="0" w:space="0" w:color="auto"/>
          </w:divBdr>
        </w:div>
        <w:div w:id="360595493">
          <w:marLeft w:val="640"/>
          <w:marRight w:val="0"/>
          <w:marTop w:val="0"/>
          <w:marBottom w:val="0"/>
          <w:divBdr>
            <w:top w:val="none" w:sz="0" w:space="0" w:color="auto"/>
            <w:left w:val="none" w:sz="0" w:space="0" w:color="auto"/>
            <w:bottom w:val="none" w:sz="0" w:space="0" w:color="auto"/>
            <w:right w:val="none" w:sz="0" w:space="0" w:color="auto"/>
          </w:divBdr>
        </w:div>
        <w:div w:id="2039507157">
          <w:marLeft w:val="640"/>
          <w:marRight w:val="0"/>
          <w:marTop w:val="0"/>
          <w:marBottom w:val="0"/>
          <w:divBdr>
            <w:top w:val="none" w:sz="0" w:space="0" w:color="auto"/>
            <w:left w:val="none" w:sz="0" w:space="0" w:color="auto"/>
            <w:bottom w:val="none" w:sz="0" w:space="0" w:color="auto"/>
            <w:right w:val="none" w:sz="0" w:space="0" w:color="auto"/>
          </w:divBdr>
        </w:div>
        <w:div w:id="1298604468">
          <w:marLeft w:val="640"/>
          <w:marRight w:val="0"/>
          <w:marTop w:val="0"/>
          <w:marBottom w:val="0"/>
          <w:divBdr>
            <w:top w:val="none" w:sz="0" w:space="0" w:color="auto"/>
            <w:left w:val="none" w:sz="0" w:space="0" w:color="auto"/>
            <w:bottom w:val="none" w:sz="0" w:space="0" w:color="auto"/>
            <w:right w:val="none" w:sz="0" w:space="0" w:color="auto"/>
          </w:divBdr>
        </w:div>
        <w:div w:id="92744137">
          <w:marLeft w:val="640"/>
          <w:marRight w:val="0"/>
          <w:marTop w:val="0"/>
          <w:marBottom w:val="0"/>
          <w:divBdr>
            <w:top w:val="none" w:sz="0" w:space="0" w:color="auto"/>
            <w:left w:val="none" w:sz="0" w:space="0" w:color="auto"/>
            <w:bottom w:val="none" w:sz="0" w:space="0" w:color="auto"/>
            <w:right w:val="none" w:sz="0" w:space="0" w:color="auto"/>
          </w:divBdr>
        </w:div>
        <w:div w:id="538906493">
          <w:marLeft w:val="640"/>
          <w:marRight w:val="0"/>
          <w:marTop w:val="0"/>
          <w:marBottom w:val="0"/>
          <w:divBdr>
            <w:top w:val="none" w:sz="0" w:space="0" w:color="auto"/>
            <w:left w:val="none" w:sz="0" w:space="0" w:color="auto"/>
            <w:bottom w:val="none" w:sz="0" w:space="0" w:color="auto"/>
            <w:right w:val="none" w:sz="0" w:space="0" w:color="auto"/>
          </w:divBdr>
        </w:div>
        <w:div w:id="716125295">
          <w:marLeft w:val="640"/>
          <w:marRight w:val="0"/>
          <w:marTop w:val="0"/>
          <w:marBottom w:val="0"/>
          <w:divBdr>
            <w:top w:val="none" w:sz="0" w:space="0" w:color="auto"/>
            <w:left w:val="none" w:sz="0" w:space="0" w:color="auto"/>
            <w:bottom w:val="none" w:sz="0" w:space="0" w:color="auto"/>
            <w:right w:val="none" w:sz="0" w:space="0" w:color="auto"/>
          </w:divBdr>
        </w:div>
        <w:div w:id="649287190">
          <w:marLeft w:val="640"/>
          <w:marRight w:val="0"/>
          <w:marTop w:val="0"/>
          <w:marBottom w:val="0"/>
          <w:divBdr>
            <w:top w:val="none" w:sz="0" w:space="0" w:color="auto"/>
            <w:left w:val="none" w:sz="0" w:space="0" w:color="auto"/>
            <w:bottom w:val="none" w:sz="0" w:space="0" w:color="auto"/>
            <w:right w:val="none" w:sz="0" w:space="0" w:color="auto"/>
          </w:divBdr>
        </w:div>
        <w:div w:id="885995545">
          <w:marLeft w:val="640"/>
          <w:marRight w:val="0"/>
          <w:marTop w:val="0"/>
          <w:marBottom w:val="0"/>
          <w:divBdr>
            <w:top w:val="none" w:sz="0" w:space="0" w:color="auto"/>
            <w:left w:val="none" w:sz="0" w:space="0" w:color="auto"/>
            <w:bottom w:val="none" w:sz="0" w:space="0" w:color="auto"/>
            <w:right w:val="none" w:sz="0" w:space="0" w:color="auto"/>
          </w:divBdr>
        </w:div>
        <w:div w:id="1106921316">
          <w:marLeft w:val="640"/>
          <w:marRight w:val="0"/>
          <w:marTop w:val="0"/>
          <w:marBottom w:val="0"/>
          <w:divBdr>
            <w:top w:val="none" w:sz="0" w:space="0" w:color="auto"/>
            <w:left w:val="none" w:sz="0" w:space="0" w:color="auto"/>
            <w:bottom w:val="none" w:sz="0" w:space="0" w:color="auto"/>
            <w:right w:val="none" w:sz="0" w:space="0" w:color="auto"/>
          </w:divBdr>
        </w:div>
        <w:div w:id="1568570100">
          <w:marLeft w:val="640"/>
          <w:marRight w:val="0"/>
          <w:marTop w:val="0"/>
          <w:marBottom w:val="0"/>
          <w:divBdr>
            <w:top w:val="none" w:sz="0" w:space="0" w:color="auto"/>
            <w:left w:val="none" w:sz="0" w:space="0" w:color="auto"/>
            <w:bottom w:val="none" w:sz="0" w:space="0" w:color="auto"/>
            <w:right w:val="none" w:sz="0" w:space="0" w:color="auto"/>
          </w:divBdr>
        </w:div>
        <w:div w:id="85270722">
          <w:marLeft w:val="640"/>
          <w:marRight w:val="0"/>
          <w:marTop w:val="0"/>
          <w:marBottom w:val="0"/>
          <w:divBdr>
            <w:top w:val="none" w:sz="0" w:space="0" w:color="auto"/>
            <w:left w:val="none" w:sz="0" w:space="0" w:color="auto"/>
            <w:bottom w:val="none" w:sz="0" w:space="0" w:color="auto"/>
            <w:right w:val="none" w:sz="0" w:space="0" w:color="auto"/>
          </w:divBdr>
        </w:div>
        <w:div w:id="1205144579">
          <w:marLeft w:val="640"/>
          <w:marRight w:val="0"/>
          <w:marTop w:val="0"/>
          <w:marBottom w:val="0"/>
          <w:divBdr>
            <w:top w:val="none" w:sz="0" w:space="0" w:color="auto"/>
            <w:left w:val="none" w:sz="0" w:space="0" w:color="auto"/>
            <w:bottom w:val="none" w:sz="0" w:space="0" w:color="auto"/>
            <w:right w:val="none" w:sz="0" w:space="0" w:color="auto"/>
          </w:divBdr>
        </w:div>
        <w:div w:id="1203712480">
          <w:marLeft w:val="640"/>
          <w:marRight w:val="0"/>
          <w:marTop w:val="0"/>
          <w:marBottom w:val="0"/>
          <w:divBdr>
            <w:top w:val="none" w:sz="0" w:space="0" w:color="auto"/>
            <w:left w:val="none" w:sz="0" w:space="0" w:color="auto"/>
            <w:bottom w:val="none" w:sz="0" w:space="0" w:color="auto"/>
            <w:right w:val="none" w:sz="0" w:space="0" w:color="auto"/>
          </w:divBdr>
        </w:div>
        <w:div w:id="132526664">
          <w:marLeft w:val="640"/>
          <w:marRight w:val="0"/>
          <w:marTop w:val="0"/>
          <w:marBottom w:val="0"/>
          <w:divBdr>
            <w:top w:val="none" w:sz="0" w:space="0" w:color="auto"/>
            <w:left w:val="none" w:sz="0" w:space="0" w:color="auto"/>
            <w:bottom w:val="none" w:sz="0" w:space="0" w:color="auto"/>
            <w:right w:val="none" w:sz="0" w:space="0" w:color="auto"/>
          </w:divBdr>
        </w:div>
        <w:div w:id="251932248">
          <w:marLeft w:val="640"/>
          <w:marRight w:val="0"/>
          <w:marTop w:val="0"/>
          <w:marBottom w:val="0"/>
          <w:divBdr>
            <w:top w:val="none" w:sz="0" w:space="0" w:color="auto"/>
            <w:left w:val="none" w:sz="0" w:space="0" w:color="auto"/>
            <w:bottom w:val="none" w:sz="0" w:space="0" w:color="auto"/>
            <w:right w:val="none" w:sz="0" w:space="0" w:color="auto"/>
          </w:divBdr>
        </w:div>
        <w:div w:id="2006131524">
          <w:marLeft w:val="640"/>
          <w:marRight w:val="0"/>
          <w:marTop w:val="0"/>
          <w:marBottom w:val="0"/>
          <w:divBdr>
            <w:top w:val="none" w:sz="0" w:space="0" w:color="auto"/>
            <w:left w:val="none" w:sz="0" w:space="0" w:color="auto"/>
            <w:bottom w:val="none" w:sz="0" w:space="0" w:color="auto"/>
            <w:right w:val="none" w:sz="0" w:space="0" w:color="auto"/>
          </w:divBdr>
        </w:div>
        <w:div w:id="1906406520">
          <w:marLeft w:val="640"/>
          <w:marRight w:val="0"/>
          <w:marTop w:val="0"/>
          <w:marBottom w:val="0"/>
          <w:divBdr>
            <w:top w:val="none" w:sz="0" w:space="0" w:color="auto"/>
            <w:left w:val="none" w:sz="0" w:space="0" w:color="auto"/>
            <w:bottom w:val="none" w:sz="0" w:space="0" w:color="auto"/>
            <w:right w:val="none" w:sz="0" w:space="0" w:color="auto"/>
          </w:divBdr>
        </w:div>
        <w:div w:id="1402094250">
          <w:marLeft w:val="640"/>
          <w:marRight w:val="0"/>
          <w:marTop w:val="0"/>
          <w:marBottom w:val="0"/>
          <w:divBdr>
            <w:top w:val="none" w:sz="0" w:space="0" w:color="auto"/>
            <w:left w:val="none" w:sz="0" w:space="0" w:color="auto"/>
            <w:bottom w:val="none" w:sz="0" w:space="0" w:color="auto"/>
            <w:right w:val="none" w:sz="0" w:space="0" w:color="auto"/>
          </w:divBdr>
        </w:div>
        <w:div w:id="1666920">
          <w:marLeft w:val="640"/>
          <w:marRight w:val="0"/>
          <w:marTop w:val="0"/>
          <w:marBottom w:val="0"/>
          <w:divBdr>
            <w:top w:val="none" w:sz="0" w:space="0" w:color="auto"/>
            <w:left w:val="none" w:sz="0" w:space="0" w:color="auto"/>
            <w:bottom w:val="none" w:sz="0" w:space="0" w:color="auto"/>
            <w:right w:val="none" w:sz="0" w:space="0" w:color="auto"/>
          </w:divBdr>
        </w:div>
        <w:div w:id="2133936067">
          <w:marLeft w:val="640"/>
          <w:marRight w:val="0"/>
          <w:marTop w:val="0"/>
          <w:marBottom w:val="0"/>
          <w:divBdr>
            <w:top w:val="none" w:sz="0" w:space="0" w:color="auto"/>
            <w:left w:val="none" w:sz="0" w:space="0" w:color="auto"/>
            <w:bottom w:val="none" w:sz="0" w:space="0" w:color="auto"/>
            <w:right w:val="none" w:sz="0" w:space="0" w:color="auto"/>
          </w:divBdr>
        </w:div>
        <w:div w:id="375785130">
          <w:marLeft w:val="640"/>
          <w:marRight w:val="0"/>
          <w:marTop w:val="0"/>
          <w:marBottom w:val="0"/>
          <w:divBdr>
            <w:top w:val="none" w:sz="0" w:space="0" w:color="auto"/>
            <w:left w:val="none" w:sz="0" w:space="0" w:color="auto"/>
            <w:bottom w:val="none" w:sz="0" w:space="0" w:color="auto"/>
            <w:right w:val="none" w:sz="0" w:space="0" w:color="auto"/>
          </w:divBdr>
        </w:div>
        <w:div w:id="980496437">
          <w:marLeft w:val="640"/>
          <w:marRight w:val="0"/>
          <w:marTop w:val="0"/>
          <w:marBottom w:val="0"/>
          <w:divBdr>
            <w:top w:val="none" w:sz="0" w:space="0" w:color="auto"/>
            <w:left w:val="none" w:sz="0" w:space="0" w:color="auto"/>
            <w:bottom w:val="none" w:sz="0" w:space="0" w:color="auto"/>
            <w:right w:val="none" w:sz="0" w:space="0" w:color="auto"/>
          </w:divBdr>
        </w:div>
        <w:div w:id="2111317126">
          <w:marLeft w:val="640"/>
          <w:marRight w:val="0"/>
          <w:marTop w:val="0"/>
          <w:marBottom w:val="0"/>
          <w:divBdr>
            <w:top w:val="none" w:sz="0" w:space="0" w:color="auto"/>
            <w:left w:val="none" w:sz="0" w:space="0" w:color="auto"/>
            <w:bottom w:val="none" w:sz="0" w:space="0" w:color="auto"/>
            <w:right w:val="none" w:sz="0" w:space="0" w:color="auto"/>
          </w:divBdr>
        </w:div>
        <w:div w:id="879630614">
          <w:marLeft w:val="640"/>
          <w:marRight w:val="0"/>
          <w:marTop w:val="0"/>
          <w:marBottom w:val="0"/>
          <w:divBdr>
            <w:top w:val="none" w:sz="0" w:space="0" w:color="auto"/>
            <w:left w:val="none" w:sz="0" w:space="0" w:color="auto"/>
            <w:bottom w:val="none" w:sz="0" w:space="0" w:color="auto"/>
            <w:right w:val="none" w:sz="0" w:space="0" w:color="auto"/>
          </w:divBdr>
        </w:div>
        <w:div w:id="1748648403">
          <w:marLeft w:val="640"/>
          <w:marRight w:val="0"/>
          <w:marTop w:val="0"/>
          <w:marBottom w:val="0"/>
          <w:divBdr>
            <w:top w:val="none" w:sz="0" w:space="0" w:color="auto"/>
            <w:left w:val="none" w:sz="0" w:space="0" w:color="auto"/>
            <w:bottom w:val="none" w:sz="0" w:space="0" w:color="auto"/>
            <w:right w:val="none" w:sz="0" w:space="0" w:color="auto"/>
          </w:divBdr>
        </w:div>
        <w:div w:id="1313632335">
          <w:marLeft w:val="640"/>
          <w:marRight w:val="0"/>
          <w:marTop w:val="0"/>
          <w:marBottom w:val="0"/>
          <w:divBdr>
            <w:top w:val="none" w:sz="0" w:space="0" w:color="auto"/>
            <w:left w:val="none" w:sz="0" w:space="0" w:color="auto"/>
            <w:bottom w:val="none" w:sz="0" w:space="0" w:color="auto"/>
            <w:right w:val="none" w:sz="0" w:space="0" w:color="auto"/>
          </w:divBdr>
        </w:div>
        <w:div w:id="1023634809">
          <w:marLeft w:val="640"/>
          <w:marRight w:val="0"/>
          <w:marTop w:val="0"/>
          <w:marBottom w:val="0"/>
          <w:divBdr>
            <w:top w:val="none" w:sz="0" w:space="0" w:color="auto"/>
            <w:left w:val="none" w:sz="0" w:space="0" w:color="auto"/>
            <w:bottom w:val="none" w:sz="0" w:space="0" w:color="auto"/>
            <w:right w:val="none" w:sz="0" w:space="0" w:color="auto"/>
          </w:divBdr>
        </w:div>
        <w:div w:id="1569925858">
          <w:marLeft w:val="640"/>
          <w:marRight w:val="0"/>
          <w:marTop w:val="0"/>
          <w:marBottom w:val="0"/>
          <w:divBdr>
            <w:top w:val="none" w:sz="0" w:space="0" w:color="auto"/>
            <w:left w:val="none" w:sz="0" w:space="0" w:color="auto"/>
            <w:bottom w:val="none" w:sz="0" w:space="0" w:color="auto"/>
            <w:right w:val="none" w:sz="0" w:space="0" w:color="auto"/>
          </w:divBdr>
        </w:div>
        <w:div w:id="594172345">
          <w:marLeft w:val="640"/>
          <w:marRight w:val="0"/>
          <w:marTop w:val="0"/>
          <w:marBottom w:val="0"/>
          <w:divBdr>
            <w:top w:val="none" w:sz="0" w:space="0" w:color="auto"/>
            <w:left w:val="none" w:sz="0" w:space="0" w:color="auto"/>
            <w:bottom w:val="none" w:sz="0" w:space="0" w:color="auto"/>
            <w:right w:val="none" w:sz="0" w:space="0" w:color="auto"/>
          </w:divBdr>
        </w:div>
        <w:div w:id="974942678">
          <w:marLeft w:val="640"/>
          <w:marRight w:val="0"/>
          <w:marTop w:val="0"/>
          <w:marBottom w:val="0"/>
          <w:divBdr>
            <w:top w:val="none" w:sz="0" w:space="0" w:color="auto"/>
            <w:left w:val="none" w:sz="0" w:space="0" w:color="auto"/>
            <w:bottom w:val="none" w:sz="0" w:space="0" w:color="auto"/>
            <w:right w:val="none" w:sz="0" w:space="0" w:color="auto"/>
          </w:divBdr>
        </w:div>
        <w:div w:id="1102535117">
          <w:marLeft w:val="640"/>
          <w:marRight w:val="0"/>
          <w:marTop w:val="0"/>
          <w:marBottom w:val="0"/>
          <w:divBdr>
            <w:top w:val="none" w:sz="0" w:space="0" w:color="auto"/>
            <w:left w:val="none" w:sz="0" w:space="0" w:color="auto"/>
            <w:bottom w:val="none" w:sz="0" w:space="0" w:color="auto"/>
            <w:right w:val="none" w:sz="0" w:space="0" w:color="auto"/>
          </w:divBdr>
        </w:div>
        <w:div w:id="694816670">
          <w:marLeft w:val="640"/>
          <w:marRight w:val="0"/>
          <w:marTop w:val="0"/>
          <w:marBottom w:val="0"/>
          <w:divBdr>
            <w:top w:val="none" w:sz="0" w:space="0" w:color="auto"/>
            <w:left w:val="none" w:sz="0" w:space="0" w:color="auto"/>
            <w:bottom w:val="none" w:sz="0" w:space="0" w:color="auto"/>
            <w:right w:val="none" w:sz="0" w:space="0" w:color="auto"/>
          </w:divBdr>
        </w:div>
        <w:div w:id="793863854">
          <w:marLeft w:val="640"/>
          <w:marRight w:val="0"/>
          <w:marTop w:val="0"/>
          <w:marBottom w:val="0"/>
          <w:divBdr>
            <w:top w:val="none" w:sz="0" w:space="0" w:color="auto"/>
            <w:left w:val="none" w:sz="0" w:space="0" w:color="auto"/>
            <w:bottom w:val="none" w:sz="0" w:space="0" w:color="auto"/>
            <w:right w:val="none" w:sz="0" w:space="0" w:color="auto"/>
          </w:divBdr>
        </w:div>
        <w:div w:id="995114713">
          <w:marLeft w:val="640"/>
          <w:marRight w:val="0"/>
          <w:marTop w:val="0"/>
          <w:marBottom w:val="0"/>
          <w:divBdr>
            <w:top w:val="none" w:sz="0" w:space="0" w:color="auto"/>
            <w:left w:val="none" w:sz="0" w:space="0" w:color="auto"/>
            <w:bottom w:val="none" w:sz="0" w:space="0" w:color="auto"/>
            <w:right w:val="none" w:sz="0" w:space="0" w:color="auto"/>
          </w:divBdr>
        </w:div>
        <w:div w:id="408506013">
          <w:marLeft w:val="640"/>
          <w:marRight w:val="0"/>
          <w:marTop w:val="0"/>
          <w:marBottom w:val="0"/>
          <w:divBdr>
            <w:top w:val="none" w:sz="0" w:space="0" w:color="auto"/>
            <w:left w:val="none" w:sz="0" w:space="0" w:color="auto"/>
            <w:bottom w:val="none" w:sz="0" w:space="0" w:color="auto"/>
            <w:right w:val="none" w:sz="0" w:space="0" w:color="auto"/>
          </w:divBdr>
        </w:div>
        <w:div w:id="116026531">
          <w:marLeft w:val="640"/>
          <w:marRight w:val="0"/>
          <w:marTop w:val="0"/>
          <w:marBottom w:val="0"/>
          <w:divBdr>
            <w:top w:val="none" w:sz="0" w:space="0" w:color="auto"/>
            <w:left w:val="none" w:sz="0" w:space="0" w:color="auto"/>
            <w:bottom w:val="none" w:sz="0" w:space="0" w:color="auto"/>
            <w:right w:val="none" w:sz="0" w:space="0" w:color="auto"/>
          </w:divBdr>
        </w:div>
        <w:div w:id="1482313240">
          <w:marLeft w:val="640"/>
          <w:marRight w:val="0"/>
          <w:marTop w:val="0"/>
          <w:marBottom w:val="0"/>
          <w:divBdr>
            <w:top w:val="none" w:sz="0" w:space="0" w:color="auto"/>
            <w:left w:val="none" w:sz="0" w:space="0" w:color="auto"/>
            <w:bottom w:val="none" w:sz="0" w:space="0" w:color="auto"/>
            <w:right w:val="none" w:sz="0" w:space="0" w:color="auto"/>
          </w:divBdr>
        </w:div>
        <w:div w:id="237861641">
          <w:marLeft w:val="640"/>
          <w:marRight w:val="0"/>
          <w:marTop w:val="0"/>
          <w:marBottom w:val="0"/>
          <w:divBdr>
            <w:top w:val="none" w:sz="0" w:space="0" w:color="auto"/>
            <w:left w:val="none" w:sz="0" w:space="0" w:color="auto"/>
            <w:bottom w:val="none" w:sz="0" w:space="0" w:color="auto"/>
            <w:right w:val="none" w:sz="0" w:space="0" w:color="auto"/>
          </w:divBdr>
        </w:div>
        <w:div w:id="780221871">
          <w:marLeft w:val="640"/>
          <w:marRight w:val="0"/>
          <w:marTop w:val="0"/>
          <w:marBottom w:val="0"/>
          <w:divBdr>
            <w:top w:val="none" w:sz="0" w:space="0" w:color="auto"/>
            <w:left w:val="none" w:sz="0" w:space="0" w:color="auto"/>
            <w:bottom w:val="none" w:sz="0" w:space="0" w:color="auto"/>
            <w:right w:val="none" w:sz="0" w:space="0" w:color="auto"/>
          </w:divBdr>
        </w:div>
        <w:div w:id="2039307271">
          <w:marLeft w:val="640"/>
          <w:marRight w:val="0"/>
          <w:marTop w:val="0"/>
          <w:marBottom w:val="0"/>
          <w:divBdr>
            <w:top w:val="none" w:sz="0" w:space="0" w:color="auto"/>
            <w:left w:val="none" w:sz="0" w:space="0" w:color="auto"/>
            <w:bottom w:val="none" w:sz="0" w:space="0" w:color="auto"/>
            <w:right w:val="none" w:sz="0" w:space="0" w:color="auto"/>
          </w:divBdr>
        </w:div>
        <w:div w:id="668169564">
          <w:marLeft w:val="640"/>
          <w:marRight w:val="0"/>
          <w:marTop w:val="0"/>
          <w:marBottom w:val="0"/>
          <w:divBdr>
            <w:top w:val="none" w:sz="0" w:space="0" w:color="auto"/>
            <w:left w:val="none" w:sz="0" w:space="0" w:color="auto"/>
            <w:bottom w:val="none" w:sz="0" w:space="0" w:color="auto"/>
            <w:right w:val="none" w:sz="0" w:space="0" w:color="auto"/>
          </w:divBdr>
        </w:div>
        <w:div w:id="1820613011">
          <w:marLeft w:val="640"/>
          <w:marRight w:val="0"/>
          <w:marTop w:val="0"/>
          <w:marBottom w:val="0"/>
          <w:divBdr>
            <w:top w:val="none" w:sz="0" w:space="0" w:color="auto"/>
            <w:left w:val="none" w:sz="0" w:space="0" w:color="auto"/>
            <w:bottom w:val="none" w:sz="0" w:space="0" w:color="auto"/>
            <w:right w:val="none" w:sz="0" w:space="0" w:color="auto"/>
          </w:divBdr>
        </w:div>
        <w:div w:id="2009480313">
          <w:marLeft w:val="640"/>
          <w:marRight w:val="0"/>
          <w:marTop w:val="0"/>
          <w:marBottom w:val="0"/>
          <w:divBdr>
            <w:top w:val="none" w:sz="0" w:space="0" w:color="auto"/>
            <w:left w:val="none" w:sz="0" w:space="0" w:color="auto"/>
            <w:bottom w:val="none" w:sz="0" w:space="0" w:color="auto"/>
            <w:right w:val="none" w:sz="0" w:space="0" w:color="auto"/>
          </w:divBdr>
        </w:div>
        <w:div w:id="440490583">
          <w:marLeft w:val="640"/>
          <w:marRight w:val="0"/>
          <w:marTop w:val="0"/>
          <w:marBottom w:val="0"/>
          <w:divBdr>
            <w:top w:val="none" w:sz="0" w:space="0" w:color="auto"/>
            <w:left w:val="none" w:sz="0" w:space="0" w:color="auto"/>
            <w:bottom w:val="none" w:sz="0" w:space="0" w:color="auto"/>
            <w:right w:val="none" w:sz="0" w:space="0" w:color="auto"/>
          </w:divBdr>
        </w:div>
        <w:div w:id="1542785661">
          <w:marLeft w:val="640"/>
          <w:marRight w:val="0"/>
          <w:marTop w:val="0"/>
          <w:marBottom w:val="0"/>
          <w:divBdr>
            <w:top w:val="none" w:sz="0" w:space="0" w:color="auto"/>
            <w:left w:val="none" w:sz="0" w:space="0" w:color="auto"/>
            <w:bottom w:val="none" w:sz="0" w:space="0" w:color="auto"/>
            <w:right w:val="none" w:sz="0" w:space="0" w:color="auto"/>
          </w:divBdr>
        </w:div>
        <w:div w:id="1907104530">
          <w:marLeft w:val="640"/>
          <w:marRight w:val="0"/>
          <w:marTop w:val="0"/>
          <w:marBottom w:val="0"/>
          <w:divBdr>
            <w:top w:val="none" w:sz="0" w:space="0" w:color="auto"/>
            <w:left w:val="none" w:sz="0" w:space="0" w:color="auto"/>
            <w:bottom w:val="none" w:sz="0" w:space="0" w:color="auto"/>
            <w:right w:val="none" w:sz="0" w:space="0" w:color="auto"/>
          </w:divBdr>
        </w:div>
        <w:div w:id="86536967">
          <w:marLeft w:val="640"/>
          <w:marRight w:val="0"/>
          <w:marTop w:val="0"/>
          <w:marBottom w:val="0"/>
          <w:divBdr>
            <w:top w:val="none" w:sz="0" w:space="0" w:color="auto"/>
            <w:left w:val="none" w:sz="0" w:space="0" w:color="auto"/>
            <w:bottom w:val="none" w:sz="0" w:space="0" w:color="auto"/>
            <w:right w:val="none" w:sz="0" w:space="0" w:color="auto"/>
          </w:divBdr>
        </w:div>
        <w:div w:id="1841771348">
          <w:marLeft w:val="640"/>
          <w:marRight w:val="0"/>
          <w:marTop w:val="0"/>
          <w:marBottom w:val="0"/>
          <w:divBdr>
            <w:top w:val="none" w:sz="0" w:space="0" w:color="auto"/>
            <w:left w:val="none" w:sz="0" w:space="0" w:color="auto"/>
            <w:bottom w:val="none" w:sz="0" w:space="0" w:color="auto"/>
            <w:right w:val="none" w:sz="0" w:space="0" w:color="auto"/>
          </w:divBdr>
        </w:div>
        <w:div w:id="673799329">
          <w:marLeft w:val="640"/>
          <w:marRight w:val="0"/>
          <w:marTop w:val="0"/>
          <w:marBottom w:val="0"/>
          <w:divBdr>
            <w:top w:val="none" w:sz="0" w:space="0" w:color="auto"/>
            <w:left w:val="none" w:sz="0" w:space="0" w:color="auto"/>
            <w:bottom w:val="none" w:sz="0" w:space="0" w:color="auto"/>
            <w:right w:val="none" w:sz="0" w:space="0" w:color="auto"/>
          </w:divBdr>
        </w:div>
        <w:div w:id="735786921">
          <w:marLeft w:val="640"/>
          <w:marRight w:val="0"/>
          <w:marTop w:val="0"/>
          <w:marBottom w:val="0"/>
          <w:divBdr>
            <w:top w:val="none" w:sz="0" w:space="0" w:color="auto"/>
            <w:left w:val="none" w:sz="0" w:space="0" w:color="auto"/>
            <w:bottom w:val="none" w:sz="0" w:space="0" w:color="auto"/>
            <w:right w:val="none" w:sz="0" w:space="0" w:color="auto"/>
          </w:divBdr>
        </w:div>
        <w:div w:id="2030373106">
          <w:marLeft w:val="640"/>
          <w:marRight w:val="0"/>
          <w:marTop w:val="0"/>
          <w:marBottom w:val="0"/>
          <w:divBdr>
            <w:top w:val="none" w:sz="0" w:space="0" w:color="auto"/>
            <w:left w:val="none" w:sz="0" w:space="0" w:color="auto"/>
            <w:bottom w:val="none" w:sz="0" w:space="0" w:color="auto"/>
            <w:right w:val="none" w:sz="0" w:space="0" w:color="auto"/>
          </w:divBdr>
        </w:div>
        <w:div w:id="708919911">
          <w:marLeft w:val="640"/>
          <w:marRight w:val="0"/>
          <w:marTop w:val="0"/>
          <w:marBottom w:val="0"/>
          <w:divBdr>
            <w:top w:val="none" w:sz="0" w:space="0" w:color="auto"/>
            <w:left w:val="none" w:sz="0" w:space="0" w:color="auto"/>
            <w:bottom w:val="none" w:sz="0" w:space="0" w:color="auto"/>
            <w:right w:val="none" w:sz="0" w:space="0" w:color="auto"/>
          </w:divBdr>
        </w:div>
        <w:div w:id="326324615">
          <w:marLeft w:val="640"/>
          <w:marRight w:val="0"/>
          <w:marTop w:val="0"/>
          <w:marBottom w:val="0"/>
          <w:divBdr>
            <w:top w:val="none" w:sz="0" w:space="0" w:color="auto"/>
            <w:left w:val="none" w:sz="0" w:space="0" w:color="auto"/>
            <w:bottom w:val="none" w:sz="0" w:space="0" w:color="auto"/>
            <w:right w:val="none" w:sz="0" w:space="0" w:color="auto"/>
          </w:divBdr>
        </w:div>
        <w:div w:id="986975127">
          <w:marLeft w:val="640"/>
          <w:marRight w:val="0"/>
          <w:marTop w:val="0"/>
          <w:marBottom w:val="0"/>
          <w:divBdr>
            <w:top w:val="none" w:sz="0" w:space="0" w:color="auto"/>
            <w:left w:val="none" w:sz="0" w:space="0" w:color="auto"/>
            <w:bottom w:val="none" w:sz="0" w:space="0" w:color="auto"/>
            <w:right w:val="none" w:sz="0" w:space="0" w:color="auto"/>
          </w:divBdr>
        </w:div>
        <w:div w:id="776295512">
          <w:marLeft w:val="640"/>
          <w:marRight w:val="0"/>
          <w:marTop w:val="0"/>
          <w:marBottom w:val="0"/>
          <w:divBdr>
            <w:top w:val="none" w:sz="0" w:space="0" w:color="auto"/>
            <w:left w:val="none" w:sz="0" w:space="0" w:color="auto"/>
            <w:bottom w:val="none" w:sz="0" w:space="0" w:color="auto"/>
            <w:right w:val="none" w:sz="0" w:space="0" w:color="auto"/>
          </w:divBdr>
        </w:div>
        <w:div w:id="1305044447">
          <w:marLeft w:val="640"/>
          <w:marRight w:val="0"/>
          <w:marTop w:val="0"/>
          <w:marBottom w:val="0"/>
          <w:divBdr>
            <w:top w:val="none" w:sz="0" w:space="0" w:color="auto"/>
            <w:left w:val="none" w:sz="0" w:space="0" w:color="auto"/>
            <w:bottom w:val="none" w:sz="0" w:space="0" w:color="auto"/>
            <w:right w:val="none" w:sz="0" w:space="0" w:color="auto"/>
          </w:divBdr>
        </w:div>
        <w:div w:id="1079401247">
          <w:marLeft w:val="640"/>
          <w:marRight w:val="0"/>
          <w:marTop w:val="0"/>
          <w:marBottom w:val="0"/>
          <w:divBdr>
            <w:top w:val="none" w:sz="0" w:space="0" w:color="auto"/>
            <w:left w:val="none" w:sz="0" w:space="0" w:color="auto"/>
            <w:bottom w:val="none" w:sz="0" w:space="0" w:color="auto"/>
            <w:right w:val="none" w:sz="0" w:space="0" w:color="auto"/>
          </w:divBdr>
        </w:div>
        <w:div w:id="1364675880">
          <w:marLeft w:val="640"/>
          <w:marRight w:val="0"/>
          <w:marTop w:val="0"/>
          <w:marBottom w:val="0"/>
          <w:divBdr>
            <w:top w:val="none" w:sz="0" w:space="0" w:color="auto"/>
            <w:left w:val="none" w:sz="0" w:space="0" w:color="auto"/>
            <w:bottom w:val="none" w:sz="0" w:space="0" w:color="auto"/>
            <w:right w:val="none" w:sz="0" w:space="0" w:color="auto"/>
          </w:divBdr>
        </w:div>
        <w:div w:id="404646411">
          <w:marLeft w:val="640"/>
          <w:marRight w:val="0"/>
          <w:marTop w:val="0"/>
          <w:marBottom w:val="0"/>
          <w:divBdr>
            <w:top w:val="none" w:sz="0" w:space="0" w:color="auto"/>
            <w:left w:val="none" w:sz="0" w:space="0" w:color="auto"/>
            <w:bottom w:val="none" w:sz="0" w:space="0" w:color="auto"/>
            <w:right w:val="none" w:sz="0" w:space="0" w:color="auto"/>
          </w:divBdr>
        </w:div>
        <w:div w:id="1474562943">
          <w:marLeft w:val="640"/>
          <w:marRight w:val="0"/>
          <w:marTop w:val="0"/>
          <w:marBottom w:val="0"/>
          <w:divBdr>
            <w:top w:val="none" w:sz="0" w:space="0" w:color="auto"/>
            <w:left w:val="none" w:sz="0" w:space="0" w:color="auto"/>
            <w:bottom w:val="none" w:sz="0" w:space="0" w:color="auto"/>
            <w:right w:val="none" w:sz="0" w:space="0" w:color="auto"/>
          </w:divBdr>
        </w:div>
        <w:div w:id="113135623">
          <w:marLeft w:val="640"/>
          <w:marRight w:val="0"/>
          <w:marTop w:val="0"/>
          <w:marBottom w:val="0"/>
          <w:divBdr>
            <w:top w:val="none" w:sz="0" w:space="0" w:color="auto"/>
            <w:left w:val="none" w:sz="0" w:space="0" w:color="auto"/>
            <w:bottom w:val="none" w:sz="0" w:space="0" w:color="auto"/>
            <w:right w:val="none" w:sz="0" w:space="0" w:color="auto"/>
          </w:divBdr>
        </w:div>
        <w:div w:id="983005187">
          <w:marLeft w:val="640"/>
          <w:marRight w:val="0"/>
          <w:marTop w:val="0"/>
          <w:marBottom w:val="0"/>
          <w:divBdr>
            <w:top w:val="none" w:sz="0" w:space="0" w:color="auto"/>
            <w:left w:val="none" w:sz="0" w:space="0" w:color="auto"/>
            <w:bottom w:val="none" w:sz="0" w:space="0" w:color="auto"/>
            <w:right w:val="none" w:sz="0" w:space="0" w:color="auto"/>
          </w:divBdr>
        </w:div>
        <w:div w:id="1206216160">
          <w:marLeft w:val="640"/>
          <w:marRight w:val="0"/>
          <w:marTop w:val="0"/>
          <w:marBottom w:val="0"/>
          <w:divBdr>
            <w:top w:val="none" w:sz="0" w:space="0" w:color="auto"/>
            <w:left w:val="none" w:sz="0" w:space="0" w:color="auto"/>
            <w:bottom w:val="none" w:sz="0" w:space="0" w:color="auto"/>
            <w:right w:val="none" w:sz="0" w:space="0" w:color="auto"/>
          </w:divBdr>
        </w:div>
        <w:div w:id="1528520081">
          <w:marLeft w:val="640"/>
          <w:marRight w:val="0"/>
          <w:marTop w:val="0"/>
          <w:marBottom w:val="0"/>
          <w:divBdr>
            <w:top w:val="none" w:sz="0" w:space="0" w:color="auto"/>
            <w:left w:val="none" w:sz="0" w:space="0" w:color="auto"/>
            <w:bottom w:val="none" w:sz="0" w:space="0" w:color="auto"/>
            <w:right w:val="none" w:sz="0" w:space="0" w:color="auto"/>
          </w:divBdr>
        </w:div>
        <w:div w:id="478544109">
          <w:marLeft w:val="640"/>
          <w:marRight w:val="0"/>
          <w:marTop w:val="0"/>
          <w:marBottom w:val="0"/>
          <w:divBdr>
            <w:top w:val="none" w:sz="0" w:space="0" w:color="auto"/>
            <w:left w:val="none" w:sz="0" w:space="0" w:color="auto"/>
            <w:bottom w:val="none" w:sz="0" w:space="0" w:color="auto"/>
            <w:right w:val="none" w:sz="0" w:space="0" w:color="auto"/>
          </w:divBdr>
        </w:div>
        <w:div w:id="2043088175">
          <w:marLeft w:val="640"/>
          <w:marRight w:val="0"/>
          <w:marTop w:val="0"/>
          <w:marBottom w:val="0"/>
          <w:divBdr>
            <w:top w:val="none" w:sz="0" w:space="0" w:color="auto"/>
            <w:left w:val="none" w:sz="0" w:space="0" w:color="auto"/>
            <w:bottom w:val="none" w:sz="0" w:space="0" w:color="auto"/>
            <w:right w:val="none" w:sz="0" w:space="0" w:color="auto"/>
          </w:divBdr>
        </w:div>
        <w:div w:id="1375614315">
          <w:marLeft w:val="640"/>
          <w:marRight w:val="0"/>
          <w:marTop w:val="0"/>
          <w:marBottom w:val="0"/>
          <w:divBdr>
            <w:top w:val="none" w:sz="0" w:space="0" w:color="auto"/>
            <w:left w:val="none" w:sz="0" w:space="0" w:color="auto"/>
            <w:bottom w:val="none" w:sz="0" w:space="0" w:color="auto"/>
            <w:right w:val="none" w:sz="0" w:space="0" w:color="auto"/>
          </w:divBdr>
        </w:div>
        <w:div w:id="1596743085">
          <w:marLeft w:val="640"/>
          <w:marRight w:val="0"/>
          <w:marTop w:val="0"/>
          <w:marBottom w:val="0"/>
          <w:divBdr>
            <w:top w:val="none" w:sz="0" w:space="0" w:color="auto"/>
            <w:left w:val="none" w:sz="0" w:space="0" w:color="auto"/>
            <w:bottom w:val="none" w:sz="0" w:space="0" w:color="auto"/>
            <w:right w:val="none" w:sz="0" w:space="0" w:color="auto"/>
          </w:divBdr>
        </w:div>
        <w:div w:id="1353652300">
          <w:marLeft w:val="640"/>
          <w:marRight w:val="0"/>
          <w:marTop w:val="0"/>
          <w:marBottom w:val="0"/>
          <w:divBdr>
            <w:top w:val="none" w:sz="0" w:space="0" w:color="auto"/>
            <w:left w:val="none" w:sz="0" w:space="0" w:color="auto"/>
            <w:bottom w:val="none" w:sz="0" w:space="0" w:color="auto"/>
            <w:right w:val="none" w:sz="0" w:space="0" w:color="auto"/>
          </w:divBdr>
        </w:div>
        <w:div w:id="574556673">
          <w:marLeft w:val="640"/>
          <w:marRight w:val="0"/>
          <w:marTop w:val="0"/>
          <w:marBottom w:val="0"/>
          <w:divBdr>
            <w:top w:val="none" w:sz="0" w:space="0" w:color="auto"/>
            <w:left w:val="none" w:sz="0" w:space="0" w:color="auto"/>
            <w:bottom w:val="none" w:sz="0" w:space="0" w:color="auto"/>
            <w:right w:val="none" w:sz="0" w:space="0" w:color="auto"/>
          </w:divBdr>
        </w:div>
        <w:div w:id="1694721910">
          <w:marLeft w:val="640"/>
          <w:marRight w:val="0"/>
          <w:marTop w:val="0"/>
          <w:marBottom w:val="0"/>
          <w:divBdr>
            <w:top w:val="none" w:sz="0" w:space="0" w:color="auto"/>
            <w:left w:val="none" w:sz="0" w:space="0" w:color="auto"/>
            <w:bottom w:val="none" w:sz="0" w:space="0" w:color="auto"/>
            <w:right w:val="none" w:sz="0" w:space="0" w:color="auto"/>
          </w:divBdr>
        </w:div>
        <w:div w:id="1284654623">
          <w:marLeft w:val="640"/>
          <w:marRight w:val="0"/>
          <w:marTop w:val="0"/>
          <w:marBottom w:val="0"/>
          <w:divBdr>
            <w:top w:val="none" w:sz="0" w:space="0" w:color="auto"/>
            <w:left w:val="none" w:sz="0" w:space="0" w:color="auto"/>
            <w:bottom w:val="none" w:sz="0" w:space="0" w:color="auto"/>
            <w:right w:val="none" w:sz="0" w:space="0" w:color="auto"/>
          </w:divBdr>
        </w:div>
        <w:div w:id="867186287">
          <w:marLeft w:val="640"/>
          <w:marRight w:val="0"/>
          <w:marTop w:val="0"/>
          <w:marBottom w:val="0"/>
          <w:divBdr>
            <w:top w:val="none" w:sz="0" w:space="0" w:color="auto"/>
            <w:left w:val="none" w:sz="0" w:space="0" w:color="auto"/>
            <w:bottom w:val="none" w:sz="0" w:space="0" w:color="auto"/>
            <w:right w:val="none" w:sz="0" w:space="0" w:color="auto"/>
          </w:divBdr>
        </w:div>
        <w:div w:id="1232930015">
          <w:marLeft w:val="640"/>
          <w:marRight w:val="0"/>
          <w:marTop w:val="0"/>
          <w:marBottom w:val="0"/>
          <w:divBdr>
            <w:top w:val="none" w:sz="0" w:space="0" w:color="auto"/>
            <w:left w:val="none" w:sz="0" w:space="0" w:color="auto"/>
            <w:bottom w:val="none" w:sz="0" w:space="0" w:color="auto"/>
            <w:right w:val="none" w:sz="0" w:space="0" w:color="auto"/>
          </w:divBdr>
        </w:div>
        <w:div w:id="1457261632">
          <w:marLeft w:val="640"/>
          <w:marRight w:val="0"/>
          <w:marTop w:val="0"/>
          <w:marBottom w:val="0"/>
          <w:divBdr>
            <w:top w:val="none" w:sz="0" w:space="0" w:color="auto"/>
            <w:left w:val="none" w:sz="0" w:space="0" w:color="auto"/>
            <w:bottom w:val="none" w:sz="0" w:space="0" w:color="auto"/>
            <w:right w:val="none" w:sz="0" w:space="0" w:color="auto"/>
          </w:divBdr>
        </w:div>
        <w:div w:id="1979215994">
          <w:marLeft w:val="640"/>
          <w:marRight w:val="0"/>
          <w:marTop w:val="0"/>
          <w:marBottom w:val="0"/>
          <w:divBdr>
            <w:top w:val="none" w:sz="0" w:space="0" w:color="auto"/>
            <w:left w:val="none" w:sz="0" w:space="0" w:color="auto"/>
            <w:bottom w:val="none" w:sz="0" w:space="0" w:color="auto"/>
            <w:right w:val="none" w:sz="0" w:space="0" w:color="auto"/>
          </w:divBdr>
        </w:div>
        <w:div w:id="603726891">
          <w:marLeft w:val="640"/>
          <w:marRight w:val="0"/>
          <w:marTop w:val="0"/>
          <w:marBottom w:val="0"/>
          <w:divBdr>
            <w:top w:val="none" w:sz="0" w:space="0" w:color="auto"/>
            <w:left w:val="none" w:sz="0" w:space="0" w:color="auto"/>
            <w:bottom w:val="none" w:sz="0" w:space="0" w:color="auto"/>
            <w:right w:val="none" w:sz="0" w:space="0" w:color="auto"/>
          </w:divBdr>
        </w:div>
        <w:div w:id="97409193">
          <w:marLeft w:val="640"/>
          <w:marRight w:val="0"/>
          <w:marTop w:val="0"/>
          <w:marBottom w:val="0"/>
          <w:divBdr>
            <w:top w:val="none" w:sz="0" w:space="0" w:color="auto"/>
            <w:left w:val="none" w:sz="0" w:space="0" w:color="auto"/>
            <w:bottom w:val="none" w:sz="0" w:space="0" w:color="auto"/>
            <w:right w:val="none" w:sz="0" w:space="0" w:color="auto"/>
          </w:divBdr>
        </w:div>
        <w:div w:id="2049447530">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809438041">
          <w:marLeft w:val="640"/>
          <w:marRight w:val="0"/>
          <w:marTop w:val="0"/>
          <w:marBottom w:val="0"/>
          <w:divBdr>
            <w:top w:val="none" w:sz="0" w:space="0" w:color="auto"/>
            <w:left w:val="none" w:sz="0" w:space="0" w:color="auto"/>
            <w:bottom w:val="none" w:sz="0" w:space="0" w:color="auto"/>
            <w:right w:val="none" w:sz="0" w:space="0" w:color="auto"/>
          </w:divBdr>
        </w:div>
        <w:div w:id="1670519280">
          <w:marLeft w:val="640"/>
          <w:marRight w:val="0"/>
          <w:marTop w:val="0"/>
          <w:marBottom w:val="0"/>
          <w:divBdr>
            <w:top w:val="none" w:sz="0" w:space="0" w:color="auto"/>
            <w:left w:val="none" w:sz="0" w:space="0" w:color="auto"/>
            <w:bottom w:val="none" w:sz="0" w:space="0" w:color="auto"/>
            <w:right w:val="none" w:sz="0" w:space="0" w:color="auto"/>
          </w:divBdr>
        </w:div>
        <w:div w:id="741758123">
          <w:marLeft w:val="640"/>
          <w:marRight w:val="0"/>
          <w:marTop w:val="0"/>
          <w:marBottom w:val="0"/>
          <w:divBdr>
            <w:top w:val="none" w:sz="0" w:space="0" w:color="auto"/>
            <w:left w:val="none" w:sz="0" w:space="0" w:color="auto"/>
            <w:bottom w:val="none" w:sz="0" w:space="0" w:color="auto"/>
            <w:right w:val="none" w:sz="0" w:space="0" w:color="auto"/>
          </w:divBdr>
        </w:div>
        <w:div w:id="1356611122">
          <w:marLeft w:val="640"/>
          <w:marRight w:val="0"/>
          <w:marTop w:val="0"/>
          <w:marBottom w:val="0"/>
          <w:divBdr>
            <w:top w:val="none" w:sz="0" w:space="0" w:color="auto"/>
            <w:left w:val="none" w:sz="0" w:space="0" w:color="auto"/>
            <w:bottom w:val="none" w:sz="0" w:space="0" w:color="auto"/>
            <w:right w:val="none" w:sz="0" w:space="0" w:color="auto"/>
          </w:divBdr>
        </w:div>
        <w:div w:id="254217356">
          <w:marLeft w:val="640"/>
          <w:marRight w:val="0"/>
          <w:marTop w:val="0"/>
          <w:marBottom w:val="0"/>
          <w:divBdr>
            <w:top w:val="none" w:sz="0" w:space="0" w:color="auto"/>
            <w:left w:val="none" w:sz="0" w:space="0" w:color="auto"/>
            <w:bottom w:val="none" w:sz="0" w:space="0" w:color="auto"/>
            <w:right w:val="none" w:sz="0" w:space="0" w:color="auto"/>
          </w:divBdr>
        </w:div>
        <w:div w:id="1545019367">
          <w:marLeft w:val="640"/>
          <w:marRight w:val="0"/>
          <w:marTop w:val="0"/>
          <w:marBottom w:val="0"/>
          <w:divBdr>
            <w:top w:val="none" w:sz="0" w:space="0" w:color="auto"/>
            <w:left w:val="none" w:sz="0" w:space="0" w:color="auto"/>
            <w:bottom w:val="none" w:sz="0" w:space="0" w:color="auto"/>
            <w:right w:val="none" w:sz="0" w:space="0" w:color="auto"/>
          </w:divBdr>
        </w:div>
        <w:div w:id="1623413180">
          <w:marLeft w:val="640"/>
          <w:marRight w:val="0"/>
          <w:marTop w:val="0"/>
          <w:marBottom w:val="0"/>
          <w:divBdr>
            <w:top w:val="none" w:sz="0" w:space="0" w:color="auto"/>
            <w:left w:val="none" w:sz="0" w:space="0" w:color="auto"/>
            <w:bottom w:val="none" w:sz="0" w:space="0" w:color="auto"/>
            <w:right w:val="none" w:sz="0" w:space="0" w:color="auto"/>
          </w:divBdr>
        </w:div>
        <w:div w:id="1249852005">
          <w:marLeft w:val="640"/>
          <w:marRight w:val="0"/>
          <w:marTop w:val="0"/>
          <w:marBottom w:val="0"/>
          <w:divBdr>
            <w:top w:val="none" w:sz="0" w:space="0" w:color="auto"/>
            <w:left w:val="none" w:sz="0" w:space="0" w:color="auto"/>
            <w:bottom w:val="none" w:sz="0" w:space="0" w:color="auto"/>
            <w:right w:val="none" w:sz="0" w:space="0" w:color="auto"/>
          </w:divBdr>
        </w:div>
        <w:div w:id="1547333015">
          <w:marLeft w:val="640"/>
          <w:marRight w:val="0"/>
          <w:marTop w:val="0"/>
          <w:marBottom w:val="0"/>
          <w:divBdr>
            <w:top w:val="none" w:sz="0" w:space="0" w:color="auto"/>
            <w:left w:val="none" w:sz="0" w:space="0" w:color="auto"/>
            <w:bottom w:val="none" w:sz="0" w:space="0" w:color="auto"/>
            <w:right w:val="none" w:sz="0" w:space="0" w:color="auto"/>
          </w:divBdr>
        </w:div>
        <w:div w:id="1537884405">
          <w:marLeft w:val="640"/>
          <w:marRight w:val="0"/>
          <w:marTop w:val="0"/>
          <w:marBottom w:val="0"/>
          <w:divBdr>
            <w:top w:val="none" w:sz="0" w:space="0" w:color="auto"/>
            <w:left w:val="none" w:sz="0" w:space="0" w:color="auto"/>
            <w:bottom w:val="none" w:sz="0" w:space="0" w:color="auto"/>
            <w:right w:val="none" w:sz="0" w:space="0" w:color="auto"/>
          </w:divBdr>
        </w:div>
        <w:div w:id="515122994">
          <w:marLeft w:val="640"/>
          <w:marRight w:val="0"/>
          <w:marTop w:val="0"/>
          <w:marBottom w:val="0"/>
          <w:divBdr>
            <w:top w:val="none" w:sz="0" w:space="0" w:color="auto"/>
            <w:left w:val="none" w:sz="0" w:space="0" w:color="auto"/>
            <w:bottom w:val="none" w:sz="0" w:space="0" w:color="auto"/>
            <w:right w:val="none" w:sz="0" w:space="0" w:color="auto"/>
          </w:divBdr>
        </w:div>
        <w:div w:id="1113211003">
          <w:marLeft w:val="640"/>
          <w:marRight w:val="0"/>
          <w:marTop w:val="0"/>
          <w:marBottom w:val="0"/>
          <w:divBdr>
            <w:top w:val="none" w:sz="0" w:space="0" w:color="auto"/>
            <w:left w:val="none" w:sz="0" w:space="0" w:color="auto"/>
            <w:bottom w:val="none" w:sz="0" w:space="0" w:color="auto"/>
            <w:right w:val="none" w:sz="0" w:space="0" w:color="auto"/>
          </w:divBdr>
        </w:div>
        <w:div w:id="1034311702">
          <w:marLeft w:val="640"/>
          <w:marRight w:val="0"/>
          <w:marTop w:val="0"/>
          <w:marBottom w:val="0"/>
          <w:divBdr>
            <w:top w:val="none" w:sz="0" w:space="0" w:color="auto"/>
            <w:left w:val="none" w:sz="0" w:space="0" w:color="auto"/>
            <w:bottom w:val="none" w:sz="0" w:space="0" w:color="auto"/>
            <w:right w:val="none" w:sz="0" w:space="0" w:color="auto"/>
          </w:divBdr>
        </w:div>
        <w:div w:id="1684555918">
          <w:marLeft w:val="640"/>
          <w:marRight w:val="0"/>
          <w:marTop w:val="0"/>
          <w:marBottom w:val="0"/>
          <w:divBdr>
            <w:top w:val="none" w:sz="0" w:space="0" w:color="auto"/>
            <w:left w:val="none" w:sz="0" w:space="0" w:color="auto"/>
            <w:bottom w:val="none" w:sz="0" w:space="0" w:color="auto"/>
            <w:right w:val="none" w:sz="0" w:space="0" w:color="auto"/>
          </w:divBdr>
        </w:div>
        <w:div w:id="274598841">
          <w:marLeft w:val="640"/>
          <w:marRight w:val="0"/>
          <w:marTop w:val="0"/>
          <w:marBottom w:val="0"/>
          <w:divBdr>
            <w:top w:val="none" w:sz="0" w:space="0" w:color="auto"/>
            <w:left w:val="none" w:sz="0" w:space="0" w:color="auto"/>
            <w:bottom w:val="none" w:sz="0" w:space="0" w:color="auto"/>
            <w:right w:val="none" w:sz="0" w:space="0" w:color="auto"/>
          </w:divBdr>
        </w:div>
        <w:div w:id="900798102">
          <w:marLeft w:val="640"/>
          <w:marRight w:val="0"/>
          <w:marTop w:val="0"/>
          <w:marBottom w:val="0"/>
          <w:divBdr>
            <w:top w:val="none" w:sz="0" w:space="0" w:color="auto"/>
            <w:left w:val="none" w:sz="0" w:space="0" w:color="auto"/>
            <w:bottom w:val="none" w:sz="0" w:space="0" w:color="auto"/>
            <w:right w:val="none" w:sz="0" w:space="0" w:color="auto"/>
          </w:divBdr>
        </w:div>
        <w:div w:id="1958171014">
          <w:marLeft w:val="640"/>
          <w:marRight w:val="0"/>
          <w:marTop w:val="0"/>
          <w:marBottom w:val="0"/>
          <w:divBdr>
            <w:top w:val="none" w:sz="0" w:space="0" w:color="auto"/>
            <w:left w:val="none" w:sz="0" w:space="0" w:color="auto"/>
            <w:bottom w:val="none" w:sz="0" w:space="0" w:color="auto"/>
            <w:right w:val="none" w:sz="0" w:space="0" w:color="auto"/>
          </w:divBdr>
        </w:div>
        <w:div w:id="535780471">
          <w:marLeft w:val="640"/>
          <w:marRight w:val="0"/>
          <w:marTop w:val="0"/>
          <w:marBottom w:val="0"/>
          <w:divBdr>
            <w:top w:val="none" w:sz="0" w:space="0" w:color="auto"/>
            <w:left w:val="none" w:sz="0" w:space="0" w:color="auto"/>
            <w:bottom w:val="none" w:sz="0" w:space="0" w:color="auto"/>
            <w:right w:val="none" w:sz="0" w:space="0" w:color="auto"/>
          </w:divBdr>
        </w:div>
        <w:div w:id="1867061683">
          <w:marLeft w:val="640"/>
          <w:marRight w:val="0"/>
          <w:marTop w:val="0"/>
          <w:marBottom w:val="0"/>
          <w:divBdr>
            <w:top w:val="none" w:sz="0" w:space="0" w:color="auto"/>
            <w:left w:val="none" w:sz="0" w:space="0" w:color="auto"/>
            <w:bottom w:val="none" w:sz="0" w:space="0" w:color="auto"/>
            <w:right w:val="none" w:sz="0" w:space="0" w:color="auto"/>
          </w:divBdr>
        </w:div>
      </w:divsChild>
    </w:div>
    <w:div w:id="43064306">
      <w:bodyDiv w:val="1"/>
      <w:marLeft w:val="0"/>
      <w:marRight w:val="0"/>
      <w:marTop w:val="0"/>
      <w:marBottom w:val="0"/>
      <w:divBdr>
        <w:top w:val="none" w:sz="0" w:space="0" w:color="auto"/>
        <w:left w:val="none" w:sz="0" w:space="0" w:color="auto"/>
        <w:bottom w:val="none" w:sz="0" w:space="0" w:color="auto"/>
        <w:right w:val="none" w:sz="0" w:space="0" w:color="auto"/>
      </w:divBdr>
      <w:divsChild>
        <w:div w:id="1434862244">
          <w:marLeft w:val="640"/>
          <w:marRight w:val="0"/>
          <w:marTop w:val="0"/>
          <w:marBottom w:val="0"/>
          <w:divBdr>
            <w:top w:val="none" w:sz="0" w:space="0" w:color="auto"/>
            <w:left w:val="none" w:sz="0" w:space="0" w:color="auto"/>
            <w:bottom w:val="none" w:sz="0" w:space="0" w:color="auto"/>
            <w:right w:val="none" w:sz="0" w:space="0" w:color="auto"/>
          </w:divBdr>
        </w:div>
        <w:div w:id="722293162">
          <w:marLeft w:val="640"/>
          <w:marRight w:val="0"/>
          <w:marTop w:val="0"/>
          <w:marBottom w:val="0"/>
          <w:divBdr>
            <w:top w:val="none" w:sz="0" w:space="0" w:color="auto"/>
            <w:left w:val="none" w:sz="0" w:space="0" w:color="auto"/>
            <w:bottom w:val="none" w:sz="0" w:space="0" w:color="auto"/>
            <w:right w:val="none" w:sz="0" w:space="0" w:color="auto"/>
          </w:divBdr>
        </w:div>
        <w:div w:id="5255244">
          <w:marLeft w:val="640"/>
          <w:marRight w:val="0"/>
          <w:marTop w:val="0"/>
          <w:marBottom w:val="0"/>
          <w:divBdr>
            <w:top w:val="none" w:sz="0" w:space="0" w:color="auto"/>
            <w:left w:val="none" w:sz="0" w:space="0" w:color="auto"/>
            <w:bottom w:val="none" w:sz="0" w:space="0" w:color="auto"/>
            <w:right w:val="none" w:sz="0" w:space="0" w:color="auto"/>
          </w:divBdr>
        </w:div>
        <w:div w:id="1506508513">
          <w:marLeft w:val="640"/>
          <w:marRight w:val="0"/>
          <w:marTop w:val="0"/>
          <w:marBottom w:val="0"/>
          <w:divBdr>
            <w:top w:val="none" w:sz="0" w:space="0" w:color="auto"/>
            <w:left w:val="none" w:sz="0" w:space="0" w:color="auto"/>
            <w:bottom w:val="none" w:sz="0" w:space="0" w:color="auto"/>
            <w:right w:val="none" w:sz="0" w:space="0" w:color="auto"/>
          </w:divBdr>
        </w:div>
        <w:div w:id="1048257289">
          <w:marLeft w:val="640"/>
          <w:marRight w:val="0"/>
          <w:marTop w:val="0"/>
          <w:marBottom w:val="0"/>
          <w:divBdr>
            <w:top w:val="none" w:sz="0" w:space="0" w:color="auto"/>
            <w:left w:val="none" w:sz="0" w:space="0" w:color="auto"/>
            <w:bottom w:val="none" w:sz="0" w:space="0" w:color="auto"/>
            <w:right w:val="none" w:sz="0" w:space="0" w:color="auto"/>
          </w:divBdr>
        </w:div>
        <w:div w:id="720789567">
          <w:marLeft w:val="640"/>
          <w:marRight w:val="0"/>
          <w:marTop w:val="0"/>
          <w:marBottom w:val="0"/>
          <w:divBdr>
            <w:top w:val="none" w:sz="0" w:space="0" w:color="auto"/>
            <w:left w:val="none" w:sz="0" w:space="0" w:color="auto"/>
            <w:bottom w:val="none" w:sz="0" w:space="0" w:color="auto"/>
            <w:right w:val="none" w:sz="0" w:space="0" w:color="auto"/>
          </w:divBdr>
        </w:div>
        <w:div w:id="1699818930">
          <w:marLeft w:val="640"/>
          <w:marRight w:val="0"/>
          <w:marTop w:val="0"/>
          <w:marBottom w:val="0"/>
          <w:divBdr>
            <w:top w:val="none" w:sz="0" w:space="0" w:color="auto"/>
            <w:left w:val="none" w:sz="0" w:space="0" w:color="auto"/>
            <w:bottom w:val="none" w:sz="0" w:space="0" w:color="auto"/>
            <w:right w:val="none" w:sz="0" w:space="0" w:color="auto"/>
          </w:divBdr>
        </w:div>
        <w:div w:id="710150088">
          <w:marLeft w:val="640"/>
          <w:marRight w:val="0"/>
          <w:marTop w:val="0"/>
          <w:marBottom w:val="0"/>
          <w:divBdr>
            <w:top w:val="none" w:sz="0" w:space="0" w:color="auto"/>
            <w:left w:val="none" w:sz="0" w:space="0" w:color="auto"/>
            <w:bottom w:val="none" w:sz="0" w:space="0" w:color="auto"/>
            <w:right w:val="none" w:sz="0" w:space="0" w:color="auto"/>
          </w:divBdr>
        </w:div>
        <w:div w:id="292448219">
          <w:marLeft w:val="640"/>
          <w:marRight w:val="0"/>
          <w:marTop w:val="0"/>
          <w:marBottom w:val="0"/>
          <w:divBdr>
            <w:top w:val="none" w:sz="0" w:space="0" w:color="auto"/>
            <w:left w:val="none" w:sz="0" w:space="0" w:color="auto"/>
            <w:bottom w:val="none" w:sz="0" w:space="0" w:color="auto"/>
            <w:right w:val="none" w:sz="0" w:space="0" w:color="auto"/>
          </w:divBdr>
        </w:div>
        <w:div w:id="1491215330">
          <w:marLeft w:val="640"/>
          <w:marRight w:val="0"/>
          <w:marTop w:val="0"/>
          <w:marBottom w:val="0"/>
          <w:divBdr>
            <w:top w:val="none" w:sz="0" w:space="0" w:color="auto"/>
            <w:left w:val="none" w:sz="0" w:space="0" w:color="auto"/>
            <w:bottom w:val="none" w:sz="0" w:space="0" w:color="auto"/>
            <w:right w:val="none" w:sz="0" w:space="0" w:color="auto"/>
          </w:divBdr>
        </w:div>
        <w:div w:id="666904621">
          <w:marLeft w:val="640"/>
          <w:marRight w:val="0"/>
          <w:marTop w:val="0"/>
          <w:marBottom w:val="0"/>
          <w:divBdr>
            <w:top w:val="none" w:sz="0" w:space="0" w:color="auto"/>
            <w:left w:val="none" w:sz="0" w:space="0" w:color="auto"/>
            <w:bottom w:val="none" w:sz="0" w:space="0" w:color="auto"/>
            <w:right w:val="none" w:sz="0" w:space="0" w:color="auto"/>
          </w:divBdr>
        </w:div>
        <w:div w:id="1522818407">
          <w:marLeft w:val="640"/>
          <w:marRight w:val="0"/>
          <w:marTop w:val="0"/>
          <w:marBottom w:val="0"/>
          <w:divBdr>
            <w:top w:val="none" w:sz="0" w:space="0" w:color="auto"/>
            <w:left w:val="none" w:sz="0" w:space="0" w:color="auto"/>
            <w:bottom w:val="none" w:sz="0" w:space="0" w:color="auto"/>
            <w:right w:val="none" w:sz="0" w:space="0" w:color="auto"/>
          </w:divBdr>
        </w:div>
        <w:div w:id="1250195093">
          <w:marLeft w:val="640"/>
          <w:marRight w:val="0"/>
          <w:marTop w:val="0"/>
          <w:marBottom w:val="0"/>
          <w:divBdr>
            <w:top w:val="none" w:sz="0" w:space="0" w:color="auto"/>
            <w:left w:val="none" w:sz="0" w:space="0" w:color="auto"/>
            <w:bottom w:val="none" w:sz="0" w:space="0" w:color="auto"/>
            <w:right w:val="none" w:sz="0" w:space="0" w:color="auto"/>
          </w:divBdr>
        </w:div>
        <w:div w:id="1770081966">
          <w:marLeft w:val="640"/>
          <w:marRight w:val="0"/>
          <w:marTop w:val="0"/>
          <w:marBottom w:val="0"/>
          <w:divBdr>
            <w:top w:val="none" w:sz="0" w:space="0" w:color="auto"/>
            <w:left w:val="none" w:sz="0" w:space="0" w:color="auto"/>
            <w:bottom w:val="none" w:sz="0" w:space="0" w:color="auto"/>
            <w:right w:val="none" w:sz="0" w:space="0" w:color="auto"/>
          </w:divBdr>
        </w:div>
        <w:div w:id="37707828">
          <w:marLeft w:val="640"/>
          <w:marRight w:val="0"/>
          <w:marTop w:val="0"/>
          <w:marBottom w:val="0"/>
          <w:divBdr>
            <w:top w:val="none" w:sz="0" w:space="0" w:color="auto"/>
            <w:left w:val="none" w:sz="0" w:space="0" w:color="auto"/>
            <w:bottom w:val="none" w:sz="0" w:space="0" w:color="auto"/>
            <w:right w:val="none" w:sz="0" w:space="0" w:color="auto"/>
          </w:divBdr>
        </w:div>
        <w:div w:id="1604343326">
          <w:marLeft w:val="640"/>
          <w:marRight w:val="0"/>
          <w:marTop w:val="0"/>
          <w:marBottom w:val="0"/>
          <w:divBdr>
            <w:top w:val="none" w:sz="0" w:space="0" w:color="auto"/>
            <w:left w:val="none" w:sz="0" w:space="0" w:color="auto"/>
            <w:bottom w:val="none" w:sz="0" w:space="0" w:color="auto"/>
            <w:right w:val="none" w:sz="0" w:space="0" w:color="auto"/>
          </w:divBdr>
        </w:div>
        <w:div w:id="1392996162">
          <w:marLeft w:val="640"/>
          <w:marRight w:val="0"/>
          <w:marTop w:val="0"/>
          <w:marBottom w:val="0"/>
          <w:divBdr>
            <w:top w:val="none" w:sz="0" w:space="0" w:color="auto"/>
            <w:left w:val="none" w:sz="0" w:space="0" w:color="auto"/>
            <w:bottom w:val="none" w:sz="0" w:space="0" w:color="auto"/>
            <w:right w:val="none" w:sz="0" w:space="0" w:color="auto"/>
          </w:divBdr>
        </w:div>
        <w:div w:id="1470978799">
          <w:marLeft w:val="640"/>
          <w:marRight w:val="0"/>
          <w:marTop w:val="0"/>
          <w:marBottom w:val="0"/>
          <w:divBdr>
            <w:top w:val="none" w:sz="0" w:space="0" w:color="auto"/>
            <w:left w:val="none" w:sz="0" w:space="0" w:color="auto"/>
            <w:bottom w:val="none" w:sz="0" w:space="0" w:color="auto"/>
            <w:right w:val="none" w:sz="0" w:space="0" w:color="auto"/>
          </w:divBdr>
        </w:div>
        <w:div w:id="696084739">
          <w:marLeft w:val="640"/>
          <w:marRight w:val="0"/>
          <w:marTop w:val="0"/>
          <w:marBottom w:val="0"/>
          <w:divBdr>
            <w:top w:val="none" w:sz="0" w:space="0" w:color="auto"/>
            <w:left w:val="none" w:sz="0" w:space="0" w:color="auto"/>
            <w:bottom w:val="none" w:sz="0" w:space="0" w:color="auto"/>
            <w:right w:val="none" w:sz="0" w:space="0" w:color="auto"/>
          </w:divBdr>
        </w:div>
        <w:div w:id="1053886053">
          <w:marLeft w:val="640"/>
          <w:marRight w:val="0"/>
          <w:marTop w:val="0"/>
          <w:marBottom w:val="0"/>
          <w:divBdr>
            <w:top w:val="none" w:sz="0" w:space="0" w:color="auto"/>
            <w:left w:val="none" w:sz="0" w:space="0" w:color="auto"/>
            <w:bottom w:val="none" w:sz="0" w:space="0" w:color="auto"/>
            <w:right w:val="none" w:sz="0" w:space="0" w:color="auto"/>
          </w:divBdr>
        </w:div>
        <w:div w:id="1559320734">
          <w:marLeft w:val="640"/>
          <w:marRight w:val="0"/>
          <w:marTop w:val="0"/>
          <w:marBottom w:val="0"/>
          <w:divBdr>
            <w:top w:val="none" w:sz="0" w:space="0" w:color="auto"/>
            <w:left w:val="none" w:sz="0" w:space="0" w:color="auto"/>
            <w:bottom w:val="none" w:sz="0" w:space="0" w:color="auto"/>
            <w:right w:val="none" w:sz="0" w:space="0" w:color="auto"/>
          </w:divBdr>
        </w:div>
        <w:div w:id="884290413">
          <w:marLeft w:val="640"/>
          <w:marRight w:val="0"/>
          <w:marTop w:val="0"/>
          <w:marBottom w:val="0"/>
          <w:divBdr>
            <w:top w:val="none" w:sz="0" w:space="0" w:color="auto"/>
            <w:left w:val="none" w:sz="0" w:space="0" w:color="auto"/>
            <w:bottom w:val="none" w:sz="0" w:space="0" w:color="auto"/>
            <w:right w:val="none" w:sz="0" w:space="0" w:color="auto"/>
          </w:divBdr>
        </w:div>
        <w:div w:id="1622497480">
          <w:marLeft w:val="640"/>
          <w:marRight w:val="0"/>
          <w:marTop w:val="0"/>
          <w:marBottom w:val="0"/>
          <w:divBdr>
            <w:top w:val="none" w:sz="0" w:space="0" w:color="auto"/>
            <w:left w:val="none" w:sz="0" w:space="0" w:color="auto"/>
            <w:bottom w:val="none" w:sz="0" w:space="0" w:color="auto"/>
            <w:right w:val="none" w:sz="0" w:space="0" w:color="auto"/>
          </w:divBdr>
        </w:div>
        <w:div w:id="16202190">
          <w:marLeft w:val="640"/>
          <w:marRight w:val="0"/>
          <w:marTop w:val="0"/>
          <w:marBottom w:val="0"/>
          <w:divBdr>
            <w:top w:val="none" w:sz="0" w:space="0" w:color="auto"/>
            <w:left w:val="none" w:sz="0" w:space="0" w:color="auto"/>
            <w:bottom w:val="none" w:sz="0" w:space="0" w:color="auto"/>
            <w:right w:val="none" w:sz="0" w:space="0" w:color="auto"/>
          </w:divBdr>
        </w:div>
        <w:div w:id="631636762">
          <w:marLeft w:val="640"/>
          <w:marRight w:val="0"/>
          <w:marTop w:val="0"/>
          <w:marBottom w:val="0"/>
          <w:divBdr>
            <w:top w:val="none" w:sz="0" w:space="0" w:color="auto"/>
            <w:left w:val="none" w:sz="0" w:space="0" w:color="auto"/>
            <w:bottom w:val="none" w:sz="0" w:space="0" w:color="auto"/>
            <w:right w:val="none" w:sz="0" w:space="0" w:color="auto"/>
          </w:divBdr>
        </w:div>
        <w:div w:id="2051412987">
          <w:marLeft w:val="640"/>
          <w:marRight w:val="0"/>
          <w:marTop w:val="0"/>
          <w:marBottom w:val="0"/>
          <w:divBdr>
            <w:top w:val="none" w:sz="0" w:space="0" w:color="auto"/>
            <w:left w:val="none" w:sz="0" w:space="0" w:color="auto"/>
            <w:bottom w:val="none" w:sz="0" w:space="0" w:color="auto"/>
            <w:right w:val="none" w:sz="0" w:space="0" w:color="auto"/>
          </w:divBdr>
        </w:div>
        <w:div w:id="309557983">
          <w:marLeft w:val="640"/>
          <w:marRight w:val="0"/>
          <w:marTop w:val="0"/>
          <w:marBottom w:val="0"/>
          <w:divBdr>
            <w:top w:val="none" w:sz="0" w:space="0" w:color="auto"/>
            <w:left w:val="none" w:sz="0" w:space="0" w:color="auto"/>
            <w:bottom w:val="none" w:sz="0" w:space="0" w:color="auto"/>
            <w:right w:val="none" w:sz="0" w:space="0" w:color="auto"/>
          </w:divBdr>
        </w:div>
        <w:div w:id="1878883437">
          <w:marLeft w:val="640"/>
          <w:marRight w:val="0"/>
          <w:marTop w:val="0"/>
          <w:marBottom w:val="0"/>
          <w:divBdr>
            <w:top w:val="none" w:sz="0" w:space="0" w:color="auto"/>
            <w:left w:val="none" w:sz="0" w:space="0" w:color="auto"/>
            <w:bottom w:val="none" w:sz="0" w:space="0" w:color="auto"/>
            <w:right w:val="none" w:sz="0" w:space="0" w:color="auto"/>
          </w:divBdr>
        </w:div>
        <w:div w:id="2092002909">
          <w:marLeft w:val="640"/>
          <w:marRight w:val="0"/>
          <w:marTop w:val="0"/>
          <w:marBottom w:val="0"/>
          <w:divBdr>
            <w:top w:val="none" w:sz="0" w:space="0" w:color="auto"/>
            <w:left w:val="none" w:sz="0" w:space="0" w:color="auto"/>
            <w:bottom w:val="none" w:sz="0" w:space="0" w:color="auto"/>
            <w:right w:val="none" w:sz="0" w:space="0" w:color="auto"/>
          </w:divBdr>
        </w:div>
        <w:div w:id="305085765">
          <w:marLeft w:val="640"/>
          <w:marRight w:val="0"/>
          <w:marTop w:val="0"/>
          <w:marBottom w:val="0"/>
          <w:divBdr>
            <w:top w:val="none" w:sz="0" w:space="0" w:color="auto"/>
            <w:left w:val="none" w:sz="0" w:space="0" w:color="auto"/>
            <w:bottom w:val="none" w:sz="0" w:space="0" w:color="auto"/>
            <w:right w:val="none" w:sz="0" w:space="0" w:color="auto"/>
          </w:divBdr>
        </w:div>
        <w:div w:id="214660926">
          <w:marLeft w:val="640"/>
          <w:marRight w:val="0"/>
          <w:marTop w:val="0"/>
          <w:marBottom w:val="0"/>
          <w:divBdr>
            <w:top w:val="none" w:sz="0" w:space="0" w:color="auto"/>
            <w:left w:val="none" w:sz="0" w:space="0" w:color="auto"/>
            <w:bottom w:val="none" w:sz="0" w:space="0" w:color="auto"/>
            <w:right w:val="none" w:sz="0" w:space="0" w:color="auto"/>
          </w:divBdr>
        </w:div>
        <w:div w:id="1056666463">
          <w:marLeft w:val="640"/>
          <w:marRight w:val="0"/>
          <w:marTop w:val="0"/>
          <w:marBottom w:val="0"/>
          <w:divBdr>
            <w:top w:val="none" w:sz="0" w:space="0" w:color="auto"/>
            <w:left w:val="none" w:sz="0" w:space="0" w:color="auto"/>
            <w:bottom w:val="none" w:sz="0" w:space="0" w:color="auto"/>
            <w:right w:val="none" w:sz="0" w:space="0" w:color="auto"/>
          </w:divBdr>
        </w:div>
        <w:div w:id="963315349">
          <w:marLeft w:val="640"/>
          <w:marRight w:val="0"/>
          <w:marTop w:val="0"/>
          <w:marBottom w:val="0"/>
          <w:divBdr>
            <w:top w:val="none" w:sz="0" w:space="0" w:color="auto"/>
            <w:left w:val="none" w:sz="0" w:space="0" w:color="auto"/>
            <w:bottom w:val="none" w:sz="0" w:space="0" w:color="auto"/>
            <w:right w:val="none" w:sz="0" w:space="0" w:color="auto"/>
          </w:divBdr>
        </w:div>
        <w:div w:id="146167689">
          <w:marLeft w:val="640"/>
          <w:marRight w:val="0"/>
          <w:marTop w:val="0"/>
          <w:marBottom w:val="0"/>
          <w:divBdr>
            <w:top w:val="none" w:sz="0" w:space="0" w:color="auto"/>
            <w:left w:val="none" w:sz="0" w:space="0" w:color="auto"/>
            <w:bottom w:val="none" w:sz="0" w:space="0" w:color="auto"/>
            <w:right w:val="none" w:sz="0" w:space="0" w:color="auto"/>
          </w:divBdr>
        </w:div>
        <w:div w:id="912928301">
          <w:marLeft w:val="640"/>
          <w:marRight w:val="0"/>
          <w:marTop w:val="0"/>
          <w:marBottom w:val="0"/>
          <w:divBdr>
            <w:top w:val="none" w:sz="0" w:space="0" w:color="auto"/>
            <w:left w:val="none" w:sz="0" w:space="0" w:color="auto"/>
            <w:bottom w:val="none" w:sz="0" w:space="0" w:color="auto"/>
            <w:right w:val="none" w:sz="0" w:space="0" w:color="auto"/>
          </w:divBdr>
        </w:div>
        <w:div w:id="24988724">
          <w:marLeft w:val="640"/>
          <w:marRight w:val="0"/>
          <w:marTop w:val="0"/>
          <w:marBottom w:val="0"/>
          <w:divBdr>
            <w:top w:val="none" w:sz="0" w:space="0" w:color="auto"/>
            <w:left w:val="none" w:sz="0" w:space="0" w:color="auto"/>
            <w:bottom w:val="none" w:sz="0" w:space="0" w:color="auto"/>
            <w:right w:val="none" w:sz="0" w:space="0" w:color="auto"/>
          </w:divBdr>
        </w:div>
        <w:div w:id="2111777821">
          <w:marLeft w:val="640"/>
          <w:marRight w:val="0"/>
          <w:marTop w:val="0"/>
          <w:marBottom w:val="0"/>
          <w:divBdr>
            <w:top w:val="none" w:sz="0" w:space="0" w:color="auto"/>
            <w:left w:val="none" w:sz="0" w:space="0" w:color="auto"/>
            <w:bottom w:val="none" w:sz="0" w:space="0" w:color="auto"/>
            <w:right w:val="none" w:sz="0" w:space="0" w:color="auto"/>
          </w:divBdr>
        </w:div>
        <w:div w:id="2047753528">
          <w:marLeft w:val="640"/>
          <w:marRight w:val="0"/>
          <w:marTop w:val="0"/>
          <w:marBottom w:val="0"/>
          <w:divBdr>
            <w:top w:val="none" w:sz="0" w:space="0" w:color="auto"/>
            <w:left w:val="none" w:sz="0" w:space="0" w:color="auto"/>
            <w:bottom w:val="none" w:sz="0" w:space="0" w:color="auto"/>
            <w:right w:val="none" w:sz="0" w:space="0" w:color="auto"/>
          </w:divBdr>
        </w:div>
        <w:div w:id="978343701">
          <w:marLeft w:val="640"/>
          <w:marRight w:val="0"/>
          <w:marTop w:val="0"/>
          <w:marBottom w:val="0"/>
          <w:divBdr>
            <w:top w:val="none" w:sz="0" w:space="0" w:color="auto"/>
            <w:left w:val="none" w:sz="0" w:space="0" w:color="auto"/>
            <w:bottom w:val="none" w:sz="0" w:space="0" w:color="auto"/>
            <w:right w:val="none" w:sz="0" w:space="0" w:color="auto"/>
          </w:divBdr>
        </w:div>
        <w:div w:id="1505393768">
          <w:marLeft w:val="640"/>
          <w:marRight w:val="0"/>
          <w:marTop w:val="0"/>
          <w:marBottom w:val="0"/>
          <w:divBdr>
            <w:top w:val="none" w:sz="0" w:space="0" w:color="auto"/>
            <w:left w:val="none" w:sz="0" w:space="0" w:color="auto"/>
            <w:bottom w:val="none" w:sz="0" w:space="0" w:color="auto"/>
            <w:right w:val="none" w:sz="0" w:space="0" w:color="auto"/>
          </w:divBdr>
        </w:div>
        <w:div w:id="1564682148">
          <w:marLeft w:val="640"/>
          <w:marRight w:val="0"/>
          <w:marTop w:val="0"/>
          <w:marBottom w:val="0"/>
          <w:divBdr>
            <w:top w:val="none" w:sz="0" w:space="0" w:color="auto"/>
            <w:left w:val="none" w:sz="0" w:space="0" w:color="auto"/>
            <w:bottom w:val="none" w:sz="0" w:space="0" w:color="auto"/>
            <w:right w:val="none" w:sz="0" w:space="0" w:color="auto"/>
          </w:divBdr>
        </w:div>
        <w:div w:id="1390614695">
          <w:marLeft w:val="640"/>
          <w:marRight w:val="0"/>
          <w:marTop w:val="0"/>
          <w:marBottom w:val="0"/>
          <w:divBdr>
            <w:top w:val="none" w:sz="0" w:space="0" w:color="auto"/>
            <w:left w:val="none" w:sz="0" w:space="0" w:color="auto"/>
            <w:bottom w:val="none" w:sz="0" w:space="0" w:color="auto"/>
            <w:right w:val="none" w:sz="0" w:space="0" w:color="auto"/>
          </w:divBdr>
        </w:div>
        <w:div w:id="1302536386">
          <w:marLeft w:val="640"/>
          <w:marRight w:val="0"/>
          <w:marTop w:val="0"/>
          <w:marBottom w:val="0"/>
          <w:divBdr>
            <w:top w:val="none" w:sz="0" w:space="0" w:color="auto"/>
            <w:left w:val="none" w:sz="0" w:space="0" w:color="auto"/>
            <w:bottom w:val="none" w:sz="0" w:space="0" w:color="auto"/>
            <w:right w:val="none" w:sz="0" w:space="0" w:color="auto"/>
          </w:divBdr>
        </w:div>
        <w:div w:id="1026835356">
          <w:marLeft w:val="640"/>
          <w:marRight w:val="0"/>
          <w:marTop w:val="0"/>
          <w:marBottom w:val="0"/>
          <w:divBdr>
            <w:top w:val="none" w:sz="0" w:space="0" w:color="auto"/>
            <w:left w:val="none" w:sz="0" w:space="0" w:color="auto"/>
            <w:bottom w:val="none" w:sz="0" w:space="0" w:color="auto"/>
            <w:right w:val="none" w:sz="0" w:space="0" w:color="auto"/>
          </w:divBdr>
        </w:div>
        <w:div w:id="1260870846">
          <w:marLeft w:val="640"/>
          <w:marRight w:val="0"/>
          <w:marTop w:val="0"/>
          <w:marBottom w:val="0"/>
          <w:divBdr>
            <w:top w:val="none" w:sz="0" w:space="0" w:color="auto"/>
            <w:left w:val="none" w:sz="0" w:space="0" w:color="auto"/>
            <w:bottom w:val="none" w:sz="0" w:space="0" w:color="auto"/>
            <w:right w:val="none" w:sz="0" w:space="0" w:color="auto"/>
          </w:divBdr>
        </w:div>
        <w:div w:id="35743509">
          <w:marLeft w:val="640"/>
          <w:marRight w:val="0"/>
          <w:marTop w:val="0"/>
          <w:marBottom w:val="0"/>
          <w:divBdr>
            <w:top w:val="none" w:sz="0" w:space="0" w:color="auto"/>
            <w:left w:val="none" w:sz="0" w:space="0" w:color="auto"/>
            <w:bottom w:val="none" w:sz="0" w:space="0" w:color="auto"/>
            <w:right w:val="none" w:sz="0" w:space="0" w:color="auto"/>
          </w:divBdr>
        </w:div>
        <w:div w:id="1004819285">
          <w:marLeft w:val="640"/>
          <w:marRight w:val="0"/>
          <w:marTop w:val="0"/>
          <w:marBottom w:val="0"/>
          <w:divBdr>
            <w:top w:val="none" w:sz="0" w:space="0" w:color="auto"/>
            <w:left w:val="none" w:sz="0" w:space="0" w:color="auto"/>
            <w:bottom w:val="none" w:sz="0" w:space="0" w:color="auto"/>
            <w:right w:val="none" w:sz="0" w:space="0" w:color="auto"/>
          </w:divBdr>
        </w:div>
        <w:div w:id="192502588">
          <w:marLeft w:val="640"/>
          <w:marRight w:val="0"/>
          <w:marTop w:val="0"/>
          <w:marBottom w:val="0"/>
          <w:divBdr>
            <w:top w:val="none" w:sz="0" w:space="0" w:color="auto"/>
            <w:left w:val="none" w:sz="0" w:space="0" w:color="auto"/>
            <w:bottom w:val="none" w:sz="0" w:space="0" w:color="auto"/>
            <w:right w:val="none" w:sz="0" w:space="0" w:color="auto"/>
          </w:divBdr>
        </w:div>
        <w:div w:id="531457952">
          <w:marLeft w:val="640"/>
          <w:marRight w:val="0"/>
          <w:marTop w:val="0"/>
          <w:marBottom w:val="0"/>
          <w:divBdr>
            <w:top w:val="none" w:sz="0" w:space="0" w:color="auto"/>
            <w:left w:val="none" w:sz="0" w:space="0" w:color="auto"/>
            <w:bottom w:val="none" w:sz="0" w:space="0" w:color="auto"/>
            <w:right w:val="none" w:sz="0" w:space="0" w:color="auto"/>
          </w:divBdr>
        </w:div>
        <w:div w:id="390736096">
          <w:marLeft w:val="640"/>
          <w:marRight w:val="0"/>
          <w:marTop w:val="0"/>
          <w:marBottom w:val="0"/>
          <w:divBdr>
            <w:top w:val="none" w:sz="0" w:space="0" w:color="auto"/>
            <w:left w:val="none" w:sz="0" w:space="0" w:color="auto"/>
            <w:bottom w:val="none" w:sz="0" w:space="0" w:color="auto"/>
            <w:right w:val="none" w:sz="0" w:space="0" w:color="auto"/>
          </w:divBdr>
        </w:div>
        <w:div w:id="809708950">
          <w:marLeft w:val="640"/>
          <w:marRight w:val="0"/>
          <w:marTop w:val="0"/>
          <w:marBottom w:val="0"/>
          <w:divBdr>
            <w:top w:val="none" w:sz="0" w:space="0" w:color="auto"/>
            <w:left w:val="none" w:sz="0" w:space="0" w:color="auto"/>
            <w:bottom w:val="none" w:sz="0" w:space="0" w:color="auto"/>
            <w:right w:val="none" w:sz="0" w:space="0" w:color="auto"/>
          </w:divBdr>
        </w:div>
        <w:div w:id="1491140710">
          <w:marLeft w:val="640"/>
          <w:marRight w:val="0"/>
          <w:marTop w:val="0"/>
          <w:marBottom w:val="0"/>
          <w:divBdr>
            <w:top w:val="none" w:sz="0" w:space="0" w:color="auto"/>
            <w:left w:val="none" w:sz="0" w:space="0" w:color="auto"/>
            <w:bottom w:val="none" w:sz="0" w:space="0" w:color="auto"/>
            <w:right w:val="none" w:sz="0" w:space="0" w:color="auto"/>
          </w:divBdr>
        </w:div>
        <w:div w:id="1242518404">
          <w:marLeft w:val="640"/>
          <w:marRight w:val="0"/>
          <w:marTop w:val="0"/>
          <w:marBottom w:val="0"/>
          <w:divBdr>
            <w:top w:val="none" w:sz="0" w:space="0" w:color="auto"/>
            <w:left w:val="none" w:sz="0" w:space="0" w:color="auto"/>
            <w:bottom w:val="none" w:sz="0" w:space="0" w:color="auto"/>
            <w:right w:val="none" w:sz="0" w:space="0" w:color="auto"/>
          </w:divBdr>
        </w:div>
        <w:div w:id="176963529">
          <w:marLeft w:val="640"/>
          <w:marRight w:val="0"/>
          <w:marTop w:val="0"/>
          <w:marBottom w:val="0"/>
          <w:divBdr>
            <w:top w:val="none" w:sz="0" w:space="0" w:color="auto"/>
            <w:left w:val="none" w:sz="0" w:space="0" w:color="auto"/>
            <w:bottom w:val="none" w:sz="0" w:space="0" w:color="auto"/>
            <w:right w:val="none" w:sz="0" w:space="0" w:color="auto"/>
          </w:divBdr>
        </w:div>
        <w:div w:id="227229386">
          <w:marLeft w:val="640"/>
          <w:marRight w:val="0"/>
          <w:marTop w:val="0"/>
          <w:marBottom w:val="0"/>
          <w:divBdr>
            <w:top w:val="none" w:sz="0" w:space="0" w:color="auto"/>
            <w:left w:val="none" w:sz="0" w:space="0" w:color="auto"/>
            <w:bottom w:val="none" w:sz="0" w:space="0" w:color="auto"/>
            <w:right w:val="none" w:sz="0" w:space="0" w:color="auto"/>
          </w:divBdr>
        </w:div>
        <w:div w:id="2003895449">
          <w:marLeft w:val="640"/>
          <w:marRight w:val="0"/>
          <w:marTop w:val="0"/>
          <w:marBottom w:val="0"/>
          <w:divBdr>
            <w:top w:val="none" w:sz="0" w:space="0" w:color="auto"/>
            <w:left w:val="none" w:sz="0" w:space="0" w:color="auto"/>
            <w:bottom w:val="none" w:sz="0" w:space="0" w:color="auto"/>
            <w:right w:val="none" w:sz="0" w:space="0" w:color="auto"/>
          </w:divBdr>
        </w:div>
        <w:div w:id="1783651726">
          <w:marLeft w:val="640"/>
          <w:marRight w:val="0"/>
          <w:marTop w:val="0"/>
          <w:marBottom w:val="0"/>
          <w:divBdr>
            <w:top w:val="none" w:sz="0" w:space="0" w:color="auto"/>
            <w:left w:val="none" w:sz="0" w:space="0" w:color="auto"/>
            <w:bottom w:val="none" w:sz="0" w:space="0" w:color="auto"/>
            <w:right w:val="none" w:sz="0" w:space="0" w:color="auto"/>
          </w:divBdr>
        </w:div>
        <w:div w:id="729957874">
          <w:marLeft w:val="640"/>
          <w:marRight w:val="0"/>
          <w:marTop w:val="0"/>
          <w:marBottom w:val="0"/>
          <w:divBdr>
            <w:top w:val="none" w:sz="0" w:space="0" w:color="auto"/>
            <w:left w:val="none" w:sz="0" w:space="0" w:color="auto"/>
            <w:bottom w:val="none" w:sz="0" w:space="0" w:color="auto"/>
            <w:right w:val="none" w:sz="0" w:space="0" w:color="auto"/>
          </w:divBdr>
        </w:div>
        <w:div w:id="1923951902">
          <w:marLeft w:val="640"/>
          <w:marRight w:val="0"/>
          <w:marTop w:val="0"/>
          <w:marBottom w:val="0"/>
          <w:divBdr>
            <w:top w:val="none" w:sz="0" w:space="0" w:color="auto"/>
            <w:left w:val="none" w:sz="0" w:space="0" w:color="auto"/>
            <w:bottom w:val="none" w:sz="0" w:space="0" w:color="auto"/>
            <w:right w:val="none" w:sz="0" w:space="0" w:color="auto"/>
          </w:divBdr>
        </w:div>
        <w:div w:id="1997873316">
          <w:marLeft w:val="640"/>
          <w:marRight w:val="0"/>
          <w:marTop w:val="0"/>
          <w:marBottom w:val="0"/>
          <w:divBdr>
            <w:top w:val="none" w:sz="0" w:space="0" w:color="auto"/>
            <w:left w:val="none" w:sz="0" w:space="0" w:color="auto"/>
            <w:bottom w:val="none" w:sz="0" w:space="0" w:color="auto"/>
            <w:right w:val="none" w:sz="0" w:space="0" w:color="auto"/>
          </w:divBdr>
        </w:div>
        <w:div w:id="898899178">
          <w:marLeft w:val="640"/>
          <w:marRight w:val="0"/>
          <w:marTop w:val="0"/>
          <w:marBottom w:val="0"/>
          <w:divBdr>
            <w:top w:val="none" w:sz="0" w:space="0" w:color="auto"/>
            <w:left w:val="none" w:sz="0" w:space="0" w:color="auto"/>
            <w:bottom w:val="none" w:sz="0" w:space="0" w:color="auto"/>
            <w:right w:val="none" w:sz="0" w:space="0" w:color="auto"/>
          </w:divBdr>
        </w:div>
        <w:div w:id="1195263928">
          <w:marLeft w:val="640"/>
          <w:marRight w:val="0"/>
          <w:marTop w:val="0"/>
          <w:marBottom w:val="0"/>
          <w:divBdr>
            <w:top w:val="none" w:sz="0" w:space="0" w:color="auto"/>
            <w:left w:val="none" w:sz="0" w:space="0" w:color="auto"/>
            <w:bottom w:val="none" w:sz="0" w:space="0" w:color="auto"/>
            <w:right w:val="none" w:sz="0" w:space="0" w:color="auto"/>
          </w:divBdr>
        </w:div>
        <w:div w:id="1855411597">
          <w:marLeft w:val="640"/>
          <w:marRight w:val="0"/>
          <w:marTop w:val="0"/>
          <w:marBottom w:val="0"/>
          <w:divBdr>
            <w:top w:val="none" w:sz="0" w:space="0" w:color="auto"/>
            <w:left w:val="none" w:sz="0" w:space="0" w:color="auto"/>
            <w:bottom w:val="none" w:sz="0" w:space="0" w:color="auto"/>
            <w:right w:val="none" w:sz="0" w:space="0" w:color="auto"/>
          </w:divBdr>
        </w:div>
        <w:div w:id="288319791">
          <w:marLeft w:val="640"/>
          <w:marRight w:val="0"/>
          <w:marTop w:val="0"/>
          <w:marBottom w:val="0"/>
          <w:divBdr>
            <w:top w:val="none" w:sz="0" w:space="0" w:color="auto"/>
            <w:left w:val="none" w:sz="0" w:space="0" w:color="auto"/>
            <w:bottom w:val="none" w:sz="0" w:space="0" w:color="auto"/>
            <w:right w:val="none" w:sz="0" w:space="0" w:color="auto"/>
          </w:divBdr>
        </w:div>
        <w:div w:id="1630939922">
          <w:marLeft w:val="640"/>
          <w:marRight w:val="0"/>
          <w:marTop w:val="0"/>
          <w:marBottom w:val="0"/>
          <w:divBdr>
            <w:top w:val="none" w:sz="0" w:space="0" w:color="auto"/>
            <w:left w:val="none" w:sz="0" w:space="0" w:color="auto"/>
            <w:bottom w:val="none" w:sz="0" w:space="0" w:color="auto"/>
            <w:right w:val="none" w:sz="0" w:space="0" w:color="auto"/>
          </w:divBdr>
        </w:div>
        <w:div w:id="1765682729">
          <w:marLeft w:val="640"/>
          <w:marRight w:val="0"/>
          <w:marTop w:val="0"/>
          <w:marBottom w:val="0"/>
          <w:divBdr>
            <w:top w:val="none" w:sz="0" w:space="0" w:color="auto"/>
            <w:left w:val="none" w:sz="0" w:space="0" w:color="auto"/>
            <w:bottom w:val="none" w:sz="0" w:space="0" w:color="auto"/>
            <w:right w:val="none" w:sz="0" w:space="0" w:color="auto"/>
          </w:divBdr>
        </w:div>
        <w:div w:id="1779137253">
          <w:marLeft w:val="640"/>
          <w:marRight w:val="0"/>
          <w:marTop w:val="0"/>
          <w:marBottom w:val="0"/>
          <w:divBdr>
            <w:top w:val="none" w:sz="0" w:space="0" w:color="auto"/>
            <w:left w:val="none" w:sz="0" w:space="0" w:color="auto"/>
            <w:bottom w:val="none" w:sz="0" w:space="0" w:color="auto"/>
            <w:right w:val="none" w:sz="0" w:space="0" w:color="auto"/>
          </w:divBdr>
        </w:div>
        <w:div w:id="1338923191">
          <w:marLeft w:val="640"/>
          <w:marRight w:val="0"/>
          <w:marTop w:val="0"/>
          <w:marBottom w:val="0"/>
          <w:divBdr>
            <w:top w:val="none" w:sz="0" w:space="0" w:color="auto"/>
            <w:left w:val="none" w:sz="0" w:space="0" w:color="auto"/>
            <w:bottom w:val="none" w:sz="0" w:space="0" w:color="auto"/>
            <w:right w:val="none" w:sz="0" w:space="0" w:color="auto"/>
          </w:divBdr>
        </w:div>
        <w:div w:id="356584351">
          <w:marLeft w:val="640"/>
          <w:marRight w:val="0"/>
          <w:marTop w:val="0"/>
          <w:marBottom w:val="0"/>
          <w:divBdr>
            <w:top w:val="none" w:sz="0" w:space="0" w:color="auto"/>
            <w:left w:val="none" w:sz="0" w:space="0" w:color="auto"/>
            <w:bottom w:val="none" w:sz="0" w:space="0" w:color="auto"/>
            <w:right w:val="none" w:sz="0" w:space="0" w:color="auto"/>
          </w:divBdr>
        </w:div>
        <w:div w:id="1629968333">
          <w:marLeft w:val="640"/>
          <w:marRight w:val="0"/>
          <w:marTop w:val="0"/>
          <w:marBottom w:val="0"/>
          <w:divBdr>
            <w:top w:val="none" w:sz="0" w:space="0" w:color="auto"/>
            <w:left w:val="none" w:sz="0" w:space="0" w:color="auto"/>
            <w:bottom w:val="none" w:sz="0" w:space="0" w:color="auto"/>
            <w:right w:val="none" w:sz="0" w:space="0" w:color="auto"/>
          </w:divBdr>
        </w:div>
        <w:div w:id="130103107">
          <w:marLeft w:val="640"/>
          <w:marRight w:val="0"/>
          <w:marTop w:val="0"/>
          <w:marBottom w:val="0"/>
          <w:divBdr>
            <w:top w:val="none" w:sz="0" w:space="0" w:color="auto"/>
            <w:left w:val="none" w:sz="0" w:space="0" w:color="auto"/>
            <w:bottom w:val="none" w:sz="0" w:space="0" w:color="auto"/>
            <w:right w:val="none" w:sz="0" w:space="0" w:color="auto"/>
          </w:divBdr>
        </w:div>
        <w:div w:id="778334727">
          <w:marLeft w:val="640"/>
          <w:marRight w:val="0"/>
          <w:marTop w:val="0"/>
          <w:marBottom w:val="0"/>
          <w:divBdr>
            <w:top w:val="none" w:sz="0" w:space="0" w:color="auto"/>
            <w:left w:val="none" w:sz="0" w:space="0" w:color="auto"/>
            <w:bottom w:val="none" w:sz="0" w:space="0" w:color="auto"/>
            <w:right w:val="none" w:sz="0" w:space="0" w:color="auto"/>
          </w:divBdr>
        </w:div>
        <w:div w:id="534394531">
          <w:marLeft w:val="640"/>
          <w:marRight w:val="0"/>
          <w:marTop w:val="0"/>
          <w:marBottom w:val="0"/>
          <w:divBdr>
            <w:top w:val="none" w:sz="0" w:space="0" w:color="auto"/>
            <w:left w:val="none" w:sz="0" w:space="0" w:color="auto"/>
            <w:bottom w:val="none" w:sz="0" w:space="0" w:color="auto"/>
            <w:right w:val="none" w:sz="0" w:space="0" w:color="auto"/>
          </w:divBdr>
        </w:div>
        <w:div w:id="521866038">
          <w:marLeft w:val="640"/>
          <w:marRight w:val="0"/>
          <w:marTop w:val="0"/>
          <w:marBottom w:val="0"/>
          <w:divBdr>
            <w:top w:val="none" w:sz="0" w:space="0" w:color="auto"/>
            <w:left w:val="none" w:sz="0" w:space="0" w:color="auto"/>
            <w:bottom w:val="none" w:sz="0" w:space="0" w:color="auto"/>
            <w:right w:val="none" w:sz="0" w:space="0" w:color="auto"/>
          </w:divBdr>
        </w:div>
        <w:div w:id="503012380">
          <w:marLeft w:val="640"/>
          <w:marRight w:val="0"/>
          <w:marTop w:val="0"/>
          <w:marBottom w:val="0"/>
          <w:divBdr>
            <w:top w:val="none" w:sz="0" w:space="0" w:color="auto"/>
            <w:left w:val="none" w:sz="0" w:space="0" w:color="auto"/>
            <w:bottom w:val="none" w:sz="0" w:space="0" w:color="auto"/>
            <w:right w:val="none" w:sz="0" w:space="0" w:color="auto"/>
          </w:divBdr>
        </w:div>
        <w:div w:id="828206993">
          <w:marLeft w:val="640"/>
          <w:marRight w:val="0"/>
          <w:marTop w:val="0"/>
          <w:marBottom w:val="0"/>
          <w:divBdr>
            <w:top w:val="none" w:sz="0" w:space="0" w:color="auto"/>
            <w:left w:val="none" w:sz="0" w:space="0" w:color="auto"/>
            <w:bottom w:val="none" w:sz="0" w:space="0" w:color="auto"/>
            <w:right w:val="none" w:sz="0" w:space="0" w:color="auto"/>
          </w:divBdr>
        </w:div>
        <w:div w:id="923146968">
          <w:marLeft w:val="640"/>
          <w:marRight w:val="0"/>
          <w:marTop w:val="0"/>
          <w:marBottom w:val="0"/>
          <w:divBdr>
            <w:top w:val="none" w:sz="0" w:space="0" w:color="auto"/>
            <w:left w:val="none" w:sz="0" w:space="0" w:color="auto"/>
            <w:bottom w:val="none" w:sz="0" w:space="0" w:color="auto"/>
            <w:right w:val="none" w:sz="0" w:space="0" w:color="auto"/>
          </w:divBdr>
        </w:div>
        <w:div w:id="1783064798">
          <w:marLeft w:val="640"/>
          <w:marRight w:val="0"/>
          <w:marTop w:val="0"/>
          <w:marBottom w:val="0"/>
          <w:divBdr>
            <w:top w:val="none" w:sz="0" w:space="0" w:color="auto"/>
            <w:left w:val="none" w:sz="0" w:space="0" w:color="auto"/>
            <w:bottom w:val="none" w:sz="0" w:space="0" w:color="auto"/>
            <w:right w:val="none" w:sz="0" w:space="0" w:color="auto"/>
          </w:divBdr>
        </w:div>
        <w:div w:id="861406090">
          <w:marLeft w:val="640"/>
          <w:marRight w:val="0"/>
          <w:marTop w:val="0"/>
          <w:marBottom w:val="0"/>
          <w:divBdr>
            <w:top w:val="none" w:sz="0" w:space="0" w:color="auto"/>
            <w:left w:val="none" w:sz="0" w:space="0" w:color="auto"/>
            <w:bottom w:val="none" w:sz="0" w:space="0" w:color="auto"/>
            <w:right w:val="none" w:sz="0" w:space="0" w:color="auto"/>
          </w:divBdr>
        </w:div>
        <w:div w:id="1335574189">
          <w:marLeft w:val="640"/>
          <w:marRight w:val="0"/>
          <w:marTop w:val="0"/>
          <w:marBottom w:val="0"/>
          <w:divBdr>
            <w:top w:val="none" w:sz="0" w:space="0" w:color="auto"/>
            <w:left w:val="none" w:sz="0" w:space="0" w:color="auto"/>
            <w:bottom w:val="none" w:sz="0" w:space="0" w:color="auto"/>
            <w:right w:val="none" w:sz="0" w:space="0" w:color="auto"/>
          </w:divBdr>
        </w:div>
        <w:div w:id="502286428">
          <w:marLeft w:val="640"/>
          <w:marRight w:val="0"/>
          <w:marTop w:val="0"/>
          <w:marBottom w:val="0"/>
          <w:divBdr>
            <w:top w:val="none" w:sz="0" w:space="0" w:color="auto"/>
            <w:left w:val="none" w:sz="0" w:space="0" w:color="auto"/>
            <w:bottom w:val="none" w:sz="0" w:space="0" w:color="auto"/>
            <w:right w:val="none" w:sz="0" w:space="0" w:color="auto"/>
          </w:divBdr>
        </w:div>
        <w:div w:id="544563203">
          <w:marLeft w:val="640"/>
          <w:marRight w:val="0"/>
          <w:marTop w:val="0"/>
          <w:marBottom w:val="0"/>
          <w:divBdr>
            <w:top w:val="none" w:sz="0" w:space="0" w:color="auto"/>
            <w:left w:val="none" w:sz="0" w:space="0" w:color="auto"/>
            <w:bottom w:val="none" w:sz="0" w:space="0" w:color="auto"/>
            <w:right w:val="none" w:sz="0" w:space="0" w:color="auto"/>
          </w:divBdr>
        </w:div>
        <w:div w:id="1696954802">
          <w:marLeft w:val="640"/>
          <w:marRight w:val="0"/>
          <w:marTop w:val="0"/>
          <w:marBottom w:val="0"/>
          <w:divBdr>
            <w:top w:val="none" w:sz="0" w:space="0" w:color="auto"/>
            <w:left w:val="none" w:sz="0" w:space="0" w:color="auto"/>
            <w:bottom w:val="none" w:sz="0" w:space="0" w:color="auto"/>
            <w:right w:val="none" w:sz="0" w:space="0" w:color="auto"/>
          </w:divBdr>
        </w:div>
        <w:div w:id="1286430846">
          <w:marLeft w:val="640"/>
          <w:marRight w:val="0"/>
          <w:marTop w:val="0"/>
          <w:marBottom w:val="0"/>
          <w:divBdr>
            <w:top w:val="none" w:sz="0" w:space="0" w:color="auto"/>
            <w:left w:val="none" w:sz="0" w:space="0" w:color="auto"/>
            <w:bottom w:val="none" w:sz="0" w:space="0" w:color="auto"/>
            <w:right w:val="none" w:sz="0" w:space="0" w:color="auto"/>
          </w:divBdr>
        </w:div>
        <w:div w:id="1940478396">
          <w:marLeft w:val="640"/>
          <w:marRight w:val="0"/>
          <w:marTop w:val="0"/>
          <w:marBottom w:val="0"/>
          <w:divBdr>
            <w:top w:val="none" w:sz="0" w:space="0" w:color="auto"/>
            <w:left w:val="none" w:sz="0" w:space="0" w:color="auto"/>
            <w:bottom w:val="none" w:sz="0" w:space="0" w:color="auto"/>
            <w:right w:val="none" w:sz="0" w:space="0" w:color="auto"/>
          </w:divBdr>
        </w:div>
        <w:div w:id="756486430">
          <w:marLeft w:val="640"/>
          <w:marRight w:val="0"/>
          <w:marTop w:val="0"/>
          <w:marBottom w:val="0"/>
          <w:divBdr>
            <w:top w:val="none" w:sz="0" w:space="0" w:color="auto"/>
            <w:left w:val="none" w:sz="0" w:space="0" w:color="auto"/>
            <w:bottom w:val="none" w:sz="0" w:space="0" w:color="auto"/>
            <w:right w:val="none" w:sz="0" w:space="0" w:color="auto"/>
          </w:divBdr>
        </w:div>
        <w:div w:id="756170329">
          <w:marLeft w:val="640"/>
          <w:marRight w:val="0"/>
          <w:marTop w:val="0"/>
          <w:marBottom w:val="0"/>
          <w:divBdr>
            <w:top w:val="none" w:sz="0" w:space="0" w:color="auto"/>
            <w:left w:val="none" w:sz="0" w:space="0" w:color="auto"/>
            <w:bottom w:val="none" w:sz="0" w:space="0" w:color="auto"/>
            <w:right w:val="none" w:sz="0" w:space="0" w:color="auto"/>
          </w:divBdr>
        </w:div>
        <w:div w:id="24673896">
          <w:marLeft w:val="640"/>
          <w:marRight w:val="0"/>
          <w:marTop w:val="0"/>
          <w:marBottom w:val="0"/>
          <w:divBdr>
            <w:top w:val="none" w:sz="0" w:space="0" w:color="auto"/>
            <w:left w:val="none" w:sz="0" w:space="0" w:color="auto"/>
            <w:bottom w:val="none" w:sz="0" w:space="0" w:color="auto"/>
            <w:right w:val="none" w:sz="0" w:space="0" w:color="auto"/>
          </w:divBdr>
        </w:div>
        <w:div w:id="77094892">
          <w:marLeft w:val="640"/>
          <w:marRight w:val="0"/>
          <w:marTop w:val="0"/>
          <w:marBottom w:val="0"/>
          <w:divBdr>
            <w:top w:val="none" w:sz="0" w:space="0" w:color="auto"/>
            <w:left w:val="none" w:sz="0" w:space="0" w:color="auto"/>
            <w:bottom w:val="none" w:sz="0" w:space="0" w:color="auto"/>
            <w:right w:val="none" w:sz="0" w:space="0" w:color="auto"/>
          </w:divBdr>
        </w:div>
        <w:div w:id="2104063022">
          <w:marLeft w:val="640"/>
          <w:marRight w:val="0"/>
          <w:marTop w:val="0"/>
          <w:marBottom w:val="0"/>
          <w:divBdr>
            <w:top w:val="none" w:sz="0" w:space="0" w:color="auto"/>
            <w:left w:val="none" w:sz="0" w:space="0" w:color="auto"/>
            <w:bottom w:val="none" w:sz="0" w:space="0" w:color="auto"/>
            <w:right w:val="none" w:sz="0" w:space="0" w:color="auto"/>
          </w:divBdr>
        </w:div>
        <w:div w:id="1008629771">
          <w:marLeft w:val="640"/>
          <w:marRight w:val="0"/>
          <w:marTop w:val="0"/>
          <w:marBottom w:val="0"/>
          <w:divBdr>
            <w:top w:val="none" w:sz="0" w:space="0" w:color="auto"/>
            <w:left w:val="none" w:sz="0" w:space="0" w:color="auto"/>
            <w:bottom w:val="none" w:sz="0" w:space="0" w:color="auto"/>
            <w:right w:val="none" w:sz="0" w:space="0" w:color="auto"/>
          </w:divBdr>
        </w:div>
        <w:div w:id="1634403441">
          <w:marLeft w:val="640"/>
          <w:marRight w:val="0"/>
          <w:marTop w:val="0"/>
          <w:marBottom w:val="0"/>
          <w:divBdr>
            <w:top w:val="none" w:sz="0" w:space="0" w:color="auto"/>
            <w:left w:val="none" w:sz="0" w:space="0" w:color="auto"/>
            <w:bottom w:val="none" w:sz="0" w:space="0" w:color="auto"/>
            <w:right w:val="none" w:sz="0" w:space="0" w:color="auto"/>
          </w:divBdr>
        </w:div>
        <w:div w:id="1685979723">
          <w:marLeft w:val="640"/>
          <w:marRight w:val="0"/>
          <w:marTop w:val="0"/>
          <w:marBottom w:val="0"/>
          <w:divBdr>
            <w:top w:val="none" w:sz="0" w:space="0" w:color="auto"/>
            <w:left w:val="none" w:sz="0" w:space="0" w:color="auto"/>
            <w:bottom w:val="none" w:sz="0" w:space="0" w:color="auto"/>
            <w:right w:val="none" w:sz="0" w:space="0" w:color="auto"/>
          </w:divBdr>
        </w:div>
        <w:div w:id="73675038">
          <w:marLeft w:val="640"/>
          <w:marRight w:val="0"/>
          <w:marTop w:val="0"/>
          <w:marBottom w:val="0"/>
          <w:divBdr>
            <w:top w:val="none" w:sz="0" w:space="0" w:color="auto"/>
            <w:left w:val="none" w:sz="0" w:space="0" w:color="auto"/>
            <w:bottom w:val="none" w:sz="0" w:space="0" w:color="auto"/>
            <w:right w:val="none" w:sz="0" w:space="0" w:color="auto"/>
          </w:divBdr>
        </w:div>
        <w:div w:id="1619876750">
          <w:marLeft w:val="640"/>
          <w:marRight w:val="0"/>
          <w:marTop w:val="0"/>
          <w:marBottom w:val="0"/>
          <w:divBdr>
            <w:top w:val="none" w:sz="0" w:space="0" w:color="auto"/>
            <w:left w:val="none" w:sz="0" w:space="0" w:color="auto"/>
            <w:bottom w:val="none" w:sz="0" w:space="0" w:color="auto"/>
            <w:right w:val="none" w:sz="0" w:space="0" w:color="auto"/>
          </w:divBdr>
        </w:div>
        <w:div w:id="2123182358">
          <w:marLeft w:val="640"/>
          <w:marRight w:val="0"/>
          <w:marTop w:val="0"/>
          <w:marBottom w:val="0"/>
          <w:divBdr>
            <w:top w:val="none" w:sz="0" w:space="0" w:color="auto"/>
            <w:left w:val="none" w:sz="0" w:space="0" w:color="auto"/>
            <w:bottom w:val="none" w:sz="0" w:space="0" w:color="auto"/>
            <w:right w:val="none" w:sz="0" w:space="0" w:color="auto"/>
          </w:divBdr>
        </w:div>
        <w:div w:id="545719795">
          <w:marLeft w:val="640"/>
          <w:marRight w:val="0"/>
          <w:marTop w:val="0"/>
          <w:marBottom w:val="0"/>
          <w:divBdr>
            <w:top w:val="none" w:sz="0" w:space="0" w:color="auto"/>
            <w:left w:val="none" w:sz="0" w:space="0" w:color="auto"/>
            <w:bottom w:val="none" w:sz="0" w:space="0" w:color="auto"/>
            <w:right w:val="none" w:sz="0" w:space="0" w:color="auto"/>
          </w:divBdr>
        </w:div>
        <w:div w:id="1269502772">
          <w:marLeft w:val="640"/>
          <w:marRight w:val="0"/>
          <w:marTop w:val="0"/>
          <w:marBottom w:val="0"/>
          <w:divBdr>
            <w:top w:val="none" w:sz="0" w:space="0" w:color="auto"/>
            <w:left w:val="none" w:sz="0" w:space="0" w:color="auto"/>
            <w:bottom w:val="none" w:sz="0" w:space="0" w:color="auto"/>
            <w:right w:val="none" w:sz="0" w:space="0" w:color="auto"/>
          </w:divBdr>
        </w:div>
        <w:div w:id="793985135">
          <w:marLeft w:val="640"/>
          <w:marRight w:val="0"/>
          <w:marTop w:val="0"/>
          <w:marBottom w:val="0"/>
          <w:divBdr>
            <w:top w:val="none" w:sz="0" w:space="0" w:color="auto"/>
            <w:left w:val="none" w:sz="0" w:space="0" w:color="auto"/>
            <w:bottom w:val="none" w:sz="0" w:space="0" w:color="auto"/>
            <w:right w:val="none" w:sz="0" w:space="0" w:color="auto"/>
          </w:divBdr>
        </w:div>
        <w:div w:id="1987054268">
          <w:marLeft w:val="640"/>
          <w:marRight w:val="0"/>
          <w:marTop w:val="0"/>
          <w:marBottom w:val="0"/>
          <w:divBdr>
            <w:top w:val="none" w:sz="0" w:space="0" w:color="auto"/>
            <w:left w:val="none" w:sz="0" w:space="0" w:color="auto"/>
            <w:bottom w:val="none" w:sz="0" w:space="0" w:color="auto"/>
            <w:right w:val="none" w:sz="0" w:space="0" w:color="auto"/>
          </w:divBdr>
        </w:div>
        <w:div w:id="1572036816">
          <w:marLeft w:val="640"/>
          <w:marRight w:val="0"/>
          <w:marTop w:val="0"/>
          <w:marBottom w:val="0"/>
          <w:divBdr>
            <w:top w:val="none" w:sz="0" w:space="0" w:color="auto"/>
            <w:left w:val="none" w:sz="0" w:space="0" w:color="auto"/>
            <w:bottom w:val="none" w:sz="0" w:space="0" w:color="auto"/>
            <w:right w:val="none" w:sz="0" w:space="0" w:color="auto"/>
          </w:divBdr>
        </w:div>
        <w:div w:id="746419840">
          <w:marLeft w:val="640"/>
          <w:marRight w:val="0"/>
          <w:marTop w:val="0"/>
          <w:marBottom w:val="0"/>
          <w:divBdr>
            <w:top w:val="none" w:sz="0" w:space="0" w:color="auto"/>
            <w:left w:val="none" w:sz="0" w:space="0" w:color="auto"/>
            <w:bottom w:val="none" w:sz="0" w:space="0" w:color="auto"/>
            <w:right w:val="none" w:sz="0" w:space="0" w:color="auto"/>
          </w:divBdr>
        </w:div>
        <w:div w:id="885217512">
          <w:marLeft w:val="640"/>
          <w:marRight w:val="0"/>
          <w:marTop w:val="0"/>
          <w:marBottom w:val="0"/>
          <w:divBdr>
            <w:top w:val="none" w:sz="0" w:space="0" w:color="auto"/>
            <w:left w:val="none" w:sz="0" w:space="0" w:color="auto"/>
            <w:bottom w:val="none" w:sz="0" w:space="0" w:color="auto"/>
            <w:right w:val="none" w:sz="0" w:space="0" w:color="auto"/>
          </w:divBdr>
        </w:div>
        <w:div w:id="1343898457">
          <w:marLeft w:val="640"/>
          <w:marRight w:val="0"/>
          <w:marTop w:val="0"/>
          <w:marBottom w:val="0"/>
          <w:divBdr>
            <w:top w:val="none" w:sz="0" w:space="0" w:color="auto"/>
            <w:left w:val="none" w:sz="0" w:space="0" w:color="auto"/>
            <w:bottom w:val="none" w:sz="0" w:space="0" w:color="auto"/>
            <w:right w:val="none" w:sz="0" w:space="0" w:color="auto"/>
          </w:divBdr>
        </w:div>
        <w:div w:id="1386373478">
          <w:marLeft w:val="640"/>
          <w:marRight w:val="0"/>
          <w:marTop w:val="0"/>
          <w:marBottom w:val="0"/>
          <w:divBdr>
            <w:top w:val="none" w:sz="0" w:space="0" w:color="auto"/>
            <w:left w:val="none" w:sz="0" w:space="0" w:color="auto"/>
            <w:bottom w:val="none" w:sz="0" w:space="0" w:color="auto"/>
            <w:right w:val="none" w:sz="0" w:space="0" w:color="auto"/>
          </w:divBdr>
        </w:div>
        <w:div w:id="599994565">
          <w:marLeft w:val="640"/>
          <w:marRight w:val="0"/>
          <w:marTop w:val="0"/>
          <w:marBottom w:val="0"/>
          <w:divBdr>
            <w:top w:val="none" w:sz="0" w:space="0" w:color="auto"/>
            <w:left w:val="none" w:sz="0" w:space="0" w:color="auto"/>
            <w:bottom w:val="none" w:sz="0" w:space="0" w:color="auto"/>
            <w:right w:val="none" w:sz="0" w:space="0" w:color="auto"/>
          </w:divBdr>
        </w:div>
        <w:div w:id="186678776">
          <w:marLeft w:val="640"/>
          <w:marRight w:val="0"/>
          <w:marTop w:val="0"/>
          <w:marBottom w:val="0"/>
          <w:divBdr>
            <w:top w:val="none" w:sz="0" w:space="0" w:color="auto"/>
            <w:left w:val="none" w:sz="0" w:space="0" w:color="auto"/>
            <w:bottom w:val="none" w:sz="0" w:space="0" w:color="auto"/>
            <w:right w:val="none" w:sz="0" w:space="0" w:color="auto"/>
          </w:divBdr>
        </w:div>
        <w:div w:id="1188758108">
          <w:marLeft w:val="640"/>
          <w:marRight w:val="0"/>
          <w:marTop w:val="0"/>
          <w:marBottom w:val="0"/>
          <w:divBdr>
            <w:top w:val="none" w:sz="0" w:space="0" w:color="auto"/>
            <w:left w:val="none" w:sz="0" w:space="0" w:color="auto"/>
            <w:bottom w:val="none" w:sz="0" w:space="0" w:color="auto"/>
            <w:right w:val="none" w:sz="0" w:space="0" w:color="auto"/>
          </w:divBdr>
        </w:div>
        <w:div w:id="63181967">
          <w:marLeft w:val="640"/>
          <w:marRight w:val="0"/>
          <w:marTop w:val="0"/>
          <w:marBottom w:val="0"/>
          <w:divBdr>
            <w:top w:val="none" w:sz="0" w:space="0" w:color="auto"/>
            <w:left w:val="none" w:sz="0" w:space="0" w:color="auto"/>
            <w:bottom w:val="none" w:sz="0" w:space="0" w:color="auto"/>
            <w:right w:val="none" w:sz="0" w:space="0" w:color="auto"/>
          </w:divBdr>
        </w:div>
        <w:div w:id="1111122614">
          <w:marLeft w:val="640"/>
          <w:marRight w:val="0"/>
          <w:marTop w:val="0"/>
          <w:marBottom w:val="0"/>
          <w:divBdr>
            <w:top w:val="none" w:sz="0" w:space="0" w:color="auto"/>
            <w:left w:val="none" w:sz="0" w:space="0" w:color="auto"/>
            <w:bottom w:val="none" w:sz="0" w:space="0" w:color="auto"/>
            <w:right w:val="none" w:sz="0" w:space="0" w:color="auto"/>
          </w:divBdr>
        </w:div>
        <w:div w:id="87771581">
          <w:marLeft w:val="640"/>
          <w:marRight w:val="0"/>
          <w:marTop w:val="0"/>
          <w:marBottom w:val="0"/>
          <w:divBdr>
            <w:top w:val="none" w:sz="0" w:space="0" w:color="auto"/>
            <w:left w:val="none" w:sz="0" w:space="0" w:color="auto"/>
            <w:bottom w:val="none" w:sz="0" w:space="0" w:color="auto"/>
            <w:right w:val="none" w:sz="0" w:space="0" w:color="auto"/>
          </w:divBdr>
        </w:div>
        <w:div w:id="126170441">
          <w:marLeft w:val="640"/>
          <w:marRight w:val="0"/>
          <w:marTop w:val="0"/>
          <w:marBottom w:val="0"/>
          <w:divBdr>
            <w:top w:val="none" w:sz="0" w:space="0" w:color="auto"/>
            <w:left w:val="none" w:sz="0" w:space="0" w:color="auto"/>
            <w:bottom w:val="none" w:sz="0" w:space="0" w:color="auto"/>
            <w:right w:val="none" w:sz="0" w:space="0" w:color="auto"/>
          </w:divBdr>
        </w:div>
        <w:div w:id="1207256973">
          <w:marLeft w:val="640"/>
          <w:marRight w:val="0"/>
          <w:marTop w:val="0"/>
          <w:marBottom w:val="0"/>
          <w:divBdr>
            <w:top w:val="none" w:sz="0" w:space="0" w:color="auto"/>
            <w:left w:val="none" w:sz="0" w:space="0" w:color="auto"/>
            <w:bottom w:val="none" w:sz="0" w:space="0" w:color="auto"/>
            <w:right w:val="none" w:sz="0" w:space="0" w:color="auto"/>
          </w:divBdr>
        </w:div>
        <w:div w:id="106853457">
          <w:marLeft w:val="640"/>
          <w:marRight w:val="0"/>
          <w:marTop w:val="0"/>
          <w:marBottom w:val="0"/>
          <w:divBdr>
            <w:top w:val="none" w:sz="0" w:space="0" w:color="auto"/>
            <w:left w:val="none" w:sz="0" w:space="0" w:color="auto"/>
            <w:bottom w:val="none" w:sz="0" w:space="0" w:color="auto"/>
            <w:right w:val="none" w:sz="0" w:space="0" w:color="auto"/>
          </w:divBdr>
        </w:div>
        <w:div w:id="2114590229">
          <w:marLeft w:val="640"/>
          <w:marRight w:val="0"/>
          <w:marTop w:val="0"/>
          <w:marBottom w:val="0"/>
          <w:divBdr>
            <w:top w:val="none" w:sz="0" w:space="0" w:color="auto"/>
            <w:left w:val="none" w:sz="0" w:space="0" w:color="auto"/>
            <w:bottom w:val="none" w:sz="0" w:space="0" w:color="auto"/>
            <w:right w:val="none" w:sz="0" w:space="0" w:color="auto"/>
          </w:divBdr>
        </w:div>
        <w:div w:id="1027409855">
          <w:marLeft w:val="640"/>
          <w:marRight w:val="0"/>
          <w:marTop w:val="0"/>
          <w:marBottom w:val="0"/>
          <w:divBdr>
            <w:top w:val="none" w:sz="0" w:space="0" w:color="auto"/>
            <w:left w:val="none" w:sz="0" w:space="0" w:color="auto"/>
            <w:bottom w:val="none" w:sz="0" w:space="0" w:color="auto"/>
            <w:right w:val="none" w:sz="0" w:space="0" w:color="auto"/>
          </w:divBdr>
        </w:div>
        <w:div w:id="576983592">
          <w:marLeft w:val="640"/>
          <w:marRight w:val="0"/>
          <w:marTop w:val="0"/>
          <w:marBottom w:val="0"/>
          <w:divBdr>
            <w:top w:val="none" w:sz="0" w:space="0" w:color="auto"/>
            <w:left w:val="none" w:sz="0" w:space="0" w:color="auto"/>
            <w:bottom w:val="none" w:sz="0" w:space="0" w:color="auto"/>
            <w:right w:val="none" w:sz="0" w:space="0" w:color="auto"/>
          </w:divBdr>
        </w:div>
        <w:div w:id="286862647">
          <w:marLeft w:val="640"/>
          <w:marRight w:val="0"/>
          <w:marTop w:val="0"/>
          <w:marBottom w:val="0"/>
          <w:divBdr>
            <w:top w:val="none" w:sz="0" w:space="0" w:color="auto"/>
            <w:left w:val="none" w:sz="0" w:space="0" w:color="auto"/>
            <w:bottom w:val="none" w:sz="0" w:space="0" w:color="auto"/>
            <w:right w:val="none" w:sz="0" w:space="0" w:color="auto"/>
          </w:divBdr>
        </w:div>
        <w:div w:id="716733665">
          <w:marLeft w:val="640"/>
          <w:marRight w:val="0"/>
          <w:marTop w:val="0"/>
          <w:marBottom w:val="0"/>
          <w:divBdr>
            <w:top w:val="none" w:sz="0" w:space="0" w:color="auto"/>
            <w:left w:val="none" w:sz="0" w:space="0" w:color="auto"/>
            <w:bottom w:val="none" w:sz="0" w:space="0" w:color="auto"/>
            <w:right w:val="none" w:sz="0" w:space="0" w:color="auto"/>
          </w:divBdr>
        </w:div>
        <w:div w:id="1810248298">
          <w:marLeft w:val="640"/>
          <w:marRight w:val="0"/>
          <w:marTop w:val="0"/>
          <w:marBottom w:val="0"/>
          <w:divBdr>
            <w:top w:val="none" w:sz="0" w:space="0" w:color="auto"/>
            <w:left w:val="none" w:sz="0" w:space="0" w:color="auto"/>
            <w:bottom w:val="none" w:sz="0" w:space="0" w:color="auto"/>
            <w:right w:val="none" w:sz="0" w:space="0" w:color="auto"/>
          </w:divBdr>
        </w:div>
        <w:div w:id="829098766">
          <w:marLeft w:val="640"/>
          <w:marRight w:val="0"/>
          <w:marTop w:val="0"/>
          <w:marBottom w:val="0"/>
          <w:divBdr>
            <w:top w:val="none" w:sz="0" w:space="0" w:color="auto"/>
            <w:left w:val="none" w:sz="0" w:space="0" w:color="auto"/>
            <w:bottom w:val="none" w:sz="0" w:space="0" w:color="auto"/>
            <w:right w:val="none" w:sz="0" w:space="0" w:color="auto"/>
          </w:divBdr>
        </w:div>
        <w:div w:id="873931455">
          <w:marLeft w:val="640"/>
          <w:marRight w:val="0"/>
          <w:marTop w:val="0"/>
          <w:marBottom w:val="0"/>
          <w:divBdr>
            <w:top w:val="none" w:sz="0" w:space="0" w:color="auto"/>
            <w:left w:val="none" w:sz="0" w:space="0" w:color="auto"/>
            <w:bottom w:val="none" w:sz="0" w:space="0" w:color="auto"/>
            <w:right w:val="none" w:sz="0" w:space="0" w:color="auto"/>
          </w:divBdr>
        </w:div>
        <w:div w:id="342979120">
          <w:marLeft w:val="640"/>
          <w:marRight w:val="0"/>
          <w:marTop w:val="0"/>
          <w:marBottom w:val="0"/>
          <w:divBdr>
            <w:top w:val="none" w:sz="0" w:space="0" w:color="auto"/>
            <w:left w:val="none" w:sz="0" w:space="0" w:color="auto"/>
            <w:bottom w:val="none" w:sz="0" w:space="0" w:color="auto"/>
            <w:right w:val="none" w:sz="0" w:space="0" w:color="auto"/>
          </w:divBdr>
        </w:div>
        <w:div w:id="1405369134">
          <w:marLeft w:val="640"/>
          <w:marRight w:val="0"/>
          <w:marTop w:val="0"/>
          <w:marBottom w:val="0"/>
          <w:divBdr>
            <w:top w:val="none" w:sz="0" w:space="0" w:color="auto"/>
            <w:left w:val="none" w:sz="0" w:space="0" w:color="auto"/>
            <w:bottom w:val="none" w:sz="0" w:space="0" w:color="auto"/>
            <w:right w:val="none" w:sz="0" w:space="0" w:color="auto"/>
          </w:divBdr>
        </w:div>
        <w:div w:id="2091075181">
          <w:marLeft w:val="640"/>
          <w:marRight w:val="0"/>
          <w:marTop w:val="0"/>
          <w:marBottom w:val="0"/>
          <w:divBdr>
            <w:top w:val="none" w:sz="0" w:space="0" w:color="auto"/>
            <w:left w:val="none" w:sz="0" w:space="0" w:color="auto"/>
            <w:bottom w:val="none" w:sz="0" w:space="0" w:color="auto"/>
            <w:right w:val="none" w:sz="0" w:space="0" w:color="auto"/>
          </w:divBdr>
        </w:div>
        <w:div w:id="1585147309">
          <w:marLeft w:val="640"/>
          <w:marRight w:val="0"/>
          <w:marTop w:val="0"/>
          <w:marBottom w:val="0"/>
          <w:divBdr>
            <w:top w:val="none" w:sz="0" w:space="0" w:color="auto"/>
            <w:left w:val="none" w:sz="0" w:space="0" w:color="auto"/>
            <w:bottom w:val="none" w:sz="0" w:space="0" w:color="auto"/>
            <w:right w:val="none" w:sz="0" w:space="0" w:color="auto"/>
          </w:divBdr>
        </w:div>
        <w:div w:id="580143940">
          <w:marLeft w:val="640"/>
          <w:marRight w:val="0"/>
          <w:marTop w:val="0"/>
          <w:marBottom w:val="0"/>
          <w:divBdr>
            <w:top w:val="none" w:sz="0" w:space="0" w:color="auto"/>
            <w:left w:val="none" w:sz="0" w:space="0" w:color="auto"/>
            <w:bottom w:val="none" w:sz="0" w:space="0" w:color="auto"/>
            <w:right w:val="none" w:sz="0" w:space="0" w:color="auto"/>
          </w:divBdr>
        </w:div>
        <w:div w:id="415516515">
          <w:marLeft w:val="640"/>
          <w:marRight w:val="0"/>
          <w:marTop w:val="0"/>
          <w:marBottom w:val="0"/>
          <w:divBdr>
            <w:top w:val="none" w:sz="0" w:space="0" w:color="auto"/>
            <w:left w:val="none" w:sz="0" w:space="0" w:color="auto"/>
            <w:bottom w:val="none" w:sz="0" w:space="0" w:color="auto"/>
            <w:right w:val="none" w:sz="0" w:space="0" w:color="auto"/>
          </w:divBdr>
        </w:div>
        <w:div w:id="1259024894">
          <w:marLeft w:val="640"/>
          <w:marRight w:val="0"/>
          <w:marTop w:val="0"/>
          <w:marBottom w:val="0"/>
          <w:divBdr>
            <w:top w:val="none" w:sz="0" w:space="0" w:color="auto"/>
            <w:left w:val="none" w:sz="0" w:space="0" w:color="auto"/>
            <w:bottom w:val="none" w:sz="0" w:space="0" w:color="auto"/>
            <w:right w:val="none" w:sz="0" w:space="0" w:color="auto"/>
          </w:divBdr>
        </w:div>
        <w:div w:id="2074503463">
          <w:marLeft w:val="640"/>
          <w:marRight w:val="0"/>
          <w:marTop w:val="0"/>
          <w:marBottom w:val="0"/>
          <w:divBdr>
            <w:top w:val="none" w:sz="0" w:space="0" w:color="auto"/>
            <w:left w:val="none" w:sz="0" w:space="0" w:color="auto"/>
            <w:bottom w:val="none" w:sz="0" w:space="0" w:color="auto"/>
            <w:right w:val="none" w:sz="0" w:space="0" w:color="auto"/>
          </w:divBdr>
        </w:div>
        <w:div w:id="625501824">
          <w:marLeft w:val="640"/>
          <w:marRight w:val="0"/>
          <w:marTop w:val="0"/>
          <w:marBottom w:val="0"/>
          <w:divBdr>
            <w:top w:val="none" w:sz="0" w:space="0" w:color="auto"/>
            <w:left w:val="none" w:sz="0" w:space="0" w:color="auto"/>
            <w:bottom w:val="none" w:sz="0" w:space="0" w:color="auto"/>
            <w:right w:val="none" w:sz="0" w:space="0" w:color="auto"/>
          </w:divBdr>
        </w:div>
        <w:div w:id="1566330388">
          <w:marLeft w:val="640"/>
          <w:marRight w:val="0"/>
          <w:marTop w:val="0"/>
          <w:marBottom w:val="0"/>
          <w:divBdr>
            <w:top w:val="none" w:sz="0" w:space="0" w:color="auto"/>
            <w:left w:val="none" w:sz="0" w:space="0" w:color="auto"/>
            <w:bottom w:val="none" w:sz="0" w:space="0" w:color="auto"/>
            <w:right w:val="none" w:sz="0" w:space="0" w:color="auto"/>
          </w:divBdr>
        </w:div>
        <w:div w:id="2103645236">
          <w:marLeft w:val="640"/>
          <w:marRight w:val="0"/>
          <w:marTop w:val="0"/>
          <w:marBottom w:val="0"/>
          <w:divBdr>
            <w:top w:val="none" w:sz="0" w:space="0" w:color="auto"/>
            <w:left w:val="none" w:sz="0" w:space="0" w:color="auto"/>
            <w:bottom w:val="none" w:sz="0" w:space="0" w:color="auto"/>
            <w:right w:val="none" w:sz="0" w:space="0" w:color="auto"/>
          </w:divBdr>
        </w:div>
        <w:div w:id="262612917">
          <w:marLeft w:val="640"/>
          <w:marRight w:val="0"/>
          <w:marTop w:val="0"/>
          <w:marBottom w:val="0"/>
          <w:divBdr>
            <w:top w:val="none" w:sz="0" w:space="0" w:color="auto"/>
            <w:left w:val="none" w:sz="0" w:space="0" w:color="auto"/>
            <w:bottom w:val="none" w:sz="0" w:space="0" w:color="auto"/>
            <w:right w:val="none" w:sz="0" w:space="0" w:color="auto"/>
          </w:divBdr>
        </w:div>
        <w:div w:id="1519395282">
          <w:marLeft w:val="640"/>
          <w:marRight w:val="0"/>
          <w:marTop w:val="0"/>
          <w:marBottom w:val="0"/>
          <w:divBdr>
            <w:top w:val="none" w:sz="0" w:space="0" w:color="auto"/>
            <w:left w:val="none" w:sz="0" w:space="0" w:color="auto"/>
            <w:bottom w:val="none" w:sz="0" w:space="0" w:color="auto"/>
            <w:right w:val="none" w:sz="0" w:space="0" w:color="auto"/>
          </w:divBdr>
        </w:div>
        <w:div w:id="195239013">
          <w:marLeft w:val="640"/>
          <w:marRight w:val="0"/>
          <w:marTop w:val="0"/>
          <w:marBottom w:val="0"/>
          <w:divBdr>
            <w:top w:val="none" w:sz="0" w:space="0" w:color="auto"/>
            <w:left w:val="none" w:sz="0" w:space="0" w:color="auto"/>
            <w:bottom w:val="none" w:sz="0" w:space="0" w:color="auto"/>
            <w:right w:val="none" w:sz="0" w:space="0" w:color="auto"/>
          </w:divBdr>
        </w:div>
        <w:div w:id="1298220975">
          <w:marLeft w:val="640"/>
          <w:marRight w:val="0"/>
          <w:marTop w:val="0"/>
          <w:marBottom w:val="0"/>
          <w:divBdr>
            <w:top w:val="none" w:sz="0" w:space="0" w:color="auto"/>
            <w:left w:val="none" w:sz="0" w:space="0" w:color="auto"/>
            <w:bottom w:val="none" w:sz="0" w:space="0" w:color="auto"/>
            <w:right w:val="none" w:sz="0" w:space="0" w:color="auto"/>
          </w:divBdr>
        </w:div>
        <w:div w:id="792789261">
          <w:marLeft w:val="640"/>
          <w:marRight w:val="0"/>
          <w:marTop w:val="0"/>
          <w:marBottom w:val="0"/>
          <w:divBdr>
            <w:top w:val="none" w:sz="0" w:space="0" w:color="auto"/>
            <w:left w:val="none" w:sz="0" w:space="0" w:color="auto"/>
            <w:bottom w:val="none" w:sz="0" w:space="0" w:color="auto"/>
            <w:right w:val="none" w:sz="0" w:space="0" w:color="auto"/>
          </w:divBdr>
        </w:div>
        <w:div w:id="1754860188">
          <w:marLeft w:val="640"/>
          <w:marRight w:val="0"/>
          <w:marTop w:val="0"/>
          <w:marBottom w:val="0"/>
          <w:divBdr>
            <w:top w:val="none" w:sz="0" w:space="0" w:color="auto"/>
            <w:left w:val="none" w:sz="0" w:space="0" w:color="auto"/>
            <w:bottom w:val="none" w:sz="0" w:space="0" w:color="auto"/>
            <w:right w:val="none" w:sz="0" w:space="0" w:color="auto"/>
          </w:divBdr>
        </w:div>
        <w:div w:id="2088722751">
          <w:marLeft w:val="640"/>
          <w:marRight w:val="0"/>
          <w:marTop w:val="0"/>
          <w:marBottom w:val="0"/>
          <w:divBdr>
            <w:top w:val="none" w:sz="0" w:space="0" w:color="auto"/>
            <w:left w:val="none" w:sz="0" w:space="0" w:color="auto"/>
            <w:bottom w:val="none" w:sz="0" w:space="0" w:color="auto"/>
            <w:right w:val="none" w:sz="0" w:space="0" w:color="auto"/>
          </w:divBdr>
        </w:div>
        <w:div w:id="1256984641">
          <w:marLeft w:val="640"/>
          <w:marRight w:val="0"/>
          <w:marTop w:val="0"/>
          <w:marBottom w:val="0"/>
          <w:divBdr>
            <w:top w:val="none" w:sz="0" w:space="0" w:color="auto"/>
            <w:left w:val="none" w:sz="0" w:space="0" w:color="auto"/>
            <w:bottom w:val="none" w:sz="0" w:space="0" w:color="auto"/>
            <w:right w:val="none" w:sz="0" w:space="0" w:color="auto"/>
          </w:divBdr>
        </w:div>
        <w:div w:id="297152165">
          <w:marLeft w:val="640"/>
          <w:marRight w:val="0"/>
          <w:marTop w:val="0"/>
          <w:marBottom w:val="0"/>
          <w:divBdr>
            <w:top w:val="none" w:sz="0" w:space="0" w:color="auto"/>
            <w:left w:val="none" w:sz="0" w:space="0" w:color="auto"/>
            <w:bottom w:val="none" w:sz="0" w:space="0" w:color="auto"/>
            <w:right w:val="none" w:sz="0" w:space="0" w:color="auto"/>
          </w:divBdr>
        </w:div>
        <w:div w:id="88041795">
          <w:marLeft w:val="640"/>
          <w:marRight w:val="0"/>
          <w:marTop w:val="0"/>
          <w:marBottom w:val="0"/>
          <w:divBdr>
            <w:top w:val="none" w:sz="0" w:space="0" w:color="auto"/>
            <w:left w:val="none" w:sz="0" w:space="0" w:color="auto"/>
            <w:bottom w:val="none" w:sz="0" w:space="0" w:color="auto"/>
            <w:right w:val="none" w:sz="0" w:space="0" w:color="auto"/>
          </w:divBdr>
        </w:div>
        <w:div w:id="1568150522">
          <w:marLeft w:val="640"/>
          <w:marRight w:val="0"/>
          <w:marTop w:val="0"/>
          <w:marBottom w:val="0"/>
          <w:divBdr>
            <w:top w:val="none" w:sz="0" w:space="0" w:color="auto"/>
            <w:left w:val="none" w:sz="0" w:space="0" w:color="auto"/>
            <w:bottom w:val="none" w:sz="0" w:space="0" w:color="auto"/>
            <w:right w:val="none" w:sz="0" w:space="0" w:color="auto"/>
          </w:divBdr>
        </w:div>
        <w:div w:id="1865173436">
          <w:marLeft w:val="640"/>
          <w:marRight w:val="0"/>
          <w:marTop w:val="0"/>
          <w:marBottom w:val="0"/>
          <w:divBdr>
            <w:top w:val="none" w:sz="0" w:space="0" w:color="auto"/>
            <w:left w:val="none" w:sz="0" w:space="0" w:color="auto"/>
            <w:bottom w:val="none" w:sz="0" w:space="0" w:color="auto"/>
            <w:right w:val="none" w:sz="0" w:space="0" w:color="auto"/>
          </w:divBdr>
        </w:div>
        <w:div w:id="1418139959">
          <w:marLeft w:val="640"/>
          <w:marRight w:val="0"/>
          <w:marTop w:val="0"/>
          <w:marBottom w:val="0"/>
          <w:divBdr>
            <w:top w:val="none" w:sz="0" w:space="0" w:color="auto"/>
            <w:left w:val="none" w:sz="0" w:space="0" w:color="auto"/>
            <w:bottom w:val="none" w:sz="0" w:space="0" w:color="auto"/>
            <w:right w:val="none" w:sz="0" w:space="0" w:color="auto"/>
          </w:divBdr>
        </w:div>
        <w:div w:id="1870948443">
          <w:marLeft w:val="640"/>
          <w:marRight w:val="0"/>
          <w:marTop w:val="0"/>
          <w:marBottom w:val="0"/>
          <w:divBdr>
            <w:top w:val="none" w:sz="0" w:space="0" w:color="auto"/>
            <w:left w:val="none" w:sz="0" w:space="0" w:color="auto"/>
            <w:bottom w:val="none" w:sz="0" w:space="0" w:color="auto"/>
            <w:right w:val="none" w:sz="0" w:space="0" w:color="auto"/>
          </w:divBdr>
        </w:div>
        <w:div w:id="565342587">
          <w:marLeft w:val="640"/>
          <w:marRight w:val="0"/>
          <w:marTop w:val="0"/>
          <w:marBottom w:val="0"/>
          <w:divBdr>
            <w:top w:val="none" w:sz="0" w:space="0" w:color="auto"/>
            <w:left w:val="none" w:sz="0" w:space="0" w:color="auto"/>
            <w:bottom w:val="none" w:sz="0" w:space="0" w:color="auto"/>
            <w:right w:val="none" w:sz="0" w:space="0" w:color="auto"/>
          </w:divBdr>
        </w:div>
        <w:div w:id="780303534">
          <w:marLeft w:val="640"/>
          <w:marRight w:val="0"/>
          <w:marTop w:val="0"/>
          <w:marBottom w:val="0"/>
          <w:divBdr>
            <w:top w:val="none" w:sz="0" w:space="0" w:color="auto"/>
            <w:left w:val="none" w:sz="0" w:space="0" w:color="auto"/>
            <w:bottom w:val="none" w:sz="0" w:space="0" w:color="auto"/>
            <w:right w:val="none" w:sz="0" w:space="0" w:color="auto"/>
          </w:divBdr>
        </w:div>
        <w:div w:id="1478104019">
          <w:marLeft w:val="640"/>
          <w:marRight w:val="0"/>
          <w:marTop w:val="0"/>
          <w:marBottom w:val="0"/>
          <w:divBdr>
            <w:top w:val="none" w:sz="0" w:space="0" w:color="auto"/>
            <w:left w:val="none" w:sz="0" w:space="0" w:color="auto"/>
            <w:bottom w:val="none" w:sz="0" w:space="0" w:color="auto"/>
            <w:right w:val="none" w:sz="0" w:space="0" w:color="auto"/>
          </w:divBdr>
        </w:div>
        <w:div w:id="149757673">
          <w:marLeft w:val="640"/>
          <w:marRight w:val="0"/>
          <w:marTop w:val="0"/>
          <w:marBottom w:val="0"/>
          <w:divBdr>
            <w:top w:val="none" w:sz="0" w:space="0" w:color="auto"/>
            <w:left w:val="none" w:sz="0" w:space="0" w:color="auto"/>
            <w:bottom w:val="none" w:sz="0" w:space="0" w:color="auto"/>
            <w:right w:val="none" w:sz="0" w:space="0" w:color="auto"/>
          </w:divBdr>
        </w:div>
        <w:div w:id="1357777106">
          <w:marLeft w:val="640"/>
          <w:marRight w:val="0"/>
          <w:marTop w:val="0"/>
          <w:marBottom w:val="0"/>
          <w:divBdr>
            <w:top w:val="none" w:sz="0" w:space="0" w:color="auto"/>
            <w:left w:val="none" w:sz="0" w:space="0" w:color="auto"/>
            <w:bottom w:val="none" w:sz="0" w:space="0" w:color="auto"/>
            <w:right w:val="none" w:sz="0" w:space="0" w:color="auto"/>
          </w:divBdr>
        </w:div>
        <w:div w:id="1554005117">
          <w:marLeft w:val="640"/>
          <w:marRight w:val="0"/>
          <w:marTop w:val="0"/>
          <w:marBottom w:val="0"/>
          <w:divBdr>
            <w:top w:val="none" w:sz="0" w:space="0" w:color="auto"/>
            <w:left w:val="none" w:sz="0" w:space="0" w:color="auto"/>
            <w:bottom w:val="none" w:sz="0" w:space="0" w:color="auto"/>
            <w:right w:val="none" w:sz="0" w:space="0" w:color="auto"/>
          </w:divBdr>
        </w:div>
        <w:div w:id="301741429">
          <w:marLeft w:val="640"/>
          <w:marRight w:val="0"/>
          <w:marTop w:val="0"/>
          <w:marBottom w:val="0"/>
          <w:divBdr>
            <w:top w:val="none" w:sz="0" w:space="0" w:color="auto"/>
            <w:left w:val="none" w:sz="0" w:space="0" w:color="auto"/>
            <w:bottom w:val="none" w:sz="0" w:space="0" w:color="auto"/>
            <w:right w:val="none" w:sz="0" w:space="0" w:color="auto"/>
          </w:divBdr>
        </w:div>
        <w:div w:id="1592274834">
          <w:marLeft w:val="640"/>
          <w:marRight w:val="0"/>
          <w:marTop w:val="0"/>
          <w:marBottom w:val="0"/>
          <w:divBdr>
            <w:top w:val="none" w:sz="0" w:space="0" w:color="auto"/>
            <w:left w:val="none" w:sz="0" w:space="0" w:color="auto"/>
            <w:bottom w:val="none" w:sz="0" w:space="0" w:color="auto"/>
            <w:right w:val="none" w:sz="0" w:space="0" w:color="auto"/>
          </w:divBdr>
        </w:div>
        <w:div w:id="334696713">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67924059">
      <w:bodyDiv w:val="1"/>
      <w:marLeft w:val="0"/>
      <w:marRight w:val="0"/>
      <w:marTop w:val="0"/>
      <w:marBottom w:val="0"/>
      <w:divBdr>
        <w:top w:val="none" w:sz="0" w:space="0" w:color="auto"/>
        <w:left w:val="none" w:sz="0" w:space="0" w:color="auto"/>
        <w:bottom w:val="none" w:sz="0" w:space="0" w:color="auto"/>
        <w:right w:val="none" w:sz="0" w:space="0" w:color="auto"/>
      </w:divBdr>
      <w:divsChild>
        <w:div w:id="881525090">
          <w:marLeft w:val="640"/>
          <w:marRight w:val="0"/>
          <w:marTop w:val="0"/>
          <w:marBottom w:val="0"/>
          <w:divBdr>
            <w:top w:val="none" w:sz="0" w:space="0" w:color="auto"/>
            <w:left w:val="none" w:sz="0" w:space="0" w:color="auto"/>
            <w:bottom w:val="none" w:sz="0" w:space="0" w:color="auto"/>
            <w:right w:val="none" w:sz="0" w:space="0" w:color="auto"/>
          </w:divBdr>
        </w:div>
        <w:div w:id="429396181">
          <w:marLeft w:val="640"/>
          <w:marRight w:val="0"/>
          <w:marTop w:val="0"/>
          <w:marBottom w:val="0"/>
          <w:divBdr>
            <w:top w:val="none" w:sz="0" w:space="0" w:color="auto"/>
            <w:left w:val="none" w:sz="0" w:space="0" w:color="auto"/>
            <w:bottom w:val="none" w:sz="0" w:space="0" w:color="auto"/>
            <w:right w:val="none" w:sz="0" w:space="0" w:color="auto"/>
          </w:divBdr>
        </w:div>
        <w:div w:id="931937383">
          <w:marLeft w:val="640"/>
          <w:marRight w:val="0"/>
          <w:marTop w:val="0"/>
          <w:marBottom w:val="0"/>
          <w:divBdr>
            <w:top w:val="none" w:sz="0" w:space="0" w:color="auto"/>
            <w:left w:val="none" w:sz="0" w:space="0" w:color="auto"/>
            <w:bottom w:val="none" w:sz="0" w:space="0" w:color="auto"/>
            <w:right w:val="none" w:sz="0" w:space="0" w:color="auto"/>
          </w:divBdr>
        </w:div>
        <w:div w:id="1651791527">
          <w:marLeft w:val="640"/>
          <w:marRight w:val="0"/>
          <w:marTop w:val="0"/>
          <w:marBottom w:val="0"/>
          <w:divBdr>
            <w:top w:val="none" w:sz="0" w:space="0" w:color="auto"/>
            <w:left w:val="none" w:sz="0" w:space="0" w:color="auto"/>
            <w:bottom w:val="none" w:sz="0" w:space="0" w:color="auto"/>
            <w:right w:val="none" w:sz="0" w:space="0" w:color="auto"/>
          </w:divBdr>
        </w:div>
        <w:div w:id="1624573144">
          <w:marLeft w:val="640"/>
          <w:marRight w:val="0"/>
          <w:marTop w:val="0"/>
          <w:marBottom w:val="0"/>
          <w:divBdr>
            <w:top w:val="none" w:sz="0" w:space="0" w:color="auto"/>
            <w:left w:val="none" w:sz="0" w:space="0" w:color="auto"/>
            <w:bottom w:val="none" w:sz="0" w:space="0" w:color="auto"/>
            <w:right w:val="none" w:sz="0" w:space="0" w:color="auto"/>
          </w:divBdr>
        </w:div>
        <w:div w:id="1651323260">
          <w:marLeft w:val="640"/>
          <w:marRight w:val="0"/>
          <w:marTop w:val="0"/>
          <w:marBottom w:val="0"/>
          <w:divBdr>
            <w:top w:val="none" w:sz="0" w:space="0" w:color="auto"/>
            <w:left w:val="none" w:sz="0" w:space="0" w:color="auto"/>
            <w:bottom w:val="none" w:sz="0" w:space="0" w:color="auto"/>
            <w:right w:val="none" w:sz="0" w:space="0" w:color="auto"/>
          </w:divBdr>
        </w:div>
        <w:div w:id="1981184043">
          <w:marLeft w:val="640"/>
          <w:marRight w:val="0"/>
          <w:marTop w:val="0"/>
          <w:marBottom w:val="0"/>
          <w:divBdr>
            <w:top w:val="none" w:sz="0" w:space="0" w:color="auto"/>
            <w:left w:val="none" w:sz="0" w:space="0" w:color="auto"/>
            <w:bottom w:val="none" w:sz="0" w:space="0" w:color="auto"/>
            <w:right w:val="none" w:sz="0" w:space="0" w:color="auto"/>
          </w:divBdr>
        </w:div>
        <w:div w:id="840007330">
          <w:marLeft w:val="640"/>
          <w:marRight w:val="0"/>
          <w:marTop w:val="0"/>
          <w:marBottom w:val="0"/>
          <w:divBdr>
            <w:top w:val="none" w:sz="0" w:space="0" w:color="auto"/>
            <w:left w:val="none" w:sz="0" w:space="0" w:color="auto"/>
            <w:bottom w:val="none" w:sz="0" w:space="0" w:color="auto"/>
            <w:right w:val="none" w:sz="0" w:space="0" w:color="auto"/>
          </w:divBdr>
        </w:div>
        <w:div w:id="1076391618">
          <w:marLeft w:val="640"/>
          <w:marRight w:val="0"/>
          <w:marTop w:val="0"/>
          <w:marBottom w:val="0"/>
          <w:divBdr>
            <w:top w:val="none" w:sz="0" w:space="0" w:color="auto"/>
            <w:left w:val="none" w:sz="0" w:space="0" w:color="auto"/>
            <w:bottom w:val="none" w:sz="0" w:space="0" w:color="auto"/>
            <w:right w:val="none" w:sz="0" w:space="0" w:color="auto"/>
          </w:divBdr>
        </w:div>
        <w:div w:id="969818543">
          <w:marLeft w:val="640"/>
          <w:marRight w:val="0"/>
          <w:marTop w:val="0"/>
          <w:marBottom w:val="0"/>
          <w:divBdr>
            <w:top w:val="none" w:sz="0" w:space="0" w:color="auto"/>
            <w:left w:val="none" w:sz="0" w:space="0" w:color="auto"/>
            <w:bottom w:val="none" w:sz="0" w:space="0" w:color="auto"/>
            <w:right w:val="none" w:sz="0" w:space="0" w:color="auto"/>
          </w:divBdr>
        </w:div>
        <w:div w:id="1611233128">
          <w:marLeft w:val="640"/>
          <w:marRight w:val="0"/>
          <w:marTop w:val="0"/>
          <w:marBottom w:val="0"/>
          <w:divBdr>
            <w:top w:val="none" w:sz="0" w:space="0" w:color="auto"/>
            <w:left w:val="none" w:sz="0" w:space="0" w:color="auto"/>
            <w:bottom w:val="none" w:sz="0" w:space="0" w:color="auto"/>
            <w:right w:val="none" w:sz="0" w:space="0" w:color="auto"/>
          </w:divBdr>
        </w:div>
        <w:div w:id="186843546">
          <w:marLeft w:val="640"/>
          <w:marRight w:val="0"/>
          <w:marTop w:val="0"/>
          <w:marBottom w:val="0"/>
          <w:divBdr>
            <w:top w:val="none" w:sz="0" w:space="0" w:color="auto"/>
            <w:left w:val="none" w:sz="0" w:space="0" w:color="auto"/>
            <w:bottom w:val="none" w:sz="0" w:space="0" w:color="auto"/>
            <w:right w:val="none" w:sz="0" w:space="0" w:color="auto"/>
          </w:divBdr>
        </w:div>
        <w:div w:id="1720741120">
          <w:marLeft w:val="640"/>
          <w:marRight w:val="0"/>
          <w:marTop w:val="0"/>
          <w:marBottom w:val="0"/>
          <w:divBdr>
            <w:top w:val="none" w:sz="0" w:space="0" w:color="auto"/>
            <w:left w:val="none" w:sz="0" w:space="0" w:color="auto"/>
            <w:bottom w:val="none" w:sz="0" w:space="0" w:color="auto"/>
            <w:right w:val="none" w:sz="0" w:space="0" w:color="auto"/>
          </w:divBdr>
        </w:div>
        <w:div w:id="1393040218">
          <w:marLeft w:val="640"/>
          <w:marRight w:val="0"/>
          <w:marTop w:val="0"/>
          <w:marBottom w:val="0"/>
          <w:divBdr>
            <w:top w:val="none" w:sz="0" w:space="0" w:color="auto"/>
            <w:left w:val="none" w:sz="0" w:space="0" w:color="auto"/>
            <w:bottom w:val="none" w:sz="0" w:space="0" w:color="auto"/>
            <w:right w:val="none" w:sz="0" w:space="0" w:color="auto"/>
          </w:divBdr>
        </w:div>
        <w:div w:id="1573737580">
          <w:marLeft w:val="640"/>
          <w:marRight w:val="0"/>
          <w:marTop w:val="0"/>
          <w:marBottom w:val="0"/>
          <w:divBdr>
            <w:top w:val="none" w:sz="0" w:space="0" w:color="auto"/>
            <w:left w:val="none" w:sz="0" w:space="0" w:color="auto"/>
            <w:bottom w:val="none" w:sz="0" w:space="0" w:color="auto"/>
            <w:right w:val="none" w:sz="0" w:space="0" w:color="auto"/>
          </w:divBdr>
        </w:div>
        <w:div w:id="1636528078">
          <w:marLeft w:val="640"/>
          <w:marRight w:val="0"/>
          <w:marTop w:val="0"/>
          <w:marBottom w:val="0"/>
          <w:divBdr>
            <w:top w:val="none" w:sz="0" w:space="0" w:color="auto"/>
            <w:left w:val="none" w:sz="0" w:space="0" w:color="auto"/>
            <w:bottom w:val="none" w:sz="0" w:space="0" w:color="auto"/>
            <w:right w:val="none" w:sz="0" w:space="0" w:color="auto"/>
          </w:divBdr>
        </w:div>
        <w:div w:id="1325279944">
          <w:marLeft w:val="640"/>
          <w:marRight w:val="0"/>
          <w:marTop w:val="0"/>
          <w:marBottom w:val="0"/>
          <w:divBdr>
            <w:top w:val="none" w:sz="0" w:space="0" w:color="auto"/>
            <w:left w:val="none" w:sz="0" w:space="0" w:color="auto"/>
            <w:bottom w:val="none" w:sz="0" w:space="0" w:color="auto"/>
            <w:right w:val="none" w:sz="0" w:space="0" w:color="auto"/>
          </w:divBdr>
        </w:div>
        <w:div w:id="1316378511">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564217552">
          <w:marLeft w:val="640"/>
          <w:marRight w:val="0"/>
          <w:marTop w:val="0"/>
          <w:marBottom w:val="0"/>
          <w:divBdr>
            <w:top w:val="none" w:sz="0" w:space="0" w:color="auto"/>
            <w:left w:val="none" w:sz="0" w:space="0" w:color="auto"/>
            <w:bottom w:val="none" w:sz="0" w:space="0" w:color="auto"/>
            <w:right w:val="none" w:sz="0" w:space="0" w:color="auto"/>
          </w:divBdr>
        </w:div>
        <w:div w:id="1229875489">
          <w:marLeft w:val="640"/>
          <w:marRight w:val="0"/>
          <w:marTop w:val="0"/>
          <w:marBottom w:val="0"/>
          <w:divBdr>
            <w:top w:val="none" w:sz="0" w:space="0" w:color="auto"/>
            <w:left w:val="none" w:sz="0" w:space="0" w:color="auto"/>
            <w:bottom w:val="none" w:sz="0" w:space="0" w:color="auto"/>
            <w:right w:val="none" w:sz="0" w:space="0" w:color="auto"/>
          </w:divBdr>
        </w:div>
        <w:div w:id="1018046340">
          <w:marLeft w:val="640"/>
          <w:marRight w:val="0"/>
          <w:marTop w:val="0"/>
          <w:marBottom w:val="0"/>
          <w:divBdr>
            <w:top w:val="none" w:sz="0" w:space="0" w:color="auto"/>
            <w:left w:val="none" w:sz="0" w:space="0" w:color="auto"/>
            <w:bottom w:val="none" w:sz="0" w:space="0" w:color="auto"/>
            <w:right w:val="none" w:sz="0" w:space="0" w:color="auto"/>
          </w:divBdr>
        </w:div>
        <w:div w:id="293222574">
          <w:marLeft w:val="640"/>
          <w:marRight w:val="0"/>
          <w:marTop w:val="0"/>
          <w:marBottom w:val="0"/>
          <w:divBdr>
            <w:top w:val="none" w:sz="0" w:space="0" w:color="auto"/>
            <w:left w:val="none" w:sz="0" w:space="0" w:color="auto"/>
            <w:bottom w:val="none" w:sz="0" w:space="0" w:color="auto"/>
            <w:right w:val="none" w:sz="0" w:space="0" w:color="auto"/>
          </w:divBdr>
        </w:div>
        <w:div w:id="275257411">
          <w:marLeft w:val="640"/>
          <w:marRight w:val="0"/>
          <w:marTop w:val="0"/>
          <w:marBottom w:val="0"/>
          <w:divBdr>
            <w:top w:val="none" w:sz="0" w:space="0" w:color="auto"/>
            <w:left w:val="none" w:sz="0" w:space="0" w:color="auto"/>
            <w:bottom w:val="none" w:sz="0" w:space="0" w:color="auto"/>
            <w:right w:val="none" w:sz="0" w:space="0" w:color="auto"/>
          </w:divBdr>
        </w:div>
        <w:div w:id="1421294294">
          <w:marLeft w:val="640"/>
          <w:marRight w:val="0"/>
          <w:marTop w:val="0"/>
          <w:marBottom w:val="0"/>
          <w:divBdr>
            <w:top w:val="none" w:sz="0" w:space="0" w:color="auto"/>
            <w:left w:val="none" w:sz="0" w:space="0" w:color="auto"/>
            <w:bottom w:val="none" w:sz="0" w:space="0" w:color="auto"/>
            <w:right w:val="none" w:sz="0" w:space="0" w:color="auto"/>
          </w:divBdr>
        </w:div>
        <w:div w:id="1243444296">
          <w:marLeft w:val="640"/>
          <w:marRight w:val="0"/>
          <w:marTop w:val="0"/>
          <w:marBottom w:val="0"/>
          <w:divBdr>
            <w:top w:val="none" w:sz="0" w:space="0" w:color="auto"/>
            <w:left w:val="none" w:sz="0" w:space="0" w:color="auto"/>
            <w:bottom w:val="none" w:sz="0" w:space="0" w:color="auto"/>
            <w:right w:val="none" w:sz="0" w:space="0" w:color="auto"/>
          </w:divBdr>
        </w:div>
        <w:div w:id="426341957">
          <w:marLeft w:val="640"/>
          <w:marRight w:val="0"/>
          <w:marTop w:val="0"/>
          <w:marBottom w:val="0"/>
          <w:divBdr>
            <w:top w:val="none" w:sz="0" w:space="0" w:color="auto"/>
            <w:left w:val="none" w:sz="0" w:space="0" w:color="auto"/>
            <w:bottom w:val="none" w:sz="0" w:space="0" w:color="auto"/>
            <w:right w:val="none" w:sz="0" w:space="0" w:color="auto"/>
          </w:divBdr>
        </w:div>
        <w:div w:id="1734114936">
          <w:marLeft w:val="640"/>
          <w:marRight w:val="0"/>
          <w:marTop w:val="0"/>
          <w:marBottom w:val="0"/>
          <w:divBdr>
            <w:top w:val="none" w:sz="0" w:space="0" w:color="auto"/>
            <w:left w:val="none" w:sz="0" w:space="0" w:color="auto"/>
            <w:bottom w:val="none" w:sz="0" w:space="0" w:color="auto"/>
            <w:right w:val="none" w:sz="0" w:space="0" w:color="auto"/>
          </w:divBdr>
        </w:div>
        <w:div w:id="1845120194">
          <w:marLeft w:val="640"/>
          <w:marRight w:val="0"/>
          <w:marTop w:val="0"/>
          <w:marBottom w:val="0"/>
          <w:divBdr>
            <w:top w:val="none" w:sz="0" w:space="0" w:color="auto"/>
            <w:left w:val="none" w:sz="0" w:space="0" w:color="auto"/>
            <w:bottom w:val="none" w:sz="0" w:space="0" w:color="auto"/>
            <w:right w:val="none" w:sz="0" w:space="0" w:color="auto"/>
          </w:divBdr>
        </w:div>
        <w:div w:id="1215964248">
          <w:marLeft w:val="640"/>
          <w:marRight w:val="0"/>
          <w:marTop w:val="0"/>
          <w:marBottom w:val="0"/>
          <w:divBdr>
            <w:top w:val="none" w:sz="0" w:space="0" w:color="auto"/>
            <w:left w:val="none" w:sz="0" w:space="0" w:color="auto"/>
            <w:bottom w:val="none" w:sz="0" w:space="0" w:color="auto"/>
            <w:right w:val="none" w:sz="0" w:space="0" w:color="auto"/>
          </w:divBdr>
        </w:div>
        <w:div w:id="1775662780">
          <w:marLeft w:val="640"/>
          <w:marRight w:val="0"/>
          <w:marTop w:val="0"/>
          <w:marBottom w:val="0"/>
          <w:divBdr>
            <w:top w:val="none" w:sz="0" w:space="0" w:color="auto"/>
            <w:left w:val="none" w:sz="0" w:space="0" w:color="auto"/>
            <w:bottom w:val="none" w:sz="0" w:space="0" w:color="auto"/>
            <w:right w:val="none" w:sz="0" w:space="0" w:color="auto"/>
          </w:divBdr>
        </w:div>
        <w:div w:id="1218472393">
          <w:marLeft w:val="640"/>
          <w:marRight w:val="0"/>
          <w:marTop w:val="0"/>
          <w:marBottom w:val="0"/>
          <w:divBdr>
            <w:top w:val="none" w:sz="0" w:space="0" w:color="auto"/>
            <w:left w:val="none" w:sz="0" w:space="0" w:color="auto"/>
            <w:bottom w:val="none" w:sz="0" w:space="0" w:color="auto"/>
            <w:right w:val="none" w:sz="0" w:space="0" w:color="auto"/>
          </w:divBdr>
        </w:div>
        <w:div w:id="1686664919">
          <w:marLeft w:val="640"/>
          <w:marRight w:val="0"/>
          <w:marTop w:val="0"/>
          <w:marBottom w:val="0"/>
          <w:divBdr>
            <w:top w:val="none" w:sz="0" w:space="0" w:color="auto"/>
            <w:left w:val="none" w:sz="0" w:space="0" w:color="auto"/>
            <w:bottom w:val="none" w:sz="0" w:space="0" w:color="auto"/>
            <w:right w:val="none" w:sz="0" w:space="0" w:color="auto"/>
          </w:divBdr>
        </w:div>
        <w:div w:id="869418248">
          <w:marLeft w:val="640"/>
          <w:marRight w:val="0"/>
          <w:marTop w:val="0"/>
          <w:marBottom w:val="0"/>
          <w:divBdr>
            <w:top w:val="none" w:sz="0" w:space="0" w:color="auto"/>
            <w:left w:val="none" w:sz="0" w:space="0" w:color="auto"/>
            <w:bottom w:val="none" w:sz="0" w:space="0" w:color="auto"/>
            <w:right w:val="none" w:sz="0" w:space="0" w:color="auto"/>
          </w:divBdr>
        </w:div>
        <w:div w:id="1875117317">
          <w:marLeft w:val="640"/>
          <w:marRight w:val="0"/>
          <w:marTop w:val="0"/>
          <w:marBottom w:val="0"/>
          <w:divBdr>
            <w:top w:val="none" w:sz="0" w:space="0" w:color="auto"/>
            <w:left w:val="none" w:sz="0" w:space="0" w:color="auto"/>
            <w:bottom w:val="none" w:sz="0" w:space="0" w:color="auto"/>
            <w:right w:val="none" w:sz="0" w:space="0" w:color="auto"/>
          </w:divBdr>
        </w:div>
        <w:div w:id="588656453">
          <w:marLeft w:val="640"/>
          <w:marRight w:val="0"/>
          <w:marTop w:val="0"/>
          <w:marBottom w:val="0"/>
          <w:divBdr>
            <w:top w:val="none" w:sz="0" w:space="0" w:color="auto"/>
            <w:left w:val="none" w:sz="0" w:space="0" w:color="auto"/>
            <w:bottom w:val="none" w:sz="0" w:space="0" w:color="auto"/>
            <w:right w:val="none" w:sz="0" w:space="0" w:color="auto"/>
          </w:divBdr>
        </w:div>
        <w:div w:id="166483466">
          <w:marLeft w:val="640"/>
          <w:marRight w:val="0"/>
          <w:marTop w:val="0"/>
          <w:marBottom w:val="0"/>
          <w:divBdr>
            <w:top w:val="none" w:sz="0" w:space="0" w:color="auto"/>
            <w:left w:val="none" w:sz="0" w:space="0" w:color="auto"/>
            <w:bottom w:val="none" w:sz="0" w:space="0" w:color="auto"/>
            <w:right w:val="none" w:sz="0" w:space="0" w:color="auto"/>
          </w:divBdr>
        </w:div>
        <w:div w:id="1840078292">
          <w:marLeft w:val="640"/>
          <w:marRight w:val="0"/>
          <w:marTop w:val="0"/>
          <w:marBottom w:val="0"/>
          <w:divBdr>
            <w:top w:val="none" w:sz="0" w:space="0" w:color="auto"/>
            <w:left w:val="none" w:sz="0" w:space="0" w:color="auto"/>
            <w:bottom w:val="none" w:sz="0" w:space="0" w:color="auto"/>
            <w:right w:val="none" w:sz="0" w:space="0" w:color="auto"/>
          </w:divBdr>
        </w:div>
        <w:div w:id="767965920">
          <w:marLeft w:val="640"/>
          <w:marRight w:val="0"/>
          <w:marTop w:val="0"/>
          <w:marBottom w:val="0"/>
          <w:divBdr>
            <w:top w:val="none" w:sz="0" w:space="0" w:color="auto"/>
            <w:left w:val="none" w:sz="0" w:space="0" w:color="auto"/>
            <w:bottom w:val="none" w:sz="0" w:space="0" w:color="auto"/>
            <w:right w:val="none" w:sz="0" w:space="0" w:color="auto"/>
          </w:divBdr>
        </w:div>
        <w:div w:id="1097794949">
          <w:marLeft w:val="640"/>
          <w:marRight w:val="0"/>
          <w:marTop w:val="0"/>
          <w:marBottom w:val="0"/>
          <w:divBdr>
            <w:top w:val="none" w:sz="0" w:space="0" w:color="auto"/>
            <w:left w:val="none" w:sz="0" w:space="0" w:color="auto"/>
            <w:bottom w:val="none" w:sz="0" w:space="0" w:color="auto"/>
            <w:right w:val="none" w:sz="0" w:space="0" w:color="auto"/>
          </w:divBdr>
        </w:div>
        <w:div w:id="1455172857">
          <w:marLeft w:val="640"/>
          <w:marRight w:val="0"/>
          <w:marTop w:val="0"/>
          <w:marBottom w:val="0"/>
          <w:divBdr>
            <w:top w:val="none" w:sz="0" w:space="0" w:color="auto"/>
            <w:left w:val="none" w:sz="0" w:space="0" w:color="auto"/>
            <w:bottom w:val="none" w:sz="0" w:space="0" w:color="auto"/>
            <w:right w:val="none" w:sz="0" w:space="0" w:color="auto"/>
          </w:divBdr>
        </w:div>
        <w:div w:id="1740177839">
          <w:marLeft w:val="640"/>
          <w:marRight w:val="0"/>
          <w:marTop w:val="0"/>
          <w:marBottom w:val="0"/>
          <w:divBdr>
            <w:top w:val="none" w:sz="0" w:space="0" w:color="auto"/>
            <w:left w:val="none" w:sz="0" w:space="0" w:color="auto"/>
            <w:bottom w:val="none" w:sz="0" w:space="0" w:color="auto"/>
            <w:right w:val="none" w:sz="0" w:space="0" w:color="auto"/>
          </w:divBdr>
        </w:div>
        <w:div w:id="475144200">
          <w:marLeft w:val="640"/>
          <w:marRight w:val="0"/>
          <w:marTop w:val="0"/>
          <w:marBottom w:val="0"/>
          <w:divBdr>
            <w:top w:val="none" w:sz="0" w:space="0" w:color="auto"/>
            <w:left w:val="none" w:sz="0" w:space="0" w:color="auto"/>
            <w:bottom w:val="none" w:sz="0" w:space="0" w:color="auto"/>
            <w:right w:val="none" w:sz="0" w:space="0" w:color="auto"/>
          </w:divBdr>
        </w:div>
        <w:div w:id="1849754900">
          <w:marLeft w:val="640"/>
          <w:marRight w:val="0"/>
          <w:marTop w:val="0"/>
          <w:marBottom w:val="0"/>
          <w:divBdr>
            <w:top w:val="none" w:sz="0" w:space="0" w:color="auto"/>
            <w:left w:val="none" w:sz="0" w:space="0" w:color="auto"/>
            <w:bottom w:val="none" w:sz="0" w:space="0" w:color="auto"/>
            <w:right w:val="none" w:sz="0" w:space="0" w:color="auto"/>
          </w:divBdr>
        </w:div>
        <w:div w:id="1712925341">
          <w:marLeft w:val="640"/>
          <w:marRight w:val="0"/>
          <w:marTop w:val="0"/>
          <w:marBottom w:val="0"/>
          <w:divBdr>
            <w:top w:val="none" w:sz="0" w:space="0" w:color="auto"/>
            <w:left w:val="none" w:sz="0" w:space="0" w:color="auto"/>
            <w:bottom w:val="none" w:sz="0" w:space="0" w:color="auto"/>
            <w:right w:val="none" w:sz="0" w:space="0" w:color="auto"/>
          </w:divBdr>
        </w:div>
        <w:div w:id="1712337591">
          <w:marLeft w:val="640"/>
          <w:marRight w:val="0"/>
          <w:marTop w:val="0"/>
          <w:marBottom w:val="0"/>
          <w:divBdr>
            <w:top w:val="none" w:sz="0" w:space="0" w:color="auto"/>
            <w:left w:val="none" w:sz="0" w:space="0" w:color="auto"/>
            <w:bottom w:val="none" w:sz="0" w:space="0" w:color="auto"/>
            <w:right w:val="none" w:sz="0" w:space="0" w:color="auto"/>
          </w:divBdr>
        </w:div>
        <w:div w:id="764225475">
          <w:marLeft w:val="640"/>
          <w:marRight w:val="0"/>
          <w:marTop w:val="0"/>
          <w:marBottom w:val="0"/>
          <w:divBdr>
            <w:top w:val="none" w:sz="0" w:space="0" w:color="auto"/>
            <w:left w:val="none" w:sz="0" w:space="0" w:color="auto"/>
            <w:bottom w:val="none" w:sz="0" w:space="0" w:color="auto"/>
            <w:right w:val="none" w:sz="0" w:space="0" w:color="auto"/>
          </w:divBdr>
        </w:div>
        <w:div w:id="1852262194">
          <w:marLeft w:val="640"/>
          <w:marRight w:val="0"/>
          <w:marTop w:val="0"/>
          <w:marBottom w:val="0"/>
          <w:divBdr>
            <w:top w:val="none" w:sz="0" w:space="0" w:color="auto"/>
            <w:left w:val="none" w:sz="0" w:space="0" w:color="auto"/>
            <w:bottom w:val="none" w:sz="0" w:space="0" w:color="auto"/>
            <w:right w:val="none" w:sz="0" w:space="0" w:color="auto"/>
          </w:divBdr>
        </w:div>
        <w:div w:id="1428455326">
          <w:marLeft w:val="640"/>
          <w:marRight w:val="0"/>
          <w:marTop w:val="0"/>
          <w:marBottom w:val="0"/>
          <w:divBdr>
            <w:top w:val="none" w:sz="0" w:space="0" w:color="auto"/>
            <w:left w:val="none" w:sz="0" w:space="0" w:color="auto"/>
            <w:bottom w:val="none" w:sz="0" w:space="0" w:color="auto"/>
            <w:right w:val="none" w:sz="0" w:space="0" w:color="auto"/>
          </w:divBdr>
        </w:div>
        <w:div w:id="2032416621">
          <w:marLeft w:val="640"/>
          <w:marRight w:val="0"/>
          <w:marTop w:val="0"/>
          <w:marBottom w:val="0"/>
          <w:divBdr>
            <w:top w:val="none" w:sz="0" w:space="0" w:color="auto"/>
            <w:left w:val="none" w:sz="0" w:space="0" w:color="auto"/>
            <w:bottom w:val="none" w:sz="0" w:space="0" w:color="auto"/>
            <w:right w:val="none" w:sz="0" w:space="0" w:color="auto"/>
          </w:divBdr>
        </w:div>
        <w:div w:id="1977681422">
          <w:marLeft w:val="640"/>
          <w:marRight w:val="0"/>
          <w:marTop w:val="0"/>
          <w:marBottom w:val="0"/>
          <w:divBdr>
            <w:top w:val="none" w:sz="0" w:space="0" w:color="auto"/>
            <w:left w:val="none" w:sz="0" w:space="0" w:color="auto"/>
            <w:bottom w:val="none" w:sz="0" w:space="0" w:color="auto"/>
            <w:right w:val="none" w:sz="0" w:space="0" w:color="auto"/>
          </w:divBdr>
        </w:div>
        <w:div w:id="1144272339">
          <w:marLeft w:val="640"/>
          <w:marRight w:val="0"/>
          <w:marTop w:val="0"/>
          <w:marBottom w:val="0"/>
          <w:divBdr>
            <w:top w:val="none" w:sz="0" w:space="0" w:color="auto"/>
            <w:left w:val="none" w:sz="0" w:space="0" w:color="auto"/>
            <w:bottom w:val="none" w:sz="0" w:space="0" w:color="auto"/>
            <w:right w:val="none" w:sz="0" w:space="0" w:color="auto"/>
          </w:divBdr>
        </w:div>
        <w:div w:id="1840079086">
          <w:marLeft w:val="640"/>
          <w:marRight w:val="0"/>
          <w:marTop w:val="0"/>
          <w:marBottom w:val="0"/>
          <w:divBdr>
            <w:top w:val="none" w:sz="0" w:space="0" w:color="auto"/>
            <w:left w:val="none" w:sz="0" w:space="0" w:color="auto"/>
            <w:bottom w:val="none" w:sz="0" w:space="0" w:color="auto"/>
            <w:right w:val="none" w:sz="0" w:space="0" w:color="auto"/>
          </w:divBdr>
        </w:div>
        <w:div w:id="1064571461">
          <w:marLeft w:val="640"/>
          <w:marRight w:val="0"/>
          <w:marTop w:val="0"/>
          <w:marBottom w:val="0"/>
          <w:divBdr>
            <w:top w:val="none" w:sz="0" w:space="0" w:color="auto"/>
            <w:left w:val="none" w:sz="0" w:space="0" w:color="auto"/>
            <w:bottom w:val="none" w:sz="0" w:space="0" w:color="auto"/>
            <w:right w:val="none" w:sz="0" w:space="0" w:color="auto"/>
          </w:divBdr>
        </w:div>
        <w:div w:id="1776557226">
          <w:marLeft w:val="640"/>
          <w:marRight w:val="0"/>
          <w:marTop w:val="0"/>
          <w:marBottom w:val="0"/>
          <w:divBdr>
            <w:top w:val="none" w:sz="0" w:space="0" w:color="auto"/>
            <w:left w:val="none" w:sz="0" w:space="0" w:color="auto"/>
            <w:bottom w:val="none" w:sz="0" w:space="0" w:color="auto"/>
            <w:right w:val="none" w:sz="0" w:space="0" w:color="auto"/>
          </w:divBdr>
        </w:div>
        <w:div w:id="1162627139">
          <w:marLeft w:val="640"/>
          <w:marRight w:val="0"/>
          <w:marTop w:val="0"/>
          <w:marBottom w:val="0"/>
          <w:divBdr>
            <w:top w:val="none" w:sz="0" w:space="0" w:color="auto"/>
            <w:left w:val="none" w:sz="0" w:space="0" w:color="auto"/>
            <w:bottom w:val="none" w:sz="0" w:space="0" w:color="auto"/>
            <w:right w:val="none" w:sz="0" w:space="0" w:color="auto"/>
          </w:divBdr>
        </w:div>
        <w:div w:id="1232540098">
          <w:marLeft w:val="640"/>
          <w:marRight w:val="0"/>
          <w:marTop w:val="0"/>
          <w:marBottom w:val="0"/>
          <w:divBdr>
            <w:top w:val="none" w:sz="0" w:space="0" w:color="auto"/>
            <w:left w:val="none" w:sz="0" w:space="0" w:color="auto"/>
            <w:bottom w:val="none" w:sz="0" w:space="0" w:color="auto"/>
            <w:right w:val="none" w:sz="0" w:space="0" w:color="auto"/>
          </w:divBdr>
        </w:div>
        <w:div w:id="1330209910">
          <w:marLeft w:val="640"/>
          <w:marRight w:val="0"/>
          <w:marTop w:val="0"/>
          <w:marBottom w:val="0"/>
          <w:divBdr>
            <w:top w:val="none" w:sz="0" w:space="0" w:color="auto"/>
            <w:left w:val="none" w:sz="0" w:space="0" w:color="auto"/>
            <w:bottom w:val="none" w:sz="0" w:space="0" w:color="auto"/>
            <w:right w:val="none" w:sz="0" w:space="0" w:color="auto"/>
          </w:divBdr>
        </w:div>
        <w:div w:id="387805364">
          <w:marLeft w:val="640"/>
          <w:marRight w:val="0"/>
          <w:marTop w:val="0"/>
          <w:marBottom w:val="0"/>
          <w:divBdr>
            <w:top w:val="none" w:sz="0" w:space="0" w:color="auto"/>
            <w:left w:val="none" w:sz="0" w:space="0" w:color="auto"/>
            <w:bottom w:val="none" w:sz="0" w:space="0" w:color="auto"/>
            <w:right w:val="none" w:sz="0" w:space="0" w:color="auto"/>
          </w:divBdr>
        </w:div>
        <w:div w:id="1155797462">
          <w:marLeft w:val="640"/>
          <w:marRight w:val="0"/>
          <w:marTop w:val="0"/>
          <w:marBottom w:val="0"/>
          <w:divBdr>
            <w:top w:val="none" w:sz="0" w:space="0" w:color="auto"/>
            <w:left w:val="none" w:sz="0" w:space="0" w:color="auto"/>
            <w:bottom w:val="none" w:sz="0" w:space="0" w:color="auto"/>
            <w:right w:val="none" w:sz="0" w:space="0" w:color="auto"/>
          </w:divBdr>
        </w:div>
        <w:div w:id="1535925920">
          <w:marLeft w:val="640"/>
          <w:marRight w:val="0"/>
          <w:marTop w:val="0"/>
          <w:marBottom w:val="0"/>
          <w:divBdr>
            <w:top w:val="none" w:sz="0" w:space="0" w:color="auto"/>
            <w:left w:val="none" w:sz="0" w:space="0" w:color="auto"/>
            <w:bottom w:val="none" w:sz="0" w:space="0" w:color="auto"/>
            <w:right w:val="none" w:sz="0" w:space="0" w:color="auto"/>
          </w:divBdr>
        </w:div>
        <w:div w:id="1101757989">
          <w:marLeft w:val="640"/>
          <w:marRight w:val="0"/>
          <w:marTop w:val="0"/>
          <w:marBottom w:val="0"/>
          <w:divBdr>
            <w:top w:val="none" w:sz="0" w:space="0" w:color="auto"/>
            <w:left w:val="none" w:sz="0" w:space="0" w:color="auto"/>
            <w:bottom w:val="none" w:sz="0" w:space="0" w:color="auto"/>
            <w:right w:val="none" w:sz="0" w:space="0" w:color="auto"/>
          </w:divBdr>
        </w:div>
        <w:div w:id="1932926100">
          <w:marLeft w:val="640"/>
          <w:marRight w:val="0"/>
          <w:marTop w:val="0"/>
          <w:marBottom w:val="0"/>
          <w:divBdr>
            <w:top w:val="none" w:sz="0" w:space="0" w:color="auto"/>
            <w:left w:val="none" w:sz="0" w:space="0" w:color="auto"/>
            <w:bottom w:val="none" w:sz="0" w:space="0" w:color="auto"/>
            <w:right w:val="none" w:sz="0" w:space="0" w:color="auto"/>
          </w:divBdr>
        </w:div>
        <w:div w:id="1931422846">
          <w:marLeft w:val="640"/>
          <w:marRight w:val="0"/>
          <w:marTop w:val="0"/>
          <w:marBottom w:val="0"/>
          <w:divBdr>
            <w:top w:val="none" w:sz="0" w:space="0" w:color="auto"/>
            <w:left w:val="none" w:sz="0" w:space="0" w:color="auto"/>
            <w:bottom w:val="none" w:sz="0" w:space="0" w:color="auto"/>
            <w:right w:val="none" w:sz="0" w:space="0" w:color="auto"/>
          </w:divBdr>
        </w:div>
        <w:div w:id="2041273682">
          <w:marLeft w:val="640"/>
          <w:marRight w:val="0"/>
          <w:marTop w:val="0"/>
          <w:marBottom w:val="0"/>
          <w:divBdr>
            <w:top w:val="none" w:sz="0" w:space="0" w:color="auto"/>
            <w:left w:val="none" w:sz="0" w:space="0" w:color="auto"/>
            <w:bottom w:val="none" w:sz="0" w:space="0" w:color="auto"/>
            <w:right w:val="none" w:sz="0" w:space="0" w:color="auto"/>
          </w:divBdr>
        </w:div>
        <w:div w:id="940574679">
          <w:marLeft w:val="640"/>
          <w:marRight w:val="0"/>
          <w:marTop w:val="0"/>
          <w:marBottom w:val="0"/>
          <w:divBdr>
            <w:top w:val="none" w:sz="0" w:space="0" w:color="auto"/>
            <w:left w:val="none" w:sz="0" w:space="0" w:color="auto"/>
            <w:bottom w:val="none" w:sz="0" w:space="0" w:color="auto"/>
            <w:right w:val="none" w:sz="0" w:space="0" w:color="auto"/>
          </w:divBdr>
        </w:div>
        <w:div w:id="1302690439">
          <w:marLeft w:val="640"/>
          <w:marRight w:val="0"/>
          <w:marTop w:val="0"/>
          <w:marBottom w:val="0"/>
          <w:divBdr>
            <w:top w:val="none" w:sz="0" w:space="0" w:color="auto"/>
            <w:left w:val="none" w:sz="0" w:space="0" w:color="auto"/>
            <w:bottom w:val="none" w:sz="0" w:space="0" w:color="auto"/>
            <w:right w:val="none" w:sz="0" w:space="0" w:color="auto"/>
          </w:divBdr>
        </w:div>
        <w:div w:id="763647425">
          <w:marLeft w:val="640"/>
          <w:marRight w:val="0"/>
          <w:marTop w:val="0"/>
          <w:marBottom w:val="0"/>
          <w:divBdr>
            <w:top w:val="none" w:sz="0" w:space="0" w:color="auto"/>
            <w:left w:val="none" w:sz="0" w:space="0" w:color="auto"/>
            <w:bottom w:val="none" w:sz="0" w:space="0" w:color="auto"/>
            <w:right w:val="none" w:sz="0" w:space="0" w:color="auto"/>
          </w:divBdr>
        </w:div>
        <w:div w:id="1923295033">
          <w:marLeft w:val="640"/>
          <w:marRight w:val="0"/>
          <w:marTop w:val="0"/>
          <w:marBottom w:val="0"/>
          <w:divBdr>
            <w:top w:val="none" w:sz="0" w:space="0" w:color="auto"/>
            <w:left w:val="none" w:sz="0" w:space="0" w:color="auto"/>
            <w:bottom w:val="none" w:sz="0" w:space="0" w:color="auto"/>
            <w:right w:val="none" w:sz="0" w:space="0" w:color="auto"/>
          </w:divBdr>
        </w:div>
        <w:div w:id="1008559341">
          <w:marLeft w:val="640"/>
          <w:marRight w:val="0"/>
          <w:marTop w:val="0"/>
          <w:marBottom w:val="0"/>
          <w:divBdr>
            <w:top w:val="none" w:sz="0" w:space="0" w:color="auto"/>
            <w:left w:val="none" w:sz="0" w:space="0" w:color="auto"/>
            <w:bottom w:val="none" w:sz="0" w:space="0" w:color="auto"/>
            <w:right w:val="none" w:sz="0" w:space="0" w:color="auto"/>
          </w:divBdr>
        </w:div>
        <w:div w:id="1975675694">
          <w:marLeft w:val="640"/>
          <w:marRight w:val="0"/>
          <w:marTop w:val="0"/>
          <w:marBottom w:val="0"/>
          <w:divBdr>
            <w:top w:val="none" w:sz="0" w:space="0" w:color="auto"/>
            <w:left w:val="none" w:sz="0" w:space="0" w:color="auto"/>
            <w:bottom w:val="none" w:sz="0" w:space="0" w:color="auto"/>
            <w:right w:val="none" w:sz="0" w:space="0" w:color="auto"/>
          </w:divBdr>
        </w:div>
        <w:div w:id="1537809920">
          <w:marLeft w:val="640"/>
          <w:marRight w:val="0"/>
          <w:marTop w:val="0"/>
          <w:marBottom w:val="0"/>
          <w:divBdr>
            <w:top w:val="none" w:sz="0" w:space="0" w:color="auto"/>
            <w:left w:val="none" w:sz="0" w:space="0" w:color="auto"/>
            <w:bottom w:val="none" w:sz="0" w:space="0" w:color="auto"/>
            <w:right w:val="none" w:sz="0" w:space="0" w:color="auto"/>
          </w:divBdr>
        </w:div>
        <w:div w:id="74717214">
          <w:marLeft w:val="640"/>
          <w:marRight w:val="0"/>
          <w:marTop w:val="0"/>
          <w:marBottom w:val="0"/>
          <w:divBdr>
            <w:top w:val="none" w:sz="0" w:space="0" w:color="auto"/>
            <w:left w:val="none" w:sz="0" w:space="0" w:color="auto"/>
            <w:bottom w:val="none" w:sz="0" w:space="0" w:color="auto"/>
            <w:right w:val="none" w:sz="0" w:space="0" w:color="auto"/>
          </w:divBdr>
        </w:div>
        <w:div w:id="1467896845">
          <w:marLeft w:val="640"/>
          <w:marRight w:val="0"/>
          <w:marTop w:val="0"/>
          <w:marBottom w:val="0"/>
          <w:divBdr>
            <w:top w:val="none" w:sz="0" w:space="0" w:color="auto"/>
            <w:left w:val="none" w:sz="0" w:space="0" w:color="auto"/>
            <w:bottom w:val="none" w:sz="0" w:space="0" w:color="auto"/>
            <w:right w:val="none" w:sz="0" w:space="0" w:color="auto"/>
          </w:divBdr>
        </w:div>
        <w:div w:id="356660613">
          <w:marLeft w:val="640"/>
          <w:marRight w:val="0"/>
          <w:marTop w:val="0"/>
          <w:marBottom w:val="0"/>
          <w:divBdr>
            <w:top w:val="none" w:sz="0" w:space="0" w:color="auto"/>
            <w:left w:val="none" w:sz="0" w:space="0" w:color="auto"/>
            <w:bottom w:val="none" w:sz="0" w:space="0" w:color="auto"/>
            <w:right w:val="none" w:sz="0" w:space="0" w:color="auto"/>
          </w:divBdr>
        </w:div>
        <w:div w:id="1365444866">
          <w:marLeft w:val="640"/>
          <w:marRight w:val="0"/>
          <w:marTop w:val="0"/>
          <w:marBottom w:val="0"/>
          <w:divBdr>
            <w:top w:val="none" w:sz="0" w:space="0" w:color="auto"/>
            <w:left w:val="none" w:sz="0" w:space="0" w:color="auto"/>
            <w:bottom w:val="none" w:sz="0" w:space="0" w:color="auto"/>
            <w:right w:val="none" w:sz="0" w:space="0" w:color="auto"/>
          </w:divBdr>
        </w:div>
        <w:div w:id="712652076">
          <w:marLeft w:val="640"/>
          <w:marRight w:val="0"/>
          <w:marTop w:val="0"/>
          <w:marBottom w:val="0"/>
          <w:divBdr>
            <w:top w:val="none" w:sz="0" w:space="0" w:color="auto"/>
            <w:left w:val="none" w:sz="0" w:space="0" w:color="auto"/>
            <w:bottom w:val="none" w:sz="0" w:space="0" w:color="auto"/>
            <w:right w:val="none" w:sz="0" w:space="0" w:color="auto"/>
          </w:divBdr>
        </w:div>
        <w:div w:id="2035615091">
          <w:marLeft w:val="640"/>
          <w:marRight w:val="0"/>
          <w:marTop w:val="0"/>
          <w:marBottom w:val="0"/>
          <w:divBdr>
            <w:top w:val="none" w:sz="0" w:space="0" w:color="auto"/>
            <w:left w:val="none" w:sz="0" w:space="0" w:color="auto"/>
            <w:bottom w:val="none" w:sz="0" w:space="0" w:color="auto"/>
            <w:right w:val="none" w:sz="0" w:space="0" w:color="auto"/>
          </w:divBdr>
        </w:div>
        <w:div w:id="665207044">
          <w:marLeft w:val="640"/>
          <w:marRight w:val="0"/>
          <w:marTop w:val="0"/>
          <w:marBottom w:val="0"/>
          <w:divBdr>
            <w:top w:val="none" w:sz="0" w:space="0" w:color="auto"/>
            <w:left w:val="none" w:sz="0" w:space="0" w:color="auto"/>
            <w:bottom w:val="none" w:sz="0" w:space="0" w:color="auto"/>
            <w:right w:val="none" w:sz="0" w:space="0" w:color="auto"/>
          </w:divBdr>
        </w:div>
        <w:div w:id="1244602631">
          <w:marLeft w:val="640"/>
          <w:marRight w:val="0"/>
          <w:marTop w:val="0"/>
          <w:marBottom w:val="0"/>
          <w:divBdr>
            <w:top w:val="none" w:sz="0" w:space="0" w:color="auto"/>
            <w:left w:val="none" w:sz="0" w:space="0" w:color="auto"/>
            <w:bottom w:val="none" w:sz="0" w:space="0" w:color="auto"/>
            <w:right w:val="none" w:sz="0" w:space="0" w:color="auto"/>
          </w:divBdr>
        </w:div>
        <w:div w:id="457997094">
          <w:marLeft w:val="640"/>
          <w:marRight w:val="0"/>
          <w:marTop w:val="0"/>
          <w:marBottom w:val="0"/>
          <w:divBdr>
            <w:top w:val="none" w:sz="0" w:space="0" w:color="auto"/>
            <w:left w:val="none" w:sz="0" w:space="0" w:color="auto"/>
            <w:bottom w:val="none" w:sz="0" w:space="0" w:color="auto"/>
            <w:right w:val="none" w:sz="0" w:space="0" w:color="auto"/>
          </w:divBdr>
        </w:div>
        <w:div w:id="532232733">
          <w:marLeft w:val="640"/>
          <w:marRight w:val="0"/>
          <w:marTop w:val="0"/>
          <w:marBottom w:val="0"/>
          <w:divBdr>
            <w:top w:val="none" w:sz="0" w:space="0" w:color="auto"/>
            <w:left w:val="none" w:sz="0" w:space="0" w:color="auto"/>
            <w:bottom w:val="none" w:sz="0" w:space="0" w:color="auto"/>
            <w:right w:val="none" w:sz="0" w:space="0" w:color="auto"/>
          </w:divBdr>
        </w:div>
        <w:div w:id="226233751">
          <w:marLeft w:val="640"/>
          <w:marRight w:val="0"/>
          <w:marTop w:val="0"/>
          <w:marBottom w:val="0"/>
          <w:divBdr>
            <w:top w:val="none" w:sz="0" w:space="0" w:color="auto"/>
            <w:left w:val="none" w:sz="0" w:space="0" w:color="auto"/>
            <w:bottom w:val="none" w:sz="0" w:space="0" w:color="auto"/>
            <w:right w:val="none" w:sz="0" w:space="0" w:color="auto"/>
          </w:divBdr>
        </w:div>
        <w:div w:id="1564634021">
          <w:marLeft w:val="640"/>
          <w:marRight w:val="0"/>
          <w:marTop w:val="0"/>
          <w:marBottom w:val="0"/>
          <w:divBdr>
            <w:top w:val="none" w:sz="0" w:space="0" w:color="auto"/>
            <w:left w:val="none" w:sz="0" w:space="0" w:color="auto"/>
            <w:bottom w:val="none" w:sz="0" w:space="0" w:color="auto"/>
            <w:right w:val="none" w:sz="0" w:space="0" w:color="auto"/>
          </w:divBdr>
        </w:div>
        <w:div w:id="1072461483">
          <w:marLeft w:val="640"/>
          <w:marRight w:val="0"/>
          <w:marTop w:val="0"/>
          <w:marBottom w:val="0"/>
          <w:divBdr>
            <w:top w:val="none" w:sz="0" w:space="0" w:color="auto"/>
            <w:left w:val="none" w:sz="0" w:space="0" w:color="auto"/>
            <w:bottom w:val="none" w:sz="0" w:space="0" w:color="auto"/>
            <w:right w:val="none" w:sz="0" w:space="0" w:color="auto"/>
          </w:divBdr>
        </w:div>
        <w:div w:id="479351959">
          <w:marLeft w:val="640"/>
          <w:marRight w:val="0"/>
          <w:marTop w:val="0"/>
          <w:marBottom w:val="0"/>
          <w:divBdr>
            <w:top w:val="none" w:sz="0" w:space="0" w:color="auto"/>
            <w:left w:val="none" w:sz="0" w:space="0" w:color="auto"/>
            <w:bottom w:val="none" w:sz="0" w:space="0" w:color="auto"/>
            <w:right w:val="none" w:sz="0" w:space="0" w:color="auto"/>
          </w:divBdr>
        </w:div>
        <w:div w:id="1471365826">
          <w:marLeft w:val="640"/>
          <w:marRight w:val="0"/>
          <w:marTop w:val="0"/>
          <w:marBottom w:val="0"/>
          <w:divBdr>
            <w:top w:val="none" w:sz="0" w:space="0" w:color="auto"/>
            <w:left w:val="none" w:sz="0" w:space="0" w:color="auto"/>
            <w:bottom w:val="none" w:sz="0" w:space="0" w:color="auto"/>
            <w:right w:val="none" w:sz="0" w:space="0" w:color="auto"/>
          </w:divBdr>
        </w:div>
        <w:div w:id="730926351">
          <w:marLeft w:val="640"/>
          <w:marRight w:val="0"/>
          <w:marTop w:val="0"/>
          <w:marBottom w:val="0"/>
          <w:divBdr>
            <w:top w:val="none" w:sz="0" w:space="0" w:color="auto"/>
            <w:left w:val="none" w:sz="0" w:space="0" w:color="auto"/>
            <w:bottom w:val="none" w:sz="0" w:space="0" w:color="auto"/>
            <w:right w:val="none" w:sz="0" w:space="0" w:color="auto"/>
          </w:divBdr>
        </w:div>
        <w:div w:id="143089642">
          <w:marLeft w:val="640"/>
          <w:marRight w:val="0"/>
          <w:marTop w:val="0"/>
          <w:marBottom w:val="0"/>
          <w:divBdr>
            <w:top w:val="none" w:sz="0" w:space="0" w:color="auto"/>
            <w:left w:val="none" w:sz="0" w:space="0" w:color="auto"/>
            <w:bottom w:val="none" w:sz="0" w:space="0" w:color="auto"/>
            <w:right w:val="none" w:sz="0" w:space="0" w:color="auto"/>
          </w:divBdr>
        </w:div>
        <w:div w:id="813371893">
          <w:marLeft w:val="640"/>
          <w:marRight w:val="0"/>
          <w:marTop w:val="0"/>
          <w:marBottom w:val="0"/>
          <w:divBdr>
            <w:top w:val="none" w:sz="0" w:space="0" w:color="auto"/>
            <w:left w:val="none" w:sz="0" w:space="0" w:color="auto"/>
            <w:bottom w:val="none" w:sz="0" w:space="0" w:color="auto"/>
            <w:right w:val="none" w:sz="0" w:space="0" w:color="auto"/>
          </w:divBdr>
        </w:div>
        <w:div w:id="1897164307">
          <w:marLeft w:val="640"/>
          <w:marRight w:val="0"/>
          <w:marTop w:val="0"/>
          <w:marBottom w:val="0"/>
          <w:divBdr>
            <w:top w:val="none" w:sz="0" w:space="0" w:color="auto"/>
            <w:left w:val="none" w:sz="0" w:space="0" w:color="auto"/>
            <w:bottom w:val="none" w:sz="0" w:space="0" w:color="auto"/>
            <w:right w:val="none" w:sz="0" w:space="0" w:color="auto"/>
          </w:divBdr>
        </w:div>
        <w:div w:id="1884167640">
          <w:marLeft w:val="640"/>
          <w:marRight w:val="0"/>
          <w:marTop w:val="0"/>
          <w:marBottom w:val="0"/>
          <w:divBdr>
            <w:top w:val="none" w:sz="0" w:space="0" w:color="auto"/>
            <w:left w:val="none" w:sz="0" w:space="0" w:color="auto"/>
            <w:bottom w:val="none" w:sz="0" w:space="0" w:color="auto"/>
            <w:right w:val="none" w:sz="0" w:space="0" w:color="auto"/>
          </w:divBdr>
        </w:div>
        <w:div w:id="1767917796">
          <w:marLeft w:val="640"/>
          <w:marRight w:val="0"/>
          <w:marTop w:val="0"/>
          <w:marBottom w:val="0"/>
          <w:divBdr>
            <w:top w:val="none" w:sz="0" w:space="0" w:color="auto"/>
            <w:left w:val="none" w:sz="0" w:space="0" w:color="auto"/>
            <w:bottom w:val="none" w:sz="0" w:space="0" w:color="auto"/>
            <w:right w:val="none" w:sz="0" w:space="0" w:color="auto"/>
          </w:divBdr>
        </w:div>
        <w:div w:id="1770465913">
          <w:marLeft w:val="640"/>
          <w:marRight w:val="0"/>
          <w:marTop w:val="0"/>
          <w:marBottom w:val="0"/>
          <w:divBdr>
            <w:top w:val="none" w:sz="0" w:space="0" w:color="auto"/>
            <w:left w:val="none" w:sz="0" w:space="0" w:color="auto"/>
            <w:bottom w:val="none" w:sz="0" w:space="0" w:color="auto"/>
            <w:right w:val="none" w:sz="0" w:space="0" w:color="auto"/>
          </w:divBdr>
        </w:div>
        <w:div w:id="1963461614">
          <w:marLeft w:val="640"/>
          <w:marRight w:val="0"/>
          <w:marTop w:val="0"/>
          <w:marBottom w:val="0"/>
          <w:divBdr>
            <w:top w:val="none" w:sz="0" w:space="0" w:color="auto"/>
            <w:left w:val="none" w:sz="0" w:space="0" w:color="auto"/>
            <w:bottom w:val="none" w:sz="0" w:space="0" w:color="auto"/>
            <w:right w:val="none" w:sz="0" w:space="0" w:color="auto"/>
          </w:divBdr>
        </w:div>
        <w:div w:id="706488015">
          <w:marLeft w:val="640"/>
          <w:marRight w:val="0"/>
          <w:marTop w:val="0"/>
          <w:marBottom w:val="0"/>
          <w:divBdr>
            <w:top w:val="none" w:sz="0" w:space="0" w:color="auto"/>
            <w:left w:val="none" w:sz="0" w:space="0" w:color="auto"/>
            <w:bottom w:val="none" w:sz="0" w:space="0" w:color="auto"/>
            <w:right w:val="none" w:sz="0" w:space="0" w:color="auto"/>
          </w:divBdr>
        </w:div>
        <w:div w:id="1562640555">
          <w:marLeft w:val="640"/>
          <w:marRight w:val="0"/>
          <w:marTop w:val="0"/>
          <w:marBottom w:val="0"/>
          <w:divBdr>
            <w:top w:val="none" w:sz="0" w:space="0" w:color="auto"/>
            <w:left w:val="none" w:sz="0" w:space="0" w:color="auto"/>
            <w:bottom w:val="none" w:sz="0" w:space="0" w:color="auto"/>
            <w:right w:val="none" w:sz="0" w:space="0" w:color="auto"/>
          </w:divBdr>
        </w:div>
        <w:div w:id="814839346">
          <w:marLeft w:val="640"/>
          <w:marRight w:val="0"/>
          <w:marTop w:val="0"/>
          <w:marBottom w:val="0"/>
          <w:divBdr>
            <w:top w:val="none" w:sz="0" w:space="0" w:color="auto"/>
            <w:left w:val="none" w:sz="0" w:space="0" w:color="auto"/>
            <w:bottom w:val="none" w:sz="0" w:space="0" w:color="auto"/>
            <w:right w:val="none" w:sz="0" w:space="0" w:color="auto"/>
          </w:divBdr>
        </w:div>
        <w:div w:id="2006129528">
          <w:marLeft w:val="640"/>
          <w:marRight w:val="0"/>
          <w:marTop w:val="0"/>
          <w:marBottom w:val="0"/>
          <w:divBdr>
            <w:top w:val="none" w:sz="0" w:space="0" w:color="auto"/>
            <w:left w:val="none" w:sz="0" w:space="0" w:color="auto"/>
            <w:bottom w:val="none" w:sz="0" w:space="0" w:color="auto"/>
            <w:right w:val="none" w:sz="0" w:space="0" w:color="auto"/>
          </w:divBdr>
        </w:div>
        <w:div w:id="1444039513">
          <w:marLeft w:val="640"/>
          <w:marRight w:val="0"/>
          <w:marTop w:val="0"/>
          <w:marBottom w:val="0"/>
          <w:divBdr>
            <w:top w:val="none" w:sz="0" w:space="0" w:color="auto"/>
            <w:left w:val="none" w:sz="0" w:space="0" w:color="auto"/>
            <w:bottom w:val="none" w:sz="0" w:space="0" w:color="auto"/>
            <w:right w:val="none" w:sz="0" w:space="0" w:color="auto"/>
          </w:divBdr>
        </w:div>
        <w:div w:id="835925449">
          <w:marLeft w:val="640"/>
          <w:marRight w:val="0"/>
          <w:marTop w:val="0"/>
          <w:marBottom w:val="0"/>
          <w:divBdr>
            <w:top w:val="none" w:sz="0" w:space="0" w:color="auto"/>
            <w:left w:val="none" w:sz="0" w:space="0" w:color="auto"/>
            <w:bottom w:val="none" w:sz="0" w:space="0" w:color="auto"/>
            <w:right w:val="none" w:sz="0" w:space="0" w:color="auto"/>
          </w:divBdr>
        </w:div>
        <w:div w:id="2130582796">
          <w:marLeft w:val="640"/>
          <w:marRight w:val="0"/>
          <w:marTop w:val="0"/>
          <w:marBottom w:val="0"/>
          <w:divBdr>
            <w:top w:val="none" w:sz="0" w:space="0" w:color="auto"/>
            <w:left w:val="none" w:sz="0" w:space="0" w:color="auto"/>
            <w:bottom w:val="none" w:sz="0" w:space="0" w:color="auto"/>
            <w:right w:val="none" w:sz="0" w:space="0" w:color="auto"/>
          </w:divBdr>
        </w:div>
        <w:div w:id="1883592938">
          <w:marLeft w:val="640"/>
          <w:marRight w:val="0"/>
          <w:marTop w:val="0"/>
          <w:marBottom w:val="0"/>
          <w:divBdr>
            <w:top w:val="none" w:sz="0" w:space="0" w:color="auto"/>
            <w:left w:val="none" w:sz="0" w:space="0" w:color="auto"/>
            <w:bottom w:val="none" w:sz="0" w:space="0" w:color="auto"/>
            <w:right w:val="none" w:sz="0" w:space="0" w:color="auto"/>
          </w:divBdr>
        </w:div>
        <w:div w:id="787310550">
          <w:marLeft w:val="640"/>
          <w:marRight w:val="0"/>
          <w:marTop w:val="0"/>
          <w:marBottom w:val="0"/>
          <w:divBdr>
            <w:top w:val="none" w:sz="0" w:space="0" w:color="auto"/>
            <w:left w:val="none" w:sz="0" w:space="0" w:color="auto"/>
            <w:bottom w:val="none" w:sz="0" w:space="0" w:color="auto"/>
            <w:right w:val="none" w:sz="0" w:space="0" w:color="auto"/>
          </w:divBdr>
        </w:div>
        <w:div w:id="755128481">
          <w:marLeft w:val="640"/>
          <w:marRight w:val="0"/>
          <w:marTop w:val="0"/>
          <w:marBottom w:val="0"/>
          <w:divBdr>
            <w:top w:val="none" w:sz="0" w:space="0" w:color="auto"/>
            <w:left w:val="none" w:sz="0" w:space="0" w:color="auto"/>
            <w:bottom w:val="none" w:sz="0" w:space="0" w:color="auto"/>
            <w:right w:val="none" w:sz="0" w:space="0" w:color="auto"/>
          </w:divBdr>
        </w:div>
        <w:div w:id="806240166">
          <w:marLeft w:val="640"/>
          <w:marRight w:val="0"/>
          <w:marTop w:val="0"/>
          <w:marBottom w:val="0"/>
          <w:divBdr>
            <w:top w:val="none" w:sz="0" w:space="0" w:color="auto"/>
            <w:left w:val="none" w:sz="0" w:space="0" w:color="auto"/>
            <w:bottom w:val="none" w:sz="0" w:space="0" w:color="auto"/>
            <w:right w:val="none" w:sz="0" w:space="0" w:color="auto"/>
          </w:divBdr>
        </w:div>
        <w:div w:id="1559125083">
          <w:marLeft w:val="640"/>
          <w:marRight w:val="0"/>
          <w:marTop w:val="0"/>
          <w:marBottom w:val="0"/>
          <w:divBdr>
            <w:top w:val="none" w:sz="0" w:space="0" w:color="auto"/>
            <w:left w:val="none" w:sz="0" w:space="0" w:color="auto"/>
            <w:bottom w:val="none" w:sz="0" w:space="0" w:color="auto"/>
            <w:right w:val="none" w:sz="0" w:space="0" w:color="auto"/>
          </w:divBdr>
        </w:div>
        <w:div w:id="979068117">
          <w:marLeft w:val="640"/>
          <w:marRight w:val="0"/>
          <w:marTop w:val="0"/>
          <w:marBottom w:val="0"/>
          <w:divBdr>
            <w:top w:val="none" w:sz="0" w:space="0" w:color="auto"/>
            <w:left w:val="none" w:sz="0" w:space="0" w:color="auto"/>
            <w:bottom w:val="none" w:sz="0" w:space="0" w:color="auto"/>
            <w:right w:val="none" w:sz="0" w:space="0" w:color="auto"/>
          </w:divBdr>
        </w:div>
        <w:div w:id="2010055175">
          <w:marLeft w:val="640"/>
          <w:marRight w:val="0"/>
          <w:marTop w:val="0"/>
          <w:marBottom w:val="0"/>
          <w:divBdr>
            <w:top w:val="none" w:sz="0" w:space="0" w:color="auto"/>
            <w:left w:val="none" w:sz="0" w:space="0" w:color="auto"/>
            <w:bottom w:val="none" w:sz="0" w:space="0" w:color="auto"/>
            <w:right w:val="none" w:sz="0" w:space="0" w:color="auto"/>
          </w:divBdr>
        </w:div>
        <w:div w:id="1577714073">
          <w:marLeft w:val="640"/>
          <w:marRight w:val="0"/>
          <w:marTop w:val="0"/>
          <w:marBottom w:val="0"/>
          <w:divBdr>
            <w:top w:val="none" w:sz="0" w:space="0" w:color="auto"/>
            <w:left w:val="none" w:sz="0" w:space="0" w:color="auto"/>
            <w:bottom w:val="none" w:sz="0" w:space="0" w:color="auto"/>
            <w:right w:val="none" w:sz="0" w:space="0" w:color="auto"/>
          </w:divBdr>
        </w:div>
        <w:div w:id="1285575236">
          <w:marLeft w:val="640"/>
          <w:marRight w:val="0"/>
          <w:marTop w:val="0"/>
          <w:marBottom w:val="0"/>
          <w:divBdr>
            <w:top w:val="none" w:sz="0" w:space="0" w:color="auto"/>
            <w:left w:val="none" w:sz="0" w:space="0" w:color="auto"/>
            <w:bottom w:val="none" w:sz="0" w:space="0" w:color="auto"/>
            <w:right w:val="none" w:sz="0" w:space="0" w:color="auto"/>
          </w:divBdr>
        </w:div>
        <w:div w:id="571621973">
          <w:marLeft w:val="640"/>
          <w:marRight w:val="0"/>
          <w:marTop w:val="0"/>
          <w:marBottom w:val="0"/>
          <w:divBdr>
            <w:top w:val="none" w:sz="0" w:space="0" w:color="auto"/>
            <w:left w:val="none" w:sz="0" w:space="0" w:color="auto"/>
            <w:bottom w:val="none" w:sz="0" w:space="0" w:color="auto"/>
            <w:right w:val="none" w:sz="0" w:space="0" w:color="auto"/>
          </w:divBdr>
        </w:div>
        <w:div w:id="1597445288">
          <w:marLeft w:val="640"/>
          <w:marRight w:val="0"/>
          <w:marTop w:val="0"/>
          <w:marBottom w:val="0"/>
          <w:divBdr>
            <w:top w:val="none" w:sz="0" w:space="0" w:color="auto"/>
            <w:left w:val="none" w:sz="0" w:space="0" w:color="auto"/>
            <w:bottom w:val="none" w:sz="0" w:space="0" w:color="auto"/>
            <w:right w:val="none" w:sz="0" w:space="0" w:color="auto"/>
          </w:divBdr>
        </w:div>
        <w:div w:id="12998900">
          <w:marLeft w:val="640"/>
          <w:marRight w:val="0"/>
          <w:marTop w:val="0"/>
          <w:marBottom w:val="0"/>
          <w:divBdr>
            <w:top w:val="none" w:sz="0" w:space="0" w:color="auto"/>
            <w:left w:val="none" w:sz="0" w:space="0" w:color="auto"/>
            <w:bottom w:val="none" w:sz="0" w:space="0" w:color="auto"/>
            <w:right w:val="none" w:sz="0" w:space="0" w:color="auto"/>
          </w:divBdr>
        </w:div>
        <w:div w:id="637875578">
          <w:marLeft w:val="640"/>
          <w:marRight w:val="0"/>
          <w:marTop w:val="0"/>
          <w:marBottom w:val="0"/>
          <w:divBdr>
            <w:top w:val="none" w:sz="0" w:space="0" w:color="auto"/>
            <w:left w:val="none" w:sz="0" w:space="0" w:color="auto"/>
            <w:bottom w:val="none" w:sz="0" w:space="0" w:color="auto"/>
            <w:right w:val="none" w:sz="0" w:space="0" w:color="auto"/>
          </w:divBdr>
        </w:div>
        <w:div w:id="383138918">
          <w:marLeft w:val="640"/>
          <w:marRight w:val="0"/>
          <w:marTop w:val="0"/>
          <w:marBottom w:val="0"/>
          <w:divBdr>
            <w:top w:val="none" w:sz="0" w:space="0" w:color="auto"/>
            <w:left w:val="none" w:sz="0" w:space="0" w:color="auto"/>
            <w:bottom w:val="none" w:sz="0" w:space="0" w:color="auto"/>
            <w:right w:val="none" w:sz="0" w:space="0" w:color="auto"/>
          </w:divBdr>
        </w:div>
        <w:div w:id="658769921">
          <w:marLeft w:val="640"/>
          <w:marRight w:val="0"/>
          <w:marTop w:val="0"/>
          <w:marBottom w:val="0"/>
          <w:divBdr>
            <w:top w:val="none" w:sz="0" w:space="0" w:color="auto"/>
            <w:left w:val="none" w:sz="0" w:space="0" w:color="auto"/>
            <w:bottom w:val="none" w:sz="0" w:space="0" w:color="auto"/>
            <w:right w:val="none" w:sz="0" w:space="0" w:color="auto"/>
          </w:divBdr>
        </w:div>
        <w:div w:id="623466896">
          <w:marLeft w:val="640"/>
          <w:marRight w:val="0"/>
          <w:marTop w:val="0"/>
          <w:marBottom w:val="0"/>
          <w:divBdr>
            <w:top w:val="none" w:sz="0" w:space="0" w:color="auto"/>
            <w:left w:val="none" w:sz="0" w:space="0" w:color="auto"/>
            <w:bottom w:val="none" w:sz="0" w:space="0" w:color="auto"/>
            <w:right w:val="none" w:sz="0" w:space="0" w:color="auto"/>
          </w:divBdr>
        </w:div>
        <w:div w:id="246572865">
          <w:marLeft w:val="640"/>
          <w:marRight w:val="0"/>
          <w:marTop w:val="0"/>
          <w:marBottom w:val="0"/>
          <w:divBdr>
            <w:top w:val="none" w:sz="0" w:space="0" w:color="auto"/>
            <w:left w:val="none" w:sz="0" w:space="0" w:color="auto"/>
            <w:bottom w:val="none" w:sz="0" w:space="0" w:color="auto"/>
            <w:right w:val="none" w:sz="0" w:space="0" w:color="auto"/>
          </w:divBdr>
        </w:div>
        <w:div w:id="1489788903">
          <w:marLeft w:val="640"/>
          <w:marRight w:val="0"/>
          <w:marTop w:val="0"/>
          <w:marBottom w:val="0"/>
          <w:divBdr>
            <w:top w:val="none" w:sz="0" w:space="0" w:color="auto"/>
            <w:left w:val="none" w:sz="0" w:space="0" w:color="auto"/>
            <w:bottom w:val="none" w:sz="0" w:space="0" w:color="auto"/>
            <w:right w:val="none" w:sz="0" w:space="0" w:color="auto"/>
          </w:divBdr>
        </w:div>
        <w:div w:id="1463157301">
          <w:marLeft w:val="640"/>
          <w:marRight w:val="0"/>
          <w:marTop w:val="0"/>
          <w:marBottom w:val="0"/>
          <w:divBdr>
            <w:top w:val="none" w:sz="0" w:space="0" w:color="auto"/>
            <w:left w:val="none" w:sz="0" w:space="0" w:color="auto"/>
            <w:bottom w:val="none" w:sz="0" w:space="0" w:color="auto"/>
            <w:right w:val="none" w:sz="0" w:space="0" w:color="auto"/>
          </w:divBdr>
        </w:div>
        <w:div w:id="717970069">
          <w:marLeft w:val="640"/>
          <w:marRight w:val="0"/>
          <w:marTop w:val="0"/>
          <w:marBottom w:val="0"/>
          <w:divBdr>
            <w:top w:val="none" w:sz="0" w:space="0" w:color="auto"/>
            <w:left w:val="none" w:sz="0" w:space="0" w:color="auto"/>
            <w:bottom w:val="none" w:sz="0" w:space="0" w:color="auto"/>
            <w:right w:val="none" w:sz="0" w:space="0" w:color="auto"/>
          </w:divBdr>
        </w:div>
        <w:div w:id="474758279">
          <w:marLeft w:val="640"/>
          <w:marRight w:val="0"/>
          <w:marTop w:val="0"/>
          <w:marBottom w:val="0"/>
          <w:divBdr>
            <w:top w:val="none" w:sz="0" w:space="0" w:color="auto"/>
            <w:left w:val="none" w:sz="0" w:space="0" w:color="auto"/>
            <w:bottom w:val="none" w:sz="0" w:space="0" w:color="auto"/>
            <w:right w:val="none" w:sz="0" w:space="0" w:color="auto"/>
          </w:divBdr>
        </w:div>
        <w:div w:id="284430602">
          <w:marLeft w:val="640"/>
          <w:marRight w:val="0"/>
          <w:marTop w:val="0"/>
          <w:marBottom w:val="0"/>
          <w:divBdr>
            <w:top w:val="none" w:sz="0" w:space="0" w:color="auto"/>
            <w:left w:val="none" w:sz="0" w:space="0" w:color="auto"/>
            <w:bottom w:val="none" w:sz="0" w:space="0" w:color="auto"/>
            <w:right w:val="none" w:sz="0" w:space="0" w:color="auto"/>
          </w:divBdr>
        </w:div>
        <w:div w:id="764959685">
          <w:marLeft w:val="640"/>
          <w:marRight w:val="0"/>
          <w:marTop w:val="0"/>
          <w:marBottom w:val="0"/>
          <w:divBdr>
            <w:top w:val="none" w:sz="0" w:space="0" w:color="auto"/>
            <w:left w:val="none" w:sz="0" w:space="0" w:color="auto"/>
            <w:bottom w:val="none" w:sz="0" w:space="0" w:color="auto"/>
            <w:right w:val="none" w:sz="0" w:space="0" w:color="auto"/>
          </w:divBdr>
        </w:div>
        <w:div w:id="685179383">
          <w:marLeft w:val="640"/>
          <w:marRight w:val="0"/>
          <w:marTop w:val="0"/>
          <w:marBottom w:val="0"/>
          <w:divBdr>
            <w:top w:val="none" w:sz="0" w:space="0" w:color="auto"/>
            <w:left w:val="none" w:sz="0" w:space="0" w:color="auto"/>
            <w:bottom w:val="none" w:sz="0" w:space="0" w:color="auto"/>
            <w:right w:val="none" w:sz="0" w:space="0" w:color="auto"/>
          </w:divBdr>
        </w:div>
        <w:div w:id="2056536645">
          <w:marLeft w:val="640"/>
          <w:marRight w:val="0"/>
          <w:marTop w:val="0"/>
          <w:marBottom w:val="0"/>
          <w:divBdr>
            <w:top w:val="none" w:sz="0" w:space="0" w:color="auto"/>
            <w:left w:val="none" w:sz="0" w:space="0" w:color="auto"/>
            <w:bottom w:val="none" w:sz="0" w:space="0" w:color="auto"/>
            <w:right w:val="none" w:sz="0" w:space="0" w:color="auto"/>
          </w:divBdr>
        </w:div>
        <w:div w:id="1617179378">
          <w:marLeft w:val="640"/>
          <w:marRight w:val="0"/>
          <w:marTop w:val="0"/>
          <w:marBottom w:val="0"/>
          <w:divBdr>
            <w:top w:val="none" w:sz="0" w:space="0" w:color="auto"/>
            <w:left w:val="none" w:sz="0" w:space="0" w:color="auto"/>
            <w:bottom w:val="none" w:sz="0" w:space="0" w:color="auto"/>
            <w:right w:val="none" w:sz="0" w:space="0" w:color="auto"/>
          </w:divBdr>
        </w:div>
        <w:div w:id="67308555">
          <w:marLeft w:val="640"/>
          <w:marRight w:val="0"/>
          <w:marTop w:val="0"/>
          <w:marBottom w:val="0"/>
          <w:divBdr>
            <w:top w:val="none" w:sz="0" w:space="0" w:color="auto"/>
            <w:left w:val="none" w:sz="0" w:space="0" w:color="auto"/>
            <w:bottom w:val="none" w:sz="0" w:space="0" w:color="auto"/>
            <w:right w:val="none" w:sz="0" w:space="0" w:color="auto"/>
          </w:divBdr>
        </w:div>
        <w:div w:id="474034133">
          <w:marLeft w:val="640"/>
          <w:marRight w:val="0"/>
          <w:marTop w:val="0"/>
          <w:marBottom w:val="0"/>
          <w:divBdr>
            <w:top w:val="none" w:sz="0" w:space="0" w:color="auto"/>
            <w:left w:val="none" w:sz="0" w:space="0" w:color="auto"/>
            <w:bottom w:val="none" w:sz="0" w:space="0" w:color="auto"/>
            <w:right w:val="none" w:sz="0" w:space="0" w:color="auto"/>
          </w:divBdr>
        </w:div>
        <w:div w:id="457341783">
          <w:marLeft w:val="640"/>
          <w:marRight w:val="0"/>
          <w:marTop w:val="0"/>
          <w:marBottom w:val="0"/>
          <w:divBdr>
            <w:top w:val="none" w:sz="0" w:space="0" w:color="auto"/>
            <w:left w:val="none" w:sz="0" w:space="0" w:color="auto"/>
            <w:bottom w:val="none" w:sz="0" w:space="0" w:color="auto"/>
            <w:right w:val="none" w:sz="0" w:space="0" w:color="auto"/>
          </w:divBdr>
        </w:div>
        <w:div w:id="1762798416">
          <w:marLeft w:val="640"/>
          <w:marRight w:val="0"/>
          <w:marTop w:val="0"/>
          <w:marBottom w:val="0"/>
          <w:divBdr>
            <w:top w:val="none" w:sz="0" w:space="0" w:color="auto"/>
            <w:left w:val="none" w:sz="0" w:space="0" w:color="auto"/>
            <w:bottom w:val="none" w:sz="0" w:space="0" w:color="auto"/>
            <w:right w:val="none" w:sz="0" w:space="0" w:color="auto"/>
          </w:divBdr>
        </w:div>
        <w:div w:id="702485145">
          <w:marLeft w:val="640"/>
          <w:marRight w:val="0"/>
          <w:marTop w:val="0"/>
          <w:marBottom w:val="0"/>
          <w:divBdr>
            <w:top w:val="none" w:sz="0" w:space="0" w:color="auto"/>
            <w:left w:val="none" w:sz="0" w:space="0" w:color="auto"/>
            <w:bottom w:val="none" w:sz="0" w:space="0" w:color="auto"/>
            <w:right w:val="none" w:sz="0" w:space="0" w:color="auto"/>
          </w:divBdr>
        </w:div>
        <w:div w:id="44449850">
          <w:marLeft w:val="640"/>
          <w:marRight w:val="0"/>
          <w:marTop w:val="0"/>
          <w:marBottom w:val="0"/>
          <w:divBdr>
            <w:top w:val="none" w:sz="0" w:space="0" w:color="auto"/>
            <w:left w:val="none" w:sz="0" w:space="0" w:color="auto"/>
            <w:bottom w:val="none" w:sz="0" w:space="0" w:color="auto"/>
            <w:right w:val="none" w:sz="0" w:space="0" w:color="auto"/>
          </w:divBdr>
        </w:div>
        <w:div w:id="378162899">
          <w:marLeft w:val="640"/>
          <w:marRight w:val="0"/>
          <w:marTop w:val="0"/>
          <w:marBottom w:val="0"/>
          <w:divBdr>
            <w:top w:val="none" w:sz="0" w:space="0" w:color="auto"/>
            <w:left w:val="none" w:sz="0" w:space="0" w:color="auto"/>
            <w:bottom w:val="none" w:sz="0" w:space="0" w:color="auto"/>
            <w:right w:val="none" w:sz="0" w:space="0" w:color="auto"/>
          </w:divBdr>
        </w:div>
        <w:div w:id="427165019">
          <w:marLeft w:val="640"/>
          <w:marRight w:val="0"/>
          <w:marTop w:val="0"/>
          <w:marBottom w:val="0"/>
          <w:divBdr>
            <w:top w:val="none" w:sz="0" w:space="0" w:color="auto"/>
            <w:left w:val="none" w:sz="0" w:space="0" w:color="auto"/>
            <w:bottom w:val="none" w:sz="0" w:space="0" w:color="auto"/>
            <w:right w:val="none" w:sz="0" w:space="0" w:color="auto"/>
          </w:divBdr>
        </w:div>
        <w:div w:id="1980842361">
          <w:marLeft w:val="640"/>
          <w:marRight w:val="0"/>
          <w:marTop w:val="0"/>
          <w:marBottom w:val="0"/>
          <w:divBdr>
            <w:top w:val="none" w:sz="0" w:space="0" w:color="auto"/>
            <w:left w:val="none" w:sz="0" w:space="0" w:color="auto"/>
            <w:bottom w:val="none" w:sz="0" w:space="0" w:color="auto"/>
            <w:right w:val="none" w:sz="0" w:space="0" w:color="auto"/>
          </w:divBdr>
        </w:div>
        <w:div w:id="1515413903">
          <w:marLeft w:val="640"/>
          <w:marRight w:val="0"/>
          <w:marTop w:val="0"/>
          <w:marBottom w:val="0"/>
          <w:divBdr>
            <w:top w:val="none" w:sz="0" w:space="0" w:color="auto"/>
            <w:left w:val="none" w:sz="0" w:space="0" w:color="auto"/>
            <w:bottom w:val="none" w:sz="0" w:space="0" w:color="auto"/>
            <w:right w:val="none" w:sz="0" w:space="0" w:color="auto"/>
          </w:divBdr>
        </w:div>
        <w:div w:id="1606503663">
          <w:marLeft w:val="640"/>
          <w:marRight w:val="0"/>
          <w:marTop w:val="0"/>
          <w:marBottom w:val="0"/>
          <w:divBdr>
            <w:top w:val="none" w:sz="0" w:space="0" w:color="auto"/>
            <w:left w:val="none" w:sz="0" w:space="0" w:color="auto"/>
            <w:bottom w:val="none" w:sz="0" w:space="0" w:color="auto"/>
            <w:right w:val="none" w:sz="0" w:space="0" w:color="auto"/>
          </w:divBdr>
        </w:div>
        <w:div w:id="371343634">
          <w:marLeft w:val="640"/>
          <w:marRight w:val="0"/>
          <w:marTop w:val="0"/>
          <w:marBottom w:val="0"/>
          <w:divBdr>
            <w:top w:val="none" w:sz="0" w:space="0" w:color="auto"/>
            <w:left w:val="none" w:sz="0" w:space="0" w:color="auto"/>
            <w:bottom w:val="none" w:sz="0" w:space="0" w:color="auto"/>
            <w:right w:val="none" w:sz="0" w:space="0" w:color="auto"/>
          </w:divBdr>
        </w:div>
        <w:div w:id="1804346368">
          <w:marLeft w:val="640"/>
          <w:marRight w:val="0"/>
          <w:marTop w:val="0"/>
          <w:marBottom w:val="0"/>
          <w:divBdr>
            <w:top w:val="none" w:sz="0" w:space="0" w:color="auto"/>
            <w:left w:val="none" w:sz="0" w:space="0" w:color="auto"/>
            <w:bottom w:val="none" w:sz="0" w:space="0" w:color="auto"/>
            <w:right w:val="none" w:sz="0" w:space="0" w:color="auto"/>
          </w:divBdr>
        </w:div>
        <w:div w:id="387454501">
          <w:marLeft w:val="640"/>
          <w:marRight w:val="0"/>
          <w:marTop w:val="0"/>
          <w:marBottom w:val="0"/>
          <w:divBdr>
            <w:top w:val="none" w:sz="0" w:space="0" w:color="auto"/>
            <w:left w:val="none" w:sz="0" w:space="0" w:color="auto"/>
            <w:bottom w:val="none" w:sz="0" w:space="0" w:color="auto"/>
            <w:right w:val="none" w:sz="0" w:space="0" w:color="auto"/>
          </w:divBdr>
        </w:div>
        <w:div w:id="168445499">
          <w:marLeft w:val="640"/>
          <w:marRight w:val="0"/>
          <w:marTop w:val="0"/>
          <w:marBottom w:val="0"/>
          <w:divBdr>
            <w:top w:val="none" w:sz="0" w:space="0" w:color="auto"/>
            <w:left w:val="none" w:sz="0" w:space="0" w:color="auto"/>
            <w:bottom w:val="none" w:sz="0" w:space="0" w:color="auto"/>
            <w:right w:val="none" w:sz="0" w:space="0" w:color="auto"/>
          </w:divBdr>
        </w:div>
        <w:div w:id="1537353111">
          <w:marLeft w:val="640"/>
          <w:marRight w:val="0"/>
          <w:marTop w:val="0"/>
          <w:marBottom w:val="0"/>
          <w:divBdr>
            <w:top w:val="none" w:sz="0" w:space="0" w:color="auto"/>
            <w:left w:val="none" w:sz="0" w:space="0" w:color="auto"/>
            <w:bottom w:val="none" w:sz="0" w:space="0" w:color="auto"/>
            <w:right w:val="none" w:sz="0" w:space="0" w:color="auto"/>
          </w:divBdr>
        </w:div>
        <w:div w:id="707417062">
          <w:marLeft w:val="640"/>
          <w:marRight w:val="0"/>
          <w:marTop w:val="0"/>
          <w:marBottom w:val="0"/>
          <w:divBdr>
            <w:top w:val="none" w:sz="0" w:space="0" w:color="auto"/>
            <w:left w:val="none" w:sz="0" w:space="0" w:color="auto"/>
            <w:bottom w:val="none" w:sz="0" w:space="0" w:color="auto"/>
            <w:right w:val="none" w:sz="0" w:space="0" w:color="auto"/>
          </w:divBdr>
        </w:div>
        <w:div w:id="998919193">
          <w:marLeft w:val="640"/>
          <w:marRight w:val="0"/>
          <w:marTop w:val="0"/>
          <w:marBottom w:val="0"/>
          <w:divBdr>
            <w:top w:val="none" w:sz="0" w:space="0" w:color="auto"/>
            <w:left w:val="none" w:sz="0" w:space="0" w:color="auto"/>
            <w:bottom w:val="none" w:sz="0" w:space="0" w:color="auto"/>
            <w:right w:val="none" w:sz="0" w:space="0" w:color="auto"/>
          </w:divBdr>
        </w:div>
        <w:div w:id="1884832489">
          <w:marLeft w:val="640"/>
          <w:marRight w:val="0"/>
          <w:marTop w:val="0"/>
          <w:marBottom w:val="0"/>
          <w:divBdr>
            <w:top w:val="none" w:sz="0" w:space="0" w:color="auto"/>
            <w:left w:val="none" w:sz="0" w:space="0" w:color="auto"/>
            <w:bottom w:val="none" w:sz="0" w:space="0" w:color="auto"/>
            <w:right w:val="none" w:sz="0" w:space="0" w:color="auto"/>
          </w:divBdr>
        </w:div>
        <w:div w:id="1855026085">
          <w:marLeft w:val="640"/>
          <w:marRight w:val="0"/>
          <w:marTop w:val="0"/>
          <w:marBottom w:val="0"/>
          <w:divBdr>
            <w:top w:val="none" w:sz="0" w:space="0" w:color="auto"/>
            <w:left w:val="none" w:sz="0" w:space="0" w:color="auto"/>
            <w:bottom w:val="none" w:sz="0" w:space="0" w:color="auto"/>
            <w:right w:val="none" w:sz="0" w:space="0" w:color="auto"/>
          </w:divBdr>
        </w:div>
        <w:div w:id="666786910">
          <w:marLeft w:val="640"/>
          <w:marRight w:val="0"/>
          <w:marTop w:val="0"/>
          <w:marBottom w:val="0"/>
          <w:divBdr>
            <w:top w:val="none" w:sz="0" w:space="0" w:color="auto"/>
            <w:left w:val="none" w:sz="0" w:space="0" w:color="auto"/>
            <w:bottom w:val="none" w:sz="0" w:space="0" w:color="auto"/>
            <w:right w:val="none" w:sz="0" w:space="0" w:color="auto"/>
          </w:divBdr>
        </w:div>
        <w:div w:id="490752399">
          <w:marLeft w:val="640"/>
          <w:marRight w:val="0"/>
          <w:marTop w:val="0"/>
          <w:marBottom w:val="0"/>
          <w:divBdr>
            <w:top w:val="none" w:sz="0" w:space="0" w:color="auto"/>
            <w:left w:val="none" w:sz="0" w:space="0" w:color="auto"/>
            <w:bottom w:val="none" w:sz="0" w:space="0" w:color="auto"/>
            <w:right w:val="none" w:sz="0" w:space="0" w:color="auto"/>
          </w:divBdr>
        </w:div>
        <w:div w:id="336881213">
          <w:marLeft w:val="640"/>
          <w:marRight w:val="0"/>
          <w:marTop w:val="0"/>
          <w:marBottom w:val="0"/>
          <w:divBdr>
            <w:top w:val="none" w:sz="0" w:space="0" w:color="auto"/>
            <w:left w:val="none" w:sz="0" w:space="0" w:color="auto"/>
            <w:bottom w:val="none" w:sz="0" w:space="0" w:color="auto"/>
            <w:right w:val="none" w:sz="0" w:space="0" w:color="auto"/>
          </w:divBdr>
        </w:div>
        <w:div w:id="1284264327">
          <w:marLeft w:val="640"/>
          <w:marRight w:val="0"/>
          <w:marTop w:val="0"/>
          <w:marBottom w:val="0"/>
          <w:divBdr>
            <w:top w:val="none" w:sz="0" w:space="0" w:color="auto"/>
            <w:left w:val="none" w:sz="0" w:space="0" w:color="auto"/>
            <w:bottom w:val="none" w:sz="0" w:space="0" w:color="auto"/>
            <w:right w:val="none" w:sz="0" w:space="0" w:color="auto"/>
          </w:divBdr>
        </w:div>
        <w:div w:id="954796151">
          <w:marLeft w:val="640"/>
          <w:marRight w:val="0"/>
          <w:marTop w:val="0"/>
          <w:marBottom w:val="0"/>
          <w:divBdr>
            <w:top w:val="none" w:sz="0" w:space="0" w:color="auto"/>
            <w:left w:val="none" w:sz="0" w:space="0" w:color="auto"/>
            <w:bottom w:val="none" w:sz="0" w:space="0" w:color="auto"/>
            <w:right w:val="none" w:sz="0" w:space="0" w:color="auto"/>
          </w:divBdr>
        </w:div>
        <w:div w:id="987784521">
          <w:marLeft w:val="640"/>
          <w:marRight w:val="0"/>
          <w:marTop w:val="0"/>
          <w:marBottom w:val="0"/>
          <w:divBdr>
            <w:top w:val="none" w:sz="0" w:space="0" w:color="auto"/>
            <w:left w:val="none" w:sz="0" w:space="0" w:color="auto"/>
            <w:bottom w:val="none" w:sz="0" w:space="0" w:color="auto"/>
            <w:right w:val="none" w:sz="0" w:space="0" w:color="auto"/>
          </w:divBdr>
        </w:div>
        <w:div w:id="1519612821">
          <w:marLeft w:val="640"/>
          <w:marRight w:val="0"/>
          <w:marTop w:val="0"/>
          <w:marBottom w:val="0"/>
          <w:divBdr>
            <w:top w:val="none" w:sz="0" w:space="0" w:color="auto"/>
            <w:left w:val="none" w:sz="0" w:space="0" w:color="auto"/>
            <w:bottom w:val="none" w:sz="0" w:space="0" w:color="auto"/>
            <w:right w:val="none" w:sz="0" w:space="0" w:color="auto"/>
          </w:divBdr>
        </w:div>
        <w:div w:id="1048802250">
          <w:marLeft w:val="640"/>
          <w:marRight w:val="0"/>
          <w:marTop w:val="0"/>
          <w:marBottom w:val="0"/>
          <w:divBdr>
            <w:top w:val="none" w:sz="0" w:space="0" w:color="auto"/>
            <w:left w:val="none" w:sz="0" w:space="0" w:color="auto"/>
            <w:bottom w:val="none" w:sz="0" w:space="0" w:color="auto"/>
            <w:right w:val="none" w:sz="0" w:space="0" w:color="auto"/>
          </w:divBdr>
        </w:div>
        <w:div w:id="648174849">
          <w:marLeft w:val="640"/>
          <w:marRight w:val="0"/>
          <w:marTop w:val="0"/>
          <w:marBottom w:val="0"/>
          <w:divBdr>
            <w:top w:val="none" w:sz="0" w:space="0" w:color="auto"/>
            <w:left w:val="none" w:sz="0" w:space="0" w:color="auto"/>
            <w:bottom w:val="none" w:sz="0" w:space="0" w:color="auto"/>
            <w:right w:val="none" w:sz="0" w:space="0" w:color="auto"/>
          </w:divBdr>
        </w:div>
        <w:div w:id="199365425">
          <w:marLeft w:val="640"/>
          <w:marRight w:val="0"/>
          <w:marTop w:val="0"/>
          <w:marBottom w:val="0"/>
          <w:divBdr>
            <w:top w:val="none" w:sz="0" w:space="0" w:color="auto"/>
            <w:left w:val="none" w:sz="0" w:space="0" w:color="auto"/>
            <w:bottom w:val="none" w:sz="0" w:space="0" w:color="auto"/>
            <w:right w:val="none" w:sz="0" w:space="0" w:color="auto"/>
          </w:divBdr>
        </w:div>
        <w:div w:id="1215970669">
          <w:marLeft w:val="640"/>
          <w:marRight w:val="0"/>
          <w:marTop w:val="0"/>
          <w:marBottom w:val="0"/>
          <w:divBdr>
            <w:top w:val="none" w:sz="0" w:space="0" w:color="auto"/>
            <w:left w:val="none" w:sz="0" w:space="0" w:color="auto"/>
            <w:bottom w:val="none" w:sz="0" w:space="0" w:color="auto"/>
            <w:right w:val="none" w:sz="0" w:space="0" w:color="auto"/>
          </w:divBdr>
        </w:div>
        <w:div w:id="728265404">
          <w:marLeft w:val="640"/>
          <w:marRight w:val="0"/>
          <w:marTop w:val="0"/>
          <w:marBottom w:val="0"/>
          <w:divBdr>
            <w:top w:val="none" w:sz="0" w:space="0" w:color="auto"/>
            <w:left w:val="none" w:sz="0" w:space="0" w:color="auto"/>
            <w:bottom w:val="none" w:sz="0" w:space="0" w:color="auto"/>
            <w:right w:val="none" w:sz="0" w:space="0" w:color="auto"/>
          </w:divBdr>
        </w:div>
        <w:div w:id="1016348315">
          <w:marLeft w:val="640"/>
          <w:marRight w:val="0"/>
          <w:marTop w:val="0"/>
          <w:marBottom w:val="0"/>
          <w:divBdr>
            <w:top w:val="none" w:sz="0" w:space="0" w:color="auto"/>
            <w:left w:val="none" w:sz="0" w:space="0" w:color="auto"/>
            <w:bottom w:val="none" w:sz="0" w:space="0" w:color="auto"/>
            <w:right w:val="none" w:sz="0" w:space="0" w:color="auto"/>
          </w:divBdr>
        </w:div>
        <w:div w:id="1449818718">
          <w:marLeft w:val="640"/>
          <w:marRight w:val="0"/>
          <w:marTop w:val="0"/>
          <w:marBottom w:val="0"/>
          <w:divBdr>
            <w:top w:val="none" w:sz="0" w:space="0" w:color="auto"/>
            <w:left w:val="none" w:sz="0" w:space="0" w:color="auto"/>
            <w:bottom w:val="none" w:sz="0" w:space="0" w:color="auto"/>
            <w:right w:val="none" w:sz="0" w:space="0" w:color="auto"/>
          </w:divBdr>
        </w:div>
      </w:divsChild>
    </w:div>
    <w:div w:id="69230084">
      <w:bodyDiv w:val="1"/>
      <w:marLeft w:val="0"/>
      <w:marRight w:val="0"/>
      <w:marTop w:val="0"/>
      <w:marBottom w:val="0"/>
      <w:divBdr>
        <w:top w:val="none" w:sz="0" w:space="0" w:color="auto"/>
        <w:left w:val="none" w:sz="0" w:space="0" w:color="auto"/>
        <w:bottom w:val="none" w:sz="0" w:space="0" w:color="auto"/>
        <w:right w:val="none" w:sz="0" w:space="0" w:color="auto"/>
      </w:divBdr>
      <w:divsChild>
        <w:div w:id="1099371704">
          <w:marLeft w:val="640"/>
          <w:marRight w:val="0"/>
          <w:marTop w:val="0"/>
          <w:marBottom w:val="0"/>
          <w:divBdr>
            <w:top w:val="none" w:sz="0" w:space="0" w:color="auto"/>
            <w:left w:val="none" w:sz="0" w:space="0" w:color="auto"/>
            <w:bottom w:val="none" w:sz="0" w:space="0" w:color="auto"/>
            <w:right w:val="none" w:sz="0" w:space="0" w:color="auto"/>
          </w:divBdr>
        </w:div>
        <w:div w:id="1993634738">
          <w:marLeft w:val="640"/>
          <w:marRight w:val="0"/>
          <w:marTop w:val="0"/>
          <w:marBottom w:val="0"/>
          <w:divBdr>
            <w:top w:val="none" w:sz="0" w:space="0" w:color="auto"/>
            <w:left w:val="none" w:sz="0" w:space="0" w:color="auto"/>
            <w:bottom w:val="none" w:sz="0" w:space="0" w:color="auto"/>
            <w:right w:val="none" w:sz="0" w:space="0" w:color="auto"/>
          </w:divBdr>
        </w:div>
        <w:div w:id="741029788">
          <w:marLeft w:val="640"/>
          <w:marRight w:val="0"/>
          <w:marTop w:val="0"/>
          <w:marBottom w:val="0"/>
          <w:divBdr>
            <w:top w:val="none" w:sz="0" w:space="0" w:color="auto"/>
            <w:left w:val="none" w:sz="0" w:space="0" w:color="auto"/>
            <w:bottom w:val="none" w:sz="0" w:space="0" w:color="auto"/>
            <w:right w:val="none" w:sz="0" w:space="0" w:color="auto"/>
          </w:divBdr>
        </w:div>
        <w:div w:id="1667902233">
          <w:marLeft w:val="640"/>
          <w:marRight w:val="0"/>
          <w:marTop w:val="0"/>
          <w:marBottom w:val="0"/>
          <w:divBdr>
            <w:top w:val="none" w:sz="0" w:space="0" w:color="auto"/>
            <w:left w:val="none" w:sz="0" w:space="0" w:color="auto"/>
            <w:bottom w:val="none" w:sz="0" w:space="0" w:color="auto"/>
            <w:right w:val="none" w:sz="0" w:space="0" w:color="auto"/>
          </w:divBdr>
        </w:div>
        <w:div w:id="1954289224">
          <w:marLeft w:val="640"/>
          <w:marRight w:val="0"/>
          <w:marTop w:val="0"/>
          <w:marBottom w:val="0"/>
          <w:divBdr>
            <w:top w:val="none" w:sz="0" w:space="0" w:color="auto"/>
            <w:left w:val="none" w:sz="0" w:space="0" w:color="auto"/>
            <w:bottom w:val="none" w:sz="0" w:space="0" w:color="auto"/>
            <w:right w:val="none" w:sz="0" w:space="0" w:color="auto"/>
          </w:divBdr>
        </w:div>
        <w:div w:id="1307007384">
          <w:marLeft w:val="640"/>
          <w:marRight w:val="0"/>
          <w:marTop w:val="0"/>
          <w:marBottom w:val="0"/>
          <w:divBdr>
            <w:top w:val="none" w:sz="0" w:space="0" w:color="auto"/>
            <w:left w:val="none" w:sz="0" w:space="0" w:color="auto"/>
            <w:bottom w:val="none" w:sz="0" w:space="0" w:color="auto"/>
            <w:right w:val="none" w:sz="0" w:space="0" w:color="auto"/>
          </w:divBdr>
        </w:div>
        <w:div w:id="868379188">
          <w:marLeft w:val="640"/>
          <w:marRight w:val="0"/>
          <w:marTop w:val="0"/>
          <w:marBottom w:val="0"/>
          <w:divBdr>
            <w:top w:val="none" w:sz="0" w:space="0" w:color="auto"/>
            <w:left w:val="none" w:sz="0" w:space="0" w:color="auto"/>
            <w:bottom w:val="none" w:sz="0" w:space="0" w:color="auto"/>
            <w:right w:val="none" w:sz="0" w:space="0" w:color="auto"/>
          </w:divBdr>
        </w:div>
        <w:div w:id="1819569727">
          <w:marLeft w:val="640"/>
          <w:marRight w:val="0"/>
          <w:marTop w:val="0"/>
          <w:marBottom w:val="0"/>
          <w:divBdr>
            <w:top w:val="none" w:sz="0" w:space="0" w:color="auto"/>
            <w:left w:val="none" w:sz="0" w:space="0" w:color="auto"/>
            <w:bottom w:val="none" w:sz="0" w:space="0" w:color="auto"/>
            <w:right w:val="none" w:sz="0" w:space="0" w:color="auto"/>
          </w:divBdr>
        </w:div>
        <w:div w:id="483814981">
          <w:marLeft w:val="640"/>
          <w:marRight w:val="0"/>
          <w:marTop w:val="0"/>
          <w:marBottom w:val="0"/>
          <w:divBdr>
            <w:top w:val="none" w:sz="0" w:space="0" w:color="auto"/>
            <w:left w:val="none" w:sz="0" w:space="0" w:color="auto"/>
            <w:bottom w:val="none" w:sz="0" w:space="0" w:color="auto"/>
            <w:right w:val="none" w:sz="0" w:space="0" w:color="auto"/>
          </w:divBdr>
        </w:div>
        <w:div w:id="1710180986">
          <w:marLeft w:val="640"/>
          <w:marRight w:val="0"/>
          <w:marTop w:val="0"/>
          <w:marBottom w:val="0"/>
          <w:divBdr>
            <w:top w:val="none" w:sz="0" w:space="0" w:color="auto"/>
            <w:left w:val="none" w:sz="0" w:space="0" w:color="auto"/>
            <w:bottom w:val="none" w:sz="0" w:space="0" w:color="auto"/>
            <w:right w:val="none" w:sz="0" w:space="0" w:color="auto"/>
          </w:divBdr>
        </w:div>
        <w:div w:id="1175532642">
          <w:marLeft w:val="640"/>
          <w:marRight w:val="0"/>
          <w:marTop w:val="0"/>
          <w:marBottom w:val="0"/>
          <w:divBdr>
            <w:top w:val="none" w:sz="0" w:space="0" w:color="auto"/>
            <w:left w:val="none" w:sz="0" w:space="0" w:color="auto"/>
            <w:bottom w:val="none" w:sz="0" w:space="0" w:color="auto"/>
            <w:right w:val="none" w:sz="0" w:space="0" w:color="auto"/>
          </w:divBdr>
        </w:div>
        <w:div w:id="852768168">
          <w:marLeft w:val="640"/>
          <w:marRight w:val="0"/>
          <w:marTop w:val="0"/>
          <w:marBottom w:val="0"/>
          <w:divBdr>
            <w:top w:val="none" w:sz="0" w:space="0" w:color="auto"/>
            <w:left w:val="none" w:sz="0" w:space="0" w:color="auto"/>
            <w:bottom w:val="none" w:sz="0" w:space="0" w:color="auto"/>
            <w:right w:val="none" w:sz="0" w:space="0" w:color="auto"/>
          </w:divBdr>
        </w:div>
        <w:div w:id="1937977787">
          <w:marLeft w:val="640"/>
          <w:marRight w:val="0"/>
          <w:marTop w:val="0"/>
          <w:marBottom w:val="0"/>
          <w:divBdr>
            <w:top w:val="none" w:sz="0" w:space="0" w:color="auto"/>
            <w:left w:val="none" w:sz="0" w:space="0" w:color="auto"/>
            <w:bottom w:val="none" w:sz="0" w:space="0" w:color="auto"/>
            <w:right w:val="none" w:sz="0" w:space="0" w:color="auto"/>
          </w:divBdr>
        </w:div>
        <w:div w:id="1916235596">
          <w:marLeft w:val="640"/>
          <w:marRight w:val="0"/>
          <w:marTop w:val="0"/>
          <w:marBottom w:val="0"/>
          <w:divBdr>
            <w:top w:val="none" w:sz="0" w:space="0" w:color="auto"/>
            <w:left w:val="none" w:sz="0" w:space="0" w:color="auto"/>
            <w:bottom w:val="none" w:sz="0" w:space="0" w:color="auto"/>
            <w:right w:val="none" w:sz="0" w:space="0" w:color="auto"/>
          </w:divBdr>
        </w:div>
        <w:div w:id="1767922236">
          <w:marLeft w:val="640"/>
          <w:marRight w:val="0"/>
          <w:marTop w:val="0"/>
          <w:marBottom w:val="0"/>
          <w:divBdr>
            <w:top w:val="none" w:sz="0" w:space="0" w:color="auto"/>
            <w:left w:val="none" w:sz="0" w:space="0" w:color="auto"/>
            <w:bottom w:val="none" w:sz="0" w:space="0" w:color="auto"/>
            <w:right w:val="none" w:sz="0" w:space="0" w:color="auto"/>
          </w:divBdr>
        </w:div>
        <w:div w:id="1646399109">
          <w:marLeft w:val="640"/>
          <w:marRight w:val="0"/>
          <w:marTop w:val="0"/>
          <w:marBottom w:val="0"/>
          <w:divBdr>
            <w:top w:val="none" w:sz="0" w:space="0" w:color="auto"/>
            <w:left w:val="none" w:sz="0" w:space="0" w:color="auto"/>
            <w:bottom w:val="none" w:sz="0" w:space="0" w:color="auto"/>
            <w:right w:val="none" w:sz="0" w:space="0" w:color="auto"/>
          </w:divBdr>
        </w:div>
        <w:div w:id="2126734884">
          <w:marLeft w:val="640"/>
          <w:marRight w:val="0"/>
          <w:marTop w:val="0"/>
          <w:marBottom w:val="0"/>
          <w:divBdr>
            <w:top w:val="none" w:sz="0" w:space="0" w:color="auto"/>
            <w:left w:val="none" w:sz="0" w:space="0" w:color="auto"/>
            <w:bottom w:val="none" w:sz="0" w:space="0" w:color="auto"/>
            <w:right w:val="none" w:sz="0" w:space="0" w:color="auto"/>
          </w:divBdr>
        </w:div>
        <w:div w:id="198588117">
          <w:marLeft w:val="640"/>
          <w:marRight w:val="0"/>
          <w:marTop w:val="0"/>
          <w:marBottom w:val="0"/>
          <w:divBdr>
            <w:top w:val="none" w:sz="0" w:space="0" w:color="auto"/>
            <w:left w:val="none" w:sz="0" w:space="0" w:color="auto"/>
            <w:bottom w:val="none" w:sz="0" w:space="0" w:color="auto"/>
            <w:right w:val="none" w:sz="0" w:space="0" w:color="auto"/>
          </w:divBdr>
        </w:div>
        <w:div w:id="466701753">
          <w:marLeft w:val="640"/>
          <w:marRight w:val="0"/>
          <w:marTop w:val="0"/>
          <w:marBottom w:val="0"/>
          <w:divBdr>
            <w:top w:val="none" w:sz="0" w:space="0" w:color="auto"/>
            <w:left w:val="none" w:sz="0" w:space="0" w:color="auto"/>
            <w:bottom w:val="none" w:sz="0" w:space="0" w:color="auto"/>
            <w:right w:val="none" w:sz="0" w:space="0" w:color="auto"/>
          </w:divBdr>
        </w:div>
        <w:div w:id="1221525876">
          <w:marLeft w:val="640"/>
          <w:marRight w:val="0"/>
          <w:marTop w:val="0"/>
          <w:marBottom w:val="0"/>
          <w:divBdr>
            <w:top w:val="none" w:sz="0" w:space="0" w:color="auto"/>
            <w:left w:val="none" w:sz="0" w:space="0" w:color="auto"/>
            <w:bottom w:val="none" w:sz="0" w:space="0" w:color="auto"/>
            <w:right w:val="none" w:sz="0" w:space="0" w:color="auto"/>
          </w:divBdr>
        </w:div>
        <w:div w:id="1479609229">
          <w:marLeft w:val="640"/>
          <w:marRight w:val="0"/>
          <w:marTop w:val="0"/>
          <w:marBottom w:val="0"/>
          <w:divBdr>
            <w:top w:val="none" w:sz="0" w:space="0" w:color="auto"/>
            <w:left w:val="none" w:sz="0" w:space="0" w:color="auto"/>
            <w:bottom w:val="none" w:sz="0" w:space="0" w:color="auto"/>
            <w:right w:val="none" w:sz="0" w:space="0" w:color="auto"/>
          </w:divBdr>
        </w:div>
        <w:div w:id="737896220">
          <w:marLeft w:val="640"/>
          <w:marRight w:val="0"/>
          <w:marTop w:val="0"/>
          <w:marBottom w:val="0"/>
          <w:divBdr>
            <w:top w:val="none" w:sz="0" w:space="0" w:color="auto"/>
            <w:left w:val="none" w:sz="0" w:space="0" w:color="auto"/>
            <w:bottom w:val="none" w:sz="0" w:space="0" w:color="auto"/>
            <w:right w:val="none" w:sz="0" w:space="0" w:color="auto"/>
          </w:divBdr>
        </w:div>
        <w:div w:id="1294167718">
          <w:marLeft w:val="640"/>
          <w:marRight w:val="0"/>
          <w:marTop w:val="0"/>
          <w:marBottom w:val="0"/>
          <w:divBdr>
            <w:top w:val="none" w:sz="0" w:space="0" w:color="auto"/>
            <w:left w:val="none" w:sz="0" w:space="0" w:color="auto"/>
            <w:bottom w:val="none" w:sz="0" w:space="0" w:color="auto"/>
            <w:right w:val="none" w:sz="0" w:space="0" w:color="auto"/>
          </w:divBdr>
        </w:div>
        <w:div w:id="78915732">
          <w:marLeft w:val="640"/>
          <w:marRight w:val="0"/>
          <w:marTop w:val="0"/>
          <w:marBottom w:val="0"/>
          <w:divBdr>
            <w:top w:val="none" w:sz="0" w:space="0" w:color="auto"/>
            <w:left w:val="none" w:sz="0" w:space="0" w:color="auto"/>
            <w:bottom w:val="none" w:sz="0" w:space="0" w:color="auto"/>
            <w:right w:val="none" w:sz="0" w:space="0" w:color="auto"/>
          </w:divBdr>
        </w:div>
        <w:div w:id="1476264161">
          <w:marLeft w:val="640"/>
          <w:marRight w:val="0"/>
          <w:marTop w:val="0"/>
          <w:marBottom w:val="0"/>
          <w:divBdr>
            <w:top w:val="none" w:sz="0" w:space="0" w:color="auto"/>
            <w:left w:val="none" w:sz="0" w:space="0" w:color="auto"/>
            <w:bottom w:val="none" w:sz="0" w:space="0" w:color="auto"/>
            <w:right w:val="none" w:sz="0" w:space="0" w:color="auto"/>
          </w:divBdr>
        </w:div>
        <w:div w:id="1356805109">
          <w:marLeft w:val="640"/>
          <w:marRight w:val="0"/>
          <w:marTop w:val="0"/>
          <w:marBottom w:val="0"/>
          <w:divBdr>
            <w:top w:val="none" w:sz="0" w:space="0" w:color="auto"/>
            <w:left w:val="none" w:sz="0" w:space="0" w:color="auto"/>
            <w:bottom w:val="none" w:sz="0" w:space="0" w:color="auto"/>
            <w:right w:val="none" w:sz="0" w:space="0" w:color="auto"/>
          </w:divBdr>
        </w:div>
        <w:div w:id="1562668253">
          <w:marLeft w:val="640"/>
          <w:marRight w:val="0"/>
          <w:marTop w:val="0"/>
          <w:marBottom w:val="0"/>
          <w:divBdr>
            <w:top w:val="none" w:sz="0" w:space="0" w:color="auto"/>
            <w:left w:val="none" w:sz="0" w:space="0" w:color="auto"/>
            <w:bottom w:val="none" w:sz="0" w:space="0" w:color="auto"/>
            <w:right w:val="none" w:sz="0" w:space="0" w:color="auto"/>
          </w:divBdr>
        </w:div>
        <w:div w:id="216209708">
          <w:marLeft w:val="640"/>
          <w:marRight w:val="0"/>
          <w:marTop w:val="0"/>
          <w:marBottom w:val="0"/>
          <w:divBdr>
            <w:top w:val="none" w:sz="0" w:space="0" w:color="auto"/>
            <w:left w:val="none" w:sz="0" w:space="0" w:color="auto"/>
            <w:bottom w:val="none" w:sz="0" w:space="0" w:color="auto"/>
            <w:right w:val="none" w:sz="0" w:space="0" w:color="auto"/>
          </w:divBdr>
        </w:div>
        <w:div w:id="1210533237">
          <w:marLeft w:val="640"/>
          <w:marRight w:val="0"/>
          <w:marTop w:val="0"/>
          <w:marBottom w:val="0"/>
          <w:divBdr>
            <w:top w:val="none" w:sz="0" w:space="0" w:color="auto"/>
            <w:left w:val="none" w:sz="0" w:space="0" w:color="auto"/>
            <w:bottom w:val="none" w:sz="0" w:space="0" w:color="auto"/>
            <w:right w:val="none" w:sz="0" w:space="0" w:color="auto"/>
          </w:divBdr>
        </w:div>
        <w:div w:id="757944180">
          <w:marLeft w:val="640"/>
          <w:marRight w:val="0"/>
          <w:marTop w:val="0"/>
          <w:marBottom w:val="0"/>
          <w:divBdr>
            <w:top w:val="none" w:sz="0" w:space="0" w:color="auto"/>
            <w:left w:val="none" w:sz="0" w:space="0" w:color="auto"/>
            <w:bottom w:val="none" w:sz="0" w:space="0" w:color="auto"/>
            <w:right w:val="none" w:sz="0" w:space="0" w:color="auto"/>
          </w:divBdr>
        </w:div>
        <w:div w:id="1024595568">
          <w:marLeft w:val="640"/>
          <w:marRight w:val="0"/>
          <w:marTop w:val="0"/>
          <w:marBottom w:val="0"/>
          <w:divBdr>
            <w:top w:val="none" w:sz="0" w:space="0" w:color="auto"/>
            <w:left w:val="none" w:sz="0" w:space="0" w:color="auto"/>
            <w:bottom w:val="none" w:sz="0" w:space="0" w:color="auto"/>
            <w:right w:val="none" w:sz="0" w:space="0" w:color="auto"/>
          </w:divBdr>
        </w:div>
        <w:div w:id="1606573339">
          <w:marLeft w:val="640"/>
          <w:marRight w:val="0"/>
          <w:marTop w:val="0"/>
          <w:marBottom w:val="0"/>
          <w:divBdr>
            <w:top w:val="none" w:sz="0" w:space="0" w:color="auto"/>
            <w:left w:val="none" w:sz="0" w:space="0" w:color="auto"/>
            <w:bottom w:val="none" w:sz="0" w:space="0" w:color="auto"/>
            <w:right w:val="none" w:sz="0" w:space="0" w:color="auto"/>
          </w:divBdr>
        </w:div>
        <w:div w:id="1755587056">
          <w:marLeft w:val="640"/>
          <w:marRight w:val="0"/>
          <w:marTop w:val="0"/>
          <w:marBottom w:val="0"/>
          <w:divBdr>
            <w:top w:val="none" w:sz="0" w:space="0" w:color="auto"/>
            <w:left w:val="none" w:sz="0" w:space="0" w:color="auto"/>
            <w:bottom w:val="none" w:sz="0" w:space="0" w:color="auto"/>
            <w:right w:val="none" w:sz="0" w:space="0" w:color="auto"/>
          </w:divBdr>
        </w:div>
        <w:div w:id="370686266">
          <w:marLeft w:val="640"/>
          <w:marRight w:val="0"/>
          <w:marTop w:val="0"/>
          <w:marBottom w:val="0"/>
          <w:divBdr>
            <w:top w:val="none" w:sz="0" w:space="0" w:color="auto"/>
            <w:left w:val="none" w:sz="0" w:space="0" w:color="auto"/>
            <w:bottom w:val="none" w:sz="0" w:space="0" w:color="auto"/>
            <w:right w:val="none" w:sz="0" w:space="0" w:color="auto"/>
          </w:divBdr>
        </w:div>
        <w:div w:id="2025016259">
          <w:marLeft w:val="640"/>
          <w:marRight w:val="0"/>
          <w:marTop w:val="0"/>
          <w:marBottom w:val="0"/>
          <w:divBdr>
            <w:top w:val="none" w:sz="0" w:space="0" w:color="auto"/>
            <w:left w:val="none" w:sz="0" w:space="0" w:color="auto"/>
            <w:bottom w:val="none" w:sz="0" w:space="0" w:color="auto"/>
            <w:right w:val="none" w:sz="0" w:space="0" w:color="auto"/>
          </w:divBdr>
        </w:div>
        <w:div w:id="380371595">
          <w:marLeft w:val="640"/>
          <w:marRight w:val="0"/>
          <w:marTop w:val="0"/>
          <w:marBottom w:val="0"/>
          <w:divBdr>
            <w:top w:val="none" w:sz="0" w:space="0" w:color="auto"/>
            <w:left w:val="none" w:sz="0" w:space="0" w:color="auto"/>
            <w:bottom w:val="none" w:sz="0" w:space="0" w:color="auto"/>
            <w:right w:val="none" w:sz="0" w:space="0" w:color="auto"/>
          </w:divBdr>
        </w:div>
        <w:div w:id="230114595">
          <w:marLeft w:val="640"/>
          <w:marRight w:val="0"/>
          <w:marTop w:val="0"/>
          <w:marBottom w:val="0"/>
          <w:divBdr>
            <w:top w:val="none" w:sz="0" w:space="0" w:color="auto"/>
            <w:left w:val="none" w:sz="0" w:space="0" w:color="auto"/>
            <w:bottom w:val="none" w:sz="0" w:space="0" w:color="auto"/>
            <w:right w:val="none" w:sz="0" w:space="0" w:color="auto"/>
          </w:divBdr>
        </w:div>
        <w:div w:id="1708989981">
          <w:marLeft w:val="640"/>
          <w:marRight w:val="0"/>
          <w:marTop w:val="0"/>
          <w:marBottom w:val="0"/>
          <w:divBdr>
            <w:top w:val="none" w:sz="0" w:space="0" w:color="auto"/>
            <w:left w:val="none" w:sz="0" w:space="0" w:color="auto"/>
            <w:bottom w:val="none" w:sz="0" w:space="0" w:color="auto"/>
            <w:right w:val="none" w:sz="0" w:space="0" w:color="auto"/>
          </w:divBdr>
        </w:div>
        <w:div w:id="1202127822">
          <w:marLeft w:val="640"/>
          <w:marRight w:val="0"/>
          <w:marTop w:val="0"/>
          <w:marBottom w:val="0"/>
          <w:divBdr>
            <w:top w:val="none" w:sz="0" w:space="0" w:color="auto"/>
            <w:left w:val="none" w:sz="0" w:space="0" w:color="auto"/>
            <w:bottom w:val="none" w:sz="0" w:space="0" w:color="auto"/>
            <w:right w:val="none" w:sz="0" w:space="0" w:color="auto"/>
          </w:divBdr>
        </w:div>
        <w:div w:id="2104916493">
          <w:marLeft w:val="640"/>
          <w:marRight w:val="0"/>
          <w:marTop w:val="0"/>
          <w:marBottom w:val="0"/>
          <w:divBdr>
            <w:top w:val="none" w:sz="0" w:space="0" w:color="auto"/>
            <w:left w:val="none" w:sz="0" w:space="0" w:color="auto"/>
            <w:bottom w:val="none" w:sz="0" w:space="0" w:color="auto"/>
            <w:right w:val="none" w:sz="0" w:space="0" w:color="auto"/>
          </w:divBdr>
        </w:div>
        <w:div w:id="1872065323">
          <w:marLeft w:val="640"/>
          <w:marRight w:val="0"/>
          <w:marTop w:val="0"/>
          <w:marBottom w:val="0"/>
          <w:divBdr>
            <w:top w:val="none" w:sz="0" w:space="0" w:color="auto"/>
            <w:left w:val="none" w:sz="0" w:space="0" w:color="auto"/>
            <w:bottom w:val="none" w:sz="0" w:space="0" w:color="auto"/>
            <w:right w:val="none" w:sz="0" w:space="0" w:color="auto"/>
          </w:divBdr>
        </w:div>
        <w:div w:id="1761565379">
          <w:marLeft w:val="640"/>
          <w:marRight w:val="0"/>
          <w:marTop w:val="0"/>
          <w:marBottom w:val="0"/>
          <w:divBdr>
            <w:top w:val="none" w:sz="0" w:space="0" w:color="auto"/>
            <w:left w:val="none" w:sz="0" w:space="0" w:color="auto"/>
            <w:bottom w:val="none" w:sz="0" w:space="0" w:color="auto"/>
            <w:right w:val="none" w:sz="0" w:space="0" w:color="auto"/>
          </w:divBdr>
        </w:div>
        <w:div w:id="2070570306">
          <w:marLeft w:val="640"/>
          <w:marRight w:val="0"/>
          <w:marTop w:val="0"/>
          <w:marBottom w:val="0"/>
          <w:divBdr>
            <w:top w:val="none" w:sz="0" w:space="0" w:color="auto"/>
            <w:left w:val="none" w:sz="0" w:space="0" w:color="auto"/>
            <w:bottom w:val="none" w:sz="0" w:space="0" w:color="auto"/>
            <w:right w:val="none" w:sz="0" w:space="0" w:color="auto"/>
          </w:divBdr>
        </w:div>
        <w:div w:id="1163742950">
          <w:marLeft w:val="640"/>
          <w:marRight w:val="0"/>
          <w:marTop w:val="0"/>
          <w:marBottom w:val="0"/>
          <w:divBdr>
            <w:top w:val="none" w:sz="0" w:space="0" w:color="auto"/>
            <w:left w:val="none" w:sz="0" w:space="0" w:color="auto"/>
            <w:bottom w:val="none" w:sz="0" w:space="0" w:color="auto"/>
            <w:right w:val="none" w:sz="0" w:space="0" w:color="auto"/>
          </w:divBdr>
        </w:div>
        <w:div w:id="1709332031">
          <w:marLeft w:val="640"/>
          <w:marRight w:val="0"/>
          <w:marTop w:val="0"/>
          <w:marBottom w:val="0"/>
          <w:divBdr>
            <w:top w:val="none" w:sz="0" w:space="0" w:color="auto"/>
            <w:left w:val="none" w:sz="0" w:space="0" w:color="auto"/>
            <w:bottom w:val="none" w:sz="0" w:space="0" w:color="auto"/>
            <w:right w:val="none" w:sz="0" w:space="0" w:color="auto"/>
          </w:divBdr>
        </w:div>
        <w:div w:id="1496414317">
          <w:marLeft w:val="640"/>
          <w:marRight w:val="0"/>
          <w:marTop w:val="0"/>
          <w:marBottom w:val="0"/>
          <w:divBdr>
            <w:top w:val="none" w:sz="0" w:space="0" w:color="auto"/>
            <w:left w:val="none" w:sz="0" w:space="0" w:color="auto"/>
            <w:bottom w:val="none" w:sz="0" w:space="0" w:color="auto"/>
            <w:right w:val="none" w:sz="0" w:space="0" w:color="auto"/>
          </w:divBdr>
        </w:div>
        <w:div w:id="734426508">
          <w:marLeft w:val="640"/>
          <w:marRight w:val="0"/>
          <w:marTop w:val="0"/>
          <w:marBottom w:val="0"/>
          <w:divBdr>
            <w:top w:val="none" w:sz="0" w:space="0" w:color="auto"/>
            <w:left w:val="none" w:sz="0" w:space="0" w:color="auto"/>
            <w:bottom w:val="none" w:sz="0" w:space="0" w:color="auto"/>
            <w:right w:val="none" w:sz="0" w:space="0" w:color="auto"/>
          </w:divBdr>
        </w:div>
        <w:div w:id="392697189">
          <w:marLeft w:val="640"/>
          <w:marRight w:val="0"/>
          <w:marTop w:val="0"/>
          <w:marBottom w:val="0"/>
          <w:divBdr>
            <w:top w:val="none" w:sz="0" w:space="0" w:color="auto"/>
            <w:left w:val="none" w:sz="0" w:space="0" w:color="auto"/>
            <w:bottom w:val="none" w:sz="0" w:space="0" w:color="auto"/>
            <w:right w:val="none" w:sz="0" w:space="0" w:color="auto"/>
          </w:divBdr>
        </w:div>
        <w:div w:id="1175223112">
          <w:marLeft w:val="640"/>
          <w:marRight w:val="0"/>
          <w:marTop w:val="0"/>
          <w:marBottom w:val="0"/>
          <w:divBdr>
            <w:top w:val="none" w:sz="0" w:space="0" w:color="auto"/>
            <w:left w:val="none" w:sz="0" w:space="0" w:color="auto"/>
            <w:bottom w:val="none" w:sz="0" w:space="0" w:color="auto"/>
            <w:right w:val="none" w:sz="0" w:space="0" w:color="auto"/>
          </w:divBdr>
        </w:div>
        <w:div w:id="838619622">
          <w:marLeft w:val="640"/>
          <w:marRight w:val="0"/>
          <w:marTop w:val="0"/>
          <w:marBottom w:val="0"/>
          <w:divBdr>
            <w:top w:val="none" w:sz="0" w:space="0" w:color="auto"/>
            <w:left w:val="none" w:sz="0" w:space="0" w:color="auto"/>
            <w:bottom w:val="none" w:sz="0" w:space="0" w:color="auto"/>
            <w:right w:val="none" w:sz="0" w:space="0" w:color="auto"/>
          </w:divBdr>
        </w:div>
        <w:div w:id="316687438">
          <w:marLeft w:val="640"/>
          <w:marRight w:val="0"/>
          <w:marTop w:val="0"/>
          <w:marBottom w:val="0"/>
          <w:divBdr>
            <w:top w:val="none" w:sz="0" w:space="0" w:color="auto"/>
            <w:left w:val="none" w:sz="0" w:space="0" w:color="auto"/>
            <w:bottom w:val="none" w:sz="0" w:space="0" w:color="auto"/>
            <w:right w:val="none" w:sz="0" w:space="0" w:color="auto"/>
          </w:divBdr>
        </w:div>
        <w:div w:id="168984507">
          <w:marLeft w:val="640"/>
          <w:marRight w:val="0"/>
          <w:marTop w:val="0"/>
          <w:marBottom w:val="0"/>
          <w:divBdr>
            <w:top w:val="none" w:sz="0" w:space="0" w:color="auto"/>
            <w:left w:val="none" w:sz="0" w:space="0" w:color="auto"/>
            <w:bottom w:val="none" w:sz="0" w:space="0" w:color="auto"/>
            <w:right w:val="none" w:sz="0" w:space="0" w:color="auto"/>
          </w:divBdr>
        </w:div>
        <w:div w:id="1568148454">
          <w:marLeft w:val="640"/>
          <w:marRight w:val="0"/>
          <w:marTop w:val="0"/>
          <w:marBottom w:val="0"/>
          <w:divBdr>
            <w:top w:val="none" w:sz="0" w:space="0" w:color="auto"/>
            <w:left w:val="none" w:sz="0" w:space="0" w:color="auto"/>
            <w:bottom w:val="none" w:sz="0" w:space="0" w:color="auto"/>
            <w:right w:val="none" w:sz="0" w:space="0" w:color="auto"/>
          </w:divBdr>
        </w:div>
        <w:div w:id="2027058497">
          <w:marLeft w:val="640"/>
          <w:marRight w:val="0"/>
          <w:marTop w:val="0"/>
          <w:marBottom w:val="0"/>
          <w:divBdr>
            <w:top w:val="none" w:sz="0" w:space="0" w:color="auto"/>
            <w:left w:val="none" w:sz="0" w:space="0" w:color="auto"/>
            <w:bottom w:val="none" w:sz="0" w:space="0" w:color="auto"/>
            <w:right w:val="none" w:sz="0" w:space="0" w:color="auto"/>
          </w:divBdr>
        </w:div>
        <w:div w:id="1731227629">
          <w:marLeft w:val="640"/>
          <w:marRight w:val="0"/>
          <w:marTop w:val="0"/>
          <w:marBottom w:val="0"/>
          <w:divBdr>
            <w:top w:val="none" w:sz="0" w:space="0" w:color="auto"/>
            <w:left w:val="none" w:sz="0" w:space="0" w:color="auto"/>
            <w:bottom w:val="none" w:sz="0" w:space="0" w:color="auto"/>
            <w:right w:val="none" w:sz="0" w:space="0" w:color="auto"/>
          </w:divBdr>
        </w:div>
        <w:div w:id="1868831872">
          <w:marLeft w:val="640"/>
          <w:marRight w:val="0"/>
          <w:marTop w:val="0"/>
          <w:marBottom w:val="0"/>
          <w:divBdr>
            <w:top w:val="none" w:sz="0" w:space="0" w:color="auto"/>
            <w:left w:val="none" w:sz="0" w:space="0" w:color="auto"/>
            <w:bottom w:val="none" w:sz="0" w:space="0" w:color="auto"/>
            <w:right w:val="none" w:sz="0" w:space="0" w:color="auto"/>
          </w:divBdr>
        </w:div>
        <w:div w:id="1512374963">
          <w:marLeft w:val="640"/>
          <w:marRight w:val="0"/>
          <w:marTop w:val="0"/>
          <w:marBottom w:val="0"/>
          <w:divBdr>
            <w:top w:val="none" w:sz="0" w:space="0" w:color="auto"/>
            <w:left w:val="none" w:sz="0" w:space="0" w:color="auto"/>
            <w:bottom w:val="none" w:sz="0" w:space="0" w:color="auto"/>
            <w:right w:val="none" w:sz="0" w:space="0" w:color="auto"/>
          </w:divBdr>
        </w:div>
        <w:div w:id="220026289">
          <w:marLeft w:val="640"/>
          <w:marRight w:val="0"/>
          <w:marTop w:val="0"/>
          <w:marBottom w:val="0"/>
          <w:divBdr>
            <w:top w:val="none" w:sz="0" w:space="0" w:color="auto"/>
            <w:left w:val="none" w:sz="0" w:space="0" w:color="auto"/>
            <w:bottom w:val="none" w:sz="0" w:space="0" w:color="auto"/>
            <w:right w:val="none" w:sz="0" w:space="0" w:color="auto"/>
          </w:divBdr>
        </w:div>
        <w:div w:id="77557594">
          <w:marLeft w:val="640"/>
          <w:marRight w:val="0"/>
          <w:marTop w:val="0"/>
          <w:marBottom w:val="0"/>
          <w:divBdr>
            <w:top w:val="none" w:sz="0" w:space="0" w:color="auto"/>
            <w:left w:val="none" w:sz="0" w:space="0" w:color="auto"/>
            <w:bottom w:val="none" w:sz="0" w:space="0" w:color="auto"/>
            <w:right w:val="none" w:sz="0" w:space="0" w:color="auto"/>
          </w:divBdr>
        </w:div>
        <w:div w:id="1797941195">
          <w:marLeft w:val="640"/>
          <w:marRight w:val="0"/>
          <w:marTop w:val="0"/>
          <w:marBottom w:val="0"/>
          <w:divBdr>
            <w:top w:val="none" w:sz="0" w:space="0" w:color="auto"/>
            <w:left w:val="none" w:sz="0" w:space="0" w:color="auto"/>
            <w:bottom w:val="none" w:sz="0" w:space="0" w:color="auto"/>
            <w:right w:val="none" w:sz="0" w:space="0" w:color="auto"/>
          </w:divBdr>
        </w:div>
        <w:div w:id="247468690">
          <w:marLeft w:val="640"/>
          <w:marRight w:val="0"/>
          <w:marTop w:val="0"/>
          <w:marBottom w:val="0"/>
          <w:divBdr>
            <w:top w:val="none" w:sz="0" w:space="0" w:color="auto"/>
            <w:left w:val="none" w:sz="0" w:space="0" w:color="auto"/>
            <w:bottom w:val="none" w:sz="0" w:space="0" w:color="auto"/>
            <w:right w:val="none" w:sz="0" w:space="0" w:color="auto"/>
          </w:divBdr>
        </w:div>
        <w:div w:id="1790275922">
          <w:marLeft w:val="640"/>
          <w:marRight w:val="0"/>
          <w:marTop w:val="0"/>
          <w:marBottom w:val="0"/>
          <w:divBdr>
            <w:top w:val="none" w:sz="0" w:space="0" w:color="auto"/>
            <w:left w:val="none" w:sz="0" w:space="0" w:color="auto"/>
            <w:bottom w:val="none" w:sz="0" w:space="0" w:color="auto"/>
            <w:right w:val="none" w:sz="0" w:space="0" w:color="auto"/>
          </w:divBdr>
        </w:div>
        <w:div w:id="2056152849">
          <w:marLeft w:val="640"/>
          <w:marRight w:val="0"/>
          <w:marTop w:val="0"/>
          <w:marBottom w:val="0"/>
          <w:divBdr>
            <w:top w:val="none" w:sz="0" w:space="0" w:color="auto"/>
            <w:left w:val="none" w:sz="0" w:space="0" w:color="auto"/>
            <w:bottom w:val="none" w:sz="0" w:space="0" w:color="auto"/>
            <w:right w:val="none" w:sz="0" w:space="0" w:color="auto"/>
          </w:divBdr>
        </w:div>
        <w:div w:id="401489293">
          <w:marLeft w:val="640"/>
          <w:marRight w:val="0"/>
          <w:marTop w:val="0"/>
          <w:marBottom w:val="0"/>
          <w:divBdr>
            <w:top w:val="none" w:sz="0" w:space="0" w:color="auto"/>
            <w:left w:val="none" w:sz="0" w:space="0" w:color="auto"/>
            <w:bottom w:val="none" w:sz="0" w:space="0" w:color="auto"/>
            <w:right w:val="none" w:sz="0" w:space="0" w:color="auto"/>
          </w:divBdr>
        </w:div>
        <w:div w:id="1604605380">
          <w:marLeft w:val="640"/>
          <w:marRight w:val="0"/>
          <w:marTop w:val="0"/>
          <w:marBottom w:val="0"/>
          <w:divBdr>
            <w:top w:val="none" w:sz="0" w:space="0" w:color="auto"/>
            <w:left w:val="none" w:sz="0" w:space="0" w:color="auto"/>
            <w:bottom w:val="none" w:sz="0" w:space="0" w:color="auto"/>
            <w:right w:val="none" w:sz="0" w:space="0" w:color="auto"/>
          </w:divBdr>
        </w:div>
        <w:div w:id="1609655699">
          <w:marLeft w:val="640"/>
          <w:marRight w:val="0"/>
          <w:marTop w:val="0"/>
          <w:marBottom w:val="0"/>
          <w:divBdr>
            <w:top w:val="none" w:sz="0" w:space="0" w:color="auto"/>
            <w:left w:val="none" w:sz="0" w:space="0" w:color="auto"/>
            <w:bottom w:val="none" w:sz="0" w:space="0" w:color="auto"/>
            <w:right w:val="none" w:sz="0" w:space="0" w:color="auto"/>
          </w:divBdr>
        </w:div>
        <w:div w:id="1741174882">
          <w:marLeft w:val="640"/>
          <w:marRight w:val="0"/>
          <w:marTop w:val="0"/>
          <w:marBottom w:val="0"/>
          <w:divBdr>
            <w:top w:val="none" w:sz="0" w:space="0" w:color="auto"/>
            <w:left w:val="none" w:sz="0" w:space="0" w:color="auto"/>
            <w:bottom w:val="none" w:sz="0" w:space="0" w:color="auto"/>
            <w:right w:val="none" w:sz="0" w:space="0" w:color="auto"/>
          </w:divBdr>
        </w:div>
        <w:div w:id="380859375">
          <w:marLeft w:val="640"/>
          <w:marRight w:val="0"/>
          <w:marTop w:val="0"/>
          <w:marBottom w:val="0"/>
          <w:divBdr>
            <w:top w:val="none" w:sz="0" w:space="0" w:color="auto"/>
            <w:left w:val="none" w:sz="0" w:space="0" w:color="auto"/>
            <w:bottom w:val="none" w:sz="0" w:space="0" w:color="auto"/>
            <w:right w:val="none" w:sz="0" w:space="0" w:color="auto"/>
          </w:divBdr>
        </w:div>
        <w:div w:id="1049843666">
          <w:marLeft w:val="640"/>
          <w:marRight w:val="0"/>
          <w:marTop w:val="0"/>
          <w:marBottom w:val="0"/>
          <w:divBdr>
            <w:top w:val="none" w:sz="0" w:space="0" w:color="auto"/>
            <w:left w:val="none" w:sz="0" w:space="0" w:color="auto"/>
            <w:bottom w:val="none" w:sz="0" w:space="0" w:color="auto"/>
            <w:right w:val="none" w:sz="0" w:space="0" w:color="auto"/>
          </w:divBdr>
        </w:div>
        <w:div w:id="1019433358">
          <w:marLeft w:val="640"/>
          <w:marRight w:val="0"/>
          <w:marTop w:val="0"/>
          <w:marBottom w:val="0"/>
          <w:divBdr>
            <w:top w:val="none" w:sz="0" w:space="0" w:color="auto"/>
            <w:left w:val="none" w:sz="0" w:space="0" w:color="auto"/>
            <w:bottom w:val="none" w:sz="0" w:space="0" w:color="auto"/>
            <w:right w:val="none" w:sz="0" w:space="0" w:color="auto"/>
          </w:divBdr>
        </w:div>
        <w:div w:id="1579749952">
          <w:marLeft w:val="640"/>
          <w:marRight w:val="0"/>
          <w:marTop w:val="0"/>
          <w:marBottom w:val="0"/>
          <w:divBdr>
            <w:top w:val="none" w:sz="0" w:space="0" w:color="auto"/>
            <w:left w:val="none" w:sz="0" w:space="0" w:color="auto"/>
            <w:bottom w:val="none" w:sz="0" w:space="0" w:color="auto"/>
            <w:right w:val="none" w:sz="0" w:space="0" w:color="auto"/>
          </w:divBdr>
        </w:div>
        <w:div w:id="686055668">
          <w:marLeft w:val="640"/>
          <w:marRight w:val="0"/>
          <w:marTop w:val="0"/>
          <w:marBottom w:val="0"/>
          <w:divBdr>
            <w:top w:val="none" w:sz="0" w:space="0" w:color="auto"/>
            <w:left w:val="none" w:sz="0" w:space="0" w:color="auto"/>
            <w:bottom w:val="none" w:sz="0" w:space="0" w:color="auto"/>
            <w:right w:val="none" w:sz="0" w:space="0" w:color="auto"/>
          </w:divBdr>
        </w:div>
        <w:div w:id="260796943">
          <w:marLeft w:val="640"/>
          <w:marRight w:val="0"/>
          <w:marTop w:val="0"/>
          <w:marBottom w:val="0"/>
          <w:divBdr>
            <w:top w:val="none" w:sz="0" w:space="0" w:color="auto"/>
            <w:left w:val="none" w:sz="0" w:space="0" w:color="auto"/>
            <w:bottom w:val="none" w:sz="0" w:space="0" w:color="auto"/>
            <w:right w:val="none" w:sz="0" w:space="0" w:color="auto"/>
          </w:divBdr>
        </w:div>
        <w:div w:id="1605187947">
          <w:marLeft w:val="640"/>
          <w:marRight w:val="0"/>
          <w:marTop w:val="0"/>
          <w:marBottom w:val="0"/>
          <w:divBdr>
            <w:top w:val="none" w:sz="0" w:space="0" w:color="auto"/>
            <w:left w:val="none" w:sz="0" w:space="0" w:color="auto"/>
            <w:bottom w:val="none" w:sz="0" w:space="0" w:color="auto"/>
            <w:right w:val="none" w:sz="0" w:space="0" w:color="auto"/>
          </w:divBdr>
        </w:div>
        <w:div w:id="1585452361">
          <w:marLeft w:val="640"/>
          <w:marRight w:val="0"/>
          <w:marTop w:val="0"/>
          <w:marBottom w:val="0"/>
          <w:divBdr>
            <w:top w:val="none" w:sz="0" w:space="0" w:color="auto"/>
            <w:left w:val="none" w:sz="0" w:space="0" w:color="auto"/>
            <w:bottom w:val="none" w:sz="0" w:space="0" w:color="auto"/>
            <w:right w:val="none" w:sz="0" w:space="0" w:color="auto"/>
          </w:divBdr>
        </w:div>
        <w:div w:id="309409672">
          <w:marLeft w:val="640"/>
          <w:marRight w:val="0"/>
          <w:marTop w:val="0"/>
          <w:marBottom w:val="0"/>
          <w:divBdr>
            <w:top w:val="none" w:sz="0" w:space="0" w:color="auto"/>
            <w:left w:val="none" w:sz="0" w:space="0" w:color="auto"/>
            <w:bottom w:val="none" w:sz="0" w:space="0" w:color="auto"/>
            <w:right w:val="none" w:sz="0" w:space="0" w:color="auto"/>
          </w:divBdr>
        </w:div>
        <w:div w:id="2053309532">
          <w:marLeft w:val="640"/>
          <w:marRight w:val="0"/>
          <w:marTop w:val="0"/>
          <w:marBottom w:val="0"/>
          <w:divBdr>
            <w:top w:val="none" w:sz="0" w:space="0" w:color="auto"/>
            <w:left w:val="none" w:sz="0" w:space="0" w:color="auto"/>
            <w:bottom w:val="none" w:sz="0" w:space="0" w:color="auto"/>
            <w:right w:val="none" w:sz="0" w:space="0" w:color="auto"/>
          </w:divBdr>
        </w:div>
        <w:div w:id="1356541132">
          <w:marLeft w:val="640"/>
          <w:marRight w:val="0"/>
          <w:marTop w:val="0"/>
          <w:marBottom w:val="0"/>
          <w:divBdr>
            <w:top w:val="none" w:sz="0" w:space="0" w:color="auto"/>
            <w:left w:val="none" w:sz="0" w:space="0" w:color="auto"/>
            <w:bottom w:val="none" w:sz="0" w:space="0" w:color="auto"/>
            <w:right w:val="none" w:sz="0" w:space="0" w:color="auto"/>
          </w:divBdr>
        </w:div>
        <w:div w:id="295259987">
          <w:marLeft w:val="640"/>
          <w:marRight w:val="0"/>
          <w:marTop w:val="0"/>
          <w:marBottom w:val="0"/>
          <w:divBdr>
            <w:top w:val="none" w:sz="0" w:space="0" w:color="auto"/>
            <w:left w:val="none" w:sz="0" w:space="0" w:color="auto"/>
            <w:bottom w:val="none" w:sz="0" w:space="0" w:color="auto"/>
            <w:right w:val="none" w:sz="0" w:space="0" w:color="auto"/>
          </w:divBdr>
        </w:div>
        <w:div w:id="825245188">
          <w:marLeft w:val="640"/>
          <w:marRight w:val="0"/>
          <w:marTop w:val="0"/>
          <w:marBottom w:val="0"/>
          <w:divBdr>
            <w:top w:val="none" w:sz="0" w:space="0" w:color="auto"/>
            <w:left w:val="none" w:sz="0" w:space="0" w:color="auto"/>
            <w:bottom w:val="none" w:sz="0" w:space="0" w:color="auto"/>
            <w:right w:val="none" w:sz="0" w:space="0" w:color="auto"/>
          </w:divBdr>
        </w:div>
        <w:div w:id="811557104">
          <w:marLeft w:val="640"/>
          <w:marRight w:val="0"/>
          <w:marTop w:val="0"/>
          <w:marBottom w:val="0"/>
          <w:divBdr>
            <w:top w:val="none" w:sz="0" w:space="0" w:color="auto"/>
            <w:left w:val="none" w:sz="0" w:space="0" w:color="auto"/>
            <w:bottom w:val="none" w:sz="0" w:space="0" w:color="auto"/>
            <w:right w:val="none" w:sz="0" w:space="0" w:color="auto"/>
          </w:divBdr>
        </w:div>
        <w:div w:id="2047215089">
          <w:marLeft w:val="640"/>
          <w:marRight w:val="0"/>
          <w:marTop w:val="0"/>
          <w:marBottom w:val="0"/>
          <w:divBdr>
            <w:top w:val="none" w:sz="0" w:space="0" w:color="auto"/>
            <w:left w:val="none" w:sz="0" w:space="0" w:color="auto"/>
            <w:bottom w:val="none" w:sz="0" w:space="0" w:color="auto"/>
            <w:right w:val="none" w:sz="0" w:space="0" w:color="auto"/>
          </w:divBdr>
        </w:div>
        <w:div w:id="2097895263">
          <w:marLeft w:val="640"/>
          <w:marRight w:val="0"/>
          <w:marTop w:val="0"/>
          <w:marBottom w:val="0"/>
          <w:divBdr>
            <w:top w:val="none" w:sz="0" w:space="0" w:color="auto"/>
            <w:left w:val="none" w:sz="0" w:space="0" w:color="auto"/>
            <w:bottom w:val="none" w:sz="0" w:space="0" w:color="auto"/>
            <w:right w:val="none" w:sz="0" w:space="0" w:color="auto"/>
          </w:divBdr>
        </w:div>
        <w:div w:id="191961158">
          <w:marLeft w:val="640"/>
          <w:marRight w:val="0"/>
          <w:marTop w:val="0"/>
          <w:marBottom w:val="0"/>
          <w:divBdr>
            <w:top w:val="none" w:sz="0" w:space="0" w:color="auto"/>
            <w:left w:val="none" w:sz="0" w:space="0" w:color="auto"/>
            <w:bottom w:val="none" w:sz="0" w:space="0" w:color="auto"/>
            <w:right w:val="none" w:sz="0" w:space="0" w:color="auto"/>
          </w:divBdr>
        </w:div>
        <w:div w:id="1071000434">
          <w:marLeft w:val="640"/>
          <w:marRight w:val="0"/>
          <w:marTop w:val="0"/>
          <w:marBottom w:val="0"/>
          <w:divBdr>
            <w:top w:val="none" w:sz="0" w:space="0" w:color="auto"/>
            <w:left w:val="none" w:sz="0" w:space="0" w:color="auto"/>
            <w:bottom w:val="none" w:sz="0" w:space="0" w:color="auto"/>
            <w:right w:val="none" w:sz="0" w:space="0" w:color="auto"/>
          </w:divBdr>
        </w:div>
        <w:div w:id="1387755695">
          <w:marLeft w:val="640"/>
          <w:marRight w:val="0"/>
          <w:marTop w:val="0"/>
          <w:marBottom w:val="0"/>
          <w:divBdr>
            <w:top w:val="none" w:sz="0" w:space="0" w:color="auto"/>
            <w:left w:val="none" w:sz="0" w:space="0" w:color="auto"/>
            <w:bottom w:val="none" w:sz="0" w:space="0" w:color="auto"/>
            <w:right w:val="none" w:sz="0" w:space="0" w:color="auto"/>
          </w:divBdr>
        </w:div>
        <w:div w:id="204752976">
          <w:marLeft w:val="640"/>
          <w:marRight w:val="0"/>
          <w:marTop w:val="0"/>
          <w:marBottom w:val="0"/>
          <w:divBdr>
            <w:top w:val="none" w:sz="0" w:space="0" w:color="auto"/>
            <w:left w:val="none" w:sz="0" w:space="0" w:color="auto"/>
            <w:bottom w:val="none" w:sz="0" w:space="0" w:color="auto"/>
            <w:right w:val="none" w:sz="0" w:space="0" w:color="auto"/>
          </w:divBdr>
        </w:div>
        <w:div w:id="1159469385">
          <w:marLeft w:val="640"/>
          <w:marRight w:val="0"/>
          <w:marTop w:val="0"/>
          <w:marBottom w:val="0"/>
          <w:divBdr>
            <w:top w:val="none" w:sz="0" w:space="0" w:color="auto"/>
            <w:left w:val="none" w:sz="0" w:space="0" w:color="auto"/>
            <w:bottom w:val="none" w:sz="0" w:space="0" w:color="auto"/>
            <w:right w:val="none" w:sz="0" w:space="0" w:color="auto"/>
          </w:divBdr>
        </w:div>
        <w:div w:id="84770183">
          <w:marLeft w:val="640"/>
          <w:marRight w:val="0"/>
          <w:marTop w:val="0"/>
          <w:marBottom w:val="0"/>
          <w:divBdr>
            <w:top w:val="none" w:sz="0" w:space="0" w:color="auto"/>
            <w:left w:val="none" w:sz="0" w:space="0" w:color="auto"/>
            <w:bottom w:val="none" w:sz="0" w:space="0" w:color="auto"/>
            <w:right w:val="none" w:sz="0" w:space="0" w:color="auto"/>
          </w:divBdr>
        </w:div>
        <w:div w:id="1374647757">
          <w:marLeft w:val="640"/>
          <w:marRight w:val="0"/>
          <w:marTop w:val="0"/>
          <w:marBottom w:val="0"/>
          <w:divBdr>
            <w:top w:val="none" w:sz="0" w:space="0" w:color="auto"/>
            <w:left w:val="none" w:sz="0" w:space="0" w:color="auto"/>
            <w:bottom w:val="none" w:sz="0" w:space="0" w:color="auto"/>
            <w:right w:val="none" w:sz="0" w:space="0" w:color="auto"/>
          </w:divBdr>
        </w:div>
        <w:div w:id="1553879385">
          <w:marLeft w:val="640"/>
          <w:marRight w:val="0"/>
          <w:marTop w:val="0"/>
          <w:marBottom w:val="0"/>
          <w:divBdr>
            <w:top w:val="none" w:sz="0" w:space="0" w:color="auto"/>
            <w:left w:val="none" w:sz="0" w:space="0" w:color="auto"/>
            <w:bottom w:val="none" w:sz="0" w:space="0" w:color="auto"/>
            <w:right w:val="none" w:sz="0" w:space="0" w:color="auto"/>
          </w:divBdr>
        </w:div>
        <w:div w:id="1696691094">
          <w:marLeft w:val="640"/>
          <w:marRight w:val="0"/>
          <w:marTop w:val="0"/>
          <w:marBottom w:val="0"/>
          <w:divBdr>
            <w:top w:val="none" w:sz="0" w:space="0" w:color="auto"/>
            <w:left w:val="none" w:sz="0" w:space="0" w:color="auto"/>
            <w:bottom w:val="none" w:sz="0" w:space="0" w:color="auto"/>
            <w:right w:val="none" w:sz="0" w:space="0" w:color="auto"/>
          </w:divBdr>
        </w:div>
        <w:div w:id="1574971791">
          <w:marLeft w:val="640"/>
          <w:marRight w:val="0"/>
          <w:marTop w:val="0"/>
          <w:marBottom w:val="0"/>
          <w:divBdr>
            <w:top w:val="none" w:sz="0" w:space="0" w:color="auto"/>
            <w:left w:val="none" w:sz="0" w:space="0" w:color="auto"/>
            <w:bottom w:val="none" w:sz="0" w:space="0" w:color="auto"/>
            <w:right w:val="none" w:sz="0" w:space="0" w:color="auto"/>
          </w:divBdr>
        </w:div>
        <w:div w:id="1895585119">
          <w:marLeft w:val="640"/>
          <w:marRight w:val="0"/>
          <w:marTop w:val="0"/>
          <w:marBottom w:val="0"/>
          <w:divBdr>
            <w:top w:val="none" w:sz="0" w:space="0" w:color="auto"/>
            <w:left w:val="none" w:sz="0" w:space="0" w:color="auto"/>
            <w:bottom w:val="none" w:sz="0" w:space="0" w:color="auto"/>
            <w:right w:val="none" w:sz="0" w:space="0" w:color="auto"/>
          </w:divBdr>
        </w:div>
        <w:div w:id="880282740">
          <w:marLeft w:val="640"/>
          <w:marRight w:val="0"/>
          <w:marTop w:val="0"/>
          <w:marBottom w:val="0"/>
          <w:divBdr>
            <w:top w:val="none" w:sz="0" w:space="0" w:color="auto"/>
            <w:left w:val="none" w:sz="0" w:space="0" w:color="auto"/>
            <w:bottom w:val="none" w:sz="0" w:space="0" w:color="auto"/>
            <w:right w:val="none" w:sz="0" w:space="0" w:color="auto"/>
          </w:divBdr>
        </w:div>
        <w:div w:id="1113286205">
          <w:marLeft w:val="640"/>
          <w:marRight w:val="0"/>
          <w:marTop w:val="0"/>
          <w:marBottom w:val="0"/>
          <w:divBdr>
            <w:top w:val="none" w:sz="0" w:space="0" w:color="auto"/>
            <w:left w:val="none" w:sz="0" w:space="0" w:color="auto"/>
            <w:bottom w:val="none" w:sz="0" w:space="0" w:color="auto"/>
            <w:right w:val="none" w:sz="0" w:space="0" w:color="auto"/>
          </w:divBdr>
        </w:div>
        <w:div w:id="1427996395">
          <w:marLeft w:val="640"/>
          <w:marRight w:val="0"/>
          <w:marTop w:val="0"/>
          <w:marBottom w:val="0"/>
          <w:divBdr>
            <w:top w:val="none" w:sz="0" w:space="0" w:color="auto"/>
            <w:left w:val="none" w:sz="0" w:space="0" w:color="auto"/>
            <w:bottom w:val="none" w:sz="0" w:space="0" w:color="auto"/>
            <w:right w:val="none" w:sz="0" w:space="0" w:color="auto"/>
          </w:divBdr>
        </w:div>
        <w:div w:id="583338595">
          <w:marLeft w:val="640"/>
          <w:marRight w:val="0"/>
          <w:marTop w:val="0"/>
          <w:marBottom w:val="0"/>
          <w:divBdr>
            <w:top w:val="none" w:sz="0" w:space="0" w:color="auto"/>
            <w:left w:val="none" w:sz="0" w:space="0" w:color="auto"/>
            <w:bottom w:val="none" w:sz="0" w:space="0" w:color="auto"/>
            <w:right w:val="none" w:sz="0" w:space="0" w:color="auto"/>
          </w:divBdr>
        </w:div>
        <w:div w:id="153034941">
          <w:marLeft w:val="640"/>
          <w:marRight w:val="0"/>
          <w:marTop w:val="0"/>
          <w:marBottom w:val="0"/>
          <w:divBdr>
            <w:top w:val="none" w:sz="0" w:space="0" w:color="auto"/>
            <w:left w:val="none" w:sz="0" w:space="0" w:color="auto"/>
            <w:bottom w:val="none" w:sz="0" w:space="0" w:color="auto"/>
            <w:right w:val="none" w:sz="0" w:space="0" w:color="auto"/>
          </w:divBdr>
        </w:div>
        <w:div w:id="2023585642">
          <w:marLeft w:val="640"/>
          <w:marRight w:val="0"/>
          <w:marTop w:val="0"/>
          <w:marBottom w:val="0"/>
          <w:divBdr>
            <w:top w:val="none" w:sz="0" w:space="0" w:color="auto"/>
            <w:left w:val="none" w:sz="0" w:space="0" w:color="auto"/>
            <w:bottom w:val="none" w:sz="0" w:space="0" w:color="auto"/>
            <w:right w:val="none" w:sz="0" w:space="0" w:color="auto"/>
          </w:divBdr>
        </w:div>
        <w:div w:id="1482576304">
          <w:marLeft w:val="640"/>
          <w:marRight w:val="0"/>
          <w:marTop w:val="0"/>
          <w:marBottom w:val="0"/>
          <w:divBdr>
            <w:top w:val="none" w:sz="0" w:space="0" w:color="auto"/>
            <w:left w:val="none" w:sz="0" w:space="0" w:color="auto"/>
            <w:bottom w:val="none" w:sz="0" w:space="0" w:color="auto"/>
            <w:right w:val="none" w:sz="0" w:space="0" w:color="auto"/>
          </w:divBdr>
        </w:div>
        <w:div w:id="2073849684">
          <w:marLeft w:val="640"/>
          <w:marRight w:val="0"/>
          <w:marTop w:val="0"/>
          <w:marBottom w:val="0"/>
          <w:divBdr>
            <w:top w:val="none" w:sz="0" w:space="0" w:color="auto"/>
            <w:left w:val="none" w:sz="0" w:space="0" w:color="auto"/>
            <w:bottom w:val="none" w:sz="0" w:space="0" w:color="auto"/>
            <w:right w:val="none" w:sz="0" w:space="0" w:color="auto"/>
          </w:divBdr>
        </w:div>
        <w:div w:id="383411759">
          <w:marLeft w:val="640"/>
          <w:marRight w:val="0"/>
          <w:marTop w:val="0"/>
          <w:marBottom w:val="0"/>
          <w:divBdr>
            <w:top w:val="none" w:sz="0" w:space="0" w:color="auto"/>
            <w:left w:val="none" w:sz="0" w:space="0" w:color="auto"/>
            <w:bottom w:val="none" w:sz="0" w:space="0" w:color="auto"/>
            <w:right w:val="none" w:sz="0" w:space="0" w:color="auto"/>
          </w:divBdr>
        </w:div>
        <w:div w:id="843711033">
          <w:marLeft w:val="640"/>
          <w:marRight w:val="0"/>
          <w:marTop w:val="0"/>
          <w:marBottom w:val="0"/>
          <w:divBdr>
            <w:top w:val="none" w:sz="0" w:space="0" w:color="auto"/>
            <w:left w:val="none" w:sz="0" w:space="0" w:color="auto"/>
            <w:bottom w:val="none" w:sz="0" w:space="0" w:color="auto"/>
            <w:right w:val="none" w:sz="0" w:space="0" w:color="auto"/>
          </w:divBdr>
        </w:div>
        <w:div w:id="1273855180">
          <w:marLeft w:val="640"/>
          <w:marRight w:val="0"/>
          <w:marTop w:val="0"/>
          <w:marBottom w:val="0"/>
          <w:divBdr>
            <w:top w:val="none" w:sz="0" w:space="0" w:color="auto"/>
            <w:left w:val="none" w:sz="0" w:space="0" w:color="auto"/>
            <w:bottom w:val="none" w:sz="0" w:space="0" w:color="auto"/>
            <w:right w:val="none" w:sz="0" w:space="0" w:color="auto"/>
          </w:divBdr>
        </w:div>
        <w:div w:id="1111558084">
          <w:marLeft w:val="640"/>
          <w:marRight w:val="0"/>
          <w:marTop w:val="0"/>
          <w:marBottom w:val="0"/>
          <w:divBdr>
            <w:top w:val="none" w:sz="0" w:space="0" w:color="auto"/>
            <w:left w:val="none" w:sz="0" w:space="0" w:color="auto"/>
            <w:bottom w:val="none" w:sz="0" w:space="0" w:color="auto"/>
            <w:right w:val="none" w:sz="0" w:space="0" w:color="auto"/>
          </w:divBdr>
        </w:div>
        <w:div w:id="1982685698">
          <w:marLeft w:val="640"/>
          <w:marRight w:val="0"/>
          <w:marTop w:val="0"/>
          <w:marBottom w:val="0"/>
          <w:divBdr>
            <w:top w:val="none" w:sz="0" w:space="0" w:color="auto"/>
            <w:left w:val="none" w:sz="0" w:space="0" w:color="auto"/>
            <w:bottom w:val="none" w:sz="0" w:space="0" w:color="auto"/>
            <w:right w:val="none" w:sz="0" w:space="0" w:color="auto"/>
          </w:divBdr>
        </w:div>
        <w:div w:id="456265978">
          <w:marLeft w:val="640"/>
          <w:marRight w:val="0"/>
          <w:marTop w:val="0"/>
          <w:marBottom w:val="0"/>
          <w:divBdr>
            <w:top w:val="none" w:sz="0" w:space="0" w:color="auto"/>
            <w:left w:val="none" w:sz="0" w:space="0" w:color="auto"/>
            <w:bottom w:val="none" w:sz="0" w:space="0" w:color="auto"/>
            <w:right w:val="none" w:sz="0" w:space="0" w:color="auto"/>
          </w:divBdr>
        </w:div>
        <w:div w:id="1627462602">
          <w:marLeft w:val="640"/>
          <w:marRight w:val="0"/>
          <w:marTop w:val="0"/>
          <w:marBottom w:val="0"/>
          <w:divBdr>
            <w:top w:val="none" w:sz="0" w:space="0" w:color="auto"/>
            <w:left w:val="none" w:sz="0" w:space="0" w:color="auto"/>
            <w:bottom w:val="none" w:sz="0" w:space="0" w:color="auto"/>
            <w:right w:val="none" w:sz="0" w:space="0" w:color="auto"/>
          </w:divBdr>
        </w:div>
        <w:div w:id="449709573">
          <w:marLeft w:val="640"/>
          <w:marRight w:val="0"/>
          <w:marTop w:val="0"/>
          <w:marBottom w:val="0"/>
          <w:divBdr>
            <w:top w:val="none" w:sz="0" w:space="0" w:color="auto"/>
            <w:left w:val="none" w:sz="0" w:space="0" w:color="auto"/>
            <w:bottom w:val="none" w:sz="0" w:space="0" w:color="auto"/>
            <w:right w:val="none" w:sz="0" w:space="0" w:color="auto"/>
          </w:divBdr>
        </w:div>
        <w:div w:id="1761026272">
          <w:marLeft w:val="640"/>
          <w:marRight w:val="0"/>
          <w:marTop w:val="0"/>
          <w:marBottom w:val="0"/>
          <w:divBdr>
            <w:top w:val="none" w:sz="0" w:space="0" w:color="auto"/>
            <w:left w:val="none" w:sz="0" w:space="0" w:color="auto"/>
            <w:bottom w:val="none" w:sz="0" w:space="0" w:color="auto"/>
            <w:right w:val="none" w:sz="0" w:space="0" w:color="auto"/>
          </w:divBdr>
        </w:div>
        <w:div w:id="1091007610">
          <w:marLeft w:val="640"/>
          <w:marRight w:val="0"/>
          <w:marTop w:val="0"/>
          <w:marBottom w:val="0"/>
          <w:divBdr>
            <w:top w:val="none" w:sz="0" w:space="0" w:color="auto"/>
            <w:left w:val="none" w:sz="0" w:space="0" w:color="auto"/>
            <w:bottom w:val="none" w:sz="0" w:space="0" w:color="auto"/>
            <w:right w:val="none" w:sz="0" w:space="0" w:color="auto"/>
          </w:divBdr>
        </w:div>
        <w:div w:id="228468257">
          <w:marLeft w:val="640"/>
          <w:marRight w:val="0"/>
          <w:marTop w:val="0"/>
          <w:marBottom w:val="0"/>
          <w:divBdr>
            <w:top w:val="none" w:sz="0" w:space="0" w:color="auto"/>
            <w:left w:val="none" w:sz="0" w:space="0" w:color="auto"/>
            <w:bottom w:val="none" w:sz="0" w:space="0" w:color="auto"/>
            <w:right w:val="none" w:sz="0" w:space="0" w:color="auto"/>
          </w:divBdr>
        </w:div>
        <w:div w:id="1589382650">
          <w:marLeft w:val="640"/>
          <w:marRight w:val="0"/>
          <w:marTop w:val="0"/>
          <w:marBottom w:val="0"/>
          <w:divBdr>
            <w:top w:val="none" w:sz="0" w:space="0" w:color="auto"/>
            <w:left w:val="none" w:sz="0" w:space="0" w:color="auto"/>
            <w:bottom w:val="none" w:sz="0" w:space="0" w:color="auto"/>
            <w:right w:val="none" w:sz="0" w:space="0" w:color="auto"/>
          </w:divBdr>
        </w:div>
        <w:div w:id="920405270">
          <w:marLeft w:val="640"/>
          <w:marRight w:val="0"/>
          <w:marTop w:val="0"/>
          <w:marBottom w:val="0"/>
          <w:divBdr>
            <w:top w:val="none" w:sz="0" w:space="0" w:color="auto"/>
            <w:left w:val="none" w:sz="0" w:space="0" w:color="auto"/>
            <w:bottom w:val="none" w:sz="0" w:space="0" w:color="auto"/>
            <w:right w:val="none" w:sz="0" w:space="0" w:color="auto"/>
          </w:divBdr>
        </w:div>
        <w:div w:id="1921869790">
          <w:marLeft w:val="640"/>
          <w:marRight w:val="0"/>
          <w:marTop w:val="0"/>
          <w:marBottom w:val="0"/>
          <w:divBdr>
            <w:top w:val="none" w:sz="0" w:space="0" w:color="auto"/>
            <w:left w:val="none" w:sz="0" w:space="0" w:color="auto"/>
            <w:bottom w:val="none" w:sz="0" w:space="0" w:color="auto"/>
            <w:right w:val="none" w:sz="0" w:space="0" w:color="auto"/>
          </w:divBdr>
        </w:div>
        <w:div w:id="1276449256">
          <w:marLeft w:val="640"/>
          <w:marRight w:val="0"/>
          <w:marTop w:val="0"/>
          <w:marBottom w:val="0"/>
          <w:divBdr>
            <w:top w:val="none" w:sz="0" w:space="0" w:color="auto"/>
            <w:left w:val="none" w:sz="0" w:space="0" w:color="auto"/>
            <w:bottom w:val="none" w:sz="0" w:space="0" w:color="auto"/>
            <w:right w:val="none" w:sz="0" w:space="0" w:color="auto"/>
          </w:divBdr>
        </w:div>
        <w:div w:id="2010592365">
          <w:marLeft w:val="640"/>
          <w:marRight w:val="0"/>
          <w:marTop w:val="0"/>
          <w:marBottom w:val="0"/>
          <w:divBdr>
            <w:top w:val="none" w:sz="0" w:space="0" w:color="auto"/>
            <w:left w:val="none" w:sz="0" w:space="0" w:color="auto"/>
            <w:bottom w:val="none" w:sz="0" w:space="0" w:color="auto"/>
            <w:right w:val="none" w:sz="0" w:space="0" w:color="auto"/>
          </w:divBdr>
        </w:div>
        <w:div w:id="1074275478">
          <w:marLeft w:val="640"/>
          <w:marRight w:val="0"/>
          <w:marTop w:val="0"/>
          <w:marBottom w:val="0"/>
          <w:divBdr>
            <w:top w:val="none" w:sz="0" w:space="0" w:color="auto"/>
            <w:left w:val="none" w:sz="0" w:space="0" w:color="auto"/>
            <w:bottom w:val="none" w:sz="0" w:space="0" w:color="auto"/>
            <w:right w:val="none" w:sz="0" w:space="0" w:color="auto"/>
          </w:divBdr>
        </w:div>
        <w:div w:id="631331700">
          <w:marLeft w:val="640"/>
          <w:marRight w:val="0"/>
          <w:marTop w:val="0"/>
          <w:marBottom w:val="0"/>
          <w:divBdr>
            <w:top w:val="none" w:sz="0" w:space="0" w:color="auto"/>
            <w:left w:val="none" w:sz="0" w:space="0" w:color="auto"/>
            <w:bottom w:val="none" w:sz="0" w:space="0" w:color="auto"/>
            <w:right w:val="none" w:sz="0" w:space="0" w:color="auto"/>
          </w:divBdr>
        </w:div>
        <w:div w:id="332881462">
          <w:marLeft w:val="640"/>
          <w:marRight w:val="0"/>
          <w:marTop w:val="0"/>
          <w:marBottom w:val="0"/>
          <w:divBdr>
            <w:top w:val="none" w:sz="0" w:space="0" w:color="auto"/>
            <w:left w:val="none" w:sz="0" w:space="0" w:color="auto"/>
            <w:bottom w:val="none" w:sz="0" w:space="0" w:color="auto"/>
            <w:right w:val="none" w:sz="0" w:space="0" w:color="auto"/>
          </w:divBdr>
        </w:div>
        <w:div w:id="1804079915">
          <w:marLeft w:val="640"/>
          <w:marRight w:val="0"/>
          <w:marTop w:val="0"/>
          <w:marBottom w:val="0"/>
          <w:divBdr>
            <w:top w:val="none" w:sz="0" w:space="0" w:color="auto"/>
            <w:left w:val="none" w:sz="0" w:space="0" w:color="auto"/>
            <w:bottom w:val="none" w:sz="0" w:space="0" w:color="auto"/>
            <w:right w:val="none" w:sz="0" w:space="0" w:color="auto"/>
          </w:divBdr>
        </w:div>
        <w:div w:id="1956675125">
          <w:marLeft w:val="640"/>
          <w:marRight w:val="0"/>
          <w:marTop w:val="0"/>
          <w:marBottom w:val="0"/>
          <w:divBdr>
            <w:top w:val="none" w:sz="0" w:space="0" w:color="auto"/>
            <w:left w:val="none" w:sz="0" w:space="0" w:color="auto"/>
            <w:bottom w:val="none" w:sz="0" w:space="0" w:color="auto"/>
            <w:right w:val="none" w:sz="0" w:space="0" w:color="auto"/>
          </w:divBdr>
        </w:div>
        <w:div w:id="1936938433">
          <w:marLeft w:val="640"/>
          <w:marRight w:val="0"/>
          <w:marTop w:val="0"/>
          <w:marBottom w:val="0"/>
          <w:divBdr>
            <w:top w:val="none" w:sz="0" w:space="0" w:color="auto"/>
            <w:left w:val="none" w:sz="0" w:space="0" w:color="auto"/>
            <w:bottom w:val="none" w:sz="0" w:space="0" w:color="auto"/>
            <w:right w:val="none" w:sz="0" w:space="0" w:color="auto"/>
          </w:divBdr>
        </w:div>
        <w:div w:id="1764759436">
          <w:marLeft w:val="640"/>
          <w:marRight w:val="0"/>
          <w:marTop w:val="0"/>
          <w:marBottom w:val="0"/>
          <w:divBdr>
            <w:top w:val="none" w:sz="0" w:space="0" w:color="auto"/>
            <w:left w:val="none" w:sz="0" w:space="0" w:color="auto"/>
            <w:bottom w:val="none" w:sz="0" w:space="0" w:color="auto"/>
            <w:right w:val="none" w:sz="0" w:space="0" w:color="auto"/>
          </w:divBdr>
        </w:div>
        <w:div w:id="1694649988">
          <w:marLeft w:val="640"/>
          <w:marRight w:val="0"/>
          <w:marTop w:val="0"/>
          <w:marBottom w:val="0"/>
          <w:divBdr>
            <w:top w:val="none" w:sz="0" w:space="0" w:color="auto"/>
            <w:left w:val="none" w:sz="0" w:space="0" w:color="auto"/>
            <w:bottom w:val="none" w:sz="0" w:space="0" w:color="auto"/>
            <w:right w:val="none" w:sz="0" w:space="0" w:color="auto"/>
          </w:divBdr>
        </w:div>
        <w:div w:id="990333824">
          <w:marLeft w:val="640"/>
          <w:marRight w:val="0"/>
          <w:marTop w:val="0"/>
          <w:marBottom w:val="0"/>
          <w:divBdr>
            <w:top w:val="none" w:sz="0" w:space="0" w:color="auto"/>
            <w:left w:val="none" w:sz="0" w:space="0" w:color="auto"/>
            <w:bottom w:val="none" w:sz="0" w:space="0" w:color="auto"/>
            <w:right w:val="none" w:sz="0" w:space="0" w:color="auto"/>
          </w:divBdr>
        </w:div>
        <w:div w:id="2076585194">
          <w:marLeft w:val="640"/>
          <w:marRight w:val="0"/>
          <w:marTop w:val="0"/>
          <w:marBottom w:val="0"/>
          <w:divBdr>
            <w:top w:val="none" w:sz="0" w:space="0" w:color="auto"/>
            <w:left w:val="none" w:sz="0" w:space="0" w:color="auto"/>
            <w:bottom w:val="none" w:sz="0" w:space="0" w:color="auto"/>
            <w:right w:val="none" w:sz="0" w:space="0" w:color="auto"/>
          </w:divBdr>
        </w:div>
        <w:div w:id="750584045">
          <w:marLeft w:val="640"/>
          <w:marRight w:val="0"/>
          <w:marTop w:val="0"/>
          <w:marBottom w:val="0"/>
          <w:divBdr>
            <w:top w:val="none" w:sz="0" w:space="0" w:color="auto"/>
            <w:left w:val="none" w:sz="0" w:space="0" w:color="auto"/>
            <w:bottom w:val="none" w:sz="0" w:space="0" w:color="auto"/>
            <w:right w:val="none" w:sz="0" w:space="0" w:color="auto"/>
          </w:divBdr>
        </w:div>
        <w:div w:id="410589536">
          <w:marLeft w:val="640"/>
          <w:marRight w:val="0"/>
          <w:marTop w:val="0"/>
          <w:marBottom w:val="0"/>
          <w:divBdr>
            <w:top w:val="none" w:sz="0" w:space="0" w:color="auto"/>
            <w:left w:val="none" w:sz="0" w:space="0" w:color="auto"/>
            <w:bottom w:val="none" w:sz="0" w:space="0" w:color="auto"/>
            <w:right w:val="none" w:sz="0" w:space="0" w:color="auto"/>
          </w:divBdr>
        </w:div>
        <w:div w:id="2112705376">
          <w:marLeft w:val="640"/>
          <w:marRight w:val="0"/>
          <w:marTop w:val="0"/>
          <w:marBottom w:val="0"/>
          <w:divBdr>
            <w:top w:val="none" w:sz="0" w:space="0" w:color="auto"/>
            <w:left w:val="none" w:sz="0" w:space="0" w:color="auto"/>
            <w:bottom w:val="none" w:sz="0" w:space="0" w:color="auto"/>
            <w:right w:val="none" w:sz="0" w:space="0" w:color="auto"/>
          </w:divBdr>
        </w:div>
        <w:div w:id="614137924">
          <w:marLeft w:val="640"/>
          <w:marRight w:val="0"/>
          <w:marTop w:val="0"/>
          <w:marBottom w:val="0"/>
          <w:divBdr>
            <w:top w:val="none" w:sz="0" w:space="0" w:color="auto"/>
            <w:left w:val="none" w:sz="0" w:space="0" w:color="auto"/>
            <w:bottom w:val="none" w:sz="0" w:space="0" w:color="auto"/>
            <w:right w:val="none" w:sz="0" w:space="0" w:color="auto"/>
          </w:divBdr>
        </w:div>
        <w:div w:id="1022439781">
          <w:marLeft w:val="640"/>
          <w:marRight w:val="0"/>
          <w:marTop w:val="0"/>
          <w:marBottom w:val="0"/>
          <w:divBdr>
            <w:top w:val="none" w:sz="0" w:space="0" w:color="auto"/>
            <w:left w:val="none" w:sz="0" w:space="0" w:color="auto"/>
            <w:bottom w:val="none" w:sz="0" w:space="0" w:color="auto"/>
            <w:right w:val="none" w:sz="0" w:space="0" w:color="auto"/>
          </w:divBdr>
        </w:div>
        <w:div w:id="65542003">
          <w:marLeft w:val="640"/>
          <w:marRight w:val="0"/>
          <w:marTop w:val="0"/>
          <w:marBottom w:val="0"/>
          <w:divBdr>
            <w:top w:val="none" w:sz="0" w:space="0" w:color="auto"/>
            <w:left w:val="none" w:sz="0" w:space="0" w:color="auto"/>
            <w:bottom w:val="none" w:sz="0" w:space="0" w:color="auto"/>
            <w:right w:val="none" w:sz="0" w:space="0" w:color="auto"/>
          </w:divBdr>
        </w:div>
        <w:div w:id="588005758">
          <w:marLeft w:val="640"/>
          <w:marRight w:val="0"/>
          <w:marTop w:val="0"/>
          <w:marBottom w:val="0"/>
          <w:divBdr>
            <w:top w:val="none" w:sz="0" w:space="0" w:color="auto"/>
            <w:left w:val="none" w:sz="0" w:space="0" w:color="auto"/>
            <w:bottom w:val="none" w:sz="0" w:space="0" w:color="auto"/>
            <w:right w:val="none" w:sz="0" w:space="0" w:color="auto"/>
          </w:divBdr>
        </w:div>
        <w:div w:id="401566142">
          <w:marLeft w:val="640"/>
          <w:marRight w:val="0"/>
          <w:marTop w:val="0"/>
          <w:marBottom w:val="0"/>
          <w:divBdr>
            <w:top w:val="none" w:sz="0" w:space="0" w:color="auto"/>
            <w:left w:val="none" w:sz="0" w:space="0" w:color="auto"/>
            <w:bottom w:val="none" w:sz="0" w:space="0" w:color="auto"/>
            <w:right w:val="none" w:sz="0" w:space="0" w:color="auto"/>
          </w:divBdr>
        </w:div>
        <w:div w:id="909846710">
          <w:marLeft w:val="640"/>
          <w:marRight w:val="0"/>
          <w:marTop w:val="0"/>
          <w:marBottom w:val="0"/>
          <w:divBdr>
            <w:top w:val="none" w:sz="0" w:space="0" w:color="auto"/>
            <w:left w:val="none" w:sz="0" w:space="0" w:color="auto"/>
            <w:bottom w:val="none" w:sz="0" w:space="0" w:color="auto"/>
            <w:right w:val="none" w:sz="0" w:space="0" w:color="auto"/>
          </w:divBdr>
        </w:div>
        <w:div w:id="1955822157">
          <w:marLeft w:val="640"/>
          <w:marRight w:val="0"/>
          <w:marTop w:val="0"/>
          <w:marBottom w:val="0"/>
          <w:divBdr>
            <w:top w:val="none" w:sz="0" w:space="0" w:color="auto"/>
            <w:left w:val="none" w:sz="0" w:space="0" w:color="auto"/>
            <w:bottom w:val="none" w:sz="0" w:space="0" w:color="auto"/>
            <w:right w:val="none" w:sz="0" w:space="0" w:color="auto"/>
          </w:divBdr>
        </w:div>
        <w:div w:id="90008930">
          <w:marLeft w:val="640"/>
          <w:marRight w:val="0"/>
          <w:marTop w:val="0"/>
          <w:marBottom w:val="0"/>
          <w:divBdr>
            <w:top w:val="none" w:sz="0" w:space="0" w:color="auto"/>
            <w:left w:val="none" w:sz="0" w:space="0" w:color="auto"/>
            <w:bottom w:val="none" w:sz="0" w:space="0" w:color="auto"/>
            <w:right w:val="none" w:sz="0" w:space="0" w:color="auto"/>
          </w:divBdr>
        </w:div>
        <w:div w:id="1797287958">
          <w:marLeft w:val="640"/>
          <w:marRight w:val="0"/>
          <w:marTop w:val="0"/>
          <w:marBottom w:val="0"/>
          <w:divBdr>
            <w:top w:val="none" w:sz="0" w:space="0" w:color="auto"/>
            <w:left w:val="none" w:sz="0" w:space="0" w:color="auto"/>
            <w:bottom w:val="none" w:sz="0" w:space="0" w:color="auto"/>
            <w:right w:val="none" w:sz="0" w:space="0" w:color="auto"/>
          </w:divBdr>
        </w:div>
        <w:div w:id="709189366">
          <w:marLeft w:val="640"/>
          <w:marRight w:val="0"/>
          <w:marTop w:val="0"/>
          <w:marBottom w:val="0"/>
          <w:divBdr>
            <w:top w:val="none" w:sz="0" w:space="0" w:color="auto"/>
            <w:left w:val="none" w:sz="0" w:space="0" w:color="auto"/>
            <w:bottom w:val="none" w:sz="0" w:space="0" w:color="auto"/>
            <w:right w:val="none" w:sz="0" w:space="0" w:color="auto"/>
          </w:divBdr>
        </w:div>
        <w:div w:id="726953944">
          <w:marLeft w:val="640"/>
          <w:marRight w:val="0"/>
          <w:marTop w:val="0"/>
          <w:marBottom w:val="0"/>
          <w:divBdr>
            <w:top w:val="none" w:sz="0" w:space="0" w:color="auto"/>
            <w:left w:val="none" w:sz="0" w:space="0" w:color="auto"/>
            <w:bottom w:val="none" w:sz="0" w:space="0" w:color="auto"/>
            <w:right w:val="none" w:sz="0" w:space="0" w:color="auto"/>
          </w:divBdr>
        </w:div>
        <w:div w:id="1229803256">
          <w:marLeft w:val="640"/>
          <w:marRight w:val="0"/>
          <w:marTop w:val="0"/>
          <w:marBottom w:val="0"/>
          <w:divBdr>
            <w:top w:val="none" w:sz="0" w:space="0" w:color="auto"/>
            <w:left w:val="none" w:sz="0" w:space="0" w:color="auto"/>
            <w:bottom w:val="none" w:sz="0" w:space="0" w:color="auto"/>
            <w:right w:val="none" w:sz="0" w:space="0" w:color="auto"/>
          </w:divBdr>
        </w:div>
        <w:div w:id="484861864">
          <w:marLeft w:val="640"/>
          <w:marRight w:val="0"/>
          <w:marTop w:val="0"/>
          <w:marBottom w:val="0"/>
          <w:divBdr>
            <w:top w:val="none" w:sz="0" w:space="0" w:color="auto"/>
            <w:left w:val="none" w:sz="0" w:space="0" w:color="auto"/>
            <w:bottom w:val="none" w:sz="0" w:space="0" w:color="auto"/>
            <w:right w:val="none" w:sz="0" w:space="0" w:color="auto"/>
          </w:divBdr>
        </w:div>
        <w:div w:id="1126659718">
          <w:marLeft w:val="640"/>
          <w:marRight w:val="0"/>
          <w:marTop w:val="0"/>
          <w:marBottom w:val="0"/>
          <w:divBdr>
            <w:top w:val="none" w:sz="0" w:space="0" w:color="auto"/>
            <w:left w:val="none" w:sz="0" w:space="0" w:color="auto"/>
            <w:bottom w:val="none" w:sz="0" w:space="0" w:color="auto"/>
            <w:right w:val="none" w:sz="0" w:space="0" w:color="auto"/>
          </w:divBdr>
        </w:div>
        <w:div w:id="391119899">
          <w:marLeft w:val="640"/>
          <w:marRight w:val="0"/>
          <w:marTop w:val="0"/>
          <w:marBottom w:val="0"/>
          <w:divBdr>
            <w:top w:val="none" w:sz="0" w:space="0" w:color="auto"/>
            <w:left w:val="none" w:sz="0" w:space="0" w:color="auto"/>
            <w:bottom w:val="none" w:sz="0" w:space="0" w:color="auto"/>
            <w:right w:val="none" w:sz="0" w:space="0" w:color="auto"/>
          </w:divBdr>
        </w:div>
        <w:div w:id="2023698431">
          <w:marLeft w:val="640"/>
          <w:marRight w:val="0"/>
          <w:marTop w:val="0"/>
          <w:marBottom w:val="0"/>
          <w:divBdr>
            <w:top w:val="none" w:sz="0" w:space="0" w:color="auto"/>
            <w:left w:val="none" w:sz="0" w:space="0" w:color="auto"/>
            <w:bottom w:val="none" w:sz="0" w:space="0" w:color="auto"/>
            <w:right w:val="none" w:sz="0" w:space="0" w:color="auto"/>
          </w:divBdr>
        </w:div>
        <w:div w:id="1517966544">
          <w:marLeft w:val="640"/>
          <w:marRight w:val="0"/>
          <w:marTop w:val="0"/>
          <w:marBottom w:val="0"/>
          <w:divBdr>
            <w:top w:val="none" w:sz="0" w:space="0" w:color="auto"/>
            <w:left w:val="none" w:sz="0" w:space="0" w:color="auto"/>
            <w:bottom w:val="none" w:sz="0" w:space="0" w:color="auto"/>
            <w:right w:val="none" w:sz="0" w:space="0" w:color="auto"/>
          </w:divBdr>
        </w:div>
        <w:div w:id="1097557946">
          <w:marLeft w:val="640"/>
          <w:marRight w:val="0"/>
          <w:marTop w:val="0"/>
          <w:marBottom w:val="0"/>
          <w:divBdr>
            <w:top w:val="none" w:sz="0" w:space="0" w:color="auto"/>
            <w:left w:val="none" w:sz="0" w:space="0" w:color="auto"/>
            <w:bottom w:val="none" w:sz="0" w:space="0" w:color="auto"/>
            <w:right w:val="none" w:sz="0" w:space="0" w:color="auto"/>
          </w:divBdr>
        </w:div>
        <w:div w:id="1614750530">
          <w:marLeft w:val="640"/>
          <w:marRight w:val="0"/>
          <w:marTop w:val="0"/>
          <w:marBottom w:val="0"/>
          <w:divBdr>
            <w:top w:val="none" w:sz="0" w:space="0" w:color="auto"/>
            <w:left w:val="none" w:sz="0" w:space="0" w:color="auto"/>
            <w:bottom w:val="none" w:sz="0" w:space="0" w:color="auto"/>
            <w:right w:val="none" w:sz="0" w:space="0" w:color="auto"/>
          </w:divBdr>
        </w:div>
        <w:div w:id="805702798">
          <w:marLeft w:val="640"/>
          <w:marRight w:val="0"/>
          <w:marTop w:val="0"/>
          <w:marBottom w:val="0"/>
          <w:divBdr>
            <w:top w:val="none" w:sz="0" w:space="0" w:color="auto"/>
            <w:left w:val="none" w:sz="0" w:space="0" w:color="auto"/>
            <w:bottom w:val="none" w:sz="0" w:space="0" w:color="auto"/>
            <w:right w:val="none" w:sz="0" w:space="0" w:color="auto"/>
          </w:divBdr>
        </w:div>
        <w:div w:id="882445652">
          <w:marLeft w:val="640"/>
          <w:marRight w:val="0"/>
          <w:marTop w:val="0"/>
          <w:marBottom w:val="0"/>
          <w:divBdr>
            <w:top w:val="none" w:sz="0" w:space="0" w:color="auto"/>
            <w:left w:val="none" w:sz="0" w:space="0" w:color="auto"/>
            <w:bottom w:val="none" w:sz="0" w:space="0" w:color="auto"/>
            <w:right w:val="none" w:sz="0" w:space="0" w:color="auto"/>
          </w:divBdr>
        </w:div>
        <w:div w:id="1272936056">
          <w:marLeft w:val="640"/>
          <w:marRight w:val="0"/>
          <w:marTop w:val="0"/>
          <w:marBottom w:val="0"/>
          <w:divBdr>
            <w:top w:val="none" w:sz="0" w:space="0" w:color="auto"/>
            <w:left w:val="none" w:sz="0" w:space="0" w:color="auto"/>
            <w:bottom w:val="none" w:sz="0" w:space="0" w:color="auto"/>
            <w:right w:val="none" w:sz="0" w:space="0" w:color="auto"/>
          </w:divBdr>
        </w:div>
        <w:div w:id="2125031958">
          <w:marLeft w:val="640"/>
          <w:marRight w:val="0"/>
          <w:marTop w:val="0"/>
          <w:marBottom w:val="0"/>
          <w:divBdr>
            <w:top w:val="none" w:sz="0" w:space="0" w:color="auto"/>
            <w:left w:val="none" w:sz="0" w:space="0" w:color="auto"/>
            <w:bottom w:val="none" w:sz="0" w:space="0" w:color="auto"/>
            <w:right w:val="none" w:sz="0" w:space="0" w:color="auto"/>
          </w:divBdr>
        </w:div>
        <w:div w:id="2082635309">
          <w:marLeft w:val="640"/>
          <w:marRight w:val="0"/>
          <w:marTop w:val="0"/>
          <w:marBottom w:val="0"/>
          <w:divBdr>
            <w:top w:val="none" w:sz="0" w:space="0" w:color="auto"/>
            <w:left w:val="none" w:sz="0" w:space="0" w:color="auto"/>
            <w:bottom w:val="none" w:sz="0" w:space="0" w:color="auto"/>
            <w:right w:val="none" w:sz="0" w:space="0" w:color="auto"/>
          </w:divBdr>
        </w:div>
        <w:div w:id="912548798">
          <w:marLeft w:val="640"/>
          <w:marRight w:val="0"/>
          <w:marTop w:val="0"/>
          <w:marBottom w:val="0"/>
          <w:divBdr>
            <w:top w:val="none" w:sz="0" w:space="0" w:color="auto"/>
            <w:left w:val="none" w:sz="0" w:space="0" w:color="auto"/>
            <w:bottom w:val="none" w:sz="0" w:space="0" w:color="auto"/>
            <w:right w:val="none" w:sz="0" w:space="0" w:color="auto"/>
          </w:divBdr>
        </w:div>
      </w:divsChild>
    </w:div>
    <w:div w:id="75592208">
      <w:bodyDiv w:val="1"/>
      <w:marLeft w:val="0"/>
      <w:marRight w:val="0"/>
      <w:marTop w:val="0"/>
      <w:marBottom w:val="0"/>
      <w:divBdr>
        <w:top w:val="none" w:sz="0" w:space="0" w:color="auto"/>
        <w:left w:val="none" w:sz="0" w:space="0" w:color="auto"/>
        <w:bottom w:val="none" w:sz="0" w:space="0" w:color="auto"/>
        <w:right w:val="none" w:sz="0" w:space="0" w:color="auto"/>
      </w:divBdr>
      <w:divsChild>
        <w:div w:id="211701169">
          <w:marLeft w:val="640"/>
          <w:marRight w:val="0"/>
          <w:marTop w:val="0"/>
          <w:marBottom w:val="0"/>
          <w:divBdr>
            <w:top w:val="none" w:sz="0" w:space="0" w:color="auto"/>
            <w:left w:val="none" w:sz="0" w:space="0" w:color="auto"/>
            <w:bottom w:val="none" w:sz="0" w:space="0" w:color="auto"/>
            <w:right w:val="none" w:sz="0" w:space="0" w:color="auto"/>
          </w:divBdr>
        </w:div>
        <w:div w:id="653872171">
          <w:marLeft w:val="640"/>
          <w:marRight w:val="0"/>
          <w:marTop w:val="0"/>
          <w:marBottom w:val="0"/>
          <w:divBdr>
            <w:top w:val="none" w:sz="0" w:space="0" w:color="auto"/>
            <w:left w:val="none" w:sz="0" w:space="0" w:color="auto"/>
            <w:bottom w:val="none" w:sz="0" w:space="0" w:color="auto"/>
            <w:right w:val="none" w:sz="0" w:space="0" w:color="auto"/>
          </w:divBdr>
        </w:div>
        <w:div w:id="815872986">
          <w:marLeft w:val="640"/>
          <w:marRight w:val="0"/>
          <w:marTop w:val="0"/>
          <w:marBottom w:val="0"/>
          <w:divBdr>
            <w:top w:val="none" w:sz="0" w:space="0" w:color="auto"/>
            <w:left w:val="none" w:sz="0" w:space="0" w:color="auto"/>
            <w:bottom w:val="none" w:sz="0" w:space="0" w:color="auto"/>
            <w:right w:val="none" w:sz="0" w:space="0" w:color="auto"/>
          </w:divBdr>
        </w:div>
        <w:div w:id="829908136">
          <w:marLeft w:val="640"/>
          <w:marRight w:val="0"/>
          <w:marTop w:val="0"/>
          <w:marBottom w:val="0"/>
          <w:divBdr>
            <w:top w:val="none" w:sz="0" w:space="0" w:color="auto"/>
            <w:left w:val="none" w:sz="0" w:space="0" w:color="auto"/>
            <w:bottom w:val="none" w:sz="0" w:space="0" w:color="auto"/>
            <w:right w:val="none" w:sz="0" w:space="0" w:color="auto"/>
          </w:divBdr>
        </w:div>
        <w:div w:id="618996750">
          <w:marLeft w:val="640"/>
          <w:marRight w:val="0"/>
          <w:marTop w:val="0"/>
          <w:marBottom w:val="0"/>
          <w:divBdr>
            <w:top w:val="none" w:sz="0" w:space="0" w:color="auto"/>
            <w:left w:val="none" w:sz="0" w:space="0" w:color="auto"/>
            <w:bottom w:val="none" w:sz="0" w:space="0" w:color="auto"/>
            <w:right w:val="none" w:sz="0" w:space="0" w:color="auto"/>
          </w:divBdr>
        </w:div>
        <w:div w:id="908539766">
          <w:marLeft w:val="640"/>
          <w:marRight w:val="0"/>
          <w:marTop w:val="0"/>
          <w:marBottom w:val="0"/>
          <w:divBdr>
            <w:top w:val="none" w:sz="0" w:space="0" w:color="auto"/>
            <w:left w:val="none" w:sz="0" w:space="0" w:color="auto"/>
            <w:bottom w:val="none" w:sz="0" w:space="0" w:color="auto"/>
            <w:right w:val="none" w:sz="0" w:space="0" w:color="auto"/>
          </w:divBdr>
        </w:div>
        <w:div w:id="834303714">
          <w:marLeft w:val="640"/>
          <w:marRight w:val="0"/>
          <w:marTop w:val="0"/>
          <w:marBottom w:val="0"/>
          <w:divBdr>
            <w:top w:val="none" w:sz="0" w:space="0" w:color="auto"/>
            <w:left w:val="none" w:sz="0" w:space="0" w:color="auto"/>
            <w:bottom w:val="none" w:sz="0" w:space="0" w:color="auto"/>
            <w:right w:val="none" w:sz="0" w:space="0" w:color="auto"/>
          </w:divBdr>
        </w:div>
        <w:div w:id="1575703710">
          <w:marLeft w:val="640"/>
          <w:marRight w:val="0"/>
          <w:marTop w:val="0"/>
          <w:marBottom w:val="0"/>
          <w:divBdr>
            <w:top w:val="none" w:sz="0" w:space="0" w:color="auto"/>
            <w:left w:val="none" w:sz="0" w:space="0" w:color="auto"/>
            <w:bottom w:val="none" w:sz="0" w:space="0" w:color="auto"/>
            <w:right w:val="none" w:sz="0" w:space="0" w:color="auto"/>
          </w:divBdr>
        </w:div>
        <w:div w:id="1437863747">
          <w:marLeft w:val="640"/>
          <w:marRight w:val="0"/>
          <w:marTop w:val="0"/>
          <w:marBottom w:val="0"/>
          <w:divBdr>
            <w:top w:val="none" w:sz="0" w:space="0" w:color="auto"/>
            <w:left w:val="none" w:sz="0" w:space="0" w:color="auto"/>
            <w:bottom w:val="none" w:sz="0" w:space="0" w:color="auto"/>
            <w:right w:val="none" w:sz="0" w:space="0" w:color="auto"/>
          </w:divBdr>
        </w:div>
        <w:div w:id="211814088">
          <w:marLeft w:val="640"/>
          <w:marRight w:val="0"/>
          <w:marTop w:val="0"/>
          <w:marBottom w:val="0"/>
          <w:divBdr>
            <w:top w:val="none" w:sz="0" w:space="0" w:color="auto"/>
            <w:left w:val="none" w:sz="0" w:space="0" w:color="auto"/>
            <w:bottom w:val="none" w:sz="0" w:space="0" w:color="auto"/>
            <w:right w:val="none" w:sz="0" w:space="0" w:color="auto"/>
          </w:divBdr>
        </w:div>
        <w:div w:id="596402098">
          <w:marLeft w:val="640"/>
          <w:marRight w:val="0"/>
          <w:marTop w:val="0"/>
          <w:marBottom w:val="0"/>
          <w:divBdr>
            <w:top w:val="none" w:sz="0" w:space="0" w:color="auto"/>
            <w:left w:val="none" w:sz="0" w:space="0" w:color="auto"/>
            <w:bottom w:val="none" w:sz="0" w:space="0" w:color="auto"/>
            <w:right w:val="none" w:sz="0" w:space="0" w:color="auto"/>
          </w:divBdr>
        </w:div>
        <w:div w:id="1126393388">
          <w:marLeft w:val="640"/>
          <w:marRight w:val="0"/>
          <w:marTop w:val="0"/>
          <w:marBottom w:val="0"/>
          <w:divBdr>
            <w:top w:val="none" w:sz="0" w:space="0" w:color="auto"/>
            <w:left w:val="none" w:sz="0" w:space="0" w:color="auto"/>
            <w:bottom w:val="none" w:sz="0" w:space="0" w:color="auto"/>
            <w:right w:val="none" w:sz="0" w:space="0" w:color="auto"/>
          </w:divBdr>
        </w:div>
        <w:div w:id="1101341439">
          <w:marLeft w:val="640"/>
          <w:marRight w:val="0"/>
          <w:marTop w:val="0"/>
          <w:marBottom w:val="0"/>
          <w:divBdr>
            <w:top w:val="none" w:sz="0" w:space="0" w:color="auto"/>
            <w:left w:val="none" w:sz="0" w:space="0" w:color="auto"/>
            <w:bottom w:val="none" w:sz="0" w:space="0" w:color="auto"/>
            <w:right w:val="none" w:sz="0" w:space="0" w:color="auto"/>
          </w:divBdr>
        </w:div>
        <w:div w:id="268241679">
          <w:marLeft w:val="640"/>
          <w:marRight w:val="0"/>
          <w:marTop w:val="0"/>
          <w:marBottom w:val="0"/>
          <w:divBdr>
            <w:top w:val="none" w:sz="0" w:space="0" w:color="auto"/>
            <w:left w:val="none" w:sz="0" w:space="0" w:color="auto"/>
            <w:bottom w:val="none" w:sz="0" w:space="0" w:color="auto"/>
            <w:right w:val="none" w:sz="0" w:space="0" w:color="auto"/>
          </w:divBdr>
        </w:div>
        <w:div w:id="1283684239">
          <w:marLeft w:val="640"/>
          <w:marRight w:val="0"/>
          <w:marTop w:val="0"/>
          <w:marBottom w:val="0"/>
          <w:divBdr>
            <w:top w:val="none" w:sz="0" w:space="0" w:color="auto"/>
            <w:left w:val="none" w:sz="0" w:space="0" w:color="auto"/>
            <w:bottom w:val="none" w:sz="0" w:space="0" w:color="auto"/>
            <w:right w:val="none" w:sz="0" w:space="0" w:color="auto"/>
          </w:divBdr>
        </w:div>
        <w:div w:id="1643542784">
          <w:marLeft w:val="640"/>
          <w:marRight w:val="0"/>
          <w:marTop w:val="0"/>
          <w:marBottom w:val="0"/>
          <w:divBdr>
            <w:top w:val="none" w:sz="0" w:space="0" w:color="auto"/>
            <w:left w:val="none" w:sz="0" w:space="0" w:color="auto"/>
            <w:bottom w:val="none" w:sz="0" w:space="0" w:color="auto"/>
            <w:right w:val="none" w:sz="0" w:space="0" w:color="auto"/>
          </w:divBdr>
        </w:div>
        <w:div w:id="631713131">
          <w:marLeft w:val="640"/>
          <w:marRight w:val="0"/>
          <w:marTop w:val="0"/>
          <w:marBottom w:val="0"/>
          <w:divBdr>
            <w:top w:val="none" w:sz="0" w:space="0" w:color="auto"/>
            <w:left w:val="none" w:sz="0" w:space="0" w:color="auto"/>
            <w:bottom w:val="none" w:sz="0" w:space="0" w:color="auto"/>
            <w:right w:val="none" w:sz="0" w:space="0" w:color="auto"/>
          </w:divBdr>
        </w:div>
        <w:div w:id="1956213257">
          <w:marLeft w:val="640"/>
          <w:marRight w:val="0"/>
          <w:marTop w:val="0"/>
          <w:marBottom w:val="0"/>
          <w:divBdr>
            <w:top w:val="none" w:sz="0" w:space="0" w:color="auto"/>
            <w:left w:val="none" w:sz="0" w:space="0" w:color="auto"/>
            <w:bottom w:val="none" w:sz="0" w:space="0" w:color="auto"/>
            <w:right w:val="none" w:sz="0" w:space="0" w:color="auto"/>
          </w:divBdr>
        </w:div>
        <w:div w:id="1718431283">
          <w:marLeft w:val="640"/>
          <w:marRight w:val="0"/>
          <w:marTop w:val="0"/>
          <w:marBottom w:val="0"/>
          <w:divBdr>
            <w:top w:val="none" w:sz="0" w:space="0" w:color="auto"/>
            <w:left w:val="none" w:sz="0" w:space="0" w:color="auto"/>
            <w:bottom w:val="none" w:sz="0" w:space="0" w:color="auto"/>
            <w:right w:val="none" w:sz="0" w:space="0" w:color="auto"/>
          </w:divBdr>
        </w:div>
        <w:div w:id="7604724">
          <w:marLeft w:val="640"/>
          <w:marRight w:val="0"/>
          <w:marTop w:val="0"/>
          <w:marBottom w:val="0"/>
          <w:divBdr>
            <w:top w:val="none" w:sz="0" w:space="0" w:color="auto"/>
            <w:left w:val="none" w:sz="0" w:space="0" w:color="auto"/>
            <w:bottom w:val="none" w:sz="0" w:space="0" w:color="auto"/>
            <w:right w:val="none" w:sz="0" w:space="0" w:color="auto"/>
          </w:divBdr>
        </w:div>
        <w:div w:id="1403261630">
          <w:marLeft w:val="640"/>
          <w:marRight w:val="0"/>
          <w:marTop w:val="0"/>
          <w:marBottom w:val="0"/>
          <w:divBdr>
            <w:top w:val="none" w:sz="0" w:space="0" w:color="auto"/>
            <w:left w:val="none" w:sz="0" w:space="0" w:color="auto"/>
            <w:bottom w:val="none" w:sz="0" w:space="0" w:color="auto"/>
            <w:right w:val="none" w:sz="0" w:space="0" w:color="auto"/>
          </w:divBdr>
        </w:div>
        <w:div w:id="28647831">
          <w:marLeft w:val="640"/>
          <w:marRight w:val="0"/>
          <w:marTop w:val="0"/>
          <w:marBottom w:val="0"/>
          <w:divBdr>
            <w:top w:val="none" w:sz="0" w:space="0" w:color="auto"/>
            <w:left w:val="none" w:sz="0" w:space="0" w:color="auto"/>
            <w:bottom w:val="none" w:sz="0" w:space="0" w:color="auto"/>
            <w:right w:val="none" w:sz="0" w:space="0" w:color="auto"/>
          </w:divBdr>
        </w:div>
        <w:div w:id="778141549">
          <w:marLeft w:val="640"/>
          <w:marRight w:val="0"/>
          <w:marTop w:val="0"/>
          <w:marBottom w:val="0"/>
          <w:divBdr>
            <w:top w:val="none" w:sz="0" w:space="0" w:color="auto"/>
            <w:left w:val="none" w:sz="0" w:space="0" w:color="auto"/>
            <w:bottom w:val="none" w:sz="0" w:space="0" w:color="auto"/>
            <w:right w:val="none" w:sz="0" w:space="0" w:color="auto"/>
          </w:divBdr>
        </w:div>
        <w:div w:id="789250756">
          <w:marLeft w:val="640"/>
          <w:marRight w:val="0"/>
          <w:marTop w:val="0"/>
          <w:marBottom w:val="0"/>
          <w:divBdr>
            <w:top w:val="none" w:sz="0" w:space="0" w:color="auto"/>
            <w:left w:val="none" w:sz="0" w:space="0" w:color="auto"/>
            <w:bottom w:val="none" w:sz="0" w:space="0" w:color="auto"/>
            <w:right w:val="none" w:sz="0" w:space="0" w:color="auto"/>
          </w:divBdr>
        </w:div>
        <w:div w:id="301426844">
          <w:marLeft w:val="640"/>
          <w:marRight w:val="0"/>
          <w:marTop w:val="0"/>
          <w:marBottom w:val="0"/>
          <w:divBdr>
            <w:top w:val="none" w:sz="0" w:space="0" w:color="auto"/>
            <w:left w:val="none" w:sz="0" w:space="0" w:color="auto"/>
            <w:bottom w:val="none" w:sz="0" w:space="0" w:color="auto"/>
            <w:right w:val="none" w:sz="0" w:space="0" w:color="auto"/>
          </w:divBdr>
        </w:div>
        <w:div w:id="1282759412">
          <w:marLeft w:val="640"/>
          <w:marRight w:val="0"/>
          <w:marTop w:val="0"/>
          <w:marBottom w:val="0"/>
          <w:divBdr>
            <w:top w:val="none" w:sz="0" w:space="0" w:color="auto"/>
            <w:left w:val="none" w:sz="0" w:space="0" w:color="auto"/>
            <w:bottom w:val="none" w:sz="0" w:space="0" w:color="auto"/>
            <w:right w:val="none" w:sz="0" w:space="0" w:color="auto"/>
          </w:divBdr>
        </w:div>
        <w:div w:id="1928733107">
          <w:marLeft w:val="640"/>
          <w:marRight w:val="0"/>
          <w:marTop w:val="0"/>
          <w:marBottom w:val="0"/>
          <w:divBdr>
            <w:top w:val="none" w:sz="0" w:space="0" w:color="auto"/>
            <w:left w:val="none" w:sz="0" w:space="0" w:color="auto"/>
            <w:bottom w:val="none" w:sz="0" w:space="0" w:color="auto"/>
            <w:right w:val="none" w:sz="0" w:space="0" w:color="auto"/>
          </w:divBdr>
        </w:div>
        <w:div w:id="1777944250">
          <w:marLeft w:val="640"/>
          <w:marRight w:val="0"/>
          <w:marTop w:val="0"/>
          <w:marBottom w:val="0"/>
          <w:divBdr>
            <w:top w:val="none" w:sz="0" w:space="0" w:color="auto"/>
            <w:left w:val="none" w:sz="0" w:space="0" w:color="auto"/>
            <w:bottom w:val="none" w:sz="0" w:space="0" w:color="auto"/>
            <w:right w:val="none" w:sz="0" w:space="0" w:color="auto"/>
          </w:divBdr>
        </w:div>
        <w:div w:id="1517230101">
          <w:marLeft w:val="640"/>
          <w:marRight w:val="0"/>
          <w:marTop w:val="0"/>
          <w:marBottom w:val="0"/>
          <w:divBdr>
            <w:top w:val="none" w:sz="0" w:space="0" w:color="auto"/>
            <w:left w:val="none" w:sz="0" w:space="0" w:color="auto"/>
            <w:bottom w:val="none" w:sz="0" w:space="0" w:color="auto"/>
            <w:right w:val="none" w:sz="0" w:space="0" w:color="auto"/>
          </w:divBdr>
        </w:div>
        <w:div w:id="1603998366">
          <w:marLeft w:val="640"/>
          <w:marRight w:val="0"/>
          <w:marTop w:val="0"/>
          <w:marBottom w:val="0"/>
          <w:divBdr>
            <w:top w:val="none" w:sz="0" w:space="0" w:color="auto"/>
            <w:left w:val="none" w:sz="0" w:space="0" w:color="auto"/>
            <w:bottom w:val="none" w:sz="0" w:space="0" w:color="auto"/>
            <w:right w:val="none" w:sz="0" w:space="0" w:color="auto"/>
          </w:divBdr>
        </w:div>
        <w:div w:id="1161696951">
          <w:marLeft w:val="640"/>
          <w:marRight w:val="0"/>
          <w:marTop w:val="0"/>
          <w:marBottom w:val="0"/>
          <w:divBdr>
            <w:top w:val="none" w:sz="0" w:space="0" w:color="auto"/>
            <w:left w:val="none" w:sz="0" w:space="0" w:color="auto"/>
            <w:bottom w:val="none" w:sz="0" w:space="0" w:color="auto"/>
            <w:right w:val="none" w:sz="0" w:space="0" w:color="auto"/>
          </w:divBdr>
        </w:div>
        <w:div w:id="97264640">
          <w:marLeft w:val="640"/>
          <w:marRight w:val="0"/>
          <w:marTop w:val="0"/>
          <w:marBottom w:val="0"/>
          <w:divBdr>
            <w:top w:val="none" w:sz="0" w:space="0" w:color="auto"/>
            <w:left w:val="none" w:sz="0" w:space="0" w:color="auto"/>
            <w:bottom w:val="none" w:sz="0" w:space="0" w:color="auto"/>
            <w:right w:val="none" w:sz="0" w:space="0" w:color="auto"/>
          </w:divBdr>
        </w:div>
        <w:div w:id="495145355">
          <w:marLeft w:val="640"/>
          <w:marRight w:val="0"/>
          <w:marTop w:val="0"/>
          <w:marBottom w:val="0"/>
          <w:divBdr>
            <w:top w:val="none" w:sz="0" w:space="0" w:color="auto"/>
            <w:left w:val="none" w:sz="0" w:space="0" w:color="auto"/>
            <w:bottom w:val="none" w:sz="0" w:space="0" w:color="auto"/>
            <w:right w:val="none" w:sz="0" w:space="0" w:color="auto"/>
          </w:divBdr>
        </w:div>
        <w:div w:id="1904245378">
          <w:marLeft w:val="640"/>
          <w:marRight w:val="0"/>
          <w:marTop w:val="0"/>
          <w:marBottom w:val="0"/>
          <w:divBdr>
            <w:top w:val="none" w:sz="0" w:space="0" w:color="auto"/>
            <w:left w:val="none" w:sz="0" w:space="0" w:color="auto"/>
            <w:bottom w:val="none" w:sz="0" w:space="0" w:color="auto"/>
            <w:right w:val="none" w:sz="0" w:space="0" w:color="auto"/>
          </w:divBdr>
        </w:div>
        <w:div w:id="1914315878">
          <w:marLeft w:val="640"/>
          <w:marRight w:val="0"/>
          <w:marTop w:val="0"/>
          <w:marBottom w:val="0"/>
          <w:divBdr>
            <w:top w:val="none" w:sz="0" w:space="0" w:color="auto"/>
            <w:left w:val="none" w:sz="0" w:space="0" w:color="auto"/>
            <w:bottom w:val="none" w:sz="0" w:space="0" w:color="auto"/>
            <w:right w:val="none" w:sz="0" w:space="0" w:color="auto"/>
          </w:divBdr>
        </w:div>
        <w:div w:id="2098553269">
          <w:marLeft w:val="640"/>
          <w:marRight w:val="0"/>
          <w:marTop w:val="0"/>
          <w:marBottom w:val="0"/>
          <w:divBdr>
            <w:top w:val="none" w:sz="0" w:space="0" w:color="auto"/>
            <w:left w:val="none" w:sz="0" w:space="0" w:color="auto"/>
            <w:bottom w:val="none" w:sz="0" w:space="0" w:color="auto"/>
            <w:right w:val="none" w:sz="0" w:space="0" w:color="auto"/>
          </w:divBdr>
        </w:div>
        <w:div w:id="2121954714">
          <w:marLeft w:val="640"/>
          <w:marRight w:val="0"/>
          <w:marTop w:val="0"/>
          <w:marBottom w:val="0"/>
          <w:divBdr>
            <w:top w:val="none" w:sz="0" w:space="0" w:color="auto"/>
            <w:left w:val="none" w:sz="0" w:space="0" w:color="auto"/>
            <w:bottom w:val="none" w:sz="0" w:space="0" w:color="auto"/>
            <w:right w:val="none" w:sz="0" w:space="0" w:color="auto"/>
          </w:divBdr>
        </w:div>
        <w:div w:id="1244872388">
          <w:marLeft w:val="640"/>
          <w:marRight w:val="0"/>
          <w:marTop w:val="0"/>
          <w:marBottom w:val="0"/>
          <w:divBdr>
            <w:top w:val="none" w:sz="0" w:space="0" w:color="auto"/>
            <w:left w:val="none" w:sz="0" w:space="0" w:color="auto"/>
            <w:bottom w:val="none" w:sz="0" w:space="0" w:color="auto"/>
            <w:right w:val="none" w:sz="0" w:space="0" w:color="auto"/>
          </w:divBdr>
        </w:div>
        <w:div w:id="212354890">
          <w:marLeft w:val="640"/>
          <w:marRight w:val="0"/>
          <w:marTop w:val="0"/>
          <w:marBottom w:val="0"/>
          <w:divBdr>
            <w:top w:val="none" w:sz="0" w:space="0" w:color="auto"/>
            <w:left w:val="none" w:sz="0" w:space="0" w:color="auto"/>
            <w:bottom w:val="none" w:sz="0" w:space="0" w:color="auto"/>
            <w:right w:val="none" w:sz="0" w:space="0" w:color="auto"/>
          </w:divBdr>
        </w:div>
        <w:div w:id="24984965">
          <w:marLeft w:val="640"/>
          <w:marRight w:val="0"/>
          <w:marTop w:val="0"/>
          <w:marBottom w:val="0"/>
          <w:divBdr>
            <w:top w:val="none" w:sz="0" w:space="0" w:color="auto"/>
            <w:left w:val="none" w:sz="0" w:space="0" w:color="auto"/>
            <w:bottom w:val="none" w:sz="0" w:space="0" w:color="auto"/>
            <w:right w:val="none" w:sz="0" w:space="0" w:color="auto"/>
          </w:divBdr>
        </w:div>
        <w:div w:id="539172848">
          <w:marLeft w:val="640"/>
          <w:marRight w:val="0"/>
          <w:marTop w:val="0"/>
          <w:marBottom w:val="0"/>
          <w:divBdr>
            <w:top w:val="none" w:sz="0" w:space="0" w:color="auto"/>
            <w:left w:val="none" w:sz="0" w:space="0" w:color="auto"/>
            <w:bottom w:val="none" w:sz="0" w:space="0" w:color="auto"/>
            <w:right w:val="none" w:sz="0" w:space="0" w:color="auto"/>
          </w:divBdr>
        </w:div>
        <w:div w:id="1291937729">
          <w:marLeft w:val="640"/>
          <w:marRight w:val="0"/>
          <w:marTop w:val="0"/>
          <w:marBottom w:val="0"/>
          <w:divBdr>
            <w:top w:val="none" w:sz="0" w:space="0" w:color="auto"/>
            <w:left w:val="none" w:sz="0" w:space="0" w:color="auto"/>
            <w:bottom w:val="none" w:sz="0" w:space="0" w:color="auto"/>
            <w:right w:val="none" w:sz="0" w:space="0" w:color="auto"/>
          </w:divBdr>
        </w:div>
        <w:div w:id="231962405">
          <w:marLeft w:val="640"/>
          <w:marRight w:val="0"/>
          <w:marTop w:val="0"/>
          <w:marBottom w:val="0"/>
          <w:divBdr>
            <w:top w:val="none" w:sz="0" w:space="0" w:color="auto"/>
            <w:left w:val="none" w:sz="0" w:space="0" w:color="auto"/>
            <w:bottom w:val="none" w:sz="0" w:space="0" w:color="auto"/>
            <w:right w:val="none" w:sz="0" w:space="0" w:color="auto"/>
          </w:divBdr>
        </w:div>
        <w:div w:id="1725830545">
          <w:marLeft w:val="640"/>
          <w:marRight w:val="0"/>
          <w:marTop w:val="0"/>
          <w:marBottom w:val="0"/>
          <w:divBdr>
            <w:top w:val="none" w:sz="0" w:space="0" w:color="auto"/>
            <w:left w:val="none" w:sz="0" w:space="0" w:color="auto"/>
            <w:bottom w:val="none" w:sz="0" w:space="0" w:color="auto"/>
            <w:right w:val="none" w:sz="0" w:space="0" w:color="auto"/>
          </w:divBdr>
        </w:div>
        <w:div w:id="2056156459">
          <w:marLeft w:val="640"/>
          <w:marRight w:val="0"/>
          <w:marTop w:val="0"/>
          <w:marBottom w:val="0"/>
          <w:divBdr>
            <w:top w:val="none" w:sz="0" w:space="0" w:color="auto"/>
            <w:left w:val="none" w:sz="0" w:space="0" w:color="auto"/>
            <w:bottom w:val="none" w:sz="0" w:space="0" w:color="auto"/>
            <w:right w:val="none" w:sz="0" w:space="0" w:color="auto"/>
          </w:divBdr>
        </w:div>
        <w:div w:id="621378836">
          <w:marLeft w:val="640"/>
          <w:marRight w:val="0"/>
          <w:marTop w:val="0"/>
          <w:marBottom w:val="0"/>
          <w:divBdr>
            <w:top w:val="none" w:sz="0" w:space="0" w:color="auto"/>
            <w:left w:val="none" w:sz="0" w:space="0" w:color="auto"/>
            <w:bottom w:val="none" w:sz="0" w:space="0" w:color="auto"/>
            <w:right w:val="none" w:sz="0" w:space="0" w:color="auto"/>
          </w:divBdr>
        </w:div>
        <w:div w:id="291331411">
          <w:marLeft w:val="640"/>
          <w:marRight w:val="0"/>
          <w:marTop w:val="0"/>
          <w:marBottom w:val="0"/>
          <w:divBdr>
            <w:top w:val="none" w:sz="0" w:space="0" w:color="auto"/>
            <w:left w:val="none" w:sz="0" w:space="0" w:color="auto"/>
            <w:bottom w:val="none" w:sz="0" w:space="0" w:color="auto"/>
            <w:right w:val="none" w:sz="0" w:space="0" w:color="auto"/>
          </w:divBdr>
        </w:div>
        <w:div w:id="1652446189">
          <w:marLeft w:val="640"/>
          <w:marRight w:val="0"/>
          <w:marTop w:val="0"/>
          <w:marBottom w:val="0"/>
          <w:divBdr>
            <w:top w:val="none" w:sz="0" w:space="0" w:color="auto"/>
            <w:left w:val="none" w:sz="0" w:space="0" w:color="auto"/>
            <w:bottom w:val="none" w:sz="0" w:space="0" w:color="auto"/>
            <w:right w:val="none" w:sz="0" w:space="0" w:color="auto"/>
          </w:divBdr>
        </w:div>
        <w:div w:id="1046873263">
          <w:marLeft w:val="640"/>
          <w:marRight w:val="0"/>
          <w:marTop w:val="0"/>
          <w:marBottom w:val="0"/>
          <w:divBdr>
            <w:top w:val="none" w:sz="0" w:space="0" w:color="auto"/>
            <w:left w:val="none" w:sz="0" w:space="0" w:color="auto"/>
            <w:bottom w:val="none" w:sz="0" w:space="0" w:color="auto"/>
            <w:right w:val="none" w:sz="0" w:space="0" w:color="auto"/>
          </w:divBdr>
        </w:div>
        <w:div w:id="682245763">
          <w:marLeft w:val="640"/>
          <w:marRight w:val="0"/>
          <w:marTop w:val="0"/>
          <w:marBottom w:val="0"/>
          <w:divBdr>
            <w:top w:val="none" w:sz="0" w:space="0" w:color="auto"/>
            <w:left w:val="none" w:sz="0" w:space="0" w:color="auto"/>
            <w:bottom w:val="none" w:sz="0" w:space="0" w:color="auto"/>
            <w:right w:val="none" w:sz="0" w:space="0" w:color="auto"/>
          </w:divBdr>
        </w:div>
        <w:div w:id="1320814472">
          <w:marLeft w:val="640"/>
          <w:marRight w:val="0"/>
          <w:marTop w:val="0"/>
          <w:marBottom w:val="0"/>
          <w:divBdr>
            <w:top w:val="none" w:sz="0" w:space="0" w:color="auto"/>
            <w:left w:val="none" w:sz="0" w:space="0" w:color="auto"/>
            <w:bottom w:val="none" w:sz="0" w:space="0" w:color="auto"/>
            <w:right w:val="none" w:sz="0" w:space="0" w:color="auto"/>
          </w:divBdr>
        </w:div>
        <w:div w:id="2136023364">
          <w:marLeft w:val="640"/>
          <w:marRight w:val="0"/>
          <w:marTop w:val="0"/>
          <w:marBottom w:val="0"/>
          <w:divBdr>
            <w:top w:val="none" w:sz="0" w:space="0" w:color="auto"/>
            <w:left w:val="none" w:sz="0" w:space="0" w:color="auto"/>
            <w:bottom w:val="none" w:sz="0" w:space="0" w:color="auto"/>
            <w:right w:val="none" w:sz="0" w:space="0" w:color="auto"/>
          </w:divBdr>
        </w:div>
        <w:div w:id="797262472">
          <w:marLeft w:val="640"/>
          <w:marRight w:val="0"/>
          <w:marTop w:val="0"/>
          <w:marBottom w:val="0"/>
          <w:divBdr>
            <w:top w:val="none" w:sz="0" w:space="0" w:color="auto"/>
            <w:left w:val="none" w:sz="0" w:space="0" w:color="auto"/>
            <w:bottom w:val="none" w:sz="0" w:space="0" w:color="auto"/>
            <w:right w:val="none" w:sz="0" w:space="0" w:color="auto"/>
          </w:divBdr>
        </w:div>
        <w:div w:id="2035958223">
          <w:marLeft w:val="640"/>
          <w:marRight w:val="0"/>
          <w:marTop w:val="0"/>
          <w:marBottom w:val="0"/>
          <w:divBdr>
            <w:top w:val="none" w:sz="0" w:space="0" w:color="auto"/>
            <w:left w:val="none" w:sz="0" w:space="0" w:color="auto"/>
            <w:bottom w:val="none" w:sz="0" w:space="0" w:color="auto"/>
            <w:right w:val="none" w:sz="0" w:space="0" w:color="auto"/>
          </w:divBdr>
        </w:div>
        <w:div w:id="1196845682">
          <w:marLeft w:val="640"/>
          <w:marRight w:val="0"/>
          <w:marTop w:val="0"/>
          <w:marBottom w:val="0"/>
          <w:divBdr>
            <w:top w:val="none" w:sz="0" w:space="0" w:color="auto"/>
            <w:left w:val="none" w:sz="0" w:space="0" w:color="auto"/>
            <w:bottom w:val="none" w:sz="0" w:space="0" w:color="auto"/>
            <w:right w:val="none" w:sz="0" w:space="0" w:color="auto"/>
          </w:divBdr>
        </w:div>
        <w:div w:id="911891882">
          <w:marLeft w:val="640"/>
          <w:marRight w:val="0"/>
          <w:marTop w:val="0"/>
          <w:marBottom w:val="0"/>
          <w:divBdr>
            <w:top w:val="none" w:sz="0" w:space="0" w:color="auto"/>
            <w:left w:val="none" w:sz="0" w:space="0" w:color="auto"/>
            <w:bottom w:val="none" w:sz="0" w:space="0" w:color="auto"/>
            <w:right w:val="none" w:sz="0" w:space="0" w:color="auto"/>
          </w:divBdr>
        </w:div>
        <w:div w:id="2025280152">
          <w:marLeft w:val="640"/>
          <w:marRight w:val="0"/>
          <w:marTop w:val="0"/>
          <w:marBottom w:val="0"/>
          <w:divBdr>
            <w:top w:val="none" w:sz="0" w:space="0" w:color="auto"/>
            <w:left w:val="none" w:sz="0" w:space="0" w:color="auto"/>
            <w:bottom w:val="none" w:sz="0" w:space="0" w:color="auto"/>
            <w:right w:val="none" w:sz="0" w:space="0" w:color="auto"/>
          </w:divBdr>
        </w:div>
        <w:div w:id="523786746">
          <w:marLeft w:val="640"/>
          <w:marRight w:val="0"/>
          <w:marTop w:val="0"/>
          <w:marBottom w:val="0"/>
          <w:divBdr>
            <w:top w:val="none" w:sz="0" w:space="0" w:color="auto"/>
            <w:left w:val="none" w:sz="0" w:space="0" w:color="auto"/>
            <w:bottom w:val="none" w:sz="0" w:space="0" w:color="auto"/>
            <w:right w:val="none" w:sz="0" w:space="0" w:color="auto"/>
          </w:divBdr>
        </w:div>
        <w:div w:id="2113359698">
          <w:marLeft w:val="640"/>
          <w:marRight w:val="0"/>
          <w:marTop w:val="0"/>
          <w:marBottom w:val="0"/>
          <w:divBdr>
            <w:top w:val="none" w:sz="0" w:space="0" w:color="auto"/>
            <w:left w:val="none" w:sz="0" w:space="0" w:color="auto"/>
            <w:bottom w:val="none" w:sz="0" w:space="0" w:color="auto"/>
            <w:right w:val="none" w:sz="0" w:space="0" w:color="auto"/>
          </w:divBdr>
        </w:div>
        <w:div w:id="760295464">
          <w:marLeft w:val="640"/>
          <w:marRight w:val="0"/>
          <w:marTop w:val="0"/>
          <w:marBottom w:val="0"/>
          <w:divBdr>
            <w:top w:val="none" w:sz="0" w:space="0" w:color="auto"/>
            <w:left w:val="none" w:sz="0" w:space="0" w:color="auto"/>
            <w:bottom w:val="none" w:sz="0" w:space="0" w:color="auto"/>
            <w:right w:val="none" w:sz="0" w:space="0" w:color="auto"/>
          </w:divBdr>
        </w:div>
        <w:div w:id="148058710">
          <w:marLeft w:val="640"/>
          <w:marRight w:val="0"/>
          <w:marTop w:val="0"/>
          <w:marBottom w:val="0"/>
          <w:divBdr>
            <w:top w:val="none" w:sz="0" w:space="0" w:color="auto"/>
            <w:left w:val="none" w:sz="0" w:space="0" w:color="auto"/>
            <w:bottom w:val="none" w:sz="0" w:space="0" w:color="auto"/>
            <w:right w:val="none" w:sz="0" w:space="0" w:color="auto"/>
          </w:divBdr>
        </w:div>
        <w:div w:id="326981081">
          <w:marLeft w:val="640"/>
          <w:marRight w:val="0"/>
          <w:marTop w:val="0"/>
          <w:marBottom w:val="0"/>
          <w:divBdr>
            <w:top w:val="none" w:sz="0" w:space="0" w:color="auto"/>
            <w:left w:val="none" w:sz="0" w:space="0" w:color="auto"/>
            <w:bottom w:val="none" w:sz="0" w:space="0" w:color="auto"/>
            <w:right w:val="none" w:sz="0" w:space="0" w:color="auto"/>
          </w:divBdr>
        </w:div>
        <w:div w:id="443817260">
          <w:marLeft w:val="640"/>
          <w:marRight w:val="0"/>
          <w:marTop w:val="0"/>
          <w:marBottom w:val="0"/>
          <w:divBdr>
            <w:top w:val="none" w:sz="0" w:space="0" w:color="auto"/>
            <w:left w:val="none" w:sz="0" w:space="0" w:color="auto"/>
            <w:bottom w:val="none" w:sz="0" w:space="0" w:color="auto"/>
            <w:right w:val="none" w:sz="0" w:space="0" w:color="auto"/>
          </w:divBdr>
        </w:div>
        <w:div w:id="639652531">
          <w:marLeft w:val="640"/>
          <w:marRight w:val="0"/>
          <w:marTop w:val="0"/>
          <w:marBottom w:val="0"/>
          <w:divBdr>
            <w:top w:val="none" w:sz="0" w:space="0" w:color="auto"/>
            <w:left w:val="none" w:sz="0" w:space="0" w:color="auto"/>
            <w:bottom w:val="none" w:sz="0" w:space="0" w:color="auto"/>
            <w:right w:val="none" w:sz="0" w:space="0" w:color="auto"/>
          </w:divBdr>
        </w:div>
        <w:div w:id="1178806885">
          <w:marLeft w:val="640"/>
          <w:marRight w:val="0"/>
          <w:marTop w:val="0"/>
          <w:marBottom w:val="0"/>
          <w:divBdr>
            <w:top w:val="none" w:sz="0" w:space="0" w:color="auto"/>
            <w:left w:val="none" w:sz="0" w:space="0" w:color="auto"/>
            <w:bottom w:val="none" w:sz="0" w:space="0" w:color="auto"/>
            <w:right w:val="none" w:sz="0" w:space="0" w:color="auto"/>
          </w:divBdr>
        </w:div>
        <w:div w:id="149442198">
          <w:marLeft w:val="640"/>
          <w:marRight w:val="0"/>
          <w:marTop w:val="0"/>
          <w:marBottom w:val="0"/>
          <w:divBdr>
            <w:top w:val="none" w:sz="0" w:space="0" w:color="auto"/>
            <w:left w:val="none" w:sz="0" w:space="0" w:color="auto"/>
            <w:bottom w:val="none" w:sz="0" w:space="0" w:color="auto"/>
            <w:right w:val="none" w:sz="0" w:space="0" w:color="auto"/>
          </w:divBdr>
        </w:div>
        <w:div w:id="43872329">
          <w:marLeft w:val="640"/>
          <w:marRight w:val="0"/>
          <w:marTop w:val="0"/>
          <w:marBottom w:val="0"/>
          <w:divBdr>
            <w:top w:val="none" w:sz="0" w:space="0" w:color="auto"/>
            <w:left w:val="none" w:sz="0" w:space="0" w:color="auto"/>
            <w:bottom w:val="none" w:sz="0" w:space="0" w:color="auto"/>
            <w:right w:val="none" w:sz="0" w:space="0" w:color="auto"/>
          </w:divBdr>
        </w:div>
        <w:div w:id="1144661397">
          <w:marLeft w:val="640"/>
          <w:marRight w:val="0"/>
          <w:marTop w:val="0"/>
          <w:marBottom w:val="0"/>
          <w:divBdr>
            <w:top w:val="none" w:sz="0" w:space="0" w:color="auto"/>
            <w:left w:val="none" w:sz="0" w:space="0" w:color="auto"/>
            <w:bottom w:val="none" w:sz="0" w:space="0" w:color="auto"/>
            <w:right w:val="none" w:sz="0" w:space="0" w:color="auto"/>
          </w:divBdr>
        </w:div>
        <w:div w:id="1749841097">
          <w:marLeft w:val="640"/>
          <w:marRight w:val="0"/>
          <w:marTop w:val="0"/>
          <w:marBottom w:val="0"/>
          <w:divBdr>
            <w:top w:val="none" w:sz="0" w:space="0" w:color="auto"/>
            <w:left w:val="none" w:sz="0" w:space="0" w:color="auto"/>
            <w:bottom w:val="none" w:sz="0" w:space="0" w:color="auto"/>
            <w:right w:val="none" w:sz="0" w:space="0" w:color="auto"/>
          </w:divBdr>
        </w:div>
        <w:div w:id="2089381792">
          <w:marLeft w:val="640"/>
          <w:marRight w:val="0"/>
          <w:marTop w:val="0"/>
          <w:marBottom w:val="0"/>
          <w:divBdr>
            <w:top w:val="none" w:sz="0" w:space="0" w:color="auto"/>
            <w:left w:val="none" w:sz="0" w:space="0" w:color="auto"/>
            <w:bottom w:val="none" w:sz="0" w:space="0" w:color="auto"/>
            <w:right w:val="none" w:sz="0" w:space="0" w:color="auto"/>
          </w:divBdr>
        </w:div>
        <w:div w:id="1931351312">
          <w:marLeft w:val="640"/>
          <w:marRight w:val="0"/>
          <w:marTop w:val="0"/>
          <w:marBottom w:val="0"/>
          <w:divBdr>
            <w:top w:val="none" w:sz="0" w:space="0" w:color="auto"/>
            <w:left w:val="none" w:sz="0" w:space="0" w:color="auto"/>
            <w:bottom w:val="none" w:sz="0" w:space="0" w:color="auto"/>
            <w:right w:val="none" w:sz="0" w:space="0" w:color="auto"/>
          </w:divBdr>
        </w:div>
        <w:div w:id="410859014">
          <w:marLeft w:val="640"/>
          <w:marRight w:val="0"/>
          <w:marTop w:val="0"/>
          <w:marBottom w:val="0"/>
          <w:divBdr>
            <w:top w:val="none" w:sz="0" w:space="0" w:color="auto"/>
            <w:left w:val="none" w:sz="0" w:space="0" w:color="auto"/>
            <w:bottom w:val="none" w:sz="0" w:space="0" w:color="auto"/>
            <w:right w:val="none" w:sz="0" w:space="0" w:color="auto"/>
          </w:divBdr>
        </w:div>
        <w:div w:id="666595681">
          <w:marLeft w:val="640"/>
          <w:marRight w:val="0"/>
          <w:marTop w:val="0"/>
          <w:marBottom w:val="0"/>
          <w:divBdr>
            <w:top w:val="none" w:sz="0" w:space="0" w:color="auto"/>
            <w:left w:val="none" w:sz="0" w:space="0" w:color="auto"/>
            <w:bottom w:val="none" w:sz="0" w:space="0" w:color="auto"/>
            <w:right w:val="none" w:sz="0" w:space="0" w:color="auto"/>
          </w:divBdr>
        </w:div>
        <w:div w:id="771977596">
          <w:marLeft w:val="640"/>
          <w:marRight w:val="0"/>
          <w:marTop w:val="0"/>
          <w:marBottom w:val="0"/>
          <w:divBdr>
            <w:top w:val="none" w:sz="0" w:space="0" w:color="auto"/>
            <w:left w:val="none" w:sz="0" w:space="0" w:color="auto"/>
            <w:bottom w:val="none" w:sz="0" w:space="0" w:color="auto"/>
            <w:right w:val="none" w:sz="0" w:space="0" w:color="auto"/>
          </w:divBdr>
        </w:div>
        <w:div w:id="1142888575">
          <w:marLeft w:val="640"/>
          <w:marRight w:val="0"/>
          <w:marTop w:val="0"/>
          <w:marBottom w:val="0"/>
          <w:divBdr>
            <w:top w:val="none" w:sz="0" w:space="0" w:color="auto"/>
            <w:left w:val="none" w:sz="0" w:space="0" w:color="auto"/>
            <w:bottom w:val="none" w:sz="0" w:space="0" w:color="auto"/>
            <w:right w:val="none" w:sz="0" w:space="0" w:color="auto"/>
          </w:divBdr>
        </w:div>
        <w:div w:id="1060641545">
          <w:marLeft w:val="640"/>
          <w:marRight w:val="0"/>
          <w:marTop w:val="0"/>
          <w:marBottom w:val="0"/>
          <w:divBdr>
            <w:top w:val="none" w:sz="0" w:space="0" w:color="auto"/>
            <w:left w:val="none" w:sz="0" w:space="0" w:color="auto"/>
            <w:bottom w:val="none" w:sz="0" w:space="0" w:color="auto"/>
            <w:right w:val="none" w:sz="0" w:space="0" w:color="auto"/>
          </w:divBdr>
        </w:div>
        <w:div w:id="689262670">
          <w:marLeft w:val="640"/>
          <w:marRight w:val="0"/>
          <w:marTop w:val="0"/>
          <w:marBottom w:val="0"/>
          <w:divBdr>
            <w:top w:val="none" w:sz="0" w:space="0" w:color="auto"/>
            <w:left w:val="none" w:sz="0" w:space="0" w:color="auto"/>
            <w:bottom w:val="none" w:sz="0" w:space="0" w:color="auto"/>
            <w:right w:val="none" w:sz="0" w:space="0" w:color="auto"/>
          </w:divBdr>
        </w:div>
        <w:div w:id="1585069970">
          <w:marLeft w:val="640"/>
          <w:marRight w:val="0"/>
          <w:marTop w:val="0"/>
          <w:marBottom w:val="0"/>
          <w:divBdr>
            <w:top w:val="none" w:sz="0" w:space="0" w:color="auto"/>
            <w:left w:val="none" w:sz="0" w:space="0" w:color="auto"/>
            <w:bottom w:val="none" w:sz="0" w:space="0" w:color="auto"/>
            <w:right w:val="none" w:sz="0" w:space="0" w:color="auto"/>
          </w:divBdr>
        </w:div>
        <w:div w:id="1297446501">
          <w:marLeft w:val="640"/>
          <w:marRight w:val="0"/>
          <w:marTop w:val="0"/>
          <w:marBottom w:val="0"/>
          <w:divBdr>
            <w:top w:val="none" w:sz="0" w:space="0" w:color="auto"/>
            <w:left w:val="none" w:sz="0" w:space="0" w:color="auto"/>
            <w:bottom w:val="none" w:sz="0" w:space="0" w:color="auto"/>
            <w:right w:val="none" w:sz="0" w:space="0" w:color="auto"/>
          </w:divBdr>
        </w:div>
        <w:div w:id="901062460">
          <w:marLeft w:val="640"/>
          <w:marRight w:val="0"/>
          <w:marTop w:val="0"/>
          <w:marBottom w:val="0"/>
          <w:divBdr>
            <w:top w:val="none" w:sz="0" w:space="0" w:color="auto"/>
            <w:left w:val="none" w:sz="0" w:space="0" w:color="auto"/>
            <w:bottom w:val="none" w:sz="0" w:space="0" w:color="auto"/>
            <w:right w:val="none" w:sz="0" w:space="0" w:color="auto"/>
          </w:divBdr>
        </w:div>
        <w:div w:id="1189292896">
          <w:marLeft w:val="640"/>
          <w:marRight w:val="0"/>
          <w:marTop w:val="0"/>
          <w:marBottom w:val="0"/>
          <w:divBdr>
            <w:top w:val="none" w:sz="0" w:space="0" w:color="auto"/>
            <w:left w:val="none" w:sz="0" w:space="0" w:color="auto"/>
            <w:bottom w:val="none" w:sz="0" w:space="0" w:color="auto"/>
            <w:right w:val="none" w:sz="0" w:space="0" w:color="auto"/>
          </w:divBdr>
        </w:div>
        <w:div w:id="218442174">
          <w:marLeft w:val="640"/>
          <w:marRight w:val="0"/>
          <w:marTop w:val="0"/>
          <w:marBottom w:val="0"/>
          <w:divBdr>
            <w:top w:val="none" w:sz="0" w:space="0" w:color="auto"/>
            <w:left w:val="none" w:sz="0" w:space="0" w:color="auto"/>
            <w:bottom w:val="none" w:sz="0" w:space="0" w:color="auto"/>
            <w:right w:val="none" w:sz="0" w:space="0" w:color="auto"/>
          </w:divBdr>
        </w:div>
        <w:div w:id="48959517">
          <w:marLeft w:val="640"/>
          <w:marRight w:val="0"/>
          <w:marTop w:val="0"/>
          <w:marBottom w:val="0"/>
          <w:divBdr>
            <w:top w:val="none" w:sz="0" w:space="0" w:color="auto"/>
            <w:left w:val="none" w:sz="0" w:space="0" w:color="auto"/>
            <w:bottom w:val="none" w:sz="0" w:space="0" w:color="auto"/>
            <w:right w:val="none" w:sz="0" w:space="0" w:color="auto"/>
          </w:divBdr>
        </w:div>
        <w:div w:id="1174800796">
          <w:marLeft w:val="640"/>
          <w:marRight w:val="0"/>
          <w:marTop w:val="0"/>
          <w:marBottom w:val="0"/>
          <w:divBdr>
            <w:top w:val="none" w:sz="0" w:space="0" w:color="auto"/>
            <w:left w:val="none" w:sz="0" w:space="0" w:color="auto"/>
            <w:bottom w:val="none" w:sz="0" w:space="0" w:color="auto"/>
            <w:right w:val="none" w:sz="0" w:space="0" w:color="auto"/>
          </w:divBdr>
        </w:div>
        <w:div w:id="680353361">
          <w:marLeft w:val="640"/>
          <w:marRight w:val="0"/>
          <w:marTop w:val="0"/>
          <w:marBottom w:val="0"/>
          <w:divBdr>
            <w:top w:val="none" w:sz="0" w:space="0" w:color="auto"/>
            <w:left w:val="none" w:sz="0" w:space="0" w:color="auto"/>
            <w:bottom w:val="none" w:sz="0" w:space="0" w:color="auto"/>
            <w:right w:val="none" w:sz="0" w:space="0" w:color="auto"/>
          </w:divBdr>
        </w:div>
        <w:div w:id="2104065968">
          <w:marLeft w:val="640"/>
          <w:marRight w:val="0"/>
          <w:marTop w:val="0"/>
          <w:marBottom w:val="0"/>
          <w:divBdr>
            <w:top w:val="none" w:sz="0" w:space="0" w:color="auto"/>
            <w:left w:val="none" w:sz="0" w:space="0" w:color="auto"/>
            <w:bottom w:val="none" w:sz="0" w:space="0" w:color="auto"/>
            <w:right w:val="none" w:sz="0" w:space="0" w:color="auto"/>
          </w:divBdr>
        </w:div>
        <w:div w:id="649945783">
          <w:marLeft w:val="640"/>
          <w:marRight w:val="0"/>
          <w:marTop w:val="0"/>
          <w:marBottom w:val="0"/>
          <w:divBdr>
            <w:top w:val="none" w:sz="0" w:space="0" w:color="auto"/>
            <w:left w:val="none" w:sz="0" w:space="0" w:color="auto"/>
            <w:bottom w:val="none" w:sz="0" w:space="0" w:color="auto"/>
            <w:right w:val="none" w:sz="0" w:space="0" w:color="auto"/>
          </w:divBdr>
        </w:div>
        <w:div w:id="967202139">
          <w:marLeft w:val="640"/>
          <w:marRight w:val="0"/>
          <w:marTop w:val="0"/>
          <w:marBottom w:val="0"/>
          <w:divBdr>
            <w:top w:val="none" w:sz="0" w:space="0" w:color="auto"/>
            <w:left w:val="none" w:sz="0" w:space="0" w:color="auto"/>
            <w:bottom w:val="none" w:sz="0" w:space="0" w:color="auto"/>
            <w:right w:val="none" w:sz="0" w:space="0" w:color="auto"/>
          </w:divBdr>
        </w:div>
        <w:div w:id="379133529">
          <w:marLeft w:val="640"/>
          <w:marRight w:val="0"/>
          <w:marTop w:val="0"/>
          <w:marBottom w:val="0"/>
          <w:divBdr>
            <w:top w:val="none" w:sz="0" w:space="0" w:color="auto"/>
            <w:left w:val="none" w:sz="0" w:space="0" w:color="auto"/>
            <w:bottom w:val="none" w:sz="0" w:space="0" w:color="auto"/>
            <w:right w:val="none" w:sz="0" w:space="0" w:color="auto"/>
          </w:divBdr>
        </w:div>
        <w:div w:id="1057169115">
          <w:marLeft w:val="640"/>
          <w:marRight w:val="0"/>
          <w:marTop w:val="0"/>
          <w:marBottom w:val="0"/>
          <w:divBdr>
            <w:top w:val="none" w:sz="0" w:space="0" w:color="auto"/>
            <w:left w:val="none" w:sz="0" w:space="0" w:color="auto"/>
            <w:bottom w:val="none" w:sz="0" w:space="0" w:color="auto"/>
            <w:right w:val="none" w:sz="0" w:space="0" w:color="auto"/>
          </w:divBdr>
        </w:div>
        <w:div w:id="1170943856">
          <w:marLeft w:val="640"/>
          <w:marRight w:val="0"/>
          <w:marTop w:val="0"/>
          <w:marBottom w:val="0"/>
          <w:divBdr>
            <w:top w:val="none" w:sz="0" w:space="0" w:color="auto"/>
            <w:left w:val="none" w:sz="0" w:space="0" w:color="auto"/>
            <w:bottom w:val="none" w:sz="0" w:space="0" w:color="auto"/>
            <w:right w:val="none" w:sz="0" w:space="0" w:color="auto"/>
          </w:divBdr>
        </w:div>
        <w:div w:id="1937250451">
          <w:marLeft w:val="640"/>
          <w:marRight w:val="0"/>
          <w:marTop w:val="0"/>
          <w:marBottom w:val="0"/>
          <w:divBdr>
            <w:top w:val="none" w:sz="0" w:space="0" w:color="auto"/>
            <w:left w:val="none" w:sz="0" w:space="0" w:color="auto"/>
            <w:bottom w:val="none" w:sz="0" w:space="0" w:color="auto"/>
            <w:right w:val="none" w:sz="0" w:space="0" w:color="auto"/>
          </w:divBdr>
        </w:div>
        <w:div w:id="1353219093">
          <w:marLeft w:val="640"/>
          <w:marRight w:val="0"/>
          <w:marTop w:val="0"/>
          <w:marBottom w:val="0"/>
          <w:divBdr>
            <w:top w:val="none" w:sz="0" w:space="0" w:color="auto"/>
            <w:left w:val="none" w:sz="0" w:space="0" w:color="auto"/>
            <w:bottom w:val="none" w:sz="0" w:space="0" w:color="auto"/>
            <w:right w:val="none" w:sz="0" w:space="0" w:color="auto"/>
          </w:divBdr>
        </w:div>
        <w:div w:id="1633558390">
          <w:marLeft w:val="640"/>
          <w:marRight w:val="0"/>
          <w:marTop w:val="0"/>
          <w:marBottom w:val="0"/>
          <w:divBdr>
            <w:top w:val="none" w:sz="0" w:space="0" w:color="auto"/>
            <w:left w:val="none" w:sz="0" w:space="0" w:color="auto"/>
            <w:bottom w:val="none" w:sz="0" w:space="0" w:color="auto"/>
            <w:right w:val="none" w:sz="0" w:space="0" w:color="auto"/>
          </w:divBdr>
        </w:div>
        <w:div w:id="233206673">
          <w:marLeft w:val="640"/>
          <w:marRight w:val="0"/>
          <w:marTop w:val="0"/>
          <w:marBottom w:val="0"/>
          <w:divBdr>
            <w:top w:val="none" w:sz="0" w:space="0" w:color="auto"/>
            <w:left w:val="none" w:sz="0" w:space="0" w:color="auto"/>
            <w:bottom w:val="none" w:sz="0" w:space="0" w:color="auto"/>
            <w:right w:val="none" w:sz="0" w:space="0" w:color="auto"/>
          </w:divBdr>
        </w:div>
        <w:div w:id="620383876">
          <w:marLeft w:val="640"/>
          <w:marRight w:val="0"/>
          <w:marTop w:val="0"/>
          <w:marBottom w:val="0"/>
          <w:divBdr>
            <w:top w:val="none" w:sz="0" w:space="0" w:color="auto"/>
            <w:left w:val="none" w:sz="0" w:space="0" w:color="auto"/>
            <w:bottom w:val="none" w:sz="0" w:space="0" w:color="auto"/>
            <w:right w:val="none" w:sz="0" w:space="0" w:color="auto"/>
          </w:divBdr>
        </w:div>
        <w:div w:id="864372029">
          <w:marLeft w:val="640"/>
          <w:marRight w:val="0"/>
          <w:marTop w:val="0"/>
          <w:marBottom w:val="0"/>
          <w:divBdr>
            <w:top w:val="none" w:sz="0" w:space="0" w:color="auto"/>
            <w:left w:val="none" w:sz="0" w:space="0" w:color="auto"/>
            <w:bottom w:val="none" w:sz="0" w:space="0" w:color="auto"/>
            <w:right w:val="none" w:sz="0" w:space="0" w:color="auto"/>
          </w:divBdr>
        </w:div>
        <w:div w:id="1124693468">
          <w:marLeft w:val="640"/>
          <w:marRight w:val="0"/>
          <w:marTop w:val="0"/>
          <w:marBottom w:val="0"/>
          <w:divBdr>
            <w:top w:val="none" w:sz="0" w:space="0" w:color="auto"/>
            <w:left w:val="none" w:sz="0" w:space="0" w:color="auto"/>
            <w:bottom w:val="none" w:sz="0" w:space="0" w:color="auto"/>
            <w:right w:val="none" w:sz="0" w:space="0" w:color="auto"/>
          </w:divBdr>
        </w:div>
        <w:div w:id="564265416">
          <w:marLeft w:val="640"/>
          <w:marRight w:val="0"/>
          <w:marTop w:val="0"/>
          <w:marBottom w:val="0"/>
          <w:divBdr>
            <w:top w:val="none" w:sz="0" w:space="0" w:color="auto"/>
            <w:left w:val="none" w:sz="0" w:space="0" w:color="auto"/>
            <w:bottom w:val="none" w:sz="0" w:space="0" w:color="auto"/>
            <w:right w:val="none" w:sz="0" w:space="0" w:color="auto"/>
          </w:divBdr>
        </w:div>
        <w:div w:id="1803108331">
          <w:marLeft w:val="640"/>
          <w:marRight w:val="0"/>
          <w:marTop w:val="0"/>
          <w:marBottom w:val="0"/>
          <w:divBdr>
            <w:top w:val="none" w:sz="0" w:space="0" w:color="auto"/>
            <w:left w:val="none" w:sz="0" w:space="0" w:color="auto"/>
            <w:bottom w:val="none" w:sz="0" w:space="0" w:color="auto"/>
            <w:right w:val="none" w:sz="0" w:space="0" w:color="auto"/>
          </w:divBdr>
        </w:div>
        <w:div w:id="867912851">
          <w:marLeft w:val="640"/>
          <w:marRight w:val="0"/>
          <w:marTop w:val="0"/>
          <w:marBottom w:val="0"/>
          <w:divBdr>
            <w:top w:val="none" w:sz="0" w:space="0" w:color="auto"/>
            <w:left w:val="none" w:sz="0" w:space="0" w:color="auto"/>
            <w:bottom w:val="none" w:sz="0" w:space="0" w:color="auto"/>
            <w:right w:val="none" w:sz="0" w:space="0" w:color="auto"/>
          </w:divBdr>
        </w:div>
        <w:div w:id="933629730">
          <w:marLeft w:val="640"/>
          <w:marRight w:val="0"/>
          <w:marTop w:val="0"/>
          <w:marBottom w:val="0"/>
          <w:divBdr>
            <w:top w:val="none" w:sz="0" w:space="0" w:color="auto"/>
            <w:left w:val="none" w:sz="0" w:space="0" w:color="auto"/>
            <w:bottom w:val="none" w:sz="0" w:space="0" w:color="auto"/>
            <w:right w:val="none" w:sz="0" w:space="0" w:color="auto"/>
          </w:divBdr>
        </w:div>
        <w:div w:id="278725759">
          <w:marLeft w:val="640"/>
          <w:marRight w:val="0"/>
          <w:marTop w:val="0"/>
          <w:marBottom w:val="0"/>
          <w:divBdr>
            <w:top w:val="none" w:sz="0" w:space="0" w:color="auto"/>
            <w:left w:val="none" w:sz="0" w:space="0" w:color="auto"/>
            <w:bottom w:val="none" w:sz="0" w:space="0" w:color="auto"/>
            <w:right w:val="none" w:sz="0" w:space="0" w:color="auto"/>
          </w:divBdr>
        </w:div>
        <w:div w:id="2141609685">
          <w:marLeft w:val="640"/>
          <w:marRight w:val="0"/>
          <w:marTop w:val="0"/>
          <w:marBottom w:val="0"/>
          <w:divBdr>
            <w:top w:val="none" w:sz="0" w:space="0" w:color="auto"/>
            <w:left w:val="none" w:sz="0" w:space="0" w:color="auto"/>
            <w:bottom w:val="none" w:sz="0" w:space="0" w:color="auto"/>
            <w:right w:val="none" w:sz="0" w:space="0" w:color="auto"/>
          </w:divBdr>
        </w:div>
        <w:div w:id="944731855">
          <w:marLeft w:val="640"/>
          <w:marRight w:val="0"/>
          <w:marTop w:val="0"/>
          <w:marBottom w:val="0"/>
          <w:divBdr>
            <w:top w:val="none" w:sz="0" w:space="0" w:color="auto"/>
            <w:left w:val="none" w:sz="0" w:space="0" w:color="auto"/>
            <w:bottom w:val="none" w:sz="0" w:space="0" w:color="auto"/>
            <w:right w:val="none" w:sz="0" w:space="0" w:color="auto"/>
          </w:divBdr>
        </w:div>
        <w:div w:id="185487884">
          <w:marLeft w:val="640"/>
          <w:marRight w:val="0"/>
          <w:marTop w:val="0"/>
          <w:marBottom w:val="0"/>
          <w:divBdr>
            <w:top w:val="none" w:sz="0" w:space="0" w:color="auto"/>
            <w:left w:val="none" w:sz="0" w:space="0" w:color="auto"/>
            <w:bottom w:val="none" w:sz="0" w:space="0" w:color="auto"/>
            <w:right w:val="none" w:sz="0" w:space="0" w:color="auto"/>
          </w:divBdr>
        </w:div>
        <w:div w:id="610018445">
          <w:marLeft w:val="640"/>
          <w:marRight w:val="0"/>
          <w:marTop w:val="0"/>
          <w:marBottom w:val="0"/>
          <w:divBdr>
            <w:top w:val="none" w:sz="0" w:space="0" w:color="auto"/>
            <w:left w:val="none" w:sz="0" w:space="0" w:color="auto"/>
            <w:bottom w:val="none" w:sz="0" w:space="0" w:color="auto"/>
            <w:right w:val="none" w:sz="0" w:space="0" w:color="auto"/>
          </w:divBdr>
        </w:div>
        <w:div w:id="1060441103">
          <w:marLeft w:val="640"/>
          <w:marRight w:val="0"/>
          <w:marTop w:val="0"/>
          <w:marBottom w:val="0"/>
          <w:divBdr>
            <w:top w:val="none" w:sz="0" w:space="0" w:color="auto"/>
            <w:left w:val="none" w:sz="0" w:space="0" w:color="auto"/>
            <w:bottom w:val="none" w:sz="0" w:space="0" w:color="auto"/>
            <w:right w:val="none" w:sz="0" w:space="0" w:color="auto"/>
          </w:divBdr>
        </w:div>
        <w:div w:id="475267967">
          <w:marLeft w:val="640"/>
          <w:marRight w:val="0"/>
          <w:marTop w:val="0"/>
          <w:marBottom w:val="0"/>
          <w:divBdr>
            <w:top w:val="none" w:sz="0" w:space="0" w:color="auto"/>
            <w:left w:val="none" w:sz="0" w:space="0" w:color="auto"/>
            <w:bottom w:val="none" w:sz="0" w:space="0" w:color="auto"/>
            <w:right w:val="none" w:sz="0" w:space="0" w:color="auto"/>
          </w:divBdr>
        </w:div>
        <w:div w:id="944002313">
          <w:marLeft w:val="640"/>
          <w:marRight w:val="0"/>
          <w:marTop w:val="0"/>
          <w:marBottom w:val="0"/>
          <w:divBdr>
            <w:top w:val="none" w:sz="0" w:space="0" w:color="auto"/>
            <w:left w:val="none" w:sz="0" w:space="0" w:color="auto"/>
            <w:bottom w:val="none" w:sz="0" w:space="0" w:color="auto"/>
            <w:right w:val="none" w:sz="0" w:space="0" w:color="auto"/>
          </w:divBdr>
        </w:div>
        <w:div w:id="1566792282">
          <w:marLeft w:val="640"/>
          <w:marRight w:val="0"/>
          <w:marTop w:val="0"/>
          <w:marBottom w:val="0"/>
          <w:divBdr>
            <w:top w:val="none" w:sz="0" w:space="0" w:color="auto"/>
            <w:left w:val="none" w:sz="0" w:space="0" w:color="auto"/>
            <w:bottom w:val="none" w:sz="0" w:space="0" w:color="auto"/>
            <w:right w:val="none" w:sz="0" w:space="0" w:color="auto"/>
          </w:divBdr>
        </w:div>
        <w:div w:id="1464225512">
          <w:marLeft w:val="640"/>
          <w:marRight w:val="0"/>
          <w:marTop w:val="0"/>
          <w:marBottom w:val="0"/>
          <w:divBdr>
            <w:top w:val="none" w:sz="0" w:space="0" w:color="auto"/>
            <w:left w:val="none" w:sz="0" w:space="0" w:color="auto"/>
            <w:bottom w:val="none" w:sz="0" w:space="0" w:color="auto"/>
            <w:right w:val="none" w:sz="0" w:space="0" w:color="auto"/>
          </w:divBdr>
        </w:div>
        <w:div w:id="1140654579">
          <w:marLeft w:val="640"/>
          <w:marRight w:val="0"/>
          <w:marTop w:val="0"/>
          <w:marBottom w:val="0"/>
          <w:divBdr>
            <w:top w:val="none" w:sz="0" w:space="0" w:color="auto"/>
            <w:left w:val="none" w:sz="0" w:space="0" w:color="auto"/>
            <w:bottom w:val="none" w:sz="0" w:space="0" w:color="auto"/>
            <w:right w:val="none" w:sz="0" w:space="0" w:color="auto"/>
          </w:divBdr>
        </w:div>
        <w:div w:id="1549418559">
          <w:marLeft w:val="640"/>
          <w:marRight w:val="0"/>
          <w:marTop w:val="0"/>
          <w:marBottom w:val="0"/>
          <w:divBdr>
            <w:top w:val="none" w:sz="0" w:space="0" w:color="auto"/>
            <w:left w:val="none" w:sz="0" w:space="0" w:color="auto"/>
            <w:bottom w:val="none" w:sz="0" w:space="0" w:color="auto"/>
            <w:right w:val="none" w:sz="0" w:space="0" w:color="auto"/>
          </w:divBdr>
        </w:div>
        <w:div w:id="1459832189">
          <w:marLeft w:val="640"/>
          <w:marRight w:val="0"/>
          <w:marTop w:val="0"/>
          <w:marBottom w:val="0"/>
          <w:divBdr>
            <w:top w:val="none" w:sz="0" w:space="0" w:color="auto"/>
            <w:left w:val="none" w:sz="0" w:space="0" w:color="auto"/>
            <w:bottom w:val="none" w:sz="0" w:space="0" w:color="auto"/>
            <w:right w:val="none" w:sz="0" w:space="0" w:color="auto"/>
          </w:divBdr>
        </w:div>
        <w:div w:id="1826316318">
          <w:marLeft w:val="640"/>
          <w:marRight w:val="0"/>
          <w:marTop w:val="0"/>
          <w:marBottom w:val="0"/>
          <w:divBdr>
            <w:top w:val="none" w:sz="0" w:space="0" w:color="auto"/>
            <w:left w:val="none" w:sz="0" w:space="0" w:color="auto"/>
            <w:bottom w:val="none" w:sz="0" w:space="0" w:color="auto"/>
            <w:right w:val="none" w:sz="0" w:space="0" w:color="auto"/>
          </w:divBdr>
        </w:div>
        <w:div w:id="69692521">
          <w:marLeft w:val="640"/>
          <w:marRight w:val="0"/>
          <w:marTop w:val="0"/>
          <w:marBottom w:val="0"/>
          <w:divBdr>
            <w:top w:val="none" w:sz="0" w:space="0" w:color="auto"/>
            <w:left w:val="none" w:sz="0" w:space="0" w:color="auto"/>
            <w:bottom w:val="none" w:sz="0" w:space="0" w:color="auto"/>
            <w:right w:val="none" w:sz="0" w:space="0" w:color="auto"/>
          </w:divBdr>
        </w:div>
        <w:div w:id="694964589">
          <w:marLeft w:val="640"/>
          <w:marRight w:val="0"/>
          <w:marTop w:val="0"/>
          <w:marBottom w:val="0"/>
          <w:divBdr>
            <w:top w:val="none" w:sz="0" w:space="0" w:color="auto"/>
            <w:left w:val="none" w:sz="0" w:space="0" w:color="auto"/>
            <w:bottom w:val="none" w:sz="0" w:space="0" w:color="auto"/>
            <w:right w:val="none" w:sz="0" w:space="0" w:color="auto"/>
          </w:divBdr>
        </w:div>
        <w:div w:id="1837380511">
          <w:marLeft w:val="640"/>
          <w:marRight w:val="0"/>
          <w:marTop w:val="0"/>
          <w:marBottom w:val="0"/>
          <w:divBdr>
            <w:top w:val="none" w:sz="0" w:space="0" w:color="auto"/>
            <w:left w:val="none" w:sz="0" w:space="0" w:color="auto"/>
            <w:bottom w:val="none" w:sz="0" w:space="0" w:color="auto"/>
            <w:right w:val="none" w:sz="0" w:space="0" w:color="auto"/>
          </w:divBdr>
        </w:div>
        <w:div w:id="1650015233">
          <w:marLeft w:val="640"/>
          <w:marRight w:val="0"/>
          <w:marTop w:val="0"/>
          <w:marBottom w:val="0"/>
          <w:divBdr>
            <w:top w:val="none" w:sz="0" w:space="0" w:color="auto"/>
            <w:left w:val="none" w:sz="0" w:space="0" w:color="auto"/>
            <w:bottom w:val="none" w:sz="0" w:space="0" w:color="auto"/>
            <w:right w:val="none" w:sz="0" w:space="0" w:color="auto"/>
          </w:divBdr>
        </w:div>
        <w:div w:id="263656514">
          <w:marLeft w:val="640"/>
          <w:marRight w:val="0"/>
          <w:marTop w:val="0"/>
          <w:marBottom w:val="0"/>
          <w:divBdr>
            <w:top w:val="none" w:sz="0" w:space="0" w:color="auto"/>
            <w:left w:val="none" w:sz="0" w:space="0" w:color="auto"/>
            <w:bottom w:val="none" w:sz="0" w:space="0" w:color="auto"/>
            <w:right w:val="none" w:sz="0" w:space="0" w:color="auto"/>
          </w:divBdr>
        </w:div>
        <w:div w:id="863329222">
          <w:marLeft w:val="640"/>
          <w:marRight w:val="0"/>
          <w:marTop w:val="0"/>
          <w:marBottom w:val="0"/>
          <w:divBdr>
            <w:top w:val="none" w:sz="0" w:space="0" w:color="auto"/>
            <w:left w:val="none" w:sz="0" w:space="0" w:color="auto"/>
            <w:bottom w:val="none" w:sz="0" w:space="0" w:color="auto"/>
            <w:right w:val="none" w:sz="0" w:space="0" w:color="auto"/>
          </w:divBdr>
        </w:div>
        <w:div w:id="1903128388">
          <w:marLeft w:val="640"/>
          <w:marRight w:val="0"/>
          <w:marTop w:val="0"/>
          <w:marBottom w:val="0"/>
          <w:divBdr>
            <w:top w:val="none" w:sz="0" w:space="0" w:color="auto"/>
            <w:left w:val="none" w:sz="0" w:space="0" w:color="auto"/>
            <w:bottom w:val="none" w:sz="0" w:space="0" w:color="auto"/>
            <w:right w:val="none" w:sz="0" w:space="0" w:color="auto"/>
          </w:divBdr>
        </w:div>
        <w:div w:id="456796269">
          <w:marLeft w:val="640"/>
          <w:marRight w:val="0"/>
          <w:marTop w:val="0"/>
          <w:marBottom w:val="0"/>
          <w:divBdr>
            <w:top w:val="none" w:sz="0" w:space="0" w:color="auto"/>
            <w:left w:val="none" w:sz="0" w:space="0" w:color="auto"/>
            <w:bottom w:val="none" w:sz="0" w:space="0" w:color="auto"/>
            <w:right w:val="none" w:sz="0" w:space="0" w:color="auto"/>
          </w:divBdr>
        </w:div>
        <w:div w:id="1759206954">
          <w:marLeft w:val="640"/>
          <w:marRight w:val="0"/>
          <w:marTop w:val="0"/>
          <w:marBottom w:val="0"/>
          <w:divBdr>
            <w:top w:val="none" w:sz="0" w:space="0" w:color="auto"/>
            <w:left w:val="none" w:sz="0" w:space="0" w:color="auto"/>
            <w:bottom w:val="none" w:sz="0" w:space="0" w:color="auto"/>
            <w:right w:val="none" w:sz="0" w:space="0" w:color="auto"/>
          </w:divBdr>
        </w:div>
        <w:div w:id="249852728">
          <w:marLeft w:val="640"/>
          <w:marRight w:val="0"/>
          <w:marTop w:val="0"/>
          <w:marBottom w:val="0"/>
          <w:divBdr>
            <w:top w:val="none" w:sz="0" w:space="0" w:color="auto"/>
            <w:left w:val="none" w:sz="0" w:space="0" w:color="auto"/>
            <w:bottom w:val="none" w:sz="0" w:space="0" w:color="auto"/>
            <w:right w:val="none" w:sz="0" w:space="0" w:color="auto"/>
          </w:divBdr>
        </w:div>
        <w:div w:id="1538078430">
          <w:marLeft w:val="640"/>
          <w:marRight w:val="0"/>
          <w:marTop w:val="0"/>
          <w:marBottom w:val="0"/>
          <w:divBdr>
            <w:top w:val="none" w:sz="0" w:space="0" w:color="auto"/>
            <w:left w:val="none" w:sz="0" w:space="0" w:color="auto"/>
            <w:bottom w:val="none" w:sz="0" w:space="0" w:color="auto"/>
            <w:right w:val="none" w:sz="0" w:space="0" w:color="auto"/>
          </w:divBdr>
        </w:div>
        <w:div w:id="1837067752">
          <w:marLeft w:val="640"/>
          <w:marRight w:val="0"/>
          <w:marTop w:val="0"/>
          <w:marBottom w:val="0"/>
          <w:divBdr>
            <w:top w:val="none" w:sz="0" w:space="0" w:color="auto"/>
            <w:left w:val="none" w:sz="0" w:space="0" w:color="auto"/>
            <w:bottom w:val="none" w:sz="0" w:space="0" w:color="auto"/>
            <w:right w:val="none" w:sz="0" w:space="0" w:color="auto"/>
          </w:divBdr>
        </w:div>
        <w:div w:id="1973440601">
          <w:marLeft w:val="640"/>
          <w:marRight w:val="0"/>
          <w:marTop w:val="0"/>
          <w:marBottom w:val="0"/>
          <w:divBdr>
            <w:top w:val="none" w:sz="0" w:space="0" w:color="auto"/>
            <w:left w:val="none" w:sz="0" w:space="0" w:color="auto"/>
            <w:bottom w:val="none" w:sz="0" w:space="0" w:color="auto"/>
            <w:right w:val="none" w:sz="0" w:space="0" w:color="auto"/>
          </w:divBdr>
        </w:div>
        <w:div w:id="2080980220">
          <w:marLeft w:val="640"/>
          <w:marRight w:val="0"/>
          <w:marTop w:val="0"/>
          <w:marBottom w:val="0"/>
          <w:divBdr>
            <w:top w:val="none" w:sz="0" w:space="0" w:color="auto"/>
            <w:left w:val="none" w:sz="0" w:space="0" w:color="auto"/>
            <w:bottom w:val="none" w:sz="0" w:space="0" w:color="auto"/>
            <w:right w:val="none" w:sz="0" w:space="0" w:color="auto"/>
          </w:divBdr>
        </w:div>
        <w:div w:id="406466199">
          <w:marLeft w:val="640"/>
          <w:marRight w:val="0"/>
          <w:marTop w:val="0"/>
          <w:marBottom w:val="0"/>
          <w:divBdr>
            <w:top w:val="none" w:sz="0" w:space="0" w:color="auto"/>
            <w:left w:val="none" w:sz="0" w:space="0" w:color="auto"/>
            <w:bottom w:val="none" w:sz="0" w:space="0" w:color="auto"/>
            <w:right w:val="none" w:sz="0" w:space="0" w:color="auto"/>
          </w:divBdr>
        </w:div>
        <w:div w:id="1626621041">
          <w:marLeft w:val="640"/>
          <w:marRight w:val="0"/>
          <w:marTop w:val="0"/>
          <w:marBottom w:val="0"/>
          <w:divBdr>
            <w:top w:val="none" w:sz="0" w:space="0" w:color="auto"/>
            <w:left w:val="none" w:sz="0" w:space="0" w:color="auto"/>
            <w:bottom w:val="none" w:sz="0" w:space="0" w:color="auto"/>
            <w:right w:val="none" w:sz="0" w:space="0" w:color="auto"/>
          </w:divBdr>
        </w:div>
        <w:div w:id="1125079051">
          <w:marLeft w:val="640"/>
          <w:marRight w:val="0"/>
          <w:marTop w:val="0"/>
          <w:marBottom w:val="0"/>
          <w:divBdr>
            <w:top w:val="none" w:sz="0" w:space="0" w:color="auto"/>
            <w:left w:val="none" w:sz="0" w:space="0" w:color="auto"/>
            <w:bottom w:val="none" w:sz="0" w:space="0" w:color="auto"/>
            <w:right w:val="none" w:sz="0" w:space="0" w:color="auto"/>
          </w:divBdr>
        </w:div>
        <w:div w:id="1337222912">
          <w:marLeft w:val="640"/>
          <w:marRight w:val="0"/>
          <w:marTop w:val="0"/>
          <w:marBottom w:val="0"/>
          <w:divBdr>
            <w:top w:val="none" w:sz="0" w:space="0" w:color="auto"/>
            <w:left w:val="none" w:sz="0" w:space="0" w:color="auto"/>
            <w:bottom w:val="none" w:sz="0" w:space="0" w:color="auto"/>
            <w:right w:val="none" w:sz="0" w:space="0" w:color="auto"/>
          </w:divBdr>
        </w:div>
        <w:div w:id="211039057">
          <w:marLeft w:val="640"/>
          <w:marRight w:val="0"/>
          <w:marTop w:val="0"/>
          <w:marBottom w:val="0"/>
          <w:divBdr>
            <w:top w:val="none" w:sz="0" w:space="0" w:color="auto"/>
            <w:left w:val="none" w:sz="0" w:space="0" w:color="auto"/>
            <w:bottom w:val="none" w:sz="0" w:space="0" w:color="auto"/>
            <w:right w:val="none" w:sz="0" w:space="0" w:color="auto"/>
          </w:divBdr>
        </w:div>
        <w:div w:id="1372998443">
          <w:marLeft w:val="640"/>
          <w:marRight w:val="0"/>
          <w:marTop w:val="0"/>
          <w:marBottom w:val="0"/>
          <w:divBdr>
            <w:top w:val="none" w:sz="0" w:space="0" w:color="auto"/>
            <w:left w:val="none" w:sz="0" w:space="0" w:color="auto"/>
            <w:bottom w:val="none" w:sz="0" w:space="0" w:color="auto"/>
            <w:right w:val="none" w:sz="0" w:space="0" w:color="auto"/>
          </w:divBdr>
        </w:div>
        <w:div w:id="1007169891">
          <w:marLeft w:val="640"/>
          <w:marRight w:val="0"/>
          <w:marTop w:val="0"/>
          <w:marBottom w:val="0"/>
          <w:divBdr>
            <w:top w:val="none" w:sz="0" w:space="0" w:color="auto"/>
            <w:left w:val="none" w:sz="0" w:space="0" w:color="auto"/>
            <w:bottom w:val="none" w:sz="0" w:space="0" w:color="auto"/>
            <w:right w:val="none" w:sz="0" w:space="0" w:color="auto"/>
          </w:divBdr>
        </w:div>
        <w:div w:id="682630394">
          <w:marLeft w:val="640"/>
          <w:marRight w:val="0"/>
          <w:marTop w:val="0"/>
          <w:marBottom w:val="0"/>
          <w:divBdr>
            <w:top w:val="none" w:sz="0" w:space="0" w:color="auto"/>
            <w:left w:val="none" w:sz="0" w:space="0" w:color="auto"/>
            <w:bottom w:val="none" w:sz="0" w:space="0" w:color="auto"/>
            <w:right w:val="none" w:sz="0" w:space="0" w:color="auto"/>
          </w:divBdr>
        </w:div>
        <w:div w:id="1120414036">
          <w:marLeft w:val="640"/>
          <w:marRight w:val="0"/>
          <w:marTop w:val="0"/>
          <w:marBottom w:val="0"/>
          <w:divBdr>
            <w:top w:val="none" w:sz="0" w:space="0" w:color="auto"/>
            <w:left w:val="none" w:sz="0" w:space="0" w:color="auto"/>
            <w:bottom w:val="none" w:sz="0" w:space="0" w:color="auto"/>
            <w:right w:val="none" w:sz="0" w:space="0" w:color="auto"/>
          </w:divBdr>
        </w:div>
        <w:div w:id="567808524">
          <w:marLeft w:val="640"/>
          <w:marRight w:val="0"/>
          <w:marTop w:val="0"/>
          <w:marBottom w:val="0"/>
          <w:divBdr>
            <w:top w:val="none" w:sz="0" w:space="0" w:color="auto"/>
            <w:left w:val="none" w:sz="0" w:space="0" w:color="auto"/>
            <w:bottom w:val="none" w:sz="0" w:space="0" w:color="auto"/>
            <w:right w:val="none" w:sz="0" w:space="0" w:color="auto"/>
          </w:divBdr>
        </w:div>
        <w:div w:id="1694108321">
          <w:marLeft w:val="640"/>
          <w:marRight w:val="0"/>
          <w:marTop w:val="0"/>
          <w:marBottom w:val="0"/>
          <w:divBdr>
            <w:top w:val="none" w:sz="0" w:space="0" w:color="auto"/>
            <w:left w:val="none" w:sz="0" w:space="0" w:color="auto"/>
            <w:bottom w:val="none" w:sz="0" w:space="0" w:color="auto"/>
            <w:right w:val="none" w:sz="0" w:space="0" w:color="auto"/>
          </w:divBdr>
        </w:div>
        <w:div w:id="1441991497">
          <w:marLeft w:val="640"/>
          <w:marRight w:val="0"/>
          <w:marTop w:val="0"/>
          <w:marBottom w:val="0"/>
          <w:divBdr>
            <w:top w:val="none" w:sz="0" w:space="0" w:color="auto"/>
            <w:left w:val="none" w:sz="0" w:space="0" w:color="auto"/>
            <w:bottom w:val="none" w:sz="0" w:space="0" w:color="auto"/>
            <w:right w:val="none" w:sz="0" w:space="0" w:color="auto"/>
          </w:divBdr>
        </w:div>
        <w:div w:id="1880124387">
          <w:marLeft w:val="640"/>
          <w:marRight w:val="0"/>
          <w:marTop w:val="0"/>
          <w:marBottom w:val="0"/>
          <w:divBdr>
            <w:top w:val="none" w:sz="0" w:space="0" w:color="auto"/>
            <w:left w:val="none" w:sz="0" w:space="0" w:color="auto"/>
            <w:bottom w:val="none" w:sz="0" w:space="0" w:color="auto"/>
            <w:right w:val="none" w:sz="0" w:space="0" w:color="auto"/>
          </w:divBdr>
        </w:div>
        <w:div w:id="14699716">
          <w:marLeft w:val="640"/>
          <w:marRight w:val="0"/>
          <w:marTop w:val="0"/>
          <w:marBottom w:val="0"/>
          <w:divBdr>
            <w:top w:val="none" w:sz="0" w:space="0" w:color="auto"/>
            <w:left w:val="none" w:sz="0" w:space="0" w:color="auto"/>
            <w:bottom w:val="none" w:sz="0" w:space="0" w:color="auto"/>
            <w:right w:val="none" w:sz="0" w:space="0" w:color="auto"/>
          </w:divBdr>
        </w:div>
        <w:div w:id="152643176">
          <w:marLeft w:val="640"/>
          <w:marRight w:val="0"/>
          <w:marTop w:val="0"/>
          <w:marBottom w:val="0"/>
          <w:divBdr>
            <w:top w:val="none" w:sz="0" w:space="0" w:color="auto"/>
            <w:left w:val="none" w:sz="0" w:space="0" w:color="auto"/>
            <w:bottom w:val="none" w:sz="0" w:space="0" w:color="auto"/>
            <w:right w:val="none" w:sz="0" w:space="0" w:color="auto"/>
          </w:divBdr>
        </w:div>
        <w:div w:id="1875344940">
          <w:marLeft w:val="640"/>
          <w:marRight w:val="0"/>
          <w:marTop w:val="0"/>
          <w:marBottom w:val="0"/>
          <w:divBdr>
            <w:top w:val="none" w:sz="0" w:space="0" w:color="auto"/>
            <w:left w:val="none" w:sz="0" w:space="0" w:color="auto"/>
            <w:bottom w:val="none" w:sz="0" w:space="0" w:color="auto"/>
            <w:right w:val="none" w:sz="0" w:space="0" w:color="auto"/>
          </w:divBdr>
        </w:div>
        <w:div w:id="2073769710">
          <w:marLeft w:val="640"/>
          <w:marRight w:val="0"/>
          <w:marTop w:val="0"/>
          <w:marBottom w:val="0"/>
          <w:divBdr>
            <w:top w:val="none" w:sz="0" w:space="0" w:color="auto"/>
            <w:left w:val="none" w:sz="0" w:space="0" w:color="auto"/>
            <w:bottom w:val="none" w:sz="0" w:space="0" w:color="auto"/>
            <w:right w:val="none" w:sz="0" w:space="0" w:color="auto"/>
          </w:divBdr>
        </w:div>
        <w:div w:id="1433355561">
          <w:marLeft w:val="640"/>
          <w:marRight w:val="0"/>
          <w:marTop w:val="0"/>
          <w:marBottom w:val="0"/>
          <w:divBdr>
            <w:top w:val="none" w:sz="0" w:space="0" w:color="auto"/>
            <w:left w:val="none" w:sz="0" w:space="0" w:color="auto"/>
            <w:bottom w:val="none" w:sz="0" w:space="0" w:color="auto"/>
            <w:right w:val="none" w:sz="0" w:space="0" w:color="auto"/>
          </w:divBdr>
        </w:div>
        <w:div w:id="1586453943">
          <w:marLeft w:val="640"/>
          <w:marRight w:val="0"/>
          <w:marTop w:val="0"/>
          <w:marBottom w:val="0"/>
          <w:divBdr>
            <w:top w:val="none" w:sz="0" w:space="0" w:color="auto"/>
            <w:left w:val="none" w:sz="0" w:space="0" w:color="auto"/>
            <w:bottom w:val="none" w:sz="0" w:space="0" w:color="auto"/>
            <w:right w:val="none" w:sz="0" w:space="0" w:color="auto"/>
          </w:divBdr>
        </w:div>
        <w:div w:id="1458797996">
          <w:marLeft w:val="640"/>
          <w:marRight w:val="0"/>
          <w:marTop w:val="0"/>
          <w:marBottom w:val="0"/>
          <w:divBdr>
            <w:top w:val="none" w:sz="0" w:space="0" w:color="auto"/>
            <w:left w:val="none" w:sz="0" w:space="0" w:color="auto"/>
            <w:bottom w:val="none" w:sz="0" w:space="0" w:color="auto"/>
            <w:right w:val="none" w:sz="0" w:space="0" w:color="auto"/>
          </w:divBdr>
        </w:div>
        <w:div w:id="1686515206">
          <w:marLeft w:val="640"/>
          <w:marRight w:val="0"/>
          <w:marTop w:val="0"/>
          <w:marBottom w:val="0"/>
          <w:divBdr>
            <w:top w:val="none" w:sz="0" w:space="0" w:color="auto"/>
            <w:left w:val="none" w:sz="0" w:space="0" w:color="auto"/>
            <w:bottom w:val="none" w:sz="0" w:space="0" w:color="auto"/>
            <w:right w:val="none" w:sz="0" w:space="0" w:color="auto"/>
          </w:divBdr>
        </w:div>
        <w:div w:id="870922554">
          <w:marLeft w:val="640"/>
          <w:marRight w:val="0"/>
          <w:marTop w:val="0"/>
          <w:marBottom w:val="0"/>
          <w:divBdr>
            <w:top w:val="none" w:sz="0" w:space="0" w:color="auto"/>
            <w:left w:val="none" w:sz="0" w:space="0" w:color="auto"/>
            <w:bottom w:val="none" w:sz="0" w:space="0" w:color="auto"/>
            <w:right w:val="none" w:sz="0" w:space="0" w:color="auto"/>
          </w:divBdr>
        </w:div>
        <w:div w:id="70545923">
          <w:marLeft w:val="640"/>
          <w:marRight w:val="0"/>
          <w:marTop w:val="0"/>
          <w:marBottom w:val="0"/>
          <w:divBdr>
            <w:top w:val="none" w:sz="0" w:space="0" w:color="auto"/>
            <w:left w:val="none" w:sz="0" w:space="0" w:color="auto"/>
            <w:bottom w:val="none" w:sz="0" w:space="0" w:color="auto"/>
            <w:right w:val="none" w:sz="0" w:space="0" w:color="auto"/>
          </w:divBdr>
        </w:div>
        <w:div w:id="411662940">
          <w:marLeft w:val="640"/>
          <w:marRight w:val="0"/>
          <w:marTop w:val="0"/>
          <w:marBottom w:val="0"/>
          <w:divBdr>
            <w:top w:val="none" w:sz="0" w:space="0" w:color="auto"/>
            <w:left w:val="none" w:sz="0" w:space="0" w:color="auto"/>
            <w:bottom w:val="none" w:sz="0" w:space="0" w:color="auto"/>
            <w:right w:val="none" w:sz="0" w:space="0" w:color="auto"/>
          </w:divBdr>
        </w:div>
        <w:div w:id="1164666120">
          <w:marLeft w:val="640"/>
          <w:marRight w:val="0"/>
          <w:marTop w:val="0"/>
          <w:marBottom w:val="0"/>
          <w:divBdr>
            <w:top w:val="none" w:sz="0" w:space="0" w:color="auto"/>
            <w:left w:val="none" w:sz="0" w:space="0" w:color="auto"/>
            <w:bottom w:val="none" w:sz="0" w:space="0" w:color="auto"/>
            <w:right w:val="none" w:sz="0" w:space="0" w:color="auto"/>
          </w:divBdr>
        </w:div>
        <w:div w:id="250092828">
          <w:marLeft w:val="640"/>
          <w:marRight w:val="0"/>
          <w:marTop w:val="0"/>
          <w:marBottom w:val="0"/>
          <w:divBdr>
            <w:top w:val="none" w:sz="0" w:space="0" w:color="auto"/>
            <w:left w:val="none" w:sz="0" w:space="0" w:color="auto"/>
            <w:bottom w:val="none" w:sz="0" w:space="0" w:color="auto"/>
            <w:right w:val="none" w:sz="0" w:space="0" w:color="auto"/>
          </w:divBdr>
        </w:div>
        <w:div w:id="1259489333">
          <w:marLeft w:val="640"/>
          <w:marRight w:val="0"/>
          <w:marTop w:val="0"/>
          <w:marBottom w:val="0"/>
          <w:divBdr>
            <w:top w:val="none" w:sz="0" w:space="0" w:color="auto"/>
            <w:left w:val="none" w:sz="0" w:space="0" w:color="auto"/>
            <w:bottom w:val="none" w:sz="0" w:space="0" w:color="auto"/>
            <w:right w:val="none" w:sz="0" w:space="0" w:color="auto"/>
          </w:divBdr>
        </w:div>
        <w:div w:id="1213611059">
          <w:marLeft w:val="640"/>
          <w:marRight w:val="0"/>
          <w:marTop w:val="0"/>
          <w:marBottom w:val="0"/>
          <w:divBdr>
            <w:top w:val="none" w:sz="0" w:space="0" w:color="auto"/>
            <w:left w:val="none" w:sz="0" w:space="0" w:color="auto"/>
            <w:bottom w:val="none" w:sz="0" w:space="0" w:color="auto"/>
            <w:right w:val="none" w:sz="0" w:space="0" w:color="auto"/>
          </w:divBdr>
        </w:div>
        <w:div w:id="418404561">
          <w:marLeft w:val="640"/>
          <w:marRight w:val="0"/>
          <w:marTop w:val="0"/>
          <w:marBottom w:val="0"/>
          <w:divBdr>
            <w:top w:val="none" w:sz="0" w:space="0" w:color="auto"/>
            <w:left w:val="none" w:sz="0" w:space="0" w:color="auto"/>
            <w:bottom w:val="none" w:sz="0" w:space="0" w:color="auto"/>
            <w:right w:val="none" w:sz="0" w:space="0" w:color="auto"/>
          </w:divBdr>
        </w:div>
        <w:div w:id="1969503538">
          <w:marLeft w:val="640"/>
          <w:marRight w:val="0"/>
          <w:marTop w:val="0"/>
          <w:marBottom w:val="0"/>
          <w:divBdr>
            <w:top w:val="none" w:sz="0" w:space="0" w:color="auto"/>
            <w:left w:val="none" w:sz="0" w:space="0" w:color="auto"/>
            <w:bottom w:val="none" w:sz="0" w:space="0" w:color="auto"/>
            <w:right w:val="none" w:sz="0" w:space="0" w:color="auto"/>
          </w:divBdr>
        </w:div>
        <w:div w:id="1399867248">
          <w:marLeft w:val="640"/>
          <w:marRight w:val="0"/>
          <w:marTop w:val="0"/>
          <w:marBottom w:val="0"/>
          <w:divBdr>
            <w:top w:val="none" w:sz="0" w:space="0" w:color="auto"/>
            <w:left w:val="none" w:sz="0" w:space="0" w:color="auto"/>
            <w:bottom w:val="none" w:sz="0" w:space="0" w:color="auto"/>
            <w:right w:val="none" w:sz="0" w:space="0" w:color="auto"/>
          </w:divBdr>
        </w:div>
        <w:div w:id="603004640">
          <w:marLeft w:val="640"/>
          <w:marRight w:val="0"/>
          <w:marTop w:val="0"/>
          <w:marBottom w:val="0"/>
          <w:divBdr>
            <w:top w:val="none" w:sz="0" w:space="0" w:color="auto"/>
            <w:left w:val="none" w:sz="0" w:space="0" w:color="auto"/>
            <w:bottom w:val="none" w:sz="0" w:space="0" w:color="auto"/>
            <w:right w:val="none" w:sz="0" w:space="0" w:color="auto"/>
          </w:divBdr>
        </w:div>
      </w:divsChild>
    </w:div>
    <w:div w:id="77869394">
      <w:bodyDiv w:val="1"/>
      <w:marLeft w:val="0"/>
      <w:marRight w:val="0"/>
      <w:marTop w:val="0"/>
      <w:marBottom w:val="0"/>
      <w:divBdr>
        <w:top w:val="none" w:sz="0" w:space="0" w:color="auto"/>
        <w:left w:val="none" w:sz="0" w:space="0" w:color="auto"/>
        <w:bottom w:val="none" w:sz="0" w:space="0" w:color="auto"/>
        <w:right w:val="none" w:sz="0" w:space="0" w:color="auto"/>
      </w:divBdr>
      <w:divsChild>
        <w:div w:id="695889619">
          <w:marLeft w:val="640"/>
          <w:marRight w:val="0"/>
          <w:marTop w:val="0"/>
          <w:marBottom w:val="0"/>
          <w:divBdr>
            <w:top w:val="none" w:sz="0" w:space="0" w:color="auto"/>
            <w:left w:val="none" w:sz="0" w:space="0" w:color="auto"/>
            <w:bottom w:val="none" w:sz="0" w:space="0" w:color="auto"/>
            <w:right w:val="none" w:sz="0" w:space="0" w:color="auto"/>
          </w:divBdr>
        </w:div>
        <w:div w:id="1271552507">
          <w:marLeft w:val="640"/>
          <w:marRight w:val="0"/>
          <w:marTop w:val="0"/>
          <w:marBottom w:val="0"/>
          <w:divBdr>
            <w:top w:val="none" w:sz="0" w:space="0" w:color="auto"/>
            <w:left w:val="none" w:sz="0" w:space="0" w:color="auto"/>
            <w:bottom w:val="none" w:sz="0" w:space="0" w:color="auto"/>
            <w:right w:val="none" w:sz="0" w:space="0" w:color="auto"/>
          </w:divBdr>
        </w:div>
        <w:div w:id="268857024">
          <w:marLeft w:val="640"/>
          <w:marRight w:val="0"/>
          <w:marTop w:val="0"/>
          <w:marBottom w:val="0"/>
          <w:divBdr>
            <w:top w:val="none" w:sz="0" w:space="0" w:color="auto"/>
            <w:left w:val="none" w:sz="0" w:space="0" w:color="auto"/>
            <w:bottom w:val="none" w:sz="0" w:space="0" w:color="auto"/>
            <w:right w:val="none" w:sz="0" w:space="0" w:color="auto"/>
          </w:divBdr>
        </w:div>
        <w:div w:id="1487822126">
          <w:marLeft w:val="640"/>
          <w:marRight w:val="0"/>
          <w:marTop w:val="0"/>
          <w:marBottom w:val="0"/>
          <w:divBdr>
            <w:top w:val="none" w:sz="0" w:space="0" w:color="auto"/>
            <w:left w:val="none" w:sz="0" w:space="0" w:color="auto"/>
            <w:bottom w:val="none" w:sz="0" w:space="0" w:color="auto"/>
            <w:right w:val="none" w:sz="0" w:space="0" w:color="auto"/>
          </w:divBdr>
        </w:div>
        <w:div w:id="1100567142">
          <w:marLeft w:val="640"/>
          <w:marRight w:val="0"/>
          <w:marTop w:val="0"/>
          <w:marBottom w:val="0"/>
          <w:divBdr>
            <w:top w:val="none" w:sz="0" w:space="0" w:color="auto"/>
            <w:left w:val="none" w:sz="0" w:space="0" w:color="auto"/>
            <w:bottom w:val="none" w:sz="0" w:space="0" w:color="auto"/>
            <w:right w:val="none" w:sz="0" w:space="0" w:color="auto"/>
          </w:divBdr>
        </w:div>
        <w:div w:id="579949863">
          <w:marLeft w:val="640"/>
          <w:marRight w:val="0"/>
          <w:marTop w:val="0"/>
          <w:marBottom w:val="0"/>
          <w:divBdr>
            <w:top w:val="none" w:sz="0" w:space="0" w:color="auto"/>
            <w:left w:val="none" w:sz="0" w:space="0" w:color="auto"/>
            <w:bottom w:val="none" w:sz="0" w:space="0" w:color="auto"/>
            <w:right w:val="none" w:sz="0" w:space="0" w:color="auto"/>
          </w:divBdr>
        </w:div>
        <w:div w:id="1344824433">
          <w:marLeft w:val="640"/>
          <w:marRight w:val="0"/>
          <w:marTop w:val="0"/>
          <w:marBottom w:val="0"/>
          <w:divBdr>
            <w:top w:val="none" w:sz="0" w:space="0" w:color="auto"/>
            <w:left w:val="none" w:sz="0" w:space="0" w:color="auto"/>
            <w:bottom w:val="none" w:sz="0" w:space="0" w:color="auto"/>
            <w:right w:val="none" w:sz="0" w:space="0" w:color="auto"/>
          </w:divBdr>
        </w:div>
        <w:div w:id="1659071821">
          <w:marLeft w:val="640"/>
          <w:marRight w:val="0"/>
          <w:marTop w:val="0"/>
          <w:marBottom w:val="0"/>
          <w:divBdr>
            <w:top w:val="none" w:sz="0" w:space="0" w:color="auto"/>
            <w:left w:val="none" w:sz="0" w:space="0" w:color="auto"/>
            <w:bottom w:val="none" w:sz="0" w:space="0" w:color="auto"/>
            <w:right w:val="none" w:sz="0" w:space="0" w:color="auto"/>
          </w:divBdr>
        </w:div>
        <w:div w:id="1564179524">
          <w:marLeft w:val="640"/>
          <w:marRight w:val="0"/>
          <w:marTop w:val="0"/>
          <w:marBottom w:val="0"/>
          <w:divBdr>
            <w:top w:val="none" w:sz="0" w:space="0" w:color="auto"/>
            <w:left w:val="none" w:sz="0" w:space="0" w:color="auto"/>
            <w:bottom w:val="none" w:sz="0" w:space="0" w:color="auto"/>
            <w:right w:val="none" w:sz="0" w:space="0" w:color="auto"/>
          </w:divBdr>
        </w:div>
        <w:div w:id="1695693887">
          <w:marLeft w:val="640"/>
          <w:marRight w:val="0"/>
          <w:marTop w:val="0"/>
          <w:marBottom w:val="0"/>
          <w:divBdr>
            <w:top w:val="none" w:sz="0" w:space="0" w:color="auto"/>
            <w:left w:val="none" w:sz="0" w:space="0" w:color="auto"/>
            <w:bottom w:val="none" w:sz="0" w:space="0" w:color="auto"/>
            <w:right w:val="none" w:sz="0" w:space="0" w:color="auto"/>
          </w:divBdr>
        </w:div>
        <w:div w:id="1505170204">
          <w:marLeft w:val="640"/>
          <w:marRight w:val="0"/>
          <w:marTop w:val="0"/>
          <w:marBottom w:val="0"/>
          <w:divBdr>
            <w:top w:val="none" w:sz="0" w:space="0" w:color="auto"/>
            <w:left w:val="none" w:sz="0" w:space="0" w:color="auto"/>
            <w:bottom w:val="none" w:sz="0" w:space="0" w:color="auto"/>
            <w:right w:val="none" w:sz="0" w:space="0" w:color="auto"/>
          </w:divBdr>
        </w:div>
        <w:div w:id="525098093">
          <w:marLeft w:val="640"/>
          <w:marRight w:val="0"/>
          <w:marTop w:val="0"/>
          <w:marBottom w:val="0"/>
          <w:divBdr>
            <w:top w:val="none" w:sz="0" w:space="0" w:color="auto"/>
            <w:left w:val="none" w:sz="0" w:space="0" w:color="auto"/>
            <w:bottom w:val="none" w:sz="0" w:space="0" w:color="auto"/>
            <w:right w:val="none" w:sz="0" w:space="0" w:color="auto"/>
          </w:divBdr>
        </w:div>
        <w:div w:id="1516076513">
          <w:marLeft w:val="640"/>
          <w:marRight w:val="0"/>
          <w:marTop w:val="0"/>
          <w:marBottom w:val="0"/>
          <w:divBdr>
            <w:top w:val="none" w:sz="0" w:space="0" w:color="auto"/>
            <w:left w:val="none" w:sz="0" w:space="0" w:color="auto"/>
            <w:bottom w:val="none" w:sz="0" w:space="0" w:color="auto"/>
            <w:right w:val="none" w:sz="0" w:space="0" w:color="auto"/>
          </w:divBdr>
        </w:div>
        <w:div w:id="1336884758">
          <w:marLeft w:val="640"/>
          <w:marRight w:val="0"/>
          <w:marTop w:val="0"/>
          <w:marBottom w:val="0"/>
          <w:divBdr>
            <w:top w:val="none" w:sz="0" w:space="0" w:color="auto"/>
            <w:left w:val="none" w:sz="0" w:space="0" w:color="auto"/>
            <w:bottom w:val="none" w:sz="0" w:space="0" w:color="auto"/>
            <w:right w:val="none" w:sz="0" w:space="0" w:color="auto"/>
          </w:divBdr>
        </w:div>
        <w:div w:id="1535582586">
          <w:marLeft w:val="640"/>
          <w:marRight w:val="0"/>
          <w:marTop w:val="0"/>
          <w:marBottom w:val="0"/>
          <w:divBdr>
            <w:top w:val="none" w:sz="0" w:space="0" w:color="auto"/>
            <w:left w:val="none" w:sz="0" w:space="0" w:color="auto"/>
            <w:bottom w:val="none" w:sz="0" w:space="0" w:color="auto"/>
            <w:right w:val="none" w:sz="0" w:space="0" w:color="auto"/>
          </w:divBdr>
        </w:div>
        <w:div w:id="1542281571">
          <w:marLeft w:val="640"/>
          <w:marRight w:val="0"/>
          <w:marTop w:val="0"/>
          <w:marBottom w:val="0"/>
          <w:divBdr>
            <w:top w:val="none" w:sz="0" w:space="0" w:color="auto"/>
            <w:left w:val="none" w:sz="0" w:space="0" w:color="auto"/>
            <w:bottom w:val="none" w:sz="0" w:space="0" w:color="auto"/>
            <w:right w:val="none" w:sz="0" w:space="0" w:color="auto"/>
          </w:divBdr>
        </w:div>
        <w:div w:id="1319571939">
          <w:marLeft w:val="640"/>
          <w:marRight w:val="0"/>
          <w:marTop w:val="0"/>
          <w:marBottom w:val="0"/>
          <w:divBdr>
            <w:top w:val="none" w:sz="0" w:space="0" w:color="auto"/>
            <w:left w:val="none" w:sz="0" w:space="0" w:color="auto"/>
            <w:bottom w:val="none" w:sz="0" w:space="0" w:color="auto"/>
            <w:right w:val="none" w:sz="0" w:space="0" w:color="auto"/>
          </w:divBdr>
        </w:div>
        <w:div w:id="887910211">
          <w:marLeft w:val="640"/>
          <w:marRight w:val="0"/>
          <w:marTop w:val="0"/>
          <w:marBottom w:val="0"/>
          <w:divBdr>
            <w:top w:val="none" w:sz="0" w:space="0" w:color="auto"/>
            <w:left w:val="none" w:sz="0" w:space="0" w:color="auto"/>
            <w:bottom w:val="none" w:sz="0" w:space="0" w:color="auto"/>
            <w:right w:val="none" w:sz="0" w:space="0" w:color="auto"/>
          </w:divBdr>
        </w:div>
        <w:div w:id="302390907">
          <w:marLeft w:val="640"/>
          <w:marRight w:val="0"/>
          <w:marTop w:val="0"/>
          <w:marBottom w:val="0"/>
          <w:divBdr>
            <w:top w:val="none" w:sz="0" w:space="0" w:color="auto"/>
            <w:left w:val="none" w:sz="0" w:space="0" w:color="auto"/>
            <w:bottom w:val="none" w:sz="0" w:space="0" w:color="auto"/>
            <w:right w:val="none" w:sz="0" w:space="0" w:color="auto"/>
          </w:divBdr>
        </w:div>
        <w:div w:id="1482698211">
          <w:marLeft w:val="640"/>
          <w:marRight w:val="0"/>
          <w:marTop w:val="0"/>
          <w:marBottom w:val="0"/>
          <w:divBdr>
            <w:top w:val="none" w:sz="0" w:space="0" w:color="auto"/>
            <w:left w:val="none" w:sz="0" w:space="0" w:color="auto"/>
            <w:bottom w:val="none" w:sz="0" w:space="0" w:color="auto"/>
            <w:right w:val="none" w:sz="0" w:space="0" w:color="auto"/>
          </w:divBdr>
        </w:div>
        <w:div w:id="1810829488">
          <w:marLeft w:val="640"/>
          <w:marRight w:val="0"/>
          <w:marTop w:val="0"/>
          <w:marBottom w:val="0"/>
          <w:divBdr>
            <w:top w:val="none" w:sz="0" w:space="0" w:color="auto"/>
            <w:left w:val="none" w:sz="0" w:space="0" w:color="auto"/>
            <w:bottom w:val="none" w:sz="0" w:space="0" w:color="auto"/>
            <w:right w:val="none" w:sz="0" w:space="0" w:color="auto"/>
          </w:divBdr>
        </w:div>
        <w:div w:id="1115099382">
          <w:marLeft w:val="640"/>
          <w:marRight w:val="0"/>
          <w:marTop w:val="0"/>
          <w:marBottom w:val="0"/>
          <w:divBdr>
            <w:top w:val="none" w:sz="0" w:space="0" w:color="auto"/>
            <w:left w:val="none" w:sz="0" w:space="0" w:color="auto"/>
            <w:bottom w:val="none" w:sz="0" w:space="0" w:color="auto"/>
            <w:right w:val="none" w:sz="0" w:space="0" w:color="auto"/>
          </w:divBdr>
        </w:div>
        <w:div w:id="889610522">
          <w:marLeft w:val="640"/>
          <w:marRight w:val="0"/>
          <w:marTop w:val="0"/>
          <w:marBottom w:val="0"/>
          <w:divBdr>
            <w:top w:val="none" w:sz="0" w:space="0" w:color="auto"/>
            <w:left w:val="none" w:sz="0" w:space="0" w:color="auto"/>
            <w:bottom w:val="none" w:sz="0" w:space="0" w:color="auto"/>
            <w:right w:val="none" w:sz="0" w:space="0" w:color="auto"/>
          </w:divBdr>
        </w:div>
        <w:div w:id="1057896644">
          <w:marLeft w:val="640"/>
          <w:marRight w:val="0"/>
          <w:marTop w:val="0"/>
          <w:marBottom w:val="0"/>
          <w:divBdr>
            <w:top w:val="none" w:sz="0" w:space="0" w:color="auto"/>
            <w:left w:val="none" w:sz="0" w:space="0" w:color="auto"/>
            <w:bottom w:val="none" w:sz="0" w:space="0" w:color="auto"/>
            <w:right w:val="none" w:sz="0" w:space="0" w:color="auto"/>
          </w:divBdr>
        </w:div>
        <w:div w:id="1655183366">
          <w:marLeft w:val="640"/>
          <w:marRight w:val="0"/>
          <w:marTop w:val="0"/>
          <w:marBottom w:val="0"/>
          <w:divBdr>
            <w:top w:val="none" w:sz="0" w:space="0" w:color="auto"/>
            <w:left w:val="none" w:sz="0" w:space="0" w:color="auto"/>
            <w:bottom w:val="none" w:sz="0" w:space="0" w:color="auto"/>
            <w:right w:val="none" w:sz="0" w:space="0" w:color="auto"/>
          </w:divBdr>
        </w:div>
        <w:div w:id="626620902">
          <w:marLeft w:val="640"/>
          <w:marRight w:val="0"/>
          <w:marTop w:val="0"/>
          <w:marBottom w:val="0"/>
          <w:divBdr>
            <w:top w:val="none" w:sz="0" w:space="0" w:color="auto"/>
            <w:left w:val="none" w:sz="0" w:space="0" w:color="auto"/>
            <w:bottom w:val="none" w:sz="0" w:space="0" w:color="auto"/>
            <w:right w:val="none" w:sz="0" w:space="0" w:color="auto"/>
          </w:divBdr>
        </w:div>
        <w:div w:id="366372104">
          <w:marLeft w:val="640"/>
          <w:marRight w:val="0"/>
          <w:marTop w:val="0"/>
          <w:marBottom w:val="0"/>
          <w:divBdr>
            <w:top w:val="none" w:sz="0" w:space="0" w:color="auto"/>
            <w:left w:val="none" w:sz="0" w:space="0" w:color="auto"/>
            <w:bottom w:val="none" w:sz="0" w:space="0" w:color="auto"/>
            <w:right w:val="none" w:sz="0" w:space="0" w:color="auto"/>
          </w:divBdr>
        </w:div>
        <w:div w:id="2140682883">
          <w:marLeft w:val="640"/>
          <w:marRight w:val="0"/>
          <w:marTop w:val="0"/>
          <w:marBottom w:val="0"/>
          <w:divBdr>
            <w:top w:val="none" w:sz="0" w:space="0" w:color="auto"/>
            <w:left w:val="none" w:sz="0" w:space="0" w:color="auto"/>
            <w:bottom w:val="none" w:sz="0" w:space="0" w:color="auto"/>
            <w:right w:val="none" w:sz="0" w:space="0" w:color="auto"/>
          </w:divBdr>
        </w:div>
        <w:div w:id="1483545777">
          <w:marLeft w:val="640"/>
          <w:marRight w:val="0"/>
          <w:marTop w:val="0"/>
          <w:marBottom w:val="0"/>
          <w:divBdr>
            <w:top w:val="none" w:sz="0" w:space="0" w:color="auto"/>
            <w:left w:val="none" w:sz="0" w:space="0" w:color="auto"/>
            <w:bottom w:val="none" w:sz="0" w:space="0" w:color="auto"/>
            <w:right w:val="none" w:sz="0" w:space="0" w:color="auto"/>
          </w:divBdr>
        </w:div>
        <w:div w:id="1074476745">
          <w:marLeft w:val="640"/>
          <w:marRight w:val="0"/>
          <w:marTop w:val="0"/>
          <w:marBottom w:val="0"/>
          <w:divBdr>
            <w:top w:val="none" w:sz="0" w:space="0" w:color="auto"/>
            <w:left w:val="none" w:sz="0" w:space="0" w:color="auto"/>
            <w:bottom w:val="none" w:sz="0" w:space="0" w:color="auto"/>
            <w:right w:val="none" w:sz="0" w:space="0" w:color="auto"/>
          </w:divBdr>
        </w:div>
        <w:div w:id="1742101335">
          <w:marLeft w:val="640"/>
          <w:marRight w:val="0"/>
          <w:marTop w:val="0"/>
          <w:marBottom w:val="0"/>
          <w:divBdr>
            <w:top w:val="none" w:sz="0" w:space="0" w:color="auto"/>
            <w:left w:val="none" w:sz="0" w:space="0" w:color="auto"/>
            <w:bottom w:val="none" w:sz="0" w:space="0" w:color="auto"/>
            <w:right w:val="none" w:sz="0" w:space="0" w:color="auto"/>
          </w:divBdr>
        </w:div>
        <w:div w:id="838811973">
          <w:marLeft w:val="640"/>
          <w:marRight w:val="0"/>
          <w:marTop w:val="0"/>
          <w:marBottom w:val="0"/>
          <w:divBdr>
            <w:top w:val="none" w:sz="0" w:space="0" w:color="auto"/>
            <w:left w:val="none" w:sz="0" w:space="0" w:color="auto"/>
            <w:bottom w:val="none" w:sz="0" w:space="0" w:color="auto"/>
            <w:right w:val="none" w:sz="0" w:space="0" w:color="auto"/>
          </w:divBdr>
        </w:div>
        <w:div w:id="160316129">
          <w:marLeft w:val="640"/>
          <w:marRight w:val="0"/>
          <w:marTop w:val="0"/>
          <w:marBottom w:val="0"/>
          <w:divBdr>
            <w:top w:val="none" w:sz="0" w:space="0" w:color="auto"/>
            <w:left w:val="none" w:sz="0" w:space="0" w:color="auto"/>
            <w:bottom w:val="none" w:sz="0" w:space="0" w:color="auto"/>
            <w:right w:val="none" w:sz="0" w:space="0" w:color="auto"/>
          </w:divBdr>
        </w:div>
        <w:div w:id="1410687215">
          <w:marLeft w:val="640"/>
          <w:marRight w:val="0"/>
          <w:marTop w:val="0"/>
          <w:marBottom w:val="0"/>
          <w:divBdr>
            <w:top w:val="none" w:sz="0" w:space="0" w:color="auto"/>
            <w:left w:val="none" w:sz="0" w:space="0" w:color="auto"/>
            <w:bottom w:val="none" w:sz="0" w:space="0" w:color="auto"/>
            <w:right w:val="none" w:sz="0" w:space="0" w:color="auto"/>
          </w:divBdr>
        </w:div>
        <w:div w:id="1384645238">
          <w:marLeft w:val="640"/>
          <w:marRight w:val="0"/>
          <w:marTop w:val="0"/>
          <w:marBottom w:val="0"/>
          <w:divBdr>
            <w:top w:val="none" w:sz="0" w:space="0" w:color="auto"/>
            <w:left w:val="none" w:sz="0" w:space="0" w:color="auto"/>
            <w:bottom w:val="none" w:sz="0" w:space="0" w:color="auto"/>
            <w:right w:val="none" w:sz="0" w:space="0" w:color="auto"/>
          </w:divBdr>
        </w:div>
        <w:div w:id="1773814330">
          <w:marLeft w:val="640"/>
          <w:marRight w:val="0"/>
          <w:marTop w:val="0"/>
          <w:marBottom w:val="0"/>
          <w:divBdr>
            <w:top w:val="none" w:sz="0" w:space="0" w:color="auto"/>
            <w:left w:val="none" w:sz="0" w:space="0" w:color="auto"/>
            <w:bottom w:val="none" w:sz="0" w:space="0" w:color="auto"/>
            <w:right w:val="none" w:sz="0" w:space="0" w:color="auto"/>
          </w:divBdr>
        </w:div>
        <w:div w:id="1243680234">
          <w:marLeft w:val="640"/>
          <w:marRight w:val="0"/>
          <w:marTop w:val="0"/>
          <w:marBottom w:val="0"/>
          <w:divBdr>
            <w:top w:val="none" w:sz="0" w:space="0" w:color="auto"/>
            <w:left w:val="none" w:sz="0" w:space="0" w:color="auto"/>
            <w:bottom w:val="none" w:sz="0" w:space="0" w:color="auto"/>
            <w:right w:val="none" w:sz="0" w:space="0" w:color="auto"/>
          </w:divBdr>
        </w:div>
        <w:div w:id="1681004734">
          <w:marLeft w:val="640"/>
          <w:marRight w:val="0"/>
          <w:marTop w:val="0"/>
          <w:marBottom w:val="0"/>
          <w:divBdr>
            <w:top w:val="none" w:sz="0" w:space="0" w:color="auto"/>
            <w:left w:val="none" w:sz="0" w:space="0" w:color="auto"/>
            <w:bottom w:val="none" w:sz="0" w:space="0" w:color="auto"/>
            <w:right w:val="none" w:sz="0" w:space="0" w:color="auto"/>
          </w:divBdr>
        </w:div>
        <w:div w:id="938104617">
          <w:marLeft w:val="640"/>
          <w:marRight w:val="0"/>
          <w:marTop w:val="0"/>
          <w:marBottom w:val="0"/>
          <w:divBdr>
            <w:top w:val="none" w:sz="0" w:space="0" w:color="auto"/>
            <w:left w:val="none" w:sz="0" w:space="0" w:color="auto"/>
            <w:bottom w:val="none" w:sz="0" w:space="0" w:color="auto"/>
            <w:right w:val="none" w:sz="0" w:space="0" w:color="auto"/>
          </w:divBdr>
        </w:div>
        <w:div w:id="1806043284">
          <w:marLeft w:val="640"/>
          <w:marRight w:val="0"/>
          <w:marTop w:val="0"/>
          <w:marBottom w:val="0"/>
          <w:divBdr>
            <w:top w:val="none" w:sz="0" w:space="0" w:color="auto"/>
            <w:left w:val="none" w:sz="0" w:space="0" w:color="auto"/>
            <w:bottom w:val="none" w:sz="0" w:space="0" w:color="auto"/>
            <w:right w:val="none" w:sz="0" w:space="0" w:color="auto"/>
          </w:divBdr>
        </w:div>
        <w:div w:id="852647119">
          <w:marLeft w:val="640"/>
          <w:marRight w:val="0"/>
          <w:marTop w:val="0"/>
          <w:marBottom w:val="0"/>
          <w:divBdr>
            <w:top w:val="none" w:sz="0" w:space="0" w:color="auto"/>
            <w:left w:val="none" w:sz="0" w:space="0" w:color="auto"/>
            <w:bottom w:val="none" w:sz="0" w:space="0" w:color="auto"/>
            <w:right w:val="none" w:sz="0" w:space="0" w:color="auto"/>
          </w:divBdr>
        </w:div>
        <w:div w:id="373773948">
          <w:marLeft w:val="640"/>
          <w:marRight w:val="0"/>
          <w:marTop w:val="0"/>
          <w:marBottom w:val="0"/>
          <w:divBdr>
            <w:top w:val="none" w:sz="0" w:space="0" w:color="auto"/>
            <w:left w:val="none" w:sz="0" w:space="0" w:color="auto"/>
            <w:bottom w:val="none" w:sz="0" w:space="0" w:color="auto"/>
            <w:right w:val="none" w:sz="0" w:space="0" w:color="auto"/>
          </w:divBdr>
        </w:div>
        <w:div w:id="1898121722">
          <w:marLeft w:val="640"/>
          <w:marRight w:val="0"/>
          <w:marTop w:val="0"/>
          <w:marBottom w:val="0"/>
          <w:divBdr>
            <w:top w:val="none" w:sz="0" w:space="0" w:color="auto"/>
            <w:left w:val="none" w:sz="0" w:space="0" w:color="auto"/>
            <w:bottom w:val="none" w:sz="0" w:space="0" w:color="auto"/>
            <w:right w:val="none" w:sz="0" w:space="0" w:color="auto"/>
          </w:divBdr>
        </w:div>
        <w:div w:id="945422985">
          <w:marLeft w:val="640"/>
          <w:marRight w:val="0"/>
          <w:marTop w:val="0"/>
          <w:marBottom w:val="0"/>
          <w:divBdr>
            <w:top w:val="none" w:sz="0" w:space="0" w:color="auto"/>
            <w:left w:val="none" w:sz="0" w:space="0" w:color="auto"/>
            <w:bottom w:val="none" w:sz="0" w:space="0" w:color="auto"/>
            <w:right w:val="none" w:sz="0" w:space="0" w:color="auto"/>
          </w:divBdr>
        </w:div>
        <w:div w:id="1215501950">
          <w:marLeft w:val="640"/>
          <w:marRight w:val="0"/>
          <w:marTop w:val="0"/>
          <w:marBottom w:val="0"/>
          <w:divBdr>
            <w:top w:val="none" w:sz="0" w:space="0" w:color="auto"/>
            <w:left w:val="none" w:sz="0" w:space="0" w:color="auto"/>
            <w:bottom w:val="none" w:sz="0" w:space="0" w:color="auto"/>
            <w:right w:val="none" w:sz="0" w:space="0" w:color="auto"/>
          </w:divBdr>
        </w:div>
        <w:div w:id="1972905411">
          <w:marLeft w:val="640"/>
          <w:marRight w:val="0"/>
          <w:marTop w:val="0"/>
          <w:marBottom w:val="0"/>
          <w:divBdr>
            <w:top w:val="none" w:sz="0" w:space="0" w:color="auto"/>
            <w:left w:val="none" w:sz="0" w:space="0" w:color="auto"/>
            <w:bottom w:val="none" w:sz="0" w:space="0" w:color="auto"/>
            <w:right w:val="none" w:sz="0" w:space="0" w:color="auto"/>
          </w:divBdr>
        </w:div>
        <w:div w:id="740099597">
          <w:marLeft w:val="640"/>
          <w:marRight w:val="0"/>
          <w:marTop w:val="0"/>
          <w:marBottom w:val="0"/>
          <w:divBdr>
            <w:top w:val="none" w:sz="0" w:space="0" w:color="auto"/>
            <w:left w:val="none" w:sz="0" w:space="0" w:color="auto"/>
            <w:bottom w:val="none" w:sz="0" w:space="0" w:color="auto"/>
            <w:right w:val="none" w:sz="0" w:space="0" w:color="auto"/>
          </w:divBdr>
        </w:div>
        <w:div w:id="900167772">
          <w:marLeft w:val="640"/>
          <w:marRight w:val="0"/>
          <w:marTop w:val="0"/>
          <w:marBottom w:val="0"/>
          <w:divBdr>
            <w:top w:val="none" w:sz="0" w:space="0" w:color="auto"/>
            <w:left w:val="none" w:sz="0" w:space="0" w:color="auto"/>
            <w:bottom w:val="none" w:sz="0" w:space="0" w:color="auto"/>
            <w:right w:val="none" w:sz="0" w:space="0" w:color="auto"/>
          </w:divBdr>
        </w:div>
        <w:div w:id="117071024">
          <w:marLeft w:val="640"/>
          <w:marRight w:val="0"/>
          <w:marTop w:val="0"/>
          <w:marBottom w:val="0"/>
          <w:divBdr>
            <w:top w:val="none" w:sz="0" w:space="0" w:color="auto"/>
            <w:left w:val="none" w:sz="0" w:space="0" w:color="auto"/>
            <w:bottom w:val="none" w:sz="0" w:space="0" w:color="auto"/>
            <w:right w:val="none" w:sz="0" w:space="0" w:color="auto"/>
          </w:divBdr>
        </w:div>
        <w:div w:id="1641111745">
          <w:marLeft w:val="640"/>
          <w:marRight w:val="0"/>
          <w:marTop w:val="0"/>
          <w:marBottom w:val="0"/>
          <w:divBdr>
            <w:top w:val="none" w:sz="0" w:space="0" w:color="auto"/>
            <w:left w:val="none" w:sz="0" w:space="0" w:color="auto"/>
            <w:bottom w:val="none" w:sz="0" w:space="0" w:color="auto"/>
            <w:right w:val="none" w:sz="0" w:space="0" w:color="auto"/>
          </w:divBdr>
        </w:div>
        <w:div w:id="1885946677">
          <w:marLeft w:val="640"/>
          <w:marRight w:val="0"/>
          <w:marTop w:val="0"/>
          <w:marBottom w:val="0"/>
          <w:divBdr>
            <w:top w:val="none" w:sz="0" w:space="0" w:color="auto"/>
            <w:left w:val="none" w:sz="0" w:space="0" w:color="auto"/>
            <w:bottom w:val="none" w:sz="0" w:space="0" w:color="auto"/>
            <w:right w:val="none" w:sz="0" w:space="0" w:color="auto"/>
          </w:divBdr>
        </w:div>
        <w:div w:id="1734817578">
          <w:marLeft w:val="640"/>
          <w:marRight w:val="0"/>
          <w:marTop w:val="0"/>
          <w:marBottom w:val="0"/>
          <w:divBdr>
            <w:top w:val="none" w:sz="0" w:space="0" w:color="auto"/>
            <w:left w:val="none" w:sz="0" w:space="0" w:color="auto"/>
            <w:bottom w:val="none" w:sz="0" w:space="0" w:color="auto"/>
            <w:right w:val="none" w:sz="0" w:space="0" w:color="auto"/>
          </w:divBdr>
        </w:div>
        <w:div w:id="1850095939">
          <w:marLeft w:val="640"/>
          <w:marRight w:val="0"/>
          <w:marTop w:val="0"/>
          <w:marBottom w:val="0"/>
          <w:divBdr>
            <w:top w:val="none" w:sz="0" w:space="0" w:color="auto"/>
            <w:left w:val="none" w:sz="0" w:space="0" w:color="auto"/>
            <w:bottom w:val="none" w:sz="0" w:space="0" w:color="auto"/>
            <w:right w:val="none" w:sz="0" w:space="0" w:color="auto"/>
          </w:divBdr>
        </w:div>
        <w:div w:id="1587031208">
          <w:marLeft w:val="640"/>
          <w:marRight w:val="0"/>
          <w:marTop w:val="0"/>
          <w:marBottom w:val="0"/>
          <w:divBdr>
            <w:top w:val="none" w:sz="0" w:space="0" w:color="auto"/>
            <w:left w:val="none" w:sz="0" w:space="0" w:color="auto"/>
            <w:bottom w:val="none" w:sz="0" w:space="0" w:color="auto"/>
            <w:right w:val="none" w:sz="0" w:space="0" w:color="auto"/>
          </w:divBdr>
        </w:div>
        <w:div w:id="1338314668">
          <w:marLeft w:val="640"/>
          <w:marRight w:val="0"/>
          <w:marTop w:val="0"/>
          <w:marBottom w:val="0"/>
          <w:divBdr>
            <w:top w:val="none" w:sz="0" w:space="0" w:color="auto"/>
            <w:left w:val="none" w:sz="0" w:space="0" w:color="auto"/>
            <w:bottom w:val="none" w:sz="0" w:space="0" w:color="auto"/>
            <w:right w:val="none" w:sz="0" w:space="0" w:color="auto"/>
          </w:divBdr>
        </w:div>
        <w:div w:id="1407263400">
          <w:marLeft w:val="640"/>
          <w:marRight w:val="0"/>
          <w:marTop w:val="0"/>
          <w:marBottom w:val="0"/>
          <w:divBdr>
            <w:top w:val="none" w:sz="0" w:space="0" w:color="auto"/>
            <w:left w:val="none" w:sz="0" w:space="0" w:color="auto"/>
            <w:bottom w:val="none" w:sz="0" w:space="0" w:color="auto"/>
            <w:right w:val="none" w:sz="0" w:space="0" w:color="auto"/>
          </w:divBdr>
        </w:div>
        <w:div w:id="405416608">
          <w:marLeft w:val="640"/>
          <w:marRight w:val="0"/>
          <w:marTop w:val="0"/>
          <w:marBottom w:val="0"/>
          <w:divBdr>
            <w:top w:val="none" w:sz="0" w:space="0" w:color="auto"/>
            <w:left w:val="none" w:sz="0" w:space="0" w:color="auto"/>
            <w:bottom w:val="none" w:sz="0" w:space="0" w:color="auto"/>
            <w:right w:val="none" w:sz="0" w:space="0" w:color="auto"/>
          </w:divBdr>
        </w:div>
        <w:div w:id="1533877192">
          <w:marLeft w:val="640"/>
          <w:marRight w:val="0"/>
          <w:marTop w:val="0"/>
          <w:marBottom w:val="0"/>
          <w:divBdr>
            <w:top w:val="none" w:sz="0" w:space="0" w:color="auto"/>
            <w:left w:val="none" w:sz="0" w:space="0" w:color="auto"/>
            <w:bottom w:val="none" w:sz="0" w:space="0" w:color="auto"/>
            <w:right w:val="none" w:sz="0" w:space="0" w:color="auto"/>
          </w:divBdr>
        </w:div>
        <w:div w:id="1632977471">
          <w:marLeft w:val="640"/>
          <w:marRight w:val="0"/>
          <w:marTop w:val="0"/>
          <w:marBottom w:val="0"/>
          <w:divBdr>
            <w:top w:val="none" w:sz="0" w:space="0" w:color="auto"/>
            <w:left w:val="none" w:sz="0" w:space="0" w:color="auto"/>
            <w:bottom w:val="none" w:sz="0" w:space="0" w:color="auto"/>
            <w:right w:val="none" w:sz="0" w:space="0" w:color="auto"/>
          </w:divBdr>
        </w:div>
        <w:div w:id="340547720">
          <w:marLeft w:val="640"/>
          <w:marRight w:val="0"/>
          <w:marTop w:val="0"/>
          <w:marBottom w:val="0"/>
          <w:divBdr>
            <w:top w:val="none" w:sz="0" w:space="0" w:color="auto"/>
            <w:left w:val="none" w:sz="0" w:space="0" w:color="auto"/>
            <w:bottom w:val="none" w:sz="0" w:space="0" w:color="auto"/>
            <w:right w:val="none" w:sz="0" w:space="0" w:color="auto"/>
          </w:divBdr>
        </w:div>
        <w:div w:id="1870145427">
          <w:marLeft w:val="640"/>
          <w:marRight w:val="0"/>
          <w:marTop w:val="0"/>
          <w:marBottom w:val="0"/>
          <w:divBdr>
            <w:top w:val="none" w:sz="0" w:space="0" w:color="auto"/>
            <w:left w:val="none" w:sz="0" w:space="0" w:color="auto"/>
            <w:bottom w:val="none" w:sz="0" w:space="0" w:color="auto"/>
            <w:right w:val="none" w:sz="0" w:space="0" w:color="auto"/>
          </w:divBdr>
        </w:div>
        <w:div w:id="1088767013">
          <w:marLeft w:val="640"/>
          <w:marRight w:val="0"/>
          <w:marTop w:val="0"/>
          <w:marBottom w:val="0"/>
          <w:divBdr>
            <w:top w:val="none" w:sz="0" w:space="0" w:color="auto"/>
            <w:left w:val="none" w:sz="0" w:space="0" w:color="auto"/>
            <w:bottom w:val="none" w:sz="0" w:space="0" w:color="auto"/>
            <w:right w:val="none" w:sz="0" w:space="0" w:color="auto"/>
          </w:divBdr>
        </w:div>
        <w:div w:id="1590503100">
          <w:marLeft w:val="640"/>
          <w:marRight w:val="0"/>
          <w:marTop w:val="0"/>
          <w:marBottom w:val="0"/>
          <w:divBdr>
            <w:top w:val="none" w:sz="0" w:space="0" w:color="auto"/>
            <w:left w:val="none" w:sz="0" w:space="0" w:color="auto"/>
            <w:bottom w:val="none" w:sz="0" w:space="0" w:color="auto"/>
            <w:right w:val="none" w:sz="0" w:space="0" w:color="auto"/>
          </w:divBdr>
        </w:div>
        <w:div w:id="394163072">
          <w:marLeft w:val="640"/>
          <w:marRight w:val="0"/>
          <w:marTop w:val="0"/>
          <w:marBottom w:val="0"/>
          <w:divBdr>
            <w:top w:val="none" w:sz="0" w:space="0" w:color="auto"/>
            <w:left w:val="none" w:sz="0" w:space="0" w:color="auto"/>
            <w:bottom w:val="none" w:sz="0" w:space="0" w:color="auto"/>
            <w:right w:val="none" w:sz="0" w:space="0" w:color="auto"/>
          </w:divBdr>
        </w:div>
        <w:div w:id="790056432">
          <w:marLeft w:val="640"/>
          <w:marRight w:val="0"/>
          <w:marTop w:val="0"/>
          <w:marBottom w:val="0"/>
          <w:divBdr>
            <w:top w:val="none" w:sz="0" w:space="0" w:color="auto"/>
            <w:left w:val="none" w:sz="0" w:space="0" w:color="auto"/>
            <w:bottom w:val="none" w:sz="0" w:space="0" w:color="auto"/>
            <w:right w:val="none" w:sz="0" w:space="0" w:color="auto"/>
          </w:divBdr>
        </w:div>
        <w:div w:id="499543993">
          <w:marLeft w:val="640"/>
          <w:marRight w:val="0"/>
          <w:marTop w:val="0"/>
          <w:marBottom w:val="0"/>
          <w:divBdr>
            <w:top w:val="none" w:sz="0" w:space="0" w:color="auto"/>
            <w:left w:val="none" w:sz="0" w:space="0" w:color="auto"/>
            <w:bottom w:val="none" w:sz="0" w:space="0" w:color="auto"/>
            <w:right w:val="none" w:sz="0" w:space="0" w:color="auto"/>
          </w:divBdr>
        </w:div>
        <w:div w:id="795026190">
          <w:marLeft w:val="640"/>
          <w:marRight w:val="0"/>
          <w:marTop w:val="0"/>
          <w:marBottom w:val="0"/>
          <w:divBdr>
            <w:top w:val="none" w:sz="0" w:space="0" w:color="auto"/>
            <w:left w:val="none" w:sz="0" w:space="0" w:color="auto"/>
            <w:bottom w:val="none" w:sz="0" w:space="0" w:color="auto"/>
            <w:right w:val="none" w:sz="0" w:space="0" w:color="auto"/>
          </w:divBdr>
        </w:div>
        <w:div w:id="1826819184">
          <w:marLeft w:val="640"/>
          <w:marRight w:val="0"/>
          <w:marTop w:val="0"/>
          <w:marBottom w:val="0"/>
          <w:divBdr>
            <w:top w:val="none" w:sz="0" w:space="0" w:color="auto"/>
            <w:left w:val="none" w:sz="0" w:space="0" w:color="auto"/>
            <w:bottom w:val="none" w:sz="0" w:space="0" w:color="auto"/>
            <w:right w:val="none" w:sz="0" w:space="0" w:color="auto"/>
          </w:divBdr>
        </w:div>
        <w:div w:id="613054684">
          <w:marLeft w:val="640"/>
          <w:marRight w:val="0"/>
          <w:marTop w:val="0"/>
          <w:marBottom w:val="0"/>
          <w:divBdr>
            <w:top w:val="none" w:sz="0" w:space="0" w:color="auto"/>
            <w:left w:val="none" w:sz="0" w:space="0" w:color="auto"/>
            <w:bottom w:val="none" w:sz="0" w:space="0" w:color="auto"/>
            <w:right w:val="none" w:sz="0" w:space="0" w:color="auto"/>
          </w:divBdr>
        </w:div>
        <w:div w:id="864485535">
          <w:marLeft w:val="640"/>
          <w:marRight w:val="0"/>
          <w:marTop w:val="0"/>
          <w:marBottom w:val="0"/>
          <w:divBdr>
            <w:top w:val="none" w:sz="0" w:space="0" w:color="auto"/>
            <w:left w:val="none" w:sz="0" w:space="0" w:color="auto"/>
            <w:bottom w:val="none" w:sz="0" w:space="0" w:color="auto"/>
            <w:right w:val="none" w:sz="0" w:space="0" w:color="auto"/>
          </w:divBdr>
        </w:div>
        <w:div w:id="1592009126">
          <w:marLeft w:val="640"/>
          <w:marRight w:val="0"/>
          <w:marTop w:val="0"/>
          <w:marBottom w:val="0"/>
          <w:divBdr>
            <w:top w:val="none" w:sz="0" w:space="0" w:color="auto"/>
            <w:left w:val="none" w:sz="0" w:space="0" w:color="auto"/>
            <w:bottom w:val="none" w:sz="0" w:space="0" w:color="auto"/>
            <w:right w:val="none" w:sz="0" w:space="0" w:color="auto"/>
          </w:divBdr>
        </w:div>
        <w:div w:id="2003503629">
          <w:marLeft w:val="640"/>
          <w:marRight w:val="0"/>
          <w:marTop w:val="0"/>
          <w:marBottom w:val="0"/>
          <w:divBdr>
            <w:top w:val="none" w:sz="0" w:space="0" w:color="auto"/>
            <w:left w:val="none" w:sz="0" w:space="0" w:color="auto"/>
            <w:bottom w:val="none" w:sz="0" w:space="0" w:color="auto"/>
            <w:right w:val="none" w:sz="0" w:space="0" w:color="auto"/>
          </w:divBdr>
        </w:div>
        <w:div w:id="261837013">
          <w:marLeft w:val="640"/>
          <w:marRight w:val="0"/>
          <w:marTop w:val="0"/>
          <w:marBottom w:val="0"/>
          <w:divBdr>
            <w:top w:val="none" w:sz="0" w:space="0" w:color="auto"/>
            <w:left w:val="none" w:sz="0" w:space="0" w:color="auto"/>
            <w:bottom w:val="none" w:sz="0" w:space="0" w:color="auto"/>
            <w:right w:val="none" w:sz="0" w:space="0" w:color="auto"/>
          </w:divBdr>
        </w:div>
        <w:div w:id="249586871">
          <w:marLeft w:val="640"/>
          <w:marRight w:val="0"/>
          <w:marTop w:val="0"/>
          <w:marBottom w:val="0"/>
          <w:divBdr>
            <w:top w:val="none" w:sz="0" w:space="0" w:color="auto"/>
            <w:left w:val="none" w:sz="0" w:space="0" w:color="auto"/>
            <w:bottom w:val="none" w:sz="0" w:space="0" w:color="auto"/>
            <w:right w:val="none" w:sz="0" w:space="0" w:color="auto"/>
          </w:divBdr>
        </w:div>
        <w:div w:id="1468088302">
          <w:marLeft w:val="640"/>
          <w:marRight w:val="0"/>
          <w:marTop w:val="0"/>
          <w:marBottom w:val="0"/>
          <w:divBdr>
            <w:top w:val="none" w:sz="0" w:space="0" w:color="auto"/>
            <w:left w:val="none" w:sz="0" w:space="0" w:color="auto"/>
            <w:bottom w:val="none" w:sz="0" w:space="0" w:color="auto"/>
            <w:right w:val="none" w:sz="0" w:space="0" w:color="auto"/>
          </w:divBdr>
        </w:div>
        <w:div w:id="826868761">
          <w:marLeft w:val="640"/>
          <w:marRight w:val="0"/>
          <w:marTop w:val="0"/>
          <w:marBottom w:val="0"/>
          <w:divBdr>
            <w:top w:val="none" w:sz="0" w:space="0" w:color="auto"/>
            <w:left w:val="none" w:sz="0" w:space="0" w:color="auto"/>
            <w:bottom w:val="none" w:sz="0" w:space="0" w:color="auto"/>
            <w:right w:val="none" w:sz="0" w:space="0" w:color="auto"/>
          </w:divBdr>
        </w:div>
        <w:div w:id="872617103">
          <w:marLeft w:val="640"/>
          <w:marRight w:val="0"/>
          <w:marTop w:val="0"/>
          <w:marBottom w:val="0"/>
          <w:divBdr>
            <w:top w:val="none" w:sz="0" w:space="0" w:color="auto"/>
            <w:left w:val="none" w:sz="0" w:space="0" w:color="auto"/>
            <w:bottom w:val="none" w:sz="0" w:space="0" w:color="auto"/>
            <w:right w:val="none" w:sz="0" w:space="0" w:color="auto"/>
          </w:divBdr>
        </w:div>
        <w:div w:id="1159924545">
          <w:marLeft w:val="640"/>
          <w:marRight w:val="0"/>
          <w:marTop w:val="0"/>
          <w:marBottom w:val="0"/>
          <w:divBdr>
            <w:top w:val="none" w:sz="0" w:space="0" w:color="auto"/>
            <w:left w:val="none" w:sz="0" w:space="0" w:color="auto"/>
            <w:bottom w:val="none" w:sz="0" w:space="0" w:color="auto"/>
            <w:right w:val="none" w:sz="0" w:space="0" w:color="auto"/>
          </w:divBdr>
        </w:div>
        <w:div w:id="1039432868">
          <w:marLeft w:val="640"/>
          <w:marRight w:val="0"/>
          <w:marTop w:val="0"/>
          <w:marBottom w:val="0"/>
          <w:divBdr>
            <w:top w:val="none" w:sz="0" w:space="0" w:color="auto"/>
            <w:left w:val="none" w:sz="0" w:space="0" w:color="auto"/>
            <w:bottom w:val="none" w:sz="0" w:space="0" w:color="auto"/>
            <w:right w:val="none" w:sz="0" w:space="0" w:color="auto"/>
          </w:divBdr>
        </w:div>
        <w:div w:id="1509103290">
          <w:marLeft w:val="640"/>
          <w:marRight w:val="0"/>
          <w:marTop w:val="0"/>
          <w:marBottom w:val="0"/>
          <w:divBdr>
            <w:top w:val="none" w:sz="0" w:space="0" w:color="auto"/>
            <w:left w:val="none" w:sz="0" w:space="0" w:color="auto"/>
            <w:bottom w:val="none" w:sz="0" w:space="0" w:color="auto"/>
            <w:right w:val="none" w:sz="0" w:space="0" w:color="auto"/>
          </w:divBdr>
        </w:div>
        <w:div w:id="2097826219">
          <w:marLeft w:val="640"/>
          <w:marRight w:val="0"/>
          <w:marTop w:val="0"/>
          <w:marBottom w:val="0"/>
          <w:divBdr>
            <w:top w:val="none" w:sz="0" w:space="0" w:color="auto"/>
            <w:left w:val="none" w:sz="0" w:space="0" w:color="auto"/>
            <w:bottom w:val="none" w:sz="0" w:space="0" w:color="auto"/>
            <w:right w:val="none" w:sz="0" w:space="0" w:color="auto"/>
          </w:divBdr>
        </w:div>
        <w:div w:id="908342883">
          <w:marLeft w:val="640"/>
          <w:marRight w:val="0"/>
          <w:marTop w:val="0"/>
          <w:marBottom w:val="0"/>
          <w:divBdr>
            <w:top w:val="none" w:sz="0" w:space="0" w:color="auto"/>
            <w:left w:val="none" w:sz="0" w:space="0" w:color="auto"/>
            <w:bottom w:val="none" w:sz="0" w:space="0" w:color="auto"/>
            <w:right w:val="none" w:sz="0" w:space="0" w:color="auto"/>
          </w:divBdr>
        </w:div>
        <w:div w:id="173039918">
          <w:marLeft w:val="640"/>
          <w:marRight w:val="0"/>
          <w:marTop w:val="0"/>
          <w:marBottom w:val="0"/>
          <w:divBdr>
            <w:top w:val="none" w:sz="0" w:space="0" w:color="auto"/>
            <w:left w:val="none" w:sz="0" w:space="0" w:color="auto"/>
            <w:bottom w:val="none" w:sz="0" w:space="0" w:color="auto"/>
            <w:right w:val="none" w:sz="0" w:space="0" w:color="auto"/>
          </w:divBdr>
        </w:div>
        <w:div w:id="1472167789">
          <w:marLeft w:val="640"/>
          <w:marRight w:val="0"/>
          <w:marTop w:val="0"/>
          <w:marBottom w:val="0"/>
          <w:divBdr>
            <w:top w:val="none" w:sz="0" w:space="0" w:color="auto"/>
            <w:left w:val="none" w:sz="0" w:space="0" w:color="auto"/>
            <w:bottom w:val="none" w:sz="0" w:space="0" w:color="auto"/>
            <w:right w:val="none" w:sz="0" w:space="0" w:color="auto"/>
          </w:divBdr>
        </w:div>
        <w:div w:id="360595852">
          <w:marLeft w:val="640"/>
          <w:marRight w:val="0"/>
          <w:marTop w:val="0"/>
          <w:marBottom w:val="0"/>
          <w:divBdr>
            <w:top w:val="none" w:sz="0" w:space="0" w:color="auto"/>
            <w:left w:val="none" w:sz="0" w:space="0" w:color="auto"/>
            <w:bottom w:val="none" w:sz="0" w:space="0" w:color="auto"/>
            <w:right w:val="none" w:sz="0" w:space="0" w:color="auto"/>
          </w:divBdr>
        </w:div>
        <w:div w:id="587811820">
          <w:marLeft w:val="640"/>
          <w:marRight w:val="0"/>
          <w:marTop w:val="0"/>
          <w:marBottom w:val="0"/>
          <w:divBdr>
            <w:top w:val="none" w:sz="0" w:space="0" w:color="auto"/>
            <w:left w:val="none" w:sz="0" w:space="0" w:color="auto"/>
            <w:bottom w:val="none" w:sz="0" w:space="0" w:color="auto"/>
            <w:right w:val="none" w:sz="0" w:space="0" w:color="auto"/>
          </w:divBdr>
        </w:div>
        <w:div w:id="914050727">
          <w:marLeft w:val="640"/>
          <w:marRight w:val="0"/>
          <w:marTop w:val="0"/>
          <w:marBottom w:val="0"/>
          <w:divBdr>
            <w:top w:val="none" w:sz="0" w:space="0" w:color="auto"/>
            <w:left w:val="none" w:sz="0" w:space="0" w:color="auto"/>
            <w:bottom w:val="none" w:sz="0" w:space="0" w:color="auto"/>
            <w:right w:val="none" w:sz="0" w:space="0" w:color="auto"/>
          </w:divBdr>
        </w:div>
        <w:div w:id="163059657">
          <w:marLeft w:val="640"/>
          <w:marRight w:val="0"/>
          <w:marTop w:val="0"/>
          <w:marBottom w:val="0"/>
          <w:divBdr>
            <w:top w:val="none" w:sz="0" w:space="0" w:color="auto"/>
            <w:left w:val="none" w:sz="0" w:space="0" w:color="auto"/>
            <w:bottom w:val="none" w:sz="0" w:space="0" w:color="auto"/>
            <w:right w:val="none" w:sz="0" w:space="0" w:color="auto"/>
          </w:divBdr>
        </w:div>
        <w:div w:id="2141681072">
          <w:marLeft w:val="640"/>
          <w:marRight w:val="0"/>
          <w:marTop w:val="0"/>
          <w:marBottom w:val="0"/>
          <w:divBdr>
            <w:top w:val="none" w:sz="0" w:space="0" w:color="auto"/>
            <w:left w:val="none" w:sz="0" w:space="0" w:color="auto"/>
            <w:bottom w:val="none" w:sz="0" w:space="0" w:color="auto"/>
            <w:right w:val="none" w:sz="0" w:space="0" w:color="auto"/>
          </w:divBdr>
        </w:div>
        <w:div w:id="361908383">
          <w:marLeft w:val="640"/>
          <w:marRight w:val="0"/>
          <w:marTop w:val="0"/>
          <w:marBottom w:val="0"/>
          <w:divBdr>
            <w:top w:val="none" w:sz="0" w:space="0" w:color="auto"/>
            <w:left w:val="none" w:sz="0" w:space="0" w:color="auto"/>
            <w:bottom w:val="none" w:sz="0" w:space="0" w:color="auto"/>
            <w:right w:val="none" w:sz="0" w:space="0" w:color="auto"/>
          </w:divBdr>
        </w:div>
        <w:div w:id="615218951">
          <w:marLeft w:val="640"/>
          <w:marRight w:val="0"/>
          <w:marTop w:val="0"/>
          <w:marBottom w:val="0"/>
          <w:divBdr>
            <w:top w:val="none" w:sz="0" w:space="0" w:color="auto"/>
            <w:left w:val="none" w:sz="0" w:space="0" w:color="auto"/>
            <w:bottom w:val="none" w:sz="0" w:space="0" w:color="auto"/>
            <w:right w:val="none" w:sz="0" w:space="0" w:color="auto"/>
          </w:divBdr>
        </w:div>
        <w:div w:id="1720788067">
          <w:marLeft w:val="640"/>
          <w:marRight w:val="0"/>
          <w:marTop w:val="0"/>
          <w:marBottom w:val="0"/>
          <w:divBdr>
            <w:top w:val="none" w:sz="0" w:space="0" w:color="auto"/>
            <w:left w:val="none" w:sz="0" w:space="0" w:color="auto"/>
            <w:bottom w:val="none" w:sz="0" w:space="0" w:color="auto"/>
            <w:right w:val="none" w:sz="0" w:space="0" w:color="auto"/>
          </w:divBdr>
        </w:div>
        <w:div w:id="69274296">
          <w:marLeft w:val="640"/>
          <w:marRight w:val="0"/>
          <w:marTop w:val="0"/>
          <w:marBottom w:val="0"/>
          <w:divBdr>
            <w:top w:val="none" w:sz="0" w:space="0" w:color="auto"/>
            <w:left w:val="none" w:sz="0" w:space="0" w:color="auto"/>
            <w:bottom w:val="none" w:sz="0" w:space="0" w:color="auto"/>
            <w:right w:val="none" w:sz="0" w:space="0" w:color="auto"/>
          </w:divBdr>
        </w:div>
        <w:div w:id="1085108083">
          <w:marLeft w:val="640"/>
          <w:marRight w:val="0"/>
          <w:marTop w:val="0"/>
          <w:marBottom w:val="0"/>
          <w:divBdr>
            <w:top w:val="none" w:sz="0" w:space="0" w:color="auto"/>
            <w:left w:val="none" w:sz="0" w:space="0" w:color="auto"/>
            <w:bottom w:val="none" w:sz="0" w:space="0" w:color="auto"/>
            <w:right w:val="none" w:sz="0" w:space="0" w:color="auto"/>
          </w:divBdr>
        </w:div>
        <w:div w:id="1143277960">
          <w:marLeft w:val="640"/>
          <w:marRight w:val="0"/>
          <w:marTop w:val="0"/>
          <w:marBottom w:val="0"/>
          <w:divBdr>
            <w:top w:val="none" w:sz="0" w:space="0" w:color="auto"/>
            <w:left w:val="none" w:sz="0" w:space="0" w:color="auto"/>
            <w:bottom w:val="none" w:sz="0" w:space="0" w:color="auto"/>
            <w:right w:val="none" w:sz="0" w:space="0" w:color="auto"/>
          </w:divBdr>
        </w:div>
        <w:div w:id="835417505">
          <w:marLeft w:val="640"/>
          <w:marRight w:val="0"/>
          <w:marTop w:val="0"/>
          <w:marBottom w:val="0"/>
          <w:divBdr>
            <w:top w:val="none" w:sz="0" w:space="0" w:color="auto"/>
            <w:left w:val="none" w:sz="0" w:space="0" w:color="auto"/>
            <w:bottom w:val="none" w:sz="0" w:space="0" w:color="auto"/>
            <w:right w:val="none" w:sz="0" w:space="0" w:color="auto"/>
          </w:divBdr>
        </w:div>
        <w:div w:id="987973687">
          <w:marLeft w:val="640"/>
          <w:marRight w:val="0"/>
          <w:marTop w:val="0"/>
          <w:marBottom w:val="0"/>
          <w:divBdr>
            <w:top w:val="none" w:sz="0" w:space="0" w:color="auto"/>
            <w:left w:val="none" w:sz="0" w:space="0" w:color="auto"/>
            <w:bottom w:val="none" w:sz="0" w:space="0" w:color="auto"/>
            <w:right w:val="none" w:sz="0" w:space="0" w:color="auto"/>
          </w:divBdr>
        </w:div>
        <w:div w:id="57630160">
          <w:marLeft w:val="640"/>
          <w:marRight w:val="0"/>
          <w:marTop w:val="0"/>
          <w:marBottom w:val="0"/>
          <w:divBdr>
            <w:top w:val="none" w:sz="0" w:space="0" w:color="auto"/>
            <w:left w:val="none" w:sz="0" w:space="0" w:color="auto"/>
            <w:bottom w:val="none" w:sz="0" w:space="0" w:color="auto"/>
            <w:right w:val="none" w:sz="0" w:space="0" w:color="auto"/>
          </w:divBdr>
        </w:div>
        <w:div w:id="150097160">
          <w:marLeft w:val="640"/>
          <w:marRight w:val="0"/>
          <w:marTop w:val="0"/>
          <w:marBottom w:val="0"/>
          <w:divBdr>
            <w:top w:val="none" w:sz="0" w:space="0" w:color="auto"/>
            <w:left w:val="none" w:sz="0" w:space="0" w:color="auto"/>
            <w:bottom w:val="none" w:sz="0" w:space="0" w:color="auto"/>
            <w:right w:val="none" w:sz="0" w:space="0" w:color="auto"/>
          </w:divBdr>
        </w:div>
        <w:div w:id="1505051037">
          <w:marLeft w:val="640"/>
          <w:marRight w:val="0"/>
          <w:marTop w:val="0"/>
          <w:marBottom w:val="0"/>
          <w:divBdr>
            <w:top w:val="none" w:sz="0" w:space="0" w:color="auto"/>
            <w:left w:val="none" w:sz="0" w:space="0" w:color="auto"/>
            <w:bottom w:val="none" w:sz="0" w:space="0" w:color="auto"/>
            <w:right w:val="none" w:sz="0" w:space="0" w:color="auto"/>
          </w:divBdr>
        </w:div>
        <w:div w:id="1199584238">
          <w:marLeft w:val="640"/>
          <w:marRight w:val="0"/>
          <w:marTop w:val="0"/>
          <w:marBottom w:val="0"/>
          <w:divBdr>
            <w:top w:val="none" w:sz="0" w:space="0" w:color="auto"/>
            <w:left w:val="none" w:sz="0" w:space="0" w:color="auto"/>
            <w:bottom w:val="none" w:sz="0" w:space="0" w:color="auto"/>
            <w:right w:val="none" w:sz="0" w:space="0" w:color="auto"/>
          </w:divBdr>
        </w:div>
        <w:div w:id="1143497570">
          <w:marLeft w:val="640"/>
          <w:marRight w:val="0"/>
          <w:marTop w:val="0"/>
          <w:marBottom w:val="0"/>
          <w:divBdr>
            <w:top w:val="none" w:sz="0" w:space="0" w:color="auto"/>
            <w:left w:val="none" w:sz="0" w:space="0" w:color="auto"/>
            <w:bottom w:val="none" w:sz="0" w:space="0" w:color="auto"/>
            <w:right w:val="none" w:sz="0" w:space="0" w:color="auto"/>
          </w:divBdr>
        </w:div>
        <w:div w:id="1526822032">
          <w:marLeft w:val="640"/>
          <w:marRight w:val="0"/>
          <w:marTop w:val="0"/>
          <w:marBottom w:val="0"/>
          <w:divBdr>
            <w:top w:val="none" w:sz="0" w:space="0" w:color="auto"/>
            <w:left w:val="none" w:sz="0" w:space="0" w:color="auto"/>
            <w:bottom w:val="none" w:sz="0" w:space="0" w:color="auto"/>
            <w:right w:val="none" w:sz="0" w:space="0" w:color="auto"/>
          </w:divBdr>
        </w:div>
        <w:div w:id="1496336248">
          <w:marLeft w:val="640"/>
          <w:marRight w:val="0"/>
          <w:marTop w:val="0"/>
          <w:marBottom w:val="0"/>
          <w:divBdr>
            <w:top w:val="none" w:sz="0" w:space="0" w:color="auto"/>
            <w:left w:val="none" w:sz="0" w:space="0" w:color="auto"/>
            <w:bottom w:val="none" w:sz="0" w:space="0" w:color="auto"/>
            <w:right w:val="none" w:sz="0" w:space="0" w:color="auto"/>
          </w:divBdr>
        </w:div>
        <w:div w:id="1683625836">
          <w:marLeft w:val="640"/>
          <w:marRight w:val="0"/>
          <w:marTop w:val="0"/>
          <w:marBottom w:val="0"/>
          <w:divBdr>
            <w:top w:val="none" w:sz="0" w:space="0" w:color="auto"/>
            <w:left w:val="none" w:sz="0" w:space="0" w:color="auto"/>
            <w:bottom w:val="none" w:sz="0" w:space="0" w:color="auto"/>
            <w:right w:val="none" w:sz="0" w:space="0" w:color="auto"/>
          </w:divBdr>
        </w:div>
        <w:div w:id="405499607">
          <w:marLeft w:val="640"/>
          <w:marRight w:val="0"/>
          <w:marTop w:val="0"/>
          <w:marBottom w:val="0"/>
          <w:divBdr>
            <w:top w:val="none" w:sz="0" w:space="0" w:color="auto"/>
            <w:left w:val="none" w:sz="0" w:space="0" w:color="auto"/>
            <w:bottom w:val="none" w:sz="0" w:space="0" w:color="auto"/>
            <w:right w:val="none" w:sz="0" w:space="0" w:color="auto"/>
          </w:divBdr>
        </w:div>
        <w:div w:id="1538086548">
          <w:marLeft w:val="640"/>
          <w:marRight w:val="0"/>
          <w:marTop w:val="0"/>
          <w:marBottom w:val="0"/>
          <w:divBdr>
            <w:top w:val="none" w:sz="0" w:space="0" w:color="auto"/>
            <w:left w:val="none" w:sz="0" w:space="0" w:color="auto"/>
            <w:bottom w:val="none" w:sz="0" w:space="0" w:color="auto"/>
            <w:right w:val="none" w:sz="0" w:space="0" w:color="auto"/>
          </w:divBdr>
        </w:div>
        <w:div w:id="390881579">
          <w:marLeft w:val="640"/>
          <w:marRight w:val="0"/>
          <w:marTop w:val="0"/>
          <w:marBottom w:val="0"/>
          <w:divBdr>
            <w:top w:val="none" w:sz="0" w:space="0" w:color="auto"/>
            <w:left w:val="none" w:sz="0" w:space="0" w:color="auto"/>
            <w:bottom w:val="none" w:sz="0" w:space="0" w:color="auto"/>
            <w:right w:val="none" w:sz="0" w:space="0" w:color="auto"/>
          </w:divBdr>
        </w:div>
        <w:div w:id="1510019267">
          <w:marLeft w:val="640"/>
          <w:marRight w:val="0"/>
          <w:marTop w:val="0"/>
          <w:marBottom w:val="0"/>
          <w:divBdr>
            <w:top w:val="none" w:sz="0" w:space="0" w:color="auto"/>
            <w:left w:val="none" w:sz="0" w:space="0" w:color="auto"/>
            <w:bottom w:val="none" w:sz="0" w:space="0" w:color="auto"/>
            <w:right w:val="none" w:sz="0" w:space="0" w:color="auto"/>
          </w:divBdr>
        </w:div>
        <w:div w:id="461267552">
          <w:marLeft w:val="640"/>
          <w:marRight w:val="0"/>
          <w:marTop w:val="0"/>
          <w:marBottom w:val="0"/>
          <w:divBdr>
            <w:top w:val="none" w:sz="0" w:space="0" w:color="auto"/>
            <w:left w:val="none" w:sz="0" w:space="0" w:color="auto"/>
            <w:bottom w:val="none" w:sz="0" w:space="0" w:color="auto"/>
            <w:right w:val="none" w:sz="0" w:space="0" w:color="auto"/>
          </w:divBdr>
        </w:div>
        <w:div w:id="474226172">
          <w:marLeft w:val="640"/>
          <w:marRight w:val="0"/>
          <w:marTop w:val="0"/>
          <w:marBottom w:val="0"/>
          <w:divBdr>
            <w:top w:val="none" w:sz="0" w:space="0" w:color="auto"/>
            <w:left w:val="none" w:sz="0" w:space="0" w:color="auto"/>
            <w:bottom w:val="none" w:sz="0" w:space="0" w:color="auto"/>
            <w:right w:val="none" w:sz="0" w:space="0" w:color="auto"/>
          </w:divBdr>
        </w:div>
        <w:div w:id="1536654896">
          <w:marLeft w:val="640"/>
          <w:marRight w:val="0"/>
          <w:marTop w:val="0"/>
          <w:marBottom w:val="0"/>
          <w:divBdr>
            <w:top w:val="none" w:sz="0" w:space="0" w:color="auto"/>
            <w:left w:val="none" w:sz="0" w:space="0" w:color="auto"/>
            <w:bottom w:val="none" w:sz="0" w:space="0" w:color="auto"/>
            <w:right w:val="none" w:sz="0" w:space="0" w:color="auto"/>
          </w:divBdr>
        </w:div>
        <w:div w:id="400447394">
          <w:marLeft w:val="640"/>
          <w:marRight w:val="0"/>
          <w:marTop w:val="0"/>
          <w:marBottom w:val="0"/>
          <w:divBdr>
            <w:top w:val="none" w:sz="0" w:space="0" w:color="auto"/>
            <w:left w:val="none" w:sz="0" w:space="0" w:color="auto"/>
            <w:bottom w:val="none" w:sz="0" w:space="0" w:color="auto"/>
            <w:right w:val="none" w:sz="0" w:space="0" w:color="auto"/>
          </w:divBdr>
        </w:div>
        <w:div w:id="263728418">
          <w:marLeft w:val="640"/>
          <w:marRight w:val="0"/>
          <w:marTop w:val="0"/>
          <w:marBottom w:val="0"/>
          <w:divBdr>
            <w:top w:val="none" w:sz="0" w:space="0" w:color="auto"/>
            <w:left w:val="none" w:sz="0" w:space="0" w:color="auto"/>
            <w:bottom w:val="none" w:sz="0" w:space="0" w:color="auto"/>
            <w:right w:val="none" w:sz="0" w:space="0" w:color="auto"/>
          </w:divBdr>
        </w:div>
        <w:div w:id="2077392484">
          <w:marLeft w:val="640"/>
          <w:marRight w:val="0"/>
          <w:marTop w:val="0"/>
          <w:marBottom w:val="0"/>
          <w:divBdr>
            <w:top w:val="none" w:sz="0" w:space="0" w:color="auto"/>
            <w:left w:val="none" w:sz="0" w:space="0" w:color="auto"/>
            <w:bottom w:val="none" w:sz="0" w:space="0" w:color="auto"/>
            <w:right w:val="none" w:sz="0" w:space="0" w:color="auto"/>
          </w:divBdr>
        </w:div>
        <w:div w:id="1654289713">
          <w:marLeft w:val="640"/>
          <w:marRight w:val="0"/>
          <w:marTop w:val="0"/>
          <w:marBottom w:val="0"/>
          <w:divBdr>
            <w:top w:val="none" w:sz="0" w:space="0" w:color="auto"/>
            <w:left w:val="none" w:sz="0" w:space="0" w:color="auto"/>
            <w:bottom w:val="none" w:sz="0" w:space="0" w:color="auto"/>
            <w:right w:val="none" w:sz="0" w:space="0" w:color="auto"/>
          </w:divBdr>
        </w:div>
        <w:div w:id="1923680410">
          <w:marLeft w:val="640"/>
          <w:marRight w:val="0"/>
          <w:marTop w:val="0"/>
          <w:marBottom w:val="0"/>
          <w:divBdr>
            <w:top w:val="none" w:sz="0" w:space="0" w:color="auto"/>
            <w:left w:val="none" w:sz="0" w:space="0" w:color="auto"/>
            <w:bottom w:val="none" w:sz="0" w:space="0" w:color="auto"/>
            <w:right w:val="none" w:sz="0" w:space="0" w:color="auto"/>
          </w:divBdr>
        </w:div>
        <w:div w:id="386104816">
          <w:marLeft w:val="640"/>
          <w:marRight w:val="0"/>
          <w:marTop w:val="0"/>
          <w:marBottom w:val="0"/>
          <w:divBdr>
            <w:top w:val="none" w:sz="0" w:space="0" w:color="auto"/>
            <w:left w:val="none" w:sz="0" w:space="0" w:color="auto"/>
            <w:bottom w:val="none" w:sz="0" w:space="0" w:color="auto"/>
            <w:right w:val="none" w:sz="0" w:space="0" w:color="auto"/>
          </w:divBdr>
        </w:div>
        <w:div w:id="95945082">
          <w:marLeft w:val="640"/>
          <w:marRight w:val="0"/>
          <w:marTop w:val="0"/>
          <w:marBottom w:val="0"/>
          <w:divBdr>
            <w:top w:val="none" w:sz="0" w:space="0" w:color="auto"/>
            <w:left w:val="none" w:sz="0" w:space="0" w:color="auto"/>
            <w:bottom w:val="none" w:sz="0" w:space="0" w:color="auto"/>
            <w:right w:val="none" w:sz="0" w:space="0" w:color="auto"/>
          </w:divBdr>
        </w:div>
        <w:div w:id="1016612659">
          <w:marLeft w:val="640"/>
          <w:marRight w:val="0"/>
          <w:marTop w:val="0"/>
          <w:marBottom w:val="0"/>
          <w:divBdr>
            <w:top w:val="none" w:sz="0" w:space="0" w:color="auto"/>
            <w:left w:val="none" w:sz="0" w:space="0" w:color="auto"/>
            <w:bottom w:val="none" w:sz="0" w:space="0" w:color="auto"/>
            <w:right w:val="none" w:sz="0" w:space="0" w:color="auto"/>
          </w:divBdr>
        </w:div>
        <w:div w:id="115494489">
          <w:marLeft w:val="640"/>
          <w:marRight w:val="0"/>
          <w:marTop w:val="0"/>
          <w:marBottom w:val="0"/>
          <w:divBdr>
            <w:top w:val="none" w:sz="0" w:space="0" w:color="auto"/>
            <w:left w:val="none" w:sz="0" w:space="0" w:color="auto"/>
            <w:bottom w:val="none" w:sz="0" w:space="0" w:color="auto"/>
            <w:right w:val="none" w:sz="0" w:space="0" w:color="auto"/>
          </w:divBdr>
        </w:div>
        <w:div w:id="966549386">
          <w:marLeft w:val="640"/>
          <w:marRight w:val="0"/>
          <w:marTop w:val="0"/>
          <w:marBottom w:val="0"/>
          <w:divBdr>
            <w:top w:val="none" w:sz="0" w:space="0" w:color="auto"/>
            <w:left w:val="none" w:sz="0" w:space="0" w:color="auto"/>
            <w:bottom w:val="none" w:sz="0" w:space="0" w:color="auto"/>
            <w:right w:val="none" w:sz="0" w:space="0" w:color="auto"/>
          </w:divBdr>
        </w:div>
        <w:div w:id="1352797709">
          <w:marLeft w:val="640"/>
          <w:marRight w:val="0"/>
          <w:marTop w:val="0"/>
          <w:marBottom w:val="0"/>
          <w:divBdr>
            <w:top w:val="none" w:sz="0" w:space="0" w:color="auto"/>
            <w:left w:val="none" w:sz="0" w:space="0" w:color="auto"/>
            <w:bottom w:val="none" w:sz="0" w:space="0" w:color="auto"/>
            <w:right w:val="none" w:sz="0" w:space="0" w:color="auto"/>
          </w:divBdr>
        </w:div>
        <w:div w:id="560167527">
          <w:marLeft w:val="640"/>
          <w:marRight w:val="0"/>
          <w:marTop w:val="0"/>
          <w:marBottom w:val="0"/>
          <w:divBdr>
            <w:top w:val="none" w:sz="0" w:space="0" w:color="auto"/>
            <w:left w:val="none" w:sz="0" w:space="0" w:color="auto"/>
            <w:bottom w:val="none" w:sz="0" w:space="0" w:color="auto"/>
            <w:right w:val="none" w:sz="0" w:space="0" w:color="auto"/>
          </w:divBdr>
        </w:div>
        <w:div w:id="2123188278">
          <w:marLeft w:val="640"/>
          <w:marRight w:val="0"/>
          <w:marTop w:val="0"/>
          <w:marBottom w:val="0"/>
          <w:divBdr>
            <w:top w:val="none" w:sz="0" w:space="0" w:color="auto"/>
            <w:left w:val="none" w:sz="0" w:space="0" w:color="auto"/>
            <w:bottom w:val="none" w:sz="0" w:space="0" w:color="auto"/>
            <w:right w:val="none" w:sz="0" w:space="0" w:color="auto"/>
          </w:divBdr>
        </w:div>
        <w:div w:id="1622422179">
          <w:marLeft w:val="640"/>
          <w:marRight w:val="0"/>
          <w:marTop w:val="0"/>
          <w:marBottom w:val="0"/>
          <w:divBdr>
            <w:top w:val="none" w:sz="0" w:space="0" w:color="auto"/>
            <w:left w:val="none" w:sz="0" w:space="0" w:color="auto"/>
            <w:bottom w:val="none" w:sz="0" w:space="0" w:color="auto"/>
            <w:right w:val="none" w:sz="0" w:space="0" w:color="auto"/>
          </w:divBdr>
        </w:div>
        <w:div w:id="941064045">
          <w:marLeft w:val="640"/>
          <w:marRight w:val="0"/>
          <w:marTop w:val="0"/>
          <w:marBottom w:val="0"/>
          <w:divBdr>
            <w:top w:val="none" w:sz="0" w:space="0" w:color="auto"/>
            <w:left w:val="none" w:sz="0" w:space="0" w:color="auto"/>
            <w:bottom w:val="none" w:sz="0" w:space="0" w:color="auto"/>
            <w:right w:val="none" w:sz="0" w:space="0" w:color="auto"/>
          </w:divBdr>
        </w:div>
        <w:div w:id="801461480">
          <w:marLeft w:val="640"/>
          <w:marRight w:val="0"/>
          <w:marTop w:val="0"/>
          <w:marBottom w:val="0"/>
          <w:divBdr>
            <w:top w:val="none" w:sz="0" w:space="0" w:color="auto"/>
            <w:left w:val="none" w:sz="0" w:space="0" w:color="auto"/>
            <w:bottom w:val="none" w:sz="0" w:space="0" w:color="auto"/>
            <w:right w:val="none" w:sz="0" w:space="0" w:color="auto"/>
          </w:divBdr>
        </w:div>
        <w:div w:id="1779179083">
          <w:marLeft w:val="640"/>
          <w:marRight w:val="0"/>
          <w:marTop w:val="0"/>
          <w:marBottom w:val="0"/>
          <w:divBdr>
            <w:top w:val="none" w:sz="0" w:space="0" w:color="auto"/>
            <w:left w:val="none" w:sz="0" w:space="0" w:color="auto"/>
            <w:bottom w:val="none" w:sz="0" w:space="0" w:color="auto"/>
            <w:right w:val="none" w:sz="0" w:space="0" w:color="auto"/>
          </w:divBdr>
        </w:div>
        <w:div w:id="963196104">
          <w:marLeft w:val="640"/>
          <w:marRight w:val="0"/>
          <w:marTop w:val="0"/>
          <w:marBottom w:val="0"/>
          <w:divBdr>
            <w:top w:val="none" w:sz="0" w:space="0" w:color="auto"/>
            <w:left w:val="none" w:sz="0" w:space="0" w:color="auto"/>
            <w:bottom w:val="none" w:sz="0" w:space="0" w:color="auto"/>
            <w:right w:val="none" w:sz="0" w:space="0" w:color="auto"/>
          </w:divBdr>
        </w:div>
        <w:div w:id="106700895">
          <w:marLeft w:val="640"/>
          <w:marRight w:val="0"/>
          <w:marTop w:val="0"/>
          <w:marBottom w:val="0"/>
          <w:divBdr>
            <w:top w:val="none" w:sz="0" w:space="0" w:color="auto"/>
            <w:left w:val="none" w:sz="0" w:space="0" w:color="auto"/>
            <w:bottom w:val="none" w:sz="0" w:space="0" w:color="auto"/>
            <w:right w:val="none" w:sz="0" w:space="0" w:color="auto"/>
          </w:divBdr>
        </w:div>
        <w:div w:id="1944216600">
          <w:marLeft w:val="640"/>
          <w:marRight w:val="0"/>
          <w:marTop w:val="0"/>
          <w:marBottom w:val="0"/>
          <w:divBdr>
            <w:top w:val="none" w:sz="0" w:space="0" w:color="auto"/>
            <w:left w:val="none" w:sz="0" w:space="0" w:color="auto"/>
            <w:bottom w:val="none" w:sz="0" w:space="0" w:color="auto"/>
            <w:right w:val="none" w:sz="0" w:space="0" w:color="auto"/>
          </w:divBdr>
        </w:div>
        <w:div w:id="618411812">
          <w:marLeft w:val="640"/>
          <w:marRight w:val="0"/>
          <w:marTop w:val="0"/>
          <w:marBottom w:val="0"/>
          <w:divBdr>
            <w:top w:val="none" w:sz="0" w:space="0" w:color="auto"/>
            <w:left w:val="none" w:sz="0" w:space="0" w:color="auto"/>
            <w:bottom w:val="none" w:sz="0" w:space="0" w:color="auto"/>
            <w:right w:val="none" w:sz="0" w:space="0" w:color="auto"/>
          </w:divBdr>
        </w:div>
        <w:div w:id="2000301620">
          <w:marLeft w:val="640"/>
          <w:marRight w:val="0"/>
          <w:marTop w:val="0"/>
          <w:marBottom w:val="0"/>
          <w:divBdr>
            <w:top w:val="none" w:sz="0" w:space="0" w:color="auto"/>
            <w:left w:val="none" w:sz="0" w:space="0" w:color="auto"/>
            <w:bottom w:val="none" w:sz="0" w:space="0" w:color="auto"/>
            <w:right w:val="none" w:sz="0" w:space="0" w:color="auto"/>
          </w:divBdr>
        </w:div>
        <w:div w:id="65811861">
          <w:marLeft w:val="640"/>
          <w:marRight w:val="0"/>
          <w:marTop w:val="0"/>
          <w:marBottom w:val="0"/>
          <w:divBdr>
            <w:top w:val="none" w:sz="0" w:space="0" w:color="auto"/>
            <w:left w:val="none" w:sz="0" w:space="0" w:color="auto"/>
            <w:bottom w:val="none" w:sz="0" w:space="0" w:color="auto"/>
            <w:right w:val="none" w:sz="0" w:space="0" w:color="auto"/>
          </w:divBdr>
        </w:div>
        <w:div w:id="845359786">
          <w:marLeft w:val="640"/>
          <w:marRight w:val="0"/>
          <w:marTop w:val="0"/>
          <w:marBottom w:val="0"/>
          <w:divBdr>
            <w:top w:val="none" w:sz="0" w:space="0" w:color="auto"/>
            <w:left w:val="none" w:sz="0" w:space="0" w:color="auto"/>
            <w:bottom w:val="none" w:sz="0" w:space="0" w:color="auto"/>
            <w:right w:val="none" w:sz="0" w:space="0" w:color="auto"/>
          </w:divBdr>
        </w:div>
        <w:div w:id="1116287592">
          <w:marLeft w:val="640"/>
          <w:marRight w:val="0"/>
          <w:marTop w:val="0"/>
          <w:marBottom w:val="0"/>
          <w:divBdr>
            <w:top w:val="none" w:sz="0" w:space="0" w:color="auto"/>
            <w:left w:val="none" w:sz="0" w:space="0" w:color="auto"/>
            <w:bottom w:val="none" w:sz="0" w:space="0" w:color="auto"/>
            <w:right w:val="none" w:sz="0" w:space="0" w:color="auto"/>
          </w:divBdr>
        </w:div>
        <w:div w:id="1560818999">
          <w:marLeft w:val="640"/>
          <w:marRight w:val="0"/>
          <w:marTop w:val="0"/>
          <w:marBottom w:val="0"/>
          <w:divBdr>
            <w:top w:val="none" w:sz="0" w:space="0" w:color="auto"/>
            <w:left w:val="none" w:sz="0" w:space="0" w:color="auto"/>
            <w:bottom w:val="none" w:sz="0" w:space="0" w:color="auto"/>
            <w:right w:val="none" w:sz="0" w:space="0" w:color="auto"/>
          </w:divBdr>
        </w:div>
        <w:div w:id="286276246">
          <w:marLeft w:val="640"/>
          <w:marRight w:val="0"/>
          <w:marTop w:val="0"/>
          <w:marBottom w:val="0"/>
          <w:divBdr>
            <w:top w:val="none" w:sz="0" w:space="0" w:color="auto"/>
            <w:left w:val="none" w:sz="0" w:space="0" w:color="auto"/>
            <w:bottom w:val="none" w:sz="0" w:space="0" w:color="auto"/>
            <w:right w:val="none" w:sz="0" w:space="0" w:color="auto"/>
          </w:divBdr>
        </w:div>
        <w:div w:id="615601156">
          <w:marLeft w:val="640"/>
          <w:marRight w:val="0"/>
          <w:marTop w:val="0"/>
          <w:marBottom w:val="0"/>
          <w:divBdr>
            <w:top w:val="none" w:sz="0" w:space="0" w:color="auto"/>
            <w:left w:val="none" w:sz="0" w:space="0" w:color="auto"/>
            <w:bottom w:val="none" w:sz="0" w:space="0" w:color="auto"/>
            <w:right w:val="none" w:sz="0" w:space="0" w:color="auto"/>
          </w:divBdr>
        </w:div>
        <w:div w:id="922107020">
          <w:marLeft w:val="640"/>
          <w:marRight w:val="0"/>
          <w:marTop w:val="0"/>
          <w:marBottom w:val="0"/>
          <w:divBdr>
            <w:top w:val="none" w:sz="0" w:space="0" w:color="auto"/>
            <w:left w:val="none" w:sz="0" w:space="0" w:color="auto"/>
            <w:bottom w:val="none" w:sz="0" w:space="0" w:color="auto"/>
            <w:right w:val="none" w:sz="0" w:space="0" w:color="auto"/>
          </w:divBdr>
        </w:div>
        <w:div w:id="1749183960">
          <w:marLeft w:val="640"/>
          <w:marRight w:val="0"/>
          <w:marTop w:val="0"/>
          <w:marBottom w:val="0"/>
          <w:divBdr>
            <w:top w:val="none" w:sz="0" w:space="0" w:color="auto"/>
            <w:left w:val="none" w:sz="0" w:space="0" w:color="auto"/>
            <w:bottom w:val="none" w:sz="0" w:space="0" w:color="auto"/>
            <w:right w:val="none" w:sz="0" w:space="0" w:color="auto"/>
          </w:divBdr>
        </w:div>
        <w:div w:id="551425983">
          <w:marLeft w:val="640"/>
          <w:marRight w:val="0"/>
          <w:marTop w:val="0"/>
          <w:marBottom w:val="0"/>
          <w:divBdr>
            <w:top w:val="none" w:sz="0" w:space="0" w:color="auto"/>
            <w:left w:val="none" w:sz="0" w:space="0" w:color="auto"/>
            <w:bottom w:val="none" w:sz="0" w:space="0" w:color="auto"/>
            <w:right w:val="none" w:sz="0" w:space="0" w:color="auto"/>
          </w:divBdr>
        </w:div>
        <w:div w:id="327757588">
          <w:marLeft w:val="640"/>
          <w:marRight w:val="0"/>
          <w:marTop w:val="0"/>
          <w:marBottom w:val="0"/>
          <w:divBdr>
            <w:top w:val="none" w:sz="0" w:space="0" w:color="auto"/>
            <w:left w:val="none" w:sz="0" w:space="0" w:color="auto"/>
            <w:bottom w:val="none" w:sz="0" w:space="0" w:color="auto"/>
            <w:right w:val="none" w:sz="0" w:space="0" w:color="auto"/>
          </w:divBdr>
        </w:div>
        <w:div w:id="516582338">
          <w:marLeft w:val="640"/>
          <w:marRight w:val="0"/>
          <w:marTop w:val="0"/>
          <w:marBottom w:val="0"/>
          <w:divBdr>
            <w:top w:val="none" w:sz="0" w:space="0" w:color="auto"/>
            <w:left w:val="none" w:sz="0" w:space="0" w:color="auto"/>
            <w:bottom w:val="none" w:sz="0" w:space="0" w:color="auto"/>
            <w:right w:val="none" w:sz="0" w:space="0" w:color="auto"/>
          </w:divBdr>
        </w:div>
        <w:div w:id="715466057">
          <w:marLeft w:val="640"/>
          <w:marRight w:val="0"/>
          <w:marTop w:val="0"/>
          <w:marBottom w:val="0"/>
          <w:divBdr>
            <w:top w:val="none" w:sz="0" w:space="0" w:color="auto"/>
            <w:left w:val="none" w:sz="0" w:space="0" w:color="auto"/>
            <w:bottom w:val="none" w:sz="0" w:space="0" w:color="auto"/>
            <w:right w:val="none" w:sz="0" w:space="0" w:color="auto"/>
          </w:divBdr>
        </w:div>
        <w:div w:id="52851507">
          <w:marLeft w:val="640"/>
          <w:marRight w:val="0"/>
          <w:marTop w:val="0"/>
          <w:marBottom w:val="0"/>
          <w:divBdr>
            <w:top w:val="none" w:sz="0" w:space="0" w:color="auto"/>
            <w:left w:val="none" w:sz="0" w:space="0" w:color="auto"/>
            <w:bottom w:val="none" w:sz="0" w:space="0" w:color="auto"/>
            <w:right w:val="none" w:sz="0" w:space="0" w:color="auto"/>
          </w:divBdr>
        </w:div>
        <w:div w:id="413741946">
          <w:marLeft w:val="640"/>
          <w:marRight w:val="0"/>
          <w:marTop w:val="0"/>
          <w:marBottom w:val="0"/>
          <w:divBdr>
            <w:top w:val="none" w:sz="0" w:space="0" w:color="auto"/>
            <w:left w:val="none" w:sz="0" w:space="0" w:color="auto"/>
            <w:bottom w:val="none" w:sz="0" w:space="0" w:color="auto"/>
            <w:right w:val="none" w:sz="0" w:space="0" w:color="auto"/>
          </w:divBdr>
        </w:div>
        <w:div w:id="2015840137">
          <w:marLeft w:val="640"/>
          <w:marRight w:val="0"/>
          <w:marTop w:val="0"/>
          <w:marBottom w:val="0"/>
          <w:divBdr>
            <w:top w:val="none" w:sz="0" w:space="0" w:color="auto"/>
            <w:left w:val="none" w:sz="0" w:space="0" w:color="auto"/>
            <w:bottom w:val="none" w:sz="0" w:space="0" w:color="auto"/>
            <w:right w:val="none" w:sz="0" w:space="0" w:color="auto"/>
          </w:divBdr>
        </w:div>
        <w:div w:id="1657567155">
          <w:marLeft w:val="640"/>
          <w:marRight w:val="0"/>
          <w:marTop w:val="0"/>
          <w:marBottom w:val="0"/>
          <w:divBdr>
            <w:top w:val="none" w:sz="0" w:space="0" w:color="auto"/>
            <w:left w:val="none" w:sz="0" w:space="0" w:color="auto"/>
            <w:bottom w:val="none" w:sz="0" w:space="0" w:color="auto"/>
            <w:right w:val="none" w:sz="0" w:space="0" w:color="auto"/>
          </w:divBdr>
        </w:div>
        <w:div w:id="649138435">
          <w:marLeft w:val="640"/>
          <w:marRight w:val="0"/>
          <w:marTop w:val="0"/>
          <w:marBottom w:val="0"/>
          <w:divBdr>
            <w:top w:val="none" w:sz="0" w:space="0" w:color="auto"/>
            <w:left w:val="none" w:sz="0" w:space="0" w:color="auto"/>
            <w:bottom w:val="none" w:sz="0" w:space="0" w:color="auto"/>
            <w:right w:val="none" w:sz="0" w:space="0" w:color="auto"/>
          </w:divBdr>
        </w:div>
        <w:div w:id="465708956">
          <w:marLeft w:val="640"/>
          <w:marRight w:val="0"/>
          <w:marTop w:val="0"/>
          <w:marBottom w:val="0"/>
          <w:divBdr>
            <w:top w:val="none" w:sz="0" w:space="0" w:color="auto"/>
            <w:left w:val="none" w:sz="0" w:space="0" w:color="auto"/>
            <w:bottom w:val="none" w:sz="0" w:space="0" w:color="auto"/>
            <w:right w:val="none" w:sz="0" w:space="0" w:color="auto"/>
          </w:divBdr>
        </w:div>
        <w:div w:id="614867140">
          <w:marLeft w:val="640"/>
          <w:marRight w:val="0"/>
          <w:marTop w:val="0"/>
          <w:marBottom w:val="0"/>
          <w:divBdr>
            <w:top w:val="none" w:sz="0" w:space="0" w:color="auto"/>
            <w:left w:val="none" w:sz="0" w:space="0" w:color="auto"/>
            <w:bottom w:val="none" w:sz="0" w:space="0" w:color="auto"/>
            <w:right w:val="none" w:sz="0" w:space="0" w:color="auto"/>
          </w:divBdr>
        </w:div>
        <w:div w:id="252594165">
          <w:marLeft w:val="640"/>
          <w:marRight w:val="0"/>
          <w:marTop w:val="0"/>
          <w:marBottom w:val="0"/>
          <w:divBdr>
            <w:top w:val="none" w:sz="0" w:space="0" w:color="auto"/>
            <w:left w:val="none" w:sz="0" w:space="0" w:color="auto"/>
            <w:bottom w:val="none" w:sz="0" w:space="0" w:color="auto"/>
            <w:right w:val="none" w:sz="0" w:space="0" w:color="auto"/>
          </w:divBdr>
        </w:div>
        <w:div w:id="287857931">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05128183">
      <w:bodyDiv w:val="1"/>
      <w:marLeft w:val="0"/>
      <w:marRight w:val="0"/>
      <w:marTop w:val="0"/>
      <w:marBottom w:val="0"/>
      <w:divBdr>
        <w:top w:val="none" w:sz="0" w:space="0" w:color="auto"/>
        <w:left w:val="none" w:sz="0" w:space="0" w:color="auto"/>
        <w:bottom w:val="none" w:sz="0" w:space="0" w:color="auto"/>
        <w:right w:val="none" w:sz="0" w:space="0" w:color="auto"/>
      </w:divBdr>
      <w:divsChild>
        <w:div w:id="1907298543">
          <w:marLeft w:val="640"/>
          <w:marRight w:val="0"/>
          <w:marTop w:val="0"/>
          <w:marBottom w:val="0"/>
          <w:divBdr>
            <w:top w:val="none" w:sz="0" w:space="0" w:color="auto"/>
            <w:left w:val="none" w:sz="0" w:space="0" w:color="auto"/>
            <w:bottom w:val="none" w:sz="0" w:space="0" w:color="auto"/>
            <w:right w:val="none" w:sz="0" w:space="0" w:color="auto"/>
          </w:divBdr>
        </w:div>
        <w:div w:id="601306842">
          <w:marLeft w:val="640"/>
          <w:marRight w:val="0"/>
          <w:marTop w:val="0"/>
          <w:marBottom w:val="0"/>
          <w:divBdr>
            <w:top w:val="none" w:sz="0" w:space="0" w:color="auto"/>
            <w:left w:val="none" w:sz="0" w:space="0" w:color="auto"/>
            <w:bottom w:val="none" w:sz="0" w:space="0" w:color="auto"/>
            <w:right w:val="none" w:sz="0" w:space="0" w:color="auto"/>
          </w:divBdr>
        </w:div>
        <w:div w:id="1779063691">
          <w:marLeft w:val="640"/>
          <w:marRight w:val="0"/>
          <w:marTop w:val="0"/>
          <w:marBottom w:val="0"/>
          <w:divBdr>
            <w:top w:val="none" w:sz="0" w:space="0" w:color="auto"/>
            <w:left w:val="none" w:sz="0" w:space="0" w:color="auto"/>
            <w:bottom w:val="none" w:sz="0" w:space="0" w:color="auto"/>
            <w:right w:val="none" w:sz="0" w:space="0" w:color="auto"/>
          </w:divBdr>
        </w:div>
        <w:div w:id="222562544">
          <w:marLeft w:val="640"/>
          <w:marRight w:val="0"/>
          <w:marTop w:val="0"/>
          <w:marBottom w:val="0"/>
          <w:divBdr>
            <w:top w:val="none" w:sz="0" w:space="0" w:color="auto"/>
            <w:left w:val="none" w:sz="0" w:space="0" w:color="auto"/>
            <w:bottom w:val="none" w:sz="0" w:space="0" w:color="auto"/>
            <w:right w:val="none" w:sz="0" w:space="0" w:color="auto"/>
          </w:divBdr>
        </w:div>
        <w:div w:id="1969824158">
          <w:marLeft w:val="640"/>
          <w:marRight w:val="0"/>
          <w:marTop w:val="0"/>
          <w:marBottom w:val="0"/>
          <w:divBdr>
            <w:top w:val="none" w:sz="0" w:space="0" w:color="auto"/>
            <w:left w:val="none" w:sz="0" w:space="0" w:color="auto"/>
            <w:bottom w:val="none" w:sz="0" w:space="0" w:color="auto"/>
            <w:right w:val="none" w:sz="0" w:space="0" w:color="auto"/>
          </w:divBdr>
        </w:div>
        <w:div w:id="772440059">
          <w:marLeft w:val="640"/>
          <w:marRight w:val="0"/>
          <w:marTop w:val="0"/>
          <w:marBottom w:val="0"/>
          <w:divBdr>
            <w:top w:val="none" w:sz="0" w:space="0" w:color="auto"/>
            <w:left w:val="none" w:sz="0" w:space="0" w:color="auto"/>
            <w:bottom w:val="none" w:sz="0" w:space="0" w:color="auto"/>
            <w:right w:val="none" w:sz="0" w:space="0" w:color="auto"/>
          </w:divBdr>
        </w:div>
        <w:div w:id="2093551122">
          <w:marLeft w:val="640"/>
          <w:marRight w:val="0"/>
          <w:marTop w:val="0"/>
          <w:marBottom w:val="0"/>
          <w:divBdr>
            <w:top w:val="none" w:sz="0" w:space="0" w:color="auto"/>
            <w:left w:val="none" w:sz="0" w:space="0" w:color="auto"/>
            <w:bottom w:val="none" w:sz="0" w:space="0" w:color="auto"/>
            <w:right w:val="none" w:sz="0" w:space="0" w:color="auto"/>
          </w:divBdr>
        </w:div>
        <w:div w:id="1702978387">
          <w:marLeft w:val="640"/>
          <w:marRight w:val="0"/>
          <w:marTop w:val="0"/>
          <w:marBottom w:val="0"/>
          <w:divBdr>
            <w:top w:val="none" w:sz="0" w:space="0" w:color="auto"/>
            <w:left w:val="none" w:sz="0" w:space="0" w:color="auto"/>
            <w:bottom w:val="none" w:sz="0" w:space="0" w:color="auto"/>
            <w:right w:val="none" w:sz="0" w:space="0" w:color="auto"/>
          </w:divBdr>
        </w:div>
        <w:div w:id="125319382">
          <w:marLeft w:val="640"/>
          <w:marRight w:val="0"/>
          <w:marTop w:val="0"/>
          <w:marBottom w:val="0"/>
          <w:divBdr>
            <w:top w:val="none" w:sz="0" w:space="0" w:color="auto"/>
            <w:left w:val="none" w:sz="0" w:space="0" w:color="auto"/>
            <w:bottom w:val="none" w:sz="0" w:space="0" w:color="auto"/>
            <w:right w:val="none" w:sz="0" w:space="0" w:color="auto"/>
          </w:divBdr>
        </w:div>
        <w:div w:id="33964071">
          <w:marLeft w:val="640"/>
          <w:marRight w:val="0"/>
          <w:marTop w:val="0"/>
          <w:marBottom w:val="0"/>
          <w:divBdr>
            <w:top w:val="none" w:sz="0" w:space="0" w:color="auto"/>
            <w:left w:val="none" w:sz="0" w:space="0" w:color="auto"/>
            <w:bottom w:val="none" w:sz="0" w:space="0" w:color="auto"/>
            <w:right w:val="none" w:sz="0" w:space="0" w:color="auto"/>
          </w:divBdr>
        </w:div>
        <w:div w:id="777019276">
          <w:marLeft w:val="640"/>
          <w:marRight w:val="0"/>
          <w:marTop w:val="0"/>
          <w:marBottom w:val="0"/>
          <w:divBdr>
            <w:top w:val="none" w:sz="0" w:space="0" w:color="auto"/>
            <w:left w:val="none" w:sz="0" w:space="0" w:color="auto"/>
            <w:bottom w:val="none" w:sz="0" w:space="0" w:color="auto"/>
            <w:right w:val="none" w:sz="0" w:space="0" w:color="auto"/>
          </w:divBdr>
        </w:div>
        <w:div w:id="590700882">
          <w:marLeft w:val="640"/>
          <w:marRight w:val="0"/>
          <w:marTop w:val="0"/>
          <w:marBottom w:val="0"/>
          <w:divBdr>
            <w:top w:val="none" w:sz="0" w:space="0" w:color="auto"/>
            <w:left w:val="none" w:sz="0" w:space="0" w:color="auto"/>
            <w:bottom w:val="none" w:sz="0" w:space="0" w:color="auto"/>
            <w:right w:val="none" w:sz="0" w:space="0" w:color="auto"/>
          </w:divBdr>
        </w:div>
        <w:div w:id="512261589">
          <w:marLeft w:val="640"/>
          <w:marRight w:val="0"/>
          <w:marTop w:val="0"/>
          <w:marBottom w:val="0"/>
          <w:divBdr>
            <w:top w:val="none" w:sz="0" w:space="0" w:color="auto"/>
            <w:left w:val="none" w:sz="0" w:space="0" w:color="auto"/>
            <w:bottom w:val="none" w:sz="0" w:space="0" w:color="auto"/>
            <w:right w:val="none" w:sz="0" w:space="0" w:color="auto"/>
          </w:divBdr>
        </w:div>
        <w:div w:id="2142455060">
          <w:marLeft w:val="640"/>
          <w:marRight w:val="0"/>
          <w:marTop w:val="0"/>
          <w:marBottom w:val="0"/>
          <w:divBdr>
            <w:top w:val="none" w:sz="0" w:space="0" w:color="auto"/>
            <w:left w:val="none" w:sz="0" w:space="0" w:color="auto"/>
            <w:bottom w:val="none" w:sz="0" w:space="0" w:color="auto"/>
            <w:right w:val="none" w:sz="0" w:space="0" w:color="auto"/>
          </w:divBdr>
        </w:div>
        <w:div w:id="969894110">
          <w:marLeft w:val="640"/>
          <w:marRight w:val="0"/>
          <w:marTop w:val="0"/>
          <w:marBottom w:val="0"/>
          <w:divBdr>
            <w:top w:val="none" w:sz="0" w:space="0" w:color="auto"/>
            <w:left w:val="none" w:sz="0" w:space="0" w:color="auto"/>
            <w:bottom w:val="none" w:sz="0" w:space="0" w:color="auto"/>
            <w:right w:val="none" w:sz="0" w:space="0" w:color="auto"/>
          </w:divBdr>
        </w:div>
        <w:div w:id="1172842290">
          <w:marLeft w:val="640"/>
          <w:marRight w:val="0"/>
          <w:marTop w:val="0"/>
          <w:marBottom w:val="0"/>
          <w:divBdr>
            <w:top w:val="none" w:sz="0" w:space="0" w:color="auto"/>
            <w:left w:val="none" w:sz="0" w:space="0" w:color="auto"/>
            <w:bottom w:val="none" w:sz="0" w:space="0" w:color="auto"/>
            <w:right w:val="none" w:sz="0" w:space="0" w:color="auto"/>
          </w:divBdr>
        </w:div>
        <w:div w:id="1319923133">
          <w:marLeft w:val="640"/>
          <w:marRight w:val="0"/>
          <w:marTop w:val="0"/>
          <w:marBottom w:val="0"/>
          <w:divBdr>
            <w:top w:val="none" w:sz="0" w:space="0" w:color="auto"/>
            <w:left w:val="none" w:sz="0" w:space="0" w:color="auto"/>
            <w:bottom w:val="none" w:sz="0" w:space="0" w:color="auto"/>
            <w:right w:val="none" w:sz="0" w:space="0" w:color="auto"/>
          </w:divBdr>
        </w:div>
        <w:div w:id="553203569">
          <w:marLeft w:val="640"/>
          <w:marRight w:val="0"/>
          <w:marTop w:val="0"/>
          <w:marBottom w:val="0"/>
          <w:divBdr>
            <w:top w:val="none" w:sz="0" w:space="0" w:color="auto"/>
            <w:left w:val="none" w:sz="0" w:space="0" w:color="auto"/>
            <w:bottom w:val="none" w:sz="0" w:space="0" w:color="auto"/>
            <w:right w:val="none" w:sz="0" w:space="0" w:color="auto"/>
          </w:divBdr>
        </w:div>
        <w:div w:id="1924144009">
          <w:marLeft w:val="640"/>
          <w:marRight w:val="0"/>
          <w:marTop w:val="0"/>
          <w:marBottom w:val="0"/>
          <w:divBdr>
            <w:top w:val="none" w:sz="0" w:space="0" w:color="auto"/>
            <w:left w:val="none" w:sz="0" w:space="0" w:color="auto"/>
            <w:bottom w:val="none" w:sz="0" w:space="0" w:color="auto"/>
            <w:right w:val="none" w:sz="0" w:space="0" w:color="auto"/>
          </w:divBdr>
        </w:div>
        <w:div w:id="1507818823">
          <w:marLeft w:val="640"/>
          <w:marRight w:val="0"/>
          <w:marTop w:val="0"/>
          <w:marBottom w:val="0"/>
          <w:divBdr>
            <w:top w:val="none" w:sz="0" w:space="0" w:color="auto"/>
            <w:left w:val="none" w:sz="0" w:space="0" w:color="auto"/>
            <w:bottom w:val="none" w:sz="0" w:space="0" w:color="auto"/>
            <w:right w:val="none" w:sz="0" w:space="0" w:color="auto"/>
          </w:divBdr>
        </w:div>
        <w:div w:id="1087263166">
          <w:marLeft w:val="640"/>
          <w:marRight w:val="0"/>
          <w:marTop w:val="0"/>
          <w:marBottom w:val="0"/>
          <w:divBdr>
            <w:top w:val="none" w:sz="0" w:space="0" w:color="auto"/>
            <w:left w:val="none" w:sz="0" w:space="0" w:color="auto"/>
            <w:bottom w:val="none" w:sz="0" w:space="0" w:color="auto"/>
            <w:right w:val="none" w:sz="0" w:space="0" w:color="auto"/>
          </w:divBdr>
        </w:div>
        <w:div w:id="1959408857">
          <w:marLeft w:val="640"/>
          <w:marRight w:val="0"/>
          <w:marTop w:val="0"/>
          <w:marBottom w:val="0"/>
          <w:divBdr>
            <w:top w:val="none" w:sz="0" w:space="0" w:color="auto"/>
            <w:left w:val="none" w:sz="0" w:space="0" w:color="auto"/>
            <w:bottom w:val="none" w:sz="0" w:space="0" w:color="auto"/>
            <w:right w:val="none" w:sz="0" w:space="0" w:color="auto"/>
          </w:divBdr>
        </w:div>
        <w:div w:id="106900610">
          <w:marLeft w:val="640"/>
          <w:marRight w:val="0"/>
          <w:marTop w:val="0"/>
          <w:marBottom w:val="0"/>
          <w:divBdr>
            <w:top w:val="none" w:sz="0" w:space="0" w:color="auto"/>
            <w:left w:val="none" w:sz="0" w:space="0" w:color="auto"/>
            <w:bottom w:val="none" w:sz="0" w:space="0" w:color="auto"/>
            <w:right w:val="none" w:sz="0" w:space="0" w:color="auto"/>
          </w:divBdr>
        </w:div>
        <w:div w:id="2069062730">
          <w:marLeft w:val="640"/>
          <w:marRight w:val="0"/>
          <w:marTop w:val="0"/>
          <w:marBottom w:val="0"/>
          <w:divBdr>
            <w:top w:val="none" w:sz="0" w:space="0" w:color="auto"/>
            <w:left w:val="none" w:sz="0" w:space="0" w:color="auto"/>
            <w:bottom w:val="none" w:sz="0" w:space="0" w:color="auto"/>
            <w:right w:val="none" w:sz="0" w:space="0" w:color="auto"/>
          </w:divBdr>
        </w:div>
        <w:div w:id="368453761">
          <w:marLeft w:val="640"/>
          <w:marRight w:val="0"/>
          <w:marTop w:val="0"/>
          <w:marBottom w:val="0"/>
          <w:divBdr>
            <w:top w:val="none" w:sz="0" w:space="0" w:color="auto"/>
            <w:left w:val="none" w:sz="0" w:space="0" w:color="auto"/>
            <w:bottom w:val="none" w:sz="0" w:space="0" w:color="auto"/>
            <w:right w:val="none" w:sz="0" w:space="0" w:color="auto"/>
          </w:divBdr>
        </w:div>
        <w:div w:id="1802845250">
          <w:marLeft w:val="640"/>
          <w:marRight w:val="0"/>
          <w:marTop w:val="0"/>
          <w:marBottom w:val="0"/>
          <w:divBdr>
            <w:top w:val="none" w:sz="0" w:space="0" w:color="auto"/>
            <w:left w:val="none" w:sz="0" w:space="0" w:color="auto"/>
            <w:bottom w:val="none" w:sz="0" w:space="0" w:color="auto"/>
            <w:right w:val="none" w:sz="0" w:space="0" w:color="auto"/>
          </w:divBdr>
        </w:div>
        <w:div w:id="1558471431">
          <w:marLeft w:val="640"/>
          <w:marRight w:val="0"/>
          <w:marTop w:val="0"/>
          <w:marBottom w:val="0"/>
          <w:divBdr>
            <w:top w:val="none" w:sz="0" w:space="0" w:color="auto"/>
            <w:left w:val="none" w:sz="0" w:space="0" w:color="auto"/>
            <w:bottom w:val="none" w:sz="0" w:space="0" w:color="auto"/>
            <w:right w:val="none" w:sz="0" w:space="0" w:color="auto"/>
          </w:divBdr>
        </w:div>
        <w:div w:id="786778574">
          <w:marLeft w:val="640"/>
          <w:marRight w:val="0"/>
          <w:marTop w:val="0"/>
          <w:marBottom w:val="0"/>
          <w:divBdr>
            <w:top w:val="none" w:sz="0" w:space="0" w:color="auto"/>
            <w:left w:val="none" w:sz="0" w:space="0" w:color="auto"/>
            <w:bottom w:val="none" w:sz="0" w:space="0" w:color="auto"/>
            <w:right w:val="none" w:sz="0" w:space="0" w:color="auto"/>
          </w:divBdr>
        </w:div>
        <w:div w:id="2131624274">
          <w:marLeft w:val="640"/>
          <w:marRight w:val="0"/>
          <w:marTop w:val="0"/>
          <w:marBottom w:val="0"/>
          <w:divBdr>
            <w:top w:val="none" w:sz="0" w:space="0" w:color="auto"/>
            <w:left w:val="none" w:sz="0" w:space="0" w:color="auto"/>
            <w:bottom w:val="none" w:sz="0" w:space="0" w:color="auto"/>
            <w:right w:val="none" w:sz="0" w:space="0" w:color="auto"/>
          </w:divBdr>
        </w:div>
        <w:div w:id="1102797209">
          <w:marLeft w:val="640"/>
          <w:marRight w:val="0"/>
          <w:marTop w:val="0"/>
          <w:marBottom w:val="0"/>
          <w:divBdr>
            <w:top w:val="none" w:sz="0" w:space="0" w:color="auto"/>
            <w:left w:val="none" w:sz="0" w:space="0" w:color="auto"/>
            <w:bottom w:val="none" w:sz="0" w:space="0" w:color="auto"/>
            <w:right w:val="none" w:sz="0" w:space="0" w:color="auto"/>
          </w:divBdr>
        </w:div>
        <w:div w:id="2020303595">
          <w:marLeft w:val="640"/>
          <w:marRight w:val="0"/>
          <w:marTop w:val="0"/>
          <w:marBottom w:val="0"/>
          <w:divBdr>
            <w:top w:val="none" w:sz="0" w:space="0" w:color="auto"/>
            <w:left w:val="none" w:sz="0" w:space="0" w:color="auto"/>
            <w:bottom w:val="none" w:sz="0" w:space="0" w:color="auto"/>
            <w:right w:val="none" w:sz="0" w:space="0" w:color="auto"/>
          </w:divBdr>
        </w:div>
        <w:div w:id="2033603788">
          <w:marLeft w:val="640"/>
          <w:marRight w:val="0"/>
          <w:marTop w:val="0"/>
          <w:marBottom w:val="0"/>
          <w:divBdr>
            <w:top w:val="none" w:sz="0" w:space="0" w:color="auto"/>
            <w:left w:val="none" w:sz="0" w:space="0" w:color="auto"/>
            <w:bottom w:val="none" w:sz="0" w:space="0" w:color="auto"/>
            <w:right w:val="none" w:sz="0" w:space="0" w:color="auto"/>
          </w:divBdr>
        </w:div>
        <w:div w:id="775716021">
          <w:marLeft w:val="640"/>
          <w:marRight w:val="0"/>
          <w:marTop w:val="0"/>
          <w:marBottom w:val="0"/>
          <w:divBdr>
            <w:top w:val="none" w:sz="0" w:space="0" w:color="auto"/>
            <w:left w:val="none" w:sz="0" w:space="0" w:color="auto"/>
            <w:bottom w:val="none" w:sz="0" w:space="0" w:color="auto"/>
            <w:right w:val="none" w:sz="0" w:space="0" w:color="auto"/>
          </w:divBdr>
        </w:div>
        <w:div w:id="1393851104">
          <w:marLeft w:val="640"/>
          <w:marRight w:val="0"/>
          <w:marTop w:val="0"/>
          <w:marBottom w:val="0"/>
          <w:divBdr>
            <w:top w:val="none" w:sz="0" w:space="0" w:color="auto"/>
            <w:left w:val="none" w:sz="0" w:space="0" w:color="auto"/>
            <w:bottom w:val="none" w:sz="0" w:space="0" w:color="auto"/>
            <w:right w:val="none" w:sz="0" w:space="0" w:color="auto"/>
          </w:divBdr>
        </w:div>
        <w:div w:id="421612805">
          <w:marLeft w:val="640"/>
          <w:marRight w:val="0"/>
          <w:marTop w:val="0"/>
          <w:marBottom w:val="0"/>
          <w:divBdr>
            <w:top w:val="none" w:sz="0" w:space="0" w:color="auto"/>
            <w:left w:val="none" w:sz="0" w:space="0" w:color="auto"/>
            <w:bottom w:val="none" w:sz="0" w:space="0" w:color="auto"/>
            <w:right w:val="none" w:sz="0" w:space="0" w:color="auto"/>
          </w:divBdr>
        </w:div>
        <w:div w:id="1181894729">
          <w:marLeft w:val="640"/>
          <w:marRight w:val="0"/>
          <w:marTop w:val="0"/>
          <w:marBottom w:val="0"/>
          <w:divBdr>
            <w:top w:val="none" w:sz="0" w:space="0" w:color="auto"/>
            <w:left w:val="none" w:sz="0" w:space="0" w:color="auto"/>
            <w:bottom w:val="none" w:sz="0" w:space="0" w:color="auto"/>
            <w:right w:val="none" w:sz="0" w:space="0" w:color="auto"/>
          </w:divBdr>
        </w:div>
        <w:div w:id="785543785">
          <w:marLeft w:val="640"/>
          <w:marRight w:val="0"/>
          <w:marTop w:val="0"/>
          <w:marBottom w:val="0"/>
          <w:divBdr>
            <w:top w:val="none" w:sz="0" w:space="0" w:color="auto"/>
            <w:left w:val="none" w:sz="0" w:space="0" w:color="auto"/>
            <w:bottom w:val="none" w:sz="0" w:space="0" w:color="auto"/>
            <w:right w:val="none" w:sz="0" w:space="0" w:color="auto"/>
          </w:divBdr>
        </w:div>
        <w:div w:id="1061830274">
          <w:marLeft w:val="640"/>
          <w:marRight w:val="0"/>
          <w:marTop w:val="0"/>
          <w:marBottom w:val="0"/>
          <w:divBdr>
            <w:top w:val="none" w:sz="0" w:space="0" w:color="auto"/>
            <w:left w:val="none" w:sz="0" w:space="0" w:color="auto"/>
            <w:bottom w:val="none" w:sz="0" w:space="0" w:color="auto"/>
            <w:right w:val="none" w:sz="0" w:space="0" w:color="auto"/>
          </w:divBdr>
        </w:div>
        <w:div w:id="573317956">
          <w:marLeft w:val="640"/>
          <w:marRight w:val="0"/>
          <w:marTop w:val="0"/>
          <w:marBottom w:val="0"/>
          <w:divBdr>
            <w:top w:val="none" w:sz="0" w:space="0" w:color="auto"/>
            <w:left w:val="none" w:sz="0" w:space="0" w:color="auto"/>
            <w:bottom w:val="none" w:sz="0" w:space="0" w:color="auto"/>
            <w:right w:val="none" w:sz="0" w:space="0" w:color="auto"/>
          </w:divBdr>
        </w:div>
        <w:div w:id="2007511549">
          <w:marLeft w:val="640"/>
          <w:marRight w:val="0"/>
          <w:marTop w:val="0"/>
          <w:marBottom w:val="0"/>
          <w:divBdr>
            <w:top w:val="none" w:sz="0" w:space="0" w:color="auto"/>
            <w:left w:val="none" w:sz="0" w:space="0" w:color="auto"/>
            <w:bottom w:val="none" w:sz="0" w:space="0" w:color="auto"/>
            <w:right w:val="none" w:sz="0" w:space="0" w:color="auto"/>
          </w:divBdr>
        </w:div>
        <w:div w:id="1008336917">
          <w:marLeft w:val="640"/>
          <w:marRight w:val="0"/>
          <w:marTop w:val="0"/>
          <w:marBottom w:val="0"/>
          <w:divBdr>
            <w:top w:val="none" w:sz="0" w:space="0" w:color="auto"/>
            <w:left w:val="none" w:sz="0" w:space="0" w:color="auto"/>
            <w:bottom w:val="none" w:sz="0" w:space="0" w:color="auto"/>
            <w:right w:val="none" w:sz="0" w:space="0" w:color="auto"/>
          </w:divBdr>
        </w:div>
        <w:div w:id="1060517051">
          <w:marLeft w:val="640"/>
          <w:marRight w:val="0"/>
          <w:marTop w:val="0"/>
          <w:marBottom w:val="0"/>
          <w:divBdr>
            <w:top w:val="none" w:sz="0" w:space="0" w:color="auto"/>
            <w:left w:val="none" w:sz="0" w:space="0" w:color="auto"/>
            <w:bottom w:val="none" w:sz="0" w:space="0" w:color="auto"/>
            <w:right w:val="none" w:sz="0" w:space="0" w:color="auto"/>
          </w:divBdr>
        </w:div>
        <w:div w:id="44791384">
          <w:marLeft w:val="640"/>
          <w:marRight w:val="0"/>
          <w:marTop w:val="0"/>
          <w:marBottom w:val="0"/>
          <w:divBdr>
            <w:top w:val="none" w:sz="0" w:space="0" w:color="auto"/>
            <w:left w:val="none" w:sz="0" w:space="0" w:color="auto"/>
            <w:bottom w:val="none" w:sz="0" w:space="0" w:color="auto"/>
            <w:right w:val="none" w:sz="0" w:space="0" w:color="auto"/>
          </w:divBdr>
        </w:div>
        <w:div w:id="1219317054">
          <w:marLeft w:val="640"/>
          <w:marRight w:val="0"/>
          <w:marTop w:val="0"/>
          <w:marBottom w:val="0"/>
          <w:divBdr>
            <w:top w:val="none" w:sz="0" w:space="0" w:color="auto"/>
            <w:left w:val="none" w:sz="0" w:space="0" w:color="auto"/>
            <w:bottom w:val="none" w:sz="0" w:space="0" w:color="auto"/>
            <w:right w:val="none" w:sz="0" w:space="0" w:color="auto"/>
          </w:divBdr>
        </w:div>
        <w:div w:id="1854681349">
          <w:marLeft w:val="640"/>
          <w:marRight w:val="0"/>
          <w:marTop w:val="0"/>
          <w:marBottom w:val="0"/>
          <w:divBdr>
            <w:top w:val="none" w:sz="0" w:space="0" w:color="auto"/>
            <w:left w:val="none" w:sz="0" w:space="0" w:color="auto"/>
            <w:bottom w:val="none" w:sz="0" w:space="0" w:color="auto"/>
            <w:right w:val="none" w:sz="0" w:space="0" w:color="auto"/>
          </w:divBdr>
        </w:div>
        <w:div w:id="490872931">
          <w:marLeft w:val="640"/>
          <w:marRight w:val="0"/>
          <w:marTop w:val="0"/>
          <w:marBottom w:val="0"/>
          <w:divBdr>
            <w:top w:val="none" w:sz="0" w:space="0" w:color="auto"/>
            <w:left w:val="none" w:sz="0" w:space="0" w:color="auto"/>
            <w:bottom w:val="none" w:sz="0" w:space="0" w:color="auto"/>
            <w:right w:val="none" w:sz="0" w:space="0" w:color="auto"/>
          </w:divBdr>
        </w:div>
        <w:div w:id="1995446937">
          <w:marLeft w:val="640"/>
          <w:marRight w:val="0"/>
          <w:marTop w:val="0"/>
          <w:marBottom w:val="0"/>
          <w:divBdr>
            <w:top w:val="none" w:sz="0" w:space="0" w:color="auto"/>
            <w:left w:val="none" w:sz="0" w:space="0" w:color="auto"/>
            <w:bottom w:val="none" w:sz="0" w:space="0" w:color="auto"/>
            <w:right w:val="none" w:sz="0" w:space="0" w:color="auto"/>
          </w:divBdr>
        </w:div>
        <w:div w:id="39794142">
          <w:marLeft w:val="640"/>
          <w:marRight w:val="0"/>
          <w:marTop w:val="0"/>
          <w:marBottom w:val="0"/>
          <w:divBdr>
            <w:top w:val="none" w:sz="0" w:space="0" w:color="auto"/>
            <w:left w:val="none" w:sz="0" w:space="0" w:color="auto"/>
            <w:bottom w:val="none" w:sz="0" w:space="0" w:color="auto"/>
            <w:right w:val="none" w:sz="0" w:space="0" w:color="auto"/>
          </w:divBdr>
        </w:div>
        <w:div w:id="730541858">
          <w:marLeft w:val="640"/>
          <w:marRight w:val="0"/>
          <w:marTop w:val="0"/>
          <w:marBottom w:val="0"/>
          <w:divBdr>
            <w:top w:val="none" w:sz="0" w:space="0" w:color="auto"/>
            <w:left w:val="none" w:sz="0" w:space="0" w:color="auto"/>
            <w:bottom w:val="none" w:sz="0" w:space="0" w:color="auto"/>
            <w:right w:val="none" w:sz="0" w:space="0" w:color="auto"/>
          </w:divBdr>
        </w:div>
        <w:div w:id="1260748363">
          <w:marLeft w:val="640"/>
          <w:marRight w:val="0"/>
          <w:marTop w:val="0"/>
          <w:marBottom w:val="0"/>
          <w:divBdr>
            <w:top w:val="none" w:sz="0" w:space="0" w:color="auto"/>
            <w:left w:val="none" w:sz="0" w:space="0" w:color="auto"/>
            <w:bottom w:val="none" w:sz="0" w:space="0" w:color="auto"/>
            <w:right w:val="none" w:sz="0" w:space="0" w:color="auto"/>
          </w:divBdr>
        </w:div>
        <w:div w:id="677971966">
          <w:marLeft w:val="640"/>
          <w:marRight w:val="0"/>
          <w:marTop w:val="0"/>
          <w:marBottom w:val="0"/>
          <w:divBdr>
            <w:top w:val="none" w:sz="0" w:space="0" w:color="auto"/>
            <w:left w:val="none" w:sz="0" w:space="0" w:color="auto"/>
            <w:bottom w:val="none" w:sz="0" w:space="0" w:color="auto"/>
            <w:right w:val="none" w:sz="0" w:space="0" w:color="auto"/>
          </w:divBdr>
        </w:div>
        <w:div w:id="943851069">
          <w:marLeft w:val="640"/>
          <w:marRight w:val="0"/>
          <w:marTop w:val="0"/>
          <w:marBottom w:val="0"/>
          <w:divBdr>
            <w:top w:val="none" w:sz="0" w:space="0" w:color="auto"/>
            <w:left w:val="none" w:sz="0" w:space="0" w:color="auto"/>
            <w:bottom w:val="none" w:sz="0" w:space="0" w:color="auto"/>
            <w:right w:val="none" w:sz="0" w:space="0" w:color="auto"/>
          </w:divBdr>
        </w:div>
        <w:div w:id="1668826158">
          <w:marLeft w:val="640"/>
          <w:marRight w:val="0"/>
          <w:marTop w:val="0"/>
          <w:marBottom w:val="0"/>
          <w:divBdr>
            <w:top w:val="none" w:sz="0" w:space="0" w:color="auto"/>
            <w:left w:val="none" w:sz="0" w:space="0" w:color="auto"/>
            <w:bottom w:val="none" w:sz="0" w:space="0" w:color="auto"/>
            <w:right w:val="none" w:sz="0" w:space="0" w:color="auto"/>
          </w:divBdr>
        </w:div>
        <w:div w:id="975572243">
          <w:marLeft w:val="640"/>
          <w:marRight w:val="0"/>
          <w:marTop w:val="0"/>
          <w:marBottom w:val="0"/>
          <w:divBdr>
            <w:top w:val="none" w:sz="0" w:space="0" w:color="auto"/>
            <w:left w:val="none" w:sz="0" w:space="0" w:color="auto"/>
            <w:bottom w:val="none" w:sz="0" w:space="0" w:color="auto"/>
            <w:right w:val="none" w:sz="0" w:space="0" w:color="auto"/>
          </w:divBdr>
        </w:div>
        <w:div w:id="532883788">
          <w:marLeft w:val="640"/>
          <w:marRight w:val="0"/>
          <w:marTop w:val="0"/>
          <w:marBottom w:val="0"/>
          <w:divBdr>
            <w:top w:val="none" w:sz="0" w:space="0" w:color="auto"/>
            <w:left w:val="none" w:sz="0" w:space="0" w:color="auto"/>
            <w:bottom w:val="none" w:sz="0" w:space="0" w:color="auto"/>
            <w:right w:val="none" w:sz="0" w:space="0" w:color="auto"/>
          </w:divBdr>
        </w:div>
        <w:div w:id="1251114690">
          <w:marLeft w:val="640"/>
          <w:marRight w:val="0"/>
          <w:marTop w:val="0"/>
          <w:marBottom w:val="0"/>
          <w:divBdr>
            <w:top w:val="none" w:sz="0" w:space="0" w:color="auto"/>
            <w:left w:val="none" w:sz="0" w:space="0" w:color="auto"/>
            <w:bottom w:val="none" w:sz="0" w:space="0" w:color="auto"/>
            <w:right w:val="none" w:sz="0" w:space="0" w:color="auto"/>
          </w:divBdr>
        </w:div>
        <w:div w:id="328751470">
          <w:marLeft w:val="640"/>
          <w:marRight w:val="0"/>
          <w:marTop w:val="0"/>
          <w:marBottom w:val="0"/>
          <w:divBdr>
            <w:top w:val="none" w:sz="0" w:space="0" w:color="auto"/>
            <w:left w:val="none" w:sz="0" w:space="0" w:color="auto"/>
            <w:bottom w:val="none" w:sz="0" w:space="0" w:color="auto"/>
            <w:right w:val="none" w:sz="0" w:space="0" w:color="auto"/>
          </w:divBdr>
        </w:div>
        <w:div w:id="28383490">
          <w:marLeft w:val="640"/>
          <w:marRight w:val="0"/>
          <w:marTop w:val="0"/>
          <w:marBottom w:val="0"/>
          <w:divBdr>
            <w:top w:val="none" w:sz="0" w:space="0" w:color="auto"/>
            <w:left w:val="none" w:sz="0" w:space="0" w:color="auto"/>
            <w:bottom w:val="none" w:sz="0" w:space="0" w:color="auto"/>
            <w:right w:val="none" w:sz="0" w:space="0" w:color="auto"/>
          </w:divBdr>
        </w:div>
        <w:div w:id="1620138441">
          <w:marLeft w:val="640"/>
          <w:marRight w:val="0"/>
          <w:marTop w:val="0"/>
          <w:marBottom w:val="0"/>
          <w:divBdr>
            <w:top w:val="none" w:sz="0" w:space="0" w:color="auto"/>
            <w:left w:val="none" w:sz="0" w:space="0" w:color="auto"/>
            <w:bottom w:val="none" w:sz="0" w:space="0" w:color="auto"/>
            <w:right w:val="none" w:sz="0" w:space="0" w:color="auto"/>
          </w:divBdr>
        </w:div>
        <w:div w:id="313067600">
          <w:marLeft w:val="640"/>
          <w:marRight w:val="0"/>
          <w:marTop w:val="0"/>
          <w:marBottom w:val="0"/>
          <w:divBdr>
            <w:top w:val="none" w:sz="0" w:space="0" w:color="auto"/>
            <w:left w:val="none" w:sz="0" w:space="0" w:color="auto"/>
            <w:bottom w:val="none" w:sz="0" w:space="0" w:color="auto"/>
            <w:right w:val="none" w:sz="0" w:space="0" w:color="auto"/>
          </w:divBdr>
        </w:div>
        <w:div w:id="1801411113">
          <w:marLeft w:val="640"/>
          <w:marRight w:val="0"/>
          <w:marTop w:val="0"/>
          <w:marBottom w:val="0"/>
          <w:divBdr>
            <w:top w:val="none" w:sz="0" w:space="0" w:color="auto"/>
            <w:left w:val="none" w:sz="0" w:space="0" w:color="auto"/>
            <w:bottom w:val="none" w:sz="0" w:space="0" w:color="auto"/>
            <w:right w:val="none" w:sz="0" w:space="0" w:color="auto"/>
          </w:divBdr>
        </w:div>
        <w:div w:id="115803563">
          <w:marLeft w:val="640"/>
          <w:marRight w:val="0"/>
          <w:marTop w:val="0"/>
          <w:marBottom w:val="0"/>
          <w:divBdr>
            <w:top w:val="none" w:sz="0" w:space="0" w:color="auto"/>
            <w:left w:val="none" w:sz="0" w:space="0" w:color="auto"/>
            <w:bottom w:val="none" w:sz="0" w:space="0" w:color="auto"/>
            <w:right w:val="none" w:sz="0" w:space="0" w:color="auto"/>
          </w:divBdr>
        </w:div>
        <w:div w:id="1879849514">
          <w:marLeft w:val="640"/>
          <w:marRight w:val="0"/>
          <w:marTop w:val="0"/>
          <w:marBottom w:val="0"/>
          <w:divBdr>
            <w:top w:val="none" w:sz="0" w:space="0" w:color="auto"/>
            <w:left w:val="none" w:sz="0" w:space="0" w:color="auto"/>
            <w:bottom w:val="none" w:sz="0" w:space="0" w:color="auto"/>
            <w:right w:val="none" w:sz="0" w:space="0" w:color="auto"/>
          </w:divBdr>
        </w:div>
        <w:div w:id="1996185051">
          <w:marLeft w:val="640"/>
          <w:marRight w:val="0"/>
          <w:marTop w:val="0"/>
          <w:marBottom w:val="0"/>
          <w:divBdr>
            <w:top w:val="none" w:sz="0" w:space="0" w:color="auto"/>
            <w:left w:val="none" w:sz="0" w:space="0" w:color="auto"/>
            <w:bottom w:val="none" w:sz="0" w:space="0" w:color="auto"/>
            <w:right w:val="none" w:sz="0" w:space="0" w:color="auto"/>
          </w:divBdr>
        </w:div>
        <w:div w:id="1368487618">
          <w:marLeft w:val="640"/>
          <w:marRight w:val="0"/>
          <w:marTop w:val="0"/>
          <w:marBottom w:val="0"/>
          <w:divBdr>
            <w:top w:val="none" w:sz="0" w:space="0" w:color="auto"/>
            <w:left w:val="none" w:sz="0" w:space="0" w:color="auto"/>
            <w:bottom w:val="none" w:sz="0" w:space="0" w:color="auto"/>
            <w:right w:val="none" w:sz="0" w:space="0" w:color="auto"/>
          </w:divBdr>
        </w:div>
        <w:div w:id="401561361">
          <w:marLeft w:val="640"/>
          <w:marRight w:val="0"/>
          <w:marTop w:val="0"/>
          <w:marBottom w:val="0"/>
          <w:divBdr>
            <w:top w:val="none" w:sz="0" w:space="0" w:color="auto"/>
            <w:left w:val="none" w:sz="0" w:space="0" w:color="auto"/>
            <w:bottom w:val="none" w:sz="0" w:space="0" w:color="auto"/>
            <w:right w:val="none" w:sz="0" w:space="0" w:color="auto"/>
          </w:divBdr>
        </w:div>
        <w:div w:id="1029719753">
          <w:marLeft w:val="640"/>
          <w:marRight w:val="0"/>
          <w:marTop w:val="0"/>
          <w:marBottom w:val="0"/>
          <w:divBdr>
            <w:top w:val="none" w:sz="0" w:space="0" w:color="auto"/>
            <w:left w:val="none" w:sz="0" w:space="0" w:color="auto"/>
            <w:bottom w:val="none" w:sz="0" w:space="0" w:color="auto"/>
            <w:right w:val="none" w:sz="0" w:space="0" w:color="auto"/>
          </w:divBdr>
        </w:div>
        <w:div w:id="505366179">
          <w:marLeft w:val="640"/>
          <w:marRight w:val="0"/>
          <w:marTop w:val="0"/>
          <w:marBottom w:val="0"/>
          <w:divBdr>
            <w:top w:val="none" w:sz="0" w:space="0" w:color="auto"/>
            <w:left w:val="none" w:sz="0" w:space="0" w:color="auto"/>
            <w:bottom w:val="none" w:sz="0" w:space="0" w:color="auto"/>
            <w:right w:val="none" w:sz="0" w:space="0" w:color="auto"/>
          </w:divBdr>
        </w:div>
        <w:div w:id="1915696128">
          <w:marLeft w:val="640"/>
          <w:marRight w:val="0"/>
          <w:marTop w:val="0"/>
          <w:marBottom w:val="0"/>
          <w:divBdr>
            <w:top w:val="none" w:sz="0" w:space="0" w:color="auto"/>
            <w:left w:val="none" w:sz="0" w:space="0" w:color="auto"/>
            <w:bottom w:val="none" w:sz="0" w:space="0" w:color="auto"/>
            <w:right w:val="none" w:sz="0" w:space="0" w:color="auto"/>
          </w:divBdr>
        </w:div>
        <w:div w:id="9110252">
          <w:marLeft w:val="640"/>
          <w:marRight w:val="0"/>
          <w:marTop w:val="0"/>
          <w:marBottom w:val="0"/>
          <w:divBdr>
            <w:top w:val="none" w:sz="0" w:space="0" w:color="auto"/>
            <w:left w:val="none" w:sz="0" w:space="0" w:color="auto"/>
            <w:bottom w:val="none" w:sz="0" w:space="0" w:color="auto"/>
            <w:right w:val="none" w:sz="0" w:space="0" w:color="auto"/>
          </w:divBdr>
        </w:div>
        <w:div w:id="472984329">
          <w:marLeft w:val="640"/>
          <w:marRight w:val="0"/>
          <w:marTop w:val="0"/>
          <w:marBottom w:val="0"/>
          <w:divBdr>
            <w:top w:val="none" w:sz="0" w:space="0" w:color="auto"/>
            <w:left w:val="none" w:sz="0" w:space="0" w:color="auto"/>
            <w:bottom w:val="none" w:sz="0" w:space="0" w:color="auto"/>
            <w:right w:val="none" w:sz="0" w:space="0" w:color="auto"/>
          </w:divBdr>
        </w:div>
        <w:div w:id="334770555">
          <w:marLeft w:val="640"/>
          <w:marRight w:val="0"/>
          <w:marTop w:val="0"/>
          <w:marBottom w:val="0"/>
          <w:divBdr>
            <w:top w:val="none" w:sz="0" w:space="0" w:color="auto"/>
            <w:left w:val="none" w:sz="0" w:space="0" w:color="auto"/>
            <w:bottom w:val="none" w:sz="0" w:space="0" w:color="auto"/>
            <w:right w:val="none" w:sz="0" w:space="0" w:color="auto"/>
          </w:divBdr>
        </w:div>
        <w:div w:id="1168056920">
          <w:marLeft w:val="640"/>
          <w:marRight w:val="0"/>
          <w:marTop w:val="0"/>
          <w:marBottom w:val="0"/>
          <w:divBdr>
            <w:top w:val="none" w:sz="0" w:space="0" w:color="auto"/>
            <w:left w:val="none" w:sz="0" w:space="0" w:color="auto"/>
            <w:bottom w:val="none" w:sz="0" w:space="0" w:color="auto"/>
            <w:right w:val="none" w:sz="0" w:space="0" w:color="auto"/>
          </w:divBdr>
        </w:div>
        <w:div w:id="513081837">
          <w:marLeft w:val="640"/>
          <w:marRight w:val="0"/>
          <w:marTop w:val="0"/>
          <w:marBottom w:val="0"/>
          <w:divBdr>
            <w:top w:val="none" w:sz="0" w:space="0" w:color="auto"/>
            <w:left w:val="none" w:sz="0" w:space="0" w:color="auto"/>
            <w:bottom w:val="none" w:sz="0" w:space="0" w:color="auto"/>
            <w:right w:val="none" w:sz="0" w:space="0" w:color="auto"/>
          </w:divBdr>
        </w:div>
        <w:div w:id="2028096014">
          <w:marLeft w:val="640"/>
          <w:marRight w:val="0"/>
          <w:marTop w:val="0"/>
          <w:marBottom w:val="0"/>
          <w:divBdr>
            <w:top w:val="none" w:sz="0" w:space="0" w:color="auto"/>
            <w:left w:val="none" w:sz="0" w:space="0" w:color="auto"/>
            <w:bottom w:val="none" w:sz="0" w:space="0" w:color="auto"/>
            <w:right w:val="none" w:sz="0" w:space="0" w:color="auto"/>
          </w:divBdr>
        </w:div>
        <w:div w:id="120345400">
          <w:marLeft w:val="640"/>
          <w:marRight w:val="0"/>
          <w:marTop w:val="0"/>
          <w:marBottom w:val="0"/>
          <w:divBdr>
            <w:top w:val="none" w:sz="0" w:space="0" w:color="auto"/>
            <w:left w:val="none" w:sz="0" w:space="0" w:color="auto"/>
            <w:bottom w:val="none" w:sz="0" w:space="0" w:color="auto"/>
            <w:right w:val="none" w:sz="0" w:space="0" w:color="auto"/>
          </w:divBdr>
        </w:div>
        <w:div w:id="610556808">
          <w:marLeft w:val="640"/>
          <w:marRight w:val="0"/>
          <w:marTop w:val="0"/>
          <w:marBottom w:val="0"/>
          <w:divBdr>
            <w:top w:val="none" w:sz="0" w:space="0" w:color="auto"/>
            <w:left w:val="none" w:sz="0" w:space="0" w:color="auto"/>
            <w:bottom w:val="none" w:sz="0" w:space="0" w:color="auto"/>
            <w:right w:val="none" w:sz="0" w:space="0" w:color="auto"/>
          </w:divBdr>
        </w:div>
        <w:div w:id="598948426">
          <w:marLeft w:val="640"/>
          <w:marRight w:val="0"/>
          <w:marTop w:val="0"/>
          <w:marBottom w:val="0"/>
          <w:divBdr>
            <w:top w:val="none" w:sz="0" w:space="0" w:color="auto"/>
            <w:left w:val="none" w:sz="0" w:space="0" w:color="auto"/>
            <w:bottom w:val="none" w:sz="0" w:space="0" w:color="auto"/>
            <w:right w:val="none" w:sz="0" w:space="0" w:color="auto"/>
          </w:divBdr>
        </w:div>
        <w:div w:id="902644553">
          <w:marLeft w:val="640"/>
          <w:marRight w:val="0"/>
          <w:marTop w:val="0"/>
          <w:marBottom w:val="0"/>
          <w:divBdr>
            <w:top w:val="none" w:sz="0" w:space="0" w:color="auto"/>
            <w:left w:val="none" w:sz="0" w:space="0" w:color="auto"/>
            <w:bottom w:val="none" w:sz="0" w:space="0" w:color="auto"/>
            <w:right w:val="none" w:sz="0" w:space="0" w:color="auto"/>
          </w:divBdr>
        </w:div>
        <w:div w:id="1917520593">
          <w:marLeft w:val="640"/>
          <w:marRight w:val="0"/>
          <w:marTop w:val="0"/>
          <w:marBottom w:val="0"/>
          <w:divBdr>
            <w:top w:val="none" w:sz="0" w:space="0" w:color="auto"/>
            <w:left w:val="none" w:sz="0" w:space="0" w:color="auto"/>
            <w:bottom w:val="none" w:sz="0" w:space="0" w:color="auto"/>
            <w:right w:val="none" w:sz="0" w:space="0" w:color="auto"/>
          </w:divBdr>
        </w:div>
        <w:div w:id="1896118886">
          <w:marLeft w:val="640"/>
          <w:marRight w:val="0"/>
          <w:marTop w:val="0"/>
          <w:marBottom w:val="0"/>
          <w:divBdr>
            <w:top w:val="none" w:sz="0" w:space="0" w:color="auto"/>
            <w:left w:val="none" w:sz="0" w:space="0" w:color="auto"/>
            <w:bottom w:val="none" w:sz="0" w:space="0" w:color="auto"/>
            <w:right w:val="none" w:sz="0" w:space="0" w:color="auto"/>
          </w:divBdr>
        </w:div>
        <w:div w:id="1510827548">
          <w:marLeft w:val="640"/>
          <w:marRight w:val="0"/>
          <w:marTop w:val="0"/>
          <w:marBottom w:val="0"/>
          <w:divBdr>
            <w:top w:val="none" w:sz="0" w:space="0" w:color="auto"/>
            <w:left w:val="none" w:sz="0" w:space="0" w:color="auto"/>
            <w:bottom w:val="none" w:sz="0" w:space="0" w:color="auto"/>
            <w:right w:val="none" w:sz="0" w:space="0" w:color="auto"/>
          </w:divBdr>
        </w:div>
        <w:div w:id="1710228720">
          <w:marLeft w:val="640"/>
          <w:marRight w:val="0"/>
          <w:marTop w:val="0"/>
          <w:marBottom w:val="0"/>
          <w:divBdr>
            <w:top w:val="none" w:sz="0" w:space="0" w:color="auto"/>
            <w:left w:val="none" w:sz="0" w:space="0" w:color="auto"/>
            <w:bottom w:val="none" w:sz="0" w:space="0" w:color="auto"/>
            <w:right w:val="none" w:sz="0" w:space="0" w:color="auto"/>
          </w:divBdr>
        </w:div>
        <w:div w:id="1851065478">
          <w:marLeft w:val="640"/>
          <w:marRight w:val="0"/>
          <w:marTop w:val="0"/>
          <w:marBottom w:val="0"/>
          <w:divBdr>
            <w:top w:val="none" w:sz="0" w:space="0" w:color="auto"/>
            <w:left w:val="none" w:sz="0" w:space="0" w:color="auto"/>
            <w:bottom w:val="none" w:sz="0" w:space="0" w:color="auto"/>
            <w:right w:val="none" w:sz="0" w:space="0" w:color="auto"/>
          </w:divBdr>
        </w:div>
        <w:div w:id="35086090">
          <w:marLeft w:val="640"/>
          <w:marRight w:val="0"/>
          <w:marTop w:val="0"/>
          <w:marBottom w:val="0"/>
          <w:divBdr>
            <w:top w:val="none" w:sz="0" w:space="0" w:color="auto"/>
            <w:left w:val="none" w:sz="0" w:space="0" w:color="auto"/>
            <w:bottom w:val="none" w:sz="0" w:space="0" w:color="auto"/>
            <w:right w:val="none" w:sz="0" w:space="0" w:color="auto"/>
          </w:divBdr>
        </w:div>
        <w:div w:id="704718437">
          <w:marLeft w:val="640"/>
          <w:marRight w:val="0"/>
          <w:marTop w:val="0"/>
          <w:marBottom w:val="0"/>
          <w:divBdr>
            <w:top w:val="none" w:sz="0" w:space="0" w:color="auto"/>
            <w:left w:val="none" w:sz="0" w:space="0" w:color="auto"/>
            <w:bottom w:val="none" w:sz="0" w:space="0" w:color="auto"/>
            <w:right w:val="none" w:sz="0" w:space="0" w:color="auto"/>
          </w:divBdr>
        </w:div>
        <w:div w:id="2080399835">
          <w:marLeft w:val="640"/>
          <w:marRight w:val="0"/>
          <w:marTop w:val="0"/>
          <w:marBottom w:val="0"/>
          <w:divBdr>
            <w:top w:val="none" w:sz="0" w:space="0" w:color="auto"/>
            <w:left w:val="none" w:sz="0" w:space="0" w:color="auto"/>
            <w:bottom w:val="none" w:sz="0" w:space="0" w:color="auto"/>
            <w:right w:val="none" w:sz="0" w:space="0" w:color="auto"/>
          </w:divBdr>
        </w:div>
        <w:div w:id="603657456">
          <w:marLeft w:val="640"/>
          <w:marRight w:val="0"/>
          <w:marTop w:val="0"/>
          <w:marBottom w:val="0"/>
          <w:divBdr>
            <w:top w:val="none" w:sz="0" w:space="0" w:color="auto"/>
            <w:left w:val="none" w:sz="0" w:space="0" w:color="auto"/>
            <w:bottom w:val="none" w:sz="0" w:space="0" w:color="auto"/>
            <w:right w:val="none" w:sz="0" w:space="0" w:color="auto"/>
          </w:divBdr>
        </w:div>
        <w:div w:id="1334721356">
          <w:marLeft w:val="640"/>
          <w:marRight w:val="0"/>
          <w:marTop w:val="0"/>
          <w:marBottom w:val="0"/>
          <w:divBdr>
            <w:top w:val="none" w:sz="0" w:space="0" w:color="auto"/>
            <w:left w:val="none" w:sz="0" w:space="0" w:color="auto"/>
            <w:bottom w:val="none" w:sz="0" w:space="0" w:color="auto"/>
            <w:right w:val="none" w:sz="0" w:space="0" w:color="auto"/>
          </w:divBdr>
        </w:div>
        <w:div w:id="1580093561">
          <w:marLeft w:val="640"/>
          <w:marRight w:val="0"/>
          <w:marTop w:val="0"/>
          <w:marBottom w:val="0"/>
          <w:divBdr>
            <w:top w:val="none" w:sz="0" w:space="0" w:color="auto"/>
            <w:left w:val="none" w:sz="0" w:space="0" w:color="auto"/>
            <w:bottom w:val="none" w:sz="0" w:space="0" w:color="auto"/>
            <w:right w:val="none" w:sz="0" w:space="0" w:color="auto"/>
          </w:divBdr>
        </w:div>
        <w:div w:id="1330986683">
          <w:marLeft w:val="640"/>
          <w:marRight w:val="0"/>
          <w:marTop w:val="0"/>
          <w:marBottom w:val="0"/>
          <w:divBdr>
            <w:top w:val="none" w:sz="0" w:space="0" w:color="auto"/>
            <w:left w:val="none" w:sz="0" w:space="0" w:color="auto"/>
            <w:bottom w:val="none" w:sz="0" w:space="0" w:color="auto"/>
            <w:right w:val="none" w:sz="0" w:space="0" w:color="auto"/>
          </w:divBdr>
        </w:div>
        <w:div w:id="856776436">
          <w:marLeft w:val="640"/>
          <w:marRight w:val="0"/>
          <w:marTop w:val="0"/>
          <w:marBottom w:val="0"/>
          <w:divBdr>
            <w:top w:val="none" w:sz="0" w:space="0" w:color="auto"/>
            <w:left w:val="none" w:sz="0" w:space="0" w:color="auto"/>
            <w:bottom w:val="none" w:sz="0" w:space="0" w:color="auto"/>
            <w:right w:val="none" w:sz="0" w:space="0" w:color="auto"/>
          </w:divBdr>
        </w:div>
        <w:div w:id="1799764845">
          <w:marLeft w:val="640"/>
          <w:marRight w:val="0"/>
          <w:marTop w:val="0"/>
          <w:marBottom w:val="0"/>
          <w:divBdr>
            <w:top w:val="none" w:sz="0" w:space="0" w:color="auto"/>
            <w:left w:val="none" w:sz="0" w:space="0" w:color="auto"/>
            <w:bottom w:val="none" w:sz="0" w:space="0" w:color="auto"/>
            <w:right w:val="none" w:sz="0" w:space="0" w:color="auto"/>
          </w:divBdr>
        </w:div>
        <w:div w:id="1291083612">
          <w:marLeft w:val="640"/>
          <w:marRight w:val="0"/>
          <w:marTop w:val="0"/>
          <w:marBottom w:val="0"/>
          <w:divBdr>
            <w:top w:val="none" w:sz="0" w:space="0" w:color="auto"/>
            <w:left w:val="none" w:sz="0" w:space="0" w:color="auto"/>
            <w:bottom w:val="none" w:sz="0" w:space="0" w:color="auto"/>
            <w:right w:val="none" w:sz="0" w:space="0" w:color="auto"/>
          </w:divBdr>
        </w:div>
        <w:div w:id="1839923307">
          <w:marLeft w:val="640"/>
          <w:marRight w:val="0"/>
          <w:marTop w:val="0"/>
          <w:marBottom w:val="0"/>
          <w:divBdr>
            <w:top w:val="none" w:sz="0" w:space="0" w:color="auto"/>
            <w:left w:val="none" w:sz="0" w:space="0" w:color="auto"/>
            <w:bottom w:val="none" w:sz="0" w:space="0" w:color="auto"/>
            <w:right w:val="none" w:sz="0" w:space="0" w:color="auto"/>
          </w:divBdr>
        </w:div>
        <w:div w:id="566380229">
          <w:marLeft w:val="640"/>
          <w:marRight w:val="0"/>
          <w:marTop w:val="0"/>
          <w:marBottom w:val="0"/>
          <w:divBdr>
            <w:top w:val="none" w:sz="0" w:space="0" w:color="auto"/>
            <w:left w:val="none" w:sz="0" w:space="0" w:color="auto"/>
            <w:bottom w:val="none" w:sz="0" w:space="0" w:color="auto"/>
            <w:right w:val="none" w:sz="0" w:space="0" w:color="auto"/>
          </w:divBdr>
        </w:div>
        <w:div w:id="273293092">
          <w:marLeft w:val="640"/>
          <w:marRight w:val="0"/>
          <w:marTop w:val="0"/>
          <w:marBottom w:val="0"/>
          <w:divBdr>
            <w:top w:val="none" w:sz="0" w:space="0" w:color="auto"/>
            <w:left w:val="none" w:sz="0" w:space="0" w:color="auto"/>
            <w:bottom w:val="none" w:sz="0" w:space="0" w:color="auto"/>
            <w:right w:val="none" w:sz="0" w:space="0" w:color="auto"/>
          </w:divBdr>
        </w:div>
        <w:div w:id="1213351396">
          <w:marLeft w:val="640"/>
          <w:marRight w:val="0"/>
          <w:marTop w:val="0"/>
          <w:marBottom w:val="0"/>
          <w:divBdr>
            <w:top w:val="none" w:sz="0" w:space="0" w:color="auto"/>
            <w:left w:val="none" w:sz="0" w:space="0" w:color="auto"/>
            <w:bottom w:val="none" w:sz="0" w:space="0" w:color="auto"/>
            <w:right w:val="none" w:sz="0" w:space="0" w:color="auto"/>
          </w:divBdr>
        </w:div>
        <w:div w:id="1263416439">
          <w:marLeft w:val="640"/>
          <w:marRight w:val="0"/>
          <w:marTop w:val="0"/>
          <w:marBottom w:val="0"/>
          <w:divBdr>
            <w:top w:val="none" w:sz="0" w:space="0" w:color="auto"/>
            <w:left w:val="none" w:sz="0" w:space="0" w:color="auto"/>
            <w:bottom w:val="none" w:sz="0" w:space="0" w:color="auto"/>
            <w:right w:val="none" w:sz="0" w:space="0" w:color="auto"/>
          </w:divBdr>
        </w:div>
        <w:div w:id="1474367612">
          <w:marLeft w:val="640"/>
          <w:marRight w:val="0"/>
          <w:marTop w:val="0"/>
          <w:marBottom w:val="0"/>
          <w:divBdr>
            <w:top w:val="none" w:sz="0" w:space="0" w:color="auto"/>
            <w:left w:val="none" w:sz="0" w:space="0" w:color="auto"/>
            <w:bottom w:val="none" w:sz="0" w:space="0" w:color="auto"/>
            <w:right w:val="none" w:sz="0" w:space="0" w:color="auto"/>
          </w:divBdr>
        </w:div>
        <w:div w:id="1769539338">
          <w:marLeft w:val="640"/>
          <w:marRight w:val="0"/>
          <w:marTop w:val="0"/>
          <w:marBottom w:val="0"/>
          <w:divBdr>
            <w:top w:val="none" w:sz="0" w:space="0" w:color="auto"/>
            <w:left w:val="none" w:sz="0" w:space="0" w:color="auto"/>
            <w:bottom w:val="none" w:sz="0" w:space="0" w:color="auto"/>
            <w:right w:val="none" w:sz="0" w:space="0" w:color="auto"/>
          </w:divBdr>
        </w:div>
        <w:div w:id="414480390">
          <w:marLeft w:val="640"/>
          <w:marRight w:val="0"/>
          <w:marTop w:val="0"/>
          <w:marBottom w:val="0"/>
          <w:divBdr>
            <w:top w:val="none" w:sz="0" w:space="0" w:color="auto"/>
            <w:left w:val="none" w:sz="0" w:space="0" w:color="auto"/>
            <w:bottom w:val="none" w:sz="0" w:space="0" w:color="auto"/>
            <w:right w:val="none" w:sz="0" w:space="0" w:color="auto"/>
          </w:divBdr>
        </w:div>
        <w:div w:id="831602198">
          <w:marLeft w:val="640"/>
          <w:marRight w:val="0"/>
          <w:marTop w:val="0"/>
          <w:marBottom w:val="0"/>
          <w:divBdr>
            <w:top w:val="none" w:sz="0" w:space="0" w:color="auto"/>
            <w:left w:val="none" w:sz="0" w:space="0" w:color="auto"/>
            <w:bottom w:val="none" w:sz="0" w:space="0" w:color="auto"/>
            <w:right w:val="none" w:sz="0" w:space="0" w:color="auto"/>
          </w:divBdr>
        </w:div>
        <w:div w:id="1624382283">
          <w:marLeft w:val="640"/>
          <w:marRight w:val="0"/>
          <w:marTop w:val="0"/>
          <w:marBottom w:val="0"/>
          <w:divBdr>
            <w:top w:val="none" w:sz="0" w:space="0" w:color="auto"/>
            <w:left w:val="none" w:sz="0" w:space="0" w:color="auto"/>
            <w:bottom w:val="none" w:sz="0" w:space="0" w:color="auto"/>
            <w:right w:val="none" w:sz="0" w:space="0" w:color="auto"/>
          </w:divBdr>
        </w:div>
        <w:div w:id="549656433">
          <w:marLeft w:val="640"/>
          <w:marRight w:val="0"/>
          <w:marTop w:val="0"/>
          <w:marBottom w:val="0"/>
          <w:divBdr>
            <w:top w:val="none" w:sz="0" w:space="0" w:color="auto"/>
            <w:left w:val="none" w:sz="0" w:space="0" w:color="auto"/>
            <w:bottom w:val="none" w:sz="0" w:space="0" w:color="auto"/>
            <w:right w:val="none" w:sz="0" w:space="0" w:color="auto"/>
          </w:divBdr>
        </w:div>
        <w:div w:id="1521505584">
          <w:marLeft w:val="640"/>
          <w:marRight w:val="0"/>
          <w:marTop w:val="0"/>
          <w:marBottom w:val="0"/>
          <w:divBdr>
            <w:top w:val="none" w:sz="0" w:space="0" w:color="auto"/>
            <w:left w:val="none" w:sz="0" w:space="0" w:color="auto"/>
            <w:bottom w:val="none" w:sz="0" w:space="0" w:color="auto"/>
            <w:right w:val="none" w:sz="0" w:space="0" w:color="auto"/>
          </w:divBdr>
        </w:div>
        <w:div w:id="880750747">
          <w:marLeft w:val="640"/>
          <w:marRight w:val="0"/>
          <w:marTop w:val="0"/>
          <w:marBottom w:val="0"/>
          <w:divBdr>
            <w:top w:val="none" w:sz="0" w:space="0" w:color="auto"/>
            <w:left w:val="none" w:sz="0" w:space="0" w:color="auto"/>
            <w:bottom w:val="none" w:sz="0" w:space="0" w:color="auto"/>
            <w:right w:val="none" w:sz="0" w:space="0" w:color="auto"/>
          </w:divBdr>
        </w:div>
        <w:div w:id="1124270473">
          <w:marLeft w:val="640"/>
          <w:marRight w:val="0"/>
          <w:marTop w:val="0"/>
          <w:marBottom w:val="0"/>
          <w:divBdr>
            <w:top w:val="none" w:sz="0" w:space="0" w:color="auto"/>
            <w:left w:val="none" w:sz="0" w:space="0" w:color="auto"/>
            <w:bottom w:val="none" w:sz="0" w:space="0" w:color="auto"/>
            <w:right w:val="none" w:sz="0" w:space="0" w:color="auto"/>
          </w:divBdr>
        </w:div>
        <w:div w:id="1522476743">
          <w:marLeft w:val="640"/>
          <w:marRight w:val="0"/>
          <w:marTop w:val="0"/>
          <w:marBottom w:val="0"/>
          <w:divBdr>
            <w:top w:val="none" w:sz="0" w:space="0" w:color="auto"/>
            <w:left w:val="none" w:sz="0" w:space="0" w:color="auto"/>
            <w:bottom w:val="none" w:sz="0" w:space="0" w:color="auto"/>
            <w:right w:val="none" w:sz="0" w:space="0" w:color="auto"/>
          </w:divBdr>
        </w:div>
        <w:div w:id="696125200">
          <w:marLeft w:val="640"/>
          <w:marRight w:val="0"/>
          <w:marTop w:val="0"/>
          <w:marBottom w:val="0"/>
          <w:divBdr>
            <w:top w:val="none" w:sz="0" w:space="0" w:color="auto"/>
            <w:left w:val="none" w:sz="0" w:space="0" w:color="auto"/>
            <w:bottom w:val="none" w:sz="0" w:space="0" w:color="auto"/>
            <w:right w:val="none" w:sz="0" w:space="0" w:color="auto"/>
          </w:divBdr>
        </w:div>
        <w:div w:id="2015758781">
          <w:marLeft w:val="640"/>
          <w:marRight w:val="0"/>
          <w:marTop w:val="0"/>
          <w:marBottom w:val="0"/>
          <w:divBdr>
            <w:top w:val="none" w:sz="0" w:space="0" w:color="auto"/>
            <w:left w:val="none" w:sz="0" w:space="0" w:color="auto"/>
            <w:bottom w:val="none" w:sz="0" w:space="0" w:color="auto"/>
            <w:right w:val="none" w:sz="0" w:space="0" w:color="auto"/>
          </w:divBdr>
        </w:div>
        <w:div w:id="562372568">
          <w:marLeft w:val="640"/>
          <w:marRight w:val="0"/>
          <w:marTop w:val="0"/>
          <w:marBottom w:val="0"/>
          <w:divBdr>
            <w:top w:val="none" w:sz="0" w:space="0" w:color="auto"/>
            <w:left w:val="none" w:sz="0" w:space="0" w:color="auto"/>
            <w:bottom w:val="none" w:sz="0" w:space="0" w:color="auto"/>
            <w:right w:val="none" w:sz="0" w:space="0" w:color="auto"/>
          </w:divBdr>
        </w:div>
        <w:div w:id="739910707">
          <w:marLeft w:val="640"/>
          <w:marRight w:val="0"/>
          <w:marTop w:val="0"/>
          <w:marBottom w:val="0"/>
          <w:divBdr>
            <w:top w:val="none" w:sz="0" w:space="0" w:color="auto"/>
            <w:left w:val="none" w:sz="0" w:space="0" w:color="auto"/>
            <w:bottom w:val="none" w:sz="0" w:space="0" w:color="auto"/>
            <w:right w:val="none" w:sz="0" w:space="0" w:color="auto"/>
          </w:divBdr>
        </w:div>
        <w:div w:id="1360277733">
          <w:marLeft w:val="640"/>
          <w:marRight w:val="0"/>
          <w:marTop w:val="0"/>
          <w:marBottom w:val="0"/>
          <w:divBdr>
            <w:top w:val="none" w:sz="0" w:space="0" w:color="auto"/>
            <w:left w:val="none" w:sz="0" w:space="0" w:color="auto"/>
            <w:bottom w:val="none" w:sz="0" w:space="0" w:color="auto"/>
            <w:right w:val="none" w:sz="0" w:space="0" w:color="auto"/>
          </w:divBdr>
        </w:div>
        <w:div w:id="1469786129">
          <w:marLeft w:val="640"/>
          <w:marRight w:val="0"/>
          <w:marTop w:val="0"/>
          <w:marBottom w:val="0"/>
          <w:divBdr>
            <w:top w:val="none" w:sz="0" w:space="0" w:color="auto"/>
            <w:left w:val="none" w:sz="0" w:space="0" w:color="auto"/>
            <w:bottom w:val="none" w:sz="0" w:space="0" w:color="auto"/>
            <w:right w:val="none" w:sz="0" w:space="0" w:color="auto"/>
          </w:divBdr>
        </w:div>
        <w:div w:id="865022340">
          <w:marLeft w:val="640"/>
          <w:marRight w:val="0"/>
          <w:marTop w:val="0"/>
          <w:marBottom w:val="0"/>
          <w:divBdr>
            <w:top w:val="none" w:sz="0" w:space="0" w:color="auto"/>
            <w:left w:val="none" w:sz="0" w:space="0" w:color="auto"/>
            <w:bottom w:val="none" w:sz="0" w:space="0" w:color="auto"/>
            <w:right w:val="none" w:sz="0" w:space="0" w:color="auto"/>
          </w:divBdr>
        </w:div>
        <w:div w:id="789981589">
          <w:marLeft w:val="640"/>
          <w:marRight w:val="0"/>
          <w:marTop w:val="0"/>
          <w:marBottom w:val="0"/>
          <w:divBdr>
            <w:top w:val="none" w:sz="0" w:space="0" w:color="auto"/>
            <w:left w:val="none" w:sz="0" w:space="0" w:color="auto"/>
            <w:bottom w:val="none" w:sz="0" w:space="0" w:color="auto"/>
            <w:right w:val="none" w:sz="0" w:space="0" w:color="auto"/>
          </w:divBdr>
        </w:div>
        <w:div w:id="1304771750">
          <w:marLeft w:val="640"/>
          <w:marRight w:val="0"/>
          <w:marTop w:val="0"/>
          <w:marBottom w:val="0"/>
          <w:divBdr>
            <w:top w:val="none" w:sz="0" w:space="0" w:color="auto"/>
            <w:left w:val="none" w:sz="0" w:space="0" w:color="auto"/>
            <w:bottom w:val="none" w:sz="0" w:space="0" w:color="auto"/>
            <w:right w:val="none" w:sz="0" w:space="0" w:color="auto"/>
          </w:divBdr>
        </w:div>
        <w:div w:id="1129592404">
          <w:marLeft w:val="640"/>
          <w:marRight w:val="0"/>
          <w:marTop w:val="0"/>
          <w:marBottom w:val="0"/>
          <w:divBdr>
            <w:top w:val="none" w:sz="0" w:space="0" w:color="auto"/>
            <w:left w:val="none" w:sz="0" w:space="0" w:color="auto"/>
            <w:bottom w:val="none" w:sz="0" w:space="0" w:color="auto"/>
            <w:right w:val="none" w:sz="0" w:space="0" w:color="auto"/>
          </w:divBdr>
        </w:div>
        <w:div w:id="1531258021">
          <w:marLeft w:val="640"/>
          <w:marRight w:val="0"/>
          <w:marTop w:val="0"/>
          <w:marBottom w:val="0"/>
          <w:divBdr>
            <w:top w:val="none" w:sz="0" w:space="0" w:color="auto"/>
            <w:left w:val="none" w:sz="0" w:space="0" w:color="auto"/>
            <w:bottom w:val="none" w:sz="0" w:space="0" w:color="auto"/>
            <w:right w:val="none" w:sz="0" w:space="0" w:color="auto"/>
          </w:divBdr>
        </w:div>
        <w:div w:id="1717971161">
          <w:marLeft w:val="640"/>
          <w:marRight w:val="0"/>
          <w:marTop w:val="0"/>
          <w:marBottom w:val="0"/>
          <w:divBdr>
            <w:top w:val="none" w:sz="0" w:space="0" w:color="auto"/>
            <w:left w:val="none" w:sz="0" w:space="0" w:color="auto"/>
            <w:bottom w:val="none" w:sz="0" w:space="0" w:color="auto"/>
            <w:right w:val="none" w:sz="0" w:space="0" w:color="auto"/>
          </w:divBdr>
        </w:div>
        <w:div w:id="643897089">
          <w:marLeft w:val="640"/>
          <w:marRight w:val="0"/>
          <w:marTop w:val="0"/>
          <w:marBottom w:val="0"/>
          <w:divBdr>
            <w:top w:val="none" w:sz="0" w:space="0" w:color="auto"/>
            <w:left w:val="none" w:sz="0" w:space="0" w:color="auto"/>
            <w:bottom w:val="none" w:sz="0" w:space="0" w:color="auto"/>
            <w:right w:val="none" w:sz="0" w:space="0" w:color="auto"/>
          </w:divBdr>
        </w:div>
        <w:div w:id="456879621">
          <w:marLeft w:val="640"/>
          <w:marRight w:val="0"/>
          <w:marTop w:val="0"/>
          <w:marBottom w:val="0"/>
          <w:divBdr>
            <w:top w:val="none" w:sz="0" w:space="0" w:color="auto"/>
            <w:left w:val="none" w:sz="0" w:space="0" w:color="auto"/>
            <w:bottom w:val="none" w:sz="0" w:space="0" w:color="auto"/>
            <w:right w:val="none" w:sz="0" w:space="0" w:color="auto"/>
          </w:divBdr>
        </w:div>
        <w:div w:id="1894534684">
          <w:marLeft w:val="640"/>
          <w:marRight w:val="0"/>
          <w:marTop w:val="0"/>
          <w:marBottom w:val="0"/>
          <w:divBdr>
            <w:top w:val="none" w:sz="0" w:space="0" w:color="auto"/>
            <w:left w:val="none" w:sz="0" w:space="0" w:color="auto"/>
            <w:bottom w:val="none" w:sz="0" w:space="0" w:color="auto"/>
            <w:right w:val="none" w:sz="0" w:space="0" w:color="auto"/>
          </w:divBdr>
        </w:div>
        <w:div w:id="858852709">
          <w:marLeft w:val="640"/>
          <w:marRight w:val="0"/>
          <w:marTop w:val="0"/>
          <w:marBottom w:val="0"/>
          <w:divBdr>
            <w:top w:val="none" w:sz="0" w:space="0" w:color="auto"/>
            <w:left w:val="none" w:sz="0" w:space="0" w:color="auto"/>
            <w:bottom w:val="none" w:sz="0" w:space="0" w:color="auto"/>
            <w:right w:val="none" w:sz="0" w:space="0" w:color="auto"/>
          </w:divBdr>
        </w:div>
        <w:div w:id="1905097672">
          <w:marLeft w:val="640"/>
          <w:marRight w:val="0"/>
          <w:marTop w:val="0"/>
          <w:marBottom w:val="0"/>
          <w:divBdr>
            <w:top w:val="none" w:sz="0" w:space="0" w:color="auto"/>
            <w:left w:val="none" w:sz="0" w:space="0" w:color="auto"/>
            <w:bottom w:val="none" w:sz="0" w:space="0" w:color="auto"/>
            <w:right w:val="none" w:sz="0" w:space="0" w:color="auto"/>
          </w:divBdr>
        </w:div>
        <w:div w:id="1722900295">
          <w:marLeft w:val="640"/>
          <w:marRight w:val="0"/>
          <w:marTop w:val="0"/>
          <w:marBottom w:val="0"/>
          <w:divBdr>
            <w:top w:val="none" w:sz="0" w:space="0" w:color="auto"/>
            <w:left w:val="none" w:sz="0" w:space="0" w:color="auto"/>
            <w:bottom w:val="none" w:sz="0" w:space="0" w:color="auto"/>
            <w:right w:val="none" w:sz="0" w:space="0" w:color="auto"/>
          </w:divBdr>
        </w:div>
        <w:div w:id="1161314141">
          <w:marLeft w:val="640"/>
          <w:marRight w:val="0"/>
          <w:marTop w:val="0"/>
          <w:marBottom w:val="0"/>
          <w:divBdr>
            <w:top w:val="none" w:sz="0" w:space="0" w:color="auto"/>
            <w:left w:val="none" w:sz="0" w:space="0" w:color="auto"/>
            <w:bottom w:val="none" w:sz="0" w:space="0" w:color="auto"/>
            <w:right w:val="none" w:sz="0" w:space="0" w:color="auto"/>
          </w:divBdr>
        </w:div>
        <w:div w:id="1755663392">
          <w:marLeft w:val="640"/>
          <w:marRight w:val="0"/>
          <w:marTop w:val="0"/>
          <w:marBottom w:val="0"/>
          <w:divBdr>
            <w:top w:val="none" w:sz="0" w:space="0" w:color="auto"/>
            <w:left w:val="none" w:sz="0" w:space="0" w:color="auto"/>
            <w:bottom w:val="none" w:sz="0" w:space="0" w:color="auto"/>
            <w:right w:val="none" w:sz="0" w:space="0" w:color="auto"/>
          </w:divBdr>
        </w:div>
        <w:div w:id="2008945157">
          <w:marLeft w:val="640"/>
          <w:marRight w:val="0"/>
          <w:marTop w:val="0"/>
          <w:marBottom w:val="0"/>
          <w:divBdr>
            <w:top w:val="none" w:sz="0" w:space="0" w:color="auto"/>
            <w:left w:val="none" w:sz="0" w:space="0" w:color="auto"/>
            <w:bottom w:val="none" w:sz="0" w:space="0" w:color="auto"/>
            <w:right w:val="none" w:sz="0" w:space="0" w:color="auto"/>
          </w:divBdr>
        </w:div>
        <w:div w:id="1555042837">
          <w:marLeft w:val="640"/>
          <w:marRight w:val="0"/>
          <w:marTop w:val="0"/>
          <w:marBottom w:val="0"/>
          <w:divBdr>
            <w:top w:val="none" w:sz="0" w:space="0" w:color="auto"/>
            <w:left w:val="none" w:sz="0" w:space="0" w:color="auto"/>
            <w:bottom w:val="none" w:sz="0" w:space="0" w:color="auto"/>
            <w:right w:val="none" w:sz="0" w:space="0" w:color="auto"/>
          </w:divBdr>
        </w:div>
        <w:div w:id="1032926293">
          <w:marLeft w:val="640"/>
          <w:marRight w:val="0"/>
          <w:marTop w:val="0"/>
          <w:marBottom w:val="0"/>
          <w:divBdr>
            <w:top w:val="none" w:sz="0" w:space="0" w:color="auto"/>
            <w:left w:val="none" w:sz="0" w:space="0" w:color="auto"/>
            <w:bottom w:val="none" w:sz="0" w:space="0" w:color="auto"/>
            <w:right w:val="none" w:sz="0" w:space="0" w:color="auto"/>
          </w:divBdr>
        </w:div>
        <w:div w:id="920067231">
          <w:marLeft w:val="640"/>
          <w:marRight w:val="0"/>
          <w:marTop w:val="0"/>
          <w:marBottom w:val="0"/>
          <w:divBdr>
            <w:top w:val="none" w:sz="0" w:space="0" w:color="auto"/>
            <w:left w:val="none" w:sz="0" w:space="0" w:color="auto"/>
            <w:bottom w:val="none" w:sz="0" w:space="0" w:color="auto"/>
            <w:right w:val="none" w:sz="0" w:space="0" w:color="auto"/>
          </w:divBdr>
        </w:div>
        <w:div w:id="372118201">
          <w:marLeft w:val="640"/>
          <w:marRight w:val="0"/>
          <w:marTop w:val="0"/>
          <w:marBottom w:val="0"/>
          <w:divBdr>
            <w:top w:val="none" w:sz="0" w:space="0" w:color="auto"/>
            <w:left w:val="none" w:sz="0" w:space="0" w:color="auto"/>
            <w:bottom w:val="none" w:sz="0" w:space="0" w:color="auto"/>
            <w:right w:val="none" w:sz="0" w:space="0" w:color="auto"/>
          </w:divBdr>
        </w:div>
        <w:div w:id="1388453979">
          <w:marLeft w:val="640"/>
          <w:marRight w:val="0"/>
          <w:marTop w:val="0"/>
          <w:marBottom w:val="0"/>
          <w:divBdr>
            <w:top w:val="none" w:sz="0" w:space="0" w:color="auto"/>
            <w:left w:val="none" w:sz="0" w:space="0" w:color="auto"/>
            <w:bottom w:val="none" w:sz="0" w:space="0" w:color="auto"/>
            <w:right w:val="none" w:sz="0" w:space="0" w:color="auto"/>
          </w:divBdr>
        </w:div>
        <w:div w:id="1486315359">
          <w:marLeft w:val="640"/>
          <w:marRight w:val="0"/>
          <w:marTop w:val="0"/>
          <w:marBottom w:val="0"/>
          <w:divBdr>
            <w:top w:val="none" w:sz="0" w:space="0" w:color="auto"/>
            <w:left w:val="none" w:sz="0" w:space="0" w:color="auto"/>
            <w:bottom w:val="none" w:sz="0" w:space="0" w:color="auto"/>
            <w:right w:val="none" w:sz="0" w:space="0" w:color="auto"/>
          </w:divBdr>
        </w:div>
        <w:div w:id="1512068695">
          <w:marLeft w:val="640"/>
          <w:marRight w:val="0"/>
          <w:marTop w:val="0"/>
          <w:marBottom w:val="0"/>
          <w:divBdr>
            <w:top w:val="none" w:sz="0" w:space="0" w:color="auto"/>
            <w:left w:val="none" w:sz="0" w:space="0" w:color="auto"/>
            <w:bottom w:val="none" w:sz="0" w:space="0" w:color="auto"/>
            <w:right w:val="none" w:sz="0" w:space="0" w:color="auto"/>
          </w:divBdr>
        </w:div>
        <w:div w:id="1912540694">
          <w:marLeft w:val="640"/>
          <w:marRight w:val="0"/>
          <w:marTop w:val="0"/>
          <w:marBottom w:val="0"/>
          <w:divBdr>
            <w:top w:val="none" w:sz="0" w:space="0" w:color="auto"/>
            <w:left w:val="none" w:sz="0" w:space="0" w:color="auto"/>
            <w:bottom w:val="none" w:sz="0" w:space="0" w:color="auto"/>
            <w:right w:val="none" w:sz="0" w:space="0" w:color="auto"/>
          </w:divBdr>
        </w:div>
        <w:div w:id="1774007414">
          <w:marLeft w:val="640"/>
          <w:marRight w:val="0"/>
          <w:marTop w:val="0"/>
          <w:marBottom w:val="0"/>
          <w:divBdr>
            <w:top w:val="none" w:sz="0" w:space="0" w:color="auto"/>
            <w:left w:val="none" w:sz="0" w:space="0" w:color="auto"/>
            <w:bottom w:val="none" w:sz="0" w:space="0" w:color="auto"/>
            <w:right w:val="none" w:sz="0" w:space="0" w:color="auto"/>
          </w:divBdr>
        </w:div>
        <w:div w:id="424963943">
          <w:marLeft w:val="640"/>
          <w:marRight w:val="0"/>
          <w:marTop w:val="0"/>
          <w:marBottom w:val="0"/>
          <w:divBdr>
            <w:top w:val="none" w:sz="0" w:space="0" w:color="auto"/>
            <w:left w:val="none" w:sz="0" w:space="0" w:color="auto"/>
            <w:bottom w:val="none" w:sz="0" w:space="0" w:color="auto"/>
            <w:right w:val="none" w:sz="0" w:space="0" w:color="auto"/>
          </w:divBdr>
        </w:div>
        <w:div w:id="2048722087">
          <w:marLeft w:val="640"/>
          <w:marRight w:val="0"/>
          <w:marTop w:val="0"/>
          <w:marBottom w:val="0"/>
          <w:divBdr>
            <w:top w:val="none" w:sz="0" w:space="0" w:color="auto"/>
            <w:left w:val="none" w:sz="0" w:space="0" w:color="auto"/>
            <w:bottom w:val="none" w:sz="0" w:space="0" w:color="auto"/>
            <w:right w:val="none" w:sz="0" w:space="0" w:color="auto"/>
          </w:divBdr>
        </w:div>
        <w:div w:id="1901790912">
          <w:marLeft w:val="640"/>
          <w:marRight w:val="0"/>
          <w:marTop w:val="0"/>
          <w:marBottom w:val="0"/>
          <w:divBdr>
            <w:top w:val="none" w:sz="0" w:space="0" w:color="auto"/>
            <w:left w:val="none" w:sz="0" w:space="0" w:color="auto"/>
            <w:bottom w:val="none" w:sz="0" w:space="0" w:color="auto"/>
            <w:right w:val="none" w:sz="0" w:space="0" w:color="auto"/>
          </w:divBdr>
        </w:div>
        <w:div w:id="1893805192">
          <w:marLeft w:val="640"/>
          <w:marRight w:val="0"/>
          <w:marTop w:val="0"/>
          <w:marBottom w:val="0"/>
          <w:divBdr>
            <w:top w:val="none" w:sz="0" w:space="0" w:color="auto"/>
            <w:left w:val="none" w:sz="0" w:space="0" w:color="auto"/>
            <w:bottom w:val="none" w:sz="0" w:space="0" w:color="auto"/>
            <w:right w:val="none" w:sz="0" w:space="0" w:color="auto"/>
          </w:divBdr>
        </w:div>
        <w:div w:id="1608385445">
          <w:marLeft w:val="640"/>
          <w:marRight w:val="0"/>
          <w:marTop w:val="0"/>
          <w:marBottom w:val="0"/>
          <w:divBdr>
            <w:top w:val="none" w:sz="0" w:space="0" w:color="auto"/>
            <w:left w:val="none" w:sz="0" w:space="0" w:color="auto"/>
            <w:bottom w:val="none" w:sz="0" w:space="0" w:color="auto"/>
            <w:right w:val="none" w:sz="0" w:space="0" w:color="auto"/>
          </w:divBdr>
        </w:div>
        <w:div w:id="1342707105">
          <w:marLeft w:val="640"/>
          <w:marRight w:val="0"/>
          <w:marTop w:val="0"/>
          <w:marBottom w:val="0"/>
          <w:divBdr>
            <w:top w:val="none" w:sz="0" w:space="0" w:color="auto"/>
            <w:left w:val="none" w:sz="0" w:space="0" w:color="auto"/>
            <w:bottom w:val="none" w:sz="0" w:space="0" w:color="auto"/>
            <w:right w:val="none" w:sz="0" w:space="0" w:color="auto"/>
          </w:divBdr>
        </w:div>
        <w:div w:id="1251737754">
          <w:marLeft w:val="640"/>
          <w:marRight w:val="0"/>
          <w:marTop w:val="0"/>
          <w:marBottom w:val="0"/>
          <w:divBdr>
            <w:top w:val="none" w:sz="0" w:space="0" w:color="auto"/>
            <w:left w:val="none" w:sz="0" w:space="0" w:color="auto"/>
            <w:bottom w:val="none" w:sz="0" w:space="0" w:color="auto"/>
            <w:right w:val="none" w:sz="0" w:space="0" w:color="auto"/>
          </w:divBdr>
        </w:div>
        <w:div w:id="699741549">
          <w:marLeft w:val="640"/>
          <w:marRight w:val="0"/>
          <w:marTop w:val="0"/>
          <w:marBottom w:val="0"/>
          <w:divBdr>
            <w:top w:val="none" w:sz="0" w:space="0" w:color="auto"/>
            <w:left w:val="none" w:sz="0" w:space="0" w:color="auto"/>
            <w:bottom w:val="none" w:sz="0" w:space="0" w:color="auto"/>
            <w:right w:val="none" w:sz="0" w:space="0" w:color="auto"/>
          </w:divBdr>
        </w:div>
        <w:div w:id="760688935">
          <w:marLeft w:val="640"/>
          <w:marRight w:val="0"/>
          <w:marTop w:val="0"/>
          <w:marBottom w:val="0"/>
          <w:divBdr>
            <w:top w:val="none" w:sz="0" w:space="0" w:color="auto"/>
            <w:left w:val="none" w:sz="0" w:space="0" w:color="auto"/>
            <w:bottom w:val="none" w:sz="0" w:space="0" w:color="auto"/>
            <w:right w:val="none" w:sz="0" w:space="0" w:color="auto"/>
          </w:divBdr>
        </w:div>
        <w:div w:id="1322854173">
          <w:marLeft w:val="640"/>
          <w:marRight w:val="0"/>
          <w:marTop w:val="0"/>
          <w:marBottom w:val="0"/>
          <w:divBdr>
            <w:top w:val="none" w:sz="0" w:space="0" w:color="auto"/>
            <w:left w:val="none" w:sz="0" w:space="0" w:color="auto"/>
            <w:bottom w:val="none" w:sz="0" w:space="0" w:color="auto"/>
            <w:right w:val="none" w:sz="0" w:space="0" w:color="auto"/>
          </w:divBdr>
        </w:div>
        <w:div w:id="381490880">
          <w:marLeft w:val="640"/>
          <w:marRight w:val="0"/>
          <w:marTop w:val="0"/>
          <w:marBottom w:val="0"/>
          <w:divBdr>
            <w:top w:val="none" w:sz="0" w:space="0" w:color="auto"/>
            <w:left w:val="none" w:sz="0" w:space="0" w:color="auto"/>
            <w:bottom w:val="none" w:sz="0" w:space="0" w:color="auto"/>
            <w:right w:val="none" w:sz="0" w:space="0" w:color="auto"/>
          </w:divBdr>
        </w:div>
        <w:div w:id="1076392090">
          <w:marLeft w:val="640"/>
          <w:marRight w:val="0"/>
          <w:marTop w:val="0"/>
          <w:marBottom w:val="0"/>
          <w:divBdr>
            <w:top w:val="none" w:sz="0" w:space="0" w:color="auto"/>
            <w:left w:val="none" w:sz="0" w:space="0" w:color="auto"/>
            <w:bottom w:val="none" w:sz="0" w:space="0" w:color="auto"/>
            <w:right w:val="none" w:sz="0" w:space="0" w:color="auto"/>
          </w:divBdr>
        </w:div>
        <w:div w:id="2083062038">
          <w:marLeft w:val="640"/>
          <w:marRight w:val="0"/>
          <w:marTop w:val="0"/>
          <w:marBottom w:val="0"/>
          <w:divBdr>
            <w:top w:val="none" w:sz="0" w:space="0" w:color="auto"/>
            <w:left w:val="none" w:sz="0" w:space="0" w:color="auto"/>
            <w:bottom w:val="none" w:sz="0" w:space="0" w:color="auto"/>
            <w:right w:val="none" w:sz="0" w:space="0" w:color="auto"/>
          </w:divBdr>
        </w:div>
        <w:div w:id="781999447">
          <w:marLeft w:val="640"/>
          <w:marRight w:val="0"/>
          <w:marTop w:val="0"/>
          <w:marBottom w:val="0"/>
          <w:divBdr>
            <w:top w:val="none" w:sz="0" w:space="0" w:color="auto"/>
            <w:left w:val="none" w:sz="0" w:space="0" w:color="auto"/>
            <w:bottom w:val="none" w:sz="0" w:space="0" w:color="auto"/>
            <w:right w:val="none" w:sz="0" w:space="0" w:color="auto"/>
          </w:divBdr>
        </w:div>
        <w:div w:id="134219824">
          <w:marLeft w:val="640"/>
          <w:marRight w:val="0"/>
          <w:marTop w:val="0"/>
          <w:marBottom w:val="0"/>
          <w:divBdr>
            <w:top w:val="none" w:sz="0" w:space="0" w:color="auto"/>
            <w:left w:val="none" w:sz="0" w:space="0" w:color="auto"/>
            <w:bottom w:val="none" w:sz="0" w:space="0" w:color="auto"/>
            <w:right w:val="none" w:sz="0" w:space="0" w:color="auto"/>
          </w:divBdr>
        </w:div>
        <w:div w:id="772476373">
          <w:marLeft w:val="640"/>
          <w:marRight w:val="0"/>
          <w:marTop w:val="0"/>
          <w:marBottom w:val="0"/>
          <w:divBdr>
            <w:top w:val="none" w:sz="0" w:space="0" w:color="auto"/>
            <w:left w:val="none" w:sz="0" w:space="0" w:color="auto"/>
            <w:bottom w:val="none" w:sz="0" w:space="0" w:color="auto"/>
            <w:right w:val="none" w:sz="0" w:space="0" w:color="auto"/>
          </w:divBdr>
        </w:div>
        <w:div w:id="1051270248">
          <w:marLeft w:val="640"/>
          <w:marRight w:val="0"/>
          <w:marTop w:val="0"/>
          <w:marBottom w:val="0"/>
          <w:divBdr>
            <w:top w:val="none" w:sz="0" w:space="0" w:color="auto"/>
            <w:left w:val="none" w:sz="0" w:space="0" w:color="auto"/>
            <w:bottom w:val="none" w:sz="0" w:space="0" w:color="auto"/>
            <w:right w:val="none" w:sz="0" w:space="0" w:color="auto"/>
          </w:divBdr>
        </w:div>
        <w:div w:id="1612784391">
          <w:marLeft w:val="640"/>
          <w:marRight w:val="0"/>
          <w:marTop w:val="0"/>
          <w:marBottom w:val="0"/>
          <w:divBdr>
            <w:top w:val="none" w:sz="0" w:space="0" w:color="auto"/>
            <w:left w:val="none" w:sz="0" w:space="0" w:color="auto"/>
            <w:bottom w:val="none" w:sz="0" w:space="0" w:color="auto"/>
            <w:right w:val="none" w:sz="0" w:space="0" w:color="auto"/>
          </w:divBdr>
        </w:div>
        <w:div w:id="1229075121">
          <w:marLeft w:val="640"/>
          <w:marRight w:val="0"/>
          <w:marTop w:val="0"/>
          <w:marBottom w:val="0"/>
          <w:divBdr>
            <w:top w:val="none" w:sz="0" w:space="0" w:color="auto"/>
            <w:left w:val="none" w:sz="0" w:space="0" w:color="auto"/>
            <w:bottom w:val="none" w:sz="0" w:space="0" w:color="auto"/>
            <w:right w:val="none" w:sz="0" w:space="0" w:color="auto"/>
          </w:divBdr>
        </w:div>
        <w:div w:id="1038818333">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2280243">
      <w:bodyDiv w:val="1"/>
      <w:marLeft w:val="0"/>
      <w:marRight w:val="0"/>
      <w:marTop w:val="0"/>
      <w:marBottom w:val="0"/>
      <w:divBdr>
        <w:top w:val="none" w:sz="0" w:space="0" w:color="auto"/>
        <w:left w:val="none" w:sz="0" w:space="0" w:color="auto"/>
        <w:bottom w:val="none" w:sz="0" w:space="0" w:color="auto"/>
        <w:right w:val="none" w:sz="0" w:space="0" w:color="auto"/>
      </w:divBdr>
      <w:divsChild>
        <w:div w:id="1123501447">
          <w:marLeft w:val="640"/>
          <w:marRight w:val="0"/>
          <w:marTop w:val="0"/>
          <w:marBottom w:val="0"/>
          <w:divBdr>
            <w:top w:val="none" w:sz="0" w:space="0" w:color="auto"/>
            <w:left w:val="none" w:sz="0" w:space="0" w:color="auto"/>
            <w:bottom w:val="none" w:sz="0" w:space="0" w:color="auto"/>
            <w:right w:val="none" w:sz="0" w:space="0" w:color="auto"/>
          </w:divBdr>
        </w:div>
        <w:div w:id="2008894883">
          <w:marLeft w:val="640"/>
          <w:marRight w:val="0"/>
          <w:marTop w:val="0"/>
          <w:marBottom w:val="0"/>
          <w:divBdr>
            <w:top w:val="none" w:sz="0" w:space="0" w:color="auto"/>
            <w:left w:val="none" w:sz="0" w:space="0" w:color="auto"/>
            <w:bottom w:val="none" w:sz="0" w:space="0" w:color="auto"/>
            <w:right w:val="none" w:sz="0" w:space="0" w:color="auto"/>
          </w:divBdr>
        </w:div>
        <w:div w:id="11886201">
          <w:marLeft w:val="640"/>
          <w:marRight w:val="0"/>
          <w:marTop w:val="0"/>
          <w:marBottom w:val="0"/>
          <w:divBdr>
            <w:top w:val="none" w:sz="0" w:space="0" w:color="auto"/>
            <w:left w:val="none" w:sz="0" w:space="0" w:color="auto"/>
            <w:bottom w:val="none" w:sz="0" w:space="0" w:color="auto"/>
            <w:right w:val="none" w:sz="0" w:space="0" w:color="auto"/>
          </w:divBdr>
        </w:div>
        <w:div w:id="1548686942">
          <w:marLeft w:val="640"/>
          <w:marRight w:val="0"/>
          <w:marTop w:val="0"/>
          <w:marBottom w:val="0"/>
          <w:divBdr>
            <w:top w:val="none" w:sz="0" w:space="0" w:color="auto"/>
            <w:left w:val="none" w:sz="0" w:space="0" w:color="auto"/>
            <w:bottom w:val="none" w:sz="0" w:space="0" w:color="auto"/>
            <w:right w:val="none" w:sz="0" w:space="0" w:color="auto"/>
          </w:divBdr>
        </w:div>
        <w:div w:id="754782151">
          <w:marLeft w:val="640"/>
          <w:marRight w:val="0"/>
          <w:marTop w:val="0"/>
          <w:marBottom w:val="0"/>
          <w:divBdr>
            <w:top w:val="none" w:sz="0" w:space="0" w:color="auto"/>
            <w:left w:val="none" w:sz="0" w:space="0" w:color="auto"/>
            <w:bottom w:val="none" w:sz="0" w:space="0" w:color="auto"/>
            <w:right w:val="none" w:sz="0" w:space="0" w:color="auto"/>
          </w:divBdr>
        </w:div>
        <w:div w:id="1445540487">
          <w:marLeft w:val="640"/>
          <w:marRight w:val="0"/>
          <w:marTop w:val="0"/>
          <w:marBottom w:val="0"/>
          <w:divBdr>
            <w:top w:val="none" w:sz="0" w:space="0" w:color="auto"/>
            <w:left w:val="none" w:sz="0" w:space="0" w:color="auto"/>
            <w:bottom w:val="none" w:sz="0" w:space="0" w:color="auto"/>
            <w:right w:val="none" w:sz="0" w:space="0" w:color="auto"/>
          </w:divBdr>
        </w:div>
        <w:div w:id="1854224916">
          <w:marLeft w:val="640"/>
          <w:marRight w:val="0"/>
          <w:marTop w:val="0"/>
          <w:marBottom w:val="0"/>
          <w:divBdr>
            <w:top w:val="none" w:sz="0" w:space="0" w:color="auto"/>
            <w:left w:val="none" w:sz="0" w:space="0" w:color="auto"/>
            <w:bottom w:val="none" w:sz="0" w:space="0" w:color="auto"/>
            <w:right w:val="none" w:sz="0" w:space="0" w:color="auto"/>
          </w:divBdr>
        </w:div>
        <w:div w:id="485635321">
          <w:marLeft w:val="640"/>
          <w:marRight w:val="0"/>
          <w:marTop w:val="0"/>
          <w:marBottom w:val="0"/>
          <w:divBdr>
            <w:top w:val="none" w:sz="0" w:space="0" w:color="auto"/>
            <w:left w:val="none" w:sz="0" w:space="0" w:color="auto"/>
            <w:bottom w:val="none" w:sz="0" w:space="0" w:color="auto"/>
            <w:right w:val="none" w:sz="0" w:space="0" w:color="auto"/>
          </w:divBdr>
        </w:div>
        <w:div w:id="1021468890">
          <w:marLeft w:val="640"/>
          <w:marRight w:val="0"/>
          <w:marTop w:val="0"/>
          <w:marBottom w:val="0"/>
          <w:divBdr>
            <w:top w:val="none" w:sz="0" w:space="0" w:color="auto"/>
            <w:left w:val="none" w:sz="0" w:space="0" w:color="auto"/>
            <w:bottom w:val="none" w:sz="0" w:space="0" w:color="auto"/>
            <w:right w:val="none" w:sz="0" w:space="0" w:color="auto"/>
          </w:divBdr>
        </w:div>
        <w:div w:id="1067875714">
          <w:marLeft w:val="640"/>
          <w:marRight w:val="0"/>
          <w:marTop w:val="0"/>
          <w:marBottom w:val="0"/>
          <w:divBdr>
            <w:top w:val="none" w:sz="0" w:space="0" w:color="auto"/>
            <w:left w:val="none" w:sz="0" w:space="0" w:color="auto"/>
            <w:bottom w:val="none" w:sz="0" w:space="0" w:color="auto"/>
            <w:right w:val="none" w:sz="0" w:space="0" w:color="auto"/>
          </w:divBdr>
        </w:div>
        <w:div w:id="350649123">
          <w:marLeft w:val="640"/>
          <w:marRight w:val="0"/>
          <w:marTop w:val="0"/>
          <w:marBottom w:val="0"/>
          <w:divBdr>
            <w:top w:val="none" w:sz="0" w:space="0" w:color="auto"/>
            <w:left w:val="none" w:sz="0" w:space="0" w:color="auto"/>
            <w:bottom w:val="none" w:sz="0" w:space="0" w:color="auto"/>
            <w:right w:val="none" w:sz="0" w:space="0" w:color="auto"/>
          </w:divBdr>
        </w:div>
        <w:div w:id="684744307">
          <w:marLeft w:val="640"/>
          <w:marRight w:val="0"/>
          <w:marTop w:val="0"/>
          <w:marBottom w:val="0"/>
          <w:divBdr>
            <w:top w:val="none" w:sz="0" w:space="0" w:color="auto"/>
            <w:left w:val="none" w:sz="0" w:space="0" w:color="auto"/>
            <w:bottom w:val="none" w:sz="0" w:space="0" w:color="auto"/>
            <w:right w:val="none" w:sz="0" w:space="0" w:color="auto"/>
          </w:divBdr>
        </w:div>
        <w:div w:id="81802785">
          <w:marLeft w:val="640"/>
          <w:marRight w:val="0"/>
          <w:marTop w:val="0"/>
          <w:marBottom w:val="0"/>
          <w:divBdr>
            <w:top w:val="none" w:sz="0" w:space="0" w:color="auto"/>
            <w:left w:val="none" w:sz="0" w:space="0" w:color="auto"/>
            <w:bottom w:val="none" w:sz="0" w:space="0" w:color="auto"/>
            <w:right w:val="none" w:sz="0" w:space="0" w:color="auto"/>
          </w:divBdr>
        </w:div>
        <w:div w:id="857889722">
          <w:marLeft w:val="640"/>
          <w:marRight w:val="0"/>
          <w:marTop w:val="0"/>
          <w:marBottom w:val="0"/>
          <w:divBdr>
            <w:top w:val="none" w:sz="0" w:space="0" w:color="auto"/>
            <w:left w:val="none" w:sz="0" w:space="0" w:color="auto"/>
            <w:bottom w:val="none" w:sz="0" w:space="0" w:color="auto"/>
            <w:right w:val="none" w:sz="0" w:space="0" w:color="auto"/>
          </w:divBdr>
        </w:div>
        <w:div w:id="2132704016">
          <w:marLeft w:val="640"/>
          <w:marRight w:val="0"/>
          <w:marTop w:val="0"/>
          <w:marBottom w:val="0"/>
          <w:divBdr>
            <w:top w:val="none" w:sz="0" w:space="0" w:color="auto"/>
            <w:left w:val="none" w:sz="0" w:space="0" w:color="auto"/>
            <w:bottom w:val="none" w:sz="0" w:space="0" w:color="auto"/>
            <w:right w:val="none" w:sz="0" w:space="0" w:color="auto"/>
          </w:divBdr>
        </w:div>
        <w:div w:id="1217860072">
          <w:marLeft w:val="640"/>
          <w:marRight w:val="0"/>
          <w:marTop w:val="0"/>
          <w:marBottom w:val="0"/>
          <w:divBdr>
            <w:top w:val="none" w:sz="0" w:space="0" w:color="auto"/>
            <w:left w:val="none" w:sz="0" w:space="0" w:color="auto"/>
            <w:bottom w:val="none" w:sz="0" w:space="0" w:color="auto"/>
            <w:right w:val="none" w:sz="0" w:space="0" w:color="auto"/>
          </w:divBdr>
        </w:div>
        <w:div w:id="1867328444">
          <w:marLeft w:val="640"/>
          <w:marRight w:val="0"/>
          <w:marTop w:val="0"/>
          <w:marBottom w:val="0"/>
          <w:divBdr>
            <w:top w:val="none" w:sz="0" w:space="0" w:color="auto"/>
            <w:left w:val="none" w:sz="0" w:space="0" w:color="auto"/>
            <w:bottom w:val="none" w:sz="0" w:space="0" w:color="auto"/>
            <w:right w:val="none" w:sz="0" w:space="0" w:color="auto"/>
          </w:divBdr>
        </w:div>
        <w:div w:id="1883470205">
          <w:marLeft w:val="640"/>
          <w:marRight w:val="0"/>
          <w:marTop w:val="0"/>
          <w:marBottom w:val="0"/>
          <w:divBdr>
            <w:top w:val="none" w:sz="0" w:space="0" w:color="auto"/>
            <w:left w:val="none" w:sz="0" w:space="0" w:color="auto"/>
            <w:bottom w:val="none" w:sz="0" w:space="0" w:color="auto"/>
            <w:right w:val="none" w:sz="0" w:space="0" w:color="auto"/>
          </w:divBdr>
        </w:div>
        <w:div w:id="1531533334">
          <w:marLeft w:val="640"/>
          <w:marRight w:val="0"/>
          <w:marTop w:val="0"/>
          <w:marBottom w:val="0"/>
          <w:divBdr>
            <w:top w:val="none" w:sz="0" w:space="0" w:color="auto"/>
            <w:left w:val="none" w:sz="0" w:space="0" w:color="auto"/>
            <w:bottom w:val="none" w:sz="0" w:space="0" w:color="auto"/>
            <w:right w:val="none" w:sz="0" w:space="0" w:color="auto"/>
          </w:divBdr>
        </w:div>
        <w:div w:id="1812358575">
          <w:marLeft w:val="640"/>
          <w:marRight w:val="0"/>
          <w:marTop w:val="0"/>
          <w:marBottom w:val="0"/>
          <w:divBdr>
            <w:top w:val="none" w:sz="0" w:space="0" w:color="auto"/>
            <w:left w:val="none" w:sz="0" w:space="0" w:color="auto"/>
            <w:bottom w:val="none" w:sz="0" w:space="0" w:color="auto"/>
            <w:right w:val="none" w:sz="0" w:space="0" w:color="auto"/>
          </w:divBdr>
        </w:div>
        <w:div w:id="52848238">
          <w:marLeft w:val="640"/>
          <w:marRight w:val="0"/>
          <w:marTop w:val="0"/>
          <w:marBottom w:val="0"/>
          <w:divBdr>
            <w:top w:val="none" w:sz="0" w:space="0" w:color="auto"/>
            <w:left w:val="none" w:sz="0" w:space="0" w:color="auto"/>
            <w:bottom w:val="none" w:sz="0" w:space="0" w:color="auto"/>
            <w:right w:val="none" w:sz="0" w:space="0" w:color="auto"/>
          </w:divBdr>
        </w:div>
        <w:div w:id="638999483">
          <w:marLeft w:val="640"/>
          <w:marRight w:val="0"/>
          <w:marTop w:val="0"/>
          <w:marBottom w:val="0"/>
          <w:divBdr>
            <w:top w:val="none" w:sz="0" w:space="0" w:color="auto"/>
            <w:left w:val="none" w:sz="0" w:space="0" w:color="auto"/>
            <w:bottom w:val="none" w:sz="0" w:space="0" w:color="auto"/>
            <w:right w:val="none" w:sz="0" w:space="0" w:color="auto"/>
          </w:divBdr>
        </w:div>
        <w:div w:id="1006712383">
          <w:marLeft w:val="640"/>
          <w:marRight w:val="0"/>
          <w:marTop w:val="0"/>
          <w:marBottom w:val="0"/>
          <w:divBdr>
            <w:top w:val="none" w:sz="0" w:space="0" w:color="auto"/>
            <w:left w:val="none" w:sz="0" w:space="0" w:color="auto"/>
            <w:bottom w:val="none" w:sz="0" w:space="0" w:color="auto"/>
            <w:right w:val="none" w:sz="0" w:space="0" w:color="auto"/>
          </w:divBdr>
        </w:div>
        <w:div w:id="551162878">
          <w:marLeft w:val="640"/>
          <w:marRight w:val="0"/>
          <w:marTop w:val="0"/>
          <w:marBottom w:val="0"/>
          <w:divBdr>
            <w:top w:val="none" w:sz="0" w:space="0" w:color="auto"/>
            <w:left w:val="none" w:sz="0" w:space="0" w:color="auto"/>
            <w:bottom w:val="none" w:sz="0" w:space="0" w:color="auto"/>
            <w:right w:val="none" w:sz="0" w:space="0" w:color="auto"/>
          </w:divBdr>
        </w:div>
        <w:div w:id="207570617">
          <w:marLeft w:val="640"/>
          <w:marRight w:val="0"/>
          <w:marTop w:val="0"/>
          <w:marBottom w:val="0"/>
          <w:divBdr>
            <w:top w:val="none" w:sz="0" w:space="0" w:color="auto"/>
            <w:left w:val="none" w:sz="0" w:space="0" w:color="auto"/>
            <w:bottom w:val="none" w:sz="0" w:space="0" w:color="auto"/>
            <w:right w:val="none" w:sz="0" w:space="0" w:color="auto"/>
          </w:divBdr>
        </w:div>
        <w:div w:id="1460802931">
          <w:marLeft w:val="640"/>
          <w:marRight w:val="0"/>
          <w:marTop w:val="0"/>
          <w:marBottom w:val="0"/>
          <w:divBdr>
            <w:top w:val="none" w:sz="0" w:space="0" w:color="auto"/>
            <w:left w:val="none" w:sz="0" w:space="0" w:color="auto"/>
            <w:bottom w:val="none" w:sz="0" w:space="0" w:color="auto"/>
            <w:right w:val="none" w:sz="0" w:space="0" w:color="auto"/>
          </w:divBdr>
        </w:div>
        <w:div w:id="1763601604">
          <w:marLeft w:val="640"/>
          <w:marRight w:val="0"/>
          <w:marTop w:val="0"/>
          <w:marBottom w:val="0"/>
          <w:divBdr>
            <w:top w:val="none" w:sz="0" w:space="0" w:color="auto"/>
            <w:left w:val="none" w:sz="0" w:space="0" w:color="auto"/>
            <w:bottom w:val="none" w:sz="0" w:space="0" w:color="auto"/>
            <w:right w:val="none" w:sz="0" w:space="0" w:color="auto"/>
          </w:divBdr>
        </w:div>
        <w:div w:id="1247962752">
          <w:marLeft w:val="640"/>
          <w:marRight w:val="0"/>
          <w:marTop w:val="0"/>
          <w:marBottom w:val="0"/>
          <w:divBdr>
            <w:top w:val="none" w:sz="0" w:space="0" w:color="auto"/>
            <w:left w:val="none" w:sz="0" w:space="0" w:color="auto"/>
            <w:bottom w:val="none" w:sz="0" w:space="0" w:color="auto"/>
            <w:right w:val="none" w:sz="0" w:space="0" w:color="auto"/>
          </w:divBdr>
        </w:div>
        <w:div w:id="1843281776">
          <w:marLeft w:val="640"/>
          <w:marRight w:val="0"/>
          <w:marTop w:val="0"/>
          <w:marBottom w:val="0"/>
          <w:divBdr>
            <w:top w:val="none" w:sz="0" w:space="0" w:color="auto"/>
            <w:left w:val="none" w:sz="0" w:space="0" w:color="auto"/>
            <w:bottom w:val="none" w:sz="0" w:space="0" w:color="auto"/>
            <w:right w:val="none" w:sz="0" w:space="0" w:color="auto"/>
          </w:divBdr>
        </w:div>
        <w:div w:id="1150751446">
          <w:marLeft w:val="640"/>
          <w:marRight w:val="0"/>
          <w:marTop w:val="0"/>
          <w:marBottom w:val="0"/>
          <w:divBdr>
            <w:top w:val="none" w:sz="0" w:space="0" w:color="auto"/>
            <w:left w:val="none" w:sz="0" w:space="0" w:color="auto"/>
            <w:bottom w:val="none" w:sz="0" w:space="0" w:color="auto"/>
            <w:right w:val="none" w:sz="0" w:space="0" w:color="auto"/>
          </w:divBdr>
        </w:div>
        <w:div w:id="976376060">
          <w:marLeft w:val="640"/>
          <w:marRight w:val="0"/>
          <w:marTop w:val="0"/>
          <w:marBottom w:val="0"/>
          <w:divBdr>
            <w:top w:val="none" w:sz="0" w:space="0" w:color="auto"/>
            <w:left w:val="none" w:sz="0" w:space="0" w:color="auto"/>
            <w:bottom w:val="none" w:sz="0" w:space="0" w:color="auto"/>
            <w:right w:val="none" w:sz="0" w:space="0" w:color="auto"/>
          </w:divBdr>
        </w:div>
        <w:div w:id="1901624590">
          <w:marLeft w:val="640"/>
          <w:marRight w:val="0"/>
          <w:marTop w:val="0"/>
          <w:marBottom w:val="0"/>
          <w:divBdr>
            <w:top w:val="none" w:sz="0" w:space="0" w:color="auto"/>
            <w:left w:val="none" w:sz="0" w:space="0" w:color="auto"/>
            <w:bottom w:val="none" w:sz="0" w:space="0" w:color="auto"/>
            <w:right w:val="none" w:sz="0" w:space="0" w:color="auto"/>
          </w:divBdr>
        </w:div>
        <w:div w:id="1017732422">
          <w:marLeft w:val="640"/>
          <w:marRight w:val="0"/>
          <w:marTop w:val="0"/>
          <w:marBottom w:val="0"/>
          <w:divBdr>
            <w:top w:val="none" w:sz="0" w:space="0" w:color="auto"/>
            <w:left w:val="none" w:sz="0" w:space="0" w:color="auto"/>
            <w:bottom w:val="none" w:sz="0" w:space="0" w:color="auto"/>
            <w:right w:val="none" w:sz="0" w:space="0" w:color="auto"/>
          </w:divBdr>
        </w:div>
        <w:div w:id="1805274768">
          <w:marLeft w:val="640"/>
          <w:marRight w:val="0"/>
          <w:marTop w:val="0"/>
          <w:marBottom w:val="0"/>
          <w:divBdr>
            <w:top w:val="none" w:sz="0" w:space="0" w:color="auto"/>
            <w:left w:val="none" w:sz="0" w:space="0" w:color="auto"/>
            <w:bottom w:val="none" w:sz="0" w:space="0" w:color="auto"/>
            <w:right w:val="none" w:sz="0" w:space="0" w:color="auto"/>
          </w:divBdr>
        </w:div>
        <w:div w:id="2095275046">
          <w:marLeft w:val="640"/>
          <w:marRight w:val="0"/>
          <w:marTop w:val="0"/>
          <w:marBottom w:val="0"/>
          <w:divBdr>
            <w:top w:val="none" w:sz="0" w:space="0" w:color="auto"/>
            <w:left w:val="none" w:sz="0" w:space="0" w:color="auto"/>
            <w:bottom w:val="none" w:sz="0" w:space="0" w:color="auto"/>
            <w:right w:val="none" w:sz="0" w:space="0" w:color="auto"/>
          </w:divBdr>
        </w:div>
        <w:div w:id="1330062629">
          <w:marLeft w:val="640"/>
          <w:marRight w:val="0"/>
          <w:marTop w:val="0"/>
          <w:marBottom w:val="0"/>
          <w:divBdr>
            <w:top w:val="none" w:sz="0" w:space="0" w:color="auto"/>
            <w:left w:val="none" w:sz="0" w:space="0" w:color="auto"/>
            <w:bottom w:val="none" w:sz="0" w:space="0" w:color="auto"/>
            <w:right w:val="none" w:sz="0" w:space="0" w:color="auto"/>
          </w:divBdr>
        </w:div>
        <w:div w:id="131338076">
          <w:marLeft w:val="640"/>
          <w:marRight w:val="0"/>
          <w:marTop w:val="0"/>
          <w:marBottom w:val="0"/>
          <w:divBdr>
            <w:top w:val="none" w:sz="0" w:space="0" w:color="auto"/>
            <w:left w:val="none" w:sz="0" w:space="0" w:color="auto"/>
            <w:bottom w:val="none" w:sz="0" w:space="0" w:color="auto"/>
            <w:right w:val="none" w:sz="0" w:space="0" w:color="auto"/>
          </w:divBdr>
        </w:div>
        <w:div w:id="1127239853">
          <w:marLeft w:val="640"/>
          <w:marRight w:val="0"/>
          <w:marTop w:val="0"/>
          <w:marBottom w:val="0"/>
          <w:divBdr>
            <w:top w:val="none" w:sz="0" w:space="0" w:color="auto"/>
            <w:left w:val="none" w:sz="0" w:space="0" w:color="auto"/>
            <w:bottom w:val="none" w:sz="0" w:space="0" w:color="auto"/>
            <w:right w:val="none" w:sz="0" w:space="0" w:color="auto"/>
          </w:divBdr>
        </w:div>
        <w:div w:id="190844832">
          <w:marLeft w:val="640"/>
          <w:marRight w:val="0"/>
          <w:marTop w:val="0"/>
          <w:marBottom w:val="0"/>
          <w:divBdr>
            <w:top w:val="none" w:sz="0" w:space="0" w:color="auto"/>
            <w:left w:val="none" w:sz="0" w:space="0" w:color="auto"/>
            <w:bottom w:val="none" w:sz="0" w:space="0" w:color="auto"/>
            <w:right w:val="none" w:sz="0" w:space="0" w:color="auto"/>
          </w:divBdr>
        </w:div>
        <w:div w:id="177428782">
          <w:marLeft w:val="640"/>
          <w:marRight w:val="0"/>
          <w:marTop w:val="0"/>
          <w:marBottom w:val="0"/>
          <w:divBdr>
            <w:top w:val="none" w:sz="0" w:space="0" w:color="auto"/>
            <w:left w:val="none" w:sz="0" w:space="0" w:color="auto"/>
            <w:bottom w:val="none" w:sz="0" w:space="0" w:color="auto"/>
            <w:right w:val="none" w:sz="0" w:space="0" w:color="auto"/>
          </w:divBdr>
        </w:div>
        <w:div w:id="1691830538">
          <w:marLeft w:val="640"/>
          <w:marRight w:val="0"/>
          <w:marTop w:val="0"/>
          <w:marBottom w:val="0"/>
          <w:divBdr>
            <w:top w:val="none" w:sz="0" w:space="0" w:color="auto"/>
            <w:left w:val="none" w:sz="0" w:space="0" w:color="auto"/>
            <w:bottom w:val="none" w:sz="0" w:space="0" w:color="auto"/>
            <w:right w:val="none" w:sz="0" w:space="0" w:color="auto"/>
          </w:divBdr>
        </w:div>
        <w:div w:id="622735302">
          <w:marLeft w:val="640"/>
          <w:marRight w:val="0"/>
          <w:marTop w:val="0"/>
          <w:marBottom w:val="0"/>
          <w:divBdr>
            <w:top w:val="none" w:sz="0" w:space="0" w:color="auto"/>
            <w:left w:val="none" w:sz="0" w:space="0" w:color="auto"/>
            <w:bottom w:val="none" w:sz="0" w:space="0" w:color="auto"/>
            <w:right w:val="none" w:sz="0" w:space="0" w:color="auto"/>
          </w:divBdr>
        </w:div>
        <w:div w:id="1571768405">
          <w:marLeft w:val="640"/>
          <w:marRight w:val="0"/>
          <w:marTop w:val="0"/>
          <w:marBottom w:val="0"/>
          <w:divBdr>
            <w:top w:val="none" w:sz="0" w:space="0" w:color="auto"/>
            <w:left w:val="none" w:sz="0" w:space="0" w:color="auto"/>
            <w:bottom w:val="none" w:sz="0" w:space="0" w:color="auto"/>
            <w:right w:val="none" w:sz="0" w:space="0" w:color="auto"/>
          </w:divBdr>
        </w:div>
        <w:div w:id="126165349">
          <w:marLeft w:val="640"/>
          <w:marRight w:val="0"/>
          <w:marTop w:val="0"/>
          <w:marBottom w:val="0"/>
          <w:divBdr>
            <w:top w:val="none" w:sz="0" w:space="0" w:color="auto"/>
            <w:left w:val="none" w:sz="0" w:space="0" w:color="auto"/>
            <w:bottom w:val="none" w:sz="0" w:space="0" w:color="auto"/>
            <w:right w:val="none" w:sz="0" w:space="0" w:color="auto"/>
          </w:divBdr>
        </w:div>
        <w:div w:id="932663601">
          <w:marLeft w:val="640"/>
          <w:marRight w:val="0"/>
          <w:marTop w:val="0"/>
          <w:marBottom w:val="0"/>
          <w:divBdr>
            <w:top w:val="none" w:sz="0" w:space="0" w:color="auto"/>
            <w:left w:val="none" w:sz="0" w:space="0" w:color="auto"/>
            <w:bottom w:val="none" w:sz="0" w:space="0" w:color="auto"/>
            <w:right w:val="none" w:sz="0" w:space="0" w:color="auto"/>
          </w:divBdr>
        </w:div>
        <w:div w:id="1967465741">
          <w:marLeft w:val="640"/>
          <w:marRight w:val="0"/>
          <w:marTop w:val="0"/>
          <w:marBottom w:val="0"/>
          <w:divBdr>
            <w:top w:val="none" w:sz="0" w:space="0" w:color="auto"/>
            <w:left w:val="none" w:sz="0" w:space="0" w:color="auto"/>
            <w:bottom w:val="none" w:sz="0" w:space="0" w:color="auto"/>
            <w:right w:val="none" w:sz="0" w:space="0" w:color="auto"/>
          </w:divBdr>
        </w:div>
        <w:div w:id="1955670931">
          <w:marLeft w:val="640"/>
          <w:marRight w:val="0"/>
          <w:marTop w:val="0"/>
          <w:marBottom w:val="0"/>
          <w:divBdr>
            <w:top w:val="none" w:sz="0" w:space="0" w:color="auto"/>
            <w:left w:val="none" w:sz="0" w:space="0" w:color="auto"/>
            <w:bottom w:val="none" w:sz="0" w:space="0" w:color="auto"/>
            <w:right w:val="none" w:sz="0" w:space="0" w:color="auto"/>
          </w:divBdr>
        </w:div>
        <w:div w:id="1031144905">
          <w:marLeft w:val="640"/>
          <w:marRight w:val="0"/>
          <w:marTop w:val="0"/>
          <w:marBottom w:val="0"/>
          <w:divBdr>
            <w:top w:val="none" w:sz="0" w:space="0" w:color="auto"/>
            <w:left w:val="none" w:sz="0" w:space="0" w:color="auto"/>
            <w:bottom w:val="none" w:sz="0" w:space="0" w:color="auto"/>
            <w:right w:val="none" w:sz="0" w:space="0" w:color="auto"/>
          </w:divBdr>
        </w:div>
        <w:div w:id="12802413">
          <w:marLeft w:val="640"/>
          <w:marRight w:val="0"/>
          <w:marTop w:val="0"/>
          <w:marBottom w:val="0"/>
          <w:divBdr>
            <w:top w:val="none" w:sz="0" w:space="0" w:color="auto"/>
            <w:left w:val="none" w:sz="0" w:space="0" w:color="auto"/>
            <w:bottom w:val="none" w:sz="0" w:space="0" w:color="auto"/>
            <w:right w:val="none" w:sz="0" w:space="0" w:color="auto"/>
          </w:divBdr>
        </w:div>
        <w:div w:id="1178426428">
          <w:marLeft w:val="640"/>
          <w:marRight w:val="0"/>
          <w:marTop w:val="0"/>
          <w:marBottom w:val="0"/>
          <w:divBdr>
            <w:top w:val="none" w:sz="0" w:space="0" w:color="auto"/>
            <w:left w:val="none" w:sz="0" w:space="0" w:color="auto"/>
            <w:bottom w:val="none" w:sz="0" w:space="0" w:color="auto"/>
            <w:right w:val="none" w:sz="0" w:space="0" w:color="auto"/>
          </w:divBdr>
        </w:div>
        <w:div w:id="349526098">
          <w:marLeft w:val="640"/>
          <w:marRight w:val="0"/>
          <w:marTop w:val="0"/>
          <w:marBottom w:val="0"/>
          <w:divBdr>
            <w:top w:val="none" w:sz="0" w:space="0" w:color="auto"/>
            <w:left w:val="none" w:sz="0" w:space="0" w:color="auto"/>
            <w:bottom w:val="none" w:sz="0" w:space="0" w:color="auto"/>
            <w:right w:val="none" w:sz="0" w:space="0" w:color="auto"/>
          </w:divBdr>
        </w:div>
        <w:div w:id="1454667976">
          <w:marLeft w:val="640"/>
          <w:marRight w:val="0"/>
          <w:marTop w:val="0"/>
          <w:marBottom w:val="0"/>
          <w:divBdr>
            <w:top w:val="none" w:sz="0" w:space="0" w:color="auto"/>
            <w:left w:val="none" w:sz="0" w:space="0" w:color="auto"/>
            <w:bottom w:val="none" w:sz="0" w:space="0" w:color="auto"/>
            <w:right w:val="none" w:sz="0" w:space="0" w:color="auto"/>
          </w:divBdr>
        </w:div>
        <w:div w:id="1249075833">
          <w:marLeft w:val="640"/>
          <w:marRight w:val="0"/>
          <w:marTop w:val="0"/>
          <w:marBottom w:val="0"/>
          <w:divBdr>
            <w:top w:val="none" w:sz="0" w:space="0" w:color="auto"/>
            <w:left w:val="none" w:sz="0" w:space="0" w:color="auto"/>
            <w:bottom w:val="none" w:sz="0" w:space="0" w:color="auto"/>
            <w:right w:val="none" w:sz="0" w:space="0" w:color="auto"/>
          </w:divBdr>
        </w:div>
        <w:div w:id="1640959684">
          <w:marLeft w:val="640"/>
          <w:marRight w:val="0"/>
          <w:marTop w:val="0"/>
          <w:marBottom w:val="0"/>
          <w:divBdr>
            <w:top w:val="none" w:sz="0" w:space="0" w:color="auto"/>
            <w:left w:val="none" w:sz="0" w:space="0" w:color="auto"/>
            <w:bottom w:val="none" w:sz="0" w:space="0" w:color="auto"/>
            <w:right w:val="none" w:sz="0" w:space="0" w:color="auto"/>
          </w:divBdr>
        </w:div>
        <w:div w:id="36586619">
          <w:marLeft w:val="640"/>
          <w:marRight w:val="0"/>
          <w:marTop w:val="0"/>
          <w:marBottom w:val="0"/>
          <w:divBdr>
            <w:top w:val="none" w:sz="0" w:space="0" w:color="auto"/>
            <w:left w:val="none" w:sz="0" w:space="0" w:color="auto"/>
            <w:bottom w:val="none" w:sz="0" w:space="0" w:color="auto"/>
            <w:right w:val="none" w:sz="0" w:space="0" w:color="auto"/>
          </w:divBdr>
        </w:div>
        <w:div w:id="1207336392">
          <w:marLeft w:val="640"/>
          <w:marRight w:val="0"/>
          <w:marTop w:val="0"/>
          <w:marBottom w:val="0"/>
          <w:divBdr>
            <w:top w:val="none" w:sz="0" w:space="0" w:color="auto"/>
            <w:left w:val="none" w:sz="0" w:space="0" w:color="auto"/>
            <w:bottom w:val="none" w:sz="0" w:space="0" w:color="auto"/>
            <w:right w:val="none" w:sz="0" w:space="0" w:color="auto"/>
          </w:divBdr>
        </w:div>
        <w:div w:id="296224338">
          <w:marLeft w:val="640"/>
          <w:marRight w:val="0"/>
          <w:marTop w:val="0"/>
          <w:marBottom w:val="0"/>
          <w:divBdr>
            <w:top w:val="none" w:sz="0" w:space="0" w:color="auto"/>
            <w:left w:val="none" w:sz="0" w:space="0" w:color="auto"/>
            <w:bottom w:val="none" w:sz="0" w:space="0" w:color="auto"/>
            <w:right w:val="none" w:sz="0" w:space="0" w:color="auto"/>
          </w:divBdr>
        </w:div>
        <w:div w:id="2028944363">
          <w:marLeft w:val="640"/>
          <w:marRight w:val="0"/>
          <w:marTop w:val="0"/>
          <w:marBottom w:val="0"/>
          <w:divBdr>
            <w:top w:val="none" w:sz="0" w:space="0" w:color="auto"/>
            <w:left w:val="none" w:sz="0" w:space="0" w:color="auto"/>
            <w:bottom w:val="none" w:sz="0" w:space="0" w:color="auto"/>
            <w:right w:val="none" w:sz="0" w:space="0" w:color="auto"/>
          </w:divBdr>
        </w:div>
        <w:div w:id="1108739732">
          <w:marLeft w:val="640"/>
          <w:marRight w:val="0"/>
          <w:marTop w:val="0"/>
          <w:marBottom w:val="0"/>
          <w:divBdr>
            <w:top w:val="none" w:sz="0" w:space="0" w:color="auto"/>
            <w:left w:val="none" w:sz="0" w:space="0" w:color="auto"/>
            <w:bottom w:val="none" w:sz="0" w:space="0" w:color="auto"/>
            <w:right w:val="none" w:sz="0" w:space="0" w:color="auto"/>
          </w:divBdr>
        </w:div>
        <w:div w:id="1513912395">
          <w:marLeft w:val="640"/>
          <w:marRight w:val="0"/>
          <w:marTop w:val="0"/>
          <w:marBottom w:val="0"/>
          <w:divBdr>
            <w:top w:val="none" w:sz="0" w:space="0" w:color="auto"/>
            <w:left w:val="none" w:sz="0" w:space="0" w:color="auto"/>
            <w:bottom w:val="none" w:sz="0" w:space="0" w:color="auto"/>
            <w:right w:val="none" w:sz="0" w:space="0" w:color="auto"/>
          </w:divBdr>
        </w:div>
        <w:div w:id="1997220419">
          <w:marLeft w:val="640"/>
          <w:marRight w:val="0"/>
          <w:marTop w:val="0"/>
          <w:marBottom w:val="0"/>
          <w:divBdr>
            <w:top w:val="none" w:sz="0" w:space="0" w:color="auto"/>
            <w:left w:val="none" w:sz="0" w:space="0" w:color="auto"/>
            <w:bottom w:val="none" w:sz="0" w:space="0" w:color="auto"/>
            <w:right w:val="none" w:sz="0" w:space="0" w:color="auto"/>
          </w:divBdr>
        </w:div>
        <w:div w:id="1728141250">
          <w:marLeft w:val="640"/>
          <w:marRight w:val="0"/>
          <w:marTop w:val="0"/>
          <w:marBottom w:val="0"/>
          <w:divBdr>
            <w:top w:val="none" w:sz="0" w:space="0" w:color="auto"/>
            <w:left w:val="none" w:sz="0" w:space="0" w:color="auto"/>
            <w:bottom w:val="none" w:sz="0" w:space="0" w:color="auto"/>
            <w:right w:val="none" w:sz="0" w:space="0" w:color="auto"/>
          </w:divBdr>
        </w:div>
        <w:div w:id="1079255062">
          <w:marLeft w:val="640"/>
          <w:marRight w:val="0"/>
          <w:marTop w:val="0"/>
          <w:marBottom w:val="0"/>
          <w:divBdr>
            <w:top w:val="none" w:sz="0" w:space="0" w:color="auto"/>
            <w:left w:val="none" w:sz="0" w:space="0" w:color="auto"/>
            <w:bottom w:val="none" w:sz="0" w:space="0" w:color="auto"/>
            <w:right w:val="none" w:sz="0" w:space="0" w:color="auto"/>
          </w:divBdr>
        </w:div>
        <w:div w:id="1869219618">
          <w:marLeft w:val="640"/>
          <w:marRight w:val="0"/>
          <w:marTop w:val="0"/>
          <w:marBottom w:val="0"/>
          <w:divBdr>
            <w:top w:val="none" w:sz="0" w:space="0" w:color="auto"/>
            <w:left w:val="none" w:sz="0" w:space="0" w:color="auto"/>
            <w:bottom w:val="none" w:sz="0" w:space="0" w:color="auto"/>
            <w:right w:val="none" w:sz="0" w:space="0" w:color="auto"/>
          </w:divBdr>
        </w:div>
        <w:div w:id="695041526">
          <w:marLeft w:val="640"/>
          <w:marRight w:val="0"/>
          <w:marTop w:val="0"/>
          <w:marBottom w:val="0"/>
          <w:divBdr>
            <w:top w:val="none" w:sz="0" w:space="0" w:color="auto"/>
            <w:left w:val="none" w:sz="0" w:space="0" w:color="auto"/>
            <w:bottom w:val="none" w:sz="0" w:space="0" w:color="auto"/>
            <w:right w:val="none" w:sz="0" w:space="0" w:color="auto"/>
          </w:divBdr>
        </w:div>
        <w:div w:id="62223674">
          <w:marLeft w:val="640"/>
          <w:marRight w:val="0"/>
          <w:marTop w:val="0"/>
          <w:marBottom w:val="0"/>
          <w:divBdr>
            <w:top w:val="none" w:sz="0" w:space="0" w:color="auto"/>
            <w:left w:val="none" w:sz="0" w:space="0" w:color="auto"/>
            <w:bottom w:val="none" w:sz="0" w:space="0" w:color="auto"/>
            <w:right w:val="none" w:sz="0" w:space="0" w:color="auto"/>
          </w:divBdr>
        </w:div>
        <w:div w:id="1604414655">
          <w:marLeft w:val="640"/>
          <w:marRight w:val="0"/>
          <w:marTop w:val="0"/>
          <w:marBottom w:val="0"/>
          <w:divBdr>
            <w:top w:val="none" w:sz="0" w:space="0" w:color="auto"/>
            <w:left w:val="none" w:sz="0" w:space="0" w:color="auto"/>
            <w:bottom w:val="none" w:sz="0" w:space="0" w:color="auto"/>
            <w:right w:val="none" w:sz="0" w:space="0" w:color="auto"/>
          </w:divBdr>
        </w:div>
        <w:div w:id="2079160086">
          <w:marLeft w:val="640"/>
          <w:marRight w:val="0"/>
          <w:marTop w:val="0"/>
          <w:marBottom w:val="0"/>
          <w:divBdr>
            <w:top w:val="none" w:sz="0" w:space="0" w:color="auto"/>
            <w:left w:val="none" w:sz="0" w:space="0" w:color="auto"/>
            <w:bottom w:val="none" w:sz="0" w:space="0" w:color="auto"/>
            <w:right w:val="none" w:sz="0" w:space="0" w:color="auto"/>
          </w:divBdr>
        </w:div>
        <w:div w:id="1133056955">
          <w:marLeft w:val="640"/>
          <w:marRight w:val="0"/>
          <w:marTop w:val="0"/>
          <w:marBottom w:val="0"/>
          <w:divBdr>
            <w:top w:val="none" w:sz="0" w:space="0" w:color="auto"/>
            <w:left w:val="none" w:sz="0" w:space="0" w:color="auto"/>
            <w:bottom w:val="none" w:sz="0" w:space="0" w:color="auto"/>
            <w:right w:val="none" w:sz="0" w:space="0" w:color="auto"/>
          </w:divBdr>
        </w:div>
        <w:div w:id="1807506021">
          <w:marLeft w:val="640"/>
          <w:marRight w:val="0"/>
          <w:marTop w:val="0"/>
          <w:marBottom w:val="0"/>
          <w:divBdr>
            <w:top w:val="none" w:sz="0" w:space="0" w:color="auto"/>
            <w:left w:val="none" w:sz="0" w:space="0" w:color="auto"/>
            <w:bottom w:val="none" w:sz="0" w:space="0" w:color="auto"/>
            <w:right w:val="none" w:sz="0" w:space="0" w:color="auto"/>
          </w:divBdr>
        </w:div>
        <w:div w:id="2064062353">
          <w:marLeft w:val="640"/>
          <w:marRight w:val="0"/>
          <w:marTop w:val="0"/>
          <w:marBottom w:val="0"/>
          <w:divBdr>
            <w:top w:val="none" w:sz="0" w:space="0" w:color="auto"/>
            <w:left w:val="none" w:sz="0" w:space="0" w:color="auto"/>
            <w:bottom w:val="none" w:sz="0" w:space="0" w:color="auto"/>
            <w:right w:val="none" w:sz="0" w:space="0" w:color="auto"/>
          </w:divBdr>
        </w:div>
        <w:div w:id="520974227">
          <w:marLeft w:val="640"/>
          <w:marRight w:val="0"/>
          <w:marTop w:val="0"/>
          <w:marBottom w:val="0"/>
          <w:divBdr>
            <w:top w:val="none" w:sz="0" w:space="0" w:color="auto"/>
            <w:left w:val="none" w:sz="0" w:space="0" w:color="auto"/>
            <w:bottom w:val="none" w:sz="0" w:space="0" w:color="auto"/>
            <w:right w:val="none" w:sz="0" w:space="0" w:color="auto"/>
          </w:divBdr>
        </w:div>
        <w:div w:id="52118435">
          <w:marLeft w:val="640"/>
          <w:marRight w:val="0"/>
          <w:marTop w:val="0"/>
          <w:marBottom w:val="0"/>
          <w:divBdr>
            <w:top w:val="none" w:sz="0" w:space="0" w:color="auto"/>
            <w:left w:val="none" w:sz="0" w:space="0" w:color="auto"/>
            <w:bottom w:val="none" w:sz="0" w:space="0" w:color="auto"/>
            <w:right w:val="none" w:sz="0" w:space="0" w:color="auto"/>
          </w:divBdr>
        </w:div>
        <w:div w:id="1437099127">
          <w:marLeft w:val="640"/>
          <w:marRight w:val="0"/>
          <w:marTop w:val="0"/>
          <w:marBottom w:val="0"/>
          <w:divBdr>
            <w:top w:val="none" w:sz="0" w:space="0" w:color="auto"/>
            <w:left w:val="none" w:sz="0" w:space="0" w:color="auto"/>
            <w:bottom w:val="none" w:sz="0" w:space="0" w:color="auto"/>
            <w:right w:val="none" w:sz="0" w:space="0" w:color="auto"/>
          </w:divBdr>
        </w:div>
        <w:div w:id="1051924203">
          <w:marLeft w:val="640"/>
          <w:marRight w:val="0"/>
          <w:marTop w:val="0"/>
          <w:marBottom w:val="0"/>
          <w:divBdr>
            <w:top w:val="none" w:sz="0" w:space="0" w:color="auto"/>
            <w:left w:val="none" w:sz="0" w:space="0" w:color="auto"/>
            <w:bottom w:val="none" w:sz="0" w:space="0" w:color="auto"/>
            <w:right w:val="none" w:sz="0" w:space="0" w:color="auto"/>
          </w:divBdr>
        </w:div>
        <w:div w:id="861866597">
          <w:marLeft w:val="640"/>
          <w:marRight w:val="0"/>
          <w:marTop w:val="0"/>
          <w:marBottom w:val="0"/>
          <w:divBdr>
            <w:top w:val="none" w:sz="0" w:space="0" w:color="auto"/>
            <w:left w:val="none" w:sz="0" w:space="0" w:color="auto"/>
            <w:bottom w:val="none" w:sz="0" w:space="0" w:color="auto"/>
            <w:right w:val="none" w:sz="0" w:space="0" w:color="auto"/>
          </w:divBdr>
        </w:div>
        <w:div w:id="1199514942">
          <w:marLeft w:val="640"/>
          <w:marRight w:val="0"/>
          <w:marTop w:val="0"/>
          <w:marBottom w:val="0"/>
          <w:divBdr>
            <w:top w:val="none" w:sz="0" w:space="0" w:color="auto"/>
            <w:left w:val="none" w:sz="0" w:space="0" w:color="auto"/>
            <w:bottom w:val="none" w:sz="0" w:space="0" w:color="auto"/>
            <w:right w:val="none" w:sz="0" w:space="0" w:color="auto"/>
          </w:divBdr>
        </w:div>
        <w:div w:id="1220049329">
          <w:marLeft w:val="640"/>
          <w:marRight w:val="0"/>
          <w:marTop w:val="0"/>
          <w:marBottom w:val="0"/>
          <w:divBdr>
            <w:top w:val="none" w:sz="0" w:space="0" w:color="auto"/>
            <w:left w:val="none" w:sz="0" w:space="0" w:color="auto"/>
            <w:bottom w:val="none" w:sz="0" w:space="0" w:color="auto"/>
            <w:right w:val="none" w:sz="0" w:space="0" w:color="auto"/>
          </w:divBdr>
        </w:div>
        <w:div w:id="444277576">
          <w:marLeft w:val="640"/>
          <w:marRight w:val="0"/>
          <w:marTop w:val="0"/>
          <w:marBottom w:val="0"/>
          <w:divBdr>
            <w:top w:val="none" w:sz="0" w:space="0" w:color="auto"/>
            <w:left w:val="none" w:sz="0" w:space="0" w:color="auto"/>
            <w:bottom w:val="none" w:sz="0" w:space="0" w:color="auto"/>
            <w:right w:val="none" w:sz="0" w:space="0" w:color="auto"/>
          </w:divBdr>
        </w:div>
        <w:div w:id="606349423">
          <w:marLeft w:val="640"/>
          <w:marRight w:val="0"/>
          <w:marTop w:val="0"/>
          <w:marBottom w:val="0"/>
          <w:divBdr>
            <w:top w:val="none" w:sz="0" w:space="0" w:color="auto"/>
            <w:left w:val="none" w:sz="0" w:space="0" w:color="auto"/>
            <w:bottom w:val="none" w:sz="0" w:space="0" w:color="auto"/>
            <w:right w:val="none" w:sz="0" w:space="0" w:color="auto"/>
          </w:divBdr>
        </w:div>
        <w:div w:id="1213999470">
          <w:marLeft w:val="640"/>
          <w:marRight w:val="0"/>
          <w:marTop w:val="0"/>
          <w:marBottom w:val="0"/>
          <w:divBdr>
            <w:top w:val="none" w:sz="0" w:space="0" w:color="auto"/>
            <w:left w:val="none" w:sz="0" w:space="0" w:color="auto"/>
            <w:bottom w:val="none" w:sz="0" w:space="0" w:color="auto"/>
            <w:right w:val="none" w:sz="0" w:space="0" w:color="auto"/>
          </w:divBdr>
        </w:div>
        <w:div w:id="109856562">
          <w:marLeft w:val="640"/>
          <w:marRight w:val="0"/>
          <w:marTop w:val="0"/>
          <w:marBottom w:val="0"/>
          <w:divBdr>
            <w:top w:val="none" w:sz="0" w:space="0" w:color="auto"/>
            <w:left w:val="none" w:sz="0" w:space="0" w:color="auto"/>
            <w:bottom w:val="none" w:sz="0" w:space="0" w:color="auto"/>
            <w:right w:val="none" w:sz="0" w:space="0" w:color="auto"/>
          </w:divBdr>
        </w:div>
        <w:div w:id="1572345660">
          <w:marLeft w:val="640"/>
          <w:marRight w:val="0"/>
          <w:marTop w:val="0"/>
          <w:marBottom w:val="0"/>
          <w:divBdr>
            <w:top w:val="none" w:sz="0" w:space="0" w:color="auto"/>
            <w:left w:val="none" w:sz="0" w:space="0" w:color="auto"/>
            <w:bottom w:val="none" w:sz="0" w:space="0" w:color="auto"/>
            <w:right w:val="none" w:sz="0" w:space="0" w:color="auto"/>
          </w:divBdr>
        </w:div>
        <w:div w:id="1694570846">
          <w:marLeft w:val="640"/>
          <w:marRight w:val="0"/>
          <w:marTop w:val="0"/>
          <w:marBottom w:val="0"/>
          <w:divBdr>
            <w:top w:val="none" w:sz="0" w:space="0" w:color="auto"/>
            <w:left w:val="none" w:sz="0" w:space="0" w:color="auto"/>
            <w:bottom w:val="none" w:sz="0" w:space="0" w:color="auto"/>
            <w:right w:val="none" w:sz="0" w:space="0" w:color="auto"/>
          </w:divBdr>
        </w:div>
        <w:div w:id="867256273">
          <w:marLeft w:val="640"/>
          <w:marRight w:val="0"/>
          <w:marTop w:val="0"/>
          <w:marBottom w:val="0"/>
          <w:divBdr>
            <w:top w:val="none" w:sz="0" w:space="0" w:color="auto"/>
            <w:left w:val="none" w:sz="0" w:space="0" w:color="auto"/>
            <w:bottom w:val="none" w:sz="0" w:space="0" w:color="auto"/>
            <w:right w:val="none" w:sz="0" w:space="0" w:color="auto"/>
          </w:divBdr>
        </w:div>
        <w:div w:id="673998940">
          <w:marLeft w:val="640"/>
          <w:marRight w:val="0"/>
          <w:marTop w:val="0"/>
          <w:marBottom w:val="0"/>
          <w:divBdr>
            <w:top w:val="none" w:sz="0" w:space="0" w:color="auto"/>
            <w:left w:val="none" w:sz="0" w:space="0" w:color="auto"/>
            <w:bottom w:val="none" w:sz="0" w:space="0" w:color="auto"/>
            <w:right w:val="none" w:sz="0" w:space="0" w:color="auto"/>
          </w:divBdr>
        </w:div>
        <w:div w:id="955717251">
          <w:marLeft w:val="640"/>
          <w:marRight w:val="0"/>
          <w:marTop w:val="0"/>
          <w:marBottom w:val="0"/>
          <w:divBdr>
            <w:top w:val="none" w:sz="0" w:space="0" w:color="auto"/>
            <w:left w:val="none" w:sz="0" w:space="0" w:color="auto"/>
            <w:bottom w:val="none" w:sz="0" w:space="0" w:color="auto"/>
            <w:right w:val="none" w:sz="0" w:space="0" w:color="auto"/>
          </w:divBdr>
        </w:div>
        <w:div w:id="711802727">
          <w:marLeft w:val="640"/>
          <w:marRight w:val="0"/>
          <w:marTop w:val="0"/>
          <w:marBottom w:val="0"/>
          <w:divBdr>
            <w:top w:val="none" w:sz="0" w:space="0" w:color="auto"/>
            <w:left w:val="none" w:sz="0" w:space="0" w:color="auto"/>
            <w:bottom w:val="none" w:sz="0" w:space="0" w:color="auto"/>
            <w:right w:val="none" w:sz="0" w:space="0" w:color="auto"/>
          </w:divBdr>
        </w:div>
        <w:div w:id="1528058416">
          <w:marLeft w:val="640"/>
          <w:marRight w:val="0"/>
          <w:marTop w:val="0"/>
          <w:marBottom w:val="0"/>
          <w:divBdr>
            <w:top w:val="none" w:sz="0" w:space="0" w:color="auto"/>
            <w:left w:val="none" w:sz="0" w:space="0" w:color="auto"/>
            <w:bottom w:val="none" w:sz="0" w:space="0" w:color="auto"/>
            <w:right w:val="none" w:sz="0" w:space="0" w:color="auto"/>
          </w:divBdr>
        </w:div>
        <w:div w:id="625041675">
          <w:marLeft w:val="640"/>
          <w:marRight w:val="0"/>
          <w:marTop w:val="0"/>
          <w:marBottom w:val="0"/>
          <w:divBdr>
            <w:top w:val="none" w:sz="0" w:space="0" w:color="auto"/>
            <w:left w:val="none" w:sz="0" w:space="0" w:color="auto"/>
            <w:bottom w:val="none" w:sz="0" w:space="0" w:color="auto"/>
            <w:right w:val="none" w:sz="0" w:space="0" w:color="auto"/>
          </w:divBdr>
        </w:div>
        <w:div w:id="400759763">
          <w:marLeft w:val="640"/>
          <w:marRight w:val="0"/>
          <w:marTop w:val="0"/>
          <w:marBottom w:val="0"/>
          <w:divBdr>
            <w:top w:val="none" w:sz="0" w:space="0" w:color="auto"/>
            <w:left w:val="none" w:sz="0" w:space="0" w:color="auto"/>
            <w:bottom w:val="none" w:sz="0" w:space="0" w:color="auto"/>
            <w:right w:val="none" w:sz="0" w:space="0" w:color="auto"/>
          </w:divBdr>
        </w:div>
        <w:div w:id="4600465">
          <w:marLeft w:val="640"/>
          <w:marRight w:val="0"/>
          <w:marTop w:val="0"/>
          <w:marBottom w:val="0"/>
          <w:divBdr>
            <w:top w:val="none" w:sz="0" w:space="0" w:color="auto"/>
            <w:left w:val="none" w:sz="0" w:space="0" w:color="auto"/>
            <w:bottom w:val="none" w:sz="0" w:space="0" w:color="auto"/>
            <w:right w:val="none" w:sz="0" w:space="0" w:color="auto"/>
          </w:divBdr>
        </w:div>
        <w:div w:id="3211780">
          <w:marLeft w:val="640"/>
          <w:marRight w:val="0"/>
          <w:marTop w:val="0"/>
          <w:marBottom w:val="0"/>
          <w:divBdr>
            <w:top w:val="none" w:sz="0" w:space="0" w:color="auto"/>
            <w:left w:val="none" w:sz="0" w:space="0" w:color="auto"/>
            <w:bottom w:val="none" w:sz="0" w:space="0" w:color="auto"/>
            <w:right w:val="none" w:sz="0" w:space="0" w:color="auto"/>
          </w:divBdr>
        </w:div>
        <w:div w:id="1350913790">
          <w:marLeft w:val="640"/>
          <w:marRight w:val="0"/>
          <w:marTop w:val="0"/>
          <w:marBottom w:val="0"/>
          <w:divBdr>
            <w:top w:val="none" w:sz="0" w:space="0" w:color="auto"/>
            <w:left w:val="none" w:sz="0" w:space="0" w:color="auto"/>
            <w:bottom w:val="none" w:sz="0" w:space="0" w:color="auto"/>
            <w:right w:val="none" w:sz="0" w:space="0" w:color="auto"/>
          </w:divBdr>
        </w:div>
        <w:div w:id="261227655">
          <w:marLeft w:val="640"/>
          <w:marRight w:val="0"/>
          <w:marTop w:val="0"/>
          <w:marBottom w:val="0"/>
          <w:divBdr>
            <w:top w:val="none" w:sz="0" w:space="0" w:color="auto"/>
            <w:left w:val="none" w:sz="0" w:space="0" w:color="auto"/>
            <w:bottom w:val="none" w:sz="0" w:space="0" w:color="auto"/>
            <w:right w:val="none" w:sz="0" w:space="0" w:color="auto"/>
          </w:divBdr>
        </w:div>
        <w:div w:id="1206676724">
          <w:marLeft w:val="640"/>
          <w:marRight w:val="0"/>
          <w:marTop w:val="0"/>
          <w:marBottom w:val="0"/>
          <w:divBdr>
            <w:top w:val="none" w:sz="0" w:space="0" w:color="auto"/>
            <w:left w:val="none" w:sz="0" w:space="0" w:color="auto"/>
            <w:bottom w:val="none" w:sz="0" w:space="0" w:color="auto"/>
            <w:right w:val="none" w:sz="0" w:space="0" w:color="auto"/>
          </w:divBdr>
        </w:div>
        <w:div w:id="1845168251">
          <w:marLeft w:val="640"/>
          <w:marRight w:val="0"/>
          <w:marTop w:val="0"/>
          <w:marBottom w:val="0"/>
          <w:divBdr>
            <w:top w:val="none" w:sz="0" w:space="0" w:color="auto"/>
            <w:left w:val="none" w:sz="0" w:space="0" w:color="auto"/>
            <w:bottom w:val="none" w:sz="0" w:space="0" w:color="auto"/>
            <w:right w:val="none" w:sz="0" w:space="0" w:color="auto"/>
          </w:divBdr>
        </w:div>
        <w:div w:id="1763408842">
          <w:marLeft w:val="640"/>
          <w:marRight w:val="0"/>
          <w:marTop w:val="0"/>
          <w:marBottom w:val="0"/>
          <w:divBdr>
            <w:top w:val="none" w:sz="0" w:space="0" w:color="auto"/>
            <w:left w:val="none" w:sz="0" w:space="0" w:color="auto"/>
            <w:bottom w:val="none" w:sz="0" w:space="0" w:color="auto"/>
            <w:right w:val="none" w:sz="0" w:space="0" w:color="auto"/>
          </w:divBdr>
        </w:div>
        <w:div w:id="696583539">
          <w:marLeft w:val="640"/>
          <w:marRight w:val="0"/>
          <w:marTop w:val="0"/>
          <w:marBottom w:val="0"/>
          <w:divBdr>
            <w:top w:val="none" w:sz="0" w:space="0" w:color="auto"/>
            <w:left w:val="none" w:sz="0" w:space="0" w:color="auto"/>
            <w:bottom w:val="none" w:sz="0" w:space="0" w:color="auto"/>
            <w:right w:val="none" w:sz="0" w:space="0" w:color="auto"/>
          </w:divBdr>
        </w:div>
        <w:div w:id="428745160">
          <w:marLeft w:val="640"/>
          <w:marRight w:val="0"/>
          <w:marTop w:val="0"/>
          <w:marBottom w:val="0"/>
          <w:divBdr>
            <w:top w:val="none" w:sz="0" w:space="0" w:color="auto"/>
            <w:left w:val="none" w:sz="0" w:space="0" w:color="auto"/>
            <w:bottom w:val="none" w:sz="0" w:space="0" w:color="auto"/>
            <w:right w:val="none" w:sz="0" w:space="0" w:color="auto"/>
          </w:divBdr>
        </w:div>
        <w:div w:id="202211126">
          <w:marLeft w:val="640"/>
          <w:marRight w:val="0"/>
          <w:marTop w:val="0"/>
          <w:marBottom w:val="0"/>
          <w:divBdr>
            <w:top w:val="none" w:sz="0" w:space="0" w:color="auto"/>
            <w:left w:val="none" w:sz="0" w:space="0" w:color="auto"/>
            <w:bottom w:val="none" w:sz="0" w:space="0" w:color="auto"/>
            <w:right w:val="none" w:sz="0" w:space="0" w:color="auto"/>
          </w:divBdr>
        </w:div>
        <w:div w:id="1540049055">
          <w:marLeft w:val="640"/>
          <w:marRight w:val="0"/>
          <w:marTop w:val="0"/>
          <w:marBottom w:val="0"/>
          <w:divBdr>
            <w:top w:val="none" w:sz="0" w:space="0" w:color="auto"/>
            <w:left w:val="none" w:sz="0" w:space="0" w:color="auto"/>
            <w:bottom w:val="none" w:sz="0" w:space="0" w:color="auto"/>
            <w:right w:val="none" w:sz="0" w:space="0" w:color="auto"/>
          </w:divBdr>
        </w:div>
        <w:div w:id="280116392">
          <w:marLeft w:val="640"/>
          <w:marRight w:val="0"/>
          <w:marTop w:val="0"/>
          <w:marBottom w:val="0"/>
          <w:divBdr>
            <w:top w:val="none" w:sz="0" w:space="0" w:color="auto"/>
            <w:left w:val="none" w:sz="0" w:space="0" w:color="auto"/>
            <w:bottom w:val="none" w:sz="0" w:space="0" w:color="auto"/>
            <w:right w:val="none" w:sz="0" w:space="0" w:color="auto"/>
          </w:divBdr>
        </w:div>
        <w:div w:id="5178752">
          <w:marLeft w:val="640"/>
          <w:marRight w:val="0"/>
          <w:marTop w:val="0"/>
          <w:marBottom w:val="0"/>
          <w:divBdr>
            <w:top w:val="none" w:sz="0" w:space="0" w:color="auto"/>
            <w:left w:val="none" w:sz="0" w:space="0" w:color="auto"/>
            <w:bottom w:val="none" w:sz="0" w:space="0" w:color="auto"/>
            <w:right w:val="none" w:sz="0" w:space="0" w:color="auto"/>
          </w:divBdr>
        </w:div>
        <w:div w:id="2005737408">
          <w:marLeft w:val="640"/>
          <w:marRight w:val="0"/>
          <w:marTop w:val="0"/>
          <w:marBottom w:val="0"/>
          <w:divBdr>
            <w:top w:val="none" w:sz="0" w:space="0" w:color="auto"/>
            <w:left w:val="none" w:sz="0" w:space="0" w:color="auto"/>
            <w:bottom w:val="none" w:sz="0" w:space="0" w:color="auto"/>
            <w:right w:val="none" w:sz="0" w:space="0" w:color="auto"/>
          </w:divBdr>
        </w:div>
        <w:div w:id="530458667">
          <w:marLeft w:val="640"/>
          <w:marRight w:val="0"/>
          <w:marTop w:val="0"/>
          <w:marBottom w:val="0"/>
          <w:divBdr>
            <w:top w:val="none" w:sz="0" w:space="0" w:color="auto"/>
            <w:left w:val="none" w:sz="0" w:space="0" w:color="auto"/>
            <w:bottom w:val="none" w:sz="0" w:space="0" w:color="auto"/>
            <w:right w:val="none" w:sz="0" w:space="0" w:color="auto"/>
          </w:divBdr>
        </w:div>
        <w:div w:id="257837308">
          <w:marLeft w:val="640"/>
          <w:marRight w:val="0"/>
          <w:marTop w:val="0"/>
          <w:marBottom w:val="0"/>
          <w:divBdr>
            <w:top w:val="none" w:sz="0" w:space="0" w:color="auto"/>
            <w:left w:val="none" w:sz="0" w:space="0" w:color="auto"/>
            <w:bottom w:val="none" w:sz="0" w:space="0" w:color="auto"/>
            <w:right w:val="none" w:sz="0" w:space="0" w:color="auto"/>
          </w:divBdr>
        </w:div>
        <w:div w:id="2006853741">
          <w:marLeft w:val="640"/>
          <w:marRight w:val="0"/>
          <w:marTop w:val="0"/>
          <w:marBottom w:val="0"/>
          <w:divBdr>
            <w:top w:val="none" w:sz="0" w:space="0" w:color="auto"/>
            <w:left w:val="none" w:sz="0" w:space="0" w:color="auto"/>
            <w:bottom w:val="none" w:sz="0" w:space="0" w:color="auto"/>
            <w:right w:val="none" w:sz="0" w:space="0" w:color="auto"/>
          </w:divBdr>
        </w:div>
        <w:div w:id="1793280811">
          <w:marLeft w:val="640"/>
          <w:marRight w:val="0"/>
          <w:marTop w:val="0"/>
          <w:marBottom w:val="0"/>
          <w:divBdr>
            <w:top w:val="none" w:sz="0" w:space="0" w:color="auto"/>
            <w:left w:val="none" w:sz="0" w:space="0" w:color="auto"/>
            <w:bottom w:val="none" w:sz="0" w:space="0" w:color="auto"/>
            <w:right w:val="none" w:sz="0" w:space="0" w:color="auto"/>
          </w:divBdr>
        </w:div>
        <w:div w:id="1540048074">
          <w:marLeft w:val="640"/>
          <w:marRight w:val="0"/>
          <w:marTop w:val="0"/>
          <w:marBottom w:val="0"/>
          <w:divBdr>
            <w:top w:val="none" w:sz="0" w:space="0" w:color="auto"/>
            <w:left w:val="none" w:sz="0" w:space="0" w:color="auto"/>
            <w:bottom w:val="none" w:sz="0" w:space="0" w:color="auto"/>
            <w:right w:val="none" w:sz="0" w:space="0" w:color="auto"/>
          </w:divBdr>
        </w:div>
        <w:div w:id="224412583">
          <w:marLeft w:val="640"/>
          <w:marRight w:val="0"/>
          <w:marTop w:val="0"/>
          <w:marBottom w:val="0"/>
          <w:divBdr>
            <w:top w:val="none" w:sz="0" w:space="0" w:color="auto"/>
            <w:left w:val="none" w:sz="0" w:space="0" w:color="auto"/>
            <w:bottom w:val="none" w:sz="0" w:space="0" w:color="auto"/>
            <w:right w:val="none" w:sz="0" w:space="0" w:color="auto"/>
          </w:divBdr>
        </w:div>
        <w:div w:id="2130665741">
          <w:marLeft w:val="640"/>
          <w:marRight w:val="0"/>
          <w:marTop w:val="0"/>
          <w:marBottom w:val="0"/>
          <w:divBdr>
            <w:top w:val="none" w:sz="0" w:space="0" w:color="auto"/>
            <w:left w:val="none" w:sz="0" w:space="0" w:color="auto"/>
            <w:bottom w:val="none" w:sz="0" w:space="0" w:color="auto"/>
            <w:right w:val="none" w:sz="0" w:space="0" w:color="auto"/>
          </w:divBdr>
        </w:div>
        <w:div w:id="1664817225">
          <w:marLeft w:val="640"/>
          <w:marRight w:val="0"/>
          <w:marTop w:val="0"/>
          <w:marBottom w:val="0"/>
          <w:divBdr>
            <w:top w:val="none" w:sz="0" w:space="0" w:color="auto"/>
            <w:left w:val="none" w:sz="0" w:space="0" w:color="auto"/>
            <w:bottom w:val="none" w:sz="0" w:space="0" w:color="auto"/>
            <w:right w:val="none" w:sz="0" w:space="0" w:color="auto"/>
          </w:divBdr>
        </w:div>
        <w:div w:id="844369888">
          <w:marLeft w:val="640"/>
          <w:marRight w:val="0"/>
          <w:marTop w:val="0"/>
          <w:marBottom w:val="0"/>
          <w:divBdr>
            <w:top w:val="none" w:sz="0" w:space="0" w:color="auto"/>
            <w:left w:val="none" w:sz="0" w:space="0" w:color="auto"/>
            <w:bottom w:val="none" w:sz="0" w:space="0" w:color="auto"/>
            <w:right w:val="none" w:sz="0" w:space="0" w:color="auto"/>
          </w:divBdr>
        </w:div>
        <w:div w:id="561212056">
          <w:marLeft w:val="640"/>
          <w:marRight w:val="0"/>
          <w:marTop w:val="0"/>
          <w:marBottom w:val="0"/>
          <w:divBdr>
            <w:top w:val="none" w:sz="0" w:space="0" w:color="auto"/>
            <w:left w:val="none" w:sz="0" w:space="0" w:color="auto"/>
            <w:bottom w:val="none" w:sz="0" w:space="0" w:color="auto"/>
            <w:right w:val="none" w:sz="0" w:space="0" w:color="auto"/>
          </w:divBdr>
        </w:div>
        <w:div w:id="2018801901">
          <w:marLeft w:val="640"/>
          <w:marRight w:val="0"/>
          <w:marTop w:val="0"/>
          <w:marBottom w:val="0"/>
          <w:divBdr>
            <w:top w:val="none" w:sz="0" w:space="0" w:color="auto"/>
            <w:left w:val="none" w:sz="0" w:space="0" w:color="auto"/>
            <w:bottom w:val="none" w:sz="0" w:space="0" w:color="auto"/>
            <w:right w:val="none" w:sz="0" w:space="0" w:color="auto"/>
          </w:divBdr>
        </w:div>
        <w:div w:id="1083642564">
          <w:marLeft w:val="640"/>
          <w:marRight w:val="0"/>
          <w:marTop w:val="0"/>
          <w:marBottom w:val="0"/>
          <w:divBdr>
            <w:top w:val="none" w:sz="0" w:space="0" w:color="auto"/>
            <w:left w:val="none" w:sz="0" w:space="0" w:color="auto"/>
            <w:bottom w:val="none" w:sz="0" w:space="0" w:color="auto"/>
            <w:right w:val="none" w:sz="0" w:space="0" w:color="auto"/>
          </w:divBdr>
        </w:div>
        <w:div w:id="1803110953">
          <w:marLeft w:val="640"/>
          <w:marRight w:val="0"/>
          <w:marTop w:val="0"/>
          <w:marBottom w:val="0"/>
          <w:divBdr>
            <w:top w:val="none" w:sz="0" w:space="0" w:color="auto"/>
            <w:left w:val="none" w:sz="0" w:space="0" w:color="auto"/>
            <w:bottom w:val="none" w:sz="0" w:space="0" w:color="auto"/>
            <w:right w:val="none" w:sz="0" w:space="0" w:color="auto"/>
          </w:divBdr>
        </w:div>
        <w:div w:id="489490067">
          <w:marLeft w:val="640"/>
          <w:marRight w:val="0"/>
          <w:marTop w:val="0"/>
          <w:marBottom w:val="0"/>
          <w:divBdr>
            <w:top w:val="none" w:sz="0" w:space="0" w:color="auto"/>
            <w:left w:val="none" w:sz="0" w:space="0" w:color="auto"/>
            <w:bottom w:val="none" w:sz="0" w:space="0" w:color="auto"/>
            <w:right w:val="none" w:sz="0" w:space="0" w:color="auto"/>
          </w:divBdr>
        </w:div>
        <w:div w:id="1140994814">
          <w:marLeft w:val="640"/>
          <w:marRight w:val="0"/>
          <w:marTop w:val="0"/>
          <w:marBottom w:val="0"/>
          <w:divBdr>
            <w:top w:val="none" w:sz="0" w:space="0" w:color="auto"/>
            <w:left w:val="none" w:sz="0" w:space="0" w:color="auto"/>
            <w:bottom w:val="none" w:sz="0" w:space="0" w:color="auto"/>
            <w:right w:val="none" w:sz="0" w:space="0" w:color="auto"/>
          </w:divBdr>
        </w:div>
        <w:div w:id="1167288186">
          <w:marLeft w:val="640"/>
          <w:marRight w:val="0"/>
          <w:marTop w:val="0"/>
          <w:marBottom w:val="0"/>
          <w:divBdr>
            <w:top w:val="none" w:sz="0" w:space="0" w:color="auto"/>
            <w:left w:val="none" w:sz="0" w:space="0" w:color="auto"/>
            <w:bottom w:val="none" w:sz="0" w:space="0" w:color="auto"/>
            <w:right w:val="none" w:sz="0" w:space="0" w:color="auto"/>
          </w:divBdr>
        </w:div>
        <w:div w:id="1466309856">
          <w:marLeft w:val="640"/>
          <w:marRight w:val="0"/>
          <w:marTop w:val="0"/>
          <w:marBottom w:val="0"/>
          <w:divBdr>
            <w:top w:val="none" w:sz="0" w:space="0" w:color="auto"/>
            <w:left w:val="none" w:sz="0" w:space="0" w:color="auto"/>
            <w:bottom w:val="none" w:sz="0" w:space="0" w:color="auto"/>
            <w:right w:val="none" w:sz="0" w:space="0" w:color="auto"/>
          </w:divBdr>
        </w:div>
        <w:div w:id="1482424363">
          <w:marLeft w:val="640"/>
          <w:marRight w:val="0"/>
          <w:marTop w:val="0"/>
          <w:marBottom w:val="0"/>
          <w:divBdr>
            <w:top w:val="none" w:sz="0" w:space="0" w:color="auto"/>
            <w:left w:val="none" w:sz="0" w:space="0" w:color="auto"/>
            <w:bottom w:val="none" w:sz="0" w:space="0" w:color="auto"/>
            <w:right w:val="none" w:sz="0" w:space="0" w:color="auto"/>
          </w:divBdr>
        </w:div>
        <w:div w:id="2101900777">
          <w:marLeft w:val="640"/>
          <w:marRight w:val="0"/>
          <w:marTop w:val="0"/>
          <w:marBottom w:val="0"/>
          <w:divBdr>
            <w:top w:val="none" w:sz="0" w:space="0" w:color="auto"/>
            <w:left w:val="none" w:sz="0" w:space="0" w:color="auto"/>
            <w:bottom w:val="none" w:sz="0" w:space="0" w:color="auto"/>
            <w:right w:val="none" w:sz="0" w:space="0" w:color="auto"/>
          </w:divBdr>
        </w:div>
        <w:div w:id="271983426">
          <w:marLeft w:val="640"/>
          <w:marRight w:val="0"/>
          <w:marTop w:val="0"/>
          <w:marBottom w:val="0"/>
          <w:divBdr>
            <w:top w:val="none" w:sz="0" w:space="0" w:color="auto"/>
            <w:left w:val="none" w:sz="0" w:space="0" w:color="auto"/>
            <w:bottom w:val="none" w:sz="0" w:space="0" w:color="auto"/>
            <w:right w:val="none" w:sz="0" w:space="0" w:color="auto"/>
          </w:divBdr>
        </w:div>
        <w:div w:id="502477678">
          <w:marLeft w:val="640"/>
          <w:marRight w:val="0"/>
          <w:marTop w:val="0"/>
          <w:marBottom w:val="0"/>
          <w:divBdr>
            <w:top w:val="none" w:sz="0" w:space="0" w:color="auto"/>
            <w:left w:val="none" w:sz="0" w:space="0" w:color="auto"/>
            <w:bottom w:val="none" w:sz="0" w:space="0" w:color="auto"/>
            <w:right w:val="none" w:sz="0" w:space="0" w:color="auto"/>
          </w:divBdr>
        </w:div>
        <w:div w:id="409423960">
          <w:marLeft w:val="640"/>
          <w:marRight w:val="0"/>
          <w:marTop w:val="0"/>
          <w:marBottom w:val="0"/>
          <w:divBdr>
            <w:top w:val="none" w:sz="0" w:space="0" w:color="auto"/>
            <w:left w:val="none" w:sz="0" w:space="0" w:color="auto"/>
            <w:bottom w:val="none" w:sz="0" w:space="0" w:color="auto"/>
            <w:right w:val="none" w:sz="0" w:space="0" w:color="auto"/>
          </w:divBdr>
        </w:div>
        <w:div w:id="1618950186">
          <w:marLeft w:val="640"/>
          <w:marRight w:val="0"/>
          <w:marTop w:val="0"/>
          <w:marBottom w:val="0"/>
          <w:divBdr>
            <w:top w:val="none" w:sz="0" w:space="0" w:color="auto"/>
            <w:left w:val="none" w:sz="0" w:space="0" w:color="auto"/>
            <w:bottom w:val="none" w:sz="0" w:space="0" w:color="auto"/>
            <w:right w:val="none" w:sz="0" w:space="0" w:color="auto"/>
          </w:divBdr>
        </w:div>
        <w:div w:id="890263584">
          <w:marLeft w:val="640"/>
          <w:marRight w:val="0"/>
          <w:marTop w:val="0"/>
          <w:marBottom w:val="0"/>
          <w:divBdr>
            <w:top w:val="none" w:sz="0" w:space="0" w:color="auto"/>
            <w:left w:val="none" w:sz="0" w:space="0" w:color="auto"/>
            <w:bottom w:val="none" w:sz="0" w:space="0" w:color="auto"/>
            <w:right w:val="none" w:sz="0" w:space="0" w:color="auto"/>
          </w:divBdr>
        </w:div>
        <w:div w:id="1695957831">
          <w:marLeft w:val="640"/>
          <w:marRight w:val="0"/>
          <w:marTop w:val="0"/>
          <w:marBottom w:val="0"/>
          <w:divBdr>
            <w:top w:val="none" w:sz="0" w:space="0" w:color="auto"/>
            <w:left w:val="none" w:sz="0" w:space="0" w:color="auto"/>
            <w:bottom w:val="none" w:sz="0" w:space="0" w:color="auto"/>
            <w:right w:val="none" w:sz="0" w:space="0" w:color="auto"/>
          </w:divBdr>
        </w:div>
        <w:div w:id="485129624">
          <w:marLeft w:val="640"/>
          <w:marRight w:val="0"/>
          <w:marTop w:val="0"/>
          <w:marBottom w:val="0"/>
          <w:divBdr>
            <w:top w:val="none" w:sz="0" w:space="0" w:color="auto"/>
            <w:left w:val="none" w:sz="0" w:space="0" w:color="auto"/>
            <w:bottom w:val="none" w:sz="0" w:space="0" w:color="auto"/>
            <w:right w:val="none" w:sz="0" w:space="0" w:color="auto"/>
          </w:divBdr>
        </w:div>
        <w:div w:id="1582986249">
          <w:marLeft w:val="640"/>
          <w:marRight w:val="0"/>
          <w:marTop w:val="0"/>
          <w:marBottom w:val="0"/>
          <w:divBdr>
            <w:top w:val="none" w:sz="0" w:space="0" w:color="auto"/>
            <w:left w:val="none" w:sz="0" w:space="0" w:color="auto"/>
            <w:bottom w:val="none" w:sz="0" w:space="0" w:color="auto"/>
            <w:right w:val="none" w:sz="0" w:space="0" w:color="auto"/>
          </w:divBdr>
        </w:div>
        <w:div w:id="445471130">
          <w:marLeft w:val="640"/>
          <w:marRight w:val="0"/>
          <w:marTop w:val="0"/>
          <w:marBottom w:val="0"/>
          <w:divBdr>
            <w:top w:val="none" w:sz="0" w:space="0" w:color="auto"/>
            <w:left w:val="none" w:sz="0" w:space="0" w:color="auto"/>
            <w:bottom w:val="none" w:sz="0" w:space="0" w:color="auto"/>
            <w:right w:val="none" w:sz="0" w:space="0" w:color="auto"/>
          </w:divBdr>
        </w:div>
        <w:div w:id="225186944">
          <w:marLeft w:val="640"/>
          <w:marRight w:val="0"/>
          <w:marTop w:val="0"/>
          <w:marBottom w:val="0"/>
          <w:divBdr>
            <w:top w:val="none" w:sz="0" w:space="0" w:color="auto"/>
            <w:left w:val="none" w:sz="0" w:space="0" w:color="auto"/>
            <w:bottom w:val="none" w:sz="0" w:space="0" w:color="auto"/>
            <w:right w:val="none" w:sz="0" w:space="0" w:color="auto"/>
          </w:divBdr>
        </w:div>
        <w:div w:id="2140952924">
          <w:marLeft w:val="640"/>
          <w:marRight w:val="0"/>
          <w:marTop w:val="0"/>
          <w:marBottom w:val="0"/>
          <w:divBdr>
            <w:top w:val="none" w:sz="0" w:space="0" w:color="auto"/>
            <w:left w:val="none" w:sz="0" w:space="0" w:color="auto"/>
            <w:bottom w:val="none" w:sz="0" w:space="0" w:color="auto"/>
            <w:right w:val="none" w:sz="0" w:space="0" w:color="auto"/>
          </w:divBdr>
        </w:div>
        <w:div w:id="1238981865">
          <w:marLeft w:val="640"/>
          <w:marRight w:val="0"/>
          <w:marTop w:val="0"/>
          <w:marBottom w:val="0"/>
          <w:divBdr>
            <w:top w:val="none" w:sz="0" w:space="0" w:color="auto"/>
            <w:left w:val="none" w:sz="0" w:space="0" w:color="auto"/>
            <w:bottom w:val="none" w:sz="0" w:space="0" w:color="auto"/>
            <w:right w:val="none" w:sz="0" w:space="0" w:color="auto"/>
          </w:divBdr>
        </w:div>
        <w:div w:id="223151644">
          <w:marLeft w:val="640"/>
          <w:marRight w:val="0"/>
          <w:marTop w:val="0"/>
          <w:marBottom w:val="0"/>
          <w:divBdr>
            <w:top w:val="none" w:sz="0" w:space="0" w:color="auto"/>
            <w:left w:val="none" w:sz="0" w:space="0" w:color="auto"/>
            <w:bottom w:val="none" w:sz="0" w:space="0" w:color="auto"/>
            <w:right w:val="none" w:sz="0" w:space="0" w:color="auto"/>
          </w:divBdr>
        </w:div>
        <w:div w:id="2035383482">
          <w:marLeft w:val="640"/>
          <w:marRight w:val="0"/>
          <w:marTop w:val="0"/>
          <w:marBottom w:val="0"/>
          <w:divBdr>
            <w:top w:val="none" w:sz="0" w:space="0" w:color="auto"/>
            <w:left w:val="none" w:sz="0" w:space="0" w:color="auto"/>
            <w:bottom w:val="none" w:sz="0" w:space="0" w:color="auto"/>
            <w:right w:val="none" w:sz="0" w:space="0" w:color="auto"/>
          </w:divBdr>
        </w:div>
        <w:div w:id="177354959">
          <w:marLeft w:val="640"/>
          <w:marRight w:val="0"/>
          <w:marTop w:val="0"/>
          <w:marBottom w:val="0"/>
          <w:divBdr>
            <w:top w:val="none" w:sz="0" w:space="0" w:color="auto"/>
            <w:left w:val="none" w:sz="0" w:space="0" w:color="auto"/>
            <w:bottom w:val="none" w:sz="0" w:space="0" w:color="auto"/>
            <w:right w:val="none" w:sz="0" w:space="0" w:color="auto"/>
          </w:divBdr>
        </w:div>
        <w:div w:id="146556148">
          <w:marLeft w:val="640"/>
          <w:marRight w:val="0"/>
          <w:marTop w:val="0"/>
          <w:marBottom w:val="0"/>
          <w:divBdr>
            <w:top w:val="none" w:sz="0" w:space="0" w:color="auto"/>
            <w:left w:val="none" w:sz="0" w:space="0" w:color="auto"/>
            <w:bottom w:val="none" w:sz="0" w:space="0" w:color="auto"/>
            <w:right w:val="none" w:sz="0" w:space="0" w:color="auto"/>
          </w:divBdr>
        </w:div>
        <w:div w:id="1647587494">
          <w:marLeft w:val="640"/>
          <w:marRight w:val="0"/>
          <w:marTop w:val="0"/>
          <w:marBottom w:val="0"/>
          <w:divBdr>
            <w:top w:val="none" w:sz="0" w:space="0" w:color="auto"/>
            <w:left w:val="none" w:sz="0" w:space="0" w:color="auto"/>
            <w:bottom w:val="none" w:sz="0" w:space="0" w:color="auto"/>
            <w:right w:val="none" w:sz="0" w:space="0" w:color="auto"/>
          </w:divBdr>
        </w:div>
        <w:div w:id="1467429992">
          <w:marLeft w:val="640"/>
          <w:marRight w:val="0"/>
          <w:marTop w:val="0"/>
          <w:marBottom w:val="0"/>
          <w:divBdr>
            <w:top w:val="none" w:sz="0" w:space="0" w:color="auto"/>
            <w:left w:val="none" w:sz="0" w:space="0" w:color="auto"/>
            <w:bottom w:val="none" w:sz="0" w:space="0" w:color="auto"/>
            <w:right w:val="none" w:sz="0" w:space="0" w:color="auto"/>
          </w:divBdr>
        </w:div>
        <w:div w:id="449710891">
          <w:marLeft w:val="640"/>
          <w:marRight w:val="0"/>
          <w:marTop w:val="0"/>
          <w:marBottom w:val="0"/>
          <w:divBdr>
            <w:top w:val="none" w:sz="0" w:space="0" w:color="auto"/>
            <w:left w:val="none" w:sz="0" w:space="0" w:color="auto"/>
            <w:bottom w:val="none" w:sz="0" w:space="0" w:color="auto"/>
            <w:right w:val="none" w:sz="0" w:space="0" w:color="auto"/>
          </w:divBdr>
        </w:div>
        <w:div w:id="2043163831">
          <w:marLeft w:val="640"/>
          <w:marRight w:val="0"/>
          <w:marTop w:val="0"/>
          <w:marBottom w:val="0"/>
          <w:divBdr>
            <w:top w:val="none" w:sz="0" w:space="0" w:color="auto"/>
            <w:left w:val="none" w:sz="0" w:space="0" w:color="auto"/>
            <w:bottom w:val="none" w:sz="0" w:space="0" w:color="auto"/>
            <w:right w:val="none" w:sz="0" w:space="0" w:color="auto"/>
          </w:divBdr>
        </w:div>
        <w:div w:id="1685935436">
          <w:marLeft w:val="640"/>
          <w:marRight w:val="0"/>
          <w:marTop w:val="0"/>
          <w:marBottom w:val="0"/>
          <w:divBdr>
            <w:top w:val="none" w:sz="0" w:space="0" w:color="auto"/>
            <w:left w:val="none" w:sz="0" w:space="0" w:color="auto"/>
            <w:bottom w:val="none" w:sz="0" w:space="0" w:color="auto"/>
            <w:right w:val="none" w:sz="0" w:space="0" w:color="auto"/>
          </w:divBdr>
        </w:div>
        <w:div w:id="1865628124">
          <w:marLeft w:val="640"/>
          <w:marRight w:val="0"/>
          <w:marTop w:val="0"/>
          <w:marBottom w:val="0"/>
          <w:divBdr>
            <w:top w:val="none" w:sz="0" w:space="0" w:color="auto"/>
            <w:left w:val="none" w:sz="0" w:space="0" w:color="auto"/>
            <w:bottom w:val="none" w:sz="0" w:space="0" w:color="auto"/>
            <w:right w:val="none" w:sz="0" w:space="0" w:color="auto"/>
          </w:divBdr>
        </w:div>
        <w:div w:id="1423800518">
          <w:marLeft w:val="640"/>
          <w:marRight w:val="0"/>
          <w:marTop w:val="0"/>
          <w:marBottom w:val="0"/>
          <w:divBdr>
            <w:top w:val="none" w:sz="0" w:space="0" w:color="auto"/>
            <w:left w:val="none" w:sz="0" w:space="0" w:color="auto"/>
            <w:bottom w:val="none" w:sz="0" w:space="0" w:color="auto"/>
            <w:right w:val="none" w:sz="0" w:space="0" w:color="auto"/>
          </w:divBdr>
        </w:div>
        <w:div w:id="1692682484">
          <w:marLeft w:val="640"/>
          <w:marRight w:val="0"/>
          <w:marTop w:val="0"/>
          <w:marBottom w:val="0"/>
          <w:divBdr>
            <w:top w:val="none" w:sz="0" w:space="0" w:color="auto"/>
            <w:left w:val="none" w:sz="0" w:space="0" w:color="auto"/>
            <w:bottom w:val="none" w:sz="0" w:space="0" w:color="auto"/>
            <w:right w:val="none" w:sz="0" w:space="0" w:color="auto"/>
          </w:divBdr>
        </w:div>
        <w:div w:id="1284579402">
          <w:marLeft w:val="640"/>
          <w:marRight w:val="0"/>
          <w:marTop w:val="0"/>
          <w:marBottom w:val="0"/>
          <w:divBdr>
            <w:top w:val="none" w:sz="0" w:space="0" w:color="auto"/>
            <w:left w:val="none" w:sz="0" w:space="0" w:color="auto"/>
            <w:bottom w:val="none" w:sz="0" w:space="0" w:color="auto"/>
            <w:right w:val="none" w:sz="0" w:space="0" w:color="auto"/>
          </w:divBdr>
        </w:div>
        <w:div w:id="1122580055">
          <w:marLeft w:val="640"/>
          <w:marRight w:val="0"/>
          <w:marTop w:val="0"/>
          <w:marBottom w:val="0"/>
          <w:divBdr>
            <w:top w:val="none" w:sz="0" w:space="0" w:color="auto"/>
            <w:left w:val="none" w:sz="0" w:space="0" w:color="auto"/>
            <w:bottom w:val="none" w:sz="0" w:space="0" w:color="auto"/>
            <w:right w:val="none" w:sz="0" w:space="0" w:color="auto"/>
          </w:divBdr>
        </w:div>
        <w:div w:id="1090783895">
          <w:marLeft w:val="640"/>
          <w:marRight w:val="0"/>
          <w:marTop w:val="0"/>
          <w:marBottom w:val="0"/>
          <w:divBdr>
            <w:top w:val="none" w:sz="0" w:space="0" w:color="auto"/>
            <w:left w:val="none" w:sz="0" w:space="0" w:color="auto"/>
            <w:bottom w:val="none" w:sz="0" w:space="0" w:color="auto"/>
            <w:right w:val="none" w:sz="0" w:space="0" w:color="auto"/>
          </w:divBdr>
        </w:div>
        <w:div w:id="1149201584">
          <w:marLeft w:val="640"/>
          <w:marRight w:val="0"/>
          <w:marTop w:val="0"/>
          <w:marBottom w:val="0"/>
          <w:divBdr>
            <w:top w:val="none" w:sz="0" w:space="0" w:color="auto"/>
            <w:left w:val="none" w:sz="0" w:space="0" w:color="auto"/>
            <w:bottom w:val="none" w:sz="0" w:space="0" w:color="auto"/>
            <w:right w:val="none" w:sz="0" w:space="0" w:color="auto"/>
          </w:divBdr>
        </w:div>
        <w:div w:id="116066007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196896207">
      <w:bodyDiv w:val="1"/>
      <w:marLeft w:val="0"/>
      <w:marRight w:val="0"/>
      <w:marTop w:val="0"/>
      <w:marBottom w:val="0"/>
      <w:divBdr>
        <w:top w:val="none" w:sz="0" w:space="0" w:color="auto"/>
        <w:left w:val="none" w:sz="0" w:space="0" w:color="auto"/>
        <w:bottom w:val="none" w:sz="0" w:space="0" w:color="auto"/>
        <w:right w:val="none" w:sz="0" w:space="0" w:color="auto"/>
      </w:divBdr>
      <w:divsChild>
        <w:div w:id="101415099">
          <w:marLeft w:val="640"/>
          <w:marRight w:val="0"/>
          <w:marTop w:val="0"/>
          <w:marBottom w:val="0"/>
          <w:divBdr>
            <w:top w:val="none" w:sz="0" w:space="0" w:color="auto"/>
            <w:left w:val="none" w:sz="0" w:space="0" w:color="auto"/>
            <w:bottom w:val="none" w:sz="0" w:space="0" w:color="auto"/>
            <w:right w:val="none" w:sz="0" w:space="0" w:color="auto"/>
          </w:divBdr>
        </w:div>
        <w:div w:id="1084692336">
          <w:marLeft w:val="640"/>
          <w:marRight w:val="0"/>
          <w:marTop w:val="0"/>
          <w:marBottom w:val="0"/>
          <w:divBdr>
            <w:top w:val="none" w:sz="0" w:space="0" w:color="auto"/>
            <w:left w:val="none" w:sz="0" w:space="0" w:color="auto"/>
            <w:bottom w:val="none" w:sz="0" w:space="0" w:color="auto"/>
            <w:right w:val="none" w:sz="0" w:space="0" w:color="auto"/>
          </w:divBdr>
        </w:div>
        <w:div w:id="1095979709">
          <w:marLeft w:val="640"/>
          <w:marRight w:val="0"/>
          <w:marTop w:val="0"/>
          <w:marBottom w:val="0"/>
          <w:divBdr>
            <w:top w:val="none" w:sz="0" w:space="0" w:color="auto"/>
            <w:left w:val="none" w:sz="0" w:space="0" w:color="auto"/>
            <w:bottom w:val="none" w:sz="0" w:space="0" w:color="auto"/>
            <w:right w:val="none" w:sz="0" w:space="0" w:color="auto"/>
          </w:divBdr>
        </w:div>
        <w:div w:id="1073163538">
          <w:marLeft w:val="640"/>
          <w:marRight w:val="0"/>
          <w:marTop w:val="0"/>
          <w:marBottom w:val="0"/>
          <w:divBdr>
            <w:top w:val="none" w:sz="0" w:space="0" w:color="auto"/>
            <w:left w:val="none" w:sz="0" w:space="0" w:color="auto"/>
            <w:bottom w:val="none" w:sz="0" w:space="0" w:color="auto"/>
            <w:right w:val="none" w:sz="0" w:space="0" w:color="auto"/>
          </w:divBdr>
        </w:div>
        <w:div w:id="333461713">
          <w:marLeft w:val="640"/>
          <w:marRight w:val="0"/>
          <w:marTop w:val="0"/>
          <w:marBottom w:val="0"/>
          <w:divBdr>
            <w:top w:val="none" w:sz="0" w:space="0" w:color="auto"/>
            <w:left w:val="none" w:sz="0" w:space="0" w:color="auto"/>
            <w:bottom w:val="none" w:sz="0" w:space="0" w:color="auto"/>
            <w:right w:val="none" w:sz="0" w:space="0" w:color="auto"/>
          </w:divBdr>
        </w:div>
        <w:div w:id="1028019195">
          <w:marLeft w:val="640"/>
          <w:marRight w:val="0"/>
          <w:marTop w:val="0"/>
          <w:marBottom w:val="0"/>
          <w:divBdr>
            <w:top w:val="none" w:sz="0" w:space="0" w:color="auto"/>
            <w:left w:val="none" w:sz="0" w:space="0" w:color="auto"/>
            <w:bottom w:val="none" w:sz="0" w:space="0" w:color="auto"/>
            <w:right w:val="none" w:sz="0" w:space="0" w:color="auto"/>
          </w:divBdr>
        </w:div>
        <w:div w:id="1480804371">
          <w:marLeft w:val="640"/>
          <w:marRight w:val="0"/>
          <w:marTop w:val="0"/>
          <w:marBottom w:val="0"/>
          <w:divBdr>
            <w:top w:val="none" w:sz="0" w:space="0" w:color="auto"/>
            <w:left w:val="none" w:sz="0" w:space="0" w:color="auto"/>
            <w:bottom w:val="none" w:sz="0" w:space="0" w:color="auto"/>
            <w:right w:val="none" w:sz="0" w:space="0" w:color="auto"/>
          </w:divBdr>
        </w:div>
        <w:div w:id="288242683">
          <w:marLeft w:val="640"/>
          <w:marRight w:val="0"/>
          <w:marTop w:val="0"/>
          <w:marBottom w:val="0"/>
          <w:divBdr>
            <w:top w:val="none" w:sz="0" w:space="0" w:color="auto"/>
            <w:left w:val="none" w:sz="0" w:space="0" w:color="auto"/>
            <w:bottom w:val="none" w:sz="0" w:space="0" w:color="auto"/>
            <w:right w:val="none" w:sz="0" w:space="0" w:color="auto"/>
          </w:divBdr>
        </w:div>
        <w:div w:id="721444631">
          <w:marLeft w:val="640"/>
          <w:marRight w:val="0"/>
          <w:marTop w:val="0"/>
          <w:marBottom w:val="0"/>
          <w:divBdr>
            <w:top w:val="none" w:sz="0" w:space="0" w:color="auto"/>
            <w:left w:val="none" w:sz="0" w:space="0" w:color="auto"/>
            <w:bottom w:val="none" w:sz="0" w:space="0" w:color="auto"/>
            <w:right w:val="none" w:sz="0" w:space="0" w:color="auto"/>
          </w:divBdr>
        </w:div>
        <w:div w:id="733360126">
          <w:marLeft w:val="640"/>
          <w:marRight w:val="0"/>
          <w:marTop w:val="0"/>
          <w:marBottom w:val="0"/>
          <w:divBdr>
            <w:top w:val="none" w:sz="0" w:space="0" w:color="auto"/>
            <w:left w:val="none" w:sz="0" w:space="0" w:color="auto"/>
            <w:bottom w:val="none" w:sz="0" w:space="0" w:color="auto"/>
            <w:right w:val="none" w:sz="0" w:space="0" w:color="auto"/>
          </w:divBdr>
        </w:div>
        <w:div w:id="1128619375">
          <w:marLeft w:val="640"/>
          <w:marRight w:val="0"/>
          <w:marTop w:val="0"/>
          <w:marBottom w:val="0"/>
          <w:divBdr>
            <w:top w:val="none" w:sz="0" w:space="0" w:color="auto"/>
            <w:left w:val="none" w:sz="0" w:space="0" w:color="auto"/>
            <w:bottom w:val="none" w:sz="0" w:space="0" w:color="auto"/>
            <w:right w:val="none" w:sz="0" w:space="0" w:color="auto"/>
          </w:divBdr>
        </w:div>
        <w:div w:id="566262217">
          <w:marLeft w:val="640"/>
          <w:marRight w:val="0"/>
          <w:marTop w:val="0"/>
          <w:marBottom w:val="0"/>
          <w:divBdr>
            <w:top w:val="none" w:sz="0" w:space="0" w:color="auto"/>
            <w:left w:val="none" w:sz="0" w:space="0" w:color="auto"/>
            <w:bottom w:val="none" w:sz="0" w:space="0" w:color="auto"/>
            <w:right w:val="none" w:sz="0" w:space="0" w:color="auto"/>
          </w:divBdr>
        </w:div>
        <w:div w:id="1081636177">
          <w:marLeft w:val="640"/>
          <w:marRight w:val="0"/>
          <w:marTop w:val="0"/>
          <w:marBottom w:val="0"/>
          <w:divBdr>
            <w:top w:val="none" w:sz="0" w:space="0" w:color="auto"/>
            <w:left w:val="none" w:sz="0" w:space="0" w:color="auto"/>
            <w:bottom w:val="none" w:sz="0" w:space="0" w:color="auto"/>
            <w:right w:val="none" w:sz="0" w:space="0" w:color="auto"/>
          </w:divBdr>
        </w:div>
        <w:div w:id="1242104162">
          <w:marLeft w:val="640"/>
          <w:marRight w:val="0"/>
          <w:marTop w:val="0"/>
          <w:marBottom w:val="0"/>
          <w:divBdr>
            <w:top w:val="none" w:sz="0" w:space="0" w:color="auto"/>
            <w:left w:val="none" w:sz="0" w:space="0" w:color="auto"/>
            <w:bottom w:val="none" w:sz="0" w:space="0" w:color="auto"/>
            <w:right w:val="none" w:sz="0" w:space="0" w:color="auto"/>
          </w:divBdr>
        </w:div>
        <w:div w:id="302152191">
          <w:marLeft w:val="640"/>
          <w:marRight w:val="0"/>
          <w:marTop w:val="0"/>
          <w:marBottom w:val="0"/>
          <w:divBdr>
            <w:top w:val="none" w:sz="0" w:space="0" w:color="auto"/>
            <w:left w:val="none" w:sz="0" w:space="0" w:color="auto"/>
            <w:bottom w:val="none" w:sz="0" w:space="0" w:color="auto"/>
            <w:right w:val="none" w:sz="0" w:space="0" w:color="auto"/>
          </w:divBdr>
        </w:div>
        <w:div w:id="1577276747">
          <w:marLeft w:val="640"/>
          <w:marRight w:val="0"/>
          <w:marTop w:val="0"/>
          <w:marBottom w:val="0"/>
          <w:divBdr>
            <w:top w:val="none" w:sz="0" w:space="0" w:color="auto"/>
            <w:left w:val="none" w:sz="0" w:space="0" w:color="auto"/>
            <w:bottom w:val="none" w:sz="0" w:space="0" w:color="auto"/>
            <w:right w:val="none" w:sz="0" w:space="0" w:color="auto"/>
          </w:divBdr>
        </w:div>
        <w:div w:id="891043656">
          <w:marLeft w:val="640"/>
          <w:marRight w:val="0"/>
          <w:marTop w:val="0"/>
          <w:marBottom w:val="0"/>
          <w:divBdr>
            <w:top w:val="none" w:sz="0" w:space="0" w:color="auto"/>
            <w:left w:val="none" w:sz="0" w:space="0" w:color="auto"/>
            <w:bottom w:val="none" w:sz="0" w:space="0" w:color="auto"/>
            <w:right w:val="none" w:sz="0" w:space="0" w:color="auto"/>
          </w:divBdr>
        </w:div>
        <w:div w:id="1402945284">
          <w:marLeft w:val="640"/>
          <w:marRight w:val="0"/>
          <w:marTop w:val="0"/>
          <w:marBottom w:val="0"/>
          <w:divBdr>
            <w:top w:val="none" w:sz="0" w:space="0" w:color="auto"/>
            <w:left w:val="none" w:sz="0" w:space="0" w:color="auto"/>
            <w:bottom w:val="none" w:sz="0" w:space="0" w:color="auto"/>
            <w:right w:val="none" w:sz="0" w:space="0" w:color="auto"/>
          </w:divBdr>
        </w:div>
        <w:div w:id="250046942">
          <w:marLeft w:val="640"/>
          <w:marRight w:val="0"/>
          <w:marTop w:val="0"/>
          <w:marBottom w:val="0"/>
          <w:divBdr>
            <w:top w:val="none" w:sz="0" w:space="0" w:color="auto"/>
            <w:left w:val="none" w:sz="0" w:space="0" w:color="auto"/>
            <w:bottom w:val="none" w:sz="0" w:space="0" w:color="auto"/>
            <w:right w:val="none" w:sz="0" w:space="0" w:color="auto"/>
          </w:divBdr>
        </w:div>
        <w:div w:id="187835978">
          <w:marLeft w:val="640"/>
          <w:marRight w:val="0"/>
          <w:marTop w:val="0"/>
          <w:marBottom w:val="0"/>
          <w:divBdr>
            <w:top w:val="none" w:sz="0" w:space="0" w:color="auto"/>
            <w:left w:val="none" w:sz="0" w:space="0" w:color="auto"/>
            <w:bottom w:val="none" w:sz="0" w:space="0" w:color="auto"/>
            <w:right w:val="none" w:sz="0" w:space="0" w:color="auto"/>
          </w:divBdr>
        </w:div>
        <w:div w:id="1840272421">
          <w:marLeft w:val="640"/>
          <w:marRight w:val="0"/>
          <w:marTop w:val="0"/>
          <w:marBottom w:val="0"/>
          <w:divBdr>
            <w:top w:val="none" w:sz="0" w:space="0" w:color="auto"/>
            <w:left w:val="none" w:sz="0" w:space="0" w:color="auto"/>
            <w:bottom w:val="none" w:sz="0" w:space="0" w:color="auto"/>
            <w:right w:val="none" w:sz="0" w:space="0" w:color="auto"/>
          </w:divBdr>
        </w:div>
        <w:div w:id="1018891136">
          <w:marLeft w:val="640"/>
          <w:marRight w:val="0"/>
          <w:marTop w:val="0"/>
          <w:marBottom w:val="0"/>
          <w:divBdr>
            <w:top w:val="none" w:sz="0" w:space="0" w:color="auto"/>
            <w:left w:val="none" w:sz="0" w:space="0" w:color="auto"/>
            <w:bottom w:val="none" w:sz="0" w:space="0" w:color="auto"/>
            <w:right w:val="none" w:sz="0" w:space="0" w:color="auto"/>
          </w:divBdr>
        </w:div>
        <w:div w:id="1099913447">
          <w:marLeft w:val="640"/>
          <w:marRight w:val="0"/>
          <w:marTop w:val="0"/>
          <w:marBottom w:val="0"/>
          <w:divBdr>
            <w:top w:val="none" w:sz="0" w:space="0" w:color="auto"/>
            <w:left w:val="none" w:sz="0" w:space="0" w:color="auto"/>
            <w:bottom w:val="none" w:sz="0" w:space="0" w:color="auto"/>
            <w:right w:val="none" w:sz="0" w:space="0" w:color="auto"/>
          </w:divBdr>
        </w:div>
        <w:div w:id="727804761">
          <w:marLeft w:val="640"/>
          <w:marRight w:val="0"/>
          <w:marTop w:val="0"/>
          <w:marBottom w:val="0"/>
          <w:divBdr>
            <w:top w:val="none" w:sz="0" w:space="0" w:color="auto"/>
            <w:left w:val="none" w:sz="0" w:space="0" w:color="auto"/>
            <w:bottom w:val="none" w:sz="0" w:space="0" w:color="auto"/>
            <w:right w:val="none" w:sz="0" w:space="0" w:color="auto"/>
          </w:divBdr>
        </w:div>
        <w:div w:id="1644502922">
          <w:marLeft w:val="640"/>
          <w:marRight w:val="0"/>
          <w:marTop w:val="0"/>
          <w:marBottom w:val="0"/>
          <w:divBdr>
            <w:top w:val="none" w:sz="0" w:space="0" w:color="auto"/>
            <w:left w:val="none" w:sz="0" w:space="0" w:color="auto"/>
            <w:bottom w:val="none" w:sz="0" w:space="0" w:color="auto"/>
            <w:right w:val="none" w:sz="0" w:space="0" w:color="auto"/>
          </w:divBdr>
        </w:div>
        <w:div w:id="1917125300">
          <w:marLeft w:val="640"/>
          <w:marRight w:val="0"/>
          <w:marTop w:val="0"/>
          <w:marBottom w:val="0"/>
          <w:divBdr>
            <w:top w:val="none" w:sz="0" w:space="0" w:color="auto"/>
            <w:left w:val="none" w:sz="0" w:space="0" w:color="auto"/>
            <w:bottom w:val="none" w:sz="0" w:space="0" w:color="auto"/>
            <w:right w:val="none" w:sz="0" w:space="0" w:color="auto"/>
          </w:divBdr>
        </w:div>
        <w:div w:id="1158157528">
          <w:marLeft w:val="640"/>
          <w:marRight w:val="0"/>
          <w:marTop w:val="0"/>
          <w:marBottom w:val="0"/>
          <w:divBdr>
            <w:top w:val="none" w:sz="0" w:space="0" w:color="auto"/>
            <w:left w:val="none" w:sz="0" w:space="0" w:color="auto"/>
            <w:bottom w:val="none" w:sz="0" w:space="0" w:color="auto"/>
            <w:right w:val="none" w:sz="0" w:space="0" w:color="auto"/>
          </w:divBdr>
        </w:div>
        <w:div w:id="621034381">
          <w:marLeft w:val="640"/>
          <w:marRight w:val="0"/>
          <w:marTop w:val="0"/>
          <w:marBottom w:val="0"/>
          <w:divBdr>
            <w:top w:val="none" w:sz="0" w:space="0" w:color="auto"/>
            <w:left w:val="none" w:sz="0" w:space="0" w:color="auto"/>
            <w:bottom w:val="none" w:sz="0" w:space="0" w:color="auto"/>
            <w:right w:val="none" w:sz="0" w:space="0" w:color="auto"/>
          </w:divBdr>
        </w:div>
        <w:div w:id="992759137">
          <w:marLeft w:val="640"/>
          <w:marRight w:val="0"/>
          <w:marTop w:val="0"/>
          <w:marBottom w:val="0"/>
          <w:divBdr>
            <w:top w:val="none" w:sz="0" w:space="0" w:color="auto"/>
            <w:left w:val="none" w:sz="0" w:space="0" w:color="auto"/>
            <w:bottom w:val="none" w:sz="0" w:space="0" w:color="auto"/>
            <w:right w:val="none" w:sz="0" w:space="0" w:color="auto"/>
          </w:divBdr>
        </w:div>
        <w:div w:id="643780155">
          <w:marLeft w:val="640"/>
          <w:marRight w:val="0"/>
          <w:marTop w:val="0"/>
          <w:marBottom w:val="0"/>
          <w:divBdr>
            <w:top w:val="none" w:sz="0" w:space="0" w:color="auto"/>
            <w:left w:val="none" w:sz="0" w:space="0" w:color="auto"/>
            <w:bottom w:val="none" w:sz="0" w:space="0" w:color="auto"/>
            <w:right w:val="none" w:sz="0" w:space="0" w:color="auto"/>
          </w:divBdr>
        </w:div>
        <w:div w:id="1196187615">
          <w:marLeft w:val="640"/>
          <w:marRight w:val="0"/>
          <w:marTop w:val="0"/>
          <w:marBottom w:val="0"/>
          <w:divBdr>
            <w:top w:val="none" w:sz="0" w:space="0" w:color="auto"/>
            <w:left w:val="none" w:sz="0" w:space="0" w:color="auto"/>
            <w:bottom w:val="none" w:sz="0" w:space="0" w:color="auto"/>
            <w:right w:val="none" w:sz="0" w:space="0" w:color="auto"/>
          </w:divBdr>
        </w:div>
        <w:div w:id="275060797">
          <w:marLeft w:val="640"/>
          <w:marRight w:val="0"/>
          <w:marTop w:val="0"/>
          <w:marBottom w:val="0"/>
          <w:divBdr>
            <w:top w:val="none" w:sz="0" w:space="0" w:color="auto"/>
            <w:left w:val="none" w:sz="0" w:space="0" w:color="auto"/>
            <w:bottom w:val="none" w:sz="0" w:space="0" w:color="auto"/>
            <w:right w:val="none" w:sz="0" w:space="0" w:color="auto"/>
          </w:divBdr>
        </w:div>
        <w:div w:id="2046561459">
          <w:marLeft w:val="640"/>
          <w:marRight w:val="0"/>
          <w:marTop w:val="0"/>
          <w:marBottom w:val="0"/>
          <w:divBdr>
            <w:top w:val="none" w:sz="0" w:space="0" w:color="auto"/>
            <w:left w:val="none" w:sz="0" w:space="0" w:color="auto"/>
            <w:bottom w:val="none" w:sz="0" w:space="0" w:color="auto"/>
            <w:right w:val="none" w:sz="0" w:space="0" w:color="auto"/>
          </w:divBdr>
        </w:div>
        <w:div w:id="1218466659">
          <w:marLeft w:val="640"/>
          <w:marRight w:val="0"/>
          <w:marTop w:val="0"/>
          <w:marBottom w:val="0"/>
          <w:divBdr>
            <w:top w:val="none" w:sz="0" w:space="0" w:color="auto"/>
            <w:left w:val="none" w:sz="0" w:space="0" w:color="auto"/>
            <w:bottom w:val="none" w:sz="0" w:space="0" w:color="auto"/>
            <w:right w:val="none" w:sz="0" w:space="0" w:color="auto"/>
          </w:divBdr>
        </w:div>
        <w:div w:id="199441462">
          <w:marLeft w:val="640"/>
          <w:marRight w:val="0"/>
          <w:marTop w:val="0"/>
          <w:marBottom w:val="0"/>
          <w:divBdr>
            <w:top w:val="none" w:sz="0" w:space="0" w:color="auto"/>
            <w:left w:val="none" w:sz="0" w:space="0" w:color="auto"/>
            <w:bottom w:val="none" w:sz="0" w:space="0" w:color="auto"/>
            <w:right w:val="none" w:sz="0" w:space="0" w:color="auto"/>
          </w:divBdr>
        </w:div>
        <w:div w:id="133568677">
          <w:marLeft w:val="640"/>
          <w:marRight w:val="0"/>
          <w:marTop w:val="0"/>
          <w:marBottom w:val="0"/>
          <w:divBdr>
            <w:top w:val="none" w:sz="0" w:space="0" w:color="auto"/>
            <w:left w:val="none" w:sz="0" w:space="0" w:color="auto"/>
            <w:bottom w:val="none" w:sz="0" w:space="0" w:color="auto"/>
            <w:right w:val="none" w:sz="0" w:space="0" w:color="auto"/>
          </w:divBdr>
        </w:div>
        <w:div w:id="227616715">
          <w:marLeft w:val="640"/>
          <w:marRight w:val="0"/>
          <w:marTop w:val="0"/>
          <w:marBottom w:val="0"/>
          <w:divBdr>
            <w:top w:val="none" w:sz="0" w:space="0" w:color="auto"/>
            <w:left w:val="none" w:sz="0" w:space="0" w:color="auto"/>
            <w:bottom w:val="none" w:sz="0" w:space="0" w:color="auto"/>
            <w:right w:val="none" w:sz="0" w:space="0" w:color="auto"/>
          </w:divBdr>
        </w:div>
        <w:div w:id="844321294">
          <w:marLeft w:val="640"/>
          <w:marRight w:val="0"/>
          <w:marTop w:val="0"/>
          <w:marBottom w:val="0"/>
          <w:divBdr>
            <w:top w:val="none" w:sz="0" w:space="0" w:color="auto"/>
            <w:left w:val="none" w:sz="0" w:space="0" w:color="auto"/>
            <w:bottom w:val="none" w:sz="0" w:space="0" w:color="auto"/>
            <w:right w:val="none" w:sz="0" w:space="0" w:color="auto"/>
          </w:divBdr>
        </w:div>
        <w:div w:id="165289673">
          <w:marLeft w:val="640"/>
          <w:marRight w:val="0"/>
          <w:marTop w:val="0"/>
          <w:marBottom w:val="0"/>
          <w:divBdr>
            <w:top w:val="none" w:sz="0" w:space="0" w:color="auto"/>
            <w:left w:val="none" w:sz="0" w:space="0" w:color="auto"/>
            <w:bottom w:val="none" w:sz="0" w:space="0" w:color="auto"/>
            <w:right w:val="none" w:sz="0" w:space="0" w:color="auto"/>
          </w:divBdr>
        </w:div>
        <w:div w:id="682055352">
          <w:marLeft w:val="640"/>
          <w:marRight w:val="0"/>
          <w:marTop w:val="0"/>
          <w:marBottom w:val="0"/>
          <w:divBdr>
            <w:top w:val="none" w:sz="0" w:space="0" w:color="auto"/>
            <w:left w:val="none" w:sz="0" w:space="0" w:color="auto"/>
            <w:bottom w:val="none" w:sz="0" w:space="0" w:color="auto"/>
            <w:right w:val="none" w:sz="0" w:space="0" w:color="auto"/>
          </w:divBdr>
        </w:div>
        <w:div w:id="1859387850">
          <w:marLeft w:val="640"/>
          <w:marRight w:val="0"/>
          <w:marTop w:val="0"/>
          <w:marBottom w:val="0"/>
          <w:divBdr>
            <w:top w:val="none" w:sz="0" w:space="0" w:color="auto"/>
            <w:left w:val="none" w:sz="0" w:space="0" w:color="auto"/>
            <w:bottom w:val="none" w:sz="0" w:space="0" w:color="auto"/>
            <w:right w:val="none" w:sz="0" w:space="0" w:color="auto"/>
          </w:divBdr>
        </w:div>
        <w:div w:id="820390000">
          <w:marLeft w:val="640"/>
          <w:marRight w:val="0"/>
          <w:marTop w:val="0"/>
          <w:marBottom w:val="0"/>
          <w:divBdr>
            <w:top w:val="none" w:sz="0" w:space="0" w:color="auto"/>
            <w:left w:val="none" w:sz="0" w:space="0" w:color="auto"/>
            <w:bottom w:val="none" w:sz="0" w:space="0" w:color="auto"/>
            <w:right w:val="none" w:sz="0" w:space="0" w:color="auto"/>
          </w:divBdr>
        </w:div>
        <w:div w:id="1569195713">
          <w:marLeft w:val="640"/>
          <w:marRight w:val="0"/>
          <w:marTop w:val="0"/>
          <w:marBottom w:val="0"/>
          <w:divBdr>
            <w:top w:val="none" w:sz="0" w:space="0" w:color="auto"/>
            <w:left w:val="none" w:sz="0" w:space="0" w:color="auto"/>
            <w:bottom w:val="none" w:sz="0" w:space="0" w:color="auto"/>
            <w:right w:val="none" w:sz="0" w:space="0" w:color="auto"/>
          </w:divBdr>
        </w:div>
        <w:div w:id="566965150">
          <w:marLeft w:val="640"/>
          <w:marRight w:val="0"/>
          <w:marTop w:val="0"/>
          <w:marBottom w:val="0"/>
          <w:divBdr>
            <w:top w:val="none" w:sz="0" w:space="0" w:color="auto"/>
            <w:left w:val="none" w:sz="0" w:space="0" w:color="auto"/>
            <w:bottom w:val="none" w:sz="0" w:space="0" w:color="auto"/>
            <w:right w:val="none" w:sz="0" w:space="0" w:color="auto"/>
          </w:divBdr>
        </w:div>
        <w:div w:id="1202396251">
          <w:marLeft w:val="640"/>
          <w:marRight w:val="0"/>
          <w:marTop w:val="0"/>
          <w:marBottom w:val="0"/>
          <w:divBdr>
            <w:top w:val="none" w:sz="0" w:space="0" w:color="auto"/>
            <w:left w:val="none" w:sz="0" w:space="0" w:color="auto"/>
            <w:bottom w:val="none" w:sz="0" w:space="0" w:color="auto"/>
            <w:right w:val="none" w:sz="0" w:space="0" w:color="auto"/>
          </w:divBdr>
        </w:div>
        <w:div w:id="1569417350">
          <w:marLeft w:val="640"/>
          <w:marRight w:val="0"/>
          <w:marTop w:val="0"/>
          <w:marBottom w:val="0"/>
          <w:divBdr>
            <w:top w:val="none" w:sz="0" w:space="0" w:color="auto"/>
            <w:left w:val="none" w:sz="0" w:space="0" w:color="auto"/>
            <w:bottom w:val="none" w:sz="0" w:space="0" w:color="auto"/>
            <w:right w:val="none" w:sz="0" w:space="0" w:color="auto"/>
          </w:divBdr>
        </w:div>
        <w:div w:id="251399483">
          <w:marLeft w:val="640"/>
          <w:marRight w:val="0"/>
          <w:marTop w:val="0"/>
          <w:marBottom w:val="0"/>
          <w:divBdr>
            <w:top w:val="none" w:sz="0" w:space="0" w:color="auto"/>
            <w:left w:val="none" w:sz="0" w:space="0" w:color="auto"/>
            <w:bottom w:val="none" w:sz="0" w:space="0" w:color="auto"/>
            <w:right w:val="none" w:sz="0" w:space="0" w:color="auto"/>
          </w:divBdr>
        </w:div>
        <w:div w:id="748503545">
          <w:marLeft w:val="640"/>
          <w:marRight w:val="0"/>
          <w:marTop w:val="0"/>
          <w:marBottom w:val="0"/>
          <w:divBdr>
            <w:top w:val="none" w:sz="0" w:space="0" w:color="auto"/>
            <w:left w:val="none" w:sz="0" w:space="0" w:color="auto"/>
            <w:bottom w:val="none" w:sz="0" w:space="0" w:color="auto"/>
            <w:right w:val="none" w:sz="0" w:space="0" w:color="auto"/>
          </w:divBdr>
        </w:div>
        <w:div w:id="342631834">
          <w:marLeft w:val="640"/>
          <w:marRight w:val="0"/>
          <w:marTop w:val="0"/>
          <w:marBottom w:val="0"/>
          <w:divBdr>
            <w:top w:val="none" w:sz="0" w:space="0" w:color="auto"/>
            <w:left w:val="none" w:sz="0" w:space="0" w:color="auto"/>
            <w:bottom w:val="none" w:sz="0" w:space="0" w:color="auto"/>
            <w:right w:val="none" w:sz="0" w:space="0" w:color="auto"/>
          </w:divBdr>
        </w:div>
        <w:div w:id="635335310">
          <w:marLeft w:val="640"/>
          <w:marRight w:val="0"/>
          <w:marTop w:val="0"/>
          <w:marBottom w:val="0"/>
          <w:divBdr>
            <w:top w:val="none" w:sz="0" w:space="0" w:color="auto"/>
            <w:left w:val="none" w:sz="0" w:space="0" w:color="auto"/>
            <w:bottom w:val="none" w:sz="0" w:space="0" w:color="auto"/>
            <w:right w:val="none" w:sz="0" w:space="0" w:color="auto"/>
          </w:divBdr>
        </w:div>
        <w:div w:id="1635598946">
          <w:marLeft w:val="640"/>
          <w:marRight w:val="0"/>
          <w:marTop w:val="0"/>
          <w:marBottom w:val="0"/>
          <w:divBdr>
            <w:top w:val="none" w:sz="0" w:space="0" w:color="auto"/>
            <w:left w:val="none" w:sz="0" w:space="0" w:color="auto"/>
            <w:bottom w:val="none" w:sz="0" w:space="0" w:color="auto"/>
            <w:right w:val="none" w:sz="0" w:space="0" w:color="auto"/>
          </w:divBdr>
        </w:div>
        <w:div w:id="1482388059">
          <w:marLeft w:val="640"/>
          <w:marRight w:val="0"/>
          <w:marTop w:val="0"/>
          <w:marBottom w:val="0"/>
          <w:divBdr>
            <w:top w:val="none" w:sz="0" w:space="0" w:color="auto"/>
            <w:left w:val="none" w:sz="0" w:space="0" w:color="auto"/>
            <w:bottom w:val="none" w:sz="0" w:space="0" w:color="auto"/>
            <w:right w:val="none" w:sz="0" w:space="0" w:color="auto"/>
          </w:divBdr>
        </w:div>
        <w:div w:id="741754803">
          <w:marLeft w:val="640"/>
          <w:marRight w:val="0"/>
          <w:marTop w:val="0"/>
          <w:marBottom w:val="0"/>
          <w:divBdr>
            <w:top w:val="none" w:sz="0" w:space="0" w:color="auto"/>
            <w:left w:val="none" w:sz="0" w:space="0" w:color="auto"/>
            <w:bottom w:val="none" w:sz="0" w:space="0" w:color="auto"/>
            <w:right w:val="none" w:sz="0" w:space="0" w:color="auto"/>
          </w:divBdr>
        </w:div>
        <w:div w:id="1000430893">
          <w:marLeft w:val="640"/>
          <w:marRight w:val="0"/>
          <w:marTop w:val="0"/>
          <w:marBottom w:val="0"/>
          <w:divBdr>
            <w:top w:val="none" w:sz="0" w:space="0" w:color="auto"/>
            <w:left w:val="none" w:sz="0" w:space="0" w:color="auto"/>
            <w:bottom w:val="none" w:sz="0" w:space="0" w:color="auto"/>
            <w:right w:val="none" w:sz="0" w:space="0" w:color="auto"/>
          </w:divBdr>
        </w:div>
        <w:div w:id="502934901">
          <w:marLeft w:val="640"/>
          <w:marRight w:val="0"/>
          <w:marTop w:val="0"/>
          <w:marBottom w:val="0"/>
          <w:divBdr>
            <w:top w:val="none" w:sz="0" w:space="0" w:color="auto"/>
            <w:left w:val="none" w:sz="0" w:space="0" w:color="auto"/>
            <w:bottom w:val="none" w:sz="0" w:space="0" w:color="auto"/>
            <w:right w:val="none" w:sz="0" w:space="0" w:color="auto"/>
          </w:divBdr>
        </w:div>
        <w:div w:id="2075665516">
          <w:marLeft w:val="640"/>
          <w:marRight w:val="0"/>
          <w:marTop w:val="0"/>
          <w:marBottom w:val="0"/>
          <w:divBdr>
            <w:top w:val="none" w:sz="0" w:space="0" w:color="auto"/>
            <w:left w:val="none" w:sz="0" w:space="0" w:color="auto"/>
            <w:bottom w:val="none" w:sz="0" w:space="0" w:color="auto"/>
            <w:right w:val="none" w:sz="0" w:space="0" w:color="auto"/>
          </w:divBdr>
        </w:div>
        <w:div w:id="1506362225">
          <w:marLeft w:val="640"/>
          <w:marRight w:val="0"/>
          <w:marTop w:val="0"/>
          <w:marBottom w:val="0"/>
          <w:divBdr>
            <w:top w:val="none" w:sz="0" w:space="0" w:color="auto"/>
            <w:left w:val="none" w:sz="0" w:space="0" w:color="auto"/>
            <w:bottom w:val="none" w:sz="0" w:space="0" w:color="auto"/>
            <w:right w:val="none" w:sz="0" w:space="0" w:color="auto"/>
          </w:divBdr>
        </w:div>
        <w:div w:id="1856378406">
          <w:marLeft w:val="640"/>
          <w:marRight w:val="0"/>
          <w:marTop w:val="0"/>
          <w:marBottom w:val="0"/>
          <w:divBdr>
            <w:top w:val="none" w:sz="0" w:space="0" w:color="auto"/>
            <w:left w:val="none" w:sz="0" w:space="0" w:color="auto"/>
            <w:bottom w:val="none" w:sz="0" w:space="0" w:color="auto"/>
            <w:right w:val="none" w:sz="0" w:space="0" w:color="auto"/>
          </w:divBdr>
        </w:div>
        <w:div w:id="1066492617">
          <w:marLeft w:val="640"/>
          <w:marRight w:val="0"/>
          <w:marTop w:val="0"/>
          <w:marBottom w:val="0"/>
          <w:divBdr>
            <w:top w:val="none" w:sz="0" w:space="0" w:color="auto"/>
            <w:left w:val="none" w:sz="0" w:space="0" w:color="auto"/>
            <w:bottom w:val="none" w:sz="0" w:space="0" w:color="auto"/>
            <w:right w:val="none" w:sz="0" w:space="0" w:color="auto"/>
          </w:divBdr>
        </w:div>
        <w:div w:id="1312053039">
          <w:marLeft w:val="640"/>
          <w:marRight w:val="0"/>
          <w:marTop w:val="0"/>
          <w:marBottom w:val="0"/>
          <w:divBdr>
            <w:top w:val="none" w:sz="0" w:space="0" w:color="auto"/>
            <w:left w:val="none" w:sz="0" w:space="0" w:color="auto"/>
            <w:bottom w:val="none" w:sz="0" w:space="0" w:color="auto"/>
            <w:right w:val="none" w:sz="0" w:space="0" w:color="auto"/>
          </w:divBdr>
        </w:div>
        <w:div w:id="1467234920">
          <w:marLeft w:val="640"/>
          <w:marRight w:val="0"/>
          <w:marTop w:val="0"/>
          <w:marBottom w:val="0"/>
          <w:divBdr>
            <w:top w:val="none" w:sz="0" w:space="0" w:color="auto"/>
            <w:left w:val="none" w:sz="0" w:space="0" w:color="auto"/>
            <w:bottom w:val="none" w:sz="0" w:space="0" w:color="auto"/>
            <w:right w:val="none" w:sz="0" w:space="0" w:color="auto"/>
          </w:divBdr>
        </w:div>
        <w:div w:id="982392703">
          <w:marLeft w:val="640"/>
          <w:marRight w:val="0"/>
          <w:marTop w:val="0"/>
          <w:marBottom w:val="0"/>
          <w:divBdr>
            <w:top w:val="none" w:sz="0" w:space="0" w:color="auto"/>
            <w:left w:val="none" w:sz="0" w:space="0" w:color="auto"/>
            <w:bottom w:val="none" w:sz="0" w:space="0" w:color="auto"/>
            <w:right w:val="none" w:sz="0" w:space="0" w:color="auto"/>
          </w:divBdr>
        </w:div>
        <w:div w:id="1275941321">
          <w:marLeft w:val="640"/>
          <w:marRight w:val="0"/>
          <w:marTop w:val="0"/>
          <w:marBottom w:val="0"/>
          <w:divBdr>
            <w:top w:val="none" w:sz="0" w:space="0" w:color="auto"/>
            <w:left w:val="none" w:sz="0" w:space="0" w:color="auto"/>
            <w:bottom w:val="none" w:sz="0" w:space="0" w:color="auto"/>
            <w:right w:val="none" w:sz="0" w:space="0" w:color="auto"/>
          </w:divBdr>
        </w:div>
        <w:div w:id="943345193">
          <w:marLeft w:val="640"/>
          <w:marRight w:val="0"/>
          <w:marTop w:val="0"/>
          <w:marBottom w:val="0"/>
          <w:divBdr>
            <w:top w:val="none" w:sz="0" w:space="0" w:color="auto"/>
            <w:left w:val="none" w:sz="0" w:space="0" w:color="auto"/>
            <w:bottom w:val="none" w:sz="0" w:space="0" w:color="auto"/>
            <w:right w:val="none" w:sz="0" w:space="0" w:color="auto"/>
          </w:divBdr>
        </w:div>
        <w:div w:id="303857033">
          <w:marLeft w:val="640"/>
          <w:marRight w:val="0"/>
          <w:marTop w:val="0"/>
          <w:marBottom w:val="0"/>
          <w:divBdr>
            <w:top w:val="none" w:sz="0" w:space="0" w:color="auto"/>
            <w:left w:val="none" w:sz="0" w:space="0" w:color="auto"/>
            <w:bottom w:val="none" w:sz="0" w:space="0" w:color="auto"/>
            <w:right w:val="none" w:sz="0" w:space="0" w:color="auto"/>
          </w:divBdr>
        </w:div>
        <w:div w:id="402025361">
          <w:marLeft w:val="640"/>
          <w:marRight w:val="0"/>
          <w:marTop w:val="0"/>
          <w:marBottom w:val="0"/>
          <w:divBdr>
            <w:top w:val="none" w:sz="0" w:space="0" w:color="auto"/>
            <w:left w:val="none" w:sz="0" w:space="0" w:color="auto"/>
            <w:bottom w:val="none" w:sz="0" w:space="0" w:color="auto"/>
            <w:right w:val="none" w:sz="0" w:space="0" w:color="auto"/>
          </w:divBdr>
        </w:div>
        <w:div w:id="1131241115">
          <w:marLeft w:val="640"/>
          <w:marRight w:val="0"/>
          <w:marTop w:val="0"/>
          <w:marBottom w:val="0"/>
          <w:divBdr>
            <w:top w:val="none" w:sz="0" w:space="0" w:color="auto"/>
            <w:left w:val="none" w:sz="0" w:space="0" w:color="auto"/>
            <w:bottom w:val="none" w:sz="0" w:space="0" w:color="auto"/>
            <w:right w:val="none" w:sz="0" w:space="0" w:color="auto"/>
          </w:divBdr>
        </w:div>
        <w:div w:id="2091849092">
          <w:marLeft w:val="640"/>
          <w:marRight w:val="0"/>
          <w:marTop w:val="0"/>
          <w:marBottom w:val="0"/>
          <w:divBdr>
            <w:top w:val="none" w:sz="0" w:space="0" w:color="auto"/>
            <w:left w:val="none" w:sz="0" w:space="0" w:color="auto"/>
            <w:bottom w:val="none" w:sz="0" w:space="0" w:color="auto"/>
            <w:right w:val="none" w:sz="0" w:space="0" w:color="auto"/>
          </w:divBdr>
        </w:div>
        <w:div w:id="1729301639">
          <w:marLeft w:val="640"/>
          <w:marRight w:val="0"/>
          <w:marTop w:val="0"/>
          <w:marBottom w:val="0"/>
          <w:divBdr>
            <w:top w:val="none" w:sz="0" w:space="0" w:color="auto"/>
            <w:left w:val="none" w:sz="0" w:space="0" w:color="auto"/>
            <w:bottom w:val="none" w:sz="0" w:space="0" w:color="auto"/>
            <w:right w:val="none" w:sz="0" w:space="0" w:color="auto"/>
          </w:divBdr>
        </w:div>
        <w:div w:id="862131326">
          <w:marLeft w:val="640"/>
          <w:marRight w:val="0"/>
          <w:marTop w:val="0"/>
          <w:marBottom w:val="0"/>
          <w:divBdr>
            <w:top w:val="none" w:sz="0" w:space="0" w:color="auto"/>
            <w:left w:val="none" w:sz="0" w:space="0" w:color="auto"/>
            <w:bottom w:val="none" w:sz="0" w:space="0" w:color="auto"/>
            <w:right w:val="none" w:sz="0" w:space="0" w:color="auto"/>
          </w:divBdr>
        </w:div>
        <w:div w:id="783309104">
          <w:marLeft w:val="640"/>
          <w:marRight w:val="0"/>
          <w:marTop w:val="0"/>
          <w:marBottom w:val="0"/>
          <w:divBdr>
            <w:top w:val="none" w:sz="0" w:space="0" w:color="auto"/>
            <w:left w:val="none" w:sz="0" w:space="0" w:color="auto"/>
            <w:bottom w:val="none" w:sz="0" w:space="0" w:color="auto"/>
            <w:right w:val="none" w:sz="0" w:space="0" w:color="auto"/>
          </w:divBdr>
        </w:div>
        <w:div w:id="465660523">
          <w:marLeft w:val="640"/>
          <w:marRight w:val="0"/>
          <w:marTop w:val="0"/>
          <w:marBottom w:val="0"/>
          <w:divBdr>
            <w:top w:val="none" w:sz="0" w:space="0" w:color="auto"/>
            <w:left w:val="none" w:sz="0" w:space="0" w:color="auto"/>
            <w:bottom w:val="none" w:sz="0" w:space="0" w:color="auto"/>
            <w:right w:val="none" w:sz="0" w:space="0" w:color="auto"/>
          </w:divBdr>
        </w:div>
        <w:div w:id="933978733">
          <w:marLeft w:val="640"/>
          <w:marRight w:val="0"/>
          <w:marTop w:val="0"/>
          <w:marBottom w:val="0"/>
          <w:divBdr>
            <w:top w:val="none" w:sz="0" w:space="0" w:color="auto"/>
            <w:left w:val="none" w:sz="0" w:space="0" w:color="auto"/>
            <w:bottom w:val="none" w:sz="0" w:space="0" w:color="auto"/>
            <w:right w:val="none" w:sz="0" w:space="0" w:color="auto"/>
          </w:divBdr>
        </w:div>
        <w:div w:id="291330502">
          <w:marLeft w:val="640"/>
          <w:marRight w:val="0"/>
          <w:marTop w:val="0"/>
          <w:marBottom w:val="0"/>
          <w:divBdr>
            <w:top w:val="none" w:sz="0" w:space="0" w:color="auto"/>
            <w:left w:val="none" w:sz="0" w:space="0" w:color="auto"/>
            <w:bottom w:val="none" w:sz="0" w:space="0" w:color="auto"/>
            <w:right w:val="none" w:sz="0" w:space="0" w:color="auto"/>
          </w:divBdr>
        </w:div>
        <w:div w:id="855508345">
          <w:marLeft w:val="640"/>
          <w:marRight w:val="0"/>
          <w:marTop w:val="0"/>
          <w:marBottom w:val="0"/>
          <w:divBdr>
            <w:top w:val="none" w:sz="0" w:space="0" w:color="auto"/>
            <w:left w:val="none" w:sz="0" w:space="0" w:color="auto"/>
            <w:bottom w:val="none" w:sz="0" w:space="0" w:color="auto"/>
            <w:right w:val="none" w:sz="0" w:space="0" w:color="auto"/>
          </w:divBdr>
        </w:div>
        <w:div w:id="143812729">
          <w:marLeft w:val="640"/>
          <w:marRight w:val="0"/>
          <w:marTop w:val="0"/>
          <w:marBottom w:val="0"/>
          <w:divBdr>
            <w:top w:val="none" w:sz="0" w:space="0" w:color="auto"/>
            <w:left w:val="none" w:sz="0" w:space="0" w:color="auto"/>
            <w:bottom w:val="none" w:sz="0" w:space="0" w:color="auto"/>
            <w:right w:val="none" w:sz="0" w:space="0" w:color="auto"/>
          </w:divBdr>
        </w:div>
        <w:div w:id="84768881">
          <w:marLeft w:val="640"/>
          <w:marRight w:val="0"/>
          <w:marTop w:val="0"/>
          <w:marBottom w:val="0"/>
          <w:divBdr>
            <w:top w:val="none" w:sz="0" w:space="0" w:color="auto"/>
            <w:left w:val="none" w:sz="0" w:space="0" w:color="auto"/>
            <w:bottom w:val="none" w:sz="0" w:space="0" w:color="auto"/>
            <w:right w:val="none" w:sz="0" w:space="0" w:color="auto"/>
          </w:divBdr>
        </w:div>
        <w:div w:id="715011134">
          <w:marLeft w:val="640"/>
          <w:marRight w:val="0"/>
          <w:marTop w:val="0"/>
          <w:marBottom w:val="0"/>
          <w:divBdr>
            <w:top w:val="none" w:sz="0" w:space="0" w:color="auto"/>
            <w:left w:val="none" w:sz="0" w:space="0" w:color="auto"/>
            <w:bottom w:val="none" w:sz="0" w:space="0" w:color="auto"/>
            <w:right w:val="none" w:sz="0" w:space="0" w:color="auto"/>
          </w:divBdr>
        </w:div>
        <w:div w:id="953172682">
          <w:marLeft w:val="640"/>
          <w:marRight w:val="0"/>
          <w:marTop w:val="0"/>
          <w:marBottom w:val="0"/>
          <w:divBdr>
            <w:top w:val="none" w:sz="0" w:space="0" w:color="auto"/>
            <w:left w:val="none" w:sz="0" w:space="0" w:color="auto"/>
            <w:bottom w:val="none" w:sz="0" w:space="0" w:color="auto"/>
            <w:right w:val="none" w:sz="0" w:space="0" w:color="auto"/>
          </w:divBdr>
        </w:div>
        <w:div w:id="1424645346">
          <w:marLeft w:val="640"/>
          <w:marRight w:val="0"/>
          <w:marTop w:val="0"/>
          <w:marBottom w:val="0"/>
          <w:divBdr>
            <w:top w:val="none" w:sz="0" w:space="0" w:color="auto"/>
            <w:left w:val="none" w:sz="0" w:space="0" w:color="auto"/>
            <w:bottom w:val="none" w:sz="0" w:space="0" w:color="auto"/>
            <w:right w:val="none" w:sz="0" w:space="0" w:color="auto"/>
          </w:divBdr>
        </w:div>
        <w:div w:id="1569925896">
          <w:marLeft w:val="640"/>
          <w:marRight w:val="0"/>
          <w:marTop w:val="0"/>
          <w:marBottom w:val="0"/>
          <w:divBdr>
            <w:top w:val="none" w:sz="0" w:space="0" w:color="auto"/>
            <w:left w:val="none" w:sz="0" w:space="0" w:color="auto"/>
            <w:bottom w:val="none" w:sz="0" w:space="0" w:color="auto"/>
            <w:right w:val="none" w:sz="0" w:space="0" w:color="auto"/>
          </w:divBdr>
        </w:div>
        <w:div w:id="2026394434">
          <w:marLeft w:val="640"/>
          <w:marRight w:val="0"/>
          <w:marTop w:val="0"/>
          <w:marBottom w:val="0"/>
          <w:divBdr>
            <w:top w:val="none" w:sz="0" w:space="0" w:color="auto"/>
            <w:left w:val="none" w:sz="0" w:space="0" w:color="auto"/>
            <w:bottom w:val="none" w:sz="0" w:space="0" w:color="auto"/>
            <w:right w:val="none" w:sz="0" w:space="0" w:color="auto"/>
          </w:divBdr>
        </w:div>
        <w:div w:id="715620010">
          <w:marLeft w:val="640"/>
          <w:marRight w:val="0"/>
          <w:marTop w:val="0"/>
          <w:marBottom w:val="0"/>
          <w:divBdr>
            <w:top w:val="none" w:sz="0" w:space="0" w:color="auto"/>
            <w:left w:val="none" w:sz="0" w:space="0" w:color="auto"/>
            <w:bottom w:val="none" w:sz="0" w:space="0" w:color="auto"/>
            <w:right w:val="none" w:sz="0" w:space="0" w:color="auto"/>
          </w:divBdr>
        </w:div>
        <w:div w:id="1730763654">
          <w:marLeft w:val="640"/>
          <w:marRight w:val="0"/>
          <w:marTop w:val="0"/>
          <w:marBottom w:val="0"/>
          <w:divBdr>
            <w:top w:val="none" w:sz="0" w:space="0" w:color="auto"/>
            <w:left w:val="none" w:sz="0" w:space="0" w:color="auto"/>
            <w:bottom w:val="none" w:sz="0" w:space="0" w:color="auto"/>
            <w:right w:val="none" w:sz="0" w:space="0" w:color="auto"/>
          </w:divBdr>
        </w:div>
        <w:div w:id="1104150591">
          <w:marLeft w:val="640"/>
          <w:marRight w:val="0"/>
          <w:marTop w:val="0"/>
          <w:marBottom w:val="0"/>
          <w:divBdr>
            <w:top w:val="none" w:sz="0" w:space="0" w:color="auto"/>
            <w:left w:val="none" w:sz="0" w:space="0" w:color="auto"/>
            <w:bottom w:val="none" w:sz="0" w:space="0" w:color="auto"/>
            <w:right w:val="none" w:sz="0" w:space="0" w:color="auto"/>
          </w:divBdr>
        </w:div>
        <w:div w:id="129059184">
          <w:marLeft w:val="640"/>
          <w:marRight w:val="0"/>
          <w:marTop w:val="0"/>
          <w:marBottom w:val="0"/>
          <w:divBdr>
            <w:top w:val="none" w:sz="0" w:space="0" w:color="auto"/>
            <w:left w:val="none" w:sz="0" w:space="0" w:color="auto"/>
            <w:bottom w:val="none" w:sz="0" w:space="0" w:color="auto"/>
            <w:right w:val="none" w:sz="0" w:space="0" w:color="auto"/>
          </w:divBdr>
        </w:div>
        <w:div w:id="1490899658">
          <w:marLeft w:val="640"/>
          <w:marRight w:val="0"/>
          <w:marTop w:val="0"/>
          <w:marBottom w:val="0"/>
          <w:divBdr>
            <w:top w:val="none" w:sz="0" w:space="0" w:color="auto"/>
            <w:left w:val="none" w:sz="0" w:space="0" w:color="auto"/>
            <w:bottom w:val="none" w:sz="0" w:space="0" w:color="auto"/>
            <w:right w:val="none" w:sz="0" w:space="0" w:color="auto"/>
          </w:divBdr>
        </w:div>
        <w:div w:id="755858607">
          <w:marLeft w:val="640"/>
          <w:marRight w:val="0"/>
          <w:marTop w:val="0"/>
          <w:marBottom w:val="0"/>
          <w:divBdr>
            <w:top w:val="none" w:sz="0" w:space="0" w:color="auto"/>
            <w:left w:val="none" w:sz="0" w:space="0" w:color="auto"/>
            <w:bottom w:val="none" w:sz="0" w:space="0" w:color="auto"/>
            <w:right w:val="none" w:sz="0" w:space="0" w:color="auto"/>
          </w:divBdr>
        </w:div>
        <w:div w:id="1836797919">
          <w:marLeft w:val="640"/>
          <w:marRight w:val="0"/>
          <w:marTop w:val="0"/>
          <w:marBottom w:val="0"/>
          <w:divBdr>
            <w:top w:val="none" w:sz="0" w:space="0" w:color="auto"/>
            <w:left w:val="none" w:sz="0" w:space="0" w:color="auto"/>
            <w:bottom w:val="none" w:sz="0" w:space="0" w:color="auto"/>
            <w:right w:val="none" w:sz="0" w:space="0" w:color="auto"/>
          </w:divBdr>
        </w:div>
        <w:div w:id="1090202933">
          <w:marLeft w:val="640"/>
          <w:marRight w:val="0"/>
          <w:marTop w:val="0"/>
          <w:marBottom w:val="0"/>
          <w:divBdr>
            <w:top w:val="none" w:sz="0" w:space="0" w:color="auto"/>
            <w:left w:val="none" w:sz="0" w:space="0" w:color="auto"/>
            <w:bottom w:val="none" w:sz="0" w:space="0" w:color="auto"/>
            <w:right w:val="none" w:sz="0" w:space="0" w:color="auto"/>
          </w:divBdr>
        </w:div>
        <w:div w:id="1787771919">
          <w:marLeft w:val="640"/>
          <w:marRight w:val="0"/>
          <w:marTop w:val="0"/>
          <w:marBottom w:val="0"/>
          <w:divBdr>
            <w:top w:val="none" w:sz="0" w:space="0" w:color="auto"/>
            <w:left w:val="none" w:sz="0" w:space="0" w:color="auto"/>
            <w:bottom w:val="none" w:sz="0" w:space="0" w:color="auto"/>
            <w:right w:val="none" w:sz="0" w:space="0" w:color="auto"/>
          </w:divBdr>
        </w:div>
        <w:div w:id="769466616">
          <w:marLeft w:val="640"/>
          <w:marRight w:val="0"/>
          <w:marTop w:val="0"/>
          <w:marBottom w:val="0"/>
          <w:divBdr>
            <w:top w:val="none" w:sz="0" w:space="0" w:color="auto"/>
            <w:left w:val="none" w:sz="0" w:space="0" w:color="auto"/>
            <w:bottom w:val="none" w:sz="0" w:space="0" w:color="auto"/>
            <w:right w:val="none" w:sz="0" w:space="0" w:color="auto"/>
          </w:divBdr>
        </w:div>
        <w:div w:id="1345060998">
          <w:marLeft w:val="640"/>
          <w:marRight w:val="0"/>
          <w:marTop w:val="0"/>
          <w:marBottom w:val="0"/>
          <w:divBdr>
            <w:top w:val="none" w:sz="0" w:space="0" w:color="auto"/>
            <w:left w:val="none" w:sz="0" w:space="0" w:color="auto"/>
            <w:bottom w:val="none" w:sz="0" w:space="0" w:color="auto"/>
            <w:right w:val="none" w:sz="0" w:space="0" w:color="auto"/>
          </w:divBdr>
        </w:div>
        <w:div w:id="456684917">
          <w:marLeft w:val="640"/>
          <w:marRight w:val="0"/>
          <w:marTop w:val="0"/>
          <w:marBottom w:val="0"/>
          <w:divBdr>
            <w:top w:val="none" w:sz="0" w:space="0" w:color="auto"/>
            <w:left w:val="none" w:sz="0" w:space="0" w:color="auto"/>
            <w:bottom w:val="none" w:sz="0" w:space="0" w:color="auto"/>
            <w:right w:val="none" w:sz="0" w:space="0" w:color="auto"/>
          </w:divBdr>
        </w:div>
        <w:div w:id="971594757">
          <w:marLeft w:val="640"/>
          <w:marRight w:val="0"/>
          <w:marTop w:val="0"/>
          <w:marBottom w:val="0"/>
          <w:divBdr>
            <w:top w:val="none" w:sz="0" w:space="0" w:color="auto"/>
            <w:left w:val="none" w:sz="0" w:space="0" w:color="auto"/>
            <w:bottom w:val="none" w:sz="0" w:space="0" w:color="auto"/>
            <w:right w:val="none" w:sz="0" w:space="0" w:color="auto"/>
          </w:divBdr>
        </w:div>
        <w:div w:id="1613706847">
          <w:marLeft w:val="640"/>
          <w:marRight w:val="0"/>
          <w:marTop w:val="0"/>
          <w:marBottom w:val="0"/>
          <w:divBdr>
            <w:top w:val="none" w:sz="0" w:space="0" w:color="auto"/>
            <w:left w:val="none" w:sz="0" w:space="0" w:color="auto"/>
            <w:bottom w:val="none" w:sz="0" w:space="0" w:color="auto"/>
            <w:right w:val="none" w:sz="0" w:space="0" w:color="auto"/>
          </w:divBdr>
        </w:div>
        <w:div w:id="2063406171">
          <w:marLeft w:val="640"/>
          <w:marRight w:val="0"/>
          <w:marTop w:val="0"/>
          <w:marBottom w:val="0"/>
          <w:divBdr>
            <w:top w:val="none" w:sz="0" w:space="0" w:color="auto"/>
            <w:left w:val="none" w:sz="0" w:space="0" w:color="auto"/>
            <w:bottom w:val="none" w:sz="0" w:space="0" w:color="auto"/>
            <w:right w:val="none" w:sz="0" w:space="0" w:color="auto"/>
          </w:divBdr>
        </w:div>
        <w:div w:id="79259154">
          <w:marLeft w:val="640"/>
          <w:marRight w:val="0"/>
          <w:marTop w:val="0"/>
          <w:marBottom w:val="0"/>
          <w:divBdr>
            <w:top w:val="none" w:sz="0" w:space="0" w:color="auto"/>
            <w:left w:val="none" w:sz="0" w:space="0" w:color="auto"/>
            <w:bottom w:val="none" w:sz="0" w:space="0" w:color="auto"/>
            <w:right w:val="none" w:sz="0" w:space="0" w:color="auto"/>
          </w:divBdr>
        </w:div>
        <w:div w:id="1427651202">
          <w:marLeft w:val="640"/>
          <w:marRight w:val="0"/>
          <w:marTop w:val="0"/>
          <w:marBottom w:val="0"/>
          <w:divBdr>
            <w:top w:val="none" w:sz="0" w:space="0" w:color="auto"/>
            <w:left w:val="none" w:sz="0" w:space="0" w:color="auto"/>
            <w:bottom w:val="none" w:sz="0" w:space="0" w:color="auto"/>
            <w:right w:val="none" w:sz="0" w:space="0" w:color="auto"/>
          </w:divBdr>
        </w:div>
        <w:div w:id="833495200">
          <w:marLeft w:val="640"/>
          <w:marRight w:val="0"/>
          <w:marTop w:val="0"/>
          <w:marBottom w:val="0"/>
          <w:divBdr>
            <w:top w:val="none" w:sz="0" w:space="0" w:color="auto"/>
            <w:left w:val="none" w:sz="0" w:space="0" w:color="auto"/>
            <w:bottom w:val="none" w:sz="0" w:space="0" w:color="auto"/>
            <w:right w:val="none" w:sz="0" w:space="0" w:color="auto"/>
          </w:divBdr>
        </w:div>
        <w:div w:id="1027953620">
          <w:marLeft w:val="640"/>
          <w:marRight w:val="0"/>
          <w:marTop w:val="0"/>
          <w:marBottom w:val="0"/>
          <w:divBdr>
            <w:top w:val="none" w:sz="0" w:space="0" w:color="auto"/>
            <w:left w:val="none" w:sz="0" w:space="0" w:color="auto"/>
            <w:bottom w:val="none" w:sz="0" w:space="0" w:color="auto"/>
            <w:right w:val="none" w:sz="0" w:space="0" w:color="auto"/>
          </w:divBdr>
        </w:div>
        <w:div w:id="311057328">
          <w:marLeft w:val="640"/>
          <w:marRight w:val="0"/>
          <w:marTop w:val="0"/>
          <w:marBottom w:val="0"/>
          <w:divBdr>
            <w:top w:val="none" w:sz="0" w:space="0" w:color="auto"/>
            <w:left w:val="none" w:sz="0" w:space="0" w:color="auto"/>
            <w:bottom w:val="none" w:sz="0" w:space="0" w:color="auto"/>
            <w:right w:val="none" w:sz="0" w:space="0" w:color="auto"/>
          </w:divBdr>
        </w:div>
        <w:div w:id="316883038">
          <w:marLeft w:val="640"/>
          <w:marRight w:val="0"/>
          <w:marTop w:val="0"/>
          <w:marBottom w:val="0"/>
          <w:divBdr>
            <w:top w:val="none" w:sz="0" w:space="0" w:color="auto"/>
            <w:left w:val="none" w:sz="0" w:space="0" w:color="auto"/>
            <w:bottom w:val="none" w:sz="0" w:space="0" w:color="auto"/>
            <w:right w:val="none" w:sz="0" w:space="0" w:color="auto"/>
          </w:divBdr>
        </w:div>
        <w:div w:id="1749425301">
          <w:marLeft w:val="640"/>
          <w:marRight w:val="0"/>
          <w:marTop w:val="0"/>
          <w:marBottom w:val="0"/>
          <w:divBdr>
            <w:top w:val="none" w:sz="0" w:space="0" w:color="auto"/>
            <w:left w:val="none" w:sz="0" w:space="0" w:color="auto"/>
            <w:bottom w:val="none" w:sz="0" w:space="0" w:color="auto"/>
            <w:right w:val="none" w:sz="0" w:space="0" w:color="auto"/>
          </w:divBdr>
        </w:div>
        <w:div w:id="171649787">
          <w:marLeft w:val="640"/>
          <w:marRight w:val="0"/>
          <w:marTop w:val="0"/>
          <w:marBottom w:val="0"/>
          <w:divBdr>
            <w:top w:val="none" w:sz="0" w:space="0" w:color="auto"/>
            <w:left w:val="none" w:sz="0" w:space="0" w:color="auto"/>
            <w:bottom w:val="none" w:sz="0" w:space="0" w:color="auto"/>
            <w:right w:val="none" w:sz="0" w:space="0" w:color="auto"/>
          </w:divBdr>
        </w:div>
        <w:div w:id="28380549">
          <w:marLeft w:val="640"/>
          <w:marRight w:val="0"/>
          <w:marTop w:val="0"/>
          <w:marBottom w:val="0"/>
          <w:divBdr>
            <w:top w:val="none" w:sz="0" w:space="0" w:color="auto"/>
            <w:left w:val="none" w:sz="0" w:space="0" w:color="auto"/>
            <w:bottom w:val="none" w:sz="0" w:space="0" w:color="auto"/>
            <w:right w:val="none" w:sz="0" w:space="0" w:color="auto"/>
          </w:divBdr>
        </w:div>
        <w:div w:id="634259202">
          <w:marLeft w:val="640"/>
          <w:marRight w:val="0"/>
          <w:marTop w:val="0"/>
          <w:marBottom w:val="0"/>
          <w:divBdr>
            <w:top w:val="none" w:sz="0" w:space="0" w:color="auto"/>
            <w:left w:val="none" w:sz="0" w:space="0" w:color="auto"/>
            <w:bottom w:val="none" w:sz="0" w:space="0" w:color="auto"/>
            <w:right w:val="none" w:sz="0" w:space="0" w:color="auto"/>
          </w:divBdr>
        </w:div>
        <w:div w:id="1871068906">
          <w:marLeft w:val="640"/>
          <w:marRight w:val="0"/>
          <w:marTop w:val="0"/>
          <w:marBottom w:val="0"/>
          <w:divBdr>
            <w:top w:val="none" w:sz="0" w:space="0" w:color="auto"/>
            <w:left w:val="none" w:sz="0" w:space="0" w:color="auto"/>
            <w:bottom w:val="none" w:sz="0" w:space="0" w:color="auto"/>
            <w:right w:val="none" w:sz="0" w:space="0" w:color="auto"/>
          </w:divBdr>
        </w:div>
        <w:div w:id="540096892">
          <w:marLeft w:val="640"/>
          <w:marRight w:val="0"/>
          <w:marTop w:val="0"/>
          <w:marBottom w:val="0"/>
          <w:divBdr>
            <w:top w:val="none" w:sz="0" w:space="0" w:color="auto"/>
            <w:left w:val="none" w:sz="0" w:space="0" w:color="auto"/>
            <w:bottom w:val="none" w:sz="0" w:space="0" w:color="auto"/>
            <w:right w:val="none" w:sz="0" w:space="0" w:color="auto"/>
          </w:divBdr>
        </w:div>
        <w:div w:id="1745837173">
          <w:marLeft w:val="640"/>
          <w:marRight w:val="0"/>
          <w:marTop w:val="0"/>
          <w:marBottom w:val="0"/>
          <w:divBdr>
            <w:top w:val="none" w:sz="0" w:space="0" w:color="auto"/>
            <w:left w:val="none" w:sz="0" w:space="0" w:color="auto"/>
            <w:bottom w:val="none" w:sz="0" w:space="0" w:color="auto"/>
            <w:right w:val="none" w:sz="0" w:space="0" w:color="auto"/>
          </w:divBdr>
        </w:div>
        <w:div w:id="229317062">
          <w:marLeft w:val="640"/>
          <w:marRight w:val="0"/>
          <w:marTop w:val="0"/>
          <w:marBottom w:val="0"/>
          <w:divBdr>
            <w:top w:val="none" w:sz="0" w:space="0" w:color="auto"/>
            <w:left w:val="none" w:sz="0" w:space="0" w:color="auto"/>
            <w:bottom w:val="none" w:sz="0" w:space="0" w:color="auto"/>
            <w:right w:val="none" w:sz="0" w:space="0" w:color="auto"/>
          </w:divBdr>
        </w:div>
        <w:div w:id="1270821992">
          <w:marLeft w:val="640"/>
          <w:marRight w:val="0"/>
          <w:marTop w:val="0"/>
          <w:marBottom w:val="0"/>
          <w:divBdr>
            <w:top w:val="none" w:sz="0" w:space="0" w:color="auto"/>
            <w:left w:val="none" w:sz="0" w:space="0" w:color="auto"/>
            <w:bottom w:val="none" w:sz="0" w:space="0" w:color="auto"/>
            <w:right w:val="none" w:sz="0" w:space="0" w:color="auto"/>
          </w:divBdr>
        </w:div>
        <w:div w:id="314991217">
          <w:marLeft w:val="640"/>
          <w:marRight w:val="0"/>
          <w:marTop w:val="0"/>
          <w:marBottom w:val="0"/>
          <w:divBdr>
            <w:top w:val="none" w:sz="0" w:space="0" w:color="auto"/>
            <w:left w:val="none" w:sz="0" w:space="0" w:color="auto"/>
            <w:bottom w:val="none" w:sz="0" w:space="0" w:color="auto"/>
            <w:right w:val="none" w:sz="0" w:space="0" w:color="auto"/>
          </w:divBdr>
        </w:div>
        <w:div w:id="558591695">
          <w:marLeft w:val="640"/>
          <w:marRight w:val="0"/>
          <w:marTop w:val="0"/>
          <w:marBottom w:val="0"/>
          <w:divBdr>
            <w:top w:val="none" w:sz="0" w:space="0" w:color="auto"/>
            <w:left w:val="none" w:sz="0" w:space="0" w:color="auto"/>
            <w:bottom w:val="none" w:sz="0" w:space="0" w:color="auto"/>
            <w:right w:val="none" w:sz="0" w:space="0" w:color="auto"/>
          </w:divBdr>
        </w:div>
        <w:div w:id="827402742">
          <w:marLeft w:val="640"/>
          <w:marRight w:val="0"/>
          <w:marTop w:val="0"/>
          <w:marBottom w:val="0"/>
          <w:divBdr>
            <w:top w:val="none" w:sz="0" w:space="0" w:color="auto"/>
            <w:left w:val="none" w:sz="0" w:space="0" w:color="auto"/>
            <w:bottom w:val="none" w:sz="0" w:space="0" w:color="auto"/>
            <w:right w:val="none" w:sz="0" w:space="0" w:color="auto"/>
          </w:divBdr>
        </w:div>
        <w:div w:id="1451507200">
          <w:marLeft w:val="640"/>
          <w:marRight w:val="0"/>
          <w:marTop w:val="0"/>
          <w:marBottom w:val="0"/>
          <w:divBdr>
            <w:top w:val="none" w:sz="0" w:space="0" w:color="auto"/>
            <w:left w:val="none" w:sz="0" w:space="0" w:color="auto"/>
            <w:bottom w:val="none" w:sz="0" w:space="0" w:color="auto"/>
            <w:right w:val="none" w:sz="0" w:space="0" w:color="auto"/>
          </w:divBdr>
        </w:div>
        <w:div w:id="726336588">
          <w:marLeft w:val="640"/>
          <w:marRight w:val="0"/>
          <w:marTop w:val="0"/>
          <w:marBottom w:val="0"/>
          <w:divBdr>
            <w:top w:val="none" w:sz="0" w:space="0" w:color="auto"/>
            <w:left w:val="none" w:sz="0" w:space="0" w:color="auto"/>
            <w:bottom w:val="none" w:sz="0" w:space="0" w:color="auto"/>
            <w:right w:val="none" w:sz="0" w:space="0" w:color="auto"/>
          </w:divBdr>
        </w:div>
        <w:div w:id="1500972022">
          <w:marLeft w:val="640"/>
          <w:marRight w:val="0"/>
          <w:marTop w:val="0"/>
          <w:marBottom w:val="0"/>
          <w:divBdr>
            <w:top w:val="none" w:sz="0" w:space="0" w:color="auto"/>
            <w:left w:val="none" w:sz="0" w:space="0" w:color="auto"/>
            <w:bottom w:val="none" w:sz="0" w:space="0" w:color="auto"/>
            <w:right w:val="none" w:sz="0" w:space="0" w:color="auto"/>
          </w:divBdr>
        </w:div>
        <w:div w:id="1818959343">
          <w:marLeft w:val="640"/>
          <w:marRight w:val="0"/>
          <w:marTop w:val="0"/>
          <w:marBottom w:val="0"/>
          <w:divBdr>
            <w:top w:val="none" w:sz="0" w:space="0" w:color="auto"/>
            <w:left w:val="none" w:sz="0" w:space="0" w:color="auto"/>
            <w:bottom w:val="none" w:sz="0" w:space="0" w:color="auto"/>
            <w:right w:val="none" w:sz="0" w:space="0" w:color="auto"/>
          </w:divBdr>
        </w:div>
        <w:div w:id="2035381793">
          <w:marLeft w:val="640"/>
          <w:marRight w:val="0"/>
          <w:marTop w:val="0"/>
          <w:marBottom w:val="0"/>
          <w:divBdr>
            <w:top w:val="none" w:sz="0" w:space="0" w:color="auto"/>
            <w:left w:val="none" w:sz="0" w:space="0" w:color="auto"/>
            <w:bottom w:val="none" w:sz="0" w:space="0" w:color="auto"/>
            <w:right w:val="none" w:sz="0" w:space="0" w:color="auto"/>
          </w:divBdr>
        </w:div>
        <w:div w:id="1897083688">
          <w:marLeft w:val="640"/>
          <w:marRight w:val="0"/>
          <w:marTop w:val="0"/>
          <w:marBottom w:val="0"/>
          <w:divBdr>
            <w:top w:val="none" w:sz="0" w:space="0" w:color="auto"/>
            <w:left w:val="none" w:sz="0" w:space="0" w:color="auto"/>
            <w:bottom w:val="none" w:sz="0" w:space="0" w:color="auto"/>
            <w:right w:val="none" w:sz="0" w:space="0" w:color="auto"/>
          </w:divBdr>
        </w:div>
        <w:div w:id="669988148">
          <w:marLeft w:val="640"/>
          <w:marRight w:val="0"/>
          <w:marTop w:val="0"/>
          <w:marBottom w:val="0"/>
          <w:divBdr>
            <w:top w:val="none" w:sz="0" w:space="0" w:color="auto"/>
            <w:left w:val="none" w:sz="0" w:space="0" w:color="auto"/>
            <w:bottom w:val="none" w:sz="0" w:space="0" w:color="auto"/>
            <w:right w:val="none" w:sz="0" w:space="0" w:color="auto"/>
          </w:divBdr>
        </w:div>
        <w:div w:id="283394089">
          <w:marLeft w:val="640"/>
          <w:marRight w:val="0"/>
          <w:marTop w:val="0"/>
          <w:marBottom w:val="0"/>
          <w:divBdr>
            <w:top w:val="none" w:sz="0" w:space="0" w:color="auto"/>
            <w:left w:val="none" w:sz="0" w:space="0" w:color="auto"/>
            <w:bottom w:val="none" w:sz="0" w:space="0" w:color="auto"/>
            <w:right w:val="none" w:sz="0" w:space="0" w:color="auto"/>
          </w:divBdr>
        </w:div>
        <w:div w:id="130447077">
          <w:marLeft w:val="640"/>
          <w:marRight w:val="0"/>
          <w:marTop w:val="0"/>
          <w:marBottom w:val="0"/>
          <w:divBdr>
            <w:top w:val="none" w:sz="0" w:space="0" w:color="auto"/>
            <w:left w:val="none" w:sz="0" w:space="0" w:color="auto"/>
            <w:bottom w:val="none" w:sz="0" w:space="0" w:color="auto"/>
            <w:right w:val="none" w:sz="0" w:space="0" w:color="auto"/>
          </w:divBdr>
        </w:div>
        <w:div w:id="1282498302">
          <w:marLeft w:val="640"/>
          <w:marRight w:val="0"/>
          <w:marTop w:val="0"/>
          <w:marBottom w:val="0"/>
          <w:divBdr>
            <w:top w:val="none" w:sz="0" w:space="0" w:color="auto"/>
            <w:left w:val="none" w:sz="0" w:space="0" w:color="auto"/>
            <w:bottom w:val="none" w:sz="0" w:space="0" w:color="auto"/>
            <w:right w:val="none" w:sz="0" w:space="0" w:color="auto"/>
          </w:divBdr>
        </w:div>
        <w:div w:id="1408265472">
          <w:marLeft w:val="640"/>
          <w:marRight w:val="0"/>
          <w:marTop w:val="0"/>
          <w:marBottom w:val="0"/>
          <w:divBdr>
            <w:top w:val="none" w:sz="0" w:space="0" w:color="auto"/>
            <w:left w:val="none" w:sz="0" w:space="0" w:color="auto"/>
            <w:bottom w:val="none" w:sz="0" w:space="0" w:color="auto"/>
            <w:right w:val="none" w:sz="0" w:space="0" w:color="auto"/>
          </w:divBdr>
        </w:div>
        <w:div w:id="1174564445">
          <w:marLeft w:val="640"/>
          <w:marRight w:val="0"/>
          <w:marTop w:val="0"/>
          <w:marBottom w:val="0"/>
          <w:divBdr>
            <w:top w:val="none" w:sz="0" w:space="0" w:color="auto"/>
            <w:left w:val="none" w:sz="0" w:space="0" w:color="auto"/>
            <w:bottom w:val="none" w:sz="0" w:space="0" w:color="auto"/>
            <w:right w:val="none" w:sz="0" w:space="0" w:color="auto"/>
          </w:divBdr>
        </w:div>
        <w:div w:id="484973577">
          <w:marLeft w:val="640"/>
          <w:marRight w:val="0"/>
          <w:marTop w:val="0"/>
          <w:marBottom w:val="0"/>
          <w:divBdr>
            <w:top w:val="none" w:sz="0" w:space="0" w:color="auto"/>
            <w:left w:val="none" w:sz="0" w:space="0" w:color="auto"/>
            <w:bottom w:val="none" w:sz="0" w:space="0" w:color="auto"/>
            <w:right w:val="none" w:sz="0" w:space="0" w:color="auto"/>
          </w:divBdr>
        </w:div>
        <w:div w:id="532377307">
          <w:marLeft w:val="640"/>
          <w:marRight w:val="0"/>
          <w:marTop w:val="0"/>
          <w:marBottom w:val="0"/>
          <w:divBdr>
            <w:top w:val="none" w:sz="0" w:space="0" w:color="auto"/>
            <w:left w:val="none" w:sz="0" w:space="0" w:color="auto"/>
            <w:bottom w:val="none" w:sz="0" w:space="0" w:color="auto"/>
            <w:right w:val="none" w:sz="0" w:space="0" w:color="auto"/>
          </w:divBdr>
        </w:div>
        <w:div w:id="1895042177">
          <w:marLeft w:val="640"/>
          <w:marRight w:val="0"/>
          <w:marTop w:val="0"/>
          <w:marBottom w:val="0"/>
          <w:divBdr>
            <w:top w:val="none" w:sz="0" w:space="0" w:color="auto"/>
            <w:left w:val="none" w:sz="0" w:space="0" w:color="auto"/>
            <w:bottom w:val="none" w:sz="0" w:space="0" w:color="auto"/>
            <w:right w:val="none" w:sz="0" w:space="0" w:color="auto"/>
          </w:divBdr>
        </w:div>
        <w:div w:id="1233006404">
          <w:marLeft w:val="640"/>
          <w:marRight w:val="0"/>
          <w:marTop w:val="0"/>
          <w:marBottom w:val="0"/>
          <w:divBdr>
            <w:top w:val="none" w:sz="0" w:space="0" w:color="auto"/>
            <w:left w:val="none" w:sz="0" w:space="0" w:color="auto"/>
            <w:bottom w:val="none" w:sz="0" w:space="0" w:color="auto"/>
            <w:right w:val="none" w:sz="0" w:space="0" w:color="auto"/>
          </w:divBdr>
        </w:div>
        <w:div w:id="1387296250">
          <w:marLeft w:val="640"/>
          <w:marRight w:val="0"/>
          <w:marTop w:val="0"/>
          <w:marBottom w:val="0"/>
          <w:divBdr>
            <w:top w:val="none" w:sz="0" w:space="0" w:color="auto"/>
            <w:left w:val="none" w:sz="0" w:space="0" w:color="auto"/>
            <w:bottom w:val="none" w:sz="0" w:space="0" w:color="auto"/>
            <w:right w:val="none" w:sz="0" w:space="0" w:color="auto"/>
          </w:divBdr>
        </w:div>
        <w:div w:id="804588119">
          <w:marLeft w:val="640"/>
          <w:marRight w:val="0"/>
          <w:marTop w:val="0"/>
          <w:marBottom w:val="0"/>
          <w:divBdr>
            <w:top w:val="none" w:sz="0" w:space="0" w:color="auto"/>
            <w:left w:val="none" w:sz="0" w:space="0" w:color="auto"/>
            <w:bottom w:val="none" w:sz="0" w:space="0" w:color="auto"/>
            <w:right w:val="none" w:sz="0" w:space="0" w:color="auto"/>
          </w:divBdr>
        </w:div>
        <w:div w:id="975985178">
          <w:marLeft w:val="640"/>
          <w:marRight w:val="0"/>
          <w:marTop w:val="0"/>
          <w:marBottom w:val="0"/>
          <w:divBdr>
            <w:top w:val="none" w:sz="0" w:space="0" w:color="auto"/>
            <w:left w:val="none" w:sz="0" w:space="0" w:color="auto"/>
            <w:bottom w:val="none" w:sz="0" w:space="0" w:color="auto"/>
            <w:right w:val="none" w:sz="0" w:space="0" w:color="auto"/>
          </w:divBdr>
        </w:div>
        <w:div w:id="1214657975">
          <w:marLeft w:val="640"/>
          <w:marRight w:val="0"/>
          <w:marTop w:val="0"/>
          <w:marBottom w:val="0"/>
          <w:divBdr>
            <w:top w:val="none" w:sz="0" w:space="0" w:color="auto"/>
            <w:left w:val="none" w:sz="0" w:space="0" w:color="auto"/>
            <w:bottom w:val="none" w:sz="0" w:space="0" w:color="auto"/>
            <w:right w:val="none" w:sz="0" w:space="0" w:color="auto"/>
          </w:divBdr>
        </w:div>
        <w:div w:id="869414611">
          <w:marLeft w:val="640"/>
          <w:marRight w:val="0"/>
          <w:marTop w:val="0"/>
          <w:marBottom w:val="0"/>
          <w:divBdr>
            <w:top w:val="none" w:sz="0" w:space="0" w:color="auto"/>
            <w:left w:val="none" w:sz="0" w:space="0" w:color="auto"/>
            <w:bottom w:val="none" w:sz="0" w:space="0" w:color="auto"/>
            <w:right w:val="none" w:sz="0" w:space="0" w:color="auto"/>
          </w:divBdr>
        </w:div>
        <w:div w:id="1267695532">
          <w:marLeft w:val="640"/>
          <w:marRight w:val="0"/>
          <w:marTop w:val="0"/>
          <w:marBottom w:val="0"/>
          <w:divBdr>
            <w:top w:val="none" w:sz="0" w:space="0" w:color="auto"/>
            <w:left w:val="none" w:sz="0" w:space="0" w:color="auto"/>
            <w:bottom w:val="none" w:sz="0" w:space="0" w:color="auto"/>
            <w:right w:val="none" w:sz="0" w:space="0" w:color="auto"/>
          </w:divBdr>
        </w:div>
        <w:div w:id="142087109">
          <w:marLeft w:val="640"/>
          <w:marRight w:val="0"/>
          <w:marTop w:val="0"/>
          <w:marBottom w:val="0"/>
          <w:divBdr>
            <w:top w:val="none" w:sz="0" w:space="0" w:color="auto"/>
            <w:left w:val="none" w:sz="0" w:space="0" w:color="auto"/>
            <w:bottom w:val="none" w:sz="0" w:space="0" w:color="auto"/>
            <w:right w:val="none" w:sz="0" w:space="0" w:color="auto"/>
          </w:divBdr>
        </w:div>
        <w:div w:id="1767340858">
          <w:marLeft w:val="640"/>
          <w:marRight w:val="0"/>
          <w:marTop w:val="0"/>
          <w:marBottom w:val="0"/>
          <w:divBdr>
            <w:top w:val="none" w:sz="0" w:space="0" w:color="auto"/>
            <w:left w:val="none" w:sz="0" w:space="0" w:color="auto"/>
            <w:bottom w:val="none" w:sz="0" w:space="0" w:color="auto"/>
            <w:right w:val="none" w:sz="0" w:space="0" w:color="auto"/>
          </w:divBdr>
        </w:div>
        <w:div w:id="366878357">
          <w:marLeft w:val="640"/>
          <w:marRight w:val="0"/>
          <w:marTop w:val="0"/>
          <w:marBottom w:val="0"/>
          <w:divBdr>
            <w:top w:val="none" w:sz="0" w:space="0" w:color="auto"/>
            <w:left w:val="none" w:sz="0" w:space="0" w:color="auto"/>
            <w:bottom w:val="none" w:sz="0" w:space="0" w:color="auto"/>
            <w:right w:val="none" w:sz="0" w:space="0" w:color="auto"/>
          </w:divBdr>
        </w:div>
        <w:div w:id="948662099">
          <w:marLeft w:val="640"/>
          <w:marRight w:val="0"/>
          <w:marTop w:val="0"/>
          <w:marBottom w:val="0"/>
          <w:divBdr>
            <w:top w:val="none" w:sz="0" w:space="0" w:color="auto"/>
            <w:left w:val="none" w:sz="0" w:space="0" w:color="auto"/>
            <w:bottom w:val="none" w:sz="0" w:space="0" w:color="auto"/>
            <w:right w:val="none" w:sz="0" w:space="0" w:color="auto"/>
          </w:divBdr>
        </w:div>
        <w:div w:id="2043702752">
          <w:marLeft w:val="640"/>
          <w:marRight w:val="0"/>
          <w:marTop w:val="0"/>
          <w:marBottom w:val="0"/>
          <w:divBdr>
            <w:top w:val="none" w:sz="0" w:space="0" w:color="auto"/>
            <w:left w:val="none" w:sz="0" w:space="0" w:color="auto"/>
            <w:bottom w:val="none" w:sz="0" w:space="0" w:color="auto"/>
            <w:right w:val="none" w:sz="0" w:space="0" w:color="auto"/>
          </w:divBdr>
        </w:div>
        <w:div w:id="1416781045">
          <w:marLeft w:val="640"/>
          <w:marRight w:val="0"/>
          <w:marTop w:val="0"/>
          <w:marBottom w:val="0"/>
          <w:divBdr>
            <w:top w:val="none" w:sz="0" w:space="0" w:color="auto"/>
            <w:left w:val="none" w:sz="0" w:space="0" w:color="auto"/>
            <w:bottom w:val="none" w:sz="0" w:space="0" w:color="auto"/>
            <w:right w:val="none" w:sz="0" w:space="0" w:color="auto"/>
          </w:divBdr>
        </w:div>
        <w:div w:id="1259482514">
          <w:marLeft w:val="640"/>
          <w:marRight w:val="0"/>
          <w:marTop w:val="0"/>
          <w:marBottom w:val="0"/>
          <w:divBdr>
            <w:top w:val="none" w:sz="0" w:space="0" w:color="auto"/>
            <w:left w:val="none" w:sz="0" w:space="0" w:color="auto"/>
            <w:bottom w:val="none" w:sz="0" w:space="0" w:color="auto"/>
            <w:right w:val="none" w:sz="0" w:space="0" w:color="auto"/>
          </w:divBdr>
        </w:div>
        <w:div w:id="1580477819">
          <w:marLeft w:val="640"/>
          <w:marRight w:val="0"/>
          <w:marTop w:val="0"/>
          <w:marBottom w:val="0"/>
          <w:divBdr>
            <w:top w:val="none" w:sz="0" w:space="0" w:color="auto"/>
            <w:left w:val="none" w:sz="0" w:space="0" w:color="auto"/>
            <w:bottom w:val="none" w:sz="0" w:space="0" w:color="auto"/>
            <w:right w:val="none" w:sz="0" w:space="0" w:color="auto"/>
          </w:divBdr>
        </w:div>
        <w:div w:id="1805587333">
          <w:marLeft w:val="640"/>
          <w:marRight w:val="0"/>
          <w:marTop w:val="0"/>
          <w:marBottom w:val="0"/>
          <w:divBdr>
            <w:top w:val="none" w:sz="0" w:space="0" w:color="auto"/>
            <w:left w:val="none" w:sz="0" w:space="0" w:color="auto"/>
            <w:bottom w:val="none" w:sz="0" w:space="0" w:color="auto"/>
            <w:right w:val="none" w:sz="0" w:space="0" w:color="auto"/>
          </w:divBdr>
        </w:div>
        <w:div w:id="1539196359">
          <w:marLeft w:val="640"/>
          <w:marRight w:val="0"/>
          <w:marTop w:val="0"/>
          <w:marBottom w:val="0"/>
          <w:divBdr>
            <w:top w:val="none" w:sz="0" w:space="0" w:color="auto"/>
            <w:left w:val="none" w:sz="0" w:space="0" w:color="auto"/>
            <w:bottom w:val="none" w:sz="0" w:space="0" w:color="auto"/>
            <w:right w:val="none" w:sz="0" w:space="0" w:color="auto"/>
          </w:divBdr>
        </w:div>
        <w:div w:id="1834448792">
          <w:marLeft w:val="640"/>
          <w:marRight w:val="0"/>
          <w:marTop w:val="0"/>
          <w:marBottom w:val="0"/>
          <w:divBdr>
            <w:top w:val="none" w:sz="0" w:space="0" w:color="auto"/>
            <w:left w:val="none" w:sz="0" w:space="0" w:color="auto"/>
            <w:bottom w:val="none" w:sz="0" w:space="0" w:color="auto"/>
            <w:right w:val="none" w:sz="0" w:space="0" w:color="auto"/>
          </w:divBdr>
        </w:div>
        <w:div w:id="660814719">
          <w:marLeft w:val="640"/>
          <w:marRight w:val="0"/>
          <w:marTop w:val="0"/>
          <w:marBottom w:val="0"/>
          <w:divBdr>
            <w:top w:val="none" w:sz="0" w:space="0" w:color="auto"/>
            <w:left w:val="none" w:sz="0" w:space="0" w:color="auto"/>
            <w:bottom w:val="none" w:sz="0" w:space="0" w:color="auto"/>
            <w:right w:val="none" w:sz="0" w:space="0" w:color="auto"/>
          </w:divBdr>
        </w:div>
        <w:div w:id="542526351">
          <w:marLeft w:val="640"/>
          <w:marRight w:val="0"/>
          <w:marTop w:val="0"/>
          <w:marBottom w:val="0"/>
          <w:divBdr>
            <w:top w:val="none" w:sz="0" w:space="0" w:color="auto"/>
            <w:left w:val="none" w:sz="0" w:space="0" w:color="auto"/>
            <w:bottom w:val="none" w:sz="0" w:space="0" w:color="auto"/>
            <w:right w:val="none" w:sz="0" w:space="0" w:color="auto"/>
          </w:divBdr>
        </w:div>
        <w:div w:id="980309178">
          <w:marLeft w:val="640"/>
          <w:marRight w:val="0"/>
          <w:marTop w:val="0"/>
          <w:marBottom w:val="0"/>
          <w:divBdr>
            <w:top w:val="none" w:sz="0" w:space="0" w:color="auto"/>
            <w:left w:val="none" w:sz="0" w:space="0" w:color="auto"/>
            <w:bottom w:val="none" w:sz="0" w:space="0" w:color="auto"/>
            <w:right w:val="none" w:sz="0" w:space="0" w:color="auto"/>
          </w:divBdr>
        </w:div>
        <w:div w:id="59789565">
          <w:marLeft w:val="640"/>
          <w:marRight w:val="0"/>
          <w:marTop w:val="0"/>
          <w:marBottom w:val="0"/>
          <w:divBdr>
            <w:top w:val="none" w:sz="0" w:space="0" w:color="auto"/>
            <w:left w:val="none" w:sz="0" w:space="0" w:color="auto"/>
            <w:bottom w:val="none" w:sz="0" w:space="0" w:color="auto"/>
            <w:right w:val="none" w:sz="0" w:space="0" w:color="auto"/>
          </w:divBdr>
        </w:div>
        <w:div w:id="271742824">
          <w:marLeft w:val="640"/>
          <w:marRight w:val="0"/>
          <w:marTop w:val="0"/>
          <w:marBottom w:val="0"/>
          <w:divBdr>
            <w:top w:val="none" w:sz="0" w:space="0" w:color="auto"/>
            <w:left w:val="none" w:sz="0" w:space="0" w:color="auto"/>
            <w:bottom w:val="none" w:sz="0" w:space="0" w:color="auto"/>
            <w:right w:val="none" w:sz="0" w:space="0" w:color="auto"/>
          </w:divBdr>
        </w:div>
        <w:div w:id="24403454">
          <w:marLeft w:val="640"/>
          <w:marRight w:val="0"/>
          <w:marTop w:val="0"/>
          <w:marBottom w:val="0"/>
          <w:divBdr>
            <w:top w:val="none" w:sz="0" w:space="0" w:color="auto"/>
            <w:left w:val="none" w:sz="0" w:space="0" w:color="auto"/>
            <w:bottom w:val="none" w:sz="0" w:space="0" w:color="auto"/>
            <w:right w:val="none" w:sz="0" w:space="0" w:color="auto"/>
          </w:divBdr>
        </w:div>
        <w:div w:id="243879306">
          <w:marLeft w:val="640"/>
          <w:marRight w:val="0"/>
          <w:marTop w:val="0"/>
          <w:marBottom w:val="0"/>
          <w:divBdr>
            <w:top w:val="none" w:sz="0" w:space="0" w:color="auto"/>
            <w:left w:val="none" w:sz="0" w:space="0" w:color="auto"/>
            <w:bottom w:val="none" w:sz="0" w:space="0" w:color="auto"/>
            <w:right w:val="none" w:sz="0" w:space="0" w:color="auto"/>
          </w:divBdr>
        </w:div>
        <w:div w:id="1381828578">
          <w:marLeft w:val="640"/>
          <w:marRight w:val="0"/>
          <w:marTop w:val="0"/>
          <w:marBottom w:val="0"/>
          <w:divBdr>
            <w:top w:val="none" w:sz="0" w:space="0" w:color="auto"/>
            <w:left w:val="none" w:sz="0" w:space="0" w:color="auto"/>
            <w:bottom w:val="none" w:sz="0" w:space="0" w:color="auto"/>
            <w:right w:val="none" w:sz="0" w:space="0" w:color="auto"/>
          </w:divBdr>
        </w:div>
        <w:div w:id="1891259159">
          <w:marLeft w:val="640"/>
          <w:marRight w:val="0"/>
          <w:marTop w:val="0"/>
          <w:marBottom w:val="0"/>
          <w:divBdr>
            <w:top w:val="none" w:sz="0" w:space="0" w:color="auto"/>
            <w:left w:val="none" w:sz="0" w:space="0" w:color="auto"/>
            <w:bottom w:val="none" w:sz="0" w:space="0" w:color="auto"/>
            <w:right w:val="none" w:sz="0" w:space="0" w:color="auto"/>
          </w:divBdr>
        </w:div>
        <w:div w:id="986588263">
          <w:marLeft w:val="640"/>
          <w:marRight w:val="0"/>
          <w:marTop w:val="0"/>
          <w:marBottom w:val="0"/>
          <w:divBdr>
            <w:top w:val="none" w:sz="0" w:space="0" w:color="auto"/>
            <w:left w:val="none" w:sz="0" w:space="0" w:color="auto"/>
            <w:bottom w:val="none" w:sz="0" w:space="0" w:color="auto"/>
            <w:right w:val="none" w:sz="0" w:space="0" w:color="auto"/>
          </w:divBdr>
        </w:div>
        <w:div w:id="401488590">
          <w:marLeft w:val="640"/>
          <w:marRight w:val="0"/>
          <w:marTop w:val="0"/>
          <w:marBottom w:val="0"/>
          <w:divBdr>
            <w:top w:val="none" w:sz="0" w:space="0" w:color="auto"/>
            <w:left w:val="none" w:sz="0" w:space="0" w:color="auto"/>
            <w:bottom w:val="none" w:sz="0" w:space="0" w:color="auto"/>
            <w:right w:val="none" w:sz="0" w:space="0" w:color="auto"/>
          </w:divBdr>
        </w:div>
      </w:divsChild>
    </w:div>
    <w:div w:id="198007934">
      <w:bodyDiv w:val="1"/>
      <w:marLeft w:val="0"/>
      <w:marRight w:val="0"/>
      <w:marTop w:val="0"/>
      <w:marBottom w:val="0"/>
      <w:divBdr>
        <w:top w:val="none" w:sz="0" w:space="0" w:color="auto"/>
        <w:left w:val="none" w:sz="0" w:space="0" w:color="auto"/>
        <w:bottom w:val="none" w:sz="0" w:space="0" w:color="auto"/>
        <w:right w:val="none" w:sz="0" w:space="0" w:color="auto"/>
      </w:divBdr>
      <w:divsChild>
        <w:div w:id="826555934">
          <w:marLeft w:val="640"/>
          <w:marRight w:val="0"/>
          <w:marTop w:val="0"/>
          <w:marBottom w:val="0"/>
          <w:divBdr>
            <w:top w:val="none" w:sz="0" w:space="0" w:color="auto"/>
            <w:left w:val="none" w:sz="0" w:space="0" w:color="auto"/>
            <w:bottom w:val="none" w:sz="0" w:space="0" w:color="auto"/>
            <w:right w:val="none" w:sz="0" w:space="0" w:color="auto"/>
          </w:divBdr>
        </w:div>
        <w:div w:id="371997664">
          <w:marLeft w:val="640"/>
          <w:marRight w:val="0"/>
          <w:marTop w:val="0"/>
          <w:marBottom w:val="0"/>
          <w:divBdr>
            <w:top w:val="none" w:sz="0" w:space="0" w:color="auto"/>
            <w:left w:val="none" w:sz="0" w:space="0" w:color="auto"/>
            <w:bottom w:val="none" w:sz="0" w:space="0" w:color="auto"/>
            <w:right w:val="none" w:sz="0" w:space="0" w:color="auto"/>
          </w:divBdr>
        </w:div>
        <w:div w:id="325937491">
          <w:marLeft w:val="640"/>
          <w:marRight w:val="0"/>
          <w:marTop w:val="0"/>
          <w:marBottom w:val="0"/>
          <w:divBdr>
            <w:top w:val="none" w:sz="0" w:space="0" w:color="auto"/>
            <w:left w:val="none" w:sz="0" w:space="0" w:color="auto"/>
            <w:bottom w:val="none" w:sz="0" w:space="0" w:color="auto"/>
            <w:right w:val="none" w:sz="0" w:space="0" w:color="auto"/>
          </w:divBdr>
        </w:div>
        <w:div w:id="748230817">
          <w:marLeft w:val="640"/>
          <w:marRight w:val="0"/>
          <w:marTop w:val="0"/>
          <w:marBottom w:val="0"/>
          <w:divBdr>
            <w:top w:val="none" w:sz="0" w:space="0" w:color="auto"/>
            <w:left w:val="none" w:sz="0" w:space="0" w:color="auto"/>
            <w:bottom w:val="none" w:sz="0" w:space="0" w:color="auto"/>
            <w:right w:val="none" w:sz="0" w:space="0" w:color="auto"/>
          </w:divBdr>
        </w:div>
        <w:div w:id="1814132509">
          <w:marLeft w:val="640"/>
          <w:marRight w:val="0"/>
          <w:marTop w:val="0"/>
          <w:marBottom w:val="0"/>
          <w:divBdr>
            <w:top w:val="none" w:sz="0" w:space="0" w:color="auto"/>
            <w:left w:val="none" w:sz="0" w:space="0" w:color="auto"/>
            <w:bottom w:val="none" w:sz="0" w:space="0" w:color="auto"/>
            <w:right w:val="none" w:sz="0" w:space="0" w:color="auto"/>
          </w:divBdr>
        </w:div>
        <w:div w:id="1105270360">
          <w:marLeft w:val="640"/>
          <w:marRight w:val="0"/>
          <w:marTop w:val="0"/>
          <w:marBottom w:val="0"/>
          <w:divBdr>
            <w:top w:val="none" w:sz="0" w:space="0" w:color="auto"/>
            <w:left w:val="none" w:sz="0" w:space="0" w:color="auto"/>
            <w:bottom w:val="none" w:sz="0" w:space="0" w:color="auto"/>
            <w:right w:val="none" w:sz="0" w:space="0" w:color="auto"/>
          </w:divBdr>
        </w:div>
        <w:div w:id="1024088540">
          <w:marLeft w:val="640"/>
          <w:marRight w:val="0"/>
          <w:marTop w:val="0"/>
          <w:marBottom w:val="0"/>
          <w:divBdr>
            <w:top w:val="none" w:sz="0" w:space="0" w:color="auto"/>
            <w:left w:val="none" w:sz="0" w:space="0" w:color="auto"/>
            <w:bottom w:val="none" w:sz="0" w:space="0" w:color="auto"/>
            <w:right w:val="none" w:sz="0" w:space="0" w:color="auto"/>
          </w:divBdr>
        </w:div>
        <w:div w:id="1659262823">
          <w:marLeft w:val="640"/>
          <w:marRight w:val="0"/>
          <w:marTop w:val="0"/>
          <w:marBottom w:val="0"/>
          <w:divBdr>
            <w:top w:val="none" w:sz="0" w:space="0" w:color="auto"/>
            <w:left w:val="none" w:sz="0" w:space="0" w:color="auto"/>
            <w:bottom w:val="none" w:sz="0" w:space="0" w:color="auto"/>
            <w:right w:val="none" w:sz="0" w:space="0" w:color="auto"/>
          </w:divBdr>
        </w:div>
        <w:div w:id="712463403">
          <w:marLeft w:val="640"/>
          <w:marRight w:val="0"/>
          <w:marTop w:val="0"/>
          <w:marBottom w:val="0"/>
          <w:divBdr>
            <w:top w:val="none" w:sz="0" w:space="0" w:color="auto"/>
            <w:left w:val="none" w:sz="0" w:space="0" w:color="auto"/>
            <w:bottom w:val="none" w:sz="0" w:space="0" w:color="auto"/>
            <w:right w:val="none" w:sz="0" w:space="0" w:color="auto"/>
          </w:divBdr>
        </w:div>
        <w:div w:id="64302584">
          <w:marLeft w:val="640"/>
          <w:marRight w:val="0"/>
          <w:marTop w:val="0"/>
          <w:marBottom w:val="0"/>
          <w:divBdr>
            <w:top w:val="none" w:sz="0" w:space="0" w:color="auto"/>
            <w:left w:val="none" w:sz="0" w:space="0" w:color="auto"/>
            <w:bottom w:val="none" w:sz="0" w:space="0" w:color="auto"/>
            <w:right w:val="none" w:sz="0" w:space="0" w:color="auto"/>
          </w:divBdr>
        </w:div>
        <w:div w:id="563875703">
          <w:marLeft w:val="640"/>
          <w:marRight w:val="0"/>
          <w:marTop w:val="0"/>
          <w:marBottom w:val="0"/>
          <w:divBdr>
            <w:top w:val="none" w:sz="0" w:space="0" w:color="auto"/>
            <w:left w:val="none" w:sz="0" w:space="0" w:color="auto"/>
            <w:bottom w:val="none" w:sz="0" w:space="0" w:color="auto"/>
            <w:right w:val="none" w:sz="0" w:space="0" w:color="auto"/>
          </w:divBdr>
        </w:div>
        <w:div w:id="1187403656">
          <w:marLeft w:val="640"/>
          <w:marRight w:val="0"/>
          <w:marTop w:val="0"/>
          <w:marBottom w:val="0"/>
          <w:divBdr>
            <w:top w:val="none" w:sz="0" w:space="0" w:color="auto"/>
            <w:left w:val="none" w:sz="0" w:space="0" w:color="auto"/>
            <w:bottom w:val="none" w:sz="0" w:space="0" w:color="auto"/>
            <w:right w:val="none" w:sz="0" w:space="0" w:color="auto"/>
          </w:divBdr>
        </w:div>
        <w:div w:id="230887812">
          <w:marLeft w:val="640"/>
          <w:marRight w:val="0"/>
          <w:marTop w:val="0"/>
          <w:marBottom w:val="0"/>
          <w:divBdr>
            <w:top w:val="none" w:sz="0" w:space="0" w:color="auto"/>
            <w:left w:val="none" w:sz="0" w:space="0" w:color="auto"/>
            <w:bottom w:val="none" w:sz="0" w:space="0" w:color="auto"/>
            <w:right w:val="none" w:sz="0" w:space="0" w:color="auto"/>
          </w:divBdr>
        </w:div>
        <w:div w:id="2062092034">
          <w:marLeft w:val="640"/>
          <w:marRight w:val="0"/>
          <w:marTop w:val="0"/>
          <w:marBottom w:val="0"/>
          <w:divBdr>
            <w:top w:val="none" w:sz="0" w:space="0" w:color="auto"/>
            <w:left w:val="none" w:sz="0" w:space="0" w:color="auto"/>
            <w:bottom w:val="none" w:sz="0" w:space="0" w:color="auto"/>
            <w:right w:val="none" w:sz="0" w:space="0" w:color="auto"/>
          </w:divBdr>
        </w:div>
        <w:div w:id="1754424174">
          <w:marLeft w:val="640"/>
          <w:marRight w:val="0"/>
          <w:marTop w:val="0"/>
          <w:marBottom w:val="0"/>
          <w:divBdr>
            <w:top w:val="none" w:sz="0" w:space="0" w:color="auto"/>
            <w:left w:val="none" w:sz="0" w:space="0" w:color="auto"/>
            <w:bottom w:val="none" w:sz="0" w:space="0" w:color="auto"/>
            <w:right w:val="none" w:sz="0" w:space="0" w:color="auto"/>
          </w:divBdr>
        </w:div>
        <w:div w:id="703944324">
          <w:marLeft w:val="640"/>
          <w:marRight w:val="0"/>
          <w:marTop w:val="0"/>
          <w:marBottom w:val="0"/>
          <w:divBdr>
            <w:top w:val="none" w:sz="0" w:space="0" w:color="auto"/>
            <w:left w:val="none" w:sz="0" w:space="0" w:color="auto"/>
            <w:bottom w:val="none" w:sz="0" w:space="0" w:color="auto"/>
            <w:right w:val="none" w:sz="0" w:space="0" w:color="auto"/>
          </w:divBdr>
        </w:div>
        <w:div w:id="345792882">
          <w:marLeft w:val="640"/>
          <w:marRight w:val="0"/>
          <w:marTop w:val="0"/>
          <w:marBottom w:val="0"/>
          <w:divBdr>
            <w:top w:val="none" w:sz="0" w:space="0" w:color="auto"/>
            <w:left w:val="none" w:sz="0" w:space="0" w:color="auto"/>
            <w:bottom w:val="none" w:sz="0" w:space="0" w:color="auto"/>
            <w:right w:val="none" w:sz="0" w:space="0" w:color="auto"/>
          </w:divBdr>
        </w:div>
        <w:div w:id="125856155">
          <w:marLeft w:val="640"/>
          <w:marRight w:val="0"/>
          <w:marTop w:val="0"/>
          <w:marBottom w:val="0"/>
          <w:divBdr>
            <w:top w:val="none" w:sz="0" w:space="0" w:color="auto"/>
            <w:left w:val="none" w:sz="0" w:space="0" w:color="auto"/>
            <w:bottom w:val="none" w:sz="0" w:space="0" w:color="auto"/>
            <w:right w:val="none" w:sz="0" w:space="0" w:color="auto"/>
          </w:divBdr>
        </w:div>
        <w:div w:id="328023974">
          <w:marLeft w:val="640"/>
          <w:marRight w:val="0"/>
          <w:marTop w:val="0"/>
          <w:marBottom w:val="0"/>
          <w:divBdr>
            <w:top w:val="none" w:sz="0" w:space="0" w:color="auto"/>
            <w:left w:val="none" w:sz="0" w:space="0" w:color="auto"/>
            <w:bottom w:val="none" w:sz="0" w:space="0" w:color="auto"/>
            <w:right w:val="none" w:sz="0" w:space="0" w:color="auto"/>
          </w:divBdr>
        </w:div>
        <w:div w:id="1513762750">
          <w:marLeft w:val="640"/>
          <w:marRight w:val="0"/>
          <w:marTop w:val="0"/>
          <w:marBottom w:val="0"/>
          <w:divBdr>
            <w:top w:val="none" w:sz="0" w:space="0" w:color="auto"/>
            <w:left w:val="none" w:sz="0" w:space="0" w:color="auto"/>
            <w:bottom w:val="none" w:sz="0" w:space="0" w:color="auto"/>
            <w:right w:val="none" w:sz="0" w:space="0" w:color="auto"/>
          </w:divBdr>
        </w:div>
        <w:div w:id="660280699">
          <w:marLeft w:val="640"/>
          <w:marRight w:val="0"/>
          <w:marTop w:val="0"/>
          <w:marBottom w:val="0"/>
          <w:divBdr>
            <w:top w:val="none" w:sz="0" w:space="0" w:color="auto"/>
            <w:left w:val="none" w:sz="0" w:space="0" w:color="auto"/>
            <w:bottom w:val="none" w:sz="0" w:space="0" w:color="auto"/>
            <w:right w:val="none" w:sz="0" w:space="0" w:color="auto"/>
          </w:divBdr>
        </w:div>
        <w:div w:id="295379091">
          <w:marLeft w:val="640"/>
          <w:marRight w:val="0"/>
          <w:marTop w:val="0"/>
          <w:marBottom w:val="0"/>
          <w:divBdr>
            <w:top w:val="none" w:sz="0" w:space="0" w:color="auto"/>
            <w:left w:val="none" w:sz="0" w:space="0" w:color="auto"/>
            <w:bottom w:val="none" w:sz="0" w:space="0" w:color="auto"/>
            <w:right w:val="none" w:sz="0" w:space="0" w:color="auto"/>
          </w:divBdr>
        </w:div>
        <w:div w:id="684595117">
          <w:marLeft w:val="640"/>
          <w:marRight w:val="0"/>
          <w:marTop w:val="0"/>
          <w:marBottom w:val="0"/>
          <w:divBdr>
            <w:top w:val="none" w:sz="0" w:space="0" w:color="auto"/>
            <w:left w:val="none" w:sz="0" w:space="0" w:color="auto"/>
            <w:bottom w:val="none" w:sz="0" w:space="0" w:color="auto"/>
            <w:right w:val="none" w:sz="0" w:space="0" w:color="auto"/>
          </w:divBdr>
        </w:div>
        <w:div w:id="1670670903">
          <w:marLeft w:val="640"/>
          <w:marRight w:val="0"/>
          <w:marTop w:val="0"/>
          <w:marBottom w:val="0"/>
          <w:divBdr>
            <w:top w:val="none" w:sz="0" w:space="0" w:color="auto"/>
            <w:left w:val="none" w:sz="0" w:space="0" w:color="auto"/>
            <w:bottom w:val="none" w:sz="0" w:space="0" w:color="auto"/>
            <w:right w:val="none" w:sz="0" w:space="0" w:color="auto"/>
          </w:divBdr>
        </w:div>
        <w:div w:id="1933973215">
          <w:marLeft w:val="640"/>
          <w:marRight w:val="0"/>
          <w:marTop w:val="0"/>
          <w:marBottom w:val="0"/>
          <w:divBdr>
            <w:top w:val="none" w:sz="0" w:space="0" w:color="auto"/>
            <w:left w:val="none" w:sz="0" w:space="0" w:color="auto"/>
            <w:bottom w:val="none" w:sz="0" w:space="0" w:color="auto"/>
            <w:right w:val="none" w:sz="0" w:space="0" w:color="auto"/>
          </w:divBdr>
        </w:div>
        <w:div w:id="1954242712">
          <w:marLeft w:val="640"/>
          <w:marRight w:val="0"/>
          <w:marTop w:val="0"/>
          <w:marBottom w:val="0"/>
          <w:divBdr>
            <w:top w:val="none" w:sz="0" w:space="0" w:color="auto"/>
            <w:left w:val="none" w:sz="0" w:space="0" w:color="auto"/>
            <w:bottom w:val="none" w:sz="0" w:space="0" w:color="auto"/>
            <w:right w:val="none" w:sz="0" w:space="0" w:color="auto"/>
          </w:divBdr>
        </w:div>
        <w:div w:id="995954810">
          <w:marLeft w:val="640"/>
          <w:marRight w:val="0"/>
          <w:marTop w:val="0"/>
          <w:marBottom w:val="0"/>
          <w:divBdr>
            <w:top w:val="none" w:sz="0" w:space="0" w:color="auto"/>
            <w:left w:val="none" w:sz="0" w:space="0" w:color="auto"/>
            <w:bottom w:val="none" w:sz="0" w:space="0" w:color="auto"/>
            <w:right w:val="none" w:sz="0" w:space="0" w:color="auto"/>
          </w:divBdr>
        </w:div>
        <w:div w:id="317422649">
          <w:marLeft w:val="640"/>
          <w:marRight w:val="0"/>
          <w:marTop w:val="0"/>
          <w:marBottom w:val="0"/>
          <w:divBdr>
            <w:top w:val="none" w:sz="0" w:space="0" w:color="auto"/>
            <w:left w:val="none" w:sz="0" w:space="0" w:color="auto"/>
            <w:bottom w:val="none" w:sz="0" w:space="0" w:color="auto"/>
            <w:right w:val="none" w:sz="0" w:space="0" w:color="auto"/>
          </w:divBdr>
        </w:div>
        <w:div w:id="1157302973">
          <w:marLeft w:val="640"/>
          <w:marRight w:val="0"/>
          <w:marTop w:val="0"/>
          <w:marBottom w:val="0"/>
          <w:divBdr>
            <w:top w:val="none" w:sz="0" w:space="0" w:color="auto"/>
            <w:left w:val="none" w:sz="0" w:space="0" w:color="auto"/>
            <w:bottom w:val="none" w:sz="0" w:space="0" w:color="auto"/>
            <w:right w:val="none" w:sz="0" w:space="0" w:color="auto"/>
          </w:divBdr>
        </w:div>
        <w:div w:id="1843281716">
          <w:marLeft w:val="640"/>
          <w:marRight w:val="0"/>
          <w:marTop w:val="0"/>
          <w:marBottom w:val="0"/>
          <w:divBdr>
            <w:top w:val="none" w:sz="0" w:space="0" w:color="auto"/>
            <w:left w:val="none" w:sz="0" w:space="0" w:color="auto"/>
            <w:bottom w:val="none" w:sz="0" w:space="0" w:color="auto"/>
            <w:right w:val="none" w:sz="0" w:space="0" w:color="auto"/>
          </w:divBdr>
        </w:div>
        <w:div w:id="1281180274">
          <w:marLeft w:val="640"/>
          <w:marRight w:val="0"/>
          <w:marTop w:val="0"/>
          <w:marBottom w:val="0"/>
          <w:divBdr>
            <w:top w:val="none" w:sz="0" w:space="0" w:color="auto"/>
            <w:left w:val="none" w:sz="0" w:space="0" w:color="auto"/>
            <w:bottom w:val="none" w:sz="0" w:space="0" w:color="auto"/>
            <w:right w:val="none" w:sz="0" w:space="0" w:color="auto"/>
          </w:divBdr>
        </w:div>
        <w:div w:id="486438001">
          <w:marLeft w:val="640"/>
          <w:marRight w:val="0"/>
          <w:marTop w:val="0"/>
          <w:marBottom w:val="0"/>
          <w:divBdr>
            <w:top w:val="none" w:sz="0" w:space="0" w:color="auto"/>
            <w:left w:val="none" w:sz="0" w:space="0" w:color="auto"/>
            <w:bottom w:val="none" w:sz="0" w:space="0" w:color="auto"/>
            <w:right w:val="none" w:sz="0" w:space="0" w:color="auto"/>
          </w:divBdr>
        </w:div>
        <w:div w:id="941187300">
          <w:marLeft w:val="640"/>
          <w:marRight w:val="0"/>
          <w:marTop w:val="0"/>
          <w:marBottom w:val="0"/>
          <w:divBdr>
            <w:top w:val="none" w:sz="0" w:space="0" w:color="auto"/>
            <w:left w:val="none" w:sz="0" w:space="0" w:color="auto"/>
            <w:bottom w:val="none" w:sz="0" w:space="0" w:color="auto"/>
            <w:right w:val="none" w:sz="0" w:space="0" w:color="auto"/>
          </w:divBdr>
        </w:div>
        <w:div w:id="916982348">
          <w:marLeft w:val="640"/>
          <w:marRight w:val="0"/>
          <w:marTop w:val="0"/>
          <w:marBottom w:val="0"/>
          <w:divBdr>
            <w:top w:val="none" w:sz="0" w:space="0" w:color="auto"/>
            <w:left w:val="none" w:sz="0" w:space="0" w:color="auto"/>
            <w:bottom w:val="none" w:sz="0" w:space="0" w:color="auto"/>
            <w:right w:val="none" w:sz="0" w:space="0" w:color="auto"/>
          </w:divBdr>
        </w:div>
        <w:div w:id="360472817">
          <w:marLeft w:val="640"/>
          <w:marRight w:val="0"/>
          <w:marTop w:val="0"/>
          <w:marBottom w:val="0"/>
          <w:divBdr>
            <w:top w:val="none" w:sz="0" w:space="0" w:color="auto"/>
            <w:left w:val="none" w:sz="0" w:space="0" w:color="auto"/>
            <w:bottom w:val="none" w:sz="0" w:space="0" w:color="auto"/>
            <w:right w:val="none" w:sz="0" w:space="0" w:color="auto"/>
          </w:divBdr>
        </w:div>
        <w:div w:id="797334879">
          <w:marLeft w:val="640"/>
          <w:marRight w:val="0"/>
          <w:marTop w:val="0"/>
          <w:marBottom w:val="0"/>
          <w:divBdr>
            <w:top w:val="none" w:sz="0" w:space="0" w:color="auto"/>
            <w:left w:val="none" w:sz="0" w:space="0" w:color="auto"/>
            <w:bottom w:val="none" w:sz="0" w:space="0" w:color="auto"/>
            <w:right w:val="none" w:sz="0" w:space="0" w:color="auto"/>
          </w:divBdr>
        </w:div>
        <w:div w:id="963772549">
          <w:marLeft w:val="640"/>
          <w:marRight w:val="0"/>
          <w:marTop w:val="0"/>
          <w:marBottom w:val="0"/>
          <w:divBdr>
            <w:top w:val="none" w:sz="0" w:space="0" w:color="auto"/>
            <w:left w:val="none" w:sz="0" w:space="0" w:color="auto"/>
            <w:bottom w:val="none" w:sz="0" w:space="0" w:color="auto"/>
            <w:right w:val="none" w:sz="0" w:space="0" w:color="auto"/>
          </w:divBdr>
        </w:div>
        <w:div w:id="112408688">
          <w:marLeft w:val="640"/>
          <w:marRight w:val="0"/>
          <w:marTop w:val="0"/>
          <w:marBottom w:val="0"/>
          <w:divBdr>
            <w:top w:val="none" w:sz="0" w:space="0" w:color="auto"/>
            <w:left w:val="none" w:sz="0" w:space="0" w:color="auto"/>
            <w:bottom w:val="none" w:sz="0" w:space="0" w:color="auto"/>
            <w:right w:val="none" w:sz="0" w:space="0" w:color="auto"/>
          </w:divBdr>
        </w:div>
        <w:div w:id="1045177341">
          <w:marLeft w:val="640"/>
          <w:marRight w:val="0"/>
          <w:marTop w:val="0"/>
          <w:marBottom w:val="0"/>
          <w:divBdr>
            <w:top w:val="none" w:sz="0" w:space="0" w:color="auto"/>
            <w:left w:val="none" w:sz="0" w:space="0" w:color="auto"/>
            <w:bottom w:val="none" w:sz="0" w:space="0" w:color="auto"/>
            <w:right w:val="none" w:sz="0" w:space="0" w:color="auto"/>
          </w:divBdr>
        </w:div>
        <w:div w:id="757410931">
          <w:marLeft w:val="640"/>
          <w:marRight w:val="0"/>
          <w:marTop w:val="0"/>
          <w:marBottom w:val="0"/>
          <w:divBdr>
            <w:top w:val="none" w:sz="0" w:space="0" w:color="auto"/>
            <w:left w:val="none" w:sz="0" w:space="0" w:color="auto"/>
            <w:bottom w:val="none" w:sz="0" w:space="0" w:color="auto"/>
            <w:right w:val="none" w:sz="0" w:space="0" w:color="auto"/>
          </w:divBdr>
        </w:div>
        <w:div w:id="1254775346">
          <w:marLeft w:val="640"/>
          <w:marRight w:val="0"/>
          <w:marTop w:val="0"/>
          <w:marBottom w:val="0"/>
          <w:divBdr>
            <w:top w:val="none" w:sz="0" w:space="0" w:color="auto"/>
            <w:left w:val="none" w:sz="0" w:space="0" w:color="auto"/>
            <w:bottom w:val="none" w:sz="0" w:space="0" w:color="auto"/>
            <w:right w:val="none" w:sz="0" w:space="0" w:color="auto"/>
          </w:divBdr>
        </w:div>
        <w:div w:id="1192457821">
          <w:marLeft w:val="640"/>
          <w:marRight w:val="0"/>
          <w:marTop w:val="0"/>
          <w:marBottom w:val="0"/>
          <w:divBdr>
            <w:top w:val="none" w:sz="0" w:space="0" w:color="auto"/>
            <w:left w:val="none" w:sz="0" w:space="0" w:color="auto"/>
            <w:bottom w:val="none" w:sz="0" w:space="0" w:color="auto"/>
            <w:right w:val="none" w:sz="0" w:space="0" w:color="auto"/>
          </w:divBdr>
        </w:div>
        <w:div w:id="45690389">
          <w:marLeft w:val="640"/>
          <w:marRight w:val="0"/>
          <w:marTop w:val="0"/>
          <w:marBottom w:val="0"/>
          <w:divBdr>
            <w:top w:val="none" w:sz="0" w:space="0" w:color="auto"/>
            <w:left w:val="none" w:sz="0" w:space="0" w:color="auto"/>
            <w:bottom w:val="none" w:sz="0" w:space="0" w:color="auto"/>
            <w:right w:val="none" w:sz="0" w:space="0" w:color="auto"/>
          </w:divBdr>
        </w:div>
        <w:div w:id="1836844593">
          <w:marLeft w:val="640"/>
          <w:marRight w:val="0"/>
          <w:marTop w:val="0"/>
          <w:marBottom w:val="0"/>
          <w:divBdr>
            <w:top w:val="none" w:sz="0" w:space="0" w:color="auto"/>
            <w:left w:val="none" w:sz="0" w:space="0" w:color="auto"/>
            <w:bottom w:val="none" w:sz="0" w:space="0" w:color="auto"/>
            <w:right w:val="none" w:sz="0" w:space="0" w:color="auto"/>
          </w:divBdr>
        </w:div>
        <w:div w:id="436607176">
          <w:marLeft w:val="640"/>
          <w:marRight w:val="0"/>
          <w:marTop w:val="0"/>
          <w:marBottom w:val="0"/>
          <w:divBdr>
            <w:top w:val="none" w:sz="0" w:space="0" w:color="auto"/>
            <w:left w:val="none" w:sz="0" w:space="0" w:color="auto"/>
            <w:bottom w:val="none" w:sz="0" w:space="0" w:color="auto"/>
            <w:right w:val="none" w:sz="0" w:space="0" w:color="auto"/>
          </w:divBdr>
        </w:div>
        <w:div w:id="924724915">
          <w:marLeft w:val="640"/>
          <w:marRight w:val="0"/>
          <w:marTop w:val="0"/>
          <w:marBottom w:val="0"/>
          <w:divBdr>
            <w:top w:val="none" w:sz="0" w:space="0" w:color="auto"/>
            <w:left w:val="none" w:sz="0" w:space="0" w:color="auto"/>
            <w:bottom w:val="none" w:sz="0" w:space="0" w:color="auto"/>
            <w:right w:val="none" w:sz="0" w:space="0" w:color="auto"/>
          </w:divBdr>
        </w:div>
        <w:div w:id="235673843">
          <w:marLeft w:val="640"/>
          <w:marRight w:val="0"/>
          <w:marTop w:val="0"/>
          <w:marBottom w:val="0"/>
          <w:divBdr>
            <w:top w:val="none" w:sz="0" w:space="0" w:color="auto"/>
            <w:left w:val="none" w:sz="0" w:space="0" w:color="auto"/>
            <w:bottom w:val="none" w:sz="0" w:space="0" w:color="auto"/>
            <w:right w:val="none" w:sz="0" w:space="0" w:color="auto"/>
          </w:divBdr>
        </w:div>
        <w:div w:id="1020816280">
          <w:marLeft w:val="640"/>
          <w:marRight w:val="0"/>
          <w:marTop w:val="0"/>
          <w:marBottom w:val="0"/>
          <w:divBdr>
            <w:top w:val="none" w:sz="0" w:space="0" w:color="auto"/>
            <w:left w:val="none" w:sz="0" w:space="0" w:color="auto"/>
            <w:bottom w:val="none" w:sz="0" w:space="0" w:color="auto"/>
            <w:right w:val="none" w:sz="0" w:space="0" w:color="auto"/>
          </w:divBdr>
        </w:div>
        <w:div w:id="1528256474">
          <w:marLeft w:val="640"/>
          <w:marRight w:val="0"/>
          <w:marTop w:val="0"/>
          <w:marBottom w:val="0"/>
          <w:divBdr>
            <w:top w:val="none" w:sz="0" w:space="0" w:color="auto"/>
            <w:left w:val="none" w:sz="0" w:space="0" w:color="auto"/>
            <w:bottom w:val="none" w:sz="0" w:space="0" w:color="auto"/>
            <w:right w:val="none" w:sz="0" w:space="0" w:color="auto"/>
          </w:divBdr>
        </w:div>
        <w:div w:id="2023776642">
          <w:marLeft w:val="640"/>
          <w:marRight w:val="0"/>
          <w:marTop w:val="0"/>
          <w:marBottom w:val="0"/>
          <w:divBdr>
            <w:top w:val="none" w:sz="0" w:space="0" w:color="auto"/>
            <w:left w:val="none" w:sz="0" w:space="0" w:color="auto"/>
            <w:bottom w:val="none" w:sz="0" w:space="0" w:color="auto"/>
            <w:right w:val="none" w:sz="0" w:space="0" w:color="auto"/>
          </w:divBdr>
        </w:div>
        <w:div w:id="1269318250">
          <w:marLeft w:val="640"/>
          <w:marRight w:val="0"/>
          <w:marTop w:val="0"/>
          <w:marBottom w:val="0"/>
          <w:divBdr>
            <w:top w:val="none" w:sz="0" w:space="0" w:color="auto"/>
            <w:left w:val="none" w:sz="0" w:space="0" w:color="auto"/>
            <w:bottom w:val="none" w:sz="0" w:space="0" w:color="auto"/>
            <w:right w:val="none" w:sz="0" w:space="0" w:color="auto"/>
          </w:divBdr>
        </w:div>
        <w:div w:id="1755081409">
          <w:marLeft w:val="640"/>
          <w:marRight w:val="0"/>
          <w:marTop w:val="0"/>
          <w:marBottom w:val="0"/>
          <w:divBdr>
            <w:top w:val="none" w:sz="0" w:space="0" w:color="auto"/>
            <w:left w:val="none" w:sz="0" w:space="0" w:color="auto"/>
            <w:bottom w:val="none" w:sz="0" w:space="0" w:color="auto"/>
            <w:right w:val="none" w:sz="0" w:space="0" w:color="auto"/>
          </w:divBdr>
        </w:div>
        <w:div w:id="308751984">
          <w:marLeft w:val="640"/>
          <w:marRight w:val="0"/>
          <w:marTop w:val="0"/>
          <w:marBottom w:val="0"/>
          <w:divBdr>
            <w:top w:val="none" w:sz="0" w:space="0" w:color="auto"/>
            <w:left w:val="none" w:sz="0" w:space="0" w:color="auto"/>
            <w:bottom w:val="none" w:sz="0" w:space="0" w:color="auto"/>
            <w:right w:val="none" w:sz="0" w:space="0" w:color="auto"/>
          </w:divBdr>
        </w:div>
        <w:div w:id="570509673">
          <w:marLeft w:val="640"/>
          <w:marRight w:val="0"/>
          <w:marTop w:val="0"/>
          <w:marBottom w:val="0"/>
          <w:divBdr>
            <w:top w:val="none" w:sz="0" w:space="0" w:color="auto"/>
            <w:left w:val="none" w:sz="0" w:space="0" w:color="auto"/>
            <w:bottom w:val="none" w:sz="0" w:space="0" w:color="auto"/>
            <w:right w:val="none" w:sz="0" w:space="0" w:color="auto"/>
          </w:divBdr>
        </w:div>
        <w:div w:id="1442071375">
          <w:marLeft w:val="640"/>
          <w:marRight w:val="0"/>
          <w:marTop w:val="0"/>
          <w:marBottom w:val="0"/>
          <w:divBdr>
            <w:top w:val="none" w:sz="0" w:space="0" w:color="auto"/>
            <w:left w:val="none" w:sz="0" w:space="0" w:color="auto"/>
            <w:bottom w:val="none" w:sz="0" w:space="0" w:color="auto"/>
            <w:right w:val="none" w:sz="0" w:space="0" w:color="auto"/>
          </w:divBdr>
        </w:div>
        <w:div w:id="928395054">
          <w:marLeft w:val="640"/>
          <w:marRight w:val="0"/>
          <w:marTop w:val="0"/>
          <w:marBottom w:val="0"/>
          <w:divBdr>
            <w:top w:val="none" w:sz="0" w:space="0" w:color="auto"/>
            <w:left w:val="none" w:sz="0" w:space="0" w:color="auto"/>
            <w:bottom w:val="none" w:sz="0" w:space="0" w:color="auto"/>
            <w:right w:val="none" w:sz="0" w:space="0" w:color="auto"/>
          </w:divBdr>
        </w:div>
        <w:div w:id="105973514">
          <w:marLeft w:val="640"/>
          <w:marRight w:val="0"/>
          <w:marTop w:val="0"/>
          <w:marBottom w:val="0"/>
          <w:divBdr>
            <w:top w:val="none" w:sz="0" w:space="0" w:color="auto"/>
            <w:left w:val="none" w:sz="0" w:space="0" w:color="auto"/>
            <w:bottom w:val="none" w:sz="0" w:space="0" w:color="auto"/>
            <w:right w:val="none" w:sz="0" w:space="0" w:color="auto"/>
          </w:divBdr>
        </w:div>
        <w:div w:id="110248411">
          <w:marLeft w:val="640"/>
          <w:marRight w:val="0"/>
          <w:marTop w:val="0"/>
          <w:marBottom w:val="0"/>
          <w:divBdr>
            <w:top w:val="none" w:sz="0" w:space="0" w:color="auto"/>
            <w:left w:val="none" w:sz="0" w:space="0" w:color="auto"/>
            <w:bottom w:val="none" w:sz="0" w:space="0" w:color="auto"/>
            <w:right w:val="none" w:sz="0" w:space="0" w:color="auto"/>
          </w:divBdr>
        </w:div>
        <w:div w:id="2048871181">
          <w:marLeft w:val="640"/>
          <w:marRight w:val="0"/>
          <w:marTop w:val="0"/>
          <w:marBottom w:val="0"/>
          <w:divBdr>
            <w:top w:val="none" w:sz="0" w:space="0" w:color="auto"/>
            <w:left w:val="none" w:sz="0" w:space="0" w:color="auto"/>
            <w:bottom w:val="none" w:sz="0" w:space="0" w:color="auto"/>
            <w:right w:val="none" w:sz="0" w:space="0" w:color="auto"/>
          </w:divBdr>
        </w:div>
        <w:div w:id="1211838949">
          <w:marLeft w:val="640"/>
          <w:marRight w:val="0"/>
          <w:marTop w:val="0"/>
          <w:marBottom w:val="0"/>
          <w:divBdr>
            <w:top w:val="none" w:sz="0" w:space="0" w:color="auto"/>
            <w:left w:val="none" w:sz="0" w:space="0" w:color="auto"/>
            <w:bottom w:val="none" w:sz="0" w:space="0" w:color="auto"/>
            <w:right w:val="none" w:sz="0" w:space="0" w:color="auto"/>
          </w:divBdr>
        </w:div>
        <w:div w:id="890993752">
          <w:marLeft w:val="640"/>
          <w:marRight w:val="0"/>
          <w:marTop w:val="0"/>
          <w:marBottom w:val="0"/>
          <w:divBdr>
            <w:top w:val="none" w:sz="0" w:space="0" w:color="auto"/>
            <w:left w:val="none" w:sz="0" w:space="0" w:color="auto"/>
            <w:bottom w:val="none" w:sz="0" w:space="0" w:color="auto"/>
            <w:right w:val="none" w:sz="0" w:space="0" w:color="auto"/>
          </w:divBdr>
        </w:div>
        <w:div w:id="1633828208">
          <w:marLeft w:val="640"/>
          <w:marRight w:val="0"/>
          <w:marTop w:val="0"/>
          <w:marBottom w:val="0"/>
          <w:divBdr>
            <w:top w:val="none" w:sz="0" w:space="0" w:color="auto"/>
            <w:left w:val="none" w:sz="0" w:space="0" w:color="auto"/>
            <w:bottom w:val="none" w:sz="0" w:space="0" w:color="auto"/>
            <w:right w:val="none" w:sz="0" w:space="0" w:color="auto"/>
          </w:divBdr>
        </w:div>
        <w:div w:id="2121601256">
          <w:marLeft w:val="640"/>
          <w:marRight w:val="0"/>
          <w:marTop w:val="0"/>
          <w:marBottom w:val="0"/>
          <w:divBdr>
            <w:top w:val="none" w:sz="0" w:space="0" w:color="auto"/>
            <w:left w:val="none" w:sz="0" w:space="0" w:color="auto"/>
            <w:bottom w:val="none" w:sz="0" w:space="0" w:color="auto"/>
            <w:right w:val="none" w:sz="0" w:space="0" w:color="auto"/>
          </w:divBdr>
        </w:div>
        <w:div w:id="605045411">
          <w:marLeft w:val="640"/>
          <w:marRight w:val="0"/>
          <w:marTop w:val="0"/>
          <w:marBottom w:val="0"/>
          <w:divBdr>
            <w:top w:val="none" w:sz="0" w:space="0" w:color="auto"/>
            <w:left w:val="none" w:sz="0" w:space="0" w:color="auto"/>
            <w:bottom w:val="none" w:sz="0" w:space="0" w:color="auto"/>
            <w:right w:val="none" w:sz="0" w:space="0" w:color="auto"/>
          </w:divBdr>
        </w:div>
        <w:div w:id="231044777">
          <w:marLeft w:val="640"/>
          <w:marRight w:val="0"/>
          <w:marTop w:val="0"/>
          <w:marBottom w:val="0"/>
          <w:divBdr>
            <w:top w:val="none" w:sz="0" w:space="0" w:color="auto"/>
            <w:left w:val="none" w:sz="0" w:space="0" w:color="auto"/>
            <w:bottom w:val="none" w:sz="0" w:space="0" w:color="auto"/>
            <w:right w:val="none" w:sz="0" w:space="0" w:color="auto"/>
          </w:divBdr>
        </w:div>
        <w:div w:id="1443378053">
          <w:marLeft w:val="640"/>
          <w:marRight w:val="0"/>
          <w:marTop w:val="0"/>
          <w:marBottom w:val="0"/>
          <w:divBdr>
            <w:top w:val="none" w:sz="0" w:space="0" w:color="auto"/>
            <w:left w:val="none" w:sz="0" w:space="0" w:color="auto"/>
            <w:bottom w:val="none" w:sz="0" w:space="0" w:color="auto"/>
            <w:right w:val="none" w:sz="0" w:space="0" w:color="auto"/>
          </w:divBdr>
        </w:div>
        <w:div w:id="268590611">
          <w:marLeft w:val="640"/>
          <w:marRight w:val="0"/>
          <w:marTop w:val="0"/>
          <w:marBottom w:val="0"/>
          <w:divBdr>
            <w:top w:val="none" w:sz="0" w:space="0" w:color="auto"/>
            <w:left w:val="none" w:sz="0" w:space="0" w:color="auto"/>
            <w:bottom w:val="none" w:sz="0" w:space="0" w:color="auto"/>
            <w:right w:val="none" w:sz="0" w:space="0" w:color="auto"/>
          </w:divBdr>
        </w:div>
        <w:div w:id="793448820">
          <w:marLeft w:val="640"/>
          <w:marRight w:val="0"/>
          <w:marTop w:val="0"/>
          <w:marBottom w:val="0"/>
          <w:divBdr>
            <w:top w:val="none" w:sz="0" w:space="0" w:color="auto"/>
            <w:left w:val="none" w:sz="0" w:space="0" w:color="auto"/>
            <w:bottom w:val="none" w:sz="0" w:space="0" w:color="auto"/>
            <w:right w:val="none" w:sz="0" w:space="0" w:color="auto"/>
          </w:divBdr>
        </w:div>
        <w:div w:id="327369899">
          <w:marLeft w:val="640"/>
          <w:marRight w:val="0"/>
          <w:marTop w:val="0"/>
          <w:marBottom w:val="0"/>
          <w:divBdr>
            <w:top w:val="none" w:sz="0" w:space="0" w:color="auto"/>
            <w:left w:val="none" w:sz="0" w:space="0" w:color="auto"/>
            <w:bottom w:val="none" w:sz="0" w:space="0" w:color="auto"/>
            <w:right w:val="none" w:sz="0" w:space="0" w:color="auto"/>
          </w:divBdr>
        </w:div>
        <w:div w:id="1627469417">
          <w:marLeft w:val="640"/>
          <w:marRight w:val="0"/>
          <w:marTop w:val="0"/>
          <w:marBottom w:val="0"/>
          <w:divBdr>
            <w:top w:val="none" w:sz="0" w:space="0" w:color="auto"/>
            <w:left w:val="none" w:sz="0" w:space="0" w:color="auto"/>
            <w:bottom w:val="none" w:sz="0" w:space="0" w:color="auto"/>
            <w:right w:val="none" w:sz="0" w:space="0" w:color="auto"/>
          </w:divBdr>
        </w:div>
        <w:div w:id="78413005">
          <w:marLeft w:val="640"/>
          <w:marRight w:val="0"/>
          <w:marTop w:val="0"/>
          <w:marBottom w:val="0"/>
          <w:divBdr>
            <w:top w:val="none" w:sz="0" w:space="0" w:color="auto"/>
            <w:left w:val="none" w:sz="0" w:space="0" w:color="auto"/>
            <w:bottom w:val="none" w:sz="0" w:space="0" w:color="auto"/>
            <w:right w:val="none" w:sz="0" w:space="0" w:color="auto"/>
          </w:divBdr>
        </w:div>
        <w:div w:id="1813521219">
          <w:marLeft w:val="640"/>
          <w:marRight w:val="0"/>
          <w:marTop w:val="0"/>
          <w:marBottom w:val="0"/>
          <w:divBdr>
            <w:top w:val="none" w:sz="0" w:space="0" w:color="auto"/>
            <w:left w:val="none" w:sz="0" w:space="0" w:color="auto"/>
            <w:bottom w:val="none" w:sz="0" w:space="0" w:color="auto"/>
            <w:right w:val="none" w:sz="0" w:space="0" w:color="auto"/>
          </w:divBdr>
        </w:div>
        <w:div w:id="1336886670">
          <w:marLeft w:val="640"/>
          <w:marRight w:val="0"/>
          <w:marTop w:val="0"/>
          <w:marBottom w:val="0"/>
          <w:divBdr>
            <w:top w:val="none" w:sz="0" w:space="0" w:color="auto"/>
            <w:left w:val="none" w:sz="0" w:space="0" w:color="auto"/>
            <w:bottom w:val="none" w:sz="0" w:space="0" w:color="auto"/>
            <w:right w:val="none" w:sz="0" w:space="0" w:color="auto"/>
          </w:divBdr>
        </w:div>
        <w:div w:id="107507870">
          <w:marLeft w:val="640"/>
          <w:marRight w:val="0"/>
          <w:marTop w:val="0"/>
          <w:marBottom w:val="0"/>
          <w:divBdr>
            <w:top w:val="none" w:sz="0" w:space="0" w:color="auto"/>
            <w:left w:val="none" w:sz="0" w:space="0" w:color="auto"/>
            <w:bottom w:val="none" w:sz="0" w:space="0" w:color="auto"/>
            <w:right w:val="none" w:sz="0" w:space="0" w:color="auto"/>
          </w:divBdr>
        </w:div>
        <w:div w:id="2120637074">
          <w:marLeft w:val="640"/>
          <w:marRight w:val="0"/>
          <w:marTop w:val="0"/>
          <w:marBottom w:val="0"/>
          <w:divBdr>
            <w:top w:val="none" w:sz="0" w:space="0" w:color="auto"/>
            <w:left w:val="none" w:sz="0" w:space="0" w:color="auto"/>
            <w:bottom w:val="none" w:sz="0" w:space="0" w:color="auto"/>
            <w:right w:val="none" w:sz="0" w:space="0" w:color="auto"/>
          </w:divBdr>
        </w:div>
        <w:div w:id="928850803">
          <w:marLeft w:val="640"/>
          <w:marRight w:val="0"/>
          <w:marTop w:val="0"/>
          <w:marBottom w:val="0"/>
          <w:divBdr>
            <w:top w:val="none" w:sz="0" w:space="0" w:color="auto"/>
            <w:left w:val="none" w:sz="0" w:space="0" w:color="auto"/>
            <w:bottom w:val="none" w:sz="0" w:space="0" w:color="auto"/>
            <w:right w:val="none" w:sz="0" w:space="0" w:color="auto"/>
          </w:divBdr>
        </w:div>
        <w:div w:id="404258601">
          <w:marLeft w:val="640"/>
          <w:marRight w:val="0"/>
          <w:marTop w:val="0"/>
          <w:marBottom w:val="0"/>
          <w:divBdr>
            <w:top w:val="none" w:sz="0" w:space="0" w:color="auto"/>
            <w:left w:val="none" w:sz="0" w:space="0" w:color="auto"/>
            <w:bottom w:val="none" w:sz="0" w:space="0" w:color="auto"/>
            <w:right w:val="none" w:sz="0" w:space="0" w:color="auto"/>
          </w:divBdr>
        </w:div>
        <w:div w:id="1708067709">
          <w:marLeft w:val="640"/>
          <w:marRight w:val="0"/>
          <w:marTop w:val="0"/>
          <w:marBottom w:val="0"/>
          <w:divBdr>
            <w:top w:val="none" w:sz="0" w:space="0" w:color="auto"/>
            <w:left w:val="none" w:sz="0" w:space="0" w:color="auto"/>
            <w:bottom w:val="none" w:sz="0" w:space="0" w:color="auto"/>
            <w:right w:val="none" w:sz="0" w:space="0" w:color="auto"/>
          </w:divBdr>
        </w:div>
        <w:div w:id="1329753249">
          <w:marLeft w:val="640"/>
          <w:marRight w:val="0"/>
          <w:marTop w:val="0"/>
          <w:marBottom w:val="0"/>
          <w:divBdr>
            <w:top w:val="none" w:sz="0" w:space="0" w:color="auto"/>
            <w:left w:val="none" w:sz="0" w:space="0" w:color="auto"/>
            <w:bottom w:val="none" w:sz="0" w:space="0" w:color="auto"/>
            <w:right w:val="none" w:sz="0" w:space="0" w:color="auto"/>
          </w:divBdr>
        </w:div>
        <w:div w:id="1993829164">
          <w:marLeft w:val="640"/>
          <w:marRight w:val="0"/>
          <w:marTop w:val="0"/>
          <w:marBottom w:val="0"/>
          <w:divBdr>
            <w:top w:val="none" w:sz="0" w:space="0" w:color="auto"/>
            <w:left w:val="none" w:sz="0" w:space="0" w:color="auto"/>
            <w:bottom w:val="none" w:sz="0" w:space="0" w:color="auto"/>
            <w:right w:val="none" w:sz="0" w:space="0" w:color="auto"/>
          </w:divBdr>
        </w:div>
        <w:div w:id="837230772">
          <w:marLeft w:val="640"/>
          <w:marRight w:val="0"/>
          <w:marTop w:val="0"/>
          <w:marBottom w:val="0"/>
          <w:divBdr>
            <w:top w:val="none" w:sz="0" w:space="0" w:color="auto"/>
            <w:left w:val="none" w:sz="0" w:space="0" w:color="auto"/>
            <w:bottom w:val="none" w:sz="0" w:space="0" w:color="auto"/>
            <w:right w:val="none" w:sz="0" w:space="0" w:color="auto"/>
          </w:divBdr>
        </w:div>
        <w:div w:id="1034647246">
          <w:marLeft w:val="640"/>
          <w:marRight w:val="0"/>
          <w:marTop w:val="0"/>
          <w:marBottom w:val="0"/>
          <w:divBdr>
            <w:top w:val="none" w:sz="0" w:space="0" w:color="auto"/>
            <w:left w:val="none" w:sz="0" w:space="0" w:color="auto"/>
            <w:bottom w:val="none" w:sz="0" w:space="0" w:color="auto"/>
            <w:right w:val="none" w:sz="0" w:space="0" w:color="auto"/>
          </w:divBdr>
        </w:div>
        <w:div w:id="1859658400">
          <w:marLeft w:val="640"/>
          <w:marRight w:val="0"/>
          <w:marTop w:val="0"/>
          <w:marBottom w:val="0"/>
          <w:divBdr>
            <w:top w:val="none" w:sz="0" w:space="0" w:color="auto"/>
            <w:left w:val="none" w:sz="0" w:space="0" w:color="auto"/>
            <w:bottom w:val="none" w:sz="0" w:space="0" w:color="auto"/>
            <w:right w:val="none" w:sz="0" w:space="0" w:color="auto"/>
          </w:divBdr>
        </w:div>
        <w:div w:id="1874296000">
          <w:marLeft w:val="640"/>
          <w:marRight w:val="0"/>
          <w:marTop w:val="0"/>
          <w:marBottom w:val="0"/>
          <w:divBdr>
            <w:top w:val="none" w:sz="0" w:space="0" w:color="auto"/>
            <w:left w:val="none" w:sz="0" w:space="0" w:color="auto"/>
            <w:bottom w:val="none" w:sz="0" w:space="0" w:color="auto"/>
            <w:right w:val="none" w:sz="0" w:space="0" w:color="auto"/>
          </w:divBdr>
        </w:div>
        <w:div w:id="248008629">
          <w:marLeft w:val="640"/>
          <w:marRight w:val="0"/>
          <w:marTop w:val="0"/>
          <w:marBottom w:val="0"/>
          <w:divBdr>
            <w:top w:val="none" w:sz="0" w:space="0" w:color="auto"/>
            <w:left w:val="none" w:sz="0" w:space="0" w:color="auto"/>
            <w:bottom w:val="none" w:sz="0" w:space="0" w:color="auto"/>
            <w:right w:val="none" w:sz="0" w:space="0" w:color="auto"/>
          </w:divBdr>
        </w:div>
        <w:div w:id="1823037384">
          <w:marLeft w:val="640"/>
          <w:marRight w:val="0"/>
          <w:marTop w:val="0"/>
          <w:marBottom w:val="0"/>
          <w:divBdr>
            <w:top w:val="none" w:sz="0" w:space="0" w:color="auto"/>
            <w:left w:val="none" w:sz="0" w:space="0" w:color="auto"/>
            <w:bottom w:val="none" w:sz="0" w:space="0" w:color="auto"/>
            <w:right w:val="none" w:sz="0" w:space="0" w:color="auto"/>
          </w:divBdr>
        </w:div>
        <w:div w:id="728766998">
          <w:marLeft w:val="640"/>
          <w:marRight w:val="0"/>
          <w:marTop w:val="0"/>
          <w:marBottom w:val="0"/>
          <w:divBdr>
            <w:top w:val="none" w:sz="0" w:space="0" w:color="auto"/>
            <w:left w:val="none" w:sz="0" w:space="0" w:color="auto"/>
            <w:bottom w:val="none" w:sz="0" w:space="0" w:color="auto"/>
            <w:right w:val="none" w:sz="0" w:space="0" w:color="auto"/>
          </w:divBdr>
        </w:div>
        <w:div w:id="1153105982">
          <w:marLeft w:val="640"/>
          <w:marRight w:val="0"/>
          <w:marTop w:val="0"/>
          <w:marBottom w:val="0"/>
          <w:divBdr>
            <w:top w:val="none" w:sz="0" w:space="0" w:color="auto"/>
            <w:left w:val="none" w:sz="0" w:space="0" w:color="auto"/>
            <w:bottom w:val="none" w:sz="0" w:space="0" w:color="auto"/>
            <w:right w:val="none" w:sz="0" w:space="0" w:color="auto"/>
          </w:divBdr>
        </w:div>
        <w:div w:id="1602638559">
          <w:marLeft w:val="640"/>
          <w:marRight w:val="0"/>
          <w:marTop w:val="0"/>
          <w:marBottom w:val="0"/>
          <w:divBdr>
            <w:top w:val="none" w:sz="0" w:space="0" w:color="auto"/>
            <w:left w:val="none" w:sz="0" w:space="0" w:color="auto"/>
            <w:bottom w:val="none" w:sz="0" w:space="0" w:color="auto"/>
            <w:right w:val="none" w:sz="0" w:space="0" w:color="auto"/>
          </w:divBdr>
        </w:div>
        <w:div w:id="1654337881">
          <w:marLeft w:val="640"/>
          <w:marRight w:val="0"/>
          <w:marTop w:val="0"/>
          <w:marBottom w:val="0"/>
          <w:divBdr>
            <w:top w:val="none" w:sz="0" w:space="0" w:color="auto"/>
            <w:left w:val="none" w:sz="0" w:space="0" w:color="auto"/>
            <w:bottom w:val="none" w:sz="0" w:space="0" w:color="auto"/>
            <w:right w:val="none" w:sz="0" w:space="0" w:color="auto"/>
          </w:divBdr>
        </w:div>
        <w:div w:id="946349642">
          <w:marLeft w:val="640"/>
          <w:marRight w:val="0"/>
          <w:marTop w:val="0"/>
          <w:marBottom w:val="0"/>
          <w:divBdr>
            <w:top w:val="none" w:sz="0" w:space="0" w:color="auto"/>
            <w:left w:val="none" w:sz="0" w:space="0" w:color="auto"/>
            <w:bottom w:val="none" w:sz="0" w:space="0" w:color="auto"/>
            <w:right w:val="none" w:sz="0" w:space="0" w:color="auto"/>
          </w:divBdr>
        </w:div>
        <w:div w:id="1702584082">
          <w:marLeft w:val="640"/>
          <w:marRight w:val="0"/>
          <w:marTop w:val="0"/>
          <w:marBottom w:val="0"/>
          <w:divBdr>
            <w:top w:val="none" w:sz="0" w:space="0" w:color="auto"/>
            <w:left w:val="none" w:sz="0" w:space="0" w:color="auto"/>
            <w:bottom w:val="none" w:sz="0" w:space="0" w:color="auto"/>
            <w:right w:val="none" w:sz="0" w:space="0" w:color="auto"/>
          </w:divBdr>
        </w:div>
        <w:div w:id="1621259279">
          <w:marLeft w:val="640"/>
          <w:marRight w:val="0"/>
          <w:marTop w:val="0"/>
          <w:marBottom w:val="0"/>
          <w:divBdr>
            <w:top w:val="none" w:sz="0" w:space="0" w:color="auto"/>
            <w:left w:val="none" w:sz="0" w:space="0" w:color="auto"/>
            <w:bottom w:val="none" w:sz="0" w:space="0" w:color="auto"/>
            <w:right w:val="none" w:sz="0" w:space="0" w:color="auto"/>
          </w:divBdr>
        </w:div>
        <w:div w:id="260259999">
          <w:marLeft w:val="640"/>
          <w:marRight w:val="0"/>
          <w:marTop w:val="0"/>
          <w:marBottom w:val="0"/>
          <w:divBdr>
            <w:top w:val="none" w:sz="0" w:space="0" w:color="auto"/>
            <w:left w:val="none" w:sz="0" w:space="0" w:color="auto"/>
            <w:bottom w:val="none" w:sz="0" w:space="0" w:color="auto"/>
            <w:right w:val="none" w:sz="0" w:space="0" w:color="auto"/>
          </w:divBdr>
        </w:div>
        <w:div w:id="553464254">
          <w:marLeft w:val="640"/>
          <w:marRight w:val="0"/>
          <w:marTop w:val="0"/>
          <w:marBottom w:val="0"/>
          <w:divBdr>
            <w:top w:val="none" w:sz="0" w:space="0" w:color="auto"/>
            <w:left w:val="none" w:sz="0" w:space="0" w:color="auto"/>
            <w:bottom w:val="none" w:sz="0" w:space="0" w:color="auto"/>
            <w:right w:val="none" w:sz="0" w:space="0" w:color="auto"/>
          </w:divBdr>
        </w:div>
        <w:div w:id="1603026510">
          <w:marLeft w:val="640"/>
          <w:marRight w:val="0"/>
          <w:marTop w:val="0"/>
          <w:marBottom w:val="0"/>
          <w:divBdr>
            <w:top w:val="none" w:sz="0" w:space="0" w:color="auto"/>
            <w:left w:val="none" w:sz="0" w:space="0" w:color="auto"/>
            <w:bottom w:val="none" w:sz="0" w:space="0" w:color="auto"/>
            <w:right w:val="none" w:sz="0" w:space="0" w:color="auto"/>
          </w:divBdr>
        </w:div>
        <w:div w:id="1474560548">
          <w:marLeft w:val="640"/>
          <w:marRight w:val="0"/>
          <w:marTop w:val="0"/>
          <w:marBottom w:val="0"/>
          <w:divBdr>
            <w:top w:val="none" w:sz="0" w:space="0" w:color="auto"/>
            <w:left w:val="none" w:sz="0" w:space="0" w:color="auto"/>
            <w:bottom w:val="none" w:sz="0" w:space="0" w:color="auto"/>
            <w:right w:val="none" w:sz="0" w:space="0" w:color="auto"/>
          </w:divBdr>
        </w:div>
        <w:div w:id="627204081">
          <w:marLeft w:val="640"/>
          <w:marRight w:val="0"/>
          <w:marTop w:val="0"/>
          <w:marBottom w:val="0"/>
          <w:divBdr>
            <w:top w:val="none" w:sz="0" w:space="0" w:color="auto"/>
            <w:left w:val="none" w:sz="0" w:space="0" w:color="auto"/>
            <w:bottom w:val="none" w:sz="0" w:space="0" w:color="auto"/>
            <w:right w:val="none" w:sz="0" w:space="0" w:color="auto"/>
          </w:divBdr>
        </w:div>
        <w:div w:id="1396511244">
          <w:marLeft w:val="640"/>
          <w:marRight w:val="0"/>
          <w:marTop w:val="0"/>
          <w:marBottom w:val="0"/>
          <w:divBdr>
            <w:top w:val="none" w:sz="0" w:space="0" w:color="auto"/>
            <w:left w:val="none" w:sz="0" w:space="0" w:color="auto"/>
            <w:bottom w:val="none" w:sz="0" w:space="0" w:color="auto"/>
            <w:right w:val="none" w:sz="0" w:space="0" w:color="auto"/>
          </w:divBdr>
        </w:div>
        <w:div w:id="1833793946">
          <w:marLeft w:val="640"/>
          <w:marRight w:val="0"/>
          <w:marTop w:val="0"/>
          <w:marBottom w:val="0"/>
          <w:divBdr>
            <w:top w:val="none" w:sz="0" w:space="0" w:color="auto"/>
            <w:left w:val="none" w:sz="0" w:space="0" w:color="auto"/>
            <w:bottom w:val="none" w:sz="0" w:space="0" w:color="auto"/>
            <w:right w:val="none" w:sz="0" w:space="0" w:color="auto"/>
          </w:divBdr>
        </w:div>
        <w:div w:id="1041131420">
          <w:marLeft w:val="640"/>
          <w:marRight w:val="0"/>
          <w:marTop w:val="0"/>
          <w:marBottom w:val="0"/>
          <w:divBdr>
            <w:top w:val="none" w:sz="0" w:space="0" w:color="auto"/>
            <w:left w:val="none" w:sz="0" w:space="0" w:color="auto"/>
            <w:bottom w:val="none" w:sz="0" w:space="0" w:color="auto"/>
            <w:right w:val="none" w:sz="0" w:space="0" w:color="auto"/>
          </w:divBdr>
        </w:div>
        <w:div w:id="1692801964">
          <w:marLeft w:val="640"/>
          <w:marRight w:val="0"/>
          <w:marTop w:val="0"/>
          <w:marBottom w:val="0"/>
          <w:divBdr>
            <w:top w:val="none" w:sz="0" w:space="0" w:color="auto"/>
            <w:left w:val="none" w:sz="0" w:space="0" w:color="auto"/>
            <w:bottom w:val="none" w:sz="0" w:space="0" w:color="auto"/>
            <w:right w:val="none" w:sz="0" w:space="0" w:color="auto"/>
          </w:divBdr>
        </w:div>
        <w:div w:id="743572377">
          <w:marLeft w:val="640"/>
          <w:marRight w:val="0"/>
          <w:marTop w:val="0"/>
          <w:marBottom w:val="0"/>
          <w:divBdr>
            <w:top w:val="none" w:sz="0" w:space="0" w:color="auto"/>
            <w:left w:val="none" w:sz="0" w:space="0" w:color="auto"/>
            <w:bottom w:val="none" w:sz="0" w:space="0" w:color="auto"/>
            <w:right w:val="none" w:sz="0" w:space="0" w:color="auto"/>
          </w:divBdr>
        </w:div>
        <w:div w:id="384644121">
          <w:marLeft w:val="640"/>
          <w:marRight w:val="0"/>
          <w:marTop w:val="0"/>
          <w:marBottom w:val="0"/>
          <w:divBdr>
            <w:top w:val="none" w:sz="0" w:space="0" w:color="auto"/>
            <w:left w:val="none" w:sz="0" w:space="0" w:color="auto"/>
            <w:bottom w:val="none" w:sz="0" w:space="0" w:color="auto"/>
            <w:right w:val="none" w:sz="0" w:space="0" w:color="auto"/>
          </w:divBdr>
        </w:div>
        <w:div w:id="1009523452">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504518420">
          <w:marLeft w:val="640"/>
          <w:marRight w:val="0"/>
          <w:marTop w:val="0"/>
          <w:marBottom w:val="0"/>
          <w:divBdr>
            <w:top w:val="none" w:sz="0" w:space="0" w:color="auto"/>
            <w:left w:val="none" w:sz="0" w:space="0" w:color="auto"/>
            <w:bottom w:val="none" w:sz="0" w:space="0" w:color="auto"/>
            <w:right w:val="none" w:sz="0" w:space="0" w:color="auto"/>
          </w:divBdr>
        </w:div>
        <w:div w:id="1161309285">
          <w:marLeft w:val="640"/>
          <w:marRight w:val="0"/>
          <w:marTop w:val="0"/>
          <w:marBottom w:val="0"/>
          <w:divBdr>
            <w:top w:val="none" w:sz="0" w:space="0" w:color="auto"/>
            <w:left w:val="none" w:sz="0" w:space="0" w:color="auto"/>
            <w:bottom w:val="none" w:sz="0" w:space="0" w:color="auto"/>
            <w:right w:val="none" w:sz="0" w:space="0" w:color="auto"/>
          </w:divBdr>
        </w:div>
        <w:div w:id="937296269">
          <w:marLeft w:val="640"/>
          <w:marRight w:val="0"/>
          <w:marTop w:val="0"/>
          <w:marBottom w:val="0"/>
          <w:divBdr>
            <w:top w:val="none" w:sz="0" w:space="0" w:color="auto"/>
            <w:left w:val="none" w:sz="0" w:space="0" w:color="auto"/>
            <w:bottom w:val="none" w:sz="0" w:space="0" w:color="auto"/>
            <w:right w:val="none" w:sz="0" w:space="0" w:color="auto"/>
          </w:divBdr>
        </w:div>
        <w:div w:id="2067989234">
          <w:marLeft w:val="640"/>
          <w:marRight w:val="0"/>
          <w:marTop w:val="0"/>
          <w:marBottom w:val="0"/>
          <w:divBdr>
            <w:top w:val="none" w:sz="0" w:space="0" w:color="auto"/>
            <w:left w:val="none" w:sz="0" w:space="0" w:color="auto"/>
            <w:bottom w:val="none" w:sz="0" w:space="0" w:color="auto"/>
            <w:right w:val="none" w:sz="0" w:space="0" w:color="auto"/>
          </w:divBdr>
        </w:div>
        <w:div w:id="396518760">
          <w:marLeft w:val="640"/>
          <w:marRight w:val="0"/>
          <w:marTop w:val="0"/>
          <w:marBottom w:val="0"/>
          <w:divBdr>
            <w:top w:val="none" w:sz="0" w:space="0" w:color="auto"/>
            <w:left w:val="none" w:sz="0" w:space="0" w:color="auto"/>
            <w:bottom w:val="none" w:sz="0" w:space="0" w:color="auto"/>
            <w:right w:val="none" w:sz="0" w:space="0" w:color="auto"/>
          </w:divBdr>
        </w:div>
        <w:div w:id="1869685973">
          <w:marLeft w:val="640"/>
          <w:marRight w:val="0"/>
          <w:marTop w:val="0"/>
          <w:marBottom w:val="0"/>
          <w:divBdr>
            <w:top w:val="none" w:sz="0" w:space="0" w:color="auto"/>
            <w:left w:val="none" w:sz="0" w:space="0" w:color="auto"/>
            <w:bottom w:val="none" w:sz="0" w:space="0" w:color="auto"/>
            <w:right w:val="none" w:sz="0" w:space="0" w:color="auto"/>
          </w:divBdr>
        </w:div>
        <w:div w:id="52779182">
          <w:marLeft w:val="640"/>
          <w:marRight w:val="0"/>
          <w:marTop w:val="0"/>
          <w:marBottom w:val="0"/>
          <w:divBdr>
            <w:top w:val="none" w:sz="0" w:space="0" w:color="auto"/>
            <w:left w:val="none" w:sz="0" w:space="0" w:color="auto"/>
            <w:bottom w:val="none" w:sz="0" w:space="0" w:color="auto"/>
            <w:right w:val="none" w:sz="0" w:space="0" w:color="auto"/>
          </w:divBdr>
        </w:div>
        <w:div w:id="672613509">
          <w:marLeft w:val="640"/>
          <w:marRight w:val="0"/>
          <w:marTop w:val="0"/>
          <w:marBottom w:val="0"/>
          <w:divBdr>
            <w:top w:val="none" w:sz="0" w:space="0" w:color="auto"/>
            <w:left w:val="none" w:sz="0" w:space="0" w:color="auto"/>
            <w:bottom w:val="none" w:sz="0" w:space="0" w:color="auto"/>
            <w:right w:val="none" w:sz="0" w:space="0" w:color="auto"/>
          </w:divBdr>
        </w:div>
        <w:div w:id="751051164">
          <w:marLeft w:val="640"/>
          <w:marRight w:val="0"/>
          <w:marTop w:val="0"/>
          <w:marBottom w:val="0"/>
          <w:divBdr>
            <w:top w:val="none" w:sz="0" w:space="0" w:color="auto"/>
            <w:left w:val="none" w:sz="0" w:space="0" w:color="auto"/>
            <w:bottom w:val="none" w:sz="0" w:space="0" w:color="auto"/>
            <w:right w:val="none" w:sz="0" w:space="0" w:color="auto"/>
          </w:divBdr>
        </w:div>
        <w:div w:id="1875649615">
          <w:marLeft w:val="640"/>
          <w:marRight w:val="0"/>
          <w:marTop w:val="0"/>
          <w:marBottom w:val="0"/>
          <w:divBdr>
            <w:top w:val="none" w:sz="0" w:space="0" w:color="auto"/>
            <w:left w:val="none" w:sz="0" w:space="0" w:color="auto"/>
            <w:bottom w:val="none" w:sz="0" w:space="0" w:color="auto"/>
            <w:right w:val="none" w:sz="0" w:space="0" w:color="auto"/>
          </w:divBdr>
        </w:div>
        <w:div w:id="264308164">
          <w:marLeft w:val="640"/>
          <w:marRight w:val="0"/>
          <w:marTop w:val="0"/>
          <w:marBottom w:val="0"/>
          <w:divBdr>
            <w:top w:val="none" w:sz="0" w:space="0" w:color="auto"/>
            <w:left w:val="none" w:sz="0" w:space="0" w:color="auto"/>
            <w:bottom w:val="none" w:sz="0" w:space="0" w:color="auto"/>
            <w:right w:val="none" w:sz="0" w:space="0" w:color="auto"/>
          </w:divBdr>
        </w:div>
        <w:div w:id="1144665043">
          <w:marLeft w:val="640"/>
          <w:marRight w:val="0"/>
          <w:marTop w:val="0"/>
          <w:marBottom w:val="0"/>
          <w:divBdr>
            <w:top w:val="none" w:sz="0" w:space="0" w:color="auto"/>
            <w:left w:val="none" w:sz="0" w:space="0" w:color="auto"/>
            <w:bottom w:val="none" w:sz="0" w:space="0" w:color="auto"/>
            <w:right w:val="none" w:sz="0" w:space="0" w:color="auto"/>
          </w:divBdr>
        </w:div>
        <w:div w:id="1151360458">
          <w:marLeft w:val="640"/>
          <w:marRight w:val="0"/>
          <w:marTop w:val="0"/>
          <w:marBottom w:val="0"/>
          <w:divBdr>
            <w:top w:val="none" w:sz="0" w:space="0" w:color="auto"/>
            <w:left w:val="none" w:sz="0" w:space="0" w:color="auto"/>
            <w:bottom w:val="none" w:sz="0" w:space="0" w:color="auto"/>
            <w:right w:val="none" w:sz="0" w:space="0" w:color="auto"/>
          </w:divBdr>
        </w:div>
        <w:div w:id="879247768">
          <w:marLeft w:val="640"/>
          <w:marRight w:val="0"/>
          <w:marTop w:val="0"/>
          <w:marBottom w:val="0"/>
          <w:divBdr>
            <w:top w:val="none" w:sz="0" w:space="0" w:color="auto"/>
            <w:left w:val="none" w:sz="0" w:space="0" w:color="auto"/>
            <w:bottom w:val="none" w:sz="0" w:space="0" w:color="auto"/>
            <w:right w:val="none" w:sz="0" w:space="0" w:color="auto"/>
          </w:divBdr>
        </w:div>
        <w:div w:id="1831555253">
          <w:marLeft w:val="640"/>
          <w:marRight w:val="0"/>
          <w:marTop w:val="0"/>
          <w:marBottom w:val="0"/>
          <w:divBdr>
            <w:top w:val="none" w:sz="0" w:space="0" w:color="auto"/>
            <w:left w:val="none" w:sz="0" w:space="0" w:color="auto"/>
            <w:bottom w:val="none" w:sz="0" w:space="0" w:color="auto"/>
            <w:right w:val="none" w:sz="0" w:space="0" w:color="auto"/>
          </w:divBdr>
        </w:div>
        <w:div w:id="1215699540">
          <w:marLeft w:val="640"/>
          <w:marRight w:val="0"/>
          <w:marTop w:val="0"/>
          <w:marBottom w:val="0"/>
          <w:divBdr>
            <w:top w:val="none" w:sz="0" w:space="0" w:color="auto"/>
            <w:left w:val="none" w:sz="0" w:space="0" w:color="auto"/>
            <w:bottom w:val="none" w:sz="0" w:space="0" w:color="auto"/>
            <w:right w:val="none" w:sz="0" w:space="0" w:color="auto"/>
          </w:divBdr>
        </w:div>
        <w:div w:id="527179923">
          <w:marLeft w:val="640"/>
          <w:marRight w:val="0"/>
          <w:marTop w:val="0"/>
          <w:marBottom w:val="0"/>
          <w:divBdr>
            <w:top w:val="none" w:sz="0" w:space="0" w:color="auto"/>
            <w:left w:val="none" w:sz="0" w:space="0" w:color="auto"/>
            <w:bottom w:val="none" w:sz="0" w:space="0" w:color="auto"/>
            <w:right w:val="none" w:sz="0" w:space="0" w:color="auto"/>
          </w:divBdr>
        </w:div>
        <w:div w:id="649019456">
          <w:marLeft w:val="640"/>
          <w:marRight w:val="0"/>
          <w:marTop w:val="0"/>
          <w:marBottom w:val="0"/>
          <w:divBdr>
            <w:top w:val="none" w:sz="0" w:space="0" w:color="auto"/>
            <w:left w:val="none" w:sz="0" w:space="0" w:color="auto"/>
            <w:bottom w:val="none" w:sz="0" w:space="0" w:color="auto"/>
            <w:right w:val="none" w:sz="0" w:space="0" w:color="auto"/>
          </w:divBdr>
        </w:div>
        <w:div w:id="15159610">
          <w:marLeft w:val="640"/>
          <w:marRight w:val="0"/>
          <w:marTop w:val="0"/>
          <w:marBottom w:val="0"/>
          <w:divBdr>
            <w:top w:val="none" w:sz="0" w:space="0" w:color="auto"/>
            <w:left w:val="none" w:sz="0" w:space="0" w:color="auto"/>
            <w:bottom w:val="none" w:sz="0" w:space="0" w:color="auto"/>
            <w:right w:val="none" w:sz="0" w:space="0" w:color="auto"/>
          </w:divBdr>
        </w:div>
        <w:div w:id="1280718043">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771627346">
          <w:marLeft w:val="640"/>
          <w:marRight w:val="0"/>
          <w:marTop w:val="0"/>
          <w:marBottom w:val="0"/>
          <w:divBdr>
            <w:top w:val="none" w:sz="0" w:space="0" w:color="auto"/>
            <w:left w:val="none" w:sz="0" w:space="0" w:color="auto"/>
            <w:bottom w:val="none" w:sz="0" w:space="0" w:color="auto"/>
            <w:right w:val="none" w:sz="0" w:space="0" w:color="auto"/>
          </w:divBdr>
        </w:div>
        <w:div w:id="2100521779">
          <w:marLeft w:val="640"/>
          <w:marRight w:val="0"/>
          <w:marTop w:val="0"/>
          <w:marBottom w:val="0"/>
          <w:divBdr>
            <w:top w:val="none" w:sz="0" w:space="0" w:color="auto"/>
            <w:left w:val="none" w:sz="0" w:space="0" w:color="auto"/>
            <w:bottom w:val="none" w:sz="0" w:space="0" w:color="auto"/>
            <w:right w:val="none" w:sz="0" w:space="0" w:color="auto"/>
          </w:divBdr>
        </w:div>
        <w:div w:id="760420345">
          <w:marLeft w:val="640"/>
          <w:marRight w:val="0"/>
          <w:marTop w:val="0"/>
          <w:marBottom w:val="0"/>
          <w:divBdr>
            <w:top w:val="none" w:sz="0" w:space="0" w:color="auto"/>
            <w:left w:val="none" w:sz="0" w:space="0" w:color="auto"/>
            <w:bottom w:val="none" w:sz="0" w:space="0" w:color="auto"/>
            <w:right w:val="none" w:sz="0" w:space="0" w:color="auto"/>
          </w:divBdr>
        </w:div>
        <w:div w:id="797845176">
          <w:marLeft w:val="640"/>
          <w:marRight w:val="0"/>
          <w:marTop w:val="0"/>
          <w:marBottom w:val="0"/>
          <w:divBdr>
            <w:top w:val="none" w:sz="0" w:space="0" w:color="auto"/>
            <w:left w:val="none" w:sz="0" w:space="0" w:color="auto"/>
            <w:bottom w:val="none" w:sz="0" w:space="0" w:color="auto"/>
            <w:right w:val="none" w:sz="0" w:space="0" w:color="auto"/>
          </w:divBdr>
        </w:div>
        <w:div w:id="77941855">
          <w:marLeft w:val="640"/>
          <w:marRight w:val="0"/>
          <w:marTop w:val="0"/>
          <w:marBottom w:val="0"/>
          <w:divBdr>
            <w:top w:val="none" w:sz="0" w:space="0" w:color="auto"/>
            <w:left w:val="none" w:sz="0" w:space="0" w:color="auto"/>
            <w:bottom w:val="none" w:sz="0" w:space="0" w:color="auto"/>
            <w:right w:val="none" w:sz="0" w:space="0" w:color="auto"/>
          </w:divBdr>
        </w:div>
        <w:div w:id="1846287295">
          <w:marLeft w:val="640"/>
          <w:marRight w:val="0"/>
          <w:marTop w:val="0"/>
          <w:marBottom w:val="0"/>
          <w:divBdr>
            <w:top w:val="none" w:sz="0" w:space="0" w:color="auto"/>
            <w:left w:val="none" w:sz="0" w:space="0" w:color="auto"/>
            <w:bottom w:val="none" w:sz="0" w:space="0" w:color="auto"/>
            <w:right w:val="none" w:sz="0" w:space="0" w:color="auto"/>
          </w:divBdr>
        </w:div>
        <w:div w:id="1848052744">
          <w:marLeft w:val="640"/>
          <w:marRight w:val="0"/>
          <w:marTop w:val="0"/>
          <w:marBottom w:val="0"/>
          <w:divBdr>
            <w:top w:val="none" w:sz="0" w:space="0" w:color="auto"/>
            <w:left w:val="none" w:sz="0" w:space="0" w:color="auto"/>
            <w:bottom w:val="none" w:sz="0" w:space="0" w:color="auto"/>
            <w:right w:val="none" w:sz="0" w:space="0" w:color="auto"/>
          </w:divBdr>
        </w:div>
        <w:div w:id="140122582">
          <w:marLeft w:val="640"/>
          <w:marRight w:val="0"/>
          <w:marTop w:val="0"/>
          <w:marBottom w:val="0"/>
          <w:divBdr>
            <w:top w:val="none" w:sz="0" w:space="0" w:color="auto"/>
            <w:left w:val="none" w:sz="0" w:space="0" w:color="auto"/>
            <w:bottom w:val="none" w:sz="0" w:space="0" w:color="auto"/>
            <w:right w:val="none" w:sz="0" w:space="0" w:color="auto"/>
          </w:divBdr>
        </w:div>
        <w:div w:id="895749389">
          <w:marLeft w:val="640"/>
          <w:marRight w:val="0"/>
          <w:marTop w:val="0"/>
          <w:marBottom w:val="0"/>
          <w:divBdr>
            <w:top w:val="none" w:sz="0" w:space="0" w:color="auto"/>
            <w:left w:val="none" w:sz="0" w:space="0" w:color="auto"/>
            <w:bottom w:val="none" w:sz="0" w:space="0" w:color="auto"/>
            <w:right w:val="none" w:sz="0" w:space="0" w:color="auto"/>
          </w:divBdr>
        </w:div>
        <w:div w:id="883757450">
          <w:marLeft w:val="640"/>
          <w:marRight w:val="0"/>
          <w:marTop w:val="0"/>
          <w:marBottom w:val="0"/>
          <w:divBdr>
            <w:top w:val="none" w:sz="0" w:space="0" w:color="auto"/>
            <w:left w:val="none" w:sz="0" w:space="0" w:color="auto"/>
            <w:bottom w:val="none" w:sz="0" w:space="0" w:color="auto"/>
            <w:right w:val="none" w:sz="0" w:space="0" w:color="auto"/>
          </w:divBdr>
        </w:div>
        <w:div w:id="1632443147">
          <w:marLeft w:val="640"/>
          <w:marRight w:val="0"/>
          <w:marTop w:val="0"/>
          <w:marBottom w:val="0"/>
          <w:divBdr>
            <w:top w:val="none" w:sz="0" w:space="0" w:color="auto"/>
            <w:left w:val="none" w:sz="0" w:space="0" w:color="auto"/>
            <w:bottom w:val="none" w:sz="0" w:space="0" w:color="auto"/>
            <w:right w:val="none" w:sz="0" w:space="0" w:color="auto"/>
          </w:divBdr>
        </w:div>
        <w:div w:id="248929590">
          <w:marLeft w:val="640"/>
          <w:marRight w:val="0"/>
          <w:marTop w:val="0"/>
          <w:marBottom w:val="0"/>
          <w:divBdr>
            <w:top w:val="none" w:sz="0" w:space="0" w:color="auto"/>
            <w:left w:val="none" w:sz="0" w:space="0" w:color="auto"/>
            <w:bottom w:val="none" w:sz="0" w:space="0" w:color="auto"/>
            <w:right w:val="none" w:sz="0" w:space="0" w:color="auto"/>
          </w:divBdr>
        </w:div>
        <w:div w:id="2063677392">
          <w:marLeft w:val="640"/>
          <w:marRight w:val="0"/>
          <w:marTop w:val="0"/>
          <w:marBottom w:val="0"/>
          <w:divBdr>
            <w:top w:val="none" w:sz="0" w:space="0" w:color="auto"/>
            <w:left w:val="none" w:sz="0" w:space="0" w:color="auto"/>
            <w:bottom w:val="none" w:sz="0" w:space="0" w:color="auto"/>
            <w:right w:val="none" w:sz="0" w:space="0" w:color="auto"/>
          </w:divBdr>
        </w:div>
        <w:div w:id="1145732585">
          <w:marLeft w:val="640"/>
          <w:marRight w:val="0"/>
          <w:marTop w:val="0"/>
          <w:marBottom w:val="0"/>
          <w:divBdr>
            <w:top w:val="none" w:sz="0" w:space="0" w:color="auto"/>
            <w:left w:val="none" w:sz="0" w:space="0" w:color="auto"/>
            <w:bottom w:val="none" w:sz="0" w:space="0" w:color="auto"/>
            <w:right w:val="none" w:sz="0" w:space="0" w:color="auto"/>
          </w:divBdr>
        </w:div>
        <w:div w:id="2003391203">
          <w:marLeft w:val="640"/>
          <w:marRight w:val="0"/>
          <w:marTop w:val="0"/>
          <w:marBottom w:val="0"/>
          <w:divBdr>
            <w:top w:val="none" w:sz="0" w:space="0" w:color="auto"/>
            <w:left w:val="none" w:sz="0" w:space="0" w:color="auto"/>
            <w:bottom w:val="none" w:sz="0" w:space="0" w:color="auto"/>
            <w:right w:val="none" w:sz="0" w:space="0" w:color="auto"/>
          </w:divBdr>
        </w:div>
        <w:div w:id="1613898346">
          <w:marLeft w:val="640"/>
          <w:marRight w:val="0"/>
          <w:marTop w:val="0"/>
          <w:marBottom w:val="0"/>
          <w:divBdr>
            <w:top w:val="none" w:sz="0" w:space="0" w:color="auto"/>
            <w:left w:val="none" w:sz="0" w:space="0" w:color="auto"/>
            <w:bottom w:val="none" w:sz="0" w:space="0" w:color="auto"/>
            <w:right w:val="none" w:sz="0" w:space="0" w:color="auto"/>
          </w:divBdr>
        </w:div>
        <w:div w:id="1297837011">
          <w:marLeft w:val="640"/>
          <w:marRight w:val="0"/>
          <w:marTop w:val="0"/>
          <w:marBottom w:val="0"/>
          <w:divBdr>
            <w:top w:val="none" w:sz="0" w:space="0" w:color="auto"/>
            <w:left w:val="none" w:sz="0" w:space="0" w:color="auto"/>
            <w:bottom w:val="none" w:sz="0" w:space="0" w:color="auto"/>
            <w:right w:val="none" w:sz="0" w:space="0" w:color="auto"/>
          </w:divBdr>
        </w:div>
        <w:div w:id="440801359">
          <w:marLeft w:val="640"/>
          <w:marRight w:val="0"/>
          <w:marTop w:val="0"/>
          <w:marBottom w:val="0"/>
          <w:divBdr>
            <w:top w:val="none" w:sz="0" w:space="0" w:color="auto"/>
            <w:left w:val="none" w:sz="0" w:space="0" w:color="auto"/>
            <w:bottom w:val="none" w:sz="0" w:space="0" w:color="auto"/>
            <w:right w:val="none" w:sz="0" w:space="0" w:color="auto"/>
          </w:divBdr>
        </w:div>
        <w:div w:id="308480512">
          <w:marLeft w:val="640"/>
          <w:marRight w:val="0"/>
          <w:marTop w:val="0"/>
          <w:marBottom w:val="0"/>
          <w:divBdr>
            <w:top w:val="none" w:sz="0" w:space="0" w:color="auto"/>
            <w:left w:val="none" w:sz="0" w:space="0" w:color="auto"/>
            <w:bottom w:val="none" w:sz="0" w:space="0" w:color="auto"/>
            <w:right w:val="none" w:sz="0" w:space="0" w:color="auto"/>
          </w:divBdr>
        </w:div>
        <w:div w:id="697125478">
          <w:marLeft w:val="640"/>
          <w:marRight w:val="0"/>
          <w:marTop w:val="0"/>
          <w:marBottom w:val="0"/>
          <w:divBdr>
            <w:top w:val="none" w:sz="0" w:space="0" w:color="auto"/>
            <w:left w:val="none" w:sz="0" w:space="0" w:color="auto"/>
            <w:bottom w:val="none" w:sz="0" w:space="0" w:color="auto"/>
            <w:right w:val="none" w:sz="0" w:space="0" w:color="auto"/>
          </w:divBdr>
        </w:div>
        <w:div w:id="1212309524">
          <w:marLeft w:val="640"/>
          <w:marRight w:val="0"/>
          <w:marTop w:val="0"/>
          <w:marBottom w:val="0"/>
          <w:divBdr>
            <w:top w:val="none" w:sz="0" w:space="0" w:color="auto"/>
            <w:left w:val="none" w:sz="0" w:space="0" w:color="auto"/>
            <w:bottom w:val="none" w:sz="0" w:space="0" w:color="auto"/>
            <w:right w:val="none" w:sz="0" w:space="0" w:color="auto"/>
          </w:divBdr>
        </w:div>
        <w:div w:id="1986202999">
          <w:marLeft w:val="640"/>
          <w:marRight w:val="0"/>
          <w:marTop w:val="0"/>
          <w:marBottom w:val="0"/>
          <w:divBdr>
            <w:top w:val="none" w:sz="0" w:space="0" w:color="auto"/>
            <w:left w:val="none" w:sz="0" w:space="0" w:color="auto"/>
            <w:bottom w:val="none" w:sz="0" w:space="0" w:color="auto"/>
            <w:right w:val="none" w:sz="0" w:space="0" w:color="auto"/>
          </w:divBdr>
        </w:div>
        <w:div w:id="550724491">
          <w:marLeft w:val="640"/>
          <w:marRight w:val="0"/>
          <w:marTop w:val="0"/>
          <w:marBottom w:val="0"/>
          <w:divBdr>
            <w:top w:val="none" w:sz="0" w:space="0" w:color="auto"/>
            <w:left w:val="none" w:sz="0" w:space="0" w:color="auto"/>
            <w:bottom w:val="none" w:sz="0" w:space="0" w:color="auto"/>
            <w:right w:val="none" w:sz="0" w:space="0" w:color="auto"/>
          </w:divBdr>
        </w:div>
        <w:div w:id="1849099066">
          <w:marLeft w:val="640"/>
          <w:marRight w:val="0"/>
          <w:marTop w:val="0"/>
          <w:marBottom w:val="0"/>
          <w:divBdr>
            <w:top w:val="none" w:sz="0" w:space="0" w:color="auto"/>
            <w:left w:val="none" w:sz="0" w:space="0" w:color="auto"/>
            <w:bottom w:val="none" w:sz="0" w:space="0" w:color="auto"/>
            <w:right w:val="none" w:sz="0" w:space="0" w:color="auto"/>
          </w:divBdr>
        </w:div>
        <w:div w:id="1106773954">
          <w:marLeft w:val="640"/>
          <w:marRight w:val="0"/>
          <w:marTop w:val="0"/>
          <w:marBottom w:val="0"/>
          <w:divBdr>
            <w:top w:val="none" w:sz="0" w:space="0" w:color="auto"/>
            <w:left w:val="none" w:sz="0" w:space="0" w:color="auto"/>
            <w:bottom w:val="none" w:sz="0" w:space="0" w:color="auto"/>
            <w:right w:val="none" w:sz="0" w:space="0" w:color="auto"/>
          </w:divBdr>
        </w:div>
        <w:div w:id="911550584">
          <w:marLeft w:val="640"/>
          <w:marRight w:val="0"/>
          <w:marTop w:val="0"/>
          <w:marBottom w:val="0"/>
          <w:divBdr>
            <w:top w:val="none" w:sz="0" w:space="0" w:color="auto"/>
            <w:left w:val="none" w:sz="0" w:space="0" w:color="auto"/>
            <w:bottom w:val="none" w:sz="0" w:space="0" w:color="auto"/>
            <w:right w:val="none" w:sz="0" w:space="0" w:color="auto"/>
          </w:divBdr>
        </w:div>
        <w:div w:id="657854345">
          <w:marLeft w:val="640"/>
          <w:marRight w:val="0"/>
          <w:marTop w:val="0"/>
          <w:marBottom w:val="0"/>
          <w:divBdr>
            <w:top w:val="none" w:sz="0" w:space="0" w:color="auto"/>
            <w:left w:val="none" w:sz="0" w:space="0" w:color="auto"/>
            <w:bottom w:val="none" w:sz="0" w:space="0" w:color="auto"/>
            <w:right w:val="none" w:sz="0" w:space="0" w:color="auto"/>
          </w:divBdr>
        </w:div>
        <w:div w:id="293099243">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4222267">
      <w:bodyDiv w:val="1"/>
      <w:marLeft w:val="0"/>
      <w:marRight w:val="0"/>
      <w:marTop w:val="0"/>
      <w:marBottom w:val="0"/>
      <w:divBdr>
        <w:top w:val="none" w:sz="0" w:space="0" w:color="auto"/>
        <w:left w:val="none" w:sz="0" w:space="0" w:color="auto"/>
        <w:bottom w:val="none" w:sz="0" w:space="0" w:color="auto"/>
        <w:right w:val="none" w:sz="0" w:space="0" w:color="auto"/>
      </w:divBdr>
      <w:divsChild>
        <w:div w:id="1009451683">
          <w:marLeft w:val="640"/>
          <w:marRight w:val="0"/>
          <w:marTop w:val="0"/>
          <w:marBottom w:val="0"/>
          <w:divBdr>
            <w:top w:val="none" w:sz="0" w:space="0" w:color="auto"/>
            <w:left w:val="none" w:sz="0" w:space="0" w:color="auto"/>
            <w:bottom w:val="none" w:sz="0" w:space="0" w:color="auto"/>
            <w:right w:val="none" w:sz="0" w:space="0" w:color="auto"/>
          </w:divBdr>
        </w:div>
        <w:div w:id="564267175">
          <w:marLeft w:val="640"/>
          <w:marRight w:val="0"/>
          <w:marTop w:val="0"/>
          <w:marBottom w:val="0"/>
          <w:divBdr>
            <w:top w:val="none" w:sz="0" w:space="0" w:color="auto"/>
            <w:left w:val="none" w:sz="0" w:space="0" w:color="auto"/>
            <w:bottom w:val="none" w:sz="0" w:space="0" w:color="auto"/>
            <w:right w:val="none" w:sz="0" w:space="0" w:color="auto"/>
          </w:divBdr>
        </w:div>
        <w:div w:id="1795253343">
          <w:marLeft w:val="640"/>
          <w:marRight w:val="0"/>
          <w:marTop w:val="0"/>
          <w:marBottom w:val="0"/>
          <w:divBdr>
            <w:top w:val="none" w:sz="0" w:space="0" w:color="auto"/>
            <w:left w:val="none" w:sz="0" w:space="0" w:color="auto"/>
            <w:bottom w:val="none" w:sz="0" w:space="0" w:color="auto"/>
            <w:right w:val="none" w:sz="0" w:space="0" w:color="auto"/>
          </w:divBdr>
        </w:div>
        <w:div w:id="686829798">
          <w:marLeft w:val="640"/>
          <w:marRight w:val="0"/>
          <w:marTop w:val="0"/>
          <w:marBottom w:val="0"/>
          <w:divBdr>
            <w:top w:val="none" w:sz="0" w:space="0" w:color="auto"/>
            <w:left w:val="none" w:sz="0" w:space="0" w:color="auto"/>
            <w:bottom w:val="none" w:sz="0" w:space="0" w:color="auto"/>
            <w:right w:val="none" w:sz="0" w:space="0" w:color="auto"/>
          </w:divBdr>
        </w:div>
        <w:div w:id="19399233">
          <w:marLeft w:val="640"/>
          <w:marRight w:val="0"/>
          <w:marTop w:val="0"/>
          <w:marBottom w:val="0"/>
          <w:divBdr>
            <w:top w:val="none" w:sz="0" w:space="0" w:color="auto"/>
            <w:left w:val="none" w:sz="0" w:space="0" w:color="auto"/>
            <w:bottom w:val="none" w:sz="0" w:space="0" w:color="auto"/>
            <w:right w:val="none" w:sz="0" w:space="0" w:color="auto"/>
          </w:divBdr>
        </w:div>
        <w:div w:id="108477322">
          <w:marLeft w:val="640"/>
          <w:marRight w:val="0"/>
          <w:marTop w:val="0"/>
          <w:marBottom w:val="0"/>
          <w:divBdr>
            <w:top w:val="none" w:sz="0" w:space="0" w:color="auto"/>
            <w:left w:val="none" w:sz="0" w:space="0" w:color="auto"/>
            <w:bottom w:val="none" w:sz="0" w:space="0" w:color="auto"/>
            <w:right w:val="none" w:sz="0" w:space="0" w:color="auto"/>
          </w:divBdr>
        </w:div>
        <w:div w:id="701201218">
          <w:marLeft w:val="640"/>
          <w:marRight w:val="0"/>
          <w:marTop w:val="0"/>
          <w:marBottom w:val="0"/>
          <w:divBdr>
            <w:top w:val="none" w:sz="0" w:space="0" w:color="auto"/>
            <w:left w:val="none" w:sz="0" w:space="0" w:color="auto"/>
            <w:bottom w:val="none" w:sz="0" w:space="0" w:color="auto"/>
            <w:right w:val="none" w:sz="0" w:space="0" w:color="auto"/>
          </w:divBdr>
        </w:div>
        <w:div w:id="792022311">
          <w:marLeft w:val="640"/>
          <w:marRight w:val="0"/>
          <w:marTop w:val="0"/>
          <w:marBottom w:val="0"/>
          <w:divBdr>
            <w:top w:val="none" w:sz="0" w:space="0" w:color="auto"/>
            <w:left w:val="none" w:sz="0" w:space="0" w:color="auto"/>
            <w:bottom w:val="none" w:sz="0" w:space="0" w:color="auto"/>
            <w:right w:val="none" w:sz="0" w:space="0" w:color="auto"/>
          </w:divBdr>
        </w:div>
        <w:div w:id="21978716">
          <w:marLeft w:val="640"/>
          <w:marRight w:val="0"/>
          <w:marTop w:val="0"/>
          <w:marBottom w:val="0"/>
          <w:divBdr>
            <w:top w:val="none" w:sz="0" w:space="0" w:color="auto"/>
            <w:left w:val="none" w:sz="0" w:space="0" w:color="auto"/>
            <w:bottom w:val="none" w:sz="0" w:space="0" w:color="auto"/>
            <w:right w:val="none" w:sz="0" w:space="0" w:color="auto"/>
          </w:divBdr>
        </w:div>
        <w:div w:id="585502857">
          <w:marLeft w:val="640"/>
          <w:marRight w:val="0"/>
          <w:marTop w:val="0"/>
          <w:marBottom w:val="0"/>
          <w:divBdr>
            <w:top w:val="none" w:sz="0" w:space="0" w:color="auto"/>
            <w:left w:val="none" w:sz="0" w:space="0" w:color="auto"/>
            <w:bottom w:val="none" w:sz="0" w:space="0" w:color="auto"/>
            <w:right w:val="none" w:sz="0" w:space="0" w:color="auto"/>
          </w:divBdr>
        </w:div>
        <w:div w:id="1615819509">
          <w:marLeft w:val="640"/>
          <w:marRight w:val="0"/>
          <w:marTop w:val="0"/>
          <w:marBottom w:val="0"/>
          <w:divBdr>
            <w:top w:val="none" w:sz="0" w:space="0" w:color="auto"/>
            <w:left w:val="none" w:sz="0" w:space="0" w:color="auto"/>
            <w:bottom w:val="none" w:sz="0" w:space="0" w:color="auto"/>
            <w:right w:val="none" w:sz="0" w:space="0" w:color="auto"/>
          </w:divBdr>
        </w:div>
        <w:div w:id="1561361501">
          <w:marLeft w:val="640"/>
          <w:marRight w:val="0"/>
          <w:marTop w:val="0"/>
          <w:marBottom w:val="0"/>
          <w:divBdr>
            <w:top w:val="none" w:sz="0" w:space="0" w:color="auto"/>
            <w:left w:val="none" w:sz="0" w:space="0" w:color="auto"/>
            <w:bottom w:val="none" w:sz="0" w:space="0" w:color="auto"/>
            <w:right w:val="none" w:sz="0" w:space="0" w:color="auto"/>
          </w:divBdr>
        </w:div>
        <w:div w:id="821123418">
          <w:marLeft w:val="640"/>
          <w:marRight w:val="0"/>
          <w:marTop w:val="0"/>
          <w:marBottom w:val="0"/>
          <w:divBdr>
            <w:top w:val="none" w:sz="0" w:space="0" w:color="auto"/>
            <w:left w:val="none" w:sz="0" w:space="0" w:color="auto"/>
            <w:bottom w:val="none" w:sz="0" w:space="0" w:color="auto"/>
            <w:right w:val="none" w:sz="0" w:space="0" w:color="auto"/>
          </w:divBdr>
        </w:div>
        <w:div w:id="1643197938">
          <w:marLeft w:val="640"/>
          <w:marRight w:val="0"/>
          <w:marTop w:val="0"/>
          <w:marBottom w:val="0"/>
          <w:divBdr>
            <w:top w:val="none" w:sz="0" w:space="0" w:color="auto"/>
            <w:left w:val="none" w:sz="0" w:space="0" w:color="auto"/>
            <w:bottom w:val="none" w:sz="0" w:space="0" w:color="auto"/>
            <w:right w:val="none" w:sz="0" w:space="0" w:color="auto"/>
          </w:divBdr>
        </w:div>
        <w:div w:id="179782990">
          <w:marLeft w:val="640"/>
          <w:marRight w:val="0"/>
          <w:marTop w:val="0"/>
          <w:marBottom w:val="0"/>
          <w:divBdr>
            <w:top w:val="none" w:sz="0" w:space="0" w:color="auto"/>
            <w:left w:val="none" w:sz="0" w:space="0" w:color="auto"/>
            <w:bottom w:val="none" w:sz="0" w:space="0" w:color="auto"/>
            <w:right w:val="none" w:sz="0" w:space="0" w:color="auto"/>
          </w:divBdr>
        </w:div>
        <w:div w:id="1648315689">
          <w:marLeft w:val="640"/>
          <w:marRight w:val="0"/>
          <w:marTop w:val="0"/>
          <w:marBottom w:val="0"/>
          <w:divBdr>
            <w:top w:val="none" w:sz="0" w:space="0" w:color="auto"/>
            <w:left w:val="none" w:sz="0" w:space="0" w:color="auto"/>
            <w:bottom w:val="none" w:sz="0" w:space="0" w:color="auto"/>
            <w:right w:val="none" w:sz="0" w:space="0" w:color="auto"/>
          </w:divBdr>
        </w:div>
        <w:div w:id="942615377">
          <w:marLeft w:val="640"/>
          <w:marRight w:val="0"/>
          <w:marTop w:val="0"/>
          <w:marBottom w:val="0"/>
          <w:divBdr>
            <w:top w:val="none" w:sz="0" w:space="0" w:color="auto"/>
            <w:left w:val="none" w:sz="0" w:space="0" w:color="auto"/>
            <w:bottom w:val="none" w:sz="0" w:space="0" w:color="auto"/>
            <w:right w:val="none" w:sz="0" w:space="0" w:color="auto"/>
          </w:divBdr>
        </w:div>
        <w:div w:id="1583491949">
          <w:marLeft w:val="640"/>
          <w:marRight w:val="0"/>
          <w:marTop w:val="0"/>
          <w:marBottom w:val="0"/>
          <w:divBdr>
            <w:top w:val="none" w:sz="0" w:space="0" w:color="auto"/>
            <w:left w:val="none" w:sz="0" w:space="0" w:color="auto"/>
            <w:bottom w:val="none" w:sz="0" w:space="0" w:color="auto"/>
            <w:right w:val="none" w:sz="0" w:space="0" w:color="auto"/>
          </w:divBdr>
        </w:div>
        <w:div w:id="367222154">
          <w:marLeft w:val="640"/>
          <w:marRight w:val="0"/>
          <w:marTop w:val="0"/>
          <w:marBottom w:val="0"/>
          <w:divBdr>
            <w:top w:val="none" w:sz="0" w:space="0" w:color="auto"/>
            <w:left w:val="none" w:sz="0" w:space="0" w:color="auto"/>
            <w:bottom w:val="none" w:sz="0" w:space="0" w:color="auto"/>
            <w:right w:val="none" w:sz="0" w:space="0" w:color="auto"/>
          </w:divBdr>
        </w:div>
        <w:div w:id="477261791">
          <w:marLeft w:val="640"/>
          <w:marRight w:val="0"/>
          <w:marTop w:val="0"/>
          <w:marBottom w:val="0"/>
          <w:divBdr>
            <w:top w:val="none" w:sz="0" w:space="0" w:color="auto"/>
            <w:left w:val="none" w:sz="0" w:space="0" w:color="auto"/>
            <w:bottom w:val="none" w:sz="0" w:space="0" w:color="auto"/>
            <w:right w:val="none" w:sz="0" w:space="0" w:color="auto"/>
          </w:divBdr>
        </w:div>
        <w:div w:id="1928608322">
          <w:marLeft w:val="640"/>
          <w:marRight w:val="0"/>
          <w:marTop w:val="0"/>
          <w:marBottom w:val="0"/>
          <w:divBdr>
            <w:top w:val="none" w:sz="0" w:space="0" w:color="auto"/>
            <w:left w:val="none" w:sz="0" w:space="0" w:color="auto"/>
            <w:bottom w:val="none" w:sz="0" w:space="0" w:color="auto"/>
            <w:right w:val="none" w:sz="0" w:space="0" w:color="auto"/>
          </w:divBdr>
        </w:div>
        <w:div w:id="250744438">
          <w:marLeft w:val="640"/>
          <w:marRight w:val="0"/>
          <w:marTop w:val="0"/>
          <w:marBottom w:val="0"/>
          <w:divBdr>
            <w:top w:val="none" w:sz="0" w:space="0" w:color="auto"/>
            <w:left w:val="none" w:sz="0" w:space="0" w:color="auto"/>
            <w:bottom w:val="none" w:sz="0" w:space="0" w:color="auto"/>
            <w:right w:val="none" w:sz="0" w:space="0" w:color="auto"/>
          </w:divBdr>
        </w:div>
        <w:div w:id="1558514228">
          <w:marLeft w:val="640"/>
          <w:marRight w:val="0"/>
          <w:marTop w:val="0"/>
          <w:marBottom w:val="0"/>
          <w:divBdr>
            <w:top w:val="none" w:sz="0" w:space="0" w:color="auto"/>
            <w:left w:val="none" w:sz="0" w:space="0" w:color="auto"/>
            <w:bottom w:val="none" w:sz="0" w:space="0" w:color="auto"/>
            <w:right w:val="none" w:sz="0" w:space="0" w:color="auto"/>
          </w:divBdr>
        </w:div>
        <w:div w:id="1981693277">
          <w:marLeft w:val="640"/>
          <w:marRight w:val="0"/>
          <w:marTop w:val="0"/>
          <w:marBottom w:val="0"/>
          <w:divBdr>
            <w:top w:val="none" w:sz="0" w:space="0" w:color="auto"/>
            <w:left w:val="none" w:sz="0" w:space="0" w:color="auto"/>
            <w:bottom w:val="none" w:sz="0" w:space="0" w:color="auto"/>
            <w:right w:val="none" w:sz="0" w:space="0" w:color="auto"/>
          </w:divBdr>
        </w:div>
        <w:div w:id="1002510958">
          <w:marLeft w:val="640"/>
          <w:marRight w:val="0"/>
          <w:marTop w:val="0"/>
          <w:marBottom w:val="0"/>
          <w:divBdr>
            <w:top w:val="none" w:sz="0" w:space="0" w:color="auto"/>
            <w:left w:val="none" w:sz="0" w:space="0" w:color="auto"/>
            <w:bottom w:val="none" w:sz="0" w:space="0" w:color="auto"/>
            <w:right w:val="none" w:sz="0" w:space="0" w:color="auto"/>
          </w:divBdr>
        </w:div>
        <w:div w:id="79570523">
          <w:marLeft w:val="640"/>
          <w:marRight w:val="0"/>
          <w:marTop w:val="0"/>
          <w:marBottom w:val="0"/>
          <w:divBdr>
            <w:top w:val="none" w:sz="0" w:space="0" w:color="auto"/>
            <w:left w:val="none" w:sz="0" w:space="0" w:color="auto"/>
            <w:bottom w:val="none" w:sz="0" w:space="0" w:color="auto"/>
            <w:right w:val="none" w:sz="0" w:space="0" w:color="auto"/>
          </w:divBdr>
        </w:div>
        <w:div w:id="211771360">
          <w:marLeft w:val="640"/>
          <w:marRight w:val="0"/>
          <w:marTop w:val="0"/>
          <w:marBottom w:val="0"/>
          <w:divBdr>
            <w:top w:val="none" w:sz="0" w:space="0" w:color="auto"/>
            <w:left w:val="none" w:sz="0" w:space="0" w:color="auto"/>
            <w:bottom w:val="none" w:sz="0" w:space="0" w:color="auto"/>
            <w:right w:val="none" w:sz="0" w:space="0" w:color="auto"/>
          </w:divBdr>
        </w:div>
        <w:div w:id="1155948966">
          <w:marLeft w:val="640"/>
          <w:marRight w:val="0"/>
          <w:marTop w:val="0"/>
          <w:marBottom w:val="0"/>
          <w:divBdr>
            <w:top w:val="none" w:sz="0" w:space="0" w:color="auto"/>
            <w:left w:val="none" w:sz="0" w:space="0" w:color="auto"/>
            <w:bottom w:val="none" w:sz="0" w:space="0" w:color="auto"/>
            <w:right w:val="none" w:sz="0" w:space="0" w:color="auto"/>
          </w:divBdr>
        </w:div>
        <w:div w:id="1170606735">
          <w:marLeft w:val="640"/>
          <w:marRight w:val="0"/>
          <w:marTop w:val="0"/>
          <w:marBottom w:val="0"/>
          <w:divBdr>
            <w:top w:val="none" w:sz="0" w:space="0" w:color="auto"/>
            <w:left w:val="none" w:sz="0" w:space="0" w:color="auto"/>
            <w:bottom w:val="none" w:sz="0" w:space="0" w:color="auto"/>
            <w:right w:val="none" w:sz="0" w:space="0" w:color="auto"/>
          </w:divBdr>
        </w:div>
        <w:div w:id="749347598">
          <w:marLeft w:val="640"/>
          <w:marRight w:val="0"/>
          <w:marTop w:val="0"/>
          <w:marBottom w:val="0"/>
          <w:divBdr>
            <w:top w:val="none" w:sz="0" w:space="0" w:color="auto"/>
            <w:left w:val="none" w:sz="0" w:space="0" w:color="auto"/>
            <w:bottom w:val="none" w:sz="0" w:space="0" w:color="auto"/>
            <w:right w:val="none" w:sz="0" w:space="0" w:color="auto"/>
          </w:divBdr>
        </w:div>
        <w:div w:id="1648054314">
          <w:marLeft w:val="640"/>
          <w:marRight w:val="0"/>
          <w:marTop w:val="0"/>
          <w:marBottom w:val="0"/>
          <w:divBdr>
            <w:top w:val="none" w:sz="0" w:space="0" w:color="auto"/>
            <w:left w:val="none" w:sz="0" w:space="0" w:color="auto"/>
            <w:bottom w:val="none" w:sz="0" w:space="0" w:color="auto"/>
            <w:right w:val="none" w:sz="0" w:space="0" w:color="auto"/>
          </w:divBdr>
        </w:div>
        <w:div w:id="1880118350">
          <w:marLeft w:val="640"/>
          <w:marRight w:val="0"/>
          <w:marTop w:val="0"/>
          <w:marBottom w:val="0"/>
          <w:divBdr>
            <w:top w:val="none" w:sz="0" w:space="0" w:color="auto"/>
            <w:left w:val="none" w:sz="0" w:space="0" w:color="auto"/>
            <w:bottom w:val="none" w:sz="0" w:space="0" w:color="auto"/>
            <w:right w:val="none" w:sz="0" w:space="0" w:color="auto"/>
          </w:divBdr>
        </w:div>
        <w:div w:id="1740396105">
          <w:marLeft w:val="640"/>
          <w:marRight w:val="0"/>
          <w:marTop w:val="0"/>
          <w:marBottom w:val="0"/>
          <w:divBdr>
            <w:top w:val="none" w:sz="0" w:space="0" w:color="auto"/>
            <w:left w:val="none" w:sz="0" w:space="0" w:color="auto"/>
            <w:bottom w:val="none" w:sz="0" w:space="0" w:color="auto"/>
            <w:right w:val="none" w:sz="0" w:space="0" w:color="auto"/>
          </w:divBdr>
        </w:div>
        <w:div w:id="1470587151">
          <w:marLeft w:val="640"/>
          <w:marRight w:val="0"/>
          <w:marTop w:val="0"/>
          <w:marBottom w:val="0"/>
          <w:divBdr>
            <w:top w:val="none" w:sz="0" w:space="0" w:color="auto"/>
            <w:left w:val="none" w:sz="0" w:space="0" w:color="auto"/>
            <w:bottom w:val="none" w:sz="0" w:space="0" w:color="auto"/>
            <w:right w:val="none" w:sz="0" w:space="0" w:color="auto"/>
          </w:divBdr>
        </w:div>
        <w:div w:id="403796858">
          <w:marLeft w:val="640"/>
          <w:marRight w:val="0"/>
          <w:marTop w:val="0"/>
          <w:marBottom w:val="0"/>
          <w:divBdr>
            <w:top w:val="none" w:sz="0" w:space="0" w:color="auto"/>
            <w:left w:val="none" w:sz="0" w:space="0" w:color="auto"/>
            <w:bottom w:val="none" w:sz="0" w:space="0" w:color="auto"/>
            <w:right w:val="none" w:sz="0" w:space="0" w:color="auto"/>
          </w:divBdr>
        </w:div>
        <w:div w:id="989136846">
          <w:marLeft w:val="640"/>
          <w:marRight w:val="0"/>
          <w:marTop w:val="0"/>
          <w:marBottom w:val="0"/>
          <w:divBdr>
            <w:top w:val="none" w:sz="0" w:space="0" w:color="auto"/>
            <w:left w:val="none" w:sz="0" w:space="0" w:color="auto"/>
            <w:bottom w:val="none" w:sz="0" w:space="0" w:color="auto"/>
            <w:right w:val="none" w:sz="0" w:space="0" w:color="auto"/>
          </w:divBdr>
        </w:div>
        <w:div w:id="1700887179">
          <w:marLeft w:val="640"/>
          <w:marRight w:val="0"/>
          <w:marTop w:val="0"/>
          <w:marBottom w:val="0"/>
          <w:divBdr>
            <w:top w:val="none" w:sz="0" w:space="0" w:color="auto"/>
            <w:left w:val="none" w:sz="0" w:space="0" w:color="auto"/>
            <w:bottom w:val="none" w:sz="0" w:space="0" w:color="auto"/>
            <w:right w:val="none" w:sz="0" w:space="0" w:color="auto"/>
          </w:divBdr>
        </w:div>
        <w:div w:id="1543639384">
          <w:marLeft w:val="640"/>
          <w:marRight w:val="0"/>
          <w:marTop w:val="0"/>
          <w:marBottom w:val="0"/>
          <w:divBdr>
            <w:top w:val="none" w:sz="0" w:space="0" w:color="auto"/>
            <w:left w:val="none" w:sz="0" w:space="0" w:color="auto"/>
            <w:bottom w:val="none" w:sz="0" w:space="0" w:color="auto"/>
            <w:right w:val="none" w:sz="0" w:space="0" w:color="auto"/>
          </w:divBdr>
        </w:div>
        <w:div w:id="1740862930">
          <w:marLeft w:val="640"/>
          <w:marRight w:val="0"/>
          <w:marTop w:val="0"/>
          <w:marBottom w:val="0"/>
          <w:divBdr>
            <w:top w:val="none" w:sz="0" w:space="0" w:color="auto"/>
            <w:left w:val="none" w:sz="0" w:space="0" w:color="auto"/>
            <w:bottom w:val="none" w:sz="0" w:space="0" w:color="auto"/>
            <w:right w:val="none" w:sz="0" w:space="0" w:color="auto"/>
          </w:divBdr>
        </w:div>
        <w:div w:id="894043032">
          <w:marLeft w:val="640"/>
          <w:marRight w:val="0"/>
          <w:marTop w:val="0"/>
          <w:marBottom w:val="0"/>
          <w:divBdr>
            <w:top w:val="none" w:sz="0" w:space="0" w:color="auto"/>
            <w:left w:val="none" w:sz="0" w:space="0" w:color="auto"/>
            <w:bottom w:val="none" w:sz="0" w:space="0" w:color="auto"/>
            <w:right w:val="none" w:sz="0" w:space="0" w:color="auto"/>
          </w:divBdr>
        </w:div>
        <w:div w:id="2013796292">
          <w:marLeft w:val="640"/>
          <w:marRight w:val="0"/>
          <w:marTop w:val="0"/>
          <w:marBottom w:val="0"/>
          <w:divBdr>
            <w:top w:val="none" w:sz="0" w:space="0" w:color="auto"/>
            <w:left w:val="none" w:sz="0" w:space="0" w:color="auto"/>
            <w:bottom w:val="none" w:sz="0" w:space="0" w:color="auto"/>
            <w:right w:val="none" w:sz="0" w:space="0" w:color="auto"/>
          </w:divBdr>
        </w:div>
        <w:div w:id="1518732940">
          <w:marLeft w:val="640"/>
          <w:marRight w:val="0"/>
          <w:marTop w:val="0"/>
          <w:marBottom w:val="0"/>
          <w:divBdr>
            <w:top w:val="none" w:sz="0" w:space="0" w:color="auto"/>
            <w:left w:val="none" w:sz="0" w:space="0" w:color="auto"/>
            <w:bottom w:val="none" w:sz="0" w:space="0" w:color="auto"/>
            <w:right w:val="none" w:sz="0" w:space="0" w:color="auto"/>
          </w:divBdr>
        </w:div>
        <w:div w:id="1035546011">
          <w:marLeft w:val="640"/>
          <w:marRight w:val="0"/>
          <w:marTop w:val="0"/>
          <w:marBottom w:val="0"/>
          <w:divBdr>
            <w:top w:val="none" w:sz="0" w:space="0" w:color="auto"/>
            <w:left w:val="none" w:sz="0" w:space="0" w:color="auto"/>
            <w:bottom w:val="none" w:sz="0" w:space="0" w:color="auto"/>
            <w:right w:val="none" w:sz="0" w:space="0" w:color="auto"/>
          </w:divBdr>
        </w:div>
        <w:div w:id="400832531">
          <w:marLeft w:val="640"/>
          <w:marRight w:val="0"/>
          <w:marTop w:val="0"/>
          <w:marBottom w:val="0"/>
          <w:divBdr>
            <w:top w:val="none" w:sz="0" w:space="0" w:color="auto"/>
            <w:left w:val="none" w:sz="0" w:space="0" w:color="auto"/>
            <w:bottom w:val="none" w:sz="0" w:space="0" w:color="auto"/>
            <w:right w:val="none" w:sz="0" w:space="0" w:color="auto"/>
          </w:divBdr>
        </w:div>
        <w:div w:id="1431438196">
          <w:marLeft w:val="640"/>
          <w:marRight w:val="0"/>
          <w:marTop w:val="0"/>
          <w:marBottom w:val="0"/>
          <w:divBdr>
            <w:top w:val="none" w:sz="0" w:space="0" w:color="auto"/>
            <w:left w:val="none" w:sz="0" w:space="0" w:color="auto"/>
            <w:bottom w:val="none" w:sz="0" w:space="0" w:color="auto"/>
            <w:right w:val="none" w:sz="0" w:space="0" w:color="auto"/>
          </w:divBdr>
        </w:div>
        <w:div w:id="2102679952">
          <w:marLeft w:val="640"/>
          <w:marRight w:val="0"/>
          <w:marTop w:val="0"/>
          <w:marBottom w:val="0"/>
          <w:divBdr>
            <w:top w:val="none" w:sz="0" w:space="0" w:color="auto"/>
            <w:left w:val="none" w:sz="0" w:space="0" w:color="auto"/>
            <w:bottom w:val="none" w:sz="0" w:space="0" w:color="auto"/>
            <w:right w:val="none" w:sz="0" w:space="0" w:color="auto"/>
          </w:divBdr>
        </w:div>
        <w:div w:id="252863061">
          <w:marLeft w:val="640"/>
          <w:marRight w:val="0"/>
          <w:marTop w:val="0"/>
          <w:marBottom w:val="0"/>
          <w:divBdr>
            <w:top w:val="none" w:sz="0" w:space="0" w:color="auto"/>
            <w:left w:val="none" w:sz="0" w:space="0" w:color="auto"/>
            <w:bottom w:val="none" w:sz="0" w:space="0" w:color="auto"/>
            <w:right w:val="none" w:sz="0" w:space="0" w:color="auto"/>
          </w:divBdr>
        </w:div>
        <w:div w:id="2002468845">
          <w:marLeft w:val="640"/>
          <w:marRight w:val="0"/>
          <w:marTop w:val="0"/>
          <w:marBottom w:val="0"/>
          <w:divBdr>
            <w:top w:val="none" w:sz="0" w:space="0" w:color="auto"/>
            <w:left w:val="none" w:sz="0" w:space="0" w:color="auto"/>
            <w:bottom w:val="none" w:sz="0" w:space="0" w:color="auto"/>
            <w:right w:val="none" w:sz="0" w:space="0" w:color="auto"/>
          </w:divBdr>
        </w:div>
        <w:div w:id="2034963200">
          <w:marLeft w:val="640"/>
          <w:marRight w:val="0"/>
          <w:marTop w:val="0"/>
          <w:marBottom w:val="0"/>
          <w:divBdr>
            <w:top w:val="none" w:sz="0" w:space="0" w:color="auto"/>
            <w:left w:val="none" w:sz="0" w:space="0" w:color="auto"/>
            <w:bottom w:val="none" w:sz="0" w:space="0" w:color="auto"/>
            <w:right w:val="none" w:sz="0" w:space="0" w:color="auto"/>
          </w:divBdr>
        </w:div>
        <w:div w:id="2058430823">
          <w:marLeft w:val="640"/>
          <w:marRight w:val="0"/>
          <w:marTop w:val="0"/>
          <w:marBottom w:val="0"/>
          <w:divBdr>
            <w:top w:val="none" w:sz="0" w:space="0" w:color="auto"/>
            <w:left w:val="none" w:sz="0" w:space="0" w:color="auto"/>
            <w:bottom w:val="none" w:sz="0" w:space="0" w:color="auto"/>
            <w:right w:val="none" w:sz="0" w:space="0" w:color="auto"/>
          </w:divBdr>
        </w:div>
        <w:div w:id="1841894638">
          <w:marLeft w:val="640"/>
          <w:marRight w:val="0"/>
          <w:marTop w:val="0"/>
          <w:marBottom w:val="0"/>
          <w:divBdr>
            <w:top w:val="none" w:sz="0" w:space="0" w:color="auto"/>
            <w:left w:val="none" w:sz="0" w:space="0" w:color="auto"/>
            <w:bottom w:val="none" w:sz="0" w:space="0" w:color="auto"/>
            <w:right w:val="none" w:sz="0" w:space="0" w:color="auto"/>
          </w:divBdr>
        </w:div>
        <w:div w:id="194195313">
          <w:marLeft w:val="640"/>
          <w:marRight w:val="0"/>
          <w:marTop w:val="0"/>
          <w:marBottom w:val="0"/>
          <w:divBdr>
            <w:top w:val="none" w:sz="0" w:space="0" w:color="auto"/>
            <w:left w:val="none" w:sz="0" w:space="0" w:color="auto"/>
            <w:bottom w:val="none" w:sz="0" w:space="0" w:color="auto"/>
            <w:right w:val="none" w:sz="0" w:space="0" w:color="auto"/>
          </w:divBdr>
        </w:div>
        <w:div w:id="268129046">
          <w:marLeft w:val="640"/>
          <w:marRight w:val="0"/>
          <w:marTop w:val="0"/>
          <w:marBottom w:val="0"/>
          <w:divBdr>
            <w:top w:val="none" w:sz="0" w:space="0" w:color="auto"/>
            <w:left w:val="none" w:sz="0" w:space="0" w:color="auto"/>
            <w:bottom w:val="none" w:sz="0" w:space="0" w:color="auto"/>
            <w:right w:val="none" w:sz="0" w:space="0" w:color="auto"/>
          </w:divBdr>
        </w:div>
        <w:div w:id="356665510">
          <w:marLeft w:val="640"/>
          <w:marRight w:val="0"/>
          <w:marTop w:val="0"/>
          <w:marBottom w:val="0"/>
          <w:divBdr>
            <w:top w:val="none" w:sz="0" w:space="0" w:color="auto"/>
            <w:left w:val="none" w:sz="0" w:space="0" w:color="auto"/>
            <w:bottom w:val="none" w:sz="0" w:space="0" w:color="auto"/>
            <w:right w:val="none" w:sz="0" w:space="0" w:color="auto"/>
          </w:divBdr>
        </w:div>
        <w:div w:id="832523743">
          <w:marLeft w:val="640"/>
          <w:marRight w:val="0"/>
          <w:marTop w:val="0"/>
          <w:marBottom w:val="0"/>
          <w:divBdr>
            <w:top w:val="none" w:sz="0" w:space="0" w:color="auto"/>
            <w:left w:val="none" w:sz="0" w:space="0" w:color="auto"/>
            <w:bottom w:val="none" w:sz="0" w:space="0" w:color="auto"/>
            <w:right w:val="none" w:sz="0" w:space="0" w:color="auto"/>
          </w:divBdr>
        </w:div>
        <w:div w:id="1948584910">
          <w:marLeft w:val="640"/>
          <w:marRight w:val="0"/>
          <w:marTop w:val="0"/>
          <w:marBottom w:val="0"/>
          <w:divBdr>
            <w:top w:val="none" w:sz="0" w:space="0" w:color="auto"/>
            <w:left w:val="none" w:sz="0" w:space="0" w:color="auto"/>
            <w:bottom w:val="none" w:sz="0" w:space="0" w:color="auto"/>
            <w:right w:val="none" w:sz="0" w:space="0" w:color="auto"/>
          </w:divBdr>
        </w:div>
        <w:div w:id="1919486367">
          <w:marLeft w:val="640"/>
          <w:marRight w:val="0"/>
          <w:marTop w:val="0"/>
          <w:marBottom w:val="0"/>
          <w:divBdr>
            <w:top w:val="none" w:sz="0" w:space="0" w:color="auto"/>
            <w:left w:val="none" w:sz="0" w:space="0" w:color="auto"/>
            <w:bottom w:val="none" w:sz="0" w:space="0" w:color="auto"/>
            <w:right w:val="none" w:sz="0" w:space="0" w:color="auto"/>
          </w:divBdr>
        </w:div>
        <w:div w:id="582644833">
          <w:marLeft w:val="640"/>
          <w:marRight w:val="0"/>
          <w:marTop w:val="0"/>
          <w:marBottom w:val="0"/>
          <w:divBdr>
            <w:top w:val="none" w:sz="0" w:space="0" w:color="auto"/>
            <w:left w:val="none" w:sz="0" w:space="0" w:color="auto"/>
            <w:bottom w:val="none" w:sz="0" w:space="0" w:color="auto"/>
            <w:right w:val="none" w:sz="0" w:space="0" w:color="auto"/>
          </w:divBdr>
        </w:div>
        <w:div w:id="1655186345">
          <w:marLeft w:val="640"/>
          <w:marRight w:val="0"/>
          <w:marTop w:val="0"/>
          <w:marBottom w:val="0"/>
          <w:divBdr>
            <w:top w:val="none" w:sz="0" w:space="0" w:color="auto"/>
            <w:left w:val="none" w:sz="0" w:space="0" w:color="auto"/>
            <w:bottom w:val="none" w:sz="0" w:space="0" w:color="auto"/>
            <w:right w:val="none" w:sz="0" w:space="0" w:color="auto"/>
          </w:divBdr>
        </w:div>
        <w:div w:id="592399661">
          <w:marLeft w:val="640"/>
          <w:marRight w:val="0"/>
          <w:marTop w:val="0"/>
          <w:marBottom w:val="0"/>
          <w:divBdr>
            <w:top w:val="none" w:sz="0" w:space="0" w:color="auto"/>
            <w:left w:val="none" w:sz="0" w:space="0" w:color="auto"/>
            <w:bottom w:val="none" w:sz="0" w:space="0" w:color="auto"/>
            <w:right w:val="none" w:sz="0" w:space="0" w:color="auto"/>
          </w:divBdr>
        </w:div>
        <w:div w:id="1362122414">
          <w:marLeft w:val="640"/>
          <w:marRight w:val="0"/>
          <w:marTop w:val="0"/>
          <w:marBottom w:val="0"/>
          <w:divBdr>
            <w:top w:val="none" w:sz="0" w:space="0" w:color="auto"/>
            <w:left w:val="none" w:sz="0" w:space="0" w:color="auto"/>
            <w:bottom w:val="none" w:sz="0" w:space="0" w:color="auto"/>
            <w:right w:val="none" w:sz="0" w:space="0" w:color="auto"/>
          </w:divBdr>
        </w:div>
        <w:div w:id="1805386292">
          <w:marLeft w:val="640"/>
          <w:marRight w:val="0"/>
          <w:marTop w:val="0"/>
          <w:marBottom w:val="0"/>
          <w:divBdr>
            <w:top w:val="none" w:sz="0" w:space="0" w:color="auto"/>
            <w:left w:val="none" w:sz="0" w:space="0" w:color="auto"/>
            <w:bottom w:val="none" w:sz="0" w:space="0" w:color="auto"/>
            <w:right w:val="none" w:sz="0" w:space="0" w:color="auto"/>
          </w:divBdr>
        </w:div>
        <w:div w:id="183786984">
          <w:marLeft w:val="640"/>
          <w:marRight w:val="0"/>
          <w:marTop w:val="0"/>
          <w:marBottom w:val="0"/>
          <w:divBdr>
            <w:top w:val="none" w:sz="0" w:space="0" w:color="auto"/>
            <w:left w:val="none" w:sz="0" w:space="0" w:color="auto"/>
            <w:bottom w:val="none" w:sz="0" w:space="0" w:color="auto"/>
            <w:right w:val="none" w:sz="0" w:space="0" w:color="auto"/>
          </w:divBdr>
        </w:div>
        <w:div w:id="1098939683">
          <w:marLeft w:val="640"/>
          <w:marRight w:val="0"/>
          <w:marTop w:val="0"/>
          <w:marBottom w:val="0"/>
          <w:divBdr>
            <w:top w:val="none" w:sz="0" w:space="0" w:color="auto"/>
            <w:left w:val="none" w:sz="0" w:space="0" w:color="auto"/>
            <w:bottom w:val="none" w:sz="0" w:space="0" w:color="auto"/>
            <w:right w:val="none" w:sz="0" w:space="0" w:color="auto"/>
          </w:divBdr>
        </w:div>
        <w:div w:id="1135830603">
          <w:marLeft w:val="640"/>
          <w:marRight w:val="0"/>
          <w:marTop w:val="0"/>
          <w:marBottom w:val="0"/>
          <w:divBdr>
            <w:top w:val="none" w:sz="0" w:space="0" w:color="auto"/>
            <w:left w:val="none" w:sz="0" w:space="0" w:color="auto"/>
            <w:bottom w:val="none" w:sz="0" w:space="0" w:color="auto"/>
            <w:right w:val="none" w:sz="0" w:space="0" w:color="auto"/>
          </w:divBdr>
        </w:div>
        <w:div w:id="1864978277">
          <w:marLeft w:val="640"/>
          <w:marRight w:val="0"/>
          <w:marTop w:val="0"/>
          <w:marBottom w:val="0"/>
          <w:divBdr>
            <w:top w:val="none" w:sz="0" w:space="0" w:color="auto"/>
            <w:left w:val="none" w:sz="0" w:space="0" w:color="auto"/>
            <w:bottom w:val="none" w:sz="0" w:space="0" w:color="auto"/>
            <w:right w:val="none" w:sz="0" w:space="0" w:color="auto"/>
          </w:divBdr>
        </w:div>
        <w:div w:id="1720786670">
          <w:marLeft w:val="640"/>
          <w:marRight w:val="0"/>
          <w:marTop w:val="0"/>
          <w:marBottom w:val="0"/>
          <w:divBdr>
            <w:top w:val="none" w:sz="0" w:space="0" w:color="auto"/>
            <w:left w:val="none" w:sz="0" w:space="0" w:color="auto"/>
            <w:bottom w:val="none" w:sz="0" w:space="0" w:color="auto"/>
            <w:right w:val="none" w:sz="0" w:space="0" w:color="auto"/>
          </w:divBdr>
        </w:div>
        <w:div w:id="676617691">
          <w:marLeft w:val="640"/>
          <w:marRight w:val="0"/>
          <w:marTop w:val="0"/>
          <w:marBottom w:val="0"/>
          <w:divBdr>
            <w:top w:val="none" w:sz="0" w:space="0" w:color="auto"/>
            <w:left w:val="none" w:sz="0" w:space="0" w:color="auto"/>
            <w:bottom w:val="none" w:sz="0" w:space="0" w:color="auto"/>
            <w:right w:val="none" w:sz="0" w:space="0" w:color="auto"/>
          </w:divBdr>
        </w:div>
        <w:div w:id="1006442642">
          <w:marLeft w:val="640"/>
          <w:marRight w:val="0"/>
          <w:marTop w:val="0"/>
          <w:marBottom w:val="0"/>
          <w:divBdr>
            <w:top w:val="none" w:sz="0" w:space="0" w:color="auto"/>
            <w:left w:val="none" w:sz="0" w:space="0" w:color="auto"/>
            <w:bottom w:val="none" w:sz="0" w:space="0" w:color="auto"/>
            <w:right w:val="none" w:sz="0" w:space="0" w:color="auto"/>
          </w:divBdr>
        </w:div>
        <w:div w:id="658582388">
          <w:marLeft w:val="640"/>
          <w:marRight w:val="0"/>
          <w:marTop w:val="0"/>
          <w:marBottom w:val="0"/>
          <w:divBdr>
            <w:top w:val="none" w:sz="0" w:space="0" w:color="auto"/>
            <w:left w:val="none" w:sz="0" w:space="0" w:color="auto"/>
            <w:bottom w:val="none" w:sz="0" w:space="0" w:color="auto"/>
            <w:right w:val="none" w:sz="0" w:space="0" w:color="auto"/>
          </w:divBdr>
        </w:div>
        <w:div w:id="114755897">
          <w:marLeft w:val="640"/>
          <w:marRight w:val="0"/>
          <w:marTop w:val="0"/>
          <w:marBottom w:val="0"/>
          <w:divBdr>
            <w:top w:val="none" w:sz="0" w:space="0" w:color="auto"/>
            <w:left w:val="none" w:sz="0" w:space="0" w:color="auto"/>
            <w:bottom w:val="none" w:sz="0" w:space="0" w:color="auto"/>
            <w:right w:val="none" w:sz="0" w:space="0" w:color="auto"/>
          </w:divBdr>
        </w:div>
        <w:div w:id="1334410602">
          <w:marLeft w:val="640"/>
          <w:marRight w:val="0"/>
          <w:marTop w:val="0"/>
          <w:marBottom w:val="0"/>
          <w:divBdr>
            <w:top w:val="none" w:sz="0" w:space="0" w:color="auto"/>
            <w:left w:val="none" w:sz="0" w:space="0" w:color="auto"/>
            <w:bottom w:val="none" w:sz="0" w:space="0" w:color="auto"/>
            <w:right w:val="none" w:sz="0" w:space="0" w:color="auto"/>
          </w:divBdr>
        </w:div>
        <w:div w:id="83383110">
          <w:marLeft w:val="640"/>
          <w:marRight w:val="0"/>
          <w:marTop w:val="0"/>
          <w:marBottom w:val="0"/>
          <w:divBdr>
            <w:top w:val="none" w:sz="0" w:space="0" w:color="auto"/>
            <w:left w:val="none" w:sz="0" w:space="0" w:color="auto"/>
            <w:bottom w:val="none" w:sz="0" w:space="0" w:color="auto"/>
            <w:right w:val="none" w:sz="0" w:space="0" w:color="auto"/>
          </w:divBdr>
        </w:div>
        <w:div w:id="945380507">
          <w:marLeft w:val="640"/>
          <w:marRight w:val="0"/>
          <w:marTop w:val="0"/>
          <w:marBottom w:val="0"/>
          <w:divBdr>
            <w:top w:val="none" w:sz="0" w:space="0" w:color="auto"/>
            <w:left w:val="none" w:sz="0" w:space="0" w:color="auto"/>
            <w:bottom w:val="none" w:sz="0" w:space="0" w:color="auto"/>
            <w:right w:val="none" w:sz="0" w:space="0" w:color="auto"/>
          </w:divBdr>
        </w:div>
        <w:div w:id="961690241">
          <w:marLeft w:val="640"/>
          <w:marRight w:val="0"/>
          <w:marTop w:val="0"/>
          <w:marBottom w:val="0"/>
          <w:divBdr>
            <w:top w:val="none" w:sz="0" w:space="0" w:color="auto"/>
            <w:left w:val="none" w:sz="0" w:space="0" w:color="auto"/>
            <w:bottom w:val="none" w:sz="0" w:space="0" w:color="auto"/>
            <w:right w:val="none" w:sz="0" w:space="0" w:color="auto"/>
          </w:divBdr>
        </w:div>
        <w:div w:id="268047978">
          <w:marLeft w:val="640"/>
          <w:marRight w:val="0"/>
          <w:marTop w:val="0"/>
          <w:marBottom w:val="0"/>
          <w:divBdr>
            <w:top w:val="none" w:sz="0" w:space="0" w:color="auto"/>
            <w:left w:val="none" w:sz="0" w:space="0" w:color="auto"/>
            <w:bottom w:val="none" w:sz="0" w:space="0" w:color="auto"/>
            <w:right w:val="none" w:sz="0" w:space="0" w:color="auto"/>
          </w:divBdr>
        </w:div>
        <w:div w:id="2147165890">
          <w:marLeft w:val="640"/>
          <w:marRight w:val="0"/>
          <w:marTop w:val="0"/>
          <w:marBottom w:val="0"/>
          <w:divBdr>
            <w:top w:val="none" w:sz="0" w:space="0" w:color="auto"/>
            <w:left w:val="none" w:sz="0" w:space="0" w:color="auto"/>
            <w:bottom w:val="none" w:sz="0" w:space="0" w:color="auto"/>
            <w:right w:val="none" w:sz="0" w:space="0" w:color="auto"/>
          </w:divBdr>
        </w:div>
        <w:div w:id="2080908452">
          <w:marLeft w:val="640"/>
          <w:marRight w:val="0"/>
          <w:marTop w:val="0"/>
          <w:marBottom w:val="0"/>
          <w:divBdr>
            <w:top w:val="none" w:sz="0" w:space="0" w:color="auto"/>
            <w:left w:val="none" w:sz="0" w:space="0" w:color="auto"/>
            <w:bottom w:val="none" w:sz="0" w:space="0" w:color="auto"/>
            <w:right w:val="none" w:sz="0" w:space="0" w:color="auto"/>
          </w:divBdr>
        </w:div>
        <w:div w:id="1020863297">
          <w:marLeft w:val="640"/>
          <w:marRight w:val="0"/>
          <w:marTop w:val="0"/>
          <w:marBottom w:val="0"/>
          <w:divBdr>
            <w:top w:val="none" w:sz="0" w:space="0" w:color="auto"/>
            <w:left w:val="none" w:sz="0" w:space="0" w:color="auto"/>
            <w:bottom w:val="none" w:sz="0" w:space="0" w:color="auto"/>
            <w:right w:val="none" w:sz="0" w:space="0" w:color="auto"/>
          </w:divBdr>
        </w:div>
        <w:div w:id="1982088">
          <w:marLeft w:val="640"/>
          <w:marRight w:val="0"/>
          <w:marTop w:val="0"/>
          <w:marBottom w:val="0"/>
          <w:divBdr>
            <w:top w:val="none" w:sz="0" w:space="0" w:color="auto"/>
            <w:left w:val="none" w:sz="0" w:space="0" w:color="auto"/>
            <w:bottom w:val="none" w:sz="0" w:space="0" w:color="auto"/>
            <w:right w:val="none" w:sz="0" w:space="0" w:color="auto"/>
          </w:divBdr>
        </w:div>
        <w:div w:id="156000208">
          <w:marLeft w:val="640"/>
          <w:marRight w:val="0"/>
          <w:marTop w:val="0"/>
          <w:marBottom w:val="0"/>
          <w:divBdr>
            <w:top w:val="none" w:sz="0" w:space="0" w:color="auto"/>
            <w:left w:val="none" w:sz="0" w:space="0" w:color="auto"/>
            <w:bottom w:val="none" w:sz="0" w:space="0" w:color="auto"/>
            <w:right w:val="none" w:sz="0" w:space="0" w:color="auto"/>
          </w:divBdr>
        </w:div>
        <w:div w:id="1675571007">
          <w:marLeft w:val="640"/>
          <w:marRight w:val="0"/>
          <w:marTop w:val="0"/>
          <w:marBottom w:val="0"/>
          <w:divBdr>
            <w:top w:val="none" w:sz="0" w:space="0" w:color="auto"/>
            <w:left w:val="none" w:sz="0" w:space="0" w:color="auto"/>
            <w:bottom w:val="none" w:sz="0" w:space="0" w:color="auto"/>
            <w:right w:val="none" w:sz="0" w:space="0" w:color="auto"/>
          </w:divBdr>
        </w:div>
        <w:div w:id="174463797">
          <w:marLeft w:val="640"/>
          <w:marRight w:val="0"/>
          <w:marTop w:val="0"/>
          <w:marBottom w:val="0"/>
          <w:divBdr>
            <w:top w:val="none" w:sz="0" w:space="0" w:color="auto"/>
            <w:left w:val="none" w:sz="0" w:space="0" w:color="auto"/>
            <w:bottom w:val="none" w:sz="0" w:space="0" w:color="auto"/>
            <w:right w:val="none" w:sz="0" w:space="0" w:color="auto"/>
          </w:divBdr>
        </w:div>
        <w:div w:id="1497576460">
          <w:marLeft w:val="640"/>
          <w:marRight w:val="0"/>
          <w:marTop w:val="0"/>
          <w:marBottom w:val="0"/>
          <w:divBdr>
            <w:top w:val="none" w:sz="0" w:space="0" w:color="auto"/>
            <w:left w:val="none" w:sz="0" w:space="0" w:color="auto"/>
            <w:bottom w:val="none" w:sz="0" w:space="0" w:color="auto"/>
            <w:right w:val="none" w:sz="0" w:space="0" w:color="auto"/>
          </w:divBdr>
        </w:div>
        <w:div w:id="920454704">
          <w:marLeft w:val="640"/>
          <w:marRight w:val="0"/>
          <w:marTop w:val="0"/>
          <w:marBottom w:val="0"/>
          <w:divBdr>
            <w:top w:val="none" w:sz="0" w:space="0" w:color="auto"/>
            <w:left w:val="none" w:sz="0" w:space="0" w:color="auto"/>
            <w:bottom w:val="none" w:sz="0" w:space="0" w:color="auto"/>
            <w:right w:val="none" w:sz="0" w:space="0" w:color="auto"/>
          </w:divBdr>
        </w:div>
        <w:div w:id="1887837450">
          <w:marLeft w:val="640"/>
          <w:marRight w:val="0"/>
          <w:marTop w:val="0"/>
          <w:marBottom w:val="0"/>
          <w:divBdr>
            <w:top w:val="none" w:sz="0" w:space="0" w:color="auto"/>
            <w:left w:val="none" w:sz="0" w:space="0" w:color="auto"/>
            <w:bottom w:val="none" w:sz="0" w:space="0" w:color="auto"/>
            <w:right w:val="none" w:sz="0" w:space="0" w:color="auto"/>
          </w:divBdr>
        </w:div>
        <w:div w:id="674961579">
          <w:marLeft w:val="640"/>
          <w:marRight w:val="0"/>
          <w:marTop w:val="0"/>
          <w:marBottom w:val="0"/>
          <w:divBdr>
            <w:top w:val="none" w:sz="0" w:space="0" w:color="auto"/>
            <w:left w:val="none" w:sz="0" w:space="0" w:color="auto"/>
            <w:bottom w:val="none" w:sz="0" w:space="0" w:color="auto"/>
            <w:right w:val="none" w:sz="0" w:space="0" w:color="auto"/>
          </w:divBdr>
        </w:div>
        <w:div w:id="1415081976">
          <w:marLeft w:val="640"/>
          <w:marRight w:val="0"/>
          <w:marTop w:val="0"/>
          <w:marBottom w:val="0"/>
          <w:divBdr>
            <w:top w:val="none" w:sz="0" w:space="0" w:color="auto"/>
            <w:left w:val="none" w:sz="0" w:space="0" w:color="auto"/>
            <w:bottom w:val="none" w:sz="0" w:space="0" w:color="auto"/>
            <w:right w:val="none" w:sz="0" w:space="0" w:color="auto"/>
          </w:divBdr>
        </w:div>
        <w:div w:id="685324737">
          <w:marLeft w:val="640"/>
          <w:marRight w:val="0"/>
          <w:marTop w:val="0"/>
          <w:marBottom w:val="0"/>
          <w:divBdr>
            <w:top w:val="none" w:sz="0" w:space="0" w:color="auto"/>
            <w:left w:val="none" w:sz="0" w:space="0" w:color="auto"/>
            <w:bottom w:val="none" w:sz="0" w:space="0" w:color="auto"/>
            <w:right w:val="none" w:sz="0" w:space="0" w:color="auto"/>
          </w:divBdr>
        </w:div>
        <w:div w:id="979193183">
          <w:marLeft w:val="640"/>
          <w:marRight w:val="0"/>
          <w:marTop w:val="0"/>
          <w:marBottom w:val="0"/>
          <w:divBdr>
            <w:top w:val="none" w:sz="0" w:space="0" w:color="auto"/>
            <w:left w:val="none" w:sz="0" w:space="0" w:color="auto"/>
            <w:bottom w:val="none" w:sz="0" w:space="0" w:color="auto"/>
            <w:right w:val="none" w:sz="0" w:space="0" w:color="auto"/>
          </w:divBdr>
        </w:div>
        <w:div w:id="1183014245">
          <w:marLeft w:val="640"/>
          <w:marRight w:val="0"/>
          <w:marTop w:val="0"/>
          <w:marBottom w:val="0"/>
          <w:divBdr>
            <w:top w:val="none" w:sz="0" w:space="0" w:color="auto"/>
            <w:left w:val="none" w:sz="0" w:space="0" w:color="auto"/>
            <w:bottom w:val="none" w:sz="0" w:space="0" w:color="auto"/>
            <w:right w:val="none" w:sz="0" w:space="0" w:color="auto"/>
          </w:divBdr>
        </w:div>
        <w:div w:id="557327674">
          <w:marLeft w:val="640"/>
          <w:marRight w:val="0"/>
          <w:marTop w:val="0"/>
          <w:marBottom w:val="0"/>
          <w:divBdr>
            <w:top w:val="none" w:sz="0" w:space="0" w:color="auto"/>
            <w:left w:val="none" w:sz="0" w:space="0" w:color="auto"/>
            <w:bottom w:val="none" w:sz="0" w:space="0" w:color="auto"/>
            <w:right w:val="none" w:sz="0" w:space="0" w:color="auto"/>
          </w:divBdr>
        </w:div>
        <w:div w:id="1092700871">
          <w:marLeft w:val="640"/>
          <w:marRight w:val="0"/>
          <w:marTop w:val="0"/>
          <w:marBottom w:val="0"/>
          <w:divBdr>
            <w:top w:val="none" w:sz="0" w:space="0" w:color="auto"/>
            <w:left w:val="none" w:sz="0" w:space="0" w:color="auto"/>
            <w:bottom w:val="none" w:sz="0" w:space="0" w:color="auto"/>
            <w:right w:val="none" w:sz="0" w:space="0" w:color="auto"/>
          </w:divBdr>
        </w:div>
        <w:div w:id="1423642426">
          <w:marLeft w:val="640"/>
          <w:marRight w:val="0"/>
          <w:marTop w:val="0"/>
          <w:marBottom w:val="0"/>
          <w:divBdr>
            <w:top w:val="none" w:sz="0" w:space="0" w:color="auto"/>
            <w:left w:val="none" w:sz="0" w:space="0" w:color="auto"/>
            <w:bottom w:val="none" w:sz="0" w:space="0" w:color="auto"/>
            <w:right w:val="none" w:sz="0" w:space="0" w:color="auto"/>
          </w:divBdr>
        </w:div>
        <w:div w:id="724989048">
          <w:marLeft w:val="640"/>
          <w:marRight w:val="0"/>
          <w:marTop w:val="0"/>
          <w:marBottom w:val="0"/>
          <w:divBdr>
            <w:top w:val="none" w:sz="0" w:space="0" w:color="auto"/>
            <w:left w:val="none" w:sz="0" w:space="0" w:color="auto"/>
            <w:bottom w:val="none" w:sz="0" w:space="0" w:color="auto"/>
            <w:right w:val="none" w:sz="0" w:space="0" w:color="auto"/>
          </w:divBdr>
        </w:div>
        <w:div w:id="1511749566">
          <w:marLeft w:val="640"/>
          <w:marRight w:val="0"/>
          <w:marTop w:val="0"/>
          <w:marBottom w:val="0"/>
          <w:divBdr>
            <w:top w:val="none" w:sz="0" w:space="0" w:color="auto"/>
            <w:left w:val="none" w:sz="0" w:space="0" w:color="auto"/>
            <w:bottom w:val="none" w:sz="0" w:space="0" w:color="auto"/>
            <w:right w:val="none" w:sz="0" w:space="0" w:color="auto"/>
          </w:divBdr>
        </w:div>
        <w:div w:id="1444156640">
          <w:marLeft w:val="640"/>
          <w:marRight w:val="0"/>
          <w:marTop w:val="0"/>
          <w:marBottom w:val="0"/>
          <w:divBdr>
            <w:top w:val="none" w:sz="0" w:space="0" w:color="auto"/>
            <w:left w:val="none" w:sz="0" w:space="0" w:color="auto"/>
            <w:bottom w:val="none" w:sz="0" w:space="0" w:color="auto"/>
            <w:right w:val="none" w:sz="0" w:space="0" w:color="auto"/>
          </w:divBdr>
        </w:div>
        <w:div w:id="1760176043">
          <w:marLeft w:val="640"/>
          <w:marRight w:val="0"/>
          <w:marTop w:val="0"/>
          <w:marBottom w:val="0"/>
          <w:divBdr>
            <w:top w:val="none" w:sz="0" w:space="0" w:color="auto"/>
            <w:left w:val="none" w:sz="0" w:space="0" w:color="auto"/>
            <w:bottom w:val="none" w:sz="0" w:space="0" w:color="auto"/>
            <w:right w:val="none" w:sz="0" w:space="0" w:color="auto"/>
          </w:divBdr>
        </w:div>
        <w:div w:id="1395542023">
          <w:marLeft w:val="640"/>
          <w:marRight w:val="0"/>
          <w:marTop w:val="0"/>
          <w:marBottom w:val="0"/>
          <w:divBdr>
            <w:top w:val="none" w:sz="0" w:space="0" w:color="auto"/>
            <w:left w:val="none" w:sz="0" w:space="0" w:color="auto"/>
            <w:bottom w:val="none" w:sz="0" w:space="0" w:color="auto"/>
            <w:right w:val="none" w:sz="0" w:space="0" w:color="auto"/>
          </w:divBdr>
        </w:div>
        <w:div w:id="1194003963">
          <w:marLeft w:val="640"/>
          <w:marRight w:val="0"/>
          <w:marTop w:val="0"/>
          <w:marBottom w:val="0"/>
          <w:divBdr>
            <w:top w:val="none" w:sz="0" w:space="0" w:color="auto"/>
            <w:left w:val="none" w:sz="0" w:space="0" w:color="auto"/>
            <w:bottom w:val="none" w:sz="0" w:space="0" w:color="auto"/>
            <w:right w:val="none" w:sz="0" w:space="0" w:color="auto"/>
          </w:divBdr>
        </w:div>
        <w:div w:id="1749379633">
          <w:marLeft w:val="640"/>
          <w:marRight w:val="0"/>
          <w:marTop w:val="0"/>
          <w:marBottom w:val="0"/>
          <w:divBdr>
            <w:top w:val="none" w:sz="0" w:space="0" w:color="auto"/>
            <w:left w:val="none" w:sz="0" w:space="0" w:color="auto"/>
            <w:bottom w:val="none" w:sz="0" w:space="0" w:color="auto"/>
            <w:right w:val="none" w:sz="0" w:space="0" w:color="auto"/>
          </w:divBdr>
        </w:div>
        <w:div w:id="1950235661">
          <w:marLeft w:val="640"/>
          <w:marRight w:val="0"/>
          <w:marTop w:val="0"/>
          <w:marBottom w:val="0"/>
          <w:divBdr>
            <w:top w:val="none" w:sz="0" w:space="0" w:color="auto"/>
            <w:left w:val="none" w:sz="0" w:space="0" w:color="auto"/>
            <w:bottom w:val="none" w:sz="0" w:space="0" w:color="auto"/>
            <w:right w:val="none" w:sz="0" w:space="0" w:color="auto"/>
          </w:divBdr>
        </w:div>
        <w:div w:id="1327320613">
          <w:marLeft w:val="640"/>
          <w:marRight w:val="0"/>
          <w:marTop w:val="0"/>
          <w:marBottom w:val="0"/>
          <w:divBdr>
            <w:top w:val="none" w:sz="0" w:space="0" w:color="auto"/>
            <w:left w:val="none" w:sz="0" w:space="0" w:color="auto"/>
            <w:bottom w:val="none" w:sz="0" w:space="0" w:color="auto"/>
            <w:right w:val="none" w:sz="0" w:space="0" w:color="auto"/>
          </w:divBdr>
        </w:div>
        <w:div w:id="1975520615">
          <w:marLeft w:val="640"/>
          <w:marRight w:val="0"/>
          <w:marTop w:val="0"/>
          <w:marBottom w:val="0"/>
          <w:divBdr>
            <w:top w:val="none" w:sz="0" w:space="0" w:color="auto"/>
            <w:left w:val="none" w:sz="0" w:space="0" w:color="auto"/>
            <w:bottom w:val="none" w:sz="0" w:space="0" w:color="auto"/>
            <w:right w:val="none" w:sz="0" w:space="0" w:color="auto"/>
          </w:divBdr>
        </w:div>
        <w:div w:id="629434417">
          <w:marLeft w:val="640"/>
          <w:marRight w:val="0"/>
          <w:marTop w:val="0"/>
          <w:marBottom w:val="0"/>
          <w:divBdr>
            <w:top w:val="none" w:sz="0" w:space="0" w:color="auto"/>
            <w:left w:val="none" w:sz="0" w:space="0" w:color="auto"/>
            <w:bottom w:val="none" w:sz="0" w:space="0" w:color="auto"/>
            <w:right w:val="none" w:sz="0" w:space="0" w:color="auto"/>
          </w:divBdr>
        </w:div>
        <w:div w:id="1397049081">
          <w:marLeft w:val="640"/>
          <w:marRight w:val="0"/>
          <w:marTop w:val="0"/>
          <w:marBottom w:val="0"/>
          <w:divBdr>
            <w:top w:val="none" w:sz="0" w:space="0" w:color="auto"/>
            <w:left w:val="none" w:sz="0" w:space="0" w:color="auto"/>
            <w:bottom w:val="none" w:sz="0" w:space="0" w:color="auto"/>
            <w:right w:val="none" w:sz="0" w:space="0" w:color="auto"/>
          </w:divBdr>
        </w:div>
        <w:div w:id="1567957090">
          <w:marLeft w:val="640"/>
          <w:marRight w:val="0"/>
          <w:marTop w:val="0"/>
          <w:marBottom w:val="0"/>
          <w:divBdr>
            <w:top w:val="none" w:sz="0" w:space="0" w:color="auto"/>
            <w:left w:val="none" w:sz="0" w:space="0" w:color="auto"/>
            <w:bottom w:val="none" w:sz="0" w:space="0" w:color="auto"/>
            <w:right w:val="none" w:sz="0" w:space="0" w:color="auto"/>
          </w:divBdr>
        </w:div>
        <w:div w:id="1660427177">
          <w:marLeft w:val="640"/>
          <w:marRight w:val="0"/>
          <w:marTop w:val="0"/>
          <w:marBottom w:val="0"/>
          <w:divBdr>
            <w:top w:val="none" w:sz="0" w:space="0" w:color="auto"/>
            <w:left w:val="none" w:sz="0" w:space="0" w:color="auto"/>
            <w:bottom w:val="none" w:sz="0" w:space="0" w:color="auto"/>
            <w:right w:val="none" w:sz="0" w:space="0" w:color="auto"/>
          </w:divBdr>
        </w:div>
        <w:div w:id="1142191964">
          <w:marLeft w:val="640"/>
          <w:marRight w:val="0"/>
          <w:marTop w:val="0"/>
          <w:marBottom w:val="0"/>
          <w:divBdr>
            <w:top w:val="none" w:sz="0" w:space="0" w:color="auto"/>
            <w:left w:val="none" w:sz="0" w:space="0" w:color="auto"/>
            <w:bottom w:val="none" w:sz="0" w:space="0" w:color="auto"/>
            <w:right w:val="none" w:sz="0" w:space="0" w:color="auto"/>
          </w:divBdr>
        </w:div>
        <w:div w:id="544878557">
          <w:marLeft w:val="640"/>
          <w:marRight w:val="0"/>
          <w:marTop w:val="0"/>
          <w:marBottom w:val="0"/>
          <w:divBdr>
            <w:top w:val="none" w:sz="0" w:space="0" w:color="auto"/>
            <w:left w:val="none" w:sz="0" w:space="0" w:color="auto"/>
            <w:bottom w:val="none" w:sz="0" w:space="0" w:color="auto"/>
            <w:right w:val="none" w:sz="0" w:space="0" w:color="auto"/>
          </w:divBdr>
        </w:div>
        <w:div w:id="1139496377">
          <w:marLeft w:val="640"/>
          <w:marRight w:val="0"/>
          <w:marTop w:val="0"/>
          <w:marBottom w:val="0"/>
          <w:divBdr>
            <w:top w:val="none" w:sz="0" w:space="0" w:color="auto"/>
            <w:left w:val="none" w:sz="0" w:space="0" w:color="auto"/>
            <w:bottom w:val="none" w:sz="0" w:space="0" w:color="auto"/>
            <w:right w:val="none" w:sz="0" w:space="0" w:color="auto"/>
          </w:divBdr>
        </w:div>
        <w:div w:id="902911796">
          <w:marLeft w:val="640"/>
          <w:marRight w:val="0"/>
          <w:marTop w:val="0"/>
          <w:marBottom w:val="0"/>
          <w:divBdr>
            <w:top w:val="none" w:sz="0" w:space="0" w:color="auto"/>
            <w:left w:val="none" w:sz="0" w:space="0" w:color="auto"/>
            <w:bottom w:val="none" w:sz="0" w:space="0" w:color="auto"/>
            <w:right w:val="none" w:sz="0" w:space="0" w:color="auto"/>
          </w:divBdr>
        </w:div>
        <w:div w:id="379860360">
          <w:marLeft w:val="640"/>
          <w:marRight w:val="0"/>
          <w:marTop w:val="0"/>
          <w:marBottom w:val="0"/>
          <w:divBdr>
            <w:top w:val="none" w:sz="0" w:space="0" w:color="auto"/>
            <w:left w:val="none" w:sz="0" w:space="0" w:color="auto"/>
            <w:bottom w:val="none" w:sz="0" w:space="0" w:color="auto"/>
            <w:right w:val="none" w:sz="0" w:space="0" w:color="auto"/>
          </w:divBdr>
        </w:div>
        <w:div w:id="827287951">
          <w:marLeft w:val="640"/>
          <w:marRight w:val="0"/>
          <w:marTop w:val="0"/>
          <w:marBottom w:val="0"/>
          <w:divBdr>
            <w:top w:val="none" w:sz="0" w:space="0" w:color="auto"/>
            <w:left w:val="none" w:sz="0" w:space="0" w:color="auto"/>
            <w:bottom w:val="none" w:sz="0" w:space="0" w:color="auto"/>
            <w:right w:val="none" w:sz="0" w:space="0" w:color="auto"/>
          </w:divBdr>
        </w:div>
        <w:div w:id="1194660508">
          <w:marLeft w:val="640"/>
          <w:marRight w:val="0"/>
          <w:marTop w:val="0"/>
          <w:marBottom w:val="0"/>
          <w:divBdr>
            <w:top w:val="none" w:sz="0" w:space="0" w:color="auto"/>
            <w:left w:val="none" w:sz="0" w:space="0" w:color="auto"/>
            <w:bottom w:val="none" w:sz="0" w:space="0" w:color="auto"/>
            <w:right w:val="none" w:sz="0" w:space="0" w:color="auto"/>
          </w:divBdr>
        </w:div>
        <w:div w:id="77946886">
          <w:marLeft w:val="640"/>
          <w:marRight w:val="0"/>
          <w:marTop w:val="0"/>
          <w:marBottom w:val="0"/>
          <w:divBdr>
            <w:top w:val="none" w:sz="0" w:space="0" w:color="auto"/>
            <w:left w:val="none" w:sz="0" w:space="0" w:color="auto"/>
            <w:bottom w:val="none" w:sz="0" w:space="0" w:color="auto"/>
            <w:right w:val="none" w:sz="0" w:space="0" w:color="auto"/>
          </w:divBdr>
        </w:div>
        <w:div w:id="2002082768">
          <w:marLeft w:val="640"/>
          <w:marRight w:val="0"/>
          <w:marTop w:val="0"/>
          <w:marBottom w:val="0"/>
          <w:divBdr>
            <w:top w:val="none" w:sz="0" w:space="0" w:color="auto"/>
            <w:left w:val="none" w:sz="0" w:space="0" w:color="auto"/>
            <w:bottom w:val="none" w:sz="0" w:space="0" w:color="auto"/>
            <w:right w:val="none" w:sz="0" w:space="0" w:color="auto"/>
          </w:divBdr>
        </w:div>
        <w:div w:id="1453866376">
          <w:marLeft w:val="640"/>
          <w:marRight w:val="0"/>
          <w:marTop w:val="0"/>
          <w:marBottom w:val="0"/>
          <w:divBdr>
            <w:top w:val="none" w:sz="0" w:space="0" w:color="auto"/>
            <w:left w:val="none" w:sz="0" w:space="0" w:color="auto"/>
            <w:bottom w:val="none" w:sz="0" w:space="0" w:color="auto"/>
            <w:right w:val="none" w:sz="0" w:space="0" w:color="auto"/>
          </w:divBdr>
        </w:div>
        <w:div w:id="806900720">
          <w:marLeft w:val="640"/>
          <w:marRight w:val="0"/>
          <w:marTop w:val="0"/>
          <w:marBottom w:val="0"/>
          <w:divBdr>
            <w:top w:val="none" w:sz="0" w:space="0" w:color="auto"/>
            <w:left w:val="none" w:sz="0" w:space="0" w:color="auto"/>
            <w:bottom w:val="none" w:sz="0" w:space="0" w:color="auto"/>
            <w:right w:val="none" w:sz="0" w:space="0" w:color="auto"/>
          </w:divBdr>
        </w:div>
        <w:div w:id="1160078764">
          <w:marLeft w:val="640"/>
          <w:marRight w:val="0"/>
          <w:marTop w:val="0"/>
          <w:marBottom w:val="0"/>
          <w:divBdr>
            <w:top w:val="none" w:sz="0" w:space="0" w:color="auto"/>
            <w:left w:val="none" w:sz="0" w:space="0" w:color="auto"/>
            <w:bottom w:val="none" w:sz="0" w:space="0" w:color="auto"/>
            <w:right w:val="none" w:sz="0" w:space="0" w:color="auto"/>
          </w:divBdr>
        </w:div>
        <w:div w:id="440611131">
          <w:marLeft w:val="640"/>
          <w:marRight w:val="0"/>
          <w:marTop w:val="0"/>
          <w:marBottom w:val="0"/>
          <w:divBdr>
            <w:top w:val="none" w:sz="0" w:space="0" w:color="auto"/>
            <w:left w:val="none" w:sz="0" w:space="0" w:color="auto"/>
            <w:bottom w:val="none" w:sz="0" w:space="0" w:color="auto"/>
            <w:right w:val="none" w:sz="0" w:space="0" w:color="auto"/>
          </w:divBdr>
        </w:div>
        <w:div w:id="860163918">
          <w:marLeft w:val="640"/>
          <w:marRight w:val="0"/>
          <w:marTop w:val="0"/>
          <w:marBottom w:val="0"/>
          <w:divBdr>
            <w:top w:val="none" w:sz="0" w:space="0" w:color="auto"/>
            <w:left w:val="none" w:sz="0" w:space="0" w:color="auto"/>
            <w:bottom w:val="none" w:sz="0" w:space="0" w:color="auto"/>
            <w:right w:val="none" w:sz="0" w:space="0" w:color="auto"/>
          </w:divBdr>
        </w:div>
        <w:div w:id="919216631">
          <w:marLeft w:val="640"/>
          <w:marRight w:val="0"/>
          <w:marTop w:val="0"/>
          <w:marBottom w:val="0"/>
          <w:divBdr>
            <w:top w:val="none" w:sz="0" w:space="0" w:color="auto"/>
            <w:left w:val="none" w:sz="0" w:space="0" w:color="auto"/>
            <w:bottom w:val="none" w:sz="0" w:space="0" w:color="auto"/>
            <w:right w:val="none" w:sz="0" w:space="0" w:color="auto"/>
          </w:divBdr>
        </w:div>
        <w:div w:id="353578332">
          <w:marLeft w:val="640"/>
          <w:marRight w:val="0"/>
          <w:marTop w:val="0"/>
          <w:marBottom w:val="0"/>
          <w:divBdr>
            <w:top w:val="none" w:sz="0" w:space="0" w:color="auto"/>
            <w:left w:val="none" w:sz="0" w:space="0" w:color="auto"/>
            <w:bottom w:val="none" w:sz="0" w:space="0" w:color="auto"/>
            <w:right w:val="none" w:sz="0" w:space="0" w:color="auto"/>
          </w:divBdr>
        </w:div>
        <w:div w:id="740980071">
          <w:marLeft w:val="640"/>
          <w:marRight w:val="0"/>
          <w:marTop w:val="0"/>
          <w:marBottom w:val="0"/>
          <w:divBdr>
            <w:top w:val="none" w:sz="0" w:space="0" w:color="auto"/>
            <w:left w:val="none" w:sz="0" w:space="0" w:color="auto"/>
            <w:bottom w:val="none" w:sz="0" w:space="0" w:color="auto"/>
            <w:right w:val="none" w:sz="0" w:space="0" w:color="auto"/>
          </w:divBdr>
        </w:div>
        <w:div w:id="764502056">
          <w:marLeft w:val="640"/>
          <w:marRight w:val="0"/>
          <w:marTop w:val="0"/>
          <w:marBottom w:val="0"/>
          <w:divBdr>
            <w:top w:val="none" w:sz="0" w:space="0" w:color="auto"/>
            <w:left w:val="none" w:sz="0" w:space="0" w:color="auto"/>
            <w:bottom w:val="none" w:sz="0" w:space="0" w:color="auto"/>
            <w:right w:val="none" w:sz="0" w:space="0" w:color="auto"/>
          </w:divBdr>
        </w:div>
        <w:div w:id="5711646">
          <w:marLeft w:val="640"/>
          <w:marRight w:val="0"/>
          <w:marTop w:val="0"/>
          <w:marBottom w:val="0"/>
          <w:divBdr>
            <w:top w:val="none" w:sz="0" w:space="0" w:color="auto"/>
            <w:left w:val="none" w:sz="0" w:space="0" w:color="auto"/>
            <w:bottom w:val="none" w:sz="0" w:space="0" w:color="auto"/>
            <w:right w:val="none" w:sz="0" w:space="0" w:color="auto"/>
          </w:divBdr>
        </w:div>
        <w:div w:id="934901943">
          <w:marLeft w:val="640"/>
          <w:marRight w:val="0"/>
          <w:marTop w:val="0"/>
          <w:marBottom w:val="0"/>
          <w:divBdr>
            <w:top w:val="none" w:sz="0" w:space="0" w:color="auto"/>
            <w:left w:val="none" w:sz="0" w:space="0" w:color="auto"/>
            <w:bottom w:val="none" w:sz="0" w:space="0" w:color="auto"/>
            <w:right w:val="none" w:sz="0" w:space="0" w:color="auto"/>
          </w:divBdr>
        </w:div>
        <w:div w:id="1107505487">
          <w:marLeft w:val="640"/>
          <w:marRight w:val="0"/>
          <w:marTop w:val="0"/>
          <w:marBottom w:val="0"/>
          <w:divBdr>
            <w:top w:val="none" w:sz="0" w:space="0" w:color="auto"/>
            <w:left w:val="none" w:sz="0" w:space="0" w:color="auto"/>
            <w:bottom w:val="none" w:sz="0" w:space="0" w:color="auto"/>
            <w:right w:val="none" w:sz="0" w:space="0" w:color="auto"/>
          </w:divBdr>
        </w:div>
        <w:div w:id="1069228756">
          <w:marLeft w:val="640"/>
          <w:marRight w:val="0"/>
          <w:marTop w:val="0"/>
          <w:marBottom w:val="0"/>
          <w:divBdr>
            <w:top w:val="none" w:sz="0" w:space="0" w:color="auto"/>
            <w:left w:val="none" w:sz="0" w:space="0" w:color="auto"/>
            <w:bottom w:val="none" w:sz="0" w:space="0" w:color="auto"/>
            <w:right w:val="none" w:sz="0" w:space="0" w:color="auto"/>
          </w:divBdr>
        </w:div>
        <w:div w:id="1054816671">
          <w:marLeft w:val="640"/>
          <w:marRight w:val="0"/>
          <w:marTop w:val="0"/>
          <w:marBottom w:val="0"/>
          <w:divBdr>
            <w:top w:val="none" w:sz="0" w:space="0" w:color="auto"/>
            <w:left w:val="none" w:sz="0" w:space="0" w:color="auto"/>
            <w:bottom w:val="none" w:sz="0" w:space="0" w:color="auto"/>
            <w:right w:val="none" w:sz="0" w:space="0" w:color="auto"/>
          </w:divBdr>
        </w:div>
        <w:div w:id="255864594">
          <w:marLeft w:val="640"/>
          <w:marRight w:val="0"/>
          <w:marTop w:val="0"/>
          <w:marBottom w:val="0"/>
          <w:divBdr>
            <w:top w:val="none" w:sz="0" w:space="0" w:color="auto"/>
            <w:left w:val="none" w:sz="0" w:space="0" w:color="auto"/>
            <w:bottom w:val="none" w:sz="0" w:space="0" w:color="auto"/>
            <w:right w:val="none" w:sz="0" w:space="0" w:color="auto"/>
          </w:divBdr>
        </w:div>
        <w:div w:id="1258631581">
          <w:marLeft w:val="640"/>
          <w:marRight w:val="0"/>
          <w:marTop w:val="0"/>
          <w:marBottom w:val="0"/>
          <w:divBdr>
            <w:top w:val="none" w:sz="0" w:space="0" w:color="auto"/>
            <w:left w:val="none" w:sz="0" w:space="0" w:color="auto"/>
            <w:bottom w:val="none" w:sz="0" w:space="0" w:color="auto"/>
            <w:right w:val="none" w:sz="0" w:space="0" w:color="auto"/>
          </w:divBdr>
        </w:div>
        <w:div w:id="1777209757">
          <w:marLeft w:val="640"/>
          <w:marRight w:val="0"/>
          <w:marTop w:val="0"/>
          <w:marBottom w:val="0"/>
          <w:divBdr>
            <w:top w:val="none" w:sz="0" w:space="0" w:color="auto"/>
            <w:left w:val="none" w:sz="0" w:space="0" w:color="auto"/>
            <w:bottom w:val="none" w:sz="0" w:space="0" w:color="auto"/>
            <w:right w:val="none" w:sz="0" w:space="0" w:color="auto"/>
          </w:divBdr>
        </w:div>
        <w:div w:id="871499615">
          <w:marLeft w:val="640"/>
          <w:marRight w:val="0"/>
          <w:marTop w:val="0"/>
          <w:marBottom w:val="0"/>
          <w:divBdr>
            <w:top w:val="none" w:sz="0" w:space="0" w:color="auto"/>
            <w:left w:val="none" w:sz="0" w:space="0" w:color="auto"/>
            <w:bottom w:val="none" w:sz="0" w:space="0" w:color="auto"/>
            <w:right w:val="none" w:sz="0" w:space="0" w:color="auto"/>
          </w:divBdr>
        </w:div>
        <w:div w:id="1138960295">
          <w:marLeft w:val="640"/>
          <w:marRight w:val="0"/>
          <w:marTop w:val="0"/>
          <w:marBottom w:val="0"/>
          <w:divBdr>
            <w:top w:val="none" w:sz="0" w:space="0" w:color="auto"/>
            <w:left w:val="none" w:sz="0" w:space="0" w:color="auto"/>
            <w:bottom w:val="none" w:sz="0" w:space="0" w:color="auto"/>
            <w:right w:val="none" w:sz="0" w:space="0" w:color="auto"/>
          </w:divBdr>
        </w:div>
        <w:div w:id="1459765334">
          <w:marLeft w:val="640"/>
          <w:marRight w:val="0"/>
          <w:marTop w:val="0"/>
          <w:marBottom w:val="0"/>
          <w:divBdr>
            <w:top w:val="none" w:sz="0" w:space="0" w:color="auto"/>
            <w:left w:val="none" w:sz="0" w:space="0" w:color="auto"/>
            <w:bottom w:val="none" w:sz="0" w:space="0" w:color="auto"/>
            <w:right w:val="none" w:sz="0" w:space="0" w:color="auto"/>
          </w:divBdr>
        </w:div>
        <w:div w:id="1010721107">
          <w:marLeft w:val="640"/>
          <w:marRight w:val="0"/>
          <w:marTop w:val="0"/>
          <w:marBottom w:val="0"/>
          <w:divBdr>
            <w:top w:val="none" w:sz="0" w:space="0" w:color="auto"/>
            <w:left w:val="none" w:sz="0" w:space="0" w:color="auto"/>
            <w:bottom w:val="none" w:sz="0" w:space="0" w:color="auto"/>
            <w:right w:val="none" w:sz="0" w:space="0" w:color="auto"/>
          </w:divBdr>
        </w:div>
        <w:div w:id="1685665868">
          <w:marLeft w:val="640"/>
          <w:marRight w:val="0"/>
          <w:marTop w:val="0"/>
          <w:marBottom w:val="0"/>
          <w:divBdr>
            <w:top w:val="none" w:sz="0" w:space="0" w:color="auto"/>
            <w:left w:val="none" w:sz="0" w:space="0" w:color="auto"/>
            <w:bottom w:val="none" w:sz="0" w:space="0" w:color="auto"/>
            <w:right w:val="none" w:sz="0" w:space="0" w:color="auto"/>
          </w:divBdr>
        </w:div>
        <w:div w:id="1255746417">
          <w:marLeft w:val="640"/>
          <w:marRight w:val="0"/>
          <w:marTop w:val="0"/>
          <w:marBottom w:val="0"/>
          <w:divBdr>
            <w:top w:val="none" w:sz="0" w:space="0" w:color="auto"/>
            <w:left w:val="none" w:sz="0" w:space="0" w:color="auto"/>
            <w:bottom w:val="none" w:sz="0" w:space="0" w:color="auto"/>
            <w:right w:val="none" w:sz="0" w:space="0" w:color="auto"/>
          </w:divBdr>
        </w:div>
        <w:div w:id="546648323">
          <w:marLeft w:val="640"/>
          <w:marRight w:val="0"/>
          <w:marTop w:val="0"/>
          <w:marBottom w:val="0"/>
          <w:divBdr>
            <w:top w:val="none" w:sz="0" w:space="0" w:color="auto"/>
            <w:left w:val="none" w:sz="0" w:space="0" w:color="auto"/>
            <w:bottom w:val="none" w:sz="0" w:space="0" w:color="auto"/>
            <w:right w:val="none" w:sz="0" w:space="0" w:color="auto"/>
          </w:divBdr>
        </w:div>
        <w:div w:id="1439913086">
          <w:marLeft w:val="640"/>
          <w:marRight w:val="0"/>
          <w:marTop w:val="0"/>
          <w:marBottom w:val="0"/>
          <w:divBdr>
            <w:top w:val="none" w:sz="0" w:space="0" w:color="auto"/>
            <w:left w:val="none" w:sz="0" w:space="0" w:color="auto"/>
            <w:bottom w:val="none" w:sz="0" w:space="0" w:color="auto"/>
            <w:right w:val="none" w:sz="0" w:space="0" w:color="auto"/>
          </w:divBdr>
        </w:div>
        <w:div w:id="153835007">
          <w:marLeft w:val="640"/>
          <w:marRight w:val="0"/>
          <w:marTop w:val="0"/>
          <w:marBottom w:val="0"/>
          <w:divBdr>
            <w:top w:val="none" w:sz="0" w:space="0" w:color="auto"/>
            <w:left w:val="none" w:sz="0" w:space="0" w:color="auto"/>
            <w:bottom w:val="none" w:sz="0" w:space="0" w:color="auto"/>
            <w:right w:val="none" w:sz="0" w:space="0" w:color="auto"/>
          </w:divBdr>
        </w:div>
        <w:div w:id="1215462701">
          <w:marLeft w:val="640"/>
          <w:marRight w:val="0"/>
          <w:marTop w:val="0"/>
          <w:marBottom w:val="0"/>
          <w:divBdr>
            <w:top w:val="none" w:sz="0" w:space="0" w:color="auto"/>
            <w:left w:val="none" w:sz="0" w:space="0" w:color="auto"/>
            <w:bottom w:val="none" w:sz="0" w:space="0" w:color="auto"/>
            <w:right w:val="none" w:sz="0" w:space="0" w:color="auto"/>
          </w:divBdr>
        </w:div>
        <w:div w:id="1623802867">
          <w:marLeft w:val="640"/>
          <w:marRight w:val="0"/>
          <w:marTop w:val="0"/>
          <w:marBottom w:val="0"/>
          <w:divBdr>
            <w:top w:val="none" w:sz="0" w:space="0" w:color="auto"/>
            <w:left w:val="none" w:sz="0" w:space="0" w:color="auto"/>
            <w:bottom w:val="none" w:sz="0" w:space="0" w:color="auto"/>
            <w:right w:val="none" w:sz="0" w:space="0" w:color="auto"/>
          </w:divBdr>
        </w:div>
        <w:div w:id="1282615741">
          <w:marLeft w:val="640"/>
          <w:marRight w:val="0"/>
          <w:marTop w:val="0"/>
          <w:marBottom w:val="0"/>
          <w:divBdr>
            <w:top w:val="none" w:sz="0" w:space="0" w:color="auto"/>
            <w:left w:val="none" w:sz="0" w:space="0" w:color="auto"/>
            <w:bottom w:val="none" w:sz="0" w:space="0" w:color="auto"/>
            <w:right w:val="none" w:sz="0" w:space="0" w:color="auto"/>
          </w:divBdr>
        </w:div>
        <w:div w:id="1026247030">
          <w:marLeft w:val="640"/>
          <w:marRight w:val="0"/>
          <w:marTop w:val="0"/>
          <w:marBottom w:val="0"/>
          <w:divBdr>
            <w:top w:val="none" w:sz="0" w:space="0" w:color="auto"/>
            <w:left w:val="none" w:sz="0" w:space="0" w:color="auto"/>
            <w:bottom w:val="none" w:sz="0" w:space="0" w:color="auto"/>
            <w:right w:val="none" w:sz="0" w:space="0" w:color="auto"/>
          </w:divBdr>
        </w:div>
        <w:div w:id="1621104798">
          <w:marLeft w:val="640"/>
          <w:marRight w:val="0"/>
          <w:marTop w:val="0"/>
          <w:marBottom w:val="0"/>
          <w:divBdr>
            <w:top w:val="none" w:sz="0" w:space="0" w:color="auto"/>
            <w:left w:val="none" w:sz="0" w:space="0" w:color="auto"/>
            <w:bottom w:val="none" w:sz="0" w:space="0" w:color="auto"/>
            <w:right w:val="none" w:sz="0" w:space="0" w:color="auto"/>
          </w:divBdr>
        </w:div>
        <w:div w:id="1966085864">
          <w:marLeft w:val="640"/>
          <w:marRight w:val="0"/>
          <w:marTop w:val="0"/>
          <w:marBottom w:val="0"/>
          <w:divBdr>
            <w:top w:val="none" w:sz="0" w:space="0" w:color="auto"/>
            <w:left w:val="none" w:sz="0" w:space="0" w:color="auto"/>
            <w:bottom w:val="none" w:sz="0" w:space="0" w:color="auto"/>
            <w:right w:val="none" w:sz="0" w:space="0" w:color="auto"/>
          </w:divBdr>
        </w:div>
        <w:div w:id="1391541270">
          <w:marLeft w:val="640"/>
          <w:marRight w:val="0"/>
          <w:marTop w:val="0"/>
          <w:marBottom w:val="0"/>
          <w:divBdr>
            <w:top w:val="none" w:sz="0" w:space="0" w:color="auto"/>
            <w:left w:val="none" w:sz="0" w:space="0" w:color="auto"/>
            <w:bottom w:val="none" w:sz="0" w:space="0" w:color="auto"/>
            <w:right w:val="none" w:sz="0" w:space="0" w:color="auto"/>
          </w:divBdr>
        </w:div>
        <w:div w:id="968364175">
          <w:marLeft w:val="640"/>
          <w:marRight w:val="0"/>
          <w:marTop w:val="0"/>
          <w:marBottom w:val="0"/>
          <w:divBdr>
            <w:top w:val="none" w:sz="0" w:space="0" w:color="auto"/>
            <w:left w:val="none" w:sz="0" w:space="0" w:color="auto"/>
            <w:bottom w:val="none" w:sz="0" w:space="0" w:color="auto"/>
            <w:right w:val="none" w:sz="0" w:space="0" w:color="auto"/>
          </w:divBdr>
        </w:div>
        <w:div w:id="1224441809">
          <w:marLeft w:val="640"/>
          <w:marRight w:val="0"/>
          <w:marTop w:val="0"/>
          <w:marBottom w:val="0"/>
          <w:divBdr>
            <w:top w:val="none" w:sz="0" w:space="0" w:color="auto"/>
            <w:left w:val="none" w:sz="0" w:space="0" w:color="auto"/>
            <w:bottom w:val="none" w:sz="0" w:space="0" w:color="auto"/>
            <w:right w:val="none" w:sz="0" w:space="0" w:color="auto"/>
          </w:divBdr>
        </w:div>
        <w:div w:id="267205405">
          <w:marLeft w:val="640"/>
          <w:marRight w:val="0"/>
          <w:marTop w:val="0"/>
          <w:marBottom w:val="0"/>
          <w:divBdr>
            <w:top w:val="none" w:sz="0" w:space="0" w:color="auto"/>
            <w:left w:val="none" w:sz="0" w:space="0" w:color="auto"/>
            <w:bottom w:val="none" w:sz="0" w:space="0" w:color="auto"/>
            <w:right w:val="none" w:sz="0" w:space="0" w:color="auto"/>
          </w:divBdr>
        </w:div>
        <w:div w:id="1948729309">
          <w:marLeft w:val="640"/>
          <w:marRight w:val="0"/>
          <w:marTop w:val="0"/>
          <w:marBottom w:val="0"/>
          <w:divBdr>
            <w:top w:val="none" w:sz="0" w:space="0" w:color="auto"/>
            <w:left w:val="none" w:sz="0" w:space="0" w:color="auto"/>
            <w:bottom w:val="none" w:sz="0" w:space="0" w:color="auto"/>
            <w:right w:val="none" w:sz="0" w:space="0" w:color="auto"/>
          </w:divBdr>
        </w:div>
        <w:div w:id="705982468">
          <w:marLeft w:val="640"/>
          <w:marRight w:val="0"/>
          <w:marTop w:val="0"/>
          <w:marBottom w:val="0"/>
          <w:divBdr>
            <w:top w:val="none" w:sz="0" w:space="0" w:color="auto"/>
            <w:left w:val="none" w:sz="0" w:space="0" w:color="auto"/>
            <w:bottom w:val="none" w:sz="0" w:space="0" w:color="auto"/>
            <w:right w:val="none" w:sz="0" w:space="0" w:color="auto"/>
          </w:divBdr>
        </w:div>
        <w:div w:id="2120492402">
          <w:marLeft w:val="640"/>
          <w:marRight w:val="0"/>
          <w:marTop w:val="0"/>
          <w:marBottom w:val="0"/>
          <w:divBdr>
            <w:top w:val="none" w:sz="0" w:space="0" w:color="auto"/>
            <w:left w:val="none" w:sz="0" w:space="0" w:color="auto"/>
            <w:bottom w:val="none" w:sz="0" w:space="0" w:color="auto"/>
            <w:right w:val="none" w:sz="0" w:space="0" w:color="auto"/>
          </w:divBdr>
        </w:div>
        <w:div w:id="529151214">
          <w:marLeft w:val="640"/>
          <w:marRight w:val="0"/>
          <w:marTop w:val="0"/>
          <w:marBottom w:val="0"/>
          <w:divBdr>
            <w:top w:val="none" w:sz="0" w:space="0" w:color="auto"/>
            <w:left w:val="none" w:sz="0" w:space="0" w:color="auto"/>
            <w:bottom w:val="none" w:sz="0" w:space="0" w:color="auto"/>
            <w:right w:val="none" w:sz="0" w:space="0" w:color="auto"/>
          </w:divBdr>
        </w:div>
        <w:div w:id="339478165">
          <w:marLeft w:val="640"/>
          <w:marRight w:val="0"/>
          <w:marTop w:val="0"/>
          <w:marBottom w:val="0"/>
          <w:divBdr>
            <w:top w:val="none" w:sz="0" w:space="0" w:color="auto"/>
            <w:left w:val="none" w:sz="0" w:space="0" w:color="auto"/>
            <w:bottom w:val="none" w:sz="0" w:space="0" w:color="auto"/>
            <w:right w:val="none" w:sz="0" w:space="0" w:color="auto"/>
          </w:divBdr>
        </w:div>
        <w:div w:id="316883738">
          <w:marLeft w:val="640"/>
          <w:marRight w:val="0"/>
          <w:marTop w:val="0"/>
          <w:marBottom w:val="0"/>
          <w:divBdr>
            <w:top w:val="none" w:sz="0" w:space="0" w:color="auto"/>
            <w:left w:val="none" w:sz="0" w:space="0" w:color="auto"/>
            <w:bottom w:val="none" w:sz="0" w:space="0" w:color="auto"/>
            <w:right w:val="none" w:sz="0" w:space="0" w:color="auto"/>
          </w:divBdr>
        </w:div>
        <w:div w:id="1280911618">
          <w:marLeft w:val="640"/>
          <w:marRight w:val="0"/>
          <w:marTop w:val="0"/>
          <w:marBottom w:val="0"/>
          <w:divBdr>
            <w:top w:val="none" w:sz="0" w:space="0" w:color="auto"/>
            <w:left w:val="none" w:sz="0" w:space="0" w:color="auto"/>
            <w:bottom w:val="none" w:sz="0" w:space="0" w:color="auto"/>
            <w:right w:val="none" w:sz="0" w:space="0" w:color="auto"/>
          </w:divBdr>
        </w:div>
        <w:div w:id="876626071">
          <w:marLeft w:val="640"/>
          <w:marRight w:val="0"/>
          <w:marTop w:val="0"/>
          <w:marBottom w:val="0"/>
          <w:divBdr>
            <w:top w:val="none" w:sz="0" w:space="0" w:color="auto"/>
            <w:left w:val="none" w:sz="0" w:space="0" w:color="auto"/>
            <w:bottom w:val="none" w:sz="0" w:space="0" w:color="auto"/>
            <w:right w:val="none" w:sz="0" w:space="0" w:color="auto"/>
          </w:divBdr>
        </w:div>
        <w:div w:id="2068990238">
          <w:marLeft w:val="640"/>
          <w:marRight w:val="0"/>
          <w:marTop w:val="0"/>
          <w:marBottom w:val="0"/>
          <w:divBdr>
            <w:top w:val="none" w:sz="0" w:space="0" w:color="auto"/>
            <w:left w:val="none" w:sz="0" w:space="0" w:color="auto"/>
            <w:bottom w:val="none" w:sz="0" w:space="0" w:color="auto"/>
            <w:right w:val="none" w:sz="0" w:space="0" w:color="auto"/>
          </w:divBdr>
        </w:div>
        <w:div w:id="271593902">
          <w:marLeft w:val="640"/>
          <w:marRight w:val="0"/>
          <w:marTop w:val="0"/>
          <w:marBottom w:val="0"/>
          <w:divBdr>
            <w:top w:val="none" w:sz="0" w:space="0" w:color="auto"/>
            <w:left w:val="none" w:sz="0" w:space="0" w:color="auto"/>
            <w:bottom w:val="none" w:sz="0" w:space="0" w:color="auto"/>
            <w:right w:val="none" w:sz="0" w:space="0" w:color="auto"/>
          </w:divBdr>
        </w:div>
        <w:div w:id="46491909">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52052314">
      <w:bodyDiv w:val="1"/>
      <w:marLeft w:val="0"/>
      <w:marRight w:val="0"/>
      <w:marTop w:val="0"/>
      <w:marBottom w:val="0"/>
      <w:divBdr>
        <w:top w:val="none" w:sz="0" w:space="0" w:color="auto"/>
        <w:left w:val="none" w:sz="0" w:space="0" w:color="auto"/>
        <w:bottom w:val="none" w:sz="0" w:space="0" w:color="auto"/>
        <w:right w:val="none" w:sz="0" w:space="0" w:color="auto"/>
      </w:divBdr>
      <w:divsChild>
        <w:div w:id="1403403522">
          <w:marLeft w:val="640"/>
          <w:marRight w:val="0"/>
          <w:marTop w:val="0"/>
          <w:marBottom w:val="0"/>
          <w:divBdr>
            <w:top w:val="none" w:sz="0" w:space="0" w:color="auto"/>
            <w:left w:val="none" w:sz="0" w:space="0" w:color="auto"/>
            <w:bottom w:val="none" w:sz="0" w:space="0" w:color="auto"/>
            <w:right w:val="none" w:sz="0" w:space="0" w:color="auto"/>
          </w:divBdr>
        </w:div>
        <w:div w:id="35929705">
          <w:marLeft w:val="640"/>
          <w:marRight w:val="0"/>
          <w:marTop w:val="0"/>
          <w:marBottom w:val="0"/>
          <w:divBdr>
            <w:top w:val="none" w:sz="0" w:space="0" w:color="auto"/>
            <w:left w:val="none" w:sz="0" w:space="0" w:color="auto"/>
            <w:bottom w:val="none" w:sz="0" w:space="0" w:color="auto"/>
            <w:right w:val="none" w:sz="0" w:space="0" w:color="auto"/>
          </w:divBdr>
        </w:div>
        <w:div w:id="1305961386">
          <w:marLeft w:val="640"/>
          <w:marRight w:val="0"/>
          <w:marTop w:val="0"/>
          <w:marBottom w:val="0"/>
          <w:divBdr>
            <w:top w:val="none" w:sz="0" w:space="0" w:color="auto"/>
            <w:left w:val="none" w:sz="0" w:space="0" w:color="auto"/>
            <w:bottom w:val="none" w:sz="0" w:space="0" w:color="auto"/>
            <w:right w:val="none" w:sz="0" w:space="0" w:color="auto"/>
          </w:divBdr>
        </w:div>
        <w:div w:id="299578250">
          <w:marLeft w:val="640"/>
          <w:marRight w:val="0"/>
          <w:marTop w:val="0"/>
          <w:marBottom w:val="0"/>
          <w:divBdr>
            <w:top w:val="none" w:sz="0" w:space="0" w:color="auto"/>
            <w:left w:val="none" w:sz="0" w:space="0" w:color="auto"/>
            <w:bottom w:val="none" w:sz="0" w:space="0" w:color="auto"/>
            <w:right w:val="none" w:sz="0" w:space="0" w:color="auto"/>
          </w:divBdr>
        </w:div>
        <w:div w:id="1413088713">
          <w:marLeft w:val="640"/>
          <w:marRight w:val="0"/>
          <w:marTop w:val="0"/>
          <w:marBottom w:val="0"/>
          <w:divBdr>
            <w:top w:val="none" w:sz="0" w:space="0" w:color="auto"/>
            <w:left w:val="none" w:sz="0" w:space="0" w:color="auto"/>
            <w:bottom w:val="none" w:sz="0" w:space="0" w:color="auto"/>
            <w:right w:val="none" w:sz="0" w:space="0" w:color="auto"/>
          </w:divBdr>
        </w:div>
        <w:div w:id="213587823">
          <w:marLeft w:val="640"/>
          <w:marRight w:val="0"/>
          <w:marTop w:val="0"/>
          <w:marBottom w:val="0"/>
          <w:divBdr>
            <w:top w:val="none" w:sz="0" w:space="0" w:color="auto"/>
            <w:left w:val="none" w:sz="0" w:space="0" w:color="auto"/>
            <w:bottom w:val="none" w:sz="0" w:space="0" w:color="auto"/>
            <w:right w:val="none" w:sz="0" w:space="0" w:color="auto"/>
          </w:divBdr>
        </w:div>
        <w:div w:id="328410579">
          <w:marLeft w:val="640"/>
          <w:marRight w:val="0"/>
          <w:marTop w:val="0"/>
          <w:marBottom w:val="0"/>
          <w:divBdr>
            <w:top w:val="none" w:sz="0" w:space="0" w:color="auto"/>
            <w:left w:val="none" w:sz="0" w:space="0" w:color="auto"/>
            <w:bottom w:val="none" w:sz="0" w:space="0" w:color="auto"/>
            <w:right w:val="none" w:sz="0" w:space="0" w:color="auto"/>
          </w:divBdr>
        </w:div>
        <w:div w:id="288316422">
          <w:marLeft w:val="640"/>
          <w:marRight w:val="0"/>
          <w:marTop w:val="0"/>
          <w:marBottom w:val="0"/>
          <w:divBdr>
            <w:top w:val="none" w:sz="0" w:space="0" w:color="auto"/>
            <w:left w:val="none" w:sz="0" w:space="0" w:color="auto"/>
            <w:bottom w:val="none" w:sz="0" w:space="0" w:color="auto"/>
            <w:right w:val="none" w:sz="0" w:space="0" w:color="auto"/>
          </w:divBdr>
        </w:div>
        <w:div w:id="96876363">
          <w:marLeft w:val="640"/>
          <w:marRight w:val="0"/>
          <w:marTop w:val="0"/>
          <w:marBottom w:val="0"/>
          <w:divBdr>
            <w:top w:val="none" w:sz="0" w:space="0" w:color="auto"/>
            <w:left w:val="none" w:sz="0" w:space="0" w:color="auto"/>
            <w:bottom w:val="none" w:sz="0" w:space="0" w:color="auto"/>
            <w:right w:val="none" w:sz="0" w:space="0" w:color="auto"/>
          </w:divBdr>
        </w:div>
        <w:div w:id="1413889454">
          <w:marLeft w:val="640"/>
          <w:marRight w:val="0"/>
          <w:marTop w:val="0"/>
          <w:marBottom w:val="0"/>
          <w:divBdr>
            <w:top w:val="none" w:sz="0" w:space="0" w:color="auto"/>
            <w:left w:val="none" w:sz="0" w:space="0" w:color="auto"/>
            <w:bottom w:val="none" w:sz="0" w:space="0" w:color="auto"/>
            <w:right w:val="none" w:sz="0" w:space="0" w:color="auto"/>
          </w:divBdr>
        </w:div>
        <w:div w:id="1219702618">
          <w:marLeft w:val="640"/>
          <w:marRight w:val="0"/>
          <w:marTop w:val="0"/>
          <w:marBottom w:val="0"/>
          <w:divBdr>
            <w:top w:val="none" w:sz="0" w:space="0" w:color="auto"/>
            <w:left w:val="none" w:sz="0" w:space="0" w:color="auto"/>
            <w:bottom w:val="none" w:sz="0" w:space="0" w:color="auto"/>
            <w:right w:val="none" w:sz="0" w:space="0" w:color="auto"/>
          </w:divBdr>
        </w:div>
        <w:div w:id="547425182">
          <w:marLeft w:val="640"/>
          <w:marRight w:val="0"/>
          <w:marTop w:val="0"/>
          <w:marBottom w:val="0"/>
          <w:divBdr>
            <w:top w:val="none" w:sz="0" w:space="0" w:color="auto"/>
            <w:left w:val="none" w:sz="0" w:space="0" w:color="auto"/>
            <w:bottom w:val="none" w:sz="0" w:space="0" w:color="auto"/>
            <w:right w:val="none" w:sz="0" w:space="0" w:color="auto"/>
          </w:divBdr>
        </w:div>
        <w:div w:id="733889466">
          <w:marLeft w:val="640"/>
          <w:marRight w:val="0"/>
          <w:marTop w:val="0"/>
          <w:marBottom w:val="0"/>
          <w:divBdr>
            <w:top w:val="none" w:sz="0" w:space="0" w:color="auto"/>
            <w:left w:val="none" w:sz="0" w:space="0" w:color="auto"/>
            <w:bottom w:val="none" w:sz="0" w:space="0" w:color="auto"/>
            <w:right w:val="none" w:sz="0" w:space="0" w:color="auto"/>
          </w:divBdr>
        </w:div>
        <w:div w:id="1110901626">
          <w:marLeft w:val="640"/>
          <w:marRight w:val="0"/>
          <w:marTop w:val="0"/>
          <w:marBottom w:val="0"/>
          <w:divBdr>
            <w:top w:val="none" w:sz="0" w:space="0" w:color="auto"/>
            <w:left w:val="none" w:sz="0" w:space="0" w:color="auto"/>
            <w:bottom w:val="none" w:sz="0" w:space="0" w:color="auto"/>
            <w:right w:val="none" w:sz="0" w:space="0" w:color="auto"/>
          </w:divBdr>
        </w:div>
        <w:div w:id="1897744371">
          <w:marLeft w:val="640"/>
          <w:marRight w:val="0"/>
          <w:marTop w:val="0"/>
          <w:marBottom w:val="0"/>
          <w:divBdr>
            <w:top w:val="none" w:sz="0" w:space="0" w:color="auto"/>
            <w:left w:val="none" w:sz="0" w:space="0" w:color="auto"/>
            <w:bottom w:val="none" w:sz="0" w:space="0" w:color="auto"/>
            <w:right w:val="none" w:sz="0" w:space="0" w:color="auto"/>
          </w:divBdr>
        </w:div>
        <w:div w:id="1193883818">
          <w:marLeft w:val="640"/>
          <w:marRight w:val="0"/>
          <w:marTop w:val="0"/>
          <w:marBottom w:val="0"/>
          <w:divBdr>
            <w:top w:val="none" w:sz="0" w:space="0" w:color="auto"/>
            <w:left w:val="none" w:sz="0" w:space="0" w:color="auto"/>
            <w:bottom w:val="none" w:sz="0" w:space="0" w:color="auto"/>
            <w:right w:val="none" w:sz="0" w:space="0" w:color="auto"/>
          </w:divBdr>
        </w:div>
        <w:div w:id="1804158154">
          <w:marLeft w:val="640"/>
          <w:marRight w:val="0"/>
          <w:marTop w:val="0"/>
          <w:marBottom w:val="0"/>
          <w:divBdr>
            <w:top w:val="none" w:sz="0" w:space="0" w:color="auto"/>
            <w:left w:val="none" w:sz="0" w:space="0" w:color="auto"/>
            <w:bottom w:val="none" w:sz="0" w:space="0" w:color="auto"/>
            <w:right w:val="none" w:sz="0" w:space="0" w:color="auto"/>
          </w:divBdr>
        </w:div>
        <w:div w:id="680206972">
          <w:marLeft w:val="640"/>
          <w:marRight w:val="0"/>
          <w:marTop w:val="0"/>
          <w:marBottom w:val="0"/>
          <w:divBdr>
            <w:top w:val="none" w:sz="0" w:space="0" w:color="auto"/>
            <w:left w:val="none" w:sz="0" w:space="0" w:color="auto"/>
            <w:bottom w:val="none" w:sz="0" w:space="0" w:color="auto"/>
            <w:right w:val="none" w:sz="0" w:space="0" w:color="auto"/>
          </w:divBdr>
        </w:div>
        <w:div w:id="334919805">
          <w:marLeft w:val="640"/>
          <w:marRight w:val="0"/>
          <w:marTop w:val="0"/>
          <w:marBottom w:val="0"/>
          <w:divBdr>
            <w:top w:val="none" w:sz="0" w:space="0" w:color="auto"/>
            <w:left w:val="none" w:sz="0" w:space="0" w:color="auto"/>
            <w:bottom w:val="none" w:sz="0" w:space="0" w:color="auto"/>
            <w:right w:val="none" w:sz="0" w:space="0" w:color="auto"/>
          </w:divBdr>
        </w:div>
        <w:div w:id="1915431866">
          <w:marLeft w:val="640"/>
          <w:marRight w:val="0"/>
          <w:marTop w:val="0"/>
          <w:marBottom w:val="0"/>
          <w:divBdr>
            <w:top w:val="none" w:sz="0" w:space="0" w:color="auto"/>
            <w:left w:val="none" w:sz="0" w:space="0" w:color="auto"/>
            <w:bottom w:val="none" w:sz="0" w:space="0" w:color="auto"/>
            <w:right w:val="none" w:sz="0" w:space="0" w:color="auto"/>
          </w:divBdr>
        </w:div>
        <w:div w:id="273248572">
          <w:marLeft w:val="640"/>
          <w:marRight w:val="0"/>
          <w:marTop w:val="0"/>
          <w:marBottom w:val="0"/>
          <w:divBdr>
            <w:top w:val="none" w:sz="0" w:space="0" w:color="auto"/>
            <w:left w:val="none" w:sz="0" w:space="0" w:color="auto"/>
            <w:bottom w:val="none" w:sz="0" w:space="0" w:color="auto"/>
            <w:right w:val="none" w:sz="0" w:space="0" w:color="auto"/>
          </w:divBdr>
        </w:div>
        <w:div w:id="806779351">
          <w:marLeft w:val="640"/>
          <w:marRight w:val="0"/>
          <w:marTop w:val="0"/>
          <w:marBottom w:val="0"/>
          <w:divBdr>
            <w:top w:val="none" w:sz="0" w:space="0" w:color="auto"/>
            <w:left w:val="none" w:sz="0" w:space="0" w:color="auto"/>
            <w:bottom w:val="none" w:sz="0" w:space="0" w:color="auto"/>
            <w:right w:val="none" w:sz="0" w:space="0" w:color="auto"/>
          </w:divBdr>
        </w:div>
        <w:div w:id="1509058949">
          <w:marLeft w:val="640"/>
          <w:marRight w:val="0"/>
          <w:marTop w:val="0"/>
          <w:marBottom w:val="0"/>
          <w:divBdr>
            <w:top w:val="none" w:sz="0" w:space="0" w:color="auto"/>
            <w:left w:val="none" w:sz="0" w:space="0" w:color="auto"/>
            <w:bottom w:val="none" w:sz="0" w:space="0" w:color="auto"/>
            <w:right w:val="none" w:sz="0" w:space="0" w:color="auto"/>
          </w:divBdr>
        </w:div>
        <w:div w:id="1032536120">
          <w:marLeft w:val="640"/>
          <w:marRight w:val="0"/>
          <w:marTop w:val="0"/>
          <w:marBottom w:val="0"/>
          <w:divBdr>
            <w:top w:val="none" w:sz="0" w:space="0" w:color="auto"/>
            <w:left w:val="none" w:sz="0" w:space="0" w:color="auto"/>
            <w:bottom w:val="none" w:sz="0" w:space="0" w:color="auto"/>
            <w:right w:val="none" w:sz="0" w:space="0" w:color="auto"/>
          </w:divBdr>
        </w:div>
        <w:div w:id="1360350878">
          <w:marLeft w:val="640"/>
          <w:marRight w:val="0"/>
          <w:marTop w:val="0"/>
          <w:marBottom w:val="0"/>
          <w:divBdr>
            <w:top w:val="none" w:sz="0" w:space="0" w:color="auto"/>
            <w:left w:val="none" w:sz="0" w:space="0" w:color="auto"/>
            <w:bottom w:val="none" w:sz="0" w:space="0" w:color="auto"/>
            <w:right w:val="none" w:sz="0" w:space="0" w:color="auto"/>
          </w:divBdr>
        </w:div>
        <w:div w:id="317269092">
          <w:marLeft w:val="640"/>
          <w:marRight w:val="0"/>
          <w:marTop w:val="0"/>
          <w:marBottom w:val="0"/>
          <w:divBdr>
            <w:top w:val="none" w:sz="0" w:space="0" w:color="auto"/>
            <w:left w:val="none" w:sz="0" w:space="0" w:color="auto"/>
            <w:bottom w:val="none" w:sz="0" w:space="0" w:color="auto"/>
            <w:right w:val="none" w:sz="0" w:space="0" w:color="auto"/>
          </w:divBdr>
        </w:div>
        <w:div w:id="661398527">
          <w:marLeft w:val="640"/>
          <w:marRight w:val="0"/>
          <w:marTop w:val="0"/>
          <w:marBottom w:val="0"/>
          <w:divBdr>
            <w:top w:val="none" w:sz="0" w:space="0" w:color="auto"/>
            <w:left w:val="none" w:sz="0" w:space="0" w:color="auto"/>
            <w:bottom w:val="none" w:sz="0" w:space="0" w:color="auto"/>
            <w:right w:val="none" w:sz="0" w:space="0" w:color="auto"/>
          </w:divBdr>
        </w:div>
        <w:div w:id="1855269781">
          <w:marLeft w:val="640"/>
          <w:marRight w:val="0"/>
          <w:marTop w:val="0"/>
          <w:marBottom w:val="0"/>
          <w:divBdr>
            <w:top w:val="none" w:sz="0" w:space="0" w:color="auto"/>
            <w:left w:val="none" w:sz="0" w:space="0" w:color="auto"/>
            <w:bottom w:val="none" w:sz="0" w:space="0" w:color="auto"/>
            <w:right w:val="none" w:sz="0" w:space="0" w:color="auto"/>
          </w:divBdr>
        </w:div>
        <w:div w:id="1997371970">
          <w:marLeft w:val="640"/>
          <w:marRight w:val="0"/>
          <w:marTop w:val="0"/>
          <w:marBottom w:val="0"/>
          <w:divBdr>
            <w:top w:val="none" w:sz="0" w:space="0" w:color="auto"/>
            <w:left w:val="none" w:sz="0" w:space="0" w:color="auto"/>
            <w:bottom w:val="none" w:sz="0" w:space="0" w:color="auto"/>
            <w:right w:val="none" w:sz="0" w:space="0" w:color="auto"/>
          </w:divBdr>
        </w:div>
        <w:div w:id="1845053610">
          <w:marLeft w:val="640"/>
          <w:marRight w:val="0"/>
          <w:marTop w:val="0"/>
          <w:marBottom w:val="0"/>
          <w:divBdr>
            <w:top w:val="none" w:sz="0" w:space="0" w:color="auto"/>
            <w:left w:val="none" w:sz="0" w:space="0" w:color="auto"/>
            <w:bottom w:val="none" w:sz="0" w:space="0" w:color="auto"/>
            <w:right w:val="none" w:sz="0" w:space="0" w:color="auto"/>
          </w:divBdr>
        </w:div>
        <w:div w:id="1291395869">
          <w:marLeft w:val="640"/>
          <w:marRight w:val="0"/>
          <w:marTop w:val="0"/>
          <w:marBottom w:val="0"/>
          <w:divBdr>
            <w:top w:val="none" w:sz="0" w:space="0" w:color="auto"/>
            <w:left w:val="none" w:sz="0" w:space="0" w:color="auto"/>
            <w:bottom w:val="none" w:sz="0" w:space="0" w:color="auto"/>
            <w:right w:val="none" w:sz="0" w:space="0" w:color="auto"/>
          </w:divBdr>
        </w:div>
        <w:div w:id="522863096">
          <w:marLeft w:val="640"/>
          <w:marRight w:val="0"/>
          <w:marTop w:val="0"/>
          <w:marBottom w:val="0"/>
          <w:divBdr>
            <w:top w:val="none" w:sz="0" w:space="0" w:color="auto"/>
            <w:left w:val="none" w:sz="0" w:space="0" w:color="auto"/>
            <w:bottom w:val="none" w:sz="0" w:space="0" w:color="auto"/>
            <w:right w:val="none" w:sz="0" w:space="0" w:color="auto"/>
          </w:divBdr>
        </w:div>
        <w:div w:id="1365788016">
          <w:marLeft w:val="640"/>
          <w:marRight w:val="0"/>
          <w:marTop w:val="0"/>
          <w:marBottom w:val="0"/>
          <w:divBdr>
            <w:top w:val="none" w:sz="0" w:space="0" w:color="auto"/>
            <w:left w:val="none" w:sz="0" w:space="0" w:color="auto"/>
            <w:bottom w:val="none" w:sz="0" w:space="0" w:color="auto"/>
            <w:right w:val="none" w:sz="0" w:space="0" w:color="auto"/>
          </w:divBdr>
        </w:div>
        <w:div w:id="1778938029">
          <w:marLeft w:val="640"/>
          <w:marRight w:val="0"/>
          <w:marTop w:val="0"/>
          <w:marBottom w:val="0"/>
          <w:divBdr>
            <w:top w:val="none" w:sz="0" w:space="0" w:color="auto"/>
            <w:left w:val="none" w:sz="0" w:space="0" w:color="auto"/>
            <w:bottom w:val="none" w:sz="0" w:space="0" w:color="auto"/>
            <w:right w:val="none" w:sz="0" w:space="0" w:color="auto"/>
          </w:divBdr>
        </w:div>
        <w:div w:id="1480851694">
          <w:marLeft w:val="640"/>
          <w:marRight w:val="0"/>
          <w:marTop w:val="0"/>
          <w:marBottom w:val="0"/>
          <w:divBdr>
            <w:top w:val="none" w:sz="0" w:space="0" w:color="auto"/>
            <w:left w:val="none" w:sz="0" w:space="0" w:color="auto"/>
            <w:bottom w:val="none" w:sz="0" w:space="0" w:color="auto"/>
            <w:right w:val="none" w:sz="0" w:space="0" w:color="auto"/>
          </w:divBdr>
        </w:div>
        <w:div w:id="1014039667">
          <w:marLeft w:val="640"/>
          <w:marRight w:val="0"/>
          <w:marTop w:val="0"/>
          <w:marBottom w:val="0"/>
          <w:divBdr>
            <w:top w:val="none" w:sz="0" w:space="0" w:color="auto"/>
            <w:left w:val="none" w:sz="0" w:space="0" w:color="auto"/>
            <w:bottom w:val="none" w:sz="0" w:space="0" w:color="auto"/>
            <w:right w:val="none" w:sz="0" w:space="0" w:color="auto"/>
          </w:divBdr>
        </w:div>
        <w:div w:id="1199926330">
          <w:marLeft w:val="640"/>
          <w:marRight w:val="0"/>
          <w:marTop w:val="0"/>
          <w:marBottom w:val="0"/>
          <w:divBdr>
            <w:top w:val="none" w:sz="0" w:space="0" w:color="auto"/>
            <w:left w:val="none" w:sz="0" w:space="0" w:color="auto"/>
            <w:bottom w:val="none" w:sz="0" w:space="0" w:color="auto"/>
            <w:right w:val="none" w:sz="0" w:space="0" w:color="auto"/>
          </w:divBdr>
        </w:div>
        <w:div w:id="591475127">
          <w:marLeft w:val="640"/>
          <w:marRight w:val="0"/>
          <w:marTop w:val="0"/>
          <w:marBottom w:val="0"/>
          <w:divBdr>
            <w:top w:val="none" w:sz="0" w:space="0" w:color="auto"/>
            <w:left w:val="none" w:sz="0" w:space="0" w:color="auto"/>
            <w:bottom w:val="none" w:sz="0" w:space="0" w:color="auto"/>
            <w:right w:val="none" w:sz="0" w:space="0" w:color="auto"/>
          </w:divBdr>
        </w:div>
        <w:div w:id="1622610004">
          <w:marLeft w:val="640"/>
          <w:marRight w:val="0"/>
          <w:marTop w:val="0"/>
          <w:marBottom w:val="0"/>
          <w:divBdr>
            <w:top w:val="none" w:sz="0" w:space="0" w:color="auto"/>
            <w:left w:val="none" w:sz="0" w:space="0" w:color="auto"/>
            <w:bottom w:val="none" w:sz="0" w:space="0" w:color="auto"/>
            <w:right w:val="none" w:sz="0" w:space="0" w:color="auto"/>
          </w:divBdr>
        </w:div>
        <w:div w:id="1866748957">
          <w:marLeft w:val="640"/>
          <w:marRight w:val="0"/>
          <w:marTop w:val="0"/>
          <w:marBottom w:val="0"/>
          <w:divBdr>
            <w:top w:val="none" w:sz="0" w:space="0" w:color="auto"/>
            <w:left w:val="none" w:sz="0" w:space="0" w:color="auto"/>
            <w:bottom w:val="none" w:sz="0" w:space="0" w:color="auto"/>
            <w:right w:val="none" w:sz="0" w:space="0" w:color="auto"/>
          </w:divBdr>
        </w:div>
        <w:div w:id="100271164">
          <w:marLeft w:val="640"/>
          <w:marRight w:val="0"/>
          <w:marTop w:val="0"/>
          <w:marBottom w:val="0"/>
          <w:divBdr>
            <w:top w:val="none" w:sz="0" w:space="0" w:color="auto"/>
            <w:left w:val="none" w:sz="0" w:space="0" w:color="auto"/>
            <w:bottom w:val="none" w:sz="0" w:space="0" w:color="auto"/>
            <w:right w:val="none" w:sz="0" w:space="0" w:color="auto"/>
          </w:divBdr>
        </w:div>
        <w:div w:id="1748459700">
          <w:marLeft w:val="640"/>
          <w:marRight w:val="0"/>
          <w:marTop w:val="0"/>
          <w:marBottom w:val="0"/>
          <w:divBdr>
            <w:top w:val="none" w:sz="0" w:space="0" w:color="auto"/>
            <w:left w:val="none" w:sz="0" w:space="0" w:color="auto"/>
            <w:bottom w:val="none" w:sz="0" w:space="0" w:color="auto"/>
            <w:right w:val="none" w:sz="0" w:space="0" w:color="auto"/>
          </w:divBdr>
        </w:div>
        <w:div w:id="52117982">
          <w:marLeft w:val="640"/>
          <w:marRight w:val="0"/>
          <w:marTop w:val="0"/>
          <w:marBottom w:val="0"/>
          <w:divBdr>
            <w:top w:val="none" w:sz="0" w:space="0" w:color="auto"/>
            <w:left w:val="none" w:sz="0" w:space="0" w:color="auto"/>
            <w:bottom w:val="none" w:sz="0" w:space="0" w:color="auto"/>
            <w:right w:val="none" w:sz="0" w:space="0" w:color="auto"/>
          </w:divBdr>
        </w:div>
        <w:div w:id="2121754536">
          <w:marLeft w:val="640"/>
          <w:marRight w:val="0"/>
          <w:marTop w:val="0"/>
          <w:marBottom w:val="0"/>
          <w:divBdr>
            <w:top w:val="none" w:sz="0" w:space="0" w:color="auto"/>
            <w:left w:val="none" w:sz="0" w:space="0" w:color="auto"/>
            <w:bottom w:val="none" w:sz="0" w:space="0" w:color="auto"/>
            <w:right w:val="none" w:sz="0" w:space="0" w:color="auto"/>
          </w:divBdr>
        </w:div>
        <w:div w:id="909387304">
          <w:marLeft w:val="640"/>
          <w:marRight w:val="0"/>
          <w:marTop w:val="0"/>
          <w:marBottom w:val="0"/>
          <w:divBdr>
            <w:top w:val="none" w:sz="0" w:space="0" w:color="auto"/>
            <w:left w:val="none" w:sz="0" w:space="0" w:color="auto"/>
            <w:bottom w:val="none" w:sz="0" w:space="0" w:color="auto"/>
            <w:right w:val="none" w:sz="0" w:space="0" w:color="auto"/>
          </w:divBdr>
        </w:div>
        <w:div w:id="1418096945">
          <w:marLeft w:val="640"/>
          <w:marRight w:val="0"/>
          <w:marTop w:val="0"/>
          <w:marBottom w:val="0"/>
          <w:divBdr>
            <w:top w:val="none" w:sz="0" w:space="0" w:color="auto"/>
            <w:left w:val="none" w:sz="0" w:space="0" w:color="auto"/>
            <w:bottom w:val="none" w:sz="0" w:space="0" w:color="auto"/>
            <w:right w:val="none" w:sz="0" w:space="0" w:color="auto"/>
          </w:divBdr>
        </w:div>
        <w:div w:id="144780898">
          <w:marLeft w:val="640"/>
          <w:marRight w:val="0"/>
          <w:marTop w:val="0"/>
          <w:marBottom w:val="0"/>
          <w:divBdr>
            <w:top w:val="none" w:sz="0" w:space="0" w:color="auto"/>
            <w:left w:val="none" w:sz="0" w:space="0" w:color="auto"/>
            <w:bottom w:val="none" w:sz="0" w:space="0" w:color="auto"/>
            <w:right w:val="none" w:sz="0" w:space="0" w:color="auto"/>
          </w:divBdr>
        </w:div>
        <w:div w:id="2038576223">
          <w:marLeft w:val="640"/>
          <w:marRight w:val="0"/>
          <w:marTop w:val="0"/>
          <w:marBottom w:val="0"/>
          <w:divBdr>
            <w:top w:val="none" w:sz="0" w:space="0" w:color="auto"/>
            <w:left w:val="none" w:sz="0" w:space="0" w:color="auto"/>
            <w:bottom w:val="none" w:sz="0" w:space="0" w:color="auto"/>
            <w:right w:val="none" w:sz="0" w:space="0" w:color="auto"/>
          </w:divBdr>
        </w:div>
        <w:div w:id="828402575">
          <w:marLeft w:val="640"/>
          <w:marRight w:val="0"/>
          <w:marTop w:val="0"/>
          <w:marBottom w:val="0"/>
          <w:divBdr>
            <w:top w:val="none" w:sz="0" w:space="0" w:color="auto"/>
            <w:left w:val="none" w:sz="0" w:space="0" w:color="auto"/>
            <w:bottom w:val="none" w:sz="0" w:space="0" w:color="auto"/>
            <w:right w:val="none" w:sz="0" w:space="0" w:color="auto"/>
          </w:divBdr>
        </w:div>
        <w:div w:id="1931696932">
          <w:marLeft w:val="640"/>
          <w:marRight w:val="0"/>
          <w:marTop w:val="0"/>
          <w:marBottom w:val="0"/>
          <w:divBdr>
            <w:top w:val="none" w:sz="0" w:space="0" w:color="auto"/>
            <w:left w:val="none" w:sz="0" w:space="0" w:color="auto"/>
            <w:bottom w:val="none" w:sz="0" w:space="0" w:color="auto"/>
            <w:right w:val="none" w:sz="0" w:space="0" w:color="auto"/>
          </w:divBdr>
        </w:div>
        <w:div w:id="687608756">
          <w:marLeft w:val="640"/>
          <w:marRight w:val="0"/>
          <w:marTop w:val="0"/>
          <w:marBottom w:val="0"/>
          <w:divBdr>
            <w:top w:val="none" w:sz="0" w:space="0" w:color="auto"/>
            <w:left w:val="none" w:sz="0" w:space="0" w:color="auto"/>
            <w:bottom w:val="none" w:sz="0" w:space="0" w:color="auto"/>
            <w:right w:val="none" w:sz="0" w:space="0" w:color="auto"/>
          </w:divBdr>
        </w:div>
        <w:div w:id="1891109401">
          <w:marLeft w:val="640"/>
          <w:marRight w:val="0"/>
          <w:marTop w:val="0"/>
          <w:marBottom w:val="0"/>
          <w:divBdr>
            <w:top w:val="none" w:sz="0" w:space="0" w:color="auto"/>
            <w:left w:val="none" w:sz="0" w:space="0" w:color="auto"/>
            <w:bottom w:val="none" w:sz="0" w:space="0" w:color="auto"/>
            <w:right w:val="none" w:sz="0" w:space="0" w:color="auto"/>
          </w:divBdr>
        </w:div>
        <w:div w:id="1909611848">
          <w:marLeft w:val="640"/>
          <w:marRight w:val="0"/>
          <w:marTop w:val="0"/>
          <w:marBottom w:val="0"/>
          <w:divBdr>
            <w:top w:val="none" w:sz="0" w:space="0" w:color="auto"/>
            <w:left w:val="none" w:sz="0" w:space="0" w:color="auto"/>
            <w:bottom w:val="none" w:sz="0" w:space="0" w:color="auto"/>
            <w:right w:val="none" w:sz="0" w:space="0" w:color="auto"/>
          </w:divBdr>
        </w:div>
        <w:div w:id="1096097814">
          <w:marLeft w:val="640"/>
          <w:marRight w:val="0"/>
          <w:marTop w:val="0"/>
          <w:marBottom w:val="0"/>
          <w:divBdr>
            <w:top w:val="none" w:sz="0" w:space="0" w:color="auto"/>
            <w:left w:val="none" w:sz="0" w:space="0" w:color="auto"/>
            <w:bottom w:val="none" w:sz="0" w:space="0" w:color="auto"/>
            <w:right w:val="none" w:sz="0" w:space="0" w:color="auto"/>
          </w:divBdr>
        </w:div>
        <w:div w:id="2071343366">
          <w:marLeft w:val="640"/>
          <w:marRight w:val="0"/>
          <w:marTop w:val="0"/>
          <w:marBottom w:val="0"/>
          <w:divBdr>
            <w:top w:val="none" w:sz="0" w:space="0" w:color="auto"/>
            <w:left w:val="none" w:sz="0" w:space="0" w:color="auto"/>
            <w:bottom w:val="none" w:sz="0" w:space="0" w:color="auto"/>
            <w:right w:val="none" w:sz="0" w:space="0" w:color="auto"/>
          </w:divBdr>
        </w:div>
        <w:div w:id="1257595064">
          <w:marLeft w:val="640"/>
          <w:marRight w:val="0"/>
          <w:marTop w:val="0"/>
          <w:marBottom w:val="0"/>
          <w:divBdr>
            <w:top w:val="none" w:sz="0" w:space="0" w:color="auto"/>
            <w:left w:val="none" w:sz="0" w:space="0" w:color="auto"/>
            <w:bottom w:val="none" w:sz="0" w:space="0" w:color="auto"/>
            <w:right w:val="none" w:sz="0" w:space="0" w:color="auto"/>
          </w:divBdr>
        </w:div>
        <w:div w:id="225066840">
          <w:marLeft w:val="640"/>
          <w:marRight w:val="0"/>
          <w:marTop w:val="0"/>
          <w:marBottom w:val="0"/>
          <w:divBdr>
            <w:top w:val="none" w:sz="0" w:space="0" w:color="auto"/>
            <w:left w:val="none" w:sz="0" w:space="0" w:color="auto"/>
            <w:bottom w:val="none" w:sz="0" w:space="0" w:color="auto"/>
            <w:right w:val="none" w:sz="0" w:space="0" w:color="auto"/>
          </w:divBdr>
        </w:div>
        <w:div w:id="942611341">
          <w:marLeft w:val="640"/>
          <w:marRight w:val="0"/>
          <w:marTop w:val="0"/>
          <w:marBottom w:val="0"/>
          <w:divBdr>
            <w:top w:val="none" w:sz="0" w:space="0" w:color="auto"/>
            <w:left w:val="none" w:sz="0" w:space="0" w:color="auto"/>
            <w:bottom w:val="none" w:sz="0" w:space="0" w:color="auto"/>
            <w:right w:val="none" w:sz="0" w:space="0" w:color="auto"/>
          </w:divBdr>
        </w:div>
        <w:div w:id="27723836">
          <w:marLeft w:val="640"/>
          <w:marRight w:val="0"/>
          <w:marTop w:val="0"/>
          <w:marBottom w:val="0"/>
          <w:divBdr>
            <w:top w:val="none" w:sz="0" w:space="0" w:color="auto"/>
            <w:left w:val="none" w:sz="0" w:space="0" w:color="auto"/>
            <w:bottom w:val="none" w:sz="0" w:space="0" w:color="auto"/>
            <w:right w:val="none" w:sz="0" w:space="0" w:color="auto"/>
          </w:divBdr>
        </w:div>
        <w:div w:id="1879244837">
          <w:marLeft w:val="640"/>
          <w:marRight w:val="0"/>
          <w:marTop w:val="0"/>
          <w:marBottom w:val="0"/>
          <w:divBdr>
            <w:top w:val="none" w:sz="0" w:space="0" w:color="auto"/>
            <w:left w:val="none" w:sz="0" w:space="0" w:color="auto"/>
            <w:bottom w:val="none" w:sz="0" w:space="0" w:color="auto"/>
            <w:right w:val="none" w:sz="0" w:space="0" w:color="auto"/>
          </w:divBdr>
        </w:div>
        <w:div w:id="470755365">
          <w:marLeft w:val="640"/>
          <w:marRight w:val="0"/>
          <w:marTop w:val="0"/>
          <w:marBottom w:val="0"/>
          <w:divBdr>
            <w:top w:val="none" w:sz="0" w:space="0" w:color="auto"/>
            <w:left w:val="none" w:sz="0" w:space="0" w:color="auto"/>
            <w:bottom w:val="none" w:sz="0" w:space="0" w:color="auto"/>
            <w:right w:val="none" w:sz="0" w:space="0" w:color="auto"/>
          </w:divBdr>
        </w:div>
        <w:div w:id="447118899">
          <w:marLeft w:val="640"/>
          <w:marRight w:val="0"/>
          <w:marTop w:val="0"/>
          <w:marBottom w:val="0"/>
          <w:divBdr>
            <w:top w:val="none" w:sz="0" w:space="0" w:color="auto"/>
            <w:left w:val="none" w:sz="0" w:space="0" w:color="auto"/>
            <w:bottom w:val="none" w:sz="0" w:space="0" w:color="auto"/>
            <w:right w:val="none" w:sz="0" w:space="0" w:color="auto"/>
          </w:divBdr>
        </w:div>
        <w:div w:id="679938845">
          <w:marLeft w:val="640"/>
          <w:marRight w:val="0"/>
          <w:marTop w:val="0"/>
          <w:marBottom w:val="0"/>
          <w:divBdr>
            <w:top w:val="none" w:sz="0" w:space="0" w:color="auto"/>
            <w:left w:val="none" w:sz="0" w:space="0" w:color="auto"/>
            <w:bottom w:val="none" w:sz="0" w:space="0" w:color="auto"/>
            <w:right w:val="none" w:sz="0" w:space="0" w:color="auto"/>
          </w:divBdr>
        </w:div>
        <w:div w:id="1830748201">
          <w:marLeft w:val="640"/>
          <w:marRight w:val="0"/>
          <w:marTop w:val="0"/>
          <w:marBottom w:val="0"/>
          <w:divBdr>
            <w:top w:val="none" w:sz="0" w:space="0" w:color="auto"/>
            <w:left w:val="none" w:sz="0" w:space="0" w:color="auto"/>
            <w:bottom w:val="none" w:sz="0" w:space="0" w:color="auto"/>
            <w:right w:val="none" w:sz="0" w:space="0" w:color="auto"/>
          </w:divBdr>
        </w:div>
        <w:div w:id="691567584">
          <w:marLeft w:val="640"/>
          <w:marRight w:val="0"/>
          <w:marTop w:val="0"/>
          <w:marBottom w:val="0"/>
          <w:divBdr>
            <w:top w:val="none" w:sz="0" w:space="0" w:color="auto"/>
            <w:left w:val="none" w:sz="0" w:space="0" w:color="auto"/>
            <w:bottom w:val="none" w:sz="0" w:space="0" w:color="auto"/>
            <w:right w:val="none" w:sz="0" w:space="0" w:color="auto"/>
          </w:divBdr>
        </w:div>
        <w:div w:id="2111194931">
          <w:marLeft w:val="640"/>
          <w:marRight w:val="0"/>
          <w:marTop w:val="0"/>
          <w:marBottom w:val="0"/>
          <w:divBdr>
            <w:top w:val="none" w:sz="0" w:space="0" w:color="auto"/>
            <w:left w:val="none" w:sz="0" w:space="0" w:color="auto"/>
            <w:bottom w:val="none" w:sz="0" w:space="0" w:color="auto"/>
            <w:right w:val="none" w:sz="0" w:space="0" w:color="auto"/>
          </w:divBdr>
        </w:div>
        <w:div w:id="401174288">
          <w:marLeft w:val="640"/>
          <w:marRight w:val="0"/>
          <w:marTop w:val="0"/>
          <w:marBottom w:val="0"/>
          <w:divBdr>
            <w:top w:val="none" w:sz="0" w:space="0" w:color="auto"/>
            <w:left w:val="none" w:sz="0" w:space="0" w:color="auto"/>
            <w:bottom w:val="none" w:sz="0" w:space="0" w:color="auto"/>
            <w:right w:val="none" w:sz="0" w:space="0" w:color="auto"/>
          </w:divBdr>
        </w:div>
        <w:div w:id="1660771380">
          <w:marLeft w:val="640"/>
          <w:marRight w:val="0"/>
          <w:marTop w:val="0"/>
          <w:marBottom w:val="0"/>
          <w:divBdr>
            <w:top w:val="none" w:sz="0" w:space="0" w:color="auto"/>
            <w:left w:val="none" w:sz="0" w:space="0" w:color="auto"/>
            <w:bottom w:val="none" w:sz="0" w:space="0" w:color="auto"/>
            <w:right w:val="none" w:sz="0" w:space="0" w:color="auto"/>
          </w:divBdr>
        </w:div>
        <w:div w:id="1248540586">
          <w:marLeft w:val="640"/>
          <w:marRight w:val="0"/>
          <w:marTop w:val="0"/>
          <w:marBottom w:val="0"/>
          <w:divBdr>
            <w:top w:val="none" w:sz="0" w:space="0" w:color="auto"/>
            <w:left w:val="none" w:sz="0" w:space="0" w:color="auto"/>
            <w:bottom w:val="none" w:sz="0" w:space="0" w:color="auto"/>
            <w:right w:val="none" w:sz="0" w:space="0" w:color="auto"/>
          </w:divBdr>
        </w:div>
        <w:div w:id="115220124">
          <w:marLeft w:val="640"/>
          <w:marRight w:val="0"/>
          <w:marTop w:val="0"/>
          <w:marBottom w:val="0"/>
          <w:divBdr>
            <w:top w:val="none" w:sz="0" w:space="0" w:color="auto"/>
            <w:left w:val="none" w:sz="0" w:space="0" w:color="auto"/>
            <w:bottom w:val="none" w:sz="0" w:space="0" w:color="auto"/>
            <w:right w:val="none" w:sz="0" w:space="0" w:color="auto"/>
          </w:divBdr>
        </w:div>
        <w:div w:id="1337197677">
          <w:marLeft w:val="640"/>
          <w:marRight w:val="0"/>
          <w:marTop w:val="0"/>
          <w:marBottom w:val="0"/>
          <w:divBdr>
            <w:top w:val="none" w:sz="0" w:space="0" w:color="auto"/>
            <w:left w:val="none" w:sz="0" w:space="0" w:color="auto"/>
            <w:bottom w:val="none" w:sz="0" w:space="0" w:color="auto"/>
            <w:right w:val="none" w:sz="0" w:space="0" w:color="auto"/>
          </w:divBdr>
        </w:div>
        <w:div w:id="1373575225">
          <w:marLeft w:val="640"/>
          <w:marRight w:val="0"/>
          <w:marTop w:val="0"/>
          <w:marBottom w:val="0"/>
          <w:divBdr>
            <w:top w:val="none" w:sz="0" w:space="0" w:color="auto"/>
            <w:left w:val="none" w:sz="0" w:space="0" w:color="auto"/>
            <w:bottom w:val="none" w:sz="0" w:space="0" w:color="auto"/>
            <w:right w:val="none" w:sz="0" w:space="0" w:color="auto"/>
          </w:divBdr>
        </w:div>
        <w:div w:id="1685863025">
          <w:marLeft w:val="640"/>
          <w:marRight w:val="0"/>
          <w:marTop w:val="0"/>
          <w:marBottom w:val="0"/>
          <w:divBdr>
            <w:top w:val="none" w:sz="0" w:space="0" w:color="auto"/>
            <w:left w:val="none" w:sz="0" w:space="0" w:color="auto"/>
            <w:bottom w:val="none" w:sz="0" w:space="0" w:color="auto"/>
            <w:right w:val="none" w:sz="0" w:space="0" w:color="auto"/>
          </w:divBdr>
        </w:div>
        <w:div w:id="554466093">
          <w:marLeft w:val="640"/>
          <w:marRight w:val="0"/>
          <w:marTop w:val="0"/>
          <w:marBottom w:val="0"/>
          <w:divBdr>
            <w:top w:val="none" w:sz="0" w:space="0" w:color="auto"/>
            <w:left w:val="none" w:sz="0" w:space="0" w:color="auto"/>
            <w:bottom w:val="none" w:sz="0" w:space="0" w:color="auto"/>
            <w:right w:val="none" w:sz="0" w:space="0" w:color="auto"/>
          </w:divBdr>
        </w:div>
        <w:div w:id="368383401">
          <w:marLeft w:val="640"/>
          <w:marRight w:val="0"/>
          <w:marTop w:val="0"/>
          <w:marBottom w:val="0"/>
          <w:divBdr>
            <w:top w:val="none" w:sz="0" w:space="0" w:color="auto"/>
            <w:left w:val="none" w:sz="0" w:space="0" w:color="auto"/>
            <w:bottom w:val="none" w:sz="0" w:space="0" w:color="auto"/>
            <w:right w:val="none" w:sz="0" w:space="0" w:color="auto"/>
          </w:divBdr>
        </w:div>
        <w:div w:id="99380782">
          <w:marLeft w:val="640"/>
          <w:marRight w:val="0"/>
          <w:marTop w:val="0"/>
          <w:marBottom w:val="0"/>
          <w:divBdr>
            <w:top w:val="none" w:sz="0" w:space="0" w:color="auto"/>
            <w:left w:val="none" w:sz="0" w:space="0" w:color="auto"/>
            <w:bottom w:val="none" w:sz="0" w:space="0" w:color="auto"/>
            <w:right w:val="none" w:sz="0" w:space="0" w:color="auto"/>
          </w:divBdr>
        </w:div>
        <w:div w:id="2025207747">
          <w:marLeft w:val="640"/>
          <w:marRight w:val="0"/>
          <w:marTop w:val="0"/>
          <w:marBottom w:val="0"/>
          <w:divBdr>
            <w:top w:val="none" w:sz="0" w:space="0" w:color="auto"/>
            <w:left w:val="none" w:sz="0" w:space="0" w:color="auto"/>
            <w:bottom w:val="none" w:sz="0" w:space="0" w:color="auto"/>
            <w:right w:val="none" w:sz="0" w:space="0" w:color="auto"/>
          </w:divBdr>
        </w:div>
        <w:div w:id="1030881717">
          <w:marLeft w:val="640"/>
          <w:marRight w:val="0"/>
          <w:marTop w:val="0"/>
          <w:marBottom w:val="0"/>
          <w:divBdr>
            <w:top w:val="none" w:sz="0" w:space="0" w:color="auto"/>
            <w:left w:val="none" w:sz="0" w:space="0" w:color="auto"/>
            <w:bottom w:val="none" w:sz="0" w:space="0" w:color="auto"/>
            <w:right w:val="none" w:sz="0" w:space="0" w:color="auto"/>
          </w:divBdr>
        </w:div>
        <w:div w:id="140344221">
          <w:marLeft w:val="640"/>
          <w:marRight w:val="0"/>
          <w:marTop w:val="0"/>
          <w:marBottom w:val="0"/>
          <w:divBdr>
            <w:top w:val="none" w:sz="0" w:space="0" w:color="auto"/>
            <w:left w:val="none" w:sz="0" w:space="0" w:color="auto"/>
            <w:bottom w:val="none" w:sz="0" w:space="0" w:color="auto"/>
            <w:right w:val="none" w:sz="0" w:space="0" w:color="auto"/>
          </w:divBdr>
        </w:div>
        <w:div w:id="1571043556">
          <w:marLeft w:val="640"/>
          <w:marRight w:val="0"/>
          <w:marTop w:val="0"/>
          <w:marBottom w:val="0"/>
          <w:divBdr>
            <w:top w:val="none" w:sz="0" w:space="0" w:color="auto"/>
            <w:left w:val="none" w:sz="0" w:space="0" w:color="auto"/>
            <w:bottom w:val="none" w:sz="0" w:space="0" w:color="auto"/>
            <w:right w:val="none" w:sz="0" w:space="0" w:color="auto"/>
          </w:divBdr>
        </w:div>
        <w:div w:id="239877950">
          <w:marLeft w:val="640"/>
          <w:marRight w:val="0"/>
          <w:marTop w:val="0"/>
          <w:marBottom w:val="0"/>
          <w:divBdr>
            <w:top w:val="none" w:sz="0" w:space="0" w:color="auto"/>
            <w:left w:val="none" w:sz="0" w:space="0" w:color="auto"/>
            <w:bottom w:val="none" w:sz="0" w:space="0" w:color="auto"/>
            <w:right w:val="none" w:sz="0" w:space="0" w:color="auto"/>
          </w:divBdr>
        </w:div>
        <w:div w:id="1421826773">
          <w:marLeft w:val="640"/>
          <w:marRight w:val="0"/>
          <w:marTop w:val="0"/>
          <w:marBottom w:val="0"/>
          <w:divBdr>
            <w:top w:val="none" w:sz="0" w:space="0" w:color="auto"/>
            <w:left w:val="none" w:sz="0" w:space="0" w:color="auto"/>
            <w:bottom w:val="none" w:sz="0" w:space="0" w:color="auto"/>
            <w:right w:val="none" w:sz="0" w:space="0" w:color="auto"/>
          </w:divBdr>
        </w:div>
        <w:div w:id="1274243511">
          <w:marLeft w:val="640"/>
          <w:marRight w:val="0"/>
          <w:marTop w:val="0"/>
          <w:marBottom w:val="0"/>
          <w:divBdr>
            <w:top w:val="none" w:sz="0" w:space="0" w:color="auto"/>
            <w:left w:val="none" w:sz="0" w:space="0" w:color="auto"/>
            <w:bottom w:val="none" w:sz="0" w:space="0" w:color="auto"/>
            <w:right w:val="none" w:sz="0" w:space="0" w:color="auto"/>
          </w:divBdr>
        </w:div>
        <w:div w:id="912621299">
          <w:marLeft w:val="640"/>
          <w:marRight w:val="0"/>
          <w:marTop w:val="0"/>
          <w:marBottom w:val="0"/>
          <w:divBdr>
            <w:top w:val="none" w:sz="0" w:space="0" w:color="auto"/>
            <w:left w:val="none" w:sz="0" w:space="0" w:color="auto"/>
            <w:bottom w:val="none" w:sz="0" w:space="0" w:color="auto"/>
            <w:right w:val="none" w:sz="0" w:space="0" w:color="auto"/>
          </w:divBdr>
        </w:div>
        <w:div w:id="1756508692">
          <w:marLeft w:val="640"/>
          <w:marRight w:val="0"/>
          <w:marTop w:val="0"/>
          <w:marBottom w:val="0"/>
          <w:divBdr>
            <w:top w:val="none" w:sz="0" w:space="0" w:color="auto"/>
            <w:left w:val="none" w:sz="0" w:space="0" w:color="auto"/>
            <w:bottom w:val="none" w:sz="0" w:space="0" w:color="auto"/>
            <w:right w:val="none" w:sz="0" w:space="0" w:color="auto"/>
          </w:divBdr>
        </w:div>
        <w:div w:id="927081721">
          <w:marLeft w:val="640"/>
          <w:marRight w:val="0"/>
          <w:marTop w:val="0"/>
          <w:marBottom w:val="0"/>
          <w:divBdr>
            <w:top w:val="none" w:sz="0" w:space="0" w:color="auto"/>
            <w:left w:val="none" w:sz="0" w:space="0" w:color="auto"/>
            <w:bottom w:val="none" w:sz="0" w:space="0" w:color="auto"/>
            <w:right w:val="none" w:sz="0" w:space="0" w:color="auto"/>
          </w:divBdr>
        </w:div>
        <w:div w:id="2015647122">
          <w:marLeft w:val="640"/>
          <w:marRight w:val="0"/>
          <w:marTop w:val="0"/>
          <w:marBottom w:val="0"/>
          <w:divBdr>
            <w:top w:val="none" w:sz="0" w:space="0" w:color="auto"/>
            <w:left w:val="none" w:sz="0" w:space="0" w:color="auto"/>
            <w:bottom w:val="none" w:sz="0" w:space="0" w:color="auto"/>
            <w:right w:val="none" w:sz="0" w:space="0" w:color="auto"/>
          </w:divBdr>
        </w:div>
        <w:div w:id="1530028657">
          <w:marLeft w:val="640"/>
          <w:marRight w:val="0"/>
          <w:marTop w:val="0"/>
          <w:marBottom w:val="0"/>
          <w:divBdr>
            <w:top w:val="none" w:sz="0" w:space="0" w:color="auto"/>
            <w:left w:val="none" w:sz="0" w:space="0" w:color="auto"/>
            <w:bottom w:val="none" w:sz="0" w:space="0" w:color="auto"/>
            <w:right w:val="none" w:sz="0" w:space="0" w:color="auto"/>
          </w:divBdr>
        </w:div>
        <w:div w:id="992371399">
          <w:marLeft w:val="640"/>
          <w:marRight w:val="0"/>
          <w:marTop w:val="0"/>
          <w:marBottom w:val="0"/>
          <w:divBdr>
            <w:top w:val="none" w:sz="0" w:space="0" w:color="auto"/>
            <w:left w:val="none" w:sz="0" w:space="0" w:color="auto"/>
            <w:bottom w:val="none" w:sz="0" w:space="0" w:color="auto"/>
            <w:right w:val="none" w:sz="0" w:space="0" w:color="auto"/>
          </w:divBdr>
        </w:div>
        <w:div w:id="599022228">
          <w:marLeft w:val="640"/>
          <w:marRight w:val="0"/>
          <w:marTop w:val="0"/>
          <w:marBottom w:val="0"/>
          <w:divBdr>
            <w:top w:val="none" w:sz="0" w:space="0" w:color="auto"/>
            <w:left w:val="none" w:sz="0" w:space="0" w:color="auto"/>
            <w:bottom w:val="none" w:sz="0" w:space="0" w:color="auto"/>
            <w:right w:val="none" w:sz="0" w:space="0" w:color="auto"/>
          </w:divBdr>
        </w:div>
        <w:div w:id="45495330">
          <w:marLeft w:val="640"/>
          <w:marRight w:val="0"/>
          <w:marTop w:val="0"/>
          <w:marBottom w:val="0"/>
          <w:divBdr>
            <w:top w:val="none" w:sz="0" w:space="0" w:color="auto"/>
            <w:left w:val="none" w:sz="0" w:space="0" w:color="auto"/>
            <w:bottom w:val="none" w:sz="0" w:space="0" w:color="auto"/>
            <w:right w:val="none" w:sz="0" w:space="0" w:color="auto"/>
          </w:divBdr>
        </w:div>
        <w:div w:id="394596441">
          <w:marLeft w:val="640"/>
          <w:marRight w:val="0"/>
          <w:marTop w:val="0"/>
          <w:marBottom w:val="0"/>
          <w:divBdr>
            <w:top w:val="none" w:sz="0" w:space="0" w:color="auto"/>
            <w:left w:val="none" w:sz="0" w:space="0" w:color="auto"/>
            <w:bottom w:val="none" w:sz="0" w:space="0" w:color="auto"/>
            <w:right w:val="none" w:sz="0" w:space="0" w:color="auto"/>
          </w:divBdr>
        </w:div>
        <w:div w:id="739183088">
          <w:marLeft w:val="640"/>
          <w:marRight w:val="0"/>
          <w:marTop w:val="0"/>
          <w:marBottom w:val="0"/>
          <w:divBdr>
            <w:top w:val="none" w:sz="0" w:space="0" w:color="auto"/>
            <w:left w:val="none" w:sz="0" w:space="0" w:color="auto"/>
            <w:bottom w:val="none" w:sz="0" w:space="0" w:color="auto"/>
            <w:right w:val="none" w:sz="0" w:space="0" w:color="auto"/>
          </w:divBdr>
        </w:div>
        <w:div w:id="1387684162">
          <w:marLeft w:val="640"/>
          <w:marRight w:val="0"/>
          <w:marTop w:val="0"/>
          <w:marBottom w:val="0"/>
          <w:divBdr>
            <w:top w:val="none" w:sz="0" w:space="0" w:color="auto"/>
            <w:left w:val="none" w:sz="0" w:space="0" w:color="auto"/>
            <w:bottom w:val="none" w:sz="0" w:space="0" w:color="auto"/>
            <w:right w:val="none" w:sz="0" w:space="0" w:color="auto"/>
          </w:divBdr>
        </w:div>
        <w:div w:id="1478716977">
          <w:marLeft w:val="640"/>
          <w:marRight w:val="0"/>
          <w:marTop w:val="0"/>
          <w:marBottom w:val="0"/>
          <w:divBdr>
            <w:top w:val="none" w:sz="0" w:space="0" w:color="auto"/>
            <w:left w:val="none" w:sz="0" w:space="0" w:color="auto"/>
            <w:bottom w:val="none" w:sz="0" w:space="0" w:color="auto"/>
            <w:right w:val="none" w:sz="0" w:space="0" w:color="auto"/>
          </w:divBdr>
        </w:div>
        <w:div w:id="1724719187">
          <w:marLeft w:val="640"/>
          <w:marRight w:val="0"/>
          <w:marTop w:val="0"/>
          <w:marBottom w:val="0"/>
          <w:divBdr>
            <w:top w:val="none" w:sz="0" w:space="0" w:color="auto"/>
            <w:left w:val="none" w:sz="0" w:space="0" w:color="auto"/>
            <w:bottom w:val="none" w:sz="0" w:space="0" w:color="auto"/>
            <w:right w:val="none" w:sz="0" w:space="0" w:color="auto"/>
          </w:divBdr>
        </w:div>
        <w:div w:id="442000663">
          <w:marLeft w:val="640"/>
          <w:marRight w:val="0"/>
          <w:marTop w:val="0"/>
          <w:marBottom w:val="0"/>
          <w:divBdr>
            <w:top w:val="none" w:sz="0" w:space="0" w:color="auto"/>
            <w:left w:val="none" w:sz="0" w:space="0" w:color="auto"/>
            <w:bottom w:val="none" w:sz="0" w:space="0" w:color="auto"/>
            <w:right w:val="none" w:sz="0" w:space="0" w:color="auto"/>
          </w:divBdr>
        </w:div>
        <w:div w:id="1259870812">
          <w:marLeft w:val="640"/>
          <w:marRight w:val="0"/>
          <w:marTop w:val="0"/>
          <w:marBottom w:val="0"/>
          <w:divBdr>
            <w:top w:val="none" w:sz="0" w:space="0" w:color="auto"/>
            <w:left w:val="none" w:sz="0" w:space="0" w:color="auto"/>
            <w:bottom w:val="none" w:sz="0" w:space="0" w:color="auto"/>
            <w:right w:val="none" w:sz="0" w:space="0" w:color="auto"/>
          </w:divBdr>
        </w:div>
        <w:div w:id="1240869877">
          <w:marLeft w:val="640"/>
          <w:marRight w:val="0"/>
          <w:marTop w:val="0"/>
          <w:marBottom w:val="0"/>
          <w:divBdr>
            <w:top w:val="none" w:sz="0" w:space="0" w:color="auto"/>
            <w:left w:val="none" w:sz="0" w:space="0" w:color="auto"/>
            <w:bottom w:val="none" w:sz="0" w:space="0" w:color="auto"/>
            <w:right w:val="none" w:sz="0" w:space="0" w:color="auto"/>
          </w:divBdr>
        </w:div>
        <w:div w:id="1579444109">
          <w:marLeft w:val="640"/>
          <w:marRight w:val="0"/>
          <w:marTop w:val="0"/>
          <w:marBottom w:val="0"/>
          <w:divBdr>
            <w:top w:val="none" w:sz="0" w:space="0" w:color="auto"/>
            <w:left w:val="none" w:sz="0" w:space="0" w:color="auto"/>
            <w:bottom w:val="none" w:sz="0" w:space="0" w:color="auto"/>
            <w:right w:val="none" w:sz="0" w:space="0" w:color="auto"/>
          </w:divBdr>
        </w:div>
        <w:div w:id="860819414">
          <w:marLeft w:val="640"/>
          <w:marRight w:val="0"/>
          <w:marTop w:val="0"/>
          <w:marBottom w:val="0"/>
          <w:divBdr>
            <w:top w:val="none" w:sz="0" w:space="0" w:color="auto"/>
            <w:left w:val="none" w:sz="0" w:space="0" w:color="auto"/>
            <w:bottom w:val="none" w:sz="0" w:space="0" w:color="auto"/>
            <w:right w:val="none" w:sz="0" w:space="0" w:color="auto"/>
          </w:divBdr>
        </w:div>
        <w:div w:id="473984322">
          <w:marLeft w:val="640"/>
          <w:marRight w:val="0"/>
          <w:marTop w:val="0"/>
          <w:marBottom w:val="0"/>
          <w:divBdr>
            <w:top w:val="none" w:sz="0" w:space="0" w:color="auto"/>
            <w:left w:val="none" w:sz="0" w:space="0" w:color="auto"/>
            <w:bottom w:val="none" w:sz="0" w:space="0" w:color="auto"/>
            <w:right w:val="none" w:sz="0" w:space="0" w:color="auto"/>
          </w:divBdr>
        </w:div>
        <w:div w:id="591403543">
          <w:marLeft w:val="640"/>
          <w:marRight w:val="0"/>
          <w:marTop w:val="0"/>
          <w:marBottom w:val="0"/>
          <w:divBdr>
            <w:top w:val="none" w:sz="0" w:space="0" w:color="auto"/>
            <w:left w:val="none" w:sz="0" w:space="0" w:color="auto"/>
            <w:bottom w:val="none" w:sz="0" w:space="0" w:color="auto"/>
            <w:right w:val="none" w:sz="0" w:space="0" w:color="auto"/>
          </w:divBdr>
        </w:div>
        <w:div w:id="1660503839">
          <w:marLeft w:val="640"/>
          <w:marRight w:val="0"/>
          <w:marTop w:val="0"/>
          <w:marBottom w:val="0"/>
          <w:divBdr>
            <w:top w:val="none" w:sz="0" w:space="0" w:color="auto"/>
            <w:left w:val="none" w:sz="0" w:space="0" w:color="auto"/>
            <w:bottom w:val="none" w:sz="0" w:space="0" w:color="auto"/>
            <w:right w:val="none" w:sz="0" w:space="0" w:color="auto"/>
          </w:divBdr>
        </w:div>
        <w:div w:id="386536464">
          <w:marLeft w:val="640"/>
          <w:marRight w:val="0"/>
          <w:marTop w:val="0"/>
          <w:marBottom w:val="0"/>
          <w:divBdr>
            <w:top w:val="none" w:sz="0" w:space="0" w:color="auto"/>
            <w:left w:val="none" w:sz="0" w:space="0" w:color="auto"/>
            <w:bottom w:val="none" w:sz="0" w:space="0" w:color="auto"/>
            <w:right w:val="none" w:sz="0" w:space="0" w:color="auto"/>
          </w:divBdr>
        </w:div>
        <w:div w:id="951401671">
          <w:marLeft w:val="640"/>
          <w:marRight w:val="0"/>
          <w:marTop w:val="0"/>
          <w:marBottom w:val="0"/>
          <w:divBdr>
            <w:top w:val="none" w:sz="0" w:space="0" w:color="auto"/>
            <w:left w:val="none" w:sz="0" w:space="0" w:color="auto"/>
            <w:bottom w:val="none" w:sz="0" w:space="0" w:color="auto"/>
            <w:right w:val="none" w:sz="0" w:space="0" w:color="auto"/>
          </w:divBdr>
        </w:div>
        <w:div w:id="734820447">
          <w:marLeft w:val="640"/>
          <w:marRight w:val="0"/>
          <w:marTop w:val="0"/>
          <w:marBottom w:val="0"/>
          <w:divBdr>
            <w:top w:val="none" w:sz="0" w:space="0" w:color="auto"/>
            <w:left w:val="none" w:sz="0" w:space="0" w:color="auto"/>
            <w:bottom w:val="none" w:sz="0" w:space="0" w:color="auto"/>
            <w:right w:val="none" w:sz="0" w:space="0" w:color="auto"/>
          </w:divBdr>
        </w:div>
        <w:div w:id="207188953">
          <w:marLeft w:val="640"/>
          <w:marRight w:val="0"/>
          <w:marTop w:val="0"/>
          <w:marBottom w:val="0"/>
          <w:divBdr>
            <w:top w:val="none" w:sz="0" w:space="0" w:color="auto"/>
            <w:left w:val="none" w:sz="0" w:space="0" w:color="auto"/>
            <w:bottom w:val="none" w:sz="0" w:space="0" w:color="auto"/>
            <w:right w:val="none" w:sz="0" w:space="0" w:color="auto"/>
          </w:divBdr>
        </w:div>
        <w:div w:id="1821536486">
          <w:marLeft w:val="640"/>
          <w:marRight w:val="0"/>
          <w:marTop w:val="0"/>
          <w:marBottom w:val="0"/>
          <w:divBdr>
            <w:top w:val="none" w:sz="0" w:space="0" w:color="auto"/>
            <w:left w:val="none" w:sz="0" w:space="0" w:color="auto"/>
            <w:bottom w:val="none" w:sz="0" w:space="0" w:color="auto"/>
            <w:right w:val="none" w:sz="0" w:space="0" w:color="auto"/>
          </w:divBdr>
        </w:div>
        <w:div w:id="1525048829">
          <w:marLeft w:val="640"/>
          <w:marRight w:val="0"/>
          <w:marTop w:val="0"/>
          <w:marBottom w:val="0"/>
          <w:divBdr>
            <w:top w:val="none" w:sz="0" w:space="0" w:color="auto"/>
            <w:left w:val="none" w:sz="0" w:space="0" w:color="auto"/>
            <w:bottom w:val="none" w:sz="0" w:space="0" w:color="auto"/>
            <w:right w:val="none" w:sz="0" w:space="0" w:color="auto"/>
          </w:divBdr>
        </w:div>
        <w:div w:id="999498957">
          <w:marLeft w:val="640"/>
          <w:marRight w:val="0"/>
          <w:marTop w:val="0"/>
          <w:marBottom w:val="0"/>
          <w:divBdr>
            <w:top w:val="none" w:sz="0" w:space="0" w:color="auto"/>
            <w:left w:val="none" w:sz="0" w:space="0" w:color="auto"/>
            <w:bottom w:val="none" w:sz="0" w:space="0" w:color="auto"/>
            <w:right w:val="none" w:sz="0" w:space="0" w:color="auto"/>
          </w:divBdr>
        </w:div>
        <w:div w:id="1487169274">
          <w:marLeft w:val="640"/>
          <w:marRight w:val="0"/>
          <w:marTop w:val="0"/>
          <w:marBottom w:val="0"/>
          <w:divBdr>
            <w:top w:val="none" w:sz="0" w:space="0" w:color="auto"/>
            <w:left w:val="none" w:sz="0" w:space="0" w:color="auto"/>
            <w:bottom w:val="none" w:sz="0" w:space="0" w:color="auto"/>
            <w:right w:val="none" w:sz="0" w:space="0" w:color="auto"/>
          </w:divBdr>
        </w:div>
        <w:div w:id="943270822">
          <w:marLeft w:val="640"/>
          <w:marRight w:val="0"/>
          <w:marTop w:val="0"/>
          <w:marBottom w:val="0"/>
          <w:divBdr>
            <w:top w:val="none" w:sz="0" w:space="0" w:color="auto"/>
            <w:left w:val="none" w:sz="0" w:space="0" w:color="auto"/>
            <w:bottom w:val="none" w:sz="0" w:space="0" w:color="auto"/>
            <w:right w:val="none" w:sz="0" w:space="0" w:color="auto"/>
          </w:divBdr>
        </w:div>
        <w:div w:id="647054131">
          <w:marLeft w:val="640"/>
          <w:marRight w:val="0"/>
          <w:marTop w:val="0"/>
          <w:marBottom w:val="0"/>
          <w:divBdr>
            <w:top w:val="none" w:sz="0" w:space="0" w:color="auto"/>
            <w:left w:val="none" w:sz="0" w:space="0" w:color="auto"/>
            <w:bottom w:val="none" w:sz="0" w:space="0" w:color="auto"/>
            <w:right w:val="none" w:sz="0" w:space="0" w:color="auto"/>
          </w:divBdr>
        </w:div>
        <w:div w:id="449934629">
          <w:marLeft w:val="640"/>
          <w:marRight w:val="0"/>
          <w:marTop w:val="0"/>
          <w:marBottom w:val="0"/>
          <w:divBdr>
            <w:top w:val="none" w:sz="0" w:space="0" w:color="auto"/>
            <w:left w:val="none" w:sz="0" w:space="0" w:color="auto"/>
            <w:bottom w:val="none" w:sz="0" w:space="0" w:color="auto"/>
            <w:right w:val="none" w:sz="0" w:space="0" w:color="auto"/>
          </w:divBdr>
        </w:div>
        <w:div w:id="685445749">
          <w:marLeft w:val="640"/>
          <w:marRight w:val="0"/>
          <w:marTop w:val="0"/>
          <w:marBottom w:val="0"/>
          <w:divBdr>
            <w:top w:val="none" w:sz="0" w:space="0" w:color="auto"/>
            <w:left w:val="none" w:sz="0" w:space="0" w:color="auto"/>
            <w:bottom w:val="none" w:sz="0" w:space="0" w:color="auto"/>
            <w:right w:val="none" w:sz="0" w:space="0" w:color="auto"/>
          </w:divBdr>
        </w:div>
        <w:div w:id="617952339">
          <w:marLeft w:val="640"/>
          <w:marRight w:val="0"/>
          <w:marTop w:val="0"/>
          <w:marBottom w:val="0"/>
          <w:divBdr>
            <w:top w:val="none" w:sz="0" w:space="0" w:color="auto"/>
            <w:left w:val="none" w:sz="0" w:space="0" w:color="auto"/>
            <w:bottom w:val="none" w:sz="0" w:space="0" w:color="auto"/>
            <w:right w:val="none" w:sz="0" w:space="0" w:color="auto"/>
          </w:divBdr>
        </w:div>
        <w:div w:id="2007437537">
          <w:marLeft w:val="640"/>
          <w:marRight w:val="0"/>
          <w:marTop w:val="0"/>
          <w:marBottom w:val="0"/>
          <w:divBdr>
            <w:top w:val="none" w:sz="0" w:space="0" w:color="auto"/>
            <w:left w:val="none" w:sz="0" w:space="0" w:color="auto"/>
            <w:bottom w:val="none" w:sz="0" w:space="0" w:color="auto"/>
            <w:right w:val="none" w:sz="0" w:space="0" w:color="auto"/>
          </w:divBdr>
        </w:div>
        <w:div w:id="141771265">
          <w:marLeft w:val="640"/>
          <w:marRight w:val="0"/>
          <w:marTop w:val="0"/>
          <w:marBottom w:val="0"/>
          <w:divBdr>
            <w:top w:val="none" w:sz="0" w:space="0" w:color="auto"/>
            <w:left w:val="none" w:sz="0" w:space="0" w:color="auto"/>
            <w:bottom w:val="none" w:sz="0" w:space="0" w:color="auto"/>
            <w:right w:val="none" w:sz="0" w:space="0" w:color="auto"/>
          </w:divBdr>
        </w:div>
        <w:div w:id="904342011">
          <w:marLeft w:val="640"/>
          <w:marRight w:val="0"/>
          <w:marTop w:val="0"/>
          <w:marBottom w:val="0"/>
          <w:divBdr>
            <w:top w:val="none" w:sz="0" w:space="0" w:color="auto"/>
            <w:left w:val="none" w:sz="0" w:space="0" w:color="auto"/>
            <w:bottom w:val="none" w:sz="0" w:space="0" w:color="auto"/>
            <w:right w:val="none" w:sz="0" w:space="0" w:color="auto"/>
          </w:divBdr>
        </w:div>
        <w:div w:id="221599873">
          <w:marLeft w:val="640"/>
          <w:marRight w:val="0"/>
          <w:marTop w:val="0"/>
          <w:marBottom w:val="0"/>
          <w:divBdr>
            <w:top w:val="none" w:sz="0" w:space="0" w:color="auto"/>
            <w:left w:val="none" w:sz="0" w:space="0" w:color="auto"/>
            <w:bottom w:val="none" w:sz="0" w:space="0" w:color="auto"/>
            <w:right w:val="none" w:sz="0" w:space="0" w:color="auto"/>
          </w:divBdr>
        </w:div>
        <w:div w:id="1748382355">
          <w:marLeft w:val="640"/>
          <w:marRight w:val="0"/>
          <w:marTop w:val="0"/>
          <w:marBottom w:val="0"/>
          <w:divBdr>
            <w:top w:val="none" w:sz="0" w:space="0" w:color="auto"/>
            <w:left w:val="none" w:sz="0" w:space="0" w:color="auto"/>
            <w:bottom w:val="none" w:sz="0" w:space="0" w:color="auto"/>
            <w:right w:val="none" w:sz="0" w:space="0" w:color="auto"/>
          </w:divBdr>
        </w:div>
        <w:div w:id="1393306377">
          <w:marLeft w:val="640"/>
          <w:marRight w:val="0"/>
          <w:marTop w:val="0"/>
          <w:marBottom w:val="0"/>
          <w:divBdr>
            <w:top w:val="none" w:sz="0" w:space="0" w:color="auto"/>
            <w:left w:val="none" w:sz="0" w:space="0" w:color="auto"/>
            <w:bottom w:val="none" w:sz="0" w:space="0" w:color="auto"/>
            <w:right w:val="none" w:sz="0" w:space="0" w:color="auto"/>
          </w:divBdr>
        </w:div>
        <w:div w:id="224338013">
          <w:marLeft w:val="640"/>
          <w:marRight w:val="0"/>
          <w:marTop w:val="0"/>
          <w:marBottom w:val="0"/>
          <w:divBdr>
            <w:top w:val="none" w:sz="0" w:space="0" w:color="auto"/>
            <w:left w:val="none" w:sz="0" w:space="0" w:color="auto"/>
            <w:bottom w:val="none" w:sz="0" w:space="0" w:color="auto"/>
            <w:right w:val="none" w:sz="0" w:space="0" w:color="auto"/>
          </w:divBdr>
        </w:div>
        <w:div w:id="295795354">
          <w:marLeft w:val="640"/>
          <w:marRight w:val="0"/>
          <w:marTop w:val="0"/>
          <w:marBottom w:val="0"/>
          <w:divBdr>
            <w:top w:val="none" w:sz="0" w:space="0" w:color="auto"/>
            <w:left w:val="none" w:sz="0" w:space="0" w:color="auto"/>
            <w:bottom w:val="none" w:sz="0" w:space="0" w:color="auto"/>
            <w:right w:val="none" w:sz="0" w:space="0" w:color="auto"/>
          </w:divBdr>
        </w:div>
        <w:div w:id="111944180">
          <w:marLeft w:val="640"/>
          <w:marRight w:val="0"/>
          <w:marTop w:val="0"/>
          <w:marBottom w:val="0"/>
          <w:divBdr>
            <w:top w:val="none" w:sz="0" w:space="0" w:color="auto"/>
            <w:left w:val="none" w:sz="0" w:space="0" w:color="auto"/>
            <w:bottom w:val="none" w:sz="0" w:space="0" w:color="auto"/>
            <w:right w:val="none" w:sz="0" w:space="0" w:color="auto"/>
          </w:divBdr>
        </w:div>
        <w:div w:id="787744911">
          <w:marLeft w:val="640"/>
          <w:marRight w:val="0"/>
          <w:marTop w:val="0"/>
          <w:marBottom w:val="0"/>
          <w:divBdr>
            <w:top w:val="none" w:sz="0" w:space="0" w:color="auto"/>
            <w:left w:val="none" w:sz="0" w:space="0" w:color="auto"/>
            <w:bottom w:val="none" w:sz="0" w:space="0" w:color="auto"/>
            <w:right w:val="none" w:sz="0" w:space="0" w:color="auto"/>
          </w:divBdr>
        </w:div>
        <w:div w:id="1553885503">
          <w:marLeft w:val="640"/>
          <w:marRight w:val="0"/>
          <w:marTop w:val="0"/>
          <w:marBottom w:val="0"/>
          <w:divBdr>
            <w:top w:val="none" w:sz="0" w:space="0" w:color="auto"/>
            <w:left w:val="none" w:sz="0" w:space="0" w:color="auto"/>
            <w:bottom w:val="none" w:sz="0" w:space="0" w:color="auto"/>
            <w:right w:val="none" w:sz="0" w:space="0" w:color="auto"/>
          </w:divBdr>
        </w:div>
        <w:div w:id="1210996803">
          <w:marLeft w:val="640"/>
          <w:marRight w:val="0"/>
          <w:marTop w:val="0"/>
          <w:marBottom w:val="0"/>
          <w:divBdr>
            <w:top w:val="none" w:sz="0" w:space="0" w:color="auto"/>
            <w:left w:val="none" w:sz="0" w:space="0" w:color="auto"/>
            <w:bottom w:val="none" w:sz="0" w:space="0" w:color="auto"/>
            <w:right w:val="none" w:sz="0" w:space="0" w:color="auto"/>
          </w:divBdr>
        </w:div>
        <w:div w:id="900865601">
          <w:marLeft w:val="640"/>
          <w:marRight w:val="0"/>
          <w:marTop w:val="0"/>
          <w:marBottom w:val="0"/>
          <w:divBdr>
            <w:top w:val="none" w:sz="0" w:space="0" w:color="auto"/>
            <w:left w:val="none" w:sz="0" w:space="0" w:color="auto"/>
            <w:bottom w:val="none" w:sz="0" w:space="0" w:color="auto"/>
            <w:right w:val="none" w:sz="0" w:space="0" w:color="auto"/>
          </w:divBdr>
        </w:div>
        <w:div w:id="1132362359">
          <w:marLeft w:val="640"/>
          <w:marRight w:val="0"/>
          <w:marTop w:val="0"/>
          <w:marBottom w:val="0"/>
          <w:divBdr>
            <w:top w:val="none" w:sz="0" w:space="0" w:color="auto"/>
            <w:left w:val="none" w:sz="0" w:space="0" w:color="auto"/>
            <w:bottom w:val="none" w:sz="0" w:space="0" w:color="auto"/>
            <w:right w:val="none" w:sz="0" w:space="0" w:color="auto"/>
          </w:divBdr>
        </w:div>
        <w:div w:id="1703508339">
          <w:marLeft w:val="640"/>
          <w:marRight w:val="0"/>
          <w:marTop w:val="0"/>
          <w:marBottom w:val="0"/>
          <w:divBdr>
            <w:top w:val="none" w:sz="0" w:space="0" w:color="auto"/>
            <w:left w:val="none" w:sz="0" w:space="0" w:color="auto"/>
            <w:bottom w:val="none" w:sz="0" w:space="0" w:color="auto"/>
            <w:right w:val="none" w:sz="0" w:space="0" w:color="auto"/>
          </w:divBdr>
        </w:div>
        <w:div w:id="1875579556">
          <w:marLeft w:val="640"/>
          <w:marRight w:val="0"/>
          <w:marTop w:val="0"/>
          <w:marBottom w:val="0"/>
          <w:divBdr>
            <w:top w:val="none" w:sz="0" w:space="0" w:color="auto"/>
            <w:left w:val="none" w:sz="0" w:space="0" w:color="auto"/>
            <w:bottom w:val="none" w:sz="0" w:space="0" w:color="auto"/>
            <w:right w:val="none" w:sz="0" w:space="0" w:color="auto"/>
          </w:divBdr>
        </w:div>
        <w:div w:id="591083654">
          <w:marLeft w:val="640"/>
          <w:marRight w:val="0"/>
          <w:marTop w:val="0"/>
          <w:marBottom w:val="0"/>
          <w:divBdr>
            <w:top w:val="none" w:sz="0" w:space="0" w:color="auto"/>
            <w:left w:val="none" w:sz="0" w:space="0" w:color="auto"/>
            <w:bottom w:val="none" w:sz="0" w:space="0" w:color="auto"/>
            <w:right w:val="none" w:sz="0" w:space="0" w:color="auto"/>
          </w:divBdr>
        </w:div>
        <w:div w:id="90200312">
          <w:marLeft w:val="640"/>
          <w:marRight w:val="0"/>
          <w:marTop w:val="0"/>
          <w:marBottom w:val="0"/>
          <w:divBdr>
            <w:top w:val="none" w:sz="0" w:space="0" w:color="auto"/>
            <w:left w:val="none" w:sz="0" w:space="0" w:color="auto"/>
            <w:bottom w:val="none" w:sz="0" w:space="0" w:color="auto"/>
            <w:right w:val="none" w:sz="0" w:space="0" w:color="auto"/>
          </w:divBdr>
        </w:div>
        <w:div w:id="1467356577">
          <w:marLeft w:val="640"/>
          <w:marRight w:val="0"/>
          <w:marTop w:val="0"/>
          <w:marBottom w:val="0"/>
          <w:divBdr>
            <w:top w:val="none" w:sz="0" w:space="0" w:color="auto"/>
            <w:left w:val="none" w:sz="0" w:space="0" w:color="auto"/>
            <w:bottom w:val="none" w:sz="0" w:space="0" w:color="auto"/>
            <w:right w:val="none" w:sz="0" w:space="0" w:color="auto"/>
          </w:divBdr>
        </w:div>
        <w:div w:id="1482304788">
          <w:marLeft w:val="640"/>
          <w:marRight w:val="0"/>
          <w:marTop w:val="0"/>
          <w:marBottom w:val="0"/>
          <w:divBdr>
            <w:top w:val="none" w:sz="0" w:space="0" w:color="auto"/>
            <w:left w:val="none" w:sz="0" w:space="0" w:color="auto"/>
            <w:bottom w:val="none" w:sz="0" w:space="0" w:color="auto"/>
            <w:right w:val="none" w:sz="0" w:space="0" w:color="auto"/>
          </w:divBdr>
        </w:div>
        <w:div w:id="1812479095">
          <w:marLeft w:val="640"/>
          <w:marRight w:val="0"/>
          <w:marTop w:val="0"/>
          <w:marBottom w:val="0"/>
          <w:divBdr>
            <w:top w:val="none" w:sz="0" w:space="0" w:color="auto"/>
            <w:left w:val="none" w:sz="0" w:space="0" w:color="auto"/>
            <w:bottom w:val="none" w:sz="0" w:space="0" w:color="auto"/>
            <w:right w:val="none" w:sz="0" w:space="0" w:color="auto"/>
          </w:divBdr>
        </w:div>
        <w:div w:id="1218325617">
          <w:marLeft w:val="640"/>
          <w:marRight w:val="0"/>
          <w:marTop w:val="0"/>
          <w:marBottom w:val="0"/>
          <w:divBdr>
            <w:top w:val="none" w:sz="0" w:space="0" w:color="auto"/>
            <w:left w:val="none" w:sz="0" w:space="0" w:color="auto"/>
            <w:bottom w:val="none" w:sz="0" w:space="0" w:color="auto"/>
            <w:right w:val="none" w:sz="0" w:space="0" w:color="auto"/>
          </w:divBdr>
        </w:div>
        <w:div w:id="2069956707">
          <w:marLeft w:val="640"/>
          <w:marRight w:val="0"/>
          <w:marTop w:val="0"/>
          <w:marBottom w:val="0"/>
          <w:divBdr>
            <w:top w:val="none" w:sz="0" w:space="0" w:color="auto"/>
            <w:left w:val="none" w:sz="0" w:space="0" w:color="auto"/>
            <w:bottom w:val="none" w:sz="0" w:space="0" w:color="auto"/>
            <w:right w:val="none" w:sz="0" w:space="0" w:color="auto"/>
          </w:divBdr>
        </w:div>
        <w:div w:id="1062948526">
          <w:marLeft w:val="640"/>
          <w:marRight w:val="0"/>
          <w:marTop w:val="0"/>
          <w:marBottom w:val="0"/>
          <w:divBdr>
            <w:top w:val="none" w:sz="0" w:space="0" w:color="auto"/>
            <w:left w:val="none" w:sz="0" w:space="0" w:color="auto"/>
            <w:bottom w:val="none" w:sz="0" w:space="0" w:color="auto"/>
            <w:right w:val="none" w:sz="0" w:space="0" w:color="auto"/>
          </w:divBdr>
        </w:div>
        <w:div w:id="1978144484">
          <w:marLeft w:val="640"/>
          <w:marRight w:val="0"/>
          <w:marTop w:val="0"/>
          <w:marBottom w:val="0"/>
          <w:divBdr>
            <w:top w:val="none" w:sz="0" w:space="0" w:color="auto"/>
            <w:left w:val="none" w:sz="0" w:space="0" w:color="auto"/>
            <w:bottom w:val="none" w:sz="0" w:space="0" w:color="auto"/>
            <w:right w:val="none" w:sz="0" w:space="0" w:color="auto"/>
          </w:divBdr>
        </w:div>
        <w:div w:id="1100835273">
          <w:marLeft w:val="640"/>
          <w:marRight w:val="0"/>
          <w:marTop w:val="0"/>
          <w:marBottom w:val="0"/>
          <w:divBdr>
            <w:top w:val="none" w:sz="0" w:space="0" w:color="auto"/>
            <w:left w:val="none" w:sz="0" w:space="0" w:color="auto"/>
            <w:bottom w:val="none" w:sz="0" w:space="0" w:color="auto"/>
            <w:right w:val="none" w:sz="0" w:space="0" w:color="auto"/>
          </w:divBdr>
        </w:div>
        <w:div w:id="1768115313">
          <w:marLeft w:val="640"/>
          <w:marRight w:val="0"/>
          <w:marTop w:val="0"/>
          <w:marBottom w:val="0"/>
          <w:divBdr>
            <w:top w:val="none" w:sz="0" w:space="0" w:color="auto"/>
            <w:left w:val="none" w:sz="0" w:space="0" w:color="auto"/>
            <w:bottom w:val="none" w:sz="0" w:space="0" w:color="auto"/>
            <w:right w:val="none" w:sz="0" w:space="0" w:color="auto"/>
          </w:divBdr>
        </w:div>
        <w:div w:id="678198303">
          <w:marLeft w:val="640"/>
          <w:marRight w:val="0"/>
          <w:marTop w:val="0"/>
          <w:marBottom w:val="0"/>
          <w:divBdr>
            <w:top w:val="none" w:sz="0" w:space="0" w:color="auto"/>
            <w:left w:val="none" w:sz="0" w:space="0" w:color="auto"/>
            <w:bottom w:val="none" w:sz="0" w:space="0" w:color="auto"/>
            <w:right w:val="none" w:sz="0" w:space="0" w:color="auto"/>
          </w:divBdr>
        </w:div>
        <w:div w:id="1595238760">
          <w:marLeft w:val="640"/>
          <w:marRight w:val="0"/>
          <w:marTop w:val="0"/>
          <w:marBottom w:val="0"/>
          <w:divBdr>
            <w:top w:val="none" w:sz="0" w:space="0" w:color="auto"/>
            <w:left w:val="none" w:sz="0" w:space="0" w:color="auto"/>
            <w:bottom w:val="none" w:sz="0" w:space="0" w:color="auto"/>
            <w:right w:val="none" w:sz="0" w:space="0" w:color="auto"/>
          </w:divBdr>
        </w:div>
        <w:div w:id="1606225318">
          <w:marLeft w:val="640"/>
          <w:marRight w:val="0"/>
          <w:marTop w:val="0"/>
          <w:marBottom w:val="0"/>
          <w:divBdr>
            <w:top w:val="none" w:sz="0" w:space="0" w:color="auto"/>
            <w:left w:val="none" w:sz="0" w:space="0" w:color="auto"/>
            <w:bottom w:val="none" w:sz="0" w:space="0" w:color="auto"/>
            <w:right w:val="none" w:sz="0" w:space="0" w:color="auto"/>
          </w:divBdr>
        </w:div>
        <w:div w:id="918103396">
          <w:marLeft w:val="640"/>
          <w:marRight w:val="0"/>
          <w:marTop w:val="0"/>
          <w:marBottom w:val="0"/>
          <w:divBdr>
            <w:top w:val="none" w:sz="0" w:space="0" w:color="auto"/>
            <w:left w:val="none" w:sz="0" w:space="0" w:color="auto"/>
            <w:bottom w:val="none" w:sz="0" w:space="0" w:color="auto"/>
            <w:right w:val="none" w:sz="0" w:space="0" w:color="auto"/>
          </w:divBdr>
        </w:div>
        <w:div w:id="130438721">
          <w:marLeft w:val="640"/>
          <w:marRight w:val="0"/>
          <w:marTop w:val="0"/>
          <w:marBottom w:val="0"/>
          <w:divBdr>
            <w:top w:val="none" w:sz="0" w:space="0" w:color="auto"/>
            <w:left w:val="none" w:sz="0" w:space="0" w:color="auto"/>
            <w:bottom w:val="none" w:sz="0" w:space="0" w:color="auto"/>
            <w:right w:val="none" w:sz="0" w:space="0" w:color="auto"/>
          </w:divBdr>
        </w:div>
        <w:div w:id="589310386">
          <w:marLeft w:val="640"/>
          <w:marRight w:val="0"/>
          <w:marTop w:val="0"/>
          <w:marBottom w:val="0"/>
          <w:divBdr>
            <w:top w:val="none" w:sz="0" w:space="0" w:color="auto"/>
            <w:left w:val="none" w:sz="0" w:space="0" w:color="auto"/>
            <w:bottom w:val="none" w:sz="0" w:space="0" w:color="auto"/>
            <w:right w:val="none" w:sz="0" w:space="0" w:color="auto"/>
          </w:divBdr>
        </w:div>
        <w:div w:id="925260610">
          <w:marLeft w:val="640"/>
          <w:marRight w:val="0"/>
          <w:marTop w:val="0"/>
          <w:marBottom w:val="0"/>
          <w:divBdr>
            <w:top w:val="none" w:sz="0" w:space="0" w:color="auto"/>
            <w:left w:val="none" w:sz="0" w:space="0" w:color="auto"/>
            <w:bottom w:val="none" w:sz="0" w:space="0" w:color="auto"/>
            <w:right w:val="none" w:sz="0" w:space="0" w:color="auto"/>
          </w:divBdr>
        </w:div>
        <w:div w:id="545143323">
          <w:marLeft w:val="640"/>
          <w:marRight w:val="0"/>
          <w:marTop w:val="0"/>
          <w:marBottom w:val="0"/>
          <w:divBdr>
            <w:top w:val="none" w:sz="0" w:space="0" w:color="auto"/>
            <w:left w:val="none" w:sz="0" w:space="0" w:color="auto"/>
            <w:bottom w:val="none" w:sz="0" w:space="0" w:color="auto"/>
            <w:right w:val="none" w:sz="0" w:space="0" w:color="auto"/>
          </w:divBdr>
        </w:div>
        <w:div w:id="1044406512">
          <w:marLeft w:val="640"/>
          <w:marRight w:val="0"/>
          <w:marTop w:val="0"/>
          <w:marBottom w:val="0"/>
          <w:divBdr>
            <w:top w:val="none" w:sz="0" w:space="0" w:color="auto"/>
            <w:left w:val="none" w:sz="0" w:space="0" w:color="auto"/>
            <w:bottom w:val="none" w:sz="0" w:space="0" w:color="auto"/>
            <w:right w:val="none" w:sz="0" w:space="0" w:color="auto"/>
          </w:divBdr>
        </w:div>
        <w:div w:id="2100633375">
          <w:marLeft w:val="640"/>
          <w:marRight w:val="0"/>
          <w:marTop w:val="0"/>
          <w:marBottom w:val="0"/>
          <w:divBdr>
            <w:top w:val="none" w:sz="0" w:space="0" w:color="auto"/>
            <w:left w:val="none" w:sz="0" w:space="0" w:color="auto"/>
            <w:bottom w:val="none" w:sz="0" w:space="0" w:color="auto"/>
            <w:right w:val="none" w:sz="0" w:space="0" w:color="auto"/>
          </w:divBdr>
        </w:div>
        <w:div w:id="1727874825">
          <w:marLeft w:val="640"/>
          <w:marRight w:val="0"/>
          <w:marTop w:val="0"/>
          <w:marBottom w:val="0"/>
          <w:divBdr>
            <w:top w:val="none" w:sz="0" w:space="0" w:color="auto"/>
            <w:left w:val="none" w:sz="0" w:space="0" w:color="auto"/>
            <w:bottom w:val="none" w:sz="0" w:space="0" w:color="auto"/>
            <w:right w:val="none" w:sz="0" w:space="0" w:color="auto"/>
          </w:divBdr>
        </w:div>
        <w:div w:id="1198741173">
          <w:marLeft w:val="640"/>
          <w:marRight w:val="0"/>
          <w:marTop w:val="0"/>
          <w:marBottom w:val="0"/>
          <w:divBdr>
            <w:top w:val="none" w:sz="0" w:space="0" w:color="auto"/>
            <w:left w:val="none" w:sz="0" w:space="0" w:color="auto"/>
            <w:bottom w:val="none" w:sz="0" w:space="0" w:color="auto"/>
            <w:right w:val="none" w:sz="0" w:space="0" w:color="auto"/>
          </w:divBdr>
        </w:div>
        <w:div w:id="1986541312">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0691787">
      <w:bodyDiv w:val="1"/>
      <w:marLeft w:val="0"/>
      <w:marRight w:val="0"/>
      <w:marTop w:val="0"/>
      <w:marBottom w:val="0"/>
      <w:divBdr>
        <w:top w:val="none" w:sz="0" w:space="0" w:color="auto"/>
        <w:left w:val="none" w:sz="0" w:space="0" w:color="auto"/>
        <w:bottom w:val="none" w:sz="0" w:space="0" w:color="auto"/>
        <w:right w:val="none" w:sz="0" w:space="0" w:color="auto"/>
      </w:divBdr>
      <w:divsChild>
        <w:div w:id="1301422155">
          <w:marLeft w:val="640"/>
          <w:marRight w:val="0"/>
          <w:marTop w:val="0"/>
          <w:marBottom w:val="0"/>
          <w:divBdr>
            <w:top w:val="none" w:sz="0" w:space="0" w:color="auto"/>
            <w:left w:val="none" w:sz="0" w:space="0" w:color="auto"/>
            <w:bottom w:val="none" w:sz="0" w:space="0" w:color="auto"/>
            <w:right w:val="none" w:sz="0" w:space="0" w:color="auto"/>
          </w:divBdr>
        </w:div>
        <w:div w:id="1992326917">
          <w:marLeft w:val="640"/>
          <w:marRight w:val="0"/>
          <w:marTop w:val="0"/>
          <w:marBottom w:val="0"/>
          <w:divBdr>
            <w:top w:val="none" w:sz="0" w:space="0" w:color="auto"/>
            <w:left w:val="none" w:sz="0" w:space="0" w:color="auto"/>
            <w:bottom w:val="none" w:sz="0" w:space="0" w:color="auto"/>
            <w:right w:val="none" w:sz="0" w:space="0" w:color="auto"/>
          </w:divBdr>
        </w:div>
        <w:div w:id="184758272">
          <w:marLeft w:val="640"/>
          <w:marRight w:val="0"/>
          <w:marTop w:val="0"/>
          <w:marBottom w:val="0"/>
          <w:divBdr>
            <w:top w:val="none" w:sz="0" w:space="0" w:color="auto"/>
            <w:left w:val="none" w:sz="0" w:space="0" w:color="auto"/>
            <w:bottom w:val="none" w:sz="0" w:space="0" w:color="auto"/>
            <w:right w:val="none" w:sz="0" w:space="0" w:color="auto"/>
          </w:divBdr>
        </w:div>
        <w:div w:id="69930917">
          <w:marLeft w:val="640"/>
          <w:marRight w:val="0"/>
          <w:marTop w:val="0"/>
          <w:marBottom w:val="0"/>
          <w:divBdr>
            <w:top w:val="none" w:sz="0" w:space="0" w:color="auto"/>
            <w:left w:val="none" w:sz="0" w:space="0" w:color="auto"/>
            <w:bottom w:val="none" w:sz="0" w:space="0" w:color="auto"/>
            <w:right w:val="none" w:sz="0" w:space="0" w:color="auto"/>
          </w:divBdr>
        </w:div>
        <w:div w:id="1219393166">
          <w:marLeft w:val="640"/>
          <w:marRight w:val="0"/>
          <w:marTop w:val="0"/>
          <w:marBottom w:val="0"/>
          <w:divBdr>
            <w:top w:val="none" w:sz="0" w:space="0" w:color="auto"/>
            <w:left w:val="none" w:sz="0" w:space="0" w:color="auto"/>
            <w:bottom w:val="none" w:sz="0" w:space="0" w:color="auto"/>
            <w:right w:val="none" w:sz="0" w:space="0" w:color="auto"/>
          </w:divBdr>
        </w:div>
        <w:div w:id="1090732021">
          <w:marLeft w:val="640"/>
          <w:marRight w:val="0"/>
          <w:marTop w:val="0"/>
          <w:marBottom w:val="0"/>
          <w:divBdr>
            <w:top w:val="none" w:sz="0" w:space="0" w:color="auto"/>
            <w:left w:val="none" w:sz="0" w:space="0" w:color="auto"/>
            <w:bottom w:val="none" w:sz="0" w:space="0" w:color="auto"/>
            <w:right w:val="none" w:sz="0" w:space="0" w:color="auto"/>
          </w:divBdr>
        </w:div>
        <w:div w:id="1119027655">
          <w:marLeft w:val="640"/>
          <w:marRight w:val="0"/>
          <w:marTop w:val="0"/>
          <w:marBottom w:val="0"/>
          <w:divBdr>
            <w:top w:val="none" w:sz="0" w:space="0" w:color="auto"/>
            <w:left w:val="none" w:sz="0" w:space="0" w:color="auto"/>
            <w:bottom w:val="none" w:sz="0" w:space="0" w:color="auto"/>
            <w:right w:val="none" w:sz="0" w:space="0" w:color="auto"/>
          </w:divBdr>
        </w:div>
        <w:div w:id="1041323805">
          <w:marLeft w:val="640"/>
          <w:marRight w:val="0"/>
          <w:marTop w:val="0"/>
          <w:marBottom w:val="0"/>
          <w:divBdr>
            <w:top w:val="none" w:sz="0" w:space="0" w:color="auto"/>
            <w:left w:val="none" w:sz="0" w:space="0" w:color="auto"/>
            <w:bottom w:val="none" w:sz="0" w:space="0" w:color="auto"/>
            <w:right w:val="none" w:sz="0" w:space="0" w:color="auto"/>
          </w:divBdr>
        </w:div>
        <w:div w:id="506335745">
          <w:marLeft w:val="640"/>
          <w:marRight w:val="0"/>
          <w:marTop w:val="0"/>
          <w:marBottom w:val="0"/>
          <w:divBdr>
            <w:top w:val="none" w:sz="0" w:space="0" w:color="auto"/>
            <w:left w:val="none" w:sz="0" w:space="0" w:color="auto"/>
            <w:bottom w:val="none" w:sz="0" w:space="0" w:color="auto"/>
            <w:right w:val="none" w:sz="0" w:space="0" w:color="auto"/>
          </w:divBdr>
        </w:div>
        <w:div w:id="1071544269">
          <w:marLeft w:val="640"/>
          <w:marRight w:val="0"/>
          <w:marTop w:val="0"/>
          <w:marBottom w:val="0"/>
          <w:divBdr>
            <w:top w:val="none" w:sz="0" w:space="0" w:color="auto"/>
            <w:left w:val="none" w:sz="0" w:space="0" w:color="auto"/>
            <w:bottom w:val="none" w:sz="0" w:space="0" w:color="auto"/>
            <w:right w:val="none" w:sz="0" w:space="0" w:color="auto"/>
          </w:divBdr>
        </w:div>
        <w:div w:id="414786361">
          <w:marLeft w:val="640"/>
          <w:marRight w:val="0"/>
          <w:marTop w:val="0"/>
          <w:marBottom w:val="0"/>
          <w:divBdr>
            <w:top w:val="none" w:sz="0" w:space="0" w:color="auto"/>
            <w:left w:val="none" w:sz="0" w:space="0" w:color="auto"/>
            <w:bottom w:val="none" w:sz="0" w:space="0" w:color="auto"/>
            <w:right w:val="none" w:sz="0" w:space="0" w:color="auto"/>
          </w:divBdr>
        </w:div>
        <w:div w:id="1399283164">
          <w:marLeft w:val="640"/>
          <w:marRight w:val="0"/>
          <w:marTop w:val="0"/>
          <w:marBottom w:val="0"/>
          <w:divBdr>
            <w:top w:val="none" w:sz="0" w:space="0" w:color="auto"/>
            <w:left w:val="none" w:sz="0" w:space="0" w:color="auto"/>
            <w:bottom w:val="none" w:sz="0" w:space="0" w:color="auto"/>
            <w:right w:val="none" w:sz="0" w:space="0" w:color="auto"/>
          </w:divBdr>
        </w:div>
        <w:div w:id="1703550837">
          <w:marLeft w:val="640"/>
          <w:marRight w:val="0"/>
          <w:marTop w:val="0"/>
          <w:marBottom w:val="0"/>
          <w:divBdr>
            <w:top w:val="none" w:sz="0" w:space="0" w:color="auto"/>
            <w:left w:val="none" w:sz="0" w:space="0" w:color="auto"/>
            <w:bottom w:val="none" w:sz="0" w:space="0" w:color="auto"/>
            <w:right w:val="none" w:sz="0" w:space="0" w:color="auto"/>
          </w:divBdr>
        </w:div>
        <w:div w:id="1462075188">
          <w:marLeft w:val="640"/>
          <w:marRight w:val="0"/>
          <w:marTop w:val="0"/>
          <w:marBottom w:val="0"/>
          <w:divBdr>
            <w:top w:val="none" w:sz="0" w:space="0" w:color="auto"/>
            <w:left w:val="none" w:sz="0" w:space="0" w:color="auto"/>
            <w:bottom w:val="none" w:sz="0" w:space="0" w:color="auto"/>
            <w:right w:val="none" w:sz="0" w:space="0" w:color="auto"/>
          </w:divBdr>
        </w:div>
        <w:div w:id="319233374">
          <w:marLeft w:val="640"/>
          <w:marRight w:val="0"/>
          <w:marTop w:val="0"/>
          <w:marBottom w:val="0"/>
          <w:divBdr>
            <w:top w:val="none" w:sz="0" w:space="0" w:color="auto"/>
            <w:left w:val="none" w:sz="0" w:space="0" w:color="auto"/>
            <w:bottom w:val="none" w:sz="0" w:space="0" w:color="auto"/>
            <w:right w:val="none" w:sz="0" w:space="0" w:color="auto"/>
          </w:divBdr>
        </w:div>
        <w:div w:id="689333679">
          <w:marLeft w:val="640"/>
          <w:marRight w:val="0"/>
          <w:marTop w:val="0"/>
          <w:marBottom w:val="0"/>
          <w:divBdr>
            <w:top w:val="none" w:sz="0" w:space="0" w:color="auto"/>
            <w:left w:val="none" w:sz="0" w:space="0" w:color="auto"/>
            <w:bottom w:val="none" w:sz="0" w:space="0" w:color="auto"/>
            <w:right w:val="none" w:sz="0" w:space="0" w:color="auto"/>
          </w:divBdr>
        </w:div>
        <w:div w:id="525367500">
          <w:marLeft w:val="640"/>
          <w:marRight w:val="0"/>
          <w:marTop w:val="0"/>
          <w:marBottom w:val="0"/>
          <w:divBdr>
            <w:top w:val="none" w:sz="0" w:space="0" w:color="auto"/>
            <w:left w:val="none" w:sz="0" w:space="0" w:color="auto"/>
            <w:bottom w:val="none" w:sz="0" w:space="0" w:color="auto"/>
            <w:right w:val="none" w:sz="0" w:space="0" w:color="auto"/>
          </w:divBdr>
        </w:div>
        <w:div w:id="1486629223">
          <w:marLeft w:val="640"/>
          <w:marRight w:val="0"/>
          <w:marTop w:val="0"/>
          <w:marBottom w:val="0"/>
          <w:divBdr>
            <w:top w:val="none" w:sz="0" w:space="0" w:color="auto"/>
            <w:left w:val="none" w:sz="0" w:space="0" w:color="auto"/>
            <w:bottom w:val="none" w:sz="0" w:space="0" w:color="auto"/>
            <w:right w:val="none" w:sz="0" w:space="0" w:color="auto"/>
          </w:divBdr>
        </w:div>
        <w:div w:id="1607931627">
          <w:marLeft w:val="640"/>
          <w:marRight w:val="0"/>
          <w:marTop w:val="0"/>
          <w:marBottom w:val="0"/>
          <w:divBdr>
            <w:top w:val="none" w:sz="0" w:space="0" w:color="auto"/>
            <w:left w:val="none" w:sz="0" w:space="0" w:color="auto"/>
            <w:bottom w:val="none" w:sz="0" w:space="0" w:color="auto"/>
            <w:right w:val="none" w:sz="0" w:space="0" w:color="auto"/>
          </w:divBdr>
        </w:div>
        <w:div w:id="1369450951">
          <w:marLeft w:val="640"/>
          <w:marRight w:val="0"/>
          <w:marTop w:val="0"/>
          <w:marBottom w:val="0"/>
          <w:divBdr>
            <w:top w:val="none" w:sz="0" w:space="0" w:color="auto"/>
            <w:left w:val="none" w:sz="0" w:space="0" w:color="auto"/>
            <w:bottom w:val="none" w:sz="0" w:space="0" w:color="auto"/>
            <w:right w:val="none" w:sz="0" w:space="0" w:color="auto"/>
          </w:divBdr>
        </w:div>
        <w:div w:id="1123840523">
          <w:marLeft w:val="640"/>
          <w:marRight w:val="0"/>
          <w:marTop w:val="0"/>
          <w:marBottom w:val="0"/>
          <w:divBdr>
            <w:top w:val="none" w:sz="0" w:space="0" w:color="auto"/>
            <w:left w:val="none" w:sz="0" w:space="0" w:color="auto"/>
            <w:bottom w:val="none" w:sz="0" w:space="0" w:color="auto"/>
            <w:right w:val="none" w:sz="0" w:space="0" w:color="auto"/>
          </w:divBdr>
        </w:div>
        <w:div w:id="855122895">
          <w:marLeft w:val="640"/>
          <w:marRight w:val="0"/>
          <w:marTop w:val="0"/>
          <w:marBottom w:val="0"/>
          <w:divBdr>
            <w:top w:val="none" w:sz="0" w:space="0" w:color="auto"/>
            <w:left w:val="none" w:sz="0" w:space="0" w:color="auto"/>
            <w:bottom w:val="none" w:sz="0" w:space="0" w:color="auto"/>
            <w:right w:val="none" w:sz="0" w:space="0" w:color="auto"/>
          </w:divBdr>
        </w:div>
        <w:div w:id="1335066428">
          <w:marLeft w:val="640"/>
          <w:marRight w:val="0"/>
          <w:marTop w:val="0"/>
          <w:marBottom w:val="0"/>
          <w:divBdr>
            <w:top w:val="none" w:sz="0" w:space="0" w:color="auto"/>
            <w:left w:val="none" w:sz="0" w:space="0" w:color="auto"/>
            <w:bottom w:val="none" w:sz="0" w:space="0" w:color="auto"/>
            <w:right w:val="none" w:sz="0" w:space="0" w:color="auto"/>
          </w:divBdr>
        </w:div>
        <w:div w:id="1608198407">
          <w:marLeft w:val="640"/>
          <w:marRight w:val="0"/>
          <w:marTop w:val="0"/>
          <w:marBottom w:val="0"/>
          <w:divBdr>
            <w:top w:val="none" w:sz="0" w:space="0" w:color="auto"/>
            <w:left w:val="none" w:sz="0" w:space="0" w:color="auto"/>
            <w:bottom w:val="none" w:sz="0" w:space="0" w:color="auto"/>
            <w:right w:val="none" w:sz="0" w:space="0" w:color="auto"/>
          </w:divBdr>
        </w:div>
        <w:div w:id="326978742">
          <w:marLeft w:val="640"/>
          <w:marRight w:val="0"/>
          <w:marTop w:val="0"/>
          <w:marBottom w:val="0"/>
          <w:divBdr>
            <w:top w:val="none" w:sz="0" w:space="0" w:color="auto"/>
            <w:left w:val="none" w:sz="0" w:space="0" w:color="auto"/>
            <w:bottom w:val="none" w:sz="0" w:space="0" w:color="auto"/>
            <w:right w:val="none" w:sz="0" w:space="0" w:color="auto"/>
          </w:divBdr>
        </w:div>
        <w:div w:id="1887597123">
          <w:marLeft w:val="640"/>
          <w:marRight w:val="0"/>
          <w:marTop w:val="0"/>
          <w:marBottom w:val="0"/>
          <w:divBdr>
            <w:top w:val="none" w:sz="0" w:space="0" w:color="auto"/>
            <w:left w:val="none" w:sz="0" w:space="0" w:color="auto"/>
            <w:bottom w:val="none" w:sz="0" w:space="0" w:color="auto"/>
            <w:right w:val="none" w:sz="0" w:space="0" w:color="auto"/>
          </w:divBdr>
        </w:div>
        <w:div w:id="554051816">
          <w:marLeft w:val="640"/>
          <w:marRight w:val="0"/>
          <w:marTop w:val="0"/>
          <w:marBottom w:val="0"/>
          <w:divBdr>
            <w:top w:val="none" w:sz="0" w:space="0" w:color="auto"/>
            <w:left w:val="none" w:sz="0" w:space="0" w:color="auto"/>
            <w:bottom w:val="none" w:sz="0" w:space="0" w:color="auto"/>
            <w:right w:val="none" w:sz="0" w:space="0" w:color="auto"/>
          </w:divBdr>
        </w:div>
        <w:div w:id="1765952367">
          <w:marLeft w:val="640"/>
          <w:marRight w:val="0"/>
          <w:marTop w:val="0"/>
          <w:marBottom w:val="0"/>
          <w:divBdr>
            <w:top w:val="none" w:sz="0" w:space="0" w:color="auto"/>
            <w:left w:val="none" w:sz="0" w:space="0" w:color="auto"/>
            <w:bottom w:val="none" w:sz="0" w:space="0" w:color="auto"/>
            <w:right w:val="none" w:sz="0" w:space="0" w:color="auto"/>
          </w:divBdr>
        </w:div>
        <w:div w:id="292637986">
          <w:marLeft w:val="640"/>
          <w:marRight w:val="0"/>
          <w:marTop w:val="0"/>
          <w:marBottom w:val="0"/>
          <w:divBdr>
            <w:top w:val="none" w:sz="0" w:space="0" w:color="auto"/>
            <w:left w:val="none" w:sz="0" w:space="0" w:color="auto"/>
            <w:bottom w:val="none" w:sz="0" w:space="0" w:color="auto"/>
            <w:right w:val="none" w:sz="0" w:space="0" w:color="auto"/>
          </w:divBdr>
        </w:div>
        <w:div w:id="554394829">
          <w:marLeft w:val="640"/>
          <w:marRight w:val="0"/>
          <w:marTop w:val="0"/>
          <w:marBottom w:val="0"/>
          <w:divBdr>
            <w:top w:val="none" w:sz="0" w:space="0" w:color="auto"/>
            <w:left w:val="none" w:sz="0" w:space="0" w:color="auto"/>
            <w:bottom w:val="none" w:sz="0" w:space="0" w:color="auto"/>
            <w:right w:val="none" w:sz="0" w:space="0" w:color="auto"/>
          </w:divBdr>
        </w:div>
        <w:div w:id="784467841">
          <w:marLeft w:val="640"/>
          <w:marRight w:val="0"/>
          <w:marTop w:val="0"/>
          <w:marBottom w:val="0"/>
          <w:divBdr>
            <w:top w:val="none" w:sz="0" w:space="0" w:color="auto"/>
            <w:left w:val="none" w:sz="0" w:space="0" w:color="auto"/>
            <w:bottom w:val="none" w:sz="0" w:space="0" w:color="auto"/>
            <w:right w:val="none" w:sz="0" w:space="0" w:color="auto"/>
          </w:divBdr>
        </w:div>
        <w:div w:id="1628317000">
          <w:marLeft w:val="640"/>
          <w:marRight w:val="0"/>
          <w:marTop w:val="0"/>
          <w:marBottom w:val="0"/>
          <w:divBdr>
            <w:top w:val="none" w:sz="0" w:space="0" w:color="auto"/>
            <w:left w:val="none" w:sz="0" w:space="0" w:color="auto"/>
            <w:bottom w:val="none" w:sz="0" w:space="0" w:color="auto"/>
            <w:right w:val="none" w:sz="0" w:space="0" w:color="auto"/>
          </w:divBdr>
        </w:div>
        <w:div w:id="1433936192">
          <w:marLeft w:val="640"/>
          <w:marRight w:val="0"/>
          <w:marTop w:val="0"/>
          <w:marBottom w:val="0"/>
          <w:divBdr>
            <w:top w:val="none" w:sz="0" w:space="0" w:color="auto"/>
            <w:left w:val="none" w:sz="0" w:space="0" w:color="auto"/>
            <w:bottom w:val="none" w:sz="0" w:space="0" w:color="auto"/>
            <w:right w:val="none" w:sz="0" w:space="0" w:color="auto"/>
          </w:divBdr>
        </w:div>
        <w:div w:id="361828703">
          <w:marLeft w:val="640"/>
          <w:marRight w:val="0"/>
          <w:marTop w:val="0"/>
          <w:marBottom w:val="0"/>
          <w:divBdr>
            <w:top w:val="none" w:sz="0" w:space="0" w:color="auto"/>
            <w:left w:val="none" w:sz="0" w:space="0" w:color="auto"/>
            <w:bottom w:val="none" w:sz="0" w:space="0" w:color="auto"/>
            <w:right w:val="none" w:sz="0" w:space="0" w:color="auto"/>
          </w:divBdr>
        </w:div>
        <w:div w:id="1835484579">
          <w:marLeft w:val="640"/>
          <w:marRight w:val="0"/>
          <w:marTop w:val="0"/>
          <w:marBottom w:val="0"/>
          <w:divBdr>
            <w:top w:val="none" w:sz="0" w:space="0" w:color="auto"/>
            <w:left w:val="none" w:sz="0" w:space="0" w:color="auto"/>
            <w:bottom w:val="none" w:sz="0" w:space="0" w:color="auto"/>
            <w:right w:val="none" w:sz="0" w:space="0" w:color="auto"/>
          </w:divBdr>
        </w:div>
        <w:div w:id="666399500">
          <w:marLeft w:val="640"/>
          <w:marRight w:val="0"/>
          <w:marTop w:val="0"/>
          <w:marBottom w:val="0"/>
          <w:divBdr>
            <w:top w:val="none" w:sz="0" w:space="0" w:color="auto"/>
            <w:left w:val="none" w:sz="0" w:space="0" w:color="auto"/>
            <w:bottom w:val="none" w:sz="0" w:space="0" w:color="auto"/>
            <w:right w:val="none" w:sz="0" w:space="0" w:color="auto"/>
          </w:divBdr>
        </w:div>
        <w:div w:id="1263565207">
          <w:marLeft w:val="640"/>
          <w:marRight w:val="0"/>
          <w:marTop w:val="0"/>
          <w:marBottom w:val="0"/>
          <w:divBdr>
            <w:top w:val="none" w:sz="0" w:space="0" w:color="auto"/>
            <w:left w:val="none" w:sz="0" w:space="0" w:color="auto"/>
            <w:bottom w:val="none" w:sz="0" w:space="0" w:color="auto"/>
            <w:right w:val="none" w:sz="0" w:space="0" w:color="auto"/>
          </w:divBdr>
        </w:div>
        <w:div w:id="1253323410">
          <w:marLeft w:val="640"/>
          <w:marRight w:val="0"/>
          <w:marTop w:val="0"/>
          <w:marBottom w:val="0"/>
          <w:divBdr>
            <w:top w:val="none" w:sz="0" w:space="0" w:color="auto"/>
            <w:left w:val="none" w:sz="0" w:space="0" w:color="auto"/>
            <w:bottom w:val="none" w:sz="0" w:space="0" w:color="auto"/>
            <w:right w:val="none" w:sz="0" w:space="0" w:color="auto"/>
          </w:divBdr>
        </w:div>
        <w:div w:id="516433811">
          <w:marLeft w:val="640"/>
          <w:marRight w:val="0"/>
          <w:marTop w:val="0"/>
          <w:marBottom w:val="0"/>
          <w:divBdr>
            <w:top w:val="none" w:sz="0" w:space="0" w:color="auto"/>
            <w:left w:val="none" w:sz="0" w:space="0" w:color="auto"/>
            <w:bottom w:val="none" w:sz="0" w:space="0" w:color="auto"/>
            <w:right w:val="none" w:sz="0" w:space="0" w:color="auto"/>
          </w:divBdr>
        </w:div>
        <w:div w:id="1306815781">
          <w:marLeft w:val="640"/>
          <w:marRight w:val="0"/>
          <w:marTop w:val="0"/>
          <w:marBottom w:val="0"/>
          <w:divBdr>
            <w:top w:val="none" w:sz="0" w:space="0" w:color="auto"/>
            <w:left w:val="none" w:sz="0" w:space="0" w:color="auto"/>
            <w:bottom w:val="none" w:sz="0" w:space="0" w:color="auto"/>
            <w:right w:val="none" w:sz="0" w:space="0" w:color="auto"/>
          </w:divBdr>
        </w:div>
        <w:div w:id="1126236473">
          <w:marLeft w:val="640"/>
          <w:marRight w:val="0"/>
          <w:marTop w:val="0"/>
          <w:marBottom w:val="0"/>
          <w:divBdr>
            <w:top w:val="none" w:sz="0" w:space="0" w:color="auto"/>
            <w:left w:val="none" w:sz="0" w:space="0" w:color="auto"/>
            <w:bottom w:val="none" w:sz="0" w:space="0" w:color="auto"/>
            <w:right w:val="none" w:sz="0" w:space="0" w:color="auto"/>
          </w:divBdr>
        </w:div>
        <w:div w:id="1565524767">
          <w:marLeft w:val="640"/>
          <w:marRight w:val="0"/>
          <w:marTop w:val="0"/>
          <w:marBottom w:val="0"/>
          <w:divBdr>
            <w:top w:val="none" w:sz="0" w:space="0" w:color="auto"/>
            <w:left w:val="none" w:sz="0" w:space="0" w:color="auto"/>
            <w:bottom w:val="none" w:sz="0" w:space="0" w:color="auto"/>
            <w:right w:val="none" w:sz="0" w:space="0" w:color="auto"/>
          </w:divBdr>
        </w:div>
        <w:div w:id="1206719426">
          <w:marLeft w:val="640"/>
          <w:marRight w:val="0"/>
          <w:marTop w:val="0"/>
          <w:marBottom w:val="0"/>
          <w:divBdr>
            <w:top w:val="none" w:sz="0" w:space="0" w:color="auto"/>
            <w:left w:val="none" w:sz="0" w:space="0" w:color="auto"/>
            <w:bottom w:val="none" w:sz="0" w:space="0" w:color="auto"/>
            <w:right w:val="none" w:sz="0" w:space="0" w:color="auto"/>
          </w:divBdr>
        </w:div>
        <w:div w:id="1968270523">
          <w:marLeft w:val="640"/>
          <w:marRight w:val="0"/>
          <w:marTop w:val="0"/>
          <w:marBottom w:val="0"/>
          <w:divBdr>
            <w:top w:val="none" w:sz="0" w:space="0" w:color="auto"/>
            <w:left w:val="none" w:sz="0" w:space="0" w:color="auto"/>
            <w:bottom w:val="none" w:sz="0" w:space="0" w:color="auto"/>
            <w:right w:val="none" w:sz="0" w:space="0" w:color="auto"/>
          </w:divBdr>
        </w:div>
        <w:div w:id="1820226235">
          <w:marLeft w:val="640"/>
          <w:marRight w:val="0"/>
          <w:marTop w:val="0"/>
          <w:marBottom w:val="0"/>
          <w:divBdr>
            <w:top w:val="none" w:sz="0" w:space="0" w:color="auto"/>
            <w:left w:val="none" w:sz="0" w:space="0" w:color="auto"/>
            <w:bottom w:val="none" w:sz="0" w:space="0" w:color="auto"/>
            <w:right w:val="none" w:sz="0" w:space="0" w:color="auto"/>
          </w:divBdr>
        </w:div>
        <w:div w:id="542404165">
          <w:marLeft w:val="640"/>
          <w:marRight w:val="0"/>
          <w:marTop w:val="0"/>
          <w:marBottom w:val="0"/>
          <w:divBdr>
            <w:top w:val="none" w:sz="0" w:space="0" w:color="auto"/>
            <w:left w:val="none" w:sz="0" w:space="0" w:color="auto"/>
            <w:bottom w:val="none" w:sz="0" w:space="0" w:color="auto"/>
            <w:right w:val="none" w:sz="0" w:space="0" w:color="auto"/>
          </w:divBdr>
        </w:div>
        <w:div w:id="1896895668">
          <w:marLeft w:val="640"/>
          <w:marRight w:val="0"/>
          <w:marTop w:val="0"/>
          <w:marBottom w:val="0"/>
          <w:divBdr>
            <w:top w:val="none" w:sz="0" w:space="0" w:color="auto"/>
            <w:left w:val="none" w:sz="0" w:space="0" w:color="auto"/>
            <w:bottom w:val="none" w:sz="0" w:space="0" w:color="auto"/>
            <w:right w:val="none" w:sz="0" w:space="0" w:color="auto"/>
          </w:divBdr>
        </w:div>
        <w:div w:id="262962704">
          <w:marLeft w:val="640"/>
          <w:marRight w:val="0"/>
          <w:marTop w:val="0"/>
          <w:marBottom w:val="0"/>
          <w:divBdr>
            <w:top w:val="none" w:sz="0" w:space="0" w:color="auto"/>
            <w:left w:val="none" w:sz="0" w:space="0" w:color="auto"/>
            <w:bottom w:val="none" w:sz="0" w:space="0" w:color="auto"/>
            <w:right w:val="none" w:sz="0" w:space="0" w:color="auto"/>
          </w:divBdr>
        </w:div>
        <w:div w:id="1255750531">
          <w:marLeft w:val="640"/>
          <w:marRight w:val="0"/>
          <w:marTop w:val="0"/>
          <w:marBottom w:val="0"/>
          <w:divBdr>
            <w:top w:val="none" w:sz="0" w:space="0" w:color="auto"/>
            <w:left w:val="none" w:sz="0" w:space="0" w:color="auto"/>
            <w:bottom w:val="none" w:sz="0" w:space="0" w:color="auto"/>
            <w:right w:val="none" w:sz="0" w:space="0" w:color="auto"/>
          </w:divBdr>
        </w:div>
        <w:div w:id="574558994">
          <w:marLeft w:val="640"/>
          <w:marRight w:val="0"/>
          <w:marTop w:val="0"/>
          <w:marBottom w:val="0"/>
          <w:divBdr>
            <w:top w:val="none" w:sz="0" w:space="0" w:color="auto"/>
            <w:left w:val="none" w:sz="0" w:space="0" w:color="auto"/>
            <w:bottom w:val="none" w:sz="0" w:space="0" w:color="auto"/>
            <w:right w:val="none" w:sz="0" w:space="0" w:color="auto"/>
          </w:divBdr>
        </w:div>
        <w:div w:id="866871475">
          <w:marLeft w:val="640"/>
          <w:marRight w:val="0"/>
          <w:marTop w:val="0"/>
          <w:marBottom w:val="0"/>
          <w:divBdr>
            <w:top w:val="none" w:sz="0" w:space="0" w:color="auto"/>
            <w:left w:val="none" w:sz="0" w:space="0" w:color="auto"/>
            <w:bottom w:val="none" w:sz="0" w:space="0" w:color="auto"/>
            <w:right w:val="none" w:sz="0" w:space="0" w:color="auto"/>
          </w:divBdr>
        </w:div>
        <w:div w:id="1125656806">
          <w:marLeft w:val="640"/>
          <w:marRight w:val="0"/>
          <w:marTop w:val="0"/>
          <w:marBottom w:val="0"/>
          <w:divBdr>
            <w:top w:val="none" w:sz="0" w:space="0" w:color="auto"/>
            <w:left w:val="none" w:sz="0" w:space="0" w:color="auto"/>
            <w:bottom w:val="none" w:sz="0" w:space="0" w:color="auto"/>
            <w:right w:val="none" w:sz="0" w:space="0" w:color="auto"/>
          </w:divBdr>
        </w:div>
        <w:div w:id="520974305">
          <w:marLeft w:val="640"/>
          <w:marRight w:val="0"/>
          <w:marTop w:val="0"/>
          <w:marBottom w:val="0"/>
          <w:divBdr>
            <w:top w:val="none" w:sz="0" w:space="0" w:color="auto"/>
            <w:left w:val="none" w:sz="0" w:space="0" w:color="auto"/>
            <w:bottom w:val="none" w:sz="0" w:space="0" w:color="auto"/>
            <w:right w:val="none" w:sz="0" w:space="0" w:color="auto"/>
          </w:divBdr>
        </w:div>
        <w:div w:id="1055933340">
          <w:marLeft w:val="640"/>
          <w:marRight w:val="0"/>
          <w:marTop w:val="0"/>
          <w:marBottom w:val="0"/>
          <w:divBdr>
            <w:top w:val="none" w:sz="0" w:space="0" w:color="auto"/>
            <w:left w:val="none" w:sz="0" w:space="0" w:color="auto"/>
            <w:bottom w:val="none" w:sz="0" w:space="0" w:color="auto"/>
            <w:right w:val="none" w:sz="0" w:space="0" w:color="auto"/>
          </w:divBdr>
        </w:div>
        <w:div w:id="1438482100">
          <w:marLeft w:val="640"/>
          <w:marRight w:val="0"/>
          <w:marTop w:val="0"/>
          <w:marBottom w:val="0"/>
          <w:divBdr>
            <w:top w:val="none" w:sz="0" w:space="0" w:color="auto"/>
            <w:left w:val="none" w:sz="0" w:space="0" w:color="auto"/>
            <w:bottom w:val="none" w:sz="0" w:space="0" w:color="auto"/>
            <w:right w:val="none" w:sz="0" w:space="0" w:color="auto"/>
          </w:divBdr>
        </w:div>
        <w:div w:id="1588267813">
          <w:marLeft w:val="640"/>
          <w:marRight w:val="0"/>
          <w:marTop w:val="0"/>
          <w:marBottom w:val="0"/>
          <w:divBdr>
            <w:top w:val="none" w:sz="0" w:space="0" w:color="auto"/>
            <w:left w:val="none" w:sz="0" w:space="0" w:color="auto"/>
            <w:bottom w:val="none" w:sz="0" w:space="0" w:color="auto"/>
            <w:right w:val="none" w:sz="0" w:space="0" w:color="auto"/>
          </w:divBdr>
        </w:div>
        <w:div w:id="675691035">
          <w:marLeft w:val="640"/>
          <w:marRight w:val="0"/>
          <w:marTop w:val="0"/>
          <w:marBottom w:val="0"/>
          <w:divBdr>
            <w:top w:val="none" w:sz="0" w:space="0" w:color="auto"/>
            <w:left w:val="none" w:sz="0" w:space="0" w:color="auto"/>
            <w:bottom w:val="none" w:sz="0" w:space="0" w:color="auto"/>
            <w:right w:val="none" w:sz="0" w:space="0" w:color="auto"/>
          </w:divBdr>
        </w:div>
        <w:div w:id="1067410974">
          <w:marLeft w:val="640"/>
          <w:marRight w:val="0"/>
          <w:marTop w:val="0"/>
          <w:marBottom w:val="0"/>
          <w:divBdr>
            <w:top w:val="none" w:sz="0" w:space="0" w:color="auto"/>
            <w:left w:val="none" w:sz="0" w:space="0" w:color="auto"/>
            <w:bottom w:val="none" w:sz="0" w:space="0" w:color="auto"/>
            <w:right w:val="none" w:sz="0" w:space="0" w:color="auto"/>
          </w:divBdr>
        </w:div>
        <w:div w:id="912468835">
          <w:marLeft w:val="640"/>
          <w:marRight w:val="0"/>
          <w:marTop w:val="0"/>
          <w:marBottom w:val="0"/>
          <w:divBdr>
            <w:top w:val="none" w:sz="0" w:space="0" w:color="auto"/>
            <w:left w:val="none" w:sz="0" w:space="0" w:color="auto"/>
            <w:bottom w:val="none" w:sz="0" w:space="0" w:color="auto"/>
            <w:right w:val="none" w:sz="0" w:space="0" w:color="auto"/>
          </w:divBdr>
        </w:div>
        <w:div w:id="386299115">
          <w:marLeft w:val="640"/>
          <w:marRight w:val="0"/>
          <w:marTop w:val="0"/>
          <w:marBottom w:val="0"/>
          <w:divBdr>
            <w:top w:val="none" w:sz="0" w:space="0" w:color="auto"/>
            <w:left w:val="none" w:sz="0" w:space="0" w:color="auto"/>
            <w:bottom w:val="none" w:sz="0" w:space="0" w:color="auto"/>
            <w:right w:val="none" w:sz="0" w:space="0" w:color="auto"/>
          </w:divBdr>
        </w:div>
        <w:div w:id="1949119488">
          <w:marLeft w:val="640"/>
          <w:marRight w:val="0"/>
          <w:marTop w:val="0"/>
          <w:marBottom w:val="0"/>
          <w:divBdr>
            <w:top w:val="none" w:sz="0" w:space="0" w:color="auto"/>
            <w:left w:val="none" w:sz="0" w:space="0" w:color="auto"/>
            <w:bottom w:val="none" w:sz="0" w:space="0" w:color="auto"/>
            <w:right w:val="none" w:sz="0" w:space="0" w:color="auto"/>
          </w:divBdr>
        </w:div>
        <w:div w:id="131562271">
          <w:marLeft w:val="640"/>
          <w:marRight w:val="0"/>
          <w:marTop w:val="0"/>
          <w:marBottom w:val="0"/>
          <w:divBdr>
            <w:top w:val="none" w:sz="0" w:space="0" w:color="auto"/>
            <w:left w:val="none" w:sz="0" w:space="0" w:color="auto"/>
            <w:bottom w:val="none" w:sz="0" w:space="0" w:color="auto"/>
            <w:right w:val="none" w:sz="0" w:space="0" w:color="auto"/>
          </w:divBdr>
        </w:div>
        <w:div w:id="247886524">
          <w:marLeft w:val="640"/>
          <w:marRight w:val="0"/>
          <w:marTop w:val="0"/>
          <w:marBottom w:val="0"/>
          <w:divBdr>
            <w:top w:val="none" w:sz="0" w:space="0" w:color="auto"/>
            <w:left w:val="none" w:sz="0" w:space="0" w:color="auto"/>
            <w:bottom w:val="none" w:sz="0" w:space="0" w:color="auto"/>
            <w:right w:val="none" w:sz="0" w:space="0" w:color="auto"/>
          </w:divBdr>
        </w:div>
        <w:div w:id="968248470">
          <w:marLeft w:val="640"/>
          <w:marRight w:val="0"/>
          <w:marTop w:val="0"/>
          <w:marBottom w:val="0"/>
          <w:divBdr>
            <w:top w:val="none" w:sz="0" w:space="0" w:color="auto"/>
            <w:left w:val="none" w:sz="0" w:space="0" w:color="auto"/>
            <w:bottom w:val="none" w:sz="0" w:space="0" w:color="auto"/>
            <w:right w:val="none" w:sz="0" w:space="0" w:color="auto"/>
          </w:divBdr>
        </w:div>
        <w:div w:id="627584521">
          <w:marLeft w:val="640"/>
          <w:marRight w:val="0"/>
          <w:marTop w:val="0"/>
          <w:marBottom w:val="0"/>
          <w:divBdr>
            <w:top w:val="none" w:sz="0" w:space="0" w:color="auto"/>
            <w:left w:val="none" w:sz="0" w:space="0" w:color="auto"/>
            <w:bottom w:val="none" w:sz="0" w:space="0" w:color="auto"/>
            <w:right w:val="none" w:sz="0" w:space="0" w:color="auto"/>
          </w:divBdr>
        </w:div>
        <w:div w:id="939292143">
          <w:marLeft w:val="640"/>
          <w:marRight w:val="0"/>
          <w:marTop w:val="0"/>
          <w:marBottom w:val="0"/>
          <w:divBdr>
            <w:top w:val="none" w:sz="0" w:space="0" w:color="auto"/>
            <w:left w:val="none" w:sz="0" w:space="0" w:color="auto"/>
            <w:bottom w:val="none" w:sz="0" w:space="0" w:color="auto"/>
            <w:right w:val="none" w:sz="0" w:space="0" w:color="auto"/>
          </w:divBdr>
        </w:div>
        <w:div w:id="1943297515">
          <w:marLeft w:val="640"/>
          <w:marRight w:val="0"/>
          <w:marTop w:val="0"/>
          <w:marBottom w:val="0"/>
          <w:divBdr>
            <w:top w:val="none" w:sz="0" w:space="0" w:color="auto"/>
            <w:left w:val="none" w:sz="0" w:space="0" w:color="auto"/>
            <w:bottom w:val="none" w:sz="0" w:space="0" w:color="auto"/>
            <w:right w:val="none" w:sz="0" w:space="0" w:color="auto"/>
          </w:divBdr>
        </w:div>
        <w:div w:id="459350244">
          <w:marLeft w:val="640"/>
          <w:marRight w:val="0"/>
          <w:marTop w:val="0"/>
          <w:marBottom w:val="0"/>
          <w:divBdr>
            <w:top w:val="none" w:sz="0" w:space="0" w:color="auto"/>
            <w:left w:val="none" w:sz="0" w:space="0" w:color="auto"/>
            <w:bottom w:val="none" w:sz="0" w:space="0" w:color="auto"/>
            <w:right w:val="none" w:sz="0" w:space="0" w:color="auto"/>
          </w:divBdr>
        </w:div>
        <w:div w:id="1739551959">
          <w:marLeft w:val="640"/>
          <w:marRight w:val="0"/>
          <w:marTop w:val="0"/>
          <w:marBottom w:val="0"/>
          <w:divBdr>
            <w:top w:val="none" w:sz="0" w:space="0" w:color="auto"/>
            <w:left w:val="none" w:sz="0" w:space="0" w:color="auto"/>
            <w:bottom w:val="none" w:sz="0" w:space="0" w:color="auto"/>
            <w:right w:val="none" w:sz="0" w:space="0" w:color="auto"/>
          </w:divBdr>
        </w:div>
        <w:div w:id="2036955236">
          <w:marLeft w:val="640"/>
          <w:marRight w:val="0"/>
          <w:marTop w:val="0"/>
          <w:marBottom w:val="0"/>
          <w:divBdr>
            <w:top w:val="none" w:sz="0" w:space="0" w:color="auto"/>
            <w:left w:val="none" w:sz="0" w:space="0" w:color="auto"/>
            <w:bottom w:val="none" w:sz="0" w:space="0" w:color="auto"/>
            <w:right w:val="none" w:sz="0" w:space="0" w:color="auto"/>
          </w:divBdr>
        </w:div>
        <w:div w:id="1261717861">
          <w:marLeft w:val="640"/>
          <w:marRight w:val="0"/>
          <w:marTop w:val="0"/>
          <w:marBottom w:val="0"/>
          <w:divBdr>
            <w:top w:val="none" w:sz="0" w:space="0" w:color="auto"/>
            <w:left w:val="none" w:sz="0" w:space="0" w:color="auto"/>
            <w:bottom w:val="none" w:sz="0" w:space="0" w:color="auto"/>
            <w:right w:val="none" w:sz="0" w:space="0" w:color="auto"/>
          </w:divBdr>
        </w:div>
        <w:div w:id="932125716">
          <w:marLeft w:val="640"/>
          <w:marRight w:val="0"/>
          <w:marTop w:val="0"/>
          <w:marBottom w:val="0"/>
          <w:divBdr>
            <w:top w:val="none" w:sz="0" w:space="0" w:color="auto"/>
            <w:left w:val="none" w:sz="0" w:space="0" w:color="auto"/>
            <w:bottom w:val="none" w:sz="0" w:space="0" w:color="auto"/>
            <w:right w:val="none" w:sz="0" w:space="0" w:color="auto"/>
          </w:divBdr>
        </w:div>
        <w:div w:id="1294948705">
          <w:marLeft w:val="640"/>
          <w:marRight w:val="0"/>
          <w:marTop w:val="0"/>
          <w:marBottom w:val="0"/>
          <w:divBdr>
            <w:top w:val="none" w:sz="0" w:space="0" w:color="auto"/>
            <w:left w:val="none" w:sz="0" w:space="0" w:color="auto"/>
            <w:bottom w:val="none" w:sz="0" w:space="0" w:color="auto"/>
            <w:right w:val="none" w:sz="0" w:space="0" w:color="auto"/>
          </w:divBdr>
        </w:div>
        <w:div w:id="252400964">
          <w:marLeft w:val="640"/>
          <w:marRight w:val="0"/>
          <w:marTop w:val="0"/>
          <w:marBottom w:val="0"/>
          <w:divBdr>
            <w:top w:val="none" w:sz="0" w:space="0" w:color="auto"/>
            <w:left w:val="none" w:sz="0" w:space="0" w:color="auto"/>
            <w:bottom w:val="none" w:sz="0" w:space="0" w:color="auto"/>
            <w:right w:val="none" w:sz="0" w:space="0" w:color="auto"/>
          </w:divBdr>
        </w:div>
        <w:div w:id="541945252">
          <w:marLeft w:val="640"/>
          <w:marRight w:val="0"/>
          <w:marTop w:val="0"/>
          <w:marBottom w:val="0"/>
          <w:divBdr>
            <w:top w:val="none" w:sz="0" w:space="0" w:color="auto"/>
            <w:left w:val="none" w:sz="0" w:space="0" w:color="auto"/>
            <w:bottom w:val="none" w:sz="0" w:space="0" w:color="auto"/>
            <w:right w:val="none" w:sz="0" w:space="0" w:color="auto"/>
          </w:divBdr>
        </w:div>
        <w:div w:id="1609387296">
          <w:marLeft w:val="640"/>
          <w:marRight w:val="0"/>
          <w:marTop w:val="0"/>
          <w:marBottom w:val="0"/>
          <w:divBdr>
            <w:top w:val="none" w:sz="0" w:space="0" w:color="auto"/>
            <w:left w:val="none" w:sz="0" w:space="0" w:color="auto"/>
            <w:bottom w:val="none" w:sz="0" w:space="0" w:color="auto"/>
            <w:right w:val="none" w:sz="0" w:space="0" w:color="auto"/>
          </w:divBdr>
        </w:div>
        <w:div w:id="1678533215">
          <w:marLeft w:val="640"/>
          <w:marRight w:val="0"/>
          <w:marTop w:val="0"/>
          <w:marBottom w:val="0"/>
          <w:divBdr>
            <w:top w:val="none" w:sz="0" w:space="0" w:color="auto"/>
            <w:left w:val="none" w:sz="0" w:space="0" w:color="auto"/>
            <w:bottom w:val="none" w:sz="0" w:space="0" w:color="auto"/>
            <w:right w:val="none" w:sz="0" w:space="0" w:color="auto"/>
          </w:divBdr>
        </w:div>
        <w:div w:id="1967152703">
          <w:marLeft w:val="640"/>
          <w:marRight w:val="0"/>
          <w:marTop w:val="0"/>
          <w:marBottom w:val="0"/>
          <w:divBdr>
            <w:top w:val="none" w:sz="0" w:space="0" w:color="auto"/>
            <w:left w:val="none" w:sz="0" w:space="0" w:color="auto"/>
            <w:bottom w:val="none" w:sz="0" w:space="0" w:color="auto"/>
            <w:right w:val="none" w:sz="0" w:space="0" w:color="auto"/>
          </w:divBdr>
        </w:div>
        <w:div w:id="1298609346">
          <w:marLeft w:val="640"/>
          <w:marRight w:val="0"/>
          <w:marTop w:val="0"/>
          <w:marBottom w:val="0"/>
          <w:divBdr>
            <w:top w:val="none" w:sz="0" w:space="0" w:color="auto"/>
            <w:left w:val="none" w:sz="0" w:space="0" w:color="auto"/>
            <w:bottom w:val="none" w:sz="0" w:space="0" w:color="auto"/>
            <w:right w:val="none" w:sz="0" w:space="0" w:color="auto"/>
          </w:divBdr>
        </w:div>
        <w:div w:id="243999443">
          <w:marLeft w:val="640"/>
          <w:marRight w:val="0"/>
          <w:marTop w:val="0"/>
          <w:marBottom w:val="0"/>
          <w:divBdr>
            <w:top w:val="none" w:sz="0" w:space="0" w:color="auto"/>
            <w:left w:val="none" w:sz="0" w:space="0" w:color="auto"/>
            <w:bottom w:val="none" w:sz="0" w:space="0" w:color="auto"/>
            <w:right w:val="none" w:sz="0" w:space="0" w:color="auto"/>
          </w:divBdr>
        </w:div>
        <w:div w:id="141428009">
          <w:marLeft w:val="640"/>
          <w:marRight w:val="0"/>
          <w:marTop w:val="0"/>
          <w:marBottom w:val="0"/>
          <w:divBdr>
            <w:top w:val="none" w:sz="0" w:space="0" w:color="auto"/>
            <w:left w:val="none" w:sz="0" w:space="0" w:color="auto"/>
            <w:bottom w:val="none" w:sz="0" w:space="0" w:color="auto"/>
            <w:right w:val="none" w:sz="0" w:space="0" w:color="auto"/>
          </w:divBdr>
        </w:div>
        <w:div w:id="1825974252">
          <w:marLeft w:val="640"/>
          <w:marRight w:val="0"/>
          <w:marTop w:val="0"/>
          <w:marBottom w:val="0"/>
          <w:divBdr>
            <w:top w:val="none" w:sz="0" w:space="0" w:color="auto"/>
            <w:left w:val="none" w:sz="0" w:space="0" w:color="auto"/>
            <w:bottom w:val="none" w:sz="0" w:space="0" w:color="auto"/>
            <w:right w:val="none" w:sz="0" w:space="0" w:color="auto"/>
          </w:divBdr>
        </w:div>
        <w:div w:id="679771348">
          <w:marLeft w:val="640"/>
          <w:marRight w:val="0"/>
          <w:marTop w:val="0"/>
          <w:marBottom w:val="0"/>
          <w:divBdr>
            <w:top w:val="none" w:sz="0" w:space="0" w:color="auto"/>
            <w:left w:val="none" w:sz="0" w:space="0" w:color="auto"/>
            <w:bottom w:val="none" w:sz="0" w:space="0" w:color="auto"/>
            <w:right w:val="none" w:sz="0" w:space="0" w:color="auto"/>
          </w:divBdr>
        </w:div>
        <w:div w:id="71392582">
          <w:marLeft w:val="640"/>
          <w:marRight w:val="0"/>
          <w:marTop w:val="0"/>
          <w:marBottom w:val="0"/>
          <w:divBdr>
            <w:top w:val="none" w:sz="0" w:space="0" w:color="auto"/>
            <w:left w:val="none" w:sz="0" w:space="0" w:color="auto"/>
            <w:bottom w:val="none" w:sz="0" w:space="0" w:color="auto"/>
            <w:right w:val="none" w:sz="0" w:space="0" w:color="auto"/>
          </w:divBdr>
        </w:div>
        <w:div w:id="1798140346">
          <w:marLeft w:val="640"/>
          <w:marRight w:val="0"/>
          <w:marTop w:val="0"/>
          <w:marBottom w:val="0"/>
          <w:divBdr>
            <w:top w:val="none" w:sz="0" w:space="0" w:color="auto"/>
            <w:left w:val="none" w:sz="0" w:space="0" w:color="auto"/>
            <w:bottom w:val="none" w:sz="0" w:space="0" w:color="auto"/>
            <w:right w:val="none" w:sz="0" w:space="0" w:color="auto"/>
          </w:divBdr>
        </w:div>
        <w:div w:id="120273716">
          <w:marLeft w:val="640"/>
          <w:marRight w:val="0"/>
          <w:marTop w:val="0"/>
          <w:marBottom w:val="0"/>
          <w:divBdr>
            <w:top w:val="none" w:sz="0" w:space="0" w:color="auto"/>
            <w:left w:val="none" w:sz="0" w:space="0" w:color="auto"/>
            <w:bottom w:val="none" w:sz="0" w:space="0" w:color="auto"/>
            <w:right w:val="none" w:sz="0" w:space="0" w:color="auto"/>
          </w:divBdr>
        </w:div>
        <w:div w:id="1251280861">
          <w:marLeft w:val="640"/>
          <w:marRight w:val="0"/>
          <w:marTop w:val="0"/>
          <w:marBottom w:val="0"/>
          <w:divBdr>
            <w:top w:val="none" w:sz="0" w:space="0" w:color="auto"/>
            <w:left w:val="none" w:sz="0" w:space="0" w:color="auto"/>
            <w:bottom w:val="none" w:sz="0" w:space="0" w:color="auto"/>
            <w:right w:val="none" w:sz="0" w:space="0" w:color="auto"/>
          </w:divBdr>
        </w:div>
        <w:div w:id="578367748">
          <w:marLeft w:val="640"/>
          <w:marRight w:val="0"/>
          <w:marTop w:val="0"/>
          <w:marBottom w:val="0"/>
          <w:divBdr>
            <w:top w:val="none" w:sz="0" w:space="0" w:color="auto"/>
            <w:left w:val="none" w:sz="0" w:space="0" w:color="auto"/>
            <w:bottom w:val="none" w:sz="0" w:space="0" w:color="auto"/>
            <w:right w:val="none" w:sz="0" w:space="0" w:color="auto"/>
          </w:divBdr>
        </w:div>
        <w:div w:id="1832330693">
          <w:marLeft w:val="640"/>
          <w:marRight w:val="0"/>
          <w:marTop w:val="0"/>
          <w:marBottom w:val="0"/>
          <w:divBdr>
            <w:top w:val="none" w:sz="0" w:space="0" w:color="auto"/>
            <w:left w:val="none" w:sz="0" w:space="0" w:color="auto"/>
            <w:bottom w:val="none" w:sz="0" w:space="0" w:color="auto"/>
            <w:right w:val="none" w:sz="0" w:space="0" w:color="auto"/>
          </w:divBdr>
        </w:div>
        <w:div w:id="443425352">
          <w:marLeft w:val="640"/>
          <w:marRight w:val="0"/>
          <w:marTop w:val="0"/>
          <w:marBottom w:val="0"/>
          <w:divBdr>
            <w:top w:val="none" w:sz="0" w:space="0" w:color="auto"/>
            <w:left w:val="none" w:sz="0" w:space="0" w:color="auto"/>
            <w:bottom w:val="none" w:sz="0" w:space="0" w:color="auto"/>
            <w:right w:val="none" w:sz="0" w:space="0" w:color="auto"/>
          </w:divBdr>
        </w:div>
        <w:div w:id="661811768">
          <w:marLeft w:val="640"/>
          <w:marRight w:val="0"/>
          <w:marTop w:val="0"/>
          <w:marBottom w:val="0"/>
          <w:divBdr>
            <w:top w:val="none" w:sz="0" w:space="0" w:color="auto"/>
            <w:left w:val="none" w:sz="0" w:space="0" w:color="auto"/>
            <w:bottom w:val="none" w:sz="0" w:space="0" w:color="auto"/>
            <w:right w:val="none" w:sz="0" w:space="0" w:color="auto"/>
          </w:divBdr>
        </w:div>
        <w:div w:id="1973244832">
          <w:marLeft w:val="640"/>
          <w:marRight w:val="0"/>
          <w:marTop w:val="0"/>
          <w:marBottom w:val="0"/>
          <w:divBdr>
            <w:top w:val="none" w:sz="0" w:space="0" w:color="auto"/>
            <w:left w:val="none" w:sz="0" w:space="0" w:color="auto"/>
            <w:bottom w:val="none" w:sz="0" w:space="0" w:color="auto"/>
            <w:right w:val="none" w:sz="0" w:space="0" w:color="auto"/>
          </w:divBdr>
        </w:div>
        <w:div w:id="859003813">
          <w:marLeft w:val="640"/>
          <w:marRight w:val="0"/>
          <w:marTop w:val="0"/>
          <w:marBottom w:val="0"/>
          <w:divBdr>
            <w:top w:val="none" w:sz="0" w:space="0" w:color="auto"/>
            <w:left w:val="none" w:sz="0" w:space="0" w:color="auto"/>
            <w:bottom w:val="none" w:sz="0" w:space="0" w:color="auto"/>
            <w:right w:val="none" w:sz="0" w:space="0" w:color="auto"/>
          </w:divBdr>
        </w:div>
        <w:div w:id="1839886673">
          <w:marLeft w:val="640"/>
          <w:marRight w:val="0"/>
          <w:marTop w:val="0"/>
          <w:marBottom w:val="0"/>
          <w:divBdr>
            <w:top w:val="none" w:sz="0" w:space="0" w:color="auto"/>
            <w:left w:val="none" w:sz="0" w:space="0" w:color="auto"/>
            <w:bottom w:val="none" w:sz="0" w:space="0" w:color="auto"/>
            <w:right w:val="none" w:sz="0" w:space="0" w:color="auto"/>
          </w:divBdr>
        </w:div>
        <w:div w:id="1273443359">
          <w:marLeft w:val="640"/>
          <w:marRight w:val="0"/>
          <w:marTop w:val="0"/>
          <w:marBottom w:val="0"/>
          <w:divBdr>
            <w:top w:val="none" w:sz="0" w:space="0" w:color="auto"/>
            <w:left w:val="none" w:sz="0" w:space="0" w:color="auto"/>
            <w:bottom w:val="none" w:sz="0" w:space="0" w:color="auto"/>
            <w:right w:val="none" w:sz="0" w:space="0" w:color="auto"/>
          </w:divBdr>
        </w:div>
        <w:div w:id="785151960">
          <w:marLeft w:val="640"/>
          <w:marRight w:val="0"/>
          <w:marTop w:val="0"/>
          <w:marBottom w:val="0"/>
          <w:divBdr>
            <w:top w:val="none" w:sz="0" w:space="0" w:color="auto"/>
            <w:left w:val="none" w:sz="0" w:space="0" w:color="auto"/>
            <w:bottom w:val="none" w:sz="0" w:space="0" w:color="auto"/>
            <w:right w:val="none" w:sz="0" w:space="0" w:color="auto"/>
          </w:divBdr>
        </w:div>
        <w:div w:id="1354647663">
          <w:marLeft w:val="640"/>
          <w:marRight w:val="0"/>
          <w:marTop w:val="0"/>
          <w:marBottom w:val="0"/>
          <w:divBdr>
            <w:top w:val="none" w:sz="0" w:space="0" w:color="auto"/>
            <w:left w:val="none" w:sz="0" w:space="0" w:color="auto"/>
            <w:bottom w:val="none" w:sz="0" w:space="0" w:color="auto"/>
            <w:right w:val="none" w:sz="0" w:space="0" w:color="auto"/>
          </w:divBdr>
        </w:div>
        <w:div w:id="1723793784">
          <w:marLeft w:val="640"/>
          <w:marRight w:val="0"/>
          <w:marTop w:val="0"/>
          <w:marBottom w:val="0"/>
          <w:divBdr>
            <w:top w:val="none" w:sz="0" w:space="0" w:color="auto"/>
            <w:left w:val="none" w:sz="0" w:space="0" w:color="auto"/>
            <w:bottom w:val="none" w:sz="0" w:space="0" w:color="auto"/>
            <w:right w:val="none" w:sz="0" w:space="0" w:color="auto"/>
          </w:divBdr>
        </w:div>
        <w:div w:id="1520317017">
          <w:marLeft w:val="640"/>
          <w:marRight w:val="0"/>
          <w:marTop w:val="0"/>
          <w:marBottom w:val="0"/>
          <w:divBdr>
            <w:top w:val="none" w:sz="0" w:space="0" w:color="auto"/>
            <w:left w:val="none" w:sz="0" w:space="0" w:color="auto"/>
            <w:bottom w:val="none" w:sz="0" w:space="0" w:color="auto"/>
            <w:right w:val="none" w:sz="0" w:space="0" w:color="auto"/>
          </w:divBdr>
        </w:div>
        <w:div w:id="89355624">
          <w:marLeft w:val="640"/>
          <w:marRight w:val="0"/>
          <w:marTop w:val="0"/>
          <w:marBottom w:val="0"/>
          <w:divBdr>
            <w:top w:val="none" w:sz="0" w:space="0" w:color="auto"/>
            <w:left w:val="none" w:sz="0" w:space="0" w:color="auto"/>
            <w:bottom w:val="none" w:sz="0" w:space="0" w:color="auto"/>
            <w:right w:val="none" w:sz="0" w:space="0" w:color="auto"/>
          </w:divBdr>
        </w:div>
        <w:div w:id="1270047945">
          <w:marLeft w:val="640"/>
          <w:marRight w:val="0"/>
          <w:marTop w:val="0"/>
          <w:marBottom w:val="0"/>
          <w:divBdr>
            <w:top w:val="none" w:sz="0" w:space="0" w:color="auto"/>
            <w:left w:val="none" w:sz="0" w:space="0" w:color="auto"/>
            <w:bottom w:val="none" w:sz="0" w:space="0" w:color="auto"/>
            <w:right w:val="none" w:sz="0" w:space="0" w:color="auto"/>
          </w:divBdr>
        </w:div>
        <w:div w:id="117603534">
          <w:marLeft w:val="640"/>
          <w:marRight w:val="0"/>
          <w:marTop w:val="0"/>
          <w:marBottom w:val="0"/>
          <w:divBdr>
            <w:top w:val="none" w:sz="0" w:space="0" w:color="auto"/>
            <w:left w:val="none" w:sz="0" w:space="0" w:color="auto"/>
            <w:bottom w:val="none" w:sz="0" w:space="0" w:color="auto"/>
            <w:right w:val="none" w:sz="0" w:space="0" w:color="auto"/>
          </w:divBdr>
        </w:div>
        <w:div w:id="186481686">
          <w:marLeft w:val="640"/>
          <w:marRight w:val="0"/>
          <w:marTop w:val="0"/>
          <w:marBottom w:val="0"/>
          <w:divBdr>
            <w:top w:val="none" w:sz="0" w:space="0" w:color="auto"/>
            <w:left w:val="none" w:sz="0" w:space="0" w:color="auto"/>
            <w:bottom w:val="none" w:sz="0" w:space="0" w:color="auto"/>
            <w:right w:val="none" w:sz="0" w:space="0" w:color="auto"/>
          </w:divBdr>
        </w:div>
        <w:div w:id="380635109">
          <w:marLeft w:val="640"/>
          <w:marRight w:val="0"/>
          <w:marTop w:val="0"/>
          <w:marBottom w:val="0"/>
          <w:divBdr>
            <w:top w:val="none" w:sz="0" w:space="0" w:color="auto"/>
            <w:left w:val="none" w:sz="0" w:space="0" w:color="auto"/>
            <w:bottom w:val="none" w:sz="0" w:space="0" w:color="auto"/>
            <w:right w:val="none" w:sz="0" w:space="0" w:color="auto"/>
          </w:divBdr>
        </w:div>
        <w:div w:id="1910798215">
          <w:marLeft w:val="640"/>
          <w:marRight w:val="0"/>
          <w:marTop w:val="0"/>
          <w:marBottom w:val="0"/>
          <w:divBdr>
            <w:top w:val="none" w:sz="0" w:space="0" w:color="auto"/>
            <w:left w:val="none" w:sz="0" w:space="0" w:color="auto"/>
            <w:bottom w:val="none" w:sz="0" w:space="0" w:color="auto"/>
            <w:right w:val="none" w:sz="0" w:space="0" w:color="auto"/>
          </w:divBdr>
        </w:div>
        <w:div w:id="738937589">
          <w:marLeft w:val="640"/>
          <w:marRight w:val="0"/>
          <w:marTop w:val="0"/>
          <w:marBottom w:val="0"/>
          <w:divBdr>
            <w:top w:val="none" w:sz="0" w:space="0" w:color="auto"/>
            <w:left w:val="none" w:sz="0" w:space="0" w:color="auto"/>
            <w:bottom w:val="none" w:sz="0" w:space="0" w:color="auto"/>
            <w:right w:val="none" w:sz="0" w:space="0" w:color="auto"/>
          </w:divBdr>
        </w:div>
        <w:div w:id="934830002">
          <w:marLeft w:val="640"/>
          <w:marRight w:val="0"/>
          <w:marTop w:val="0"/>
          <w:marBottom w:val="0"/>
          <w:divBdr>
            <w:top w:val="none" w:sz="0" w:space="0" w:color="auto"/>
            <w:left w:val="none" w:sz="0" w:space="0" w:color="auto"/>
            <w:bottom w:val="none" w:sz="0" w:space="0" w:color="auto"/>
            <w:right w:val="none" w:sz="0" w:space="0" w:color="auto"/>
          </w:divBdr>
        </w:div>
        <w:div w:id="1278374137">
          <w:marLeft w:val="640"/>
          <w:marRight w:val="0"/>
          <w:marTop w:val="0"/>
          <w:marBottom w:val="0"/>
          <w:divBdr>
            <w:top w:val="none" w:sz="0" w:space="0" w:color="auto"/>
            <w:left w:val="none" w:sz="0" w:space="0" w:color="auto"/>
            <w:bottom w:val="none" w:sz="0" w:space="0" w:color="auto"/>
            <w:right w:val="none" w:sz="0" w:space="0" w:color="auto"/>
          </w:divBdr>
        </w:div>
        <w:div w:id="717045531">
          <w:marLeft w:val="640"/>
          <w:marRight w:val="0"/>
          <w:marTop w:val="0"/>
          <w:marBottom w:val="0"/>
          <w:divBdr>
            <w:top w:val="none" w:sz="0" w:space="0" w:color="auto"/>
            <w:left w:val="none" w:sz="0" w:space="0" w:color="auto"/>
            <w:bottom w:val="none" w:sz="0" w:space="0" w:color="auto"/>
            <w:right w:val="none" w:sz="0" w:space="0" w:color="auto"/>
          </w:divBdr>
        </w:div>
        <w:div w:id="2080862333">
          <w:marLeft w:val="640"/>
          <w:marRight w:val="0"/>
          <w:marTop w:val="0"/>
          <w:marBottom w:val="0"/>
          <w:divBdr>
            <w:top w:val="none" w:sz="0" w:space="0" w:color="auto"/>
            <w:left w:val="none" w:sz="0" w:space="0" w:color="auto"/>
            <w:bottom w:val="none" w:sz="0" w:space="0" w:color="auto"/>
            <w:right w:val="none" w:sz="0" w:space="0" w:color="auto"/>
          </w:divBdr>
        </w:div>
        <w:div w:id="589435391">
          <w:marLeft w:val="640"/>
          <w:marRight w:val="0"/>
          <w:marTop w:val="0"/>
          <w:marBottom w:val="0"/>
          <w:divBdr>
            <w:top w:val="none" w:sz="0" w:space="0" w:color="auto"/>
            <w:left w:val="none" w:sz="0" w:space="0" w:color="auto"/>
            <w:bottom w:val="none" w:sz="0" w:space="0" w:color="auto"/>
            <w:right w:val="none" w:sz="0" w:space="0" w:color="auto"/>
          </w:divBdr>
        </w:div>
        <w:div w:id="1981379584">
          <w:marLeft w:val="640"/>
          <w:marRight w:val="0"/>
          <w:marTop w:val="0"/>
          <w:marBottom w:val="0"/>
          <w:divBdr>
            <w:top w:val="none" w:sz="0" w:space="0" w:color="auto"/>
            <w:left w:val="none" w:sz="0" w:space="0" w:color="auto"/>
            <w:bottom w:val="none" w:sz="0" w:space="0" w:color="auto"/>
            <w:right w:val="none" w:sz="0" w:space="0" w:color="auto"/>
          </w:divBdr>
        </w:div>
        <w:div w:id="1223836402">
          <w:marLeft w:val="640"/>
          <w:marRight w:val="0"/>
          <w:marTop w:val="0"/>
          <w:marBottom w:val="0"/>
          <w:divBdr>
            <w:top w:val="none" w:sz="0" w:space="0" w:color="auto"/>
            <w:left w:val="none" w:sz="0" w:space="0" w:color="auto"/>
            <w:bottom w:val="none" w:sz="0" w:space="0" w:color="auto"/>
            <w:right w:val="none" w:sz="0" w:space="0" w:color="auto"/>
          </w:divBdr>
        </w:div>
        <w:div w:id="1794012029">
          <w:marLeft w:val="640"/>
          <w:marRight w:val="0"/>
          <w:marTop w:val="0"/>
          <w:marBottom w:val="0"/>
          <w:divBdr>
            <w:top w:val="none" w:sz="0" w:space="0" w:color="auto"/>
            <w:left w:val="none" w:sz="0" w:space="0" w:color="auto"/>
            <w:bottom w:val="none" w:sz="0" w:space="0" w:color="auto"/>
            <w:right w:val="none" w:sz="0" w:space="0" w:color="auto"/>
          </w:divBdr>
        </w:div>
        <w:div w:id="756092875">
          <w:marLeft w:val="640"/>
          <w:marRight w:val="0"/>
          <w:marTop w:val="0"/>
          <w:marBottom w:val="0"/>
          <w:divBdr>
            <w:top w:val="none" w:sz="0" w:space="0" w:color="auto"/>
            <w:left w:val="none" w:sz="0" w:space="0" w:color="auto"/>
            <w:bottom w:val="none" w:sz="0" w:space="0" w:color="auto"/>
            <w:right w:val="none" w:sz="0" w:space="0" w:color="auto"/>
          </w:divBdr>
        </w:div>
        <w:div w:id="1922061983">
          <w:marLeft w:val="640"/>
          <w:marRight w:val="0"/>
          <w:marTop w:val="0"/>
          <w:marBottom w:val="0"/>
          <w:divBdr>
            <w:top w:val="none" w:sz="0" w:space="0" w:color="auto"/>
            <w:left w:val="none" w:sz="0" w:space="0" w:color="auto"/>
            <w:bottom w:val="none" w:sz="0" w:space="0" w:color="auto"/>
            <w:right w:val="none" w:sz="0" w:space="0" w:color="auto"/>
          </w:divBdr>
        </w:div>
        <w:div w:id="607154551">
          <w:marLeft w:val="640"/>
          <w:marRight w:val="0"/>
          <w:marTop w:val="0"/>
          <w:marBottom w:val="0"/>
          <w:divBdr>
            <w:top w:val="none" w:sz="0" w:space="0" w:color="auto"/>
            <w:left w:val="none" w:sz="0" w:space="0" w:color="auto"/>
            <w:bottom w:val="none" w:sz="0" w:space="0" w:color="auto"/>
            <w:right w:val="none" w:sz="0" w:space="0" w:color="auto"/>
          </w:divBdr>
        </w:div>
        <w:div w:id="499273109">
          <w:marLeft w:val="640"/>
          <w:marRight w:val="0"/>
          <w:marTop w:val="0"/>
          <w:marBottom w:val="0"/>
          <w:divBdr>
            <w:top w:val="none" w:sz="0" w:space="0" w:color="auto"/>
            <w:left w:val="none" w:sz="0" w:space="0" w:color="auto"/>
            <w:bottom w:val="none" w:sz="0" w:space="0" w:color="auto"/>
            <w:right w:val="none" w:sz="0" w:space="0" w:color="auto"/>
          </w:divBdr>
        </w:div>
        <w:div w:id="2005740273">
          <w:marLeft w:val="640"/>
          <w:marRight w:val="0"/>
          <w:marTop w:val="0"/>
          <w:marBottom w:val="0"/>
          <w:divBdr>
            <w:top w:val="none" w:sz="0" w:space="0" w:color="auto"/>
            <w:left w:val="none" w:sz="0" w:space="0" w:color="auto"/>
            <w:bottom w:val="none" w:sz="0" w:space="0" w:color="auto"/>
            <w:right w:val="none" w:sz="0" w:space="0" w:color="auto"/>
          </w:divBdr>
        </w:div>
        <w:div w:id="1652557895">
          <w:marLeft w:val="640"/>
          <w:marRight w:val="0"/>
          <w:marTop w:val="0"/>
          <w:marBottom w:val="0"/>
          <w:divBdr>
            <w:top w:val="none" w:sz="0" w:space="0" w:color="auto"/>
            <w:left w:val="none" w:sz="0" w:space="0" w:color="auto"/>
            <w:bottom w:val="none" w:sz="0" w:space="0" w:color="auto"/>
            <w:right w:val="none" w:sz="0" w:space="0" w:color="auto"/>
          </w:divBdr>
        </w:div>
        <w:div w:id="556169050">
          <w:marLeft w:val="640"/>
          <w:marRight w:val="0"/>
          <w:marTop w:val="0"/>
          <w:marBottom w:val="0"/>
          <w:divBdr>
            <w:top w:val="none" w:sz="0" w:space="0" w:color="auto"/>
            <w:left w:val="none" w:sz="0" w:space="0" w:color="auto"/>
            <w:bottom w:val="none" w:sz="0" w:space="0" w:color="auto"/>
            <w:right w:val="none" w:sz="0" w:space="0" w:color="auto"/>
          </w:divBdr>
        </w:div>
        <w:div w:id="1592276524">
          <w:marLeft w:val="640"/>
          <w:marRight w:val="0"/>
          <w:marTop w:val="0"/>
          <w:marBottom w:val="0"/>
          <w:divBdr>
            <w:top w:val="none" w:sz="0" w:space="0" w:color="auto"/>
            <w:left w:val="none" w:sz="0" w:space="0" w:color="auto"/>
            <w:bottom w:val="none" w:sz="0" w:space="0" w:color="auto"/>
            <w:right w:val="none" w:sz="0" w:space="0" w:color="auto"/>
          </w:divBdr>
        </w:div>
        <w:div w:id="1612010285">
          <w:marLeft w:val="640"/>
          <w:marRight w:val="0"/>
          <w:marTop w:val="0"/>
          <w:marBottom w:val="0"/>
          <w:divBdr>
            <w:top w:val="none" w:sz="0" w:space="0" w:color="auto"/>
            <w:left w:val="none" w:sz="0" w:space="0" w:color="auto"/>
            <w:bottom w:val="none" w:sz="0" w:space="0" w:color="auto"/>
            <w:right w:val="none" w:sz="0" w:space="0" w:color="auto"/>
          </w:divBdr>
        </w:div>
        <w:div w:id="2110419271">
          <w:marLeft w:val="640"/>
          <w:marRight w:val="0"/>
          <w:marTop w:val="0"/>
          <w:marBottom w:val="0"/>
          <w:divBdr>
            <w:top w:val="none" w:sz="0" w:space="0" w:color="auto"/>
            <w:left w:val="none" w:sz="0" w:space="0" w:color="auto"/>
            <w:bottom w:val="none" w:sz="0" w:space="0" w:color="auto"/>
            <w:right w:val="none" w:sz="0" w:space="0" w:color="auto"/>
          </w:divBdr>
        </w:div>
        <w:div w:id="1697194919">
          <w:marLeft w:val="640"/>
          <w:marRight w:val="0"/>
          <w:marTop w:val="0"/>
          <w:marBottom w:val="0"/>
          <w:divBdr>
            <w:top w:val="none" w:sz="0" w:space="0" w:color="auto"/>
            <w:left w:val="none" w:sz="0" w:space="0" w:color="auto"/>
            <w:bottom w:val="none" w:sz="0" w:space="0" w:color="auto"/>
            <w:right w:val="none" w:sz="0" w:space="0" w:color="auto"/>
          </w:divBdr>
        </w:div>
        <w:div w:id="1267154380">
          <w:marLeft w:val="640"/>
          <w:marRight w:val="0"/>
          <w:marTop w:val="0"/>
          <w:marBottom w:val="0"/>
          <w:divBdr>
            <w:top w:val="none" w:sz="0" w:space="0" w:color="auto"/>
            <w:left w:val="none" w:sz="0" w:space="0" w:color="auto"/>
            <w:bottom w:val="none" w:sz="0" w:space="0" w:color="auto"/>
            <w:right w:val="none" w:sz="0" w:space="0" w:color="auto"/>
          </w:divBdr>
        </w:div>
        <w:div w:id="1505169309">
          <w:marLeft w:val="640"/>
          <w:marRight w:val="0"/>
          <w:marTop w:val="0"/>
          <w:marBottom w:val="0"/>
          <w:divBdr>
            <w:top w:val="none" w:sz="0" w:space="0" w:color="auto"/>
            <w:left w:val="none" w:sz="0" w:space="0" w:color="auto"/>
            <w:bottom w:val="none" w:sz="0" w:space="0" w:color="auto"/>
            <w:right w:val="none" w:sz="0" w:space="0" w:color="auto"/>
          </w:divBdr>
        </w:div>
        <w:div w:id="375617333">
          <w:marLeft w:val="640"/>
          <w:marRight w:val="0"/>
          <w:marTop w:val="0"/>
          <w:marBottom w:val="0"/>
          <w:divBdr>
            <w:top w:val="none" w:sz="0" w:space="0" w:color="auto"/>
            <w:left w:val="none" w:sz="0" w:space="0" w:color="auto"/>
            <w:bottom w:val="none" w:sz="0" w:space="0" w:color="auto"/>
            <w:right w:val="none" w:sz="0" w:space="0" w:color="auto"/>
          </w:divBdr>
        </w:div>
        <w:div w:id="1590655920">
          <w:marLeft w:val="640"/>
          <w:marRight w:val="0"/>
          <w:marTop w:val="0"/>
          <w:marBottom w:val="0"/>
          <w:divBdr>
            <w:top w:val="none" w:sz="0" w:space="0" w:color="auto"/>
            <w:left w:val="none" w:sz="0" w:space="0" w:color="auto"/>
            <w:bottom w:val="none" w:sz="0" w:space="0" w:color="auto"/>
            <w:right w:val="none" w:sz="0" w:space="0" w:color="auto"/>
          </w:divBdr>
        </w:div>
        <w:div w:id="1199851429">
          <w:marLeft w:val="640"/>
          <w:marRight w:val="0"/>
          <w:marTop w:val="0"/>
          <w:marBottom w:val="0"/>
          <w:divBdr>
            <w:top w:val="none" w:sz="0" w:space="0" w:color="auto"/>
            <w:left w:val="none" w:sz="0" w:space="0" w:color="auto"/>
            <w:bottom w:val="none" w:sz="0" w:space="0" w:color="auto"/>
            <w:right w:val="none" w:sz="0" w:space="0" w:color="auto"/>
          </w:divBdr>
        </w:div>
        <w:div w:id="720909473">
          <w:marLeft w:val="640"/>
          <w:marRight w:val="0"/>
          <w:marTop w:val="0"/>
          <w:marBottom w:val="0"/>
          <w:divBdr>
            <w:top w:val="none" w:sz="0" w:space="0" w:color="auto"/>
            <w:left w:val="none" w:sz="0" w:space="0" w:color="auto"/>
            <w:bottom w:val="none" w:sz="0" w:space="0" w:color="auto"/>
            <w:right w:val="none" w:sz="0" w:space="0" w:color="auto"/>
          </w:divBdr>
        </w:div>
        <w:div w:id="300429871">
          <w:marLeft w:val="640"/>
          <w:marRight w:val="0"/>
          <w:marTop w:val="0"/>
          <w:marBottom w:val="0"/>
          <w:divBdr>
            <w:top w:val="none" w:sz="0" w:space="0" w:color="auto"/>
            <w:left w:val="none" w:sz="0" w:space="0" w:color="auto"/>
            <w:bottom w:val="none" w:sz="0" w:space="0" w:color="auto"/>
            <w:right w:val="none" w:sz="0" w:space="0" w:color="auto"/>
          </w:divBdr>
        </w:div>
        <w:div w:id="1028020021">
          <w:marLeft w:val="640"/>
          <w:marRight w:val="0"/>
          <w:marTop w:val="0"/>
          <w:marBottom w:val="0"/>
          <w:divBdr>
            <w:top w:val="none" w:sz="0" w:space="0" w:color="auto"/>
            <w:left w:val="none" w:sz="0" w:space="0" w:color="auto"/>
            <w:bottom w:val="none" w:sz="0" w:space="0" w:color="auto"/>
            <w:right w:val="none" w:sz="0" w:space="0" w:color="auto"/>
          </w:divBdr>
        </w:div>
        <w:div w:id="603921627">
          <w:marLeft w:val="640"/>
          <w:marRight w:val="0"/>
          <w:marTop w:val="0"/>
          <w:marBottom w:val="0"/>
          <w:divBdr>
            <w:top w:val="none" w:sz="0" w:space="0" w:color="auto"/>
            <w:left w:val="none" w:sz="0" w:space="0" w:color="auto"/>
            <w:bottom w:val="none" w:sz="0" w:space="0" w:color="auto"/>
            <w:right w:val="none" w:sz="0" w:space="0" w:color="auto"/>
          </w:divBdr>
        </w:div>
        <w:div w:id="411898631">
          <w:marLeft w:val="640"/>
          <w:marRight w:val="0"/>
          <w:marTop w:val="0"/>
          <w:marBottom w:val="0"/>
          <w:divBdr>
            <w:top w:val="none" w:sz="0" w:space="0" w:color="auto"/>
            <w:left w:val="none" w:sz="0" w:space="0" w:color="auto"/>
            <w:bottom w:val="none" w:sz="0" w:space="0" w:color="auto"/>
            <w:right w:val="none" w:sz="0" w:space="0" w:color="auto"/>
          </w:divBdr>
        </w:div>
        <w:div w:id="1905871763">
          <w:marLeft w:val="640"/>
          <w:marRight w:val="0"/>
          <w:marTop w:val="0"/>
          <w:marBottom w:val="0"/>
          <w:divBdr>
            <w:top w:val="none" w:sz="0" w:space="0" w:color="auto"/>
            <w:left w:val="none" w:sz="0" w:space="0" w:color="auto"/>
            <w:bottom w:val="none" w:sz="0" w:space="0" w:color="auto"/>
            <w:right w:val="none" w:sz="0" w:space="0" w:color="auto"/>
          </w:divBdr>
        </w:div>
        <w:div w:id="1714885213">
          <w:marLeft w:val="640"/>
          <w:marRight w:val="0"/>
          <w:marTop w:val="0"/>
          <w:marBottom w:val="0"/>
          <w:divBdr>
            <w:top w:val="none" w:sz="0" w:space="0" w:color="auto"/>
            <w:left w:val="none" w:sz="0" w:space="0" w:color="auto"/>
            <w:bottom w:val="none" w:sz="0" w:space="0" w:color="auto"/>
            <w:right w:val="none" w:sz="0" w:space="0" w:color="auto"/>
          </w:divBdr>
        </w:div>
        <w:div w:id="1966083720">
          <w:marLeft w:val="640"/>
          <w:marRight w:val="0"/>
          <w:marTop w:val="0"/>
          <w:marBottom w:val="0"/>
          <w:divBdr>
            <w:top w:val="none" w:sz="0" w:space="0" w:color="auto"/>
            <w:left w:val="none" w:sz="0" w:space="0" w:color="auto"/>
            <w:bottom w:val="none" w:sz="0" w:space="0" w:color="auto"/>
            <w:right w:val="none" w:sz="0" w:space="0" w:color="auto"/>
          </w:divBdr>
        </w:div>
        <w:div w:id="277807188">
          <w:marLeft w:val="640"/>
          <w:marRight w:val="0"/>
          <w:marTop w:val="0"/>
          <w:marBottom w:val="0"/>
          <w:divBdr>
            <w:top w:val="none" w:sz="0" w:space="0" w:color="auto"/>
            <w:left w:val="none" w:sz="0" w:space="0" w:color="auto"/>
            <w:bottom w:val="none" w:sz="0" w:space="0" w:color="auto"/>
            <w:right w:val="none" w:sz="0" w:space="0" w:color="auto"/>
          </w:divBdr>
        </w:div>
        <w:div w:id="623847760">
          <w:marLeft w:val="640"/>
          <w:marRight w:val="0"/>
          <w:marTop w:val="0"/>
          <w:marBottom w:val="0"/>
          <w:divBdr>
            <w:top w:val="none" w:sz="0" w:space="0" w:color="auto"/>
            <w:left w:val="none" w:sz="0" w:space="0" w:color="auto"/>
            <w:bottom w:val="none" w:sz="0" w:space="0" w:color="auto"/>
            <w:right w:val="none" w:sz="0" w:space="0" w:color="auto"/>
          </w:divBdr>
        </w:div>
        <w:div w:id="2066642821">
          <w:marLeft w:val="640"/>
          <w:marRight w:val="0"/>
          <w:marTop w:val="0"/>
          <w:marBottom w:val="0"/>
          <w:divBdr>
            <w:top w:val="none" w:sz="0" w:space="0" w:color="auto"/>
            <w:left w:val="none" w:sz="0" w:space="0" w:color="auto"/>
            <w:bottom w:val="none" w:sz="0" w:space="0" w:color="auto"/>
            <w:right w:val="none" w:sz="0" w:space="0" w:color="auto"/>
          </w:divBdr>
        </w:div>
        <w:div w:id="1280259025">
          <w:marLeft w:val="640"/>
          <w:marRight w:val="0"/>
          <w:marTop w:val="0"/>
          <w:marBottom w:val="0"/>
          <w:divBdr>
            <w:top w:val="none" w:sz="0" w:space="0" w:color="auto"/>
            <w:left w:val="none" w:sz="0" w:space="0" w:color="auto"/>
            <w:bottom w:val="none" w:sz="0" w:space="0" w:color="auto"/>
            <w:right w:val="none" w:sz="0" w:space="0" w:color="auto"/>
          </w:divBdr>
        </w:div>
        <w:div w:id="1914851842">
          <w:marLeft w:val="640"/>
          <w:marRight w:val="0"/>
          <w:marTop w:val="0"/>
          <w:marBottom w:val="0"/>
          <w:divBdr>
            <w:top w:val="none" w:sz="0" w:space="0" w:color="auto"/>
            <w:left w:val="none" w:sz="0" w:space="0" w:color="auto"/>
            <w:bottom w:val="none" w:sz="0" w:space="0" w:color="auto"/>
            <w:right w:val="none" w:sz="0" w:space="0" w:color="auto"/>
          </w:divBdr>
        </w:div>
        <w:div w:id="861434171">
          <w:marLeft w:val="640"/>
          <w:marRight w:val="0"/>
          <w:marTop w:val="0"/>
          <w:marBottom w:val="0"/>
          <w:divBdr>
            <w:top w:val="none" w:sz="0" w:space="0" w:color="auto"/>
            <w:left w:val="none" w:sz="0" w:space="0" w:color="auto"/>
            <w:bottom w:val="none" w:sz="0" w:space="0" w:color="auto"/>
            <w:right w:val="none" w:sz="0" w:space="0" w:color="auto"/>
          </w:divBdr>
        </w:div>
        <w:div w:id="528375871">
          <w:marLeft w:val="640"/>
          <w:marRight w:val="0"/>
          <w:marTop w:val="0"/>
          <w:marBottom w:val="0"/>
          <w:divBdr>
            <w:top w:val="none" w:sz="0" w:space="0" w:color="auto"/>
            <w:left w:val="none" w:sz="0" w:space="0" w:color="auto"/>
            <w:bottom w:val="none" w:sz="0" w:space="0" w:color="auto"/>
            <w:right w:val="none" w:sz="0" w:space="0" w:color="auto"/>
          </w:divBdr>
        </w:div>
        <w:div w:id="1713574515">
          <w:marLeft w:val="640"/>
          <w:marRight w:val="0"/>
          <w:marTop w:val="0"/>
          <w:marBottom w:val="0"/>
          <w:divBdr>
            <w:top w:val="none" w:sz="0" w:space="0" w:color="auto"/>
            <w:left w:val="none" w:sz="0" w:space="0" w:color="auto"/>
            <w:bottom w:val="none" w:sz="0" w:space="0" w:color="auto"/>
            <w:right w:val="none" w:sz="0" w:space="0" w:color="auto"/>
          </w:divBdr>
        </w:div>
        <w:div w:id="1251549389">
          <w:marLeft w:val="640"/>
          <w:marRight w:val="0"/>
          <w:marTop w:val="0"/>
          <w:marBottom w:val="0"/>
          <w:divBdr>
            <w:top w:val="none" w:sz="0" w:space="0" w:color="auto"/>
            <w:left w:val="none" w:sz="0" w:space="0" w:color="auto"/>
            <w:bottom w:val="none" w:sz="0" w:space="0" w:color="auto"/>
            <w:right w:val="none" w:sz="0" w:space="0" w:color="auto"/>
          </w:divBdr>
        </w:div>
        <w:div w:id="2060471965">
          <w:marLeft w:val="640"/>
          <w:marRight w:val="0"/>
          <w:marTop w:val="0"/>
          <w:marBottom w:val="0"/>
          <w:divBdr>
            <w:top w:val="none" w:sz="0" w:space="0" w:color="auto"/>
            <w:left w:val="none" w:sz="0" w:space="0" w:color="auto"/>
            <w:bottom w:val="none" w:sz="0" w:space="0" w:color="auto"/>
            <w:right w:val="none" w:sz="0" w:space="0" w:color="auto"/>
          </w:divBdr>
        </w:div>
        <w:div w:id="254020788">
          <w:marLeft w:val="640"/>
          <w:marRight w:val="0"/>
          <w:marTop w:val="0"/>
          <w:marBottom w:val="0"/>
          <w:divBdr>
            <w:top w:val="none" w:sz="0" w:space="0" w:color="auto"/>
            <w:left w:val="none" w:sz="0" w:space="0" w:color="auto"/>
            <w:bottom w:val="none" w:sz="0" w:space="0" w:color="auto"/>
            <w:right w:val="none" w:sz="0" w:space="0" w:color="auto"/>
          </w:divBdr>
        </w:div>
        <w:div w:id="1492522233">
          <w:marLeft w:val="640"/>
          <w:marRight w:val="0"/>
          <w:marTop w:val="0"/>
          <w:marBottom w:val="0"/>
          <w:divBdr>
            <w:top w:val="none" w:sz="0" w:space="0" w:color="auto"/>
            <w:left w:val="none" w:sz="0" w:space="0" w:color="auto"/>
            <w:bottom w:val="none" w:sz="0" w:space="0" w:color="auto"/>
            <w:right w:val="none" w:sz="0" w:space="0" w:color="auto"/>
          </w:divBdr>
        </w:div>
        <w:div w:id="427700985">
          <w:marLeft w:val="640"/>
          <w:marRight w:val="0"/>
          <w:marTop w:val="0"/>
          <w:marBottom w:val="0"/>
          <w:divBdr>
            <w:top w:val="none" w:sz="0" w:space="0" w:color="auto"/>
            <w:left w:val="none" w:sz="0" w:space="0" w:color="auto"/>
            <w:bottom w:val="none" w:sz="0" w:space="0" w:color="auto"/>
            <w:right w:val="none" w:sz="0" w:space="0" w:color="auto"/>
          </w:divBdr>
        </w:div>
        <w:div w:id="413013405">
          <w:marLeft w:val="640"/>
          <w:marRight w:val="0"/>
          <w:marTop w:val="0"/>
          <w:marBottom w:val="0"/>
          <w:divBdr>
            <w:top w:val="none" w:sz="0" w:space="0" w:color="auto"/>
            <w:left w:val="none" w:sz="0" w:space="0" w:color="auto"/>
            <w:bottom w:val="none" w:sz="0" w:space="0" w:color="auto"/>
            <w:right w:val="none" w:sz="0" w:space="0" w:color="auto"/>
          </w:divBdr>
        </w:div>
        <w:div w:id="976453482">
          <w:marLeft w:val="640"/>
          <w:marRight w:val="0"/>
          <w:marTop w:val="0"/>
          <w:marBottom w:val="0"/>
          <w:divBdr>
            <w:top w:val="none" w:sz="0" w:space="0" w:color="auto"/>
            <w:left w:val="none" w:sz="0" w:space="0" w:color="auto"/>
            <w:bottom w:val="none" w:sz="0" w:space="0" w:color="auto"/>
            <w:right w:val="none" w:sz="0" w:space="0" w:color="auto"/>
          </w:divBdr>
        </w:div>
        <w:div w:id="1151167148">
          <w:marLeft w:val="640"/>
          <w:marRight w:val="0"/>
          <w:marTop w:val="0"/>
          <w:marBottom w:val="0"/>
          <w:divBdr>
            <w:top w:val="none" w:sz="0" w:space="0" w:color="auto"/>
            <w:left w:val="none" w:sz="0" w:space="0" w:color="auto"/>
            <w:bottom w:val="none" w:sz="0" w:space="0" w:color="auto"/>
            <w:right w:val="none" w:sz="0" w:space="0" w:color="auto"/>
          </w:divBdr>
        </w:div>
        <w:div w:id="1830900615">
          <w:marLeft w:val="640"/>
          <w:marRight w:val="0"/>
          <w:marTop w:val="0"/>
          <w:marBottom w:val="0"/>
          <w:divBdr>
            <w:top w:val="none" w:sz="0" w:space="0" w:color="auto"/>
            <w:left w:val="none" w:sz="0" w:space="0" w:color="auto"/>
            <w:bottom w:val="none" w:sz="0" w:space="0" w:color="auto"/>
            <w:right w:val="none" w:sz="0" w:space="0" w:color="auto"/>
          </w:divBdr>
        </w:div>
        <w:div w:id="45691025">
          <w:marLeft w:val="640"/>
          <w:marRight w:val="0"/>
          <w:marTop w:val="0"/>
          <w:marBottom w:val="0"/>
          <w:divBdr>
            <w:top w:val="none" w:sz="0" w:space="0" w:color="auto"/>
            <w:left w:val="none" w:sz="0" w:space="0" w:color="auto"/>
            <w:bottom w:val="none" w:sz="0" w:space="0" w:color="auto"/>
            <w:right w:val="none" w:sz="0" w:space="0" w:color="auto"/>
          </w:divBdr>
        </w:div>
        <w:div w:id="1272780500">
          <w:marLeft w:val="640"/>
          <w:marRight w:val="0"/>
          <w:marTop w:val="0"/>
          <w:marBottom w:val="0"/>
          <w:divBdr>
            <w:top w:val="none" w:sz="0" w:space="0" w:color="auto"/>
            <w:left w:val="none" w:sz="0" w:space="0" w:color="auto"/>
            <w:bottom w:val="none" w:sz="0" w:space="0" w:color="auto"/>
            <w:right w:val="none" w:sz="0" w:space="0" w:color="auto"/>
          </w:divBdr>
        </w:div>
        <w:div w:id="1444420620">
          <w:marLeft w:val="640"/>
          <w:marRight w:val="0"/>
          <w:marTop w:val="0"/>
          <w:marBottom w:val="0"/>
          <w:divBdr>
            <w:top w:val="none" w:sz="0" w:space="0" w:color="auto"/>
            <w:left w:val="none" w:sz="0" w:space="0" w:color="auto"/>
            <w:bottom w:val="none" w:sz="0" w:space="0" w:color="auto"/>
            <w:right w:val="none" w:sz="0" w:space="0" w:color="auto"/>
          </w:divBdr>
        </w:div>
        <w:div w:id="2049793356">
          <w:marLeft w:val="640"/>
          <w:marRight w:val="0"/>
          <w:marTop w:val="0"/>
          <w:marBottom w:val="0"/>
          <w:divBdr>
            <w:top w:val="none" w:sz="0" w:space="0" w:color="auto"/>
            <w:left w:val="none" w:sz="0" w:space="0" w:color="auto"/>
            <w:bottom w:val="none" w:sz="0" w:space="0" w:color="auto"/>
            <w:right w:val="none" w:sz="0" w:space="0" w:color="auto"/>
          </w:divBdr>
        </w:div>
        <w:div w:id="1152478621">
          <w:marLeft w:val="640"/>
          <w:marRight w:val="0"/>
          <w:marTop w:val="0"/>
          <w:marBottom w:val="0"/>
          <w:divBdr>
            <w:top w:val="none" w:sz="0" w:space="0" w:color="auto"/>
            <w:left w:val="none" w:sz="0" w:space="0" w:color="auto"/>
            <w:bottom w:val="none" w:sz="0" w:space="0" w:color="auto"/>
            <w:right w:val="none" w:sz="0" w:space="0" w:color="auto"/>
          </w:divBdr>
        </w:div>
        <w:div w:id="1330869423">
          <w:marLeft w:val="640"/>
          <w:marRight w:val="0"/>
          <w:marTop w:val="0"/>
          <w:marBottom w:val="0"/>
          <w:divBdr>
            <w:top w:val="none" w:sz="0" w:space="0" w:color="auto"/>
            <w:left w:val="none" w:sz="0" w:space="0" w:color="auto"/>
            <w:bottom w:val="none" w:sz="0" w:space="0" w:color="auto"/>
            <w:right w:val="none" w:sz="0" w:space="0" w:color="auto"/>
          </w:divBdr>
        </w:div>
        <w:div w:id="378432643">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088200">
      <w:bodyDiv w:val="1"/>
      <w:marLeft w:val="0"/>
      <w:marRight w:val="0"/>
      <w:marTop w:val="0"/>
      <w:marBottom w:val="0"/>
      <w:divBdr>
        <w:top w:val="none" w:sz="0" w:space="0" w:color="auto"/>
        <w:left w:val="none" w:sz="0" w:space="0" w:color="auto"/>
        <w:bottom w:val="none" w:sz="0" w:space="0" w:color="auto"/>
        <w:right w:val="none" w:sz="0" w:space="0" w:color="auto"/>
      </w:divBdr>
      <w:divsChild>
        <w:div w:id="1341739592">
          <w:marLeft w:val="640"/>
          <w:marRight w:val="0"/>
          <w:marTop w:val="0"/>
          <w:marBottom w:val="0"/>
          <w:divBdr>
            <w:top w:val="none" w:sz="0" w:space="0" w:color="auto"/>
            <w:left w:val="none" w:sz="0" w:space="0" w:color="auto"/>
            <w:bottom w:val="none" w:sz="0" w:space="0" w:color="auto"/>
            <w:right w:val="none" w:sz="0" w:space="0" w:color="auto"/>
          </w:divBdr>
        </w:div>
        <w:div w:id="1149247880">
          <w:marLeft w:val="640"/>
          <w:marRight w:val="0"/>
          <w:marTop w:val="0"/>
          <w:marBottom w:val="0"/>
          <w:divBdr>
            <w:top w:val="none" w:sz="0" w:space="0" w:color="auto"/>
            <w:left w:val="none" w:sz="0" w:space="0" w:color="auto"/>
            <w:bottom w:val="none" w:sz="0" w:space="0" w:color="auto"/>
            <w:right w:val="none" w:sz="0" w:space="0" w:color="auto"/>
          </w:divBdr>
        </w:div>
        <w:div w:id="1615283290">
          <w:marLeft w:val="640"/>
          <w:marRight w:val="0"/>
          <w:marTop w:val="0"/>
          <w:marBottom w:val="0"/>
          <w:divBdr>
            <w:top w:val="none" w:sz="0" w:space="0" w:color="auto"/>
            <w:left w:val="none" w:sz="0" w:space="0" w:color="auto"/>
            <w:bottom w:val="none" w:sz="0" w:space="0" w:color="auto"/>
            <w:right w:val="none" w:sz="0" w:space="0" w:color="auto"/>
          </w:divBdr>
        </w:div>
        <w:div w:id="1393774770">
          <w:marLeft w:val="640"/>
          <w:marRight w:val="0"/>
          <w:marTop w:val="0"/>
          <w:marBottom w:val="0"/>
          <w:divBdr>
            <w:top w:val="none" w:sz="0" w:space="0" w:color="auto"/>
            <w:left w:val="none" w:sz="0" w:space="0" w:color="auto"/>
            <w:bottom w:val="none" w:sz="0" w:space="0" w:color="auto"/>
            <w:right w:val="none" w:sz="0" w:space="0" w:color="auto"/>
          </w:divBdr>
        </w:div>
        <w:div w:id="1778986186">
          <w:marLeft w:val="640"/>
          <w:marRight w:val="0"/>
          <w:marTop w:val="0"/>
          <w:marBottom w:val="0"/>
          <w:divBdr>
            <w:top w:val="none" w:sz="0" w:space="0" w:color="auto"/>
            <w:left w:val="none" w:sz="0" w:space="0" w:color="auto"/>
            <w:bottom w:val="none" w:sz="0" w:space="0" w:color="auto"/>
            <w:right w:val="none" w:sz="0" w:space="0" w:color="auto"/>
          </w:divBdr>
        </w:div>
        <w:div w:id="1707874599">
          <w:marLeft w:val="640"/>
          <w:marRight w:val="0"/>
          <w:marTop w:val="0"/>
          <w:marBottom w:val="0"/>
          <w:divBdr>
            <w:top w:val="none" w:sz="0" w:space="0" w:color="auto"/>
            <w:left w:val="none" w:sz="0" w:space="0" w:color="auto"/>
            <w:bottom w:val="none" w:sz="0" w:space="0" w:color="auto"/>
            <w:right w:val="none" w:sz="0" w:space="0" w:color="auto"/>
          </w:divBdr>
        </w:div>
        <w:div w:id="1962229224">
          <w:marLeft w:val="640"/>
          <w:marRight w:val="0"/>
          <w:marTop w:val="0"/>
          <w:marBottom w:val="0"/>
          <w:divBdr>
            <w:top w:val="none" w:sz="0" w:space="0" w:color="auto"/>
            <w:left w:val="none" w:sz="0" w:space="0" w:color="auto"/>
            <w:bottom w:val="none" w:sz="0" w:space="0" w:color="auto"/>
            <w:right w:val="none" w:sz="0" w:space="0" w:color="auto"/>
          </w:divBdr>
        </w:div>
        <w:div w:id="2134783540">
          <w:marLeft w:val="640"/>
          <w:marRight w:val="0"/>
          <w:marTop w:val="0"/>
          <w:marBottom w:val="0"/>
          <w:divBdr>
            <w:top w:val="none" w:sz="0" w:space="0" w:color="auto"/>
            <w:left w:val="none" w:sz="0" w:space="0" w:color="auto"/>
            <w:bottom w:val="none" w:sz="0" w:space="0" w:color="auto"/>
            <w:right w:val="none" w:sz="0" w:space="0" w:color="auto"/>
          </w:divBdr>
        </w:div>
        <w:div w:id="34627618">
          <w:marLeft w:val="640"/>
          <w:marRight w:val="0"/>
          <w:marTop w:val="0"/>
          <w:marBottom w:val="0"/>
          <w:divBdr>
            <w:top w:val="none" w:sz="0" w:space="0" w:color="auto"/>
            <w:left w:val="none" w:sz="0" w:space="0" w:color="auto"/>
            <w:bottom w:val="none" w:sz="0" w:space="0" w:color="auto"/>
            <w:right w:val="none" w:sz="0" w:space="0" w:color="auto"/>
          </w:divBdr>
        </w:div>
        <w:div w:id="737245850">
          <w:marLeft w:val="640"/>
          <w:marRight w:val="0"/>
          <w:marTop w:val="0"/>
          <w:marBottom w:val="0"/>
          <w:divBdr>
            <w:top w:val="none" w:sz="0" w:space="0" w:color="auto"/>
            <w:left w:val="none" w:sz="0" w:space="0" w:color="auto"/>
            <w:bottom w:val="none" w:sz="0" w:space="0" w:color="auto"/>
            <w:right w:val="none" w:sz="0" w:space="0" w:color="auto"/>
          </w:divBdr>
        </w:div>
        <w:div w:id="451367539">
          <w:marLeft w:val="640"/>
          <w:marRight w:val="0"/>
          <w:marTop w:val="0"/>
          <w:marBottom w:val="0"/>
          <w:divBdr>
            <w:top w:val="none" w:sz="0" w:space="0" w:color="auto"/>
            <w:left w:val="none" w:sz="0" w:space="0" w:color="auto"/>
            <w:bottom w:val="none" w:sz="0" w:space="0" w:color="auto"/>
            <w:right w:val="none" w:sz="0" w:space="0" w:color="auto"/>
          </w:divBdr>
        </w:div>
        <w:div w:id="654529534">
          <w:marLeft w:val="640"/>
          <w:marRight w:val="0"/>
          <w:marTop w:val="0"/>
          <w:marBottom w:val="0"/>
          <w:divBdr>
            <w:top w:val="none" w:sz="0" w:space="0" w:color="auto"/>
            <w:left w:val="none" w:sz="0" w:space="0" w:color="auto"/>
            <w:bottom w:val="none" w:sz="0" w:space="0" w:color="auto"/>
            <w:right w:val="none" w:sz="0" w:space="0" w:color="auto"/>
          </w:divBdr>
        </w:div>
        <w:div w:id="1239055175">
          <w:marLeft w:val="640"/>
          <w:marRight w:val="0"/>
          <w:marTop w:val="0"/>
          <w:marBottom w:val="0"/>
          <w:divBdr>
            <w:top w:val="none" w:sz="0" w:space="0" w:color="auto"/>
            <w:left w:val="none" w:sz="0" w:space="0" w:color="auto"/>
            <w:bottom w:val="none" w:sz="0" w:space="0" w:color="auto"/>
            <w:right w:val="none" w:sz="0" w:space="0" w:color="auto"/>
          </w:divBdr>
        </w:div>
        <w:div w:id="24062324">
          <w:marLeft w:val="640"/>
          <w:marRight w:val="0"/>
          <w:marTop w:val="0"/>
          <w:marBottom w:val="0"/>
          <w:divBdr>
            <w:top w:val="none" w:sz="0" w:space="0" w:color="auto"/>
            <w:left w:val="none" w:sz="0" w:space="0" w:color="auto"/>
            <w:bottom w:val="none" w:sz="0" w:space="0" w:color="auto"/>
            <w:right w:val="none" w:sz="0" w:space="0" w:color="auto"/>
          </w:divBdr>
        </w:div>
        <w:div w:id="1771924231">
          <w:marLeft w:val="640"/>
          <w:marRight w:val="0"/>
          <w:marTop w:val="0"/>
          <w:marBottom w:val="0"/>
          <w:divBdr>
            <w:top w:val="none" w:sz="0" w:space="0" w:color="auto"/>
            <w:left w:val="none" w:sz="0" w:space="0" w:color="auto"/>
            <w:bottom w:val="none" w:sz="0" w:space="0" w:color="auto"/>
            <w:right w:val="none" w:sz="0" w:space="0" w:color="auto"/>
          </w:divBdr>
        </w:div>
        <w:div w:id="287393347">
          <w:marLeft w:val="640"/>
          <w:marRight w:val="0"/>
          <w:marTop w:val="0"/>
          <w:marBottom w:val="0"/>
          <w:divBdr>
            <w:top w:val="none" w:sz="0" w:space="0" w:color="auto"/>
            <w:left w:val="none" w:sz="0" w:space="0" w:color="auto"/>
            <w:bottom w:val="none" w:sz="0" w:space="0" w:color="auto"/>
            <w:right w:val="none" w:sz="0" w:space="0" w:color="auto"/>
          </w:divBdr>
        </w:div>
        <w:div w:id="279344494">
          <w:marLeft w:val="640"/>
          <w:marRight w:val="0"/>
          <w:marTop w:val="0"/>
          <w:marBottom w:val="0"/>
          <w:divBdr>
            <w:top w:val="none" w:sz="0" w:space="0" w:color="auto"/>
            <w:left w:val="none" w:sz="0" w:space="0" w:color="auto"/>
            <w:bottom w:val="none" w:sz="0" w:space="0" w:color="auto"/>
            <w:right w:val="none" w:sz="0" w:space="0" w:color="auto"/>
          </w:divBdr>
        </w:div>
        <w:div w:id="398749510">
          <w:marLeft w:val="640"/>
          <w:marRight w:val="0"/>
          <w:marTop w:val="0"/>
          <w:marBottom w:val="0"/>
          <w:divBdr>
            <w:top w:val="none" w:sz="0" w:space="0" w:color="auto"/>
            <w:left w:val="none" w:sz="0" w:space="0" w:color="auto"/>
            <w:bottom w:val="none" w:sz="0" w:space="0" w:color="auto"/>
            <w:right w:val="none" w:sz="0" w:space="0" w:color="auto"/>
          </w:divBdr>
        </w:div>
        <w:div w:id="12846536">
          <w:marLeft w:val="640"/>
          <w:marRight w:val="0"/>
          <w:marTop w:val="0"/>
          <w:marBottom w:val="0"/>
          <w:divBdr>
            <w:top w:val="none" w:sz="0" w:space="0" w:color="auto"/>
            <w:left w:val="none" w:sz="0" w:space="0" w:color="auto"/>
            <w:bottom w:val="none" w:sz="0" w:space="0" w:color="auto"/>
            <w:right w:val="none" w:sz="0" w:space="0" w:color="auto"/>
          </w:divBdr>
        </w:div>
        <w:div w:id="1220634394">
          <w:marLeft w:val="640"/>
          <w:marRight w:val="0"/>
          <w:marTop w:val="0"/>
          <w:marBottom w:val="0"/>
          <w:divBdr>
            <w:top w:val="none" w:sz="0" w:space="0" w:color="auto"/>
            <w:left w:val="none" w:sz="0" w:space="0" w:color="auto"/>
            <w:bottom w:val="none" w:sz="0" w:space="0" w:color="auto"/>
            <w:right w:val="none" w:sz="0" w:space="0" w:color="auto"/>
          </w:divBdr>
        </w:div>
        <w:div w:id="1796096914">
          <w:marLeft w:val="640"/>
          <w:marRight w:val="0"/>
          <w:marTop w:val="0"/>
          <w:marBottom w:val="0"/>
          <w:divBdr>
            <w:top w:val="none" w:sz="0" w:space="0" w:color="auto"/>
            <w:left w:val="none" w:sz="0" w:space="0" w:color="auto"/>
            <w:bottom w:val="none" w:sz="0" w:space="0" w:color="auto"/>
            <w:right w:val="none" w:sz="0" w:space="0" w:color="auto"/>
          </w:divBdr>
        </w:div>
        <w:div w:id="1455908863">
          <w:marLeft w:val="640"/>
          <w:marRight w:val="0"/>
          <w:marTop w:val="0"/>
          <w:marBottom w:val="0"/>
          <w:divBdr>
            <w:top w:val="none" w:sz="0" w:space="0" w:color="auto"/>
            <w:left w:val="none" w:sz="0" w:space="0" w:color="auto"/>
            <w:bottom w:val="none" w:sz="0" w:space="0" w:color="auto"/>
            <w:right w:val="none" w:sz="0" w:space="0" w:color="auto"/>
          </w:divBdr>
        </w:div>
        <w:div w:id="1529374076">
          <w:marLeft w:val="640"/>
          <w:marRight w:val="0"/>
          <w:marTop w:val="0"/>
          <w:marBottom w:val="0"/>
          <w:divBdr>
            <w:top w:val="none" w:sz="0" w:space="0" w:color="auto"/>
            <w:left w:val="none" w:sz="0" w:space="0" w:color="auto"/>
            <w:bottom w:val="none" w:sz="0" w:space="0" w:color="auto"/>
            <w:right w:val="none" w:sz="0" w:space="0" w:color="auto"/>
          </w:divBdr>
        </w:div>
        <w:div w:id="1699351412">
          <w:marLeft w:val="640"/>
          <w:marRight w:val="0"/>
          <w:marTop w:val="0"/>
          <w:marBottom w:val="0"/>
          <w:divBdr>
            <w:top w:val="none" w:sz="0" w:space="0" w:color="auto"/>
            <w:left w:val="none" w:sz="0" w:space="0" w:color="auto"/>
            <w:bottom w:val="none" w:sz="0" w:space="0" w:color="auto"/>
            <w:right w:val="none" w:sz="0" w:space="0" w:color="auto"/>
          </w:divBdr>
        </w:div>
        <w:div w:id="1791969637">
          <w:marLeft w:val="640"/>
          <w:marRight w:val="0"/>
          <w:marTop w:val="0"/>
          <w:marBottom w:val="0"/>
          <w:divBdr>
            <w:top w:val="none" w:sz="0" w:space="0" w:color="auto"/>
            <w:left w:val="none" w:sz="0" w:space="0" w:color="auto"/>
            <w:bottom w:val="none" w:sz="0" w:space="0" w:color="auto"/>
            <w:right w:val="none" w:sz="0" w:space="0" w:color="auto"/>
          </w:divBdr>
        </w:div>
        <w:div w:id="1139542220">
          <w:marLeft w:val="640"/>
          <w:marRight w:val="0"/>
          <w:marTop w:val="0"/>
          <w:marBottom w:val="0"/>
          <w:divBdr>
            <w:top w:val="none" w:sz="0" w:space="0" w:color="auto"/>
            <w:left w:val="none" w:sz="0" w:space="0" w:color="auto"/>
            <w:bottom w:val="none" w:sz="0" w:space="0" w:color="auto"/>
            <w:right w:val="none" w:sz="0" w:space="0" w:color="auto"/>
          </w:divBdr>
        </w:div>
        <w:div w:id="224534009">
          <w:marLeft w:val="640"/>
          <w:marRight w:val="0"/>
          <w:marTop w:val="0"/>
          <w:marBottom w:val="0"/>
          <w:divBdr>
            <w:top w:val="none" w:sz="0" w:space="0" w:color="auto"/>
            <w:left w:val="none" w:sz="0" w:space="0" w:color="auto"/>
            <w:bottom w:val="none" w:sz="0" w:space="0" w:color="auto"/>
            <w:right w:val="none" w:sz="0" w:space="0" w:color="auto"/>
          </w:divBdr>
        </w:div>
        <w:div w:id="1720006754">
          <w:marLeft w:val="640"/>
          <w:marRight w:val="0"/>
          <w:marTop w:val="0"/>
          <w:marBottom w:val="0"/>
          <w:divBdr>
            <w:top w:val="none" w:sz="0" w:space="0" w:color="auto"/>
            <w:left w:val="none" w:sz="0" w:space="0" w:color="auto"/>
            <w:bottom w:val="none" w:sz="0" w:space="0" w:color="auto"/>
            <w:right w:val="none" w:sz="0" w:space="0" w:color="auto"/>
          </w:divBdr>
        </w:div>
        <w:div w:id="849489580">
          <w:marLeft w:val="640"/>
          <w:marRight w:val="0"/>
          <w:marTop w:val="0"/>
          <w:marBottom w:val="0"/>
          <w:divBdr>
            <w:top w:val="none" w:sz="0" w:space="0" w:color="auto"/>
            <w:left w:val="none" w:sz="0" w:space="0" w:color="auto"/>
            <w:bottom w:val="none" w:sz="0" w:space="0" w:color="auto"/>
            <w:right w:val="none" w:sz="0" w:space="0" w:color="auto"/>
          </w:divBdr>
        </w:div>
        <w:div w:id="556822187">
          <w:marLeft w:val="640"/>
          <w:marRight w:val="0"/>
          <w:marTop w:val="0"/>
          <w:marBottom w:val="0"/>
          <w:divBdr>
            <w:top w:val="none" w:sz="0" w:space="0" w:color="auto"/>
            <w:left w:val="none" w:sz="0" w:space="0" w:color="auto"/>
            <w:bottom w:val="none" w:sz="0" w:space="0" w:color="auto"/>
            <w:right w:val="none" w:sz="0" w:space="0" w:color="auto"/>
          </w:divBdr>
        </w:div>
        <w:div w:id="828599354">
          <w:marLeft w:val="640"/>
          <w:marRight w:val="0"/>
          <w:marTop w:val="0"/>
          <w:marBottom w:val="0"/>
          <w:divBdr>
            <w:top w:val="none" w:sz="0" w:space="0" w:color="auto"/>
            <w:left w:val="none" w:sz="0" w:space="0" w:color="auto"/>
            <w:bottom w:val="none" w:sz="0" w:space="0" w:color="auto"/>
            <w:right w:val="none" w:sz="0" w:space="0" w:color="auto"/>
          </w:divBdr>
        </w:div>
        <w:div w:id="364256781">
          <w:marLeft w:val="640"/>
          <w:marRight w:val="0"/>
          <w:marTop w:val="0"/>
          <w:marBottom w:val="0"/>
          <w:divBdr>
            <w:top w:val="none" w:sz="0" w:space="0" w:color="auto"/>
            <w:left w:val="none" w:sz="0" w:space="0" w:color="auto"/>
            <w:bottom w:val="none" w:sz="0" w:space="0" w:color="auto"/>
            <w:right w:val="none" w:sz="0" w:space="0" w:color="auto"/>
          </w:divBdr>
        </w:div>
        <w:div w:id="1617757086">
          <w:marLeft w:val="640"/>
          <w:marRight w:val="0"/>
          <w:marTop w:val="0"/>
          <w:marBottom w:val="0"/>
          <w:divBdr>
            <w:top w:val="none" w:sz="0" w:space="0" w:color="auto"/>
            <w:left w:val="none" w:sz="0" w:space="0" w:color="auto"/>
            <w:bottom w:val="none" w:sz="0" w:space="0" w:color="auto"/>
            <w:right w:val="none" w:sz="0" w:space="0" w:color="auto"/>
          </w:divBdr>
        </w:div>
        <w:div w:id="1472359397">
          <w:marLeft w:val="640"/>
          <w:marRight w:val="0"/>
          <w:marTop w:val="0"/>
          <w:marBottom w:val="0"/>
          <w:divBdr>
            <w:top w:val="none" w:sz="0" w:space="0" w:color="auto"/>
            <w:left w:val="none" w:sz="0" w:space="0" w:color="auto"/>
            <w:bottom w:val="none" w:sz="0" w:space="0" w:color="auto"/>
            <w:right w:val="none" w:sz="0" w:space="0" w:color="auto"/>
          </w:divBdr>
        </w:div>
        <w:div w:id="1186020274">
          <w:marLeft w:val="640"/>
          <w:marRight w:val="0"/>
          <w:marTop w:val="0"/>
          <w:marBottom w:val="0"/>
          <w:divBdr>
            <w:top w:val="none" w:sz="0" w:space="0" w:color="auto"/>
            <w:left w:val="none" w:sz="0" w:space="0" w:color="auto"/>
            <w:bottom w:val="none" w:sz="0" w:space="0" w:color="auto"/>
            <w:right w:val="none" w:sz="0" w:space="0" w:color="auto"/>
          </w:divBdr>
        </w:div>
        <w:div w:id="614141181">
          <w:marLeft w:val="640"/>
          <w:marRight w:val="0"/>
          <w:marTop w:val="0"/>
          <w:marBottom w:val="0"/>
          <w:divBdr>
            <w:top w:val="none" w:sz="0" w:space="0" w:color="auto"/>
            <w:left w:val="none" w:sz="0" w:space="0" w:color="auto"/>
            <w:bottom w:val="none" w:sz="0" w:space="0" w:color="auto"/>
            <w:right w:val="none" w:sz="0" w:space="0" w:color="auto"/>
          </w:divBdr>
        </w:div>
        <w:div w:id="1207908065">
          <w:marLeft w:val="640"/>
          <w:marRight w:val="0"/>
          <w:marTop w:val="0"/>
          <w:marBottom w:val="0"/>
          <w:divBdr>
            <w:top w:val="none" w:sz="0" w:space="0" w:color="auto"/>
            <w:left w:val="none" w:sz="0" w:space="0" w:color="auto"/>
            <w:bottom w:val="none" w:sz="0" w:space="0" w:color="auto"/>
            <w:right w:val="none" w:sz="0" w:space="0" w:color="auto"/>
          </w:divBdr>
        </w:div>
        <w:div w:id="1664159072">
          <w:marLeft w:val="640"/>
          <w:marRight w:val="0"/>
          <w:marTop w:val="0"/>
          <w:marBottom w:val="0"/>
          <w:divBdr>
            <w:top w:val="none" w:sz="0" w:space="0" w:color="auto"/>
            <w:left w:val="none" w:sz="0" w:space="0" w:color="auto"/>
            <w:bottom w:val="none" w:sz="0" w:space="0" w:color="auto"/>
            <w:right w:val="none" w:sz="0" w:space="0" w:color="auto"/>
          </w:divBdr>
        </w:div>
        <w:div w:id="489908221">
          <w:marLeft w:val="640"/>
          <w:marRight w:val="0"/>
          <w:marTop w:val="0"/>
          <w:marBottom w:val="0"/>
          <w:divBdr>
            <w:top w:val="none" w:sz="0" w:space="0" w:color="auto"/>
            <w:left w:val="none" w:sz="0" w:space="0" w:color="auto"/>
            <w:bottom w:val="none" w:sz="0" w:space="0" w:color="auto"/>
            <w:right w:val="none" w:sz="0" w:space="0" w:color="auto"/>
          </w:divBdr>
        </w:div>
        <w:div w:id="39742813">
          <w:marLeft w:val="640"/>
          <w:marRight w:val="0"/>
          <w:marTop w:val="0"/>
          <w:marBottom w:val="0"/>
          <w:divBdr>
            <w:top w:val="none" w:sz="0" w:space="0" w:color="auto"/>
            <w:left w:val="none" w:sz="0" w:space="0" w:color="auto"/>
            <w:bottom w:val="none" w:sz="0" w:space="0" w:color="auto"/>
            <w:right w:val="none" w:sz="0" w:space="0" w:color="auto"/>
          </w:divBdr>
        </w:div>
        <w:div w:id="762455407">
          <w:marLeft w:val="640"/>
          <w:marRight w:val="0"/>
          <w:marTop w:val="0"/>
          <w:marBottom w:val="0"/>
          <w:divBdr>
            <w:top w:val="none" w:sz="0" w:space="0" w:color="auto"/>
            <w:left w:val="none" w:sz="0" w:space="0" w:color="auto"/>
            <w:bottom w:val="none" w:sz="0" w:space="0" w:color="auto"/>
            <w:right w:val="none" w:sz="0" w:space="0" w:color="auto"/>
          </w:divBdr>
        </w:div>
        <w:div w:id="695156111">
          <w:marLeft w:val="640"/>
          <w:marRight w:val="0"/>
          <w:marTop w:val="0"/>
          <w:marBottom w:val="0"/>
          <w:divBdr>
            <w:top w:val="none" w:sz="0" w:space="0" w:color="auto"/>
            <w:left w:val="none" w:sz="0" w:space="0" w:color="auto"/>
            <w:bottom w:val="none" w:sz="0" w:space="0" w:color="auto"/>
            <w:right w:val="none" w:sz="0" w:space="0" w:color="auto"/>
          </w:divBdr>
        </w:div>
        <w:div w:id="1095521323">
          <w:marLeft w:val="640"/>
          <w:marRight w:val="0"/>
          <w:marTop w:val="0"/>
          <w:marBottom w:val="0"/>
          <w:divBdr>
            <w:top w:val="none" w:sz="0" w:space="0" w:color="auto"/>
            <w:left w:val="none" w:sz="0" w:space="0" w:color="auto"/>
            <w:bottom w:val="none" w:sz="0" w:space="0" w:color="auto"/>
            <w:right w:val="none" w:sz="0" w:space="0" w:color="auto"/>
          </w:divBdr>
        </w:div>
        <w:div w:id="567887556">
          <w:marLeft w:val="640"/>
          <w:marRight w:val="0"/>
          <w:marTop w:val="0"/>
          <w:marBottom w:val="0"/>
          <w:divBdr>
            <w:top w:val="none" w:sz="0" w:space="0" w:color="auto"/>
            <w:left w:val="none" w:sz="0" w:space="0" w:color="auto"/>
            <w:bottom w:val="none" w:sz="0" w:space="0" w:color="auto"/>
            <w:right w:val="none" w:sz="0" w:space="0" w:color="auto"/>
          </w:divBdr>
        </w:div>
        <w:div w:id="1525171403">
          <w:marLeft w:val="640"/>
          <w:marRight w:val="0"/>
          <w:marTop w:val="0"/>
          <w:marBottom w:val="0"/>
          <w:divBdr>
            <w:top w:val="none" w:sz="0" w:space="0" w:color="auto"/>
            <w:left w:val="none" w:sz="0" w:space="0" w:color="auto"/>
            <w:bottom w:val="none" w:sz="0" w:space="0" w:color="auto"/>
            <w:right w:val="none" w:sz="0" w:space="0" w:color="auto"/>
          </w:divBdr>
        </w:div>
        <w:div w:id="921178495">
          <w:marLeft w:val="640"/>
          <w:marRight w:val="0"/>
          <w:marTop w:val="0"/>
          <w:marBottom w:val="0"/>
          <w:divBdr>
            <w:top w:val="none" w:sz="0" w:space="0" w:color="auto"/>
            <w:left w:val="none" w:sz="0" w:space="0" w:color="auto"/>
            <w:bottom w:val="none" w:sz="0" w:space="0" w:color="auto"/>
            <w:right w:val="none" w:sz="0" w:space="0" w:color="auto"/>
          </w:divBdr>
        </w:div>
        <w:div w:id="973366307">
          <w:marLeft w:val="640"/>
          <w:marRight w:val="0"/>
          <w:marTop w:val="0"/>
          <w:marBottom w:val="0"/>
          <w:divBdr>
            <w:top w:val="none" w:sz="0" w:space="0" w:color="auto"/>
            <w:left w:val="none" w:sz="0" w:space="0" w:color="auto"/>
            <w:bottom w:val="none" w:sz="0" w:space="0" w:color="auto"/>
            <w:right w:val="none" w:sz="0" w:space="0" w:color="auto"/>
          </w:divBdr>
        </w:div>
        <w:div w:id="1027831125">
          <w:marLeft w:val="640"/>
          <w:marRight w:val="0"/>
          <w:marTop w:val="0"/>
          <w:marBottom w:val="0"/>
          <w:divBdr>
            <w:top w:val="none" w:sz="0" w:space="0" w:color="auto"/>
            <w:left w:val="none" w:sz="0" w:space="0" w:color="auto"/>
            <w:bottom w:val="none" w:sz="0" w:space="0" w:color="auto"/>
            <w:right w:val="none" w:sz="0" w:space="0" w:color="auto"/>
          </w:divBdr>
        </w:div>
        <w:div w:id="1467745252">
          <w:marLeft w:val="640"/>
          <w:marRight w:val="0"/>
          <w:marTop w:val="0"/>
          <w:marBottom w:val="0"/>
          <w:divBdr>
            <w:top w:val="none" w:sz="0" w:space="0" w:color="auto"/>
            <w:left w:val="none" w:sz="0" w:space="0" w:color="auto"/>
            <w:bottom w:val="none" w:sz="0" w:space="0" w:color="auto"/>
            <w:right w:val="none" w:sz="0" w:space="0" w:color="auto"/>
          </w:divBdr>
        </w:div>
        <w:div w:id="1269238918">
          <w:marLeft w:val="640"/>
          <w:marRight w:val="0"/>
          <w:marTop w:val="0"/>
          <w:marBottom w:val="0"/>
          <w:divBdr>
            <w:top w:val="none" w:sz="0" w:space="0" w:color="auto"/>
            <w:left w:val="none" w:sz="0" w:space="0" w:color="auto"/>
            <w:bottom w:val="none" w:sz="0" w:space="0" w:color="auto"/>
            <w:right w:val="none" w:sz="0" w:space="0" w:color="auto"/>
          </w:divBdr>
        </w:div>
        <w:div w:id="136605771">
          <w:marLeft w:val="640"/>
          <w:marRight w:val="0"/>
          <w:marTop w:val="0"/>
          <w:marBottom w:val="0"/>
          <w:divBdr>
            <w:top w:val="none" w:sz="0" w:space="0" w:color="auto"/>
            <w:left w:val="none" w:sz="0" w:space="0" w:color="auto"/>
            <w:bottom w:val="none" w:sz="0" w:space="0" w:color="auto"/>
            <w:right w:val="none" w:sz="0" w:space="0" w:color="auto"/>
          </w:divBdr>
        </w:div>
        <w:div w:id="660617132">
          <w:marLeft w:val="640"/>
          <w:marRight w:val="0"/>
          <w:marTop w:val="0"/>
          <w:marBottom w:val="0"/>
          <w:divBdr>
            <w:top w:val="none" w:sz="0" w:space="0" w:color="auto"/>
            <w:left w:val="none" w:sz="0" w:space="0" w:color="auto"/>
            <w:bottom w:val="none" w:sz="0" w:space="0" w:color="auto"/>
            <w:right w:val="none" w:sz="0" w:space="0" w:color="auto"/>
          </w:divBdr>
        </w:div>
        <w:div w:id="1588685118">
          <w:marLeft w:val="640"/>
          <w:marRight w:val="0"/>
          <w:marTop w:val="0"/>
          <w:marBottom w:val="0"/>
          <w:divBdr>
            <w:top w:val="none" w:sz="0" w:space="0" w:color="auto"/>
            <w:left w:val="none" w:sz="0" w:space="0" w:color="auto"/>
            <w:bottom w:val="none" w:sz="0" w:space="0" w:color="auto"/>
            <w:right w:val="none" w:sz="0" w:space="0" w:color="auto"/>
          </w:divBdr>
        </w:div>
        <w:div w:id="154033981">
          <w:marLeft w:val="640"/>
          <w:marRight w:val="0"/>
          <w:marTop w:val="0"/>
          <w:marBottom w:val="0"/>
          <w:divBdr>
            <w:top w:val="none" w:sz="0" w:space="0" w:color="auto"/>
            <w:left w:val="none" w:sz="0" w:space="0" w:color="auto"/>
            <w:bottom w:val="none" w:sz="0" w:space="0" w:color="auto"/>
            <w:right w:val="none" w:sz="0" w:space="0" w:color="auto"/>
          </w:divBdr>
        </w:div>
        <w:div w:id="1095982140">
          <w:marLeft w:val="640"/>
          <w:marRight w:val="0"/>
          <w:marTop w:val="0"/>
          <w:marBottom w:val="0"/>
          <w:divBdr>
            <w:top w:val="none" w:sz="0" w:space="0" w:color="auto"/>
            <w:left w:val="none" w:sz="0" w:space="0" w:color="auto"/>
            <w:bottom w:val="none" w:sz="0" w:space="0" w:color="auto"/>
            <w:right w:val="none" w:sz="0" w:space="0" w:color="auto"/>
          </w:divBdr>
        </w:div>
        <w:div w:id="208685531">
          <w:marLeft w:val="640"/>
          <w:marRight w:val="0"/>
          <w:marTop w:val="0"/>
          <w:marBottom w:val="0"/>
          <w:divBdr>
            <w:top w:val="none" w:sz="0" w:space="0" w:color="auto"/>
            <w:left w:val="none" w:sz="0" w:space="0" w:color="auto"/>
            <w:bottom w:val="none" w:sz="0" w:space="0" w:color="auto"/>
            <w:right w:val="none" w:sz="0" w:space="0" w:color="auto"/>
          </w:divBdr>
        </w:div>
        <w:div w:id="31271828">
          <w:marLeft w:val="640"/>
          <w:marRight w:val="0"/>
          <w:marTop w:val="0"/>
          <w:marBottom w:val="0"/>
          <w:divBdr>
            <w:top w:val="none" w:sz="0" w:space="0" w:color="auto"/>
            <w:left w:val="none" w:sz="0" w:space="0" w:color="auto"/>
            <w:bottom w:val="none" w:sz="0" w:space="0" w:color="auto"/>
            <w:right w:val="none" w:sz="0" w:space="0" w:color="auto"/>
          </w:divBdr>
        </w:div>
        <w:div w:id="1365640999">
          <w:marLeft w:val="640"/>
          <w:marRight w:val="0"/>
          <w:marTop w:val="0"/>
          <w:marBottom w:val="0"/>
          <w:divBdr>
            <w:top w:val="none" w:sz="0" w:space="0" w:color="auto"/>
            <w:left w:val="none" w:sz="0" w:space="0" w:color="auto"/>
            <w:bottom w:val="none" w:sz="0" w:space="0" w:color="auto"/>
            <w:right w:val="none" w:sz="0" w:space="0" w:color="auto"/>
          </w:divBdr>
        </w:div>
        <w:div w:id="1559782761">
          <w:marLeft w:val="640"/>
          <w:marRight w:val="0"/>
          <w:marTop w:val="0"/>
          <w:marBottom w:val="0"/>
          <w:divBdr>
            <w:top w:val="none" w:sz="0" w:space="0" w:color="auto"/>
            <w:left w:val="none" w:sz="0" w:space="0" w:color="auto"/>
            <w:bottom w:val="none" w:sz="0" w:space="0" w:color="auto"/>
            <w:right w:val="none" w:sz="0" w:space="0" w:color="auto"/>
          </w:divBdr>
        </w:div>
        <w:div w:id="255596908">
          <w:marLeft w:val="640"/>
          <w:marRight w:val="0"/>
          <w:marTop w:val="0"/>
          <w:marBottom w:val="0"/>
          <w:divBdr>
            <w:top w:val="none" w:sz="0" w:space="0" w:color="auto"/>
            <w:left w:val="none" w:sz="0" w:space="0" w:color="auto"/>
            <w:bottom w:val="none" w:sz="0" w:space="0" w:color="auto"/>
            <w:right w:val="none" w:sz="0" w:space="0" w:color="auto"/>
          </w:divBdr>
        </w:div>
        <w:div w:id="1443258039">
          <w:marLeft w:val="640"/>
          <w:marRight w:val="0"/>
          <w:marTop w:val="0"/>
          <w:marBottom w:val="0"/>
          <w:divBdr>
            <w:top w:val="none" w:sz="0" w:space="0" w:color="auto"/>
            <w:left w:val="none" w:sz="0" w:space="0" w:color="auto"/>
            <w:bottom w:val="none" w:sz="0" w:space="0" w:color="auto"/>
            <w:right w:val="none" w:sz="0" w:space="0" w:color="auto"/>
          </w:divBdr>
        </w:div>
        <w:div w:id="944847893">
          <w:marLeft w:val="640"/>
          <w:marRight w:val="0"/>
          <w:marTop w:val="0"/>
          <w:marBottom w:val="0"/>
          <w:divBdr>
            <w:top w:val="none" w:sz="0" w:space="0" w:color="auto"/>
            <w:left w:val="none" w:sz="0" w:space="0" w:color="auto"/>
            <w:bottom w:val="none" w:sz="0" w:space="0" w:color="auto"/>
            <w:right w:val="none" w:sz="0" w:space="0" w:color="auto"/>
          </w:divBdr>
        </w:div>
        <w:div w:id="179202559">
          <w:marLeft w:val="640"/>
          <w:marRight w:val="0"/>
          <w:marTop w:val="0"/>
          <w:marBottom w:val="0"/>
          <w:divBdr>
            <w:top w:val="none" w:sz="0" w:space="0" w:color="auto"/>
            <w:left w:val="none" w:sz="0" w:space="0" w:color="auto"/>
            <w:bottom w:val="none" w:sz="0" w:space="0" w:color="auto"/>
            <w:right w:val="none" w:sz="0" w:space="0" w:color="auto"/>
          </w:divBdr>
        </w:div>
        <w:div w:id="110562564">
          <w:marLeft w:val="640"/>
          <w:marRight w:val="0"/>
          <w:marTop w:val="0"/>
          <w:marBottom w:val="0"/>
          <w:divBdr>
            <w:top w:val="none" w:sz="0" w:space="0" w:color="auto"/>
            <w:left w:val="none" w:sz="0" w:space="0" w:color="auto"/>
            <w:bottom w:val="none" w:sz="0" w:space="0" w:color="auto"/>
            <w:right w:val="none" w:sz="0" w:space="0" w:color="auto"/>
          </w:divBdr>
        </w:div>
        <w:div w:id="1519462426">
          <w:marLeft w:val="640"/>
          <w:marRight w:val="0"/>
          <w:marTop w:val="0"/>
          <w:marBottom w:val="0"/>
          <w:divBdr>
            <w:top w:val="none" w:sz="0" w:space="0" w:color="auto"/>
            <w:left w:val="none" w:sz="0" w:space="0" w:color="auto"/>
            <w:bottom w:val="none" w:sz="0" w:space="0" w:color="auto"/>
            <w:right w:val="none" w:sz="0" w:space="0" w:color="auto"/>
          </w:divBdr>
        </w:div>
        <w:div w:id="1988513984">
          <w:marLeft w:val="640"/>
          <w:marRight w:val="0"/>
          <w:marTop w:val="0"/>
          <w:marBottom w:val="0"/>
          <w:divBdr>
            <w:top w:val="none" w:sz="0" w:space="0" w:color="auto"/>
            <w:left w:val="none" w:sz="0" w:space="0" w:color="auto"/>
            <w:bottom w:val="none" w:sz="0" w:space="0" w:color="auto"/>
            <w:right w:val="none" w:sz="0" w:space="0" w:color="auto"/>
          </w:divBdr>
        </w:div>
        <w:div w:id="3746622">
          <w:marLeft w:val="640"/>
          <w:marRight w:val="0"/>
          <w:marTop w:val="0"/>
          <w:marBottom w:val="0"/>
          <w:divBdr>
            <w:top w:val="none" w:sz="0" w:space="0" w:color="auto"/>
            <w:left w:val="none" w:sz="0" w:space="0" w:color="auto"/>
            <w:bottom w:val="none" w:sz="0" w:space="0" w:color="auto"/>
            <w:right w:val="none" w:sz="0" w:space="0" w:color="auto"/>
          </w:divBdr>
        </w:div>
        <w:div w:id="164636326">
          <w:marLeft w:val="640"/>
          <w:marRight w:val="0"/>
          <w:marTop w:val="0"/>
          <w:marBottom w:val="0"/>
          <w:divBdr>
            <w:top w:val="none" w:sz="0" w:space="0" w:color="auto"/>
            <w:left w:val="none" w:sz="0" w:space="0" w:color="auto"/>
            <w:bottom w:val="none" w:sz="0" w:space="0" w:color="auto"/>
            <w:right w:val="none" w:sz="0" w:space="0" w:color="auto"/>
          </w:divBdr>
        </w:div>
        <w:div w:id="1000932208">
          <w:marLeft w:val="640"/>
          <w:marRight w:val="0"/>
          <w:marTop w:val="0"/>
          <w:marBottom w:val="0"/>
          <w:divBdr>
            <w:top w:val="none" w:sz="0" w:space="0" w:color="auto"/>
            <w:left w:val="none" w:sz="0" w:space="0" w:color="auto"/>
            <w:bottom w:val="none" w:sz="0" w:space="0" w:color="auto"/>
            <w:right w:val="none" w:sz="0" w:space="0" w:color="auto"/>
          </w:divBdr>
        </w:div>
        <w:div w:id="1893881163">
          <w:marLeft w:val="640"/>
          <w:marRight w:val="0"/>
          <w:marTop w:val="0"/>
          <w:marBottom w:val="0"/>
          <w:divBdr>
            <w:top w:val="none" w:sz="0" w:space="0" w:color="auto"/>
            <w:left w:val="none" w:sz="0" w:space="0" w:color="auto"/>
            <w:bottom w:val="none" w:sz="0" w:space="0" w:color="auto"/>
            <w:right w:val="none" w:sz="0" w:space="0" w:color="auto"/>
          </w:divBdr>
        </w:div>
        <w:div w:id="1323655102">
          <w:marLeft w:val="640"/>
          <w:marRight w:val="0"/>
          <w:marTop w:val="0"/>
          <w:marBottom w:val="0"/>
          <w:divBdr>
            <w:top w:val="none" w:sz="0" w:space="0" w:color="auto"/>
            <w:left w:val="none" w:sz="0" w:space="0" w:color="auto"/>
            <w:bottom w:val="none" w:sz="0" w:space="0" w:color="auto"/>
            <w:right w:val="none" w:sz="0" w:space="0" w:color="auto"/>
          </w:divBdr>
        </w:div>
        <w:div w:id="552816291">
          <w:marLeft w:val="640"/>
          <w:marRight w:val="0"/>
          <w:marTop w:val="0"/>
          <w:marBottom w:val="0"/>
          <w:divBdr>
            <w:top w:val="none" w:sz="0" w:space="0" w:color="auto"/>
            <w:left w:val="none" w:sz="0" w:space="0" w:color="auto"/>
            <w:bottom w:val="none" w:sz="0" w:space="0" w:color="auto"/>
            <w:right w:val="none" w:sz="0" w:space="0" w:color="auto"/>
          </w:divBdr>
        </w:div>
        <w:div w:id="1702587180">
          <w:marLeft w:val="640"/>
          <w:marRight w:val="0"/>
          <w:marTop w:val="0"/>
          <w:marBottom w:val="0"/>
          <w:divBdr>
            <w:top w:val="none" w:sz="0" w:space="0" w:color="auto"/>
            <w:left w:val="none" w:sz="0" w:space="0" w:color="auto"/>
            <w:bottom w:val="none" w:sz="0" w:space="0" w:color="auto"/>
            <w:right w:val="none" w:sz="0" w:space="0" w:color="auto"/>
          </w:divBdr>
        </w:div>
        <w:div w:id="315645558">
          <w:marLeft w:val="640"/>
          <w:marRight w:val="0"/>
          <w:marTop w:val="0"/>
          <w:marBottom w:val="0"/>
          <w:divBdr>
            <w:top w:val="none" w:sz="0" w:space="0" w:color="auto"/>
            <w:left w:val="none" w:sz="0" w:space="0" w:color="auto"/>
            <w:bottom w:val="none" w:sz="0" w:space="0" w:color="auto"/>
            <w:right w:val="none" w:sz="0" w:space="0" w:color="auto"/>
          </w:divBdr>
        </w:div>
        <w:div w:id="1727754463">
          <w:marLeft w:val="640"/>
          <w:marRight w:val="0"/>
          <w:marTop w:val="0"/>
          <w:marBottom w:val="0"/>
          <w:divBdr>
            <w:top w:val="none" w:sz="0" w:space="0" w:color="auto"/>
            <w:left w:val="none" w:sz="0" w:space="0" w:color="auto"/>
            <w:bottom w:val="none" w:sz="0" w:space="0" w:color="auto"/>
            <w:right w:val="none" w:sz="0" w:space="0" w:color="auto"/>
          </w:divBdr>
        </w:div>
        <w:div w:id="1001541253">
          <w:marLeft w:val="640"/>
          <w:marRight w:val="0"/>
          <w:marTop w:val="0"/>
          <w:marBottom w:val="0"/>
          <w:divBdr>
            <w:top w:val="none" w:sz="0" w:space="0" w:color="auto"/>
            <w:left w:val="none" w:sz="0" w:space="0" w:color="auto"/>
            <w:bottom w:val="none" w:sz="0" w:space="0" w:color="auto"/>
            <w:right w:val="none" w:sz="0" w:space="0" w:color="auto"/>
          </w:divBdr>
        </w:div>
        <w:div w:id="1459832526">
          <w:marLeft w:val="640"/>
          <w:marRight w:val="0"/>
          <w:marTop w:val="0"/>
          <w:marBottom w:val="0"/>
          <w:divBdr>
            <w:top w:val="none" w:sz="0" w:space="0" w:color="auto"/>
            <w:left w:val="none" w:sz="0" w:space="0" w:color="auto"/>
            <w:bottom w:val="none" w:sz="0" w:space="0" w:color="auto"/>
            <w:right w:val="none" w:sz="0" w:space="0" w:color="auto"/>
          </w:divBdr>
        </w:div>
        <w:div w:id="1618833282">
          <w:marLeft w:val="640"/>
          <w:marRight w:val="0"/>
          <w:marTop w:val="0"/>
          <w:marBottom w:val="0"/>
          <w:divBdr>
            <w:top w:val="none" w:sz="0" w:space="0" w:color="auto"/>
            <w:left w:val="none" w:sz="0" w:space="0" w:color="auto"/>
            <w:bottom w:val="none" w:sz="0" w:space="0" w:color="auto"/>
            <w:right w:val="none" w:sz="0" w:space="0" w:color="auto"/>
          </w:divBdr>
        </w:div>
        <w:div w:id="2059864022">
          <w:marLeft w:val="640"/>
          <w:marRight w:val="0"/>
          <w:marTop w:val="0"/>
          <w:marBottom w:val="0"/>
          <w:divBdr>
            <w:top w:val="none" w:sz="0" w:space="0" w:color="auto"/>
            <w:left w:val="none" w:sz="0" w:space="0" w:color="auto"/>
            <w:bottom w:val="none" w:sz="0" w:space="0" w:color="auto"/>
            <w:right w:val="none" w:sz="0" w:space="0" w:color="auto"/>
          </w:divBdr>
        </w:div>
        <w:div w:id="947615554">
          <w:marLeft w:val="640"/>
          <w:marRight w:val="0"/>
          <w:marTop w:val="0"/>
          <w:marBottom w:val="0"/>
          <w:divBdr>
            <w:top w:val="none" w:sz="0" w:space="0" w:color="auto"/>
            <w:left w:val="none" w:sz="0" w:space="0" w:color="auto"/>
            <w:bottom w:val="none" w:sz="0" w:space="0" w:color="auto"/>
            <w:right w:val="none" w:sz="0" w:space="0" w:color="auto"/>
          </w:divBdr>
        </w:div>
        <w:div w:id="1211186198">
          <w:marLeft w:val="640"/>
          <w:marRight w:val="0"/>
          <w:marTop w:val="0"/>
          <w:marBottom w:val="0"/>
          <w:divBdr>
            <w:top w:val="none" w:sz="0" w:space="0" w:color="auto"/>
            <w:left w:val="none" w:sz="0" w:space="0" w:color="auto"/>
            <w:bottom w:val="none" w:sz="0" w:space="0" w:color="auto"/>
            <w:right w:val="none" w:sz="0" w:space="0" w:color="auto"/>
          </w:divBdr>
        </w:div>
        <w:div w:id="797722049">
          <w:marLeft w:val="640"/>
          <w:marRight w:val="0"/>
          <w:marTop w:val="0"/>
          <w:marBottom w:val="0"/>
          <w:divBdr>
            <w:top w:val="none" w:sz="0" w:space="0" w:color="auto"/>
            <w:left w:val="none" w:sz="0" w:space="0" w:color="auto"/>
            <w:bottom w:val="none" w:sz="0" w:space="0" w:color="auto"/>
            <w:right w:val="none" w:sz="0" w:space="0" w:color="auto"/>
          </w:divBdr>
        </w:div>
        <w:div w:id="698817751">
          <w:marLeft w:val="640"/>
          <w:marRight w:val="0"/>
          <w:marTop w:val="0"/>
          <w:marBottom w:val="0"/>
          <w:divBdr>
            <w:top w:val="none" w:sz="0" w:space="0" w:color="auto"/>
            <w:left w:val="none" w:sz="0" w:space="0" w:color="auto"/>
            <w:bottom w:val="none" w:sz="0" w:space="0" w:color="auto"/>
            <w:right w:val="none" w:sz="0" w:space="0" w:color="auto"/>
          </w:divBdr>
        </w:div>
        <w:div w:id="1786774617">
          <w:marLeft w:val="640"/>
          <w:marRight w:val="0"/>
          <w:marTop w:val="0"/>
          <w:marBottom w:val="0"/>
          <w:divBdr>
            <w:top w:val="none" w:sz="0" w:space="0" w:color="auto"/>
            <w:left w:val="none" w:sz="0" w:space="0" w:color="auto"/>
            <w:bottom w:val="none" w:sz="0" w:space="0" w:color="auto"/>
            <w:right w:val="none" w:sz="0" w:space="0" w:color="auto"/>
          </w:divBdr>
        </w:div>
        <w:div w:id="1698122052">
          <w:marLeft w:val="640"/>
          <w:marRight w:val="0"/>
          <w:marTop w:val="0"/>
          <w:marBottom w:val="0"/>
          <w:divBdr>
            <w:top w:val="none" w:sz="0" w:space="0" w:color="auto"/>
            <w:left w:val="none" w:sz="0" w:space="0" w:color="auto"/>
            <w:bottom w:val="none" w:sz="0" w:space="0" w:color="auto"/>
            <w:right w:val="none" w:sz="0" w:space="0" w:color="auto"/>
          </w:divBdr>
        </w:div>
        <w:div w:id="1104300088">
          <w:marLeft w:val="640"/>
          <w:marRight w:val="0"/>
          <w:marTop w:val="0"/>
          <w:marBottom w:val="0"/>
          <w:divBdr>
            <w:top w:val="none" w:sz="0" w:space="0" w:color="auto"/>
            <w:left w:val="none" w:sz="0" w:space="0" w:color="auto"/>
            <w:bottom w:val="none" w:sz="0" w:space="0" w:color="auto"/>
            <w:right w:val="none" w:sz="0" w:space="0" w:color="auto"/>
          </w:divBdr>
        </w:div>
        <w:div w:id="914172697">
          <w:marLeft w:val="640"/>
          <w:marRight w:val="0"/>
          <w:marTop w:val="0"/>
          <w:marBottom w:val="0"/>
          <w:divBdr>
            <w:top w:val="none" w:sz="0" w:space="0" w:color="auto"/>
            <w:left w:val="none" w:sz="0" w:space="0" w:color="auto"/>
            <w:bottom w:val="none" w:sz="0" w:space="0" w:color="auto"/>
            <w:right w:val="none" w:sz="0" w:space="0" w:color="auto"/>
          </w:divBdr>
        </w:div>
        <w:div w:id="2053993684">
          <w:marLeft w:val="640"/>
          <w:marRight w:val="0"/>
          <w:marTop w:val="0"/>
          <w:marBottom w:val="0"/>
          <w:divBdr>
            <w:top w:val="none" w:sz="0" w:space="0" w:color="auto"/>
            <w:left w:val="none" w:sz="0" w:space="0" w:color="auto"/>
            <w:bottom w:val="none" w:sz="0" w:space="0" w:color="auto"/>
            <w:right w:val="none" w:sz="0" w:space="0" w:color="auto"/>
          </w:divBdr>
        </w:div>
        <w:div w:id="20476830">
          <w:marLeft w:val="640"/>
          <w:marRight w:val="0"/>
          <w:marTop w:val="0"/>
          <w:marBottom w:val="0"/>
          <w:divBdr>
            <w:top w:val="none" w:sz="0" w:space="0" w:color="auto"/>
            <w:left w:val="none" w:sz="0" w:space="0" w:color="auto"/>
            <w:bottom w:val="none" w:sz="0" w:space="0" w:color="auto"/>
            <w:right w:val="none" w:sz="0" w:space="0" w:color="auto"/>
          </w:divBdr>
        </w:div>
        <w:div w:id="464397416">
          <w:marLeft w:val="640"/>
          <w:marRight w:val="0"/>
          <w:marTop w:val="0"/>
          <w:marBottom w:val="0"/>
          <w:divBdr>
            <w:top w:val="none" w:sz="0" w:space="0" w:color="auto"/>
            <w:left w:val="none" w:sz="0" w:space="0" w:color="auto"/>
            <w:bottom w:val="none" w:sz="0" w:space="0" w:color="auto"/>
            <w:right w:val="none" w:sz="0" w:space="0" w:color="auto"/>
          </w:divBdr>
        </w:div>
        <w:div w:id="788281087">
          <w:marLeft w:val="640"/>
          <w:marRight w:val="0"/>
          <w:marTop w:val="0"/>
          <w:marBottom w:val="0"/>
          <w:divBdr>
            <w:top w:val="none" w:sz="0" w:space="0" w:color="auto"/>
            <w:left w:val="none" w:sz="0" w:space="0" w:color="auto"/>
            <w:bottom w:val="none" w:sz="0" w:space="0" w:color="auto"/>
            <w:right w:val="none" w:sz="0" w:space="0" w:color="auto"/>
          </w:divBdr>
        </w:div>
        <w:div w:id="1669168949">
          <w:marLeft w:val="640"/>
          <w:marRight w:val="0"/>
          <w:marTop w:val="0"/>
          <w:marBottom w:val="0"/>
          <w:divBdr>
            <w:top w:val="none" w:sz="0" w:space="0" w:color="auto"/>
            <w:left w:val="none" w:sz="0" w:space="0" w:color="auto"/>
            <w:bottom w:val="none" w:sz="0" w:space="0" w:color="auto"/>
            <w:right w:val="none" w:sz="0" w:space="0" w:color="auto"/>
          </w:divBdr>
        </w:div>
        <w:div w:id="1136681889">
          <w:marLeft w:val="640"/>
          <w:marRight w:val="0"/>
          <w:marTop w:val="0"/>
          <w:marBottom w:val="0"/>
          <w:divBdr>
            <w:top w:val="none" w:sz="0" w:space="0" w:color="auto"/>
            <w:left w:val="none" w:sz="0" w:space="0" w:color="auto"/>
            <w:bottom w:val="none" w:sz="0" w:space="0" w:color="auto"/>
            <w:right w:val="none" w:sz="0" w:space="0" w:color="auto"/>
          </w:divBdr>
        </w:div>
        <w:div w:id="1109854648">
          <w:marLeft w:val="640"/>
          <w:marRight w:val="0"/>
          <w:marTop w:val="0"/>
          <w:marBottom w:val="0"/>
          <w:divBdr>
            <w:top w:val="none" w:sz="0" w:space="0" w:color="auto"/>
            <w:left w:val="none" w:sz="0" w:space="0" w:color="auto"/>
            <w:bottom w:val="none" w:sz="0" w:space="0" w:color="auto"/>
            <w:right w:val="none" w:sz="0" w:space="0" w:color="auto"/>
          </w:divBdr>
        </w:div>
        <w:div w:id="1703825678">
          <w:marLeft w:val="640"/>
          <w:marRight w:val="0"/>
          <w:marTop w:val="0"/>
          <w:marBottom w:val="0"/>
          <w:divBdr>
            <w:top w:val="none" w:sz="0" w:space="0" w:color="auto"/>
            <w:left w:val="none" w:sz="0" w:space="0" w:color="auto"/>
            <w:bottom w:val="none" w:sz="0" w:space="0" w:color="auto"/>
            <w:right w:val="none" w:sz="0" w:space="0" w:color="auto"/>
          </w:divBdr>
        </w:div>
        <w:div w:id="555047941">
          <w:marLeft w:val="640"/>
          <w:marRight w:val="0"/>
          <w:marTop w:val="0"/>
          <w:marBottom w:val="0"/>
          <w:divBdr>
            <w:top w:val="none" w:sz="0" w:space="0" w:color="auto"/>
            <w:left w:val="none" w:sz="0" w:space="0" w:color="auto"/>
            <w:bottom w:val="none" w:sz="0" w:space="0" w:color="auto"/>
            <w:right w:val="none" w:sz="0" w:space="0" w:color="auto"/>
          </w:divBdr>
        </w:div>
        <w:div w:id="1212578249">
          <w:marLeft w:val="640"/>
          <w:marRight w:val="0"/>
          <w:marTop w:val="0"/>
          <w:marBottom w:val="0"/>
          <w:divBdr>
            <w:top w:val="none" w:sz="0" w:space="0" w:color="auto"/>
            <w:left w:val="none" w:sz="0" w:space="0" w:color="auto"/>
            <w:bottom w:val="none" w:sz="0" w:space="0" w:color="auto"/>
            <w:right w:val="none" w:sz="0" w:space="0" w:color="auto"/>
          </w:divBdr>
        </w:div>
        <w:div w:id="822739328">
          <w:marLeft w:val="640"/>
          <w:marRight w:val="0"/>
          <w:marTop w:val="0"/>
          <w:marBottom w:val="0"/>
          <w:divBdr>
            <w:top w:val="none" w:sz="0" w:space="0" w:color="auto"/>
            <w:left w:val="none" w:sz="0" w:space="0" w:color="auto"/>
            <w:bottom w:val="none" w:sz="0" w:space="0" w:color="auto"/>
            <w:right w:val="none" w:sz="0" w:space="0" w:color="auto"/>
          </w:divBdr>
        </w:div>
        <w:div w:id="437800658">
          <w:marLeft w:val="640"/>
          <w:marRight w:val="0"/>
          <w:marTop w:val="0"/>
          <w:marBottom w:val="0"/>
          <w:divBdr>
            <w:top w:val="none" w:sz="0" w:space="0" w:color="auto"/>
            <w:left w:val="none" w:sz="0" w:space="0" w:color="auto"/>
            <w:bottom w:val="none" w:sz="0" w:space="0" w:color="auto"/>
            <w:right w:val="none" w:sz="0" w:space="0" w:color="auto"/>
          </w:divBdr>
        </w:div>
        <w:div w:id="2146896603">
          <w:marLeft w:val="640"/>
          <w:marRight w:val="0"/>
          <w:marTop w:val="0"/>
          <w:marBottom w:val="0"/>
          <w:divBdr>
            <w:top w:val="none" w:sz="0" w:space="0" w:color="auto"/>
            <w:left w:val="none" w:sz="0" w:space="0" w:color="auto"/>
            <w:bottom w:val="none" w:sz="0" w:space="0" w:color="auto"/>
            <w:right w:val="none" w:sz="0" w:space="0" w:color="auto"/>
          </w:divBdr>
        </w:div>
        <w:div w:id="275793268">
          <w:marLeft w:val="640"/>
          <w:marRight w:val="0"/>
          <w:marTop w:val="0"/>
          <w:marBottom w:val="0"/>
          <w:divBdr>
            <w:top w:val="none" w:sz="0" w:space="0" w:color="auto"/>
            <w:left w:val="none" w:sz="0" w:space="0" w:color="auto"/>
            <w:bottom w:val="none" w:sz="0" w:space="0" w:color="auto"/>
            <w:right w:val="none" w:sz="0" w:space="0" w:color="auto"/>
          </w:divBdr>
        </w:div>
        <w:div w:id="270285436">
          <w:marLeft w:val="640"/>
          <w:marRight w:val="0"/>
          <w:marTop w:val="0"/>
          <w:marBottom w:val="0"/>
          <w:divBdr>
            <w:top w:val="none" w:sz="0" w:space="0" w:color="auto"/>
            <w:left w:val="none" w:sz="0" w:space="0" w:color="auto"/>
            <w:bottom w:val="none" w:sz="0" w:space="0" w:color="auto"/>
            <w:right w:val="none" w:sz="0" w:space="0" w:color="auto"/>
          </w:divBdr>
        </w:div>
        <w:div w:id="840319498">
          <w:marLeft w:val="640"/>
          <w:marRight w:val="0"/>
          <w:marTop w:val="0"/>
          <w:marBottom w:val="0"/>
          <w:divBdr>
            <w:top w:val="none" w:sz="0" w:space="0" w:color="auto"/>
            <w:left w:val="none" w:sz="0" w:space="0" w:color="auto"/>
            <w:bottom w:val="none" w:sz="0" w:space="0" w:color="auto"/>
            <w:right w:val="none" w:sz="0" w:space="0" w:color="auto"/>
          </w:divBdr>
        </w:div>
        <w:div w:id="194663389">
          <w:marLeft w:val="640"/>
          <w:marRight w:val="0"/>
          <w:marTop w:val="0"/>
          <w:marBottom w:val="0"/>
          <w:divBdr>
            <w:top w:val="none" w:sz="0" w:space="0" w:color="auto"/>
            <w:left w:val="none" w:sz="0" w:space="0" w:color="auto"/>
            <w:bottom w:val="none" w:sz="0" w:space="0" w:color="auto"/>
            <w:right w:val="none" w:sz="0" w:space="0" w:color="auto"/>
          </w:divBdr>
        </w:div>
        <w:div w:id="1679429324">
          <w:marLeft w:val="640"/>
          <w:marRight w:val="0"/>
          <w:marTop w:val="0"/>
          <w:marBottom w:val="0"/>
          <w:divBdr>
            <w:top w:val="none" w:sz="0" w:space="0" w:color="auto"/>
            <w:left w:val="none" w:sz="0" w:space="0" w:color="auto"/>
            <w:bottom w:val="none" w:sz="0" w:space="0" w:color="auto"/>
            <w:right w:val="none" w:sz="0" w:space="0" w:color="auto"/>
          </w:divBdr>
        </w:div>
        <w:div w:id="567083214">
          <w:marLeft w:val="640"/>
          <w:marRight w:val="0"/>
          <w:marTop w:val="0"/>
          <w:marBottom w:val="0"/>
          <w:divBdr>
            <w:top w:val="none" w:sz="0" w:space="0" w:color="auto"/>
            <w:left w:val="none" w:sz="0" w:space="0" w:color="auto"/>
            <w:bottom w:val="none" w:sz="0" w:space="0" w:color="auto"/>
            <w:right w:val="none" w:sz="0" w:space="0" w:color="auto"/>
          </w:divBdr>
        </w:div>
        <w:div w:id="1524051631">
          <w:marLeft w:val="640"/>
          <w:marRight w:val="0"/>
          <w:marTop w:val="0"/>
          <w:marBottom w:val="0"/>
          <w:divBdr>
            <w:top w:val="none" w:sz="0" w:space="0" w:color="auto"/>
            <w:left w:val="none" w:sz="0" w:space="0" w:color="auto"/>
            <w:bottom w:val="none" w:sz="0" w:space="0" w:color="auto"/>
            <w:right w:val="none" w:sz="0" w:space="0" w:color="auto"/>
          </w:divBdr>
        </w:div>
        <w:div w:id="1975139213">
          <w:marLeft w:val="640"/>
          <w:marRight w:val="0"/>
          <w:marTop w:val="0"/>
          <w:marBottom w:val="0"/>
          <w:divBdr>
            <w:top w:val="none" w:sz="0" w:space="0" w:color="auto"/>
            <w:left w:val="none" w:sz="0" w:space="0" w:color="auto"/>
            <w:bottom w:val="none" w:sz="0" w:space="0" w:color="auto"/>
            <w:right w:val="none" w:sz="0" w:space="0" w:color="auto"/>
          </w:divBdr>
        </w:div>
        <w:div w:id="685205489">
          <w:marLeft w:val="640"/>
          <w:marRight w:val="0"/>
          <w:marTop w:val="0"/>
          <w:marBottom w:val="0"/>
          <w:divBdr>
            <w:top w:val="none" w:sz="0" w:space="0" w:color="auto"/>
            <w:left w:val="none" w:sz="0" w:space="0" w:color="auto"/>
            <w:bottom w:val="none" w:sz="0" w:space="0" w:color="auto"/>
            <w:right w:val="none" w:sz="0" w:space="0" w:color="auto"/>
          </w:divBdr>
        </w:div>
        <w:div w:id="650522213">
          <w:marLeft w:val="640"/>
          <w:marRight w:val="0"/>
          <w:marTop w:val="0"/>
          <w:marBottom w:val="0"/>
          <w:divBdr>
            <w:top w:val="none" w:sz="0" w:space="0" w:color="auto"/>
            <w:left w:val="none" w:sz="0" w:space="0" w:color="auto"/>
            <w:bottom w:val="none" w:sz="0" w:space="0" w:color="auto"/>
            <w:right w:val="none" w:sz="0" w:space="0" w:color="auto"/>
          </w:divBdr>
        </w:div>
        <w:div w:id="1595091568">
          <w:marLeft w:val="640"/>
          <w:marRight w:val="0"/>
          <w:marTop w:val="0"/>
          <w:marBottom w:val="0"/>
          <w:divBdr>
            <w:top w:val="none" w:sz="0" w:space="0" w:color="auto"/>
            <w:left w:val="none" w:sz="0" w:space="0" w:color="auto"/>
            <w:bottom w:val="none" w:sz="0" w:space="0" w:color="auto"/>
            <w:right w:val="none" w:sz="0" w:space="0" w:color="auto"/>
          </w:divBdr>
        </w:div>
        <w:div w:id="496573102">
          <w:marLeft w:val="640"/>
          <w:marRight w:val="0"/>
          <w:marTop w:val="0"/>
          <w:marBottom w:val="0"/>
          <w:divBdr>
            <w:top w:val="none" w:sz="0" w:space="0" w:color="auto"/>
            <w:left w:val="none" w:sz="0" w:space="0" w:color="auto"/>
            <w:bottom w:val="none" w:sz="0" w:space="0" w:color="auto"/>
            <w:right w:val="none" w:sz="0" w:space="0" w:color="auto"/>
          </w:divBdr>
        </w:div>
        <w:div w:id="657148850">
          <w:marLeft w:val="640"/>
          <w:marRight w:val="0"/>
          <w:marTop w:val="0"/>
          <w:marBottom w:val="0"/>
          <w:divBdr>
            <w:top w:val="none" w:sz="0" w:space="0" w:color="auto"/>
            <w:left w:val="none" w:sz="0" w:space="0" w:color="auto"/>
            <w:bottom w:val="none" w:sz="0" w:space="0" w:color="auto"/>
            <w:right w:val="none" w:sz="0" w:space="0" w:color="auto"/>
          </w:divBdr>
        </w:div>
        <w:div w:id="49771470">
          <w:marLeft w:val="640"/>
          <w:marRight w:val="0"/>
          <w:marTop w:val="0"/>
          <w:marBottom w:val="0"/>
          <w:divBdr>
            <w:top w:val="none" w:sz="0" w:space="0" w:color="auto"/>
            <w:left w:val="none" w:sz="0" w:space="0" w:color="auto"/>
            <w:bottom w:val="none" w:sz="0" w:space="0" w:color="auto"/>
            <w:right w:val="none" w:sz="0" w:space="0" w:color="auto"/>
          </w:divBdr>
        </w:div>
        <w:div w:id="1637249644">
          <w:marLeft w:val="640"/>
          <w:marRight w:val="0"/>
          <w:marTop w:val="0"/>
          <w:marBottom w:val="0"/>
          <w:divBdr>
            <w:top w:val="none" w:sz="0" w:space="0" w:color="auto"/>
            <w:left w:val="none" w:sz="0" w:space="0" w:color="auto"/>
            <w:bottom w:val="none" w:sz="0" w:space="0" w:color="auto"/>
            <w:right w:val="none" w:sz="0" w:space="0" w:color="auto"/>
          </w:divBdr>
        </w:div>
        <w:div w:id="1013414140">
          <w:marLeft w:val="640"/>
          <w:marRight w:val="0"/>
          <w:marTop w:val="0"/>
          <w:marBottom w:val="0"/>
          <w:divBdr>
            <w:top w:val="none" w:sz="0" w:space="0" w:color="auto"/>
            <w:left w:val="none" w:sz="0" w:space="0" w:color="auto"/>
            <w:bottom w:val="none" w:sz="0" w:space="0" w:color="auto"/>
            <w:right w:val="none" w:sz="0" w:space="0" w:color="auto"/>
          </w:divBdr>
        </w:div>
        <w:div w:id="207304312">
          <w:marLeft w:val="640"/>
          <w:marRight w:val="0"/>
          <w:marTop w:val="0"/>
          <w:marBottom w:val="0"/>
          <w:divBdr>
            <w:top w:val="none" w:sz="0" w:space="0" w:color="auto"/>
            <w:left w:val="none" w:sz="0" w:space="0" w:color="auto"/>
            <w:bottom w:val="none" w:sz="0" w:space="0" w:color="auto"/>
            <w:right w:val="none" w:sz="0" w:space="0" w:color="auto"/>
          </w:divBdr>
        </w:div>
        <w:div w:id="991716931">
          <w:marLeft w:val="640"/>
          <w:marRight w:val="0"/>
          <w:marTop w:val="0"/>
          <w:marBottom w:val="0"/>
          <w:divBdr>
            <w:top w:val="none" w:sz="0" w:space="0" w:color="auto"/>
            <w:left w:val="none" w:sz="0" w:space="0" w:color="auto"/>
            <w:bottom w:val="none" w:sz="0" w:space="0" w:color="auto"/>
            <w:right w:val="none" w:sz="0" w:space="0" w:color="auto"/>
          </w:divBdr>
        </w:div>
        <w:div w:id="1070811265">
          <w:marLeft w:val="640"/>
          <w:marRight w:val="0"/>
          <w:marTop w:val="0"/>
          <w:marBottom w:val="0"/>
          <w:divBdr>
            <w:top w:val="none" w:sz="0" w:space="0" w:color="auto"/>
            <w:left w:val="none" w:sz="0" w:space="0" w:color="auto"/>
            <w:bottom w:val="none" w:sz="0" w:space="0" w:color="auto"/>
            <w:right w:val="none" w:sz="0" w:space="0" w:color="auto"/>
          </w:divBdr>
        </w:div>
        <w:div w:id="191501103">
          <w:marLeft w:val="640"/>
          <w:marRight w:val="0"/>
          <w:marTop w:val="0"/>
          <w:marBottom w:val="0"/>
          <w:divBdr>
            <w:top w:val="none" w:sz="0" w:space="0" w:color="auto"/>
            <w:left w:val="none" w:sz="0" w:space="0" w:color="auto"/>
            <w:bottom w:val="none" w:sz="0" w:space="0" w:color="auto"/>
            <w:right w:val="none" w:sz="0" w:space="0" w:color="auto"/>
          </w:divBdr>
        </w:div>
        <w:div w:id="1984697171">
          <w:marLeft w:val="640"/>
          <w:marRight w:val="0"/>
          <w:marTop w:val="0"/>
          <w:marBottom w:val="0"/>
          <w:divBdr>
            <w:top w:val="none" w:sz="0" w:space="0" w:color="auto"/>
            <w:left w:val="none" w:sz="0" w:space="0" w:color="auto"/>
            <w:bottom w:val="none" w:sz="0" w:space="0" w:color="auto"/>
            <w:right w:val="none" w:sz="0" w:space="0" w:color="auto"/>
          </w:divBdr>
        </w:div>
        <w:div w:id="1430195472">
          <w:marLeft w:val="640"/>
          <w:marRight w:val="0"/>
          <w:marTop w:val="0"/>
          <w:marBottom w:val="0"/>
          <w:divBdr>
            <w:top w:val="none" w:sz="0" w:space="0" w:color="auto"/>
            <w:left w:val="none" w:sz="0" w:space="0" w:color="auto"/>
            <w:bottom w:val="none" w:sz="0" w:space="0" w:color="auto"/>
            <w:right w:val="none" w:sz="0" w:space="0" w:color="auto"/>
          </w:divBdr>
        </w:div>
        <w:div w:id="951977737">
          <w:marLeft w:val="640"/>
          <w:marRight w:val="0"/>
          <w:marTop w:val="0"/>
          <w:marBottom w:val="0"/>
          <w:divBdr>
            <w:top w:val="none" w:sz="0" w:space="0" w:color="auto"/>
            <w:left w:val="none" w:sz="0" w:space="0" w:color="auto"/>
            <w:bottom w:val="none" w:sz="0" w:space="0" w:color="auto"/>
            <w:right w:val="none" w:sz="0" w:space="0" w:color="auto"/>
          </w:divBdr>
        </w:div>
        <w:div w:id="1821069927">
          <w:marLeft w:val="640"/>
          <w:marRight w:val="0"/>
          <w:marTop w:val="0"/>
          <w:marBottom w:val="0"/>
          <w:divBdr>
            <w:top w:val="none" w:sz="0" w:space="0" w:color="auto"/>
            <w:left w:val="none" w:sz="0" w:space="0" w:color="auto"/>
            <w:bottom w:val="none" w:sz="0" w:space="0" w:color="auto"/>
            <w:right w:val="none" w:sz="0" w:space="0" w:color="auto"/>
          </w:divBdr>
        </w:div>
        <w:div w:id="1561399767">
          <w:marLeft w:val="640"/>
          <w:marRight w:val="0"/>
          <w:marTop w:val="0"/>
          <w:marBottom w:val="0"/>
          <w:divBdr>
            <w:top w:val="none" w:sz="0" w:space="0" w:color="auto"/>
            <w:left w:val="none" w:sz="0" w:space="0" w:color="auto"/>
            <w:bottom w:val="none" w:sz="0" w:space="0" w:color="auto"/>
            <w:right w:val="none" w:sz="0" w:space="0" w:color="auto"/>
          </w:divBdr>
        </w:div>
        <w:div w:id="1625503572">
          <w:marLeft w:val="640"/>
          <w:marRight w:val="0"/>
          <w:marTop w:val="0"/>
          <w:marBottom w:val="0"/>
          <w:divBdr>
            <w:top w:val="none" w:sz="0" w:space="0" w:color="auto"/>
            <w:left w:val="none" w:sz="0" w:space="0" w:color="auto"/>
            <w:bottom w:val="none" w:sz="0" w:space="0" w:color="auto"/>
            <w:right w:val="none" w:sz="0" w:space="0" w:color="auto"/>
          </w:divBdr>
        </w:div>
        <w:div w:id="390082768">
          <w:marLeft w:val="640"/>
          <w:marRight w:val="0"/>
          <w:marTop w:val="0"/>
          <w:marBottom w:val="0"/>
          <w:divBdr>
            <w:top w:val="none" w:sz="0" w:space="0" w:color="auto"/>
            <w:left w:val="none" w:sz="0" w:space="0" w:color="auto"/>
            <w:bottom w:val="none" w:sz="0" w:space="0" w:color="auto"/>
            <w:right w:val="none" w:sz="0" w:space="0" w:color="auto"/>
          </w:divBdr>
        </w:div>
        <w:div w:id="1091007586">
          <w:marLeft w:val="640"/>
          <w:marRight w:val="0"/>
          <w:marTop w:val="0"/>
          <w:marBottom w:val="0"/>
          <w:divBdr>
            <w:top w:val="none" w:sz="0" w:space="0" w:color="auto"/>
            <w:left w:val="none" w:sz="0" w:space="0" w:color="auto"/>
            <w:bottom w:val="none" w:sz="0" w:space="0" w:color="auto"/>
            <w:right w:val="none" w:sz="0" w:space="0" w:color="auto"/>
          </w:divBdr>
        </w:div>
        <w:div w:id="1991055301">
          <w:marLeft w:val="640"/>
          <w:marRight w:val="0"/>
          <w:marTop w:val="0"/>
          <w:marBottom w:val="0"/>
          <w:divBdr>
            <w:top w:val="none" w:sz="0" w:space="0" w:color="auto"/>
            <w:left w:val="none" w:sz="0" w:space="0" w:color="auto"/>
            <w:bottom w:val="none" w:sz="0" w:space="0" w:color="auto"/>
            <w:right w:val="none" w:sz="0" w:space="0" w:color="auto"/>
          </w:divBdr>
        </w:div>
        <w:div w:id="39129866">
          <w:marLeft w:val="640"/>
          <w:marRight w:val="0"/>
          <w:marTop w:val="0"/>
          <w:marBottom w:val="0"/>
          <w:divBdr>
            <w:top w:val="none" w:sz="0" w:space="0" w:color="auto"/>
            <w:left w:val="none" w:sz="0" w:space="0" w:color="auto"/>
            <w:bottom w:val="none" w:sz="0" w:space="0" w:color="auto"/>
            <w:right w:val="none" w:sz="0" w:space="0" w:color="auto"/>
          </w:divBdr>
        </w:div>
        <w:div w:id="1903447725">
          <w:marLeft w:val="640"/>
          <w:marRight w:val="0"/>
          <w:marTop w:val="0"/>
          <w:marBottom w:val="0"/>
          <w:divBdr>
            <w:top w:val="none" w:sz="0" w:space="0" w:color="auto"/>
            <w:left w:val="none" w:sz="0" w:space="0" w:color="auto"/>
            <w:bottom w:val="none" w:sz="0" w:space="0" w:color="auto"/>
            <w:right w:val="none" w:sz="0" w:space="0" w:color="auto"/>
          </w:divBdr>
        </w:div>
        <w:div w:id="1499425920">
          <w:marLeft w:val="640"/>
          <w:marRight w:val="0"/>
          <w:marTop w:val="0"/>
          <w:marBottom w:val="0"/>
          <w:divBdr>
            <w:top w:val="none" w:sz="0" w:space="0" w:color="auto"/>
            <w:left w:val="none" w:sz="0" w:space="0" w:color="auto"/>
            <w:bottom w:val="none" w:sz="0" w:space="0" w:color="auto"/>
            <w:right w:val="none" w:sz="0" w:space="0" w:color="auto"/>
          </w:divBdr>
        </w:div>
        <w:div w:id="520971244">
          <w:marLeft w:val="640"/>
          <w:marRight w:val="0"/>
          <w:marTop w:val="0"/>
          <w:marBottom w:val="0"/>
          <w:divBdr>
            <w:top w:val="none" w:sz="0" w:space="0" w:color="auto"/>
            <w:left w:val="none" w:sz="0" w:space="0" w:color="auto"/>
            <w:bottom w:val="none" w:sz="0" w:space="0" w:color="auto"/>
            <w:right w:val="none" w:sz="0" w:space="0" w:color="auto"/>
          </w:divBdr>
        </w:div>
        <w:div w:id="181164897">
          <w:marLeft w:val="640"/>
          <w:marRight w:val="0"/>
          <w:marTop w:val="0"/>
          <w:marBottom w:val="0"/>
          <w:divBdr>
            <w:top w:val="none" w:sz="0" w:space="0" w:color="auto"/>
            <w:left w:val="none" w:sz="0" w:space="0" w:color="auto"/>
            <w:bottom w:val="none" w:sz="0" w:space="0" w:color="auto"/>
            <w:right w:val="none" w:sz="0" w:space="0" w:color="auto"/>
          </w:divBdr>
        </w:div>
        <w:div w:id="976643771">
          <w:marLeft w:val="640"/>
          <w:marRight w:val="0"/>
          <w:marTop w:val="0"/>
          <w:marBottom w:val="0"/>
          <w:divBdr>
            <w:top w:val="none" w:sz="0" w:space="0" w:color="auto"/>
            <w:left w:val="none" w:sz="0" w:space="0" w:color="auto"/>
            <w:bottom w:val="none" w:sz="0" w:space="0" w:color="auto"/>
            <w:right w:val="none" w:sz="0" w:space="0" w:color="auto"/>
          </w:divBdr>
        </w:div>
        <w:div w:id="1265531055">
          <w:marLeft w:val="640"/>
          <w:marRight w:val="0"/>
          <w:marTop w:val="0"/>
          <w:marBottom w:val="0"/>
          <w:divBdr>
            <w:top w:val="none" w:sz="0" w:space="0" w:color="auto"/>
            <w:left w:val="none" w:sz="0" w:space="0" w:color="auto"/>
            <w:bottom w:val="none" w:sz="0" w:space="0" w:color="auto"/>
            <w:right w:val="none" w:sz="0" w:space="0" w:color="auto"/>
          </w:divBdr>
        </w:div>
        <w:div w:id="1970430623">
          <w:marLeft w:val="640"/>
          <w:marRight w:val="0"/>
          <w:marTop w:val="0"/>
          <w:marBottom w:val="0"/>
          <w:divBdr>
            <w:top w:val="none" w:sz="0" w:space="0" w:color="auto"/>
            <w:left w:val="none" w:sz="0" w:space="0" w:color="auto"/>
            <w:bottom w:val="none" w:sz="0" w:space="0" w:color="auto"/>
            <w:right w:val="none" w:sz="0" w:space="0" w:color="auto"/>
          </w:divBdr>
        </w:div>
        <w:div w:id="617224214">
          <w:marLeft w:val="640"/>
          <w:marRight w:val="0"/>
          <w:marTop w:val="0"/>
          <w:marBottom w:val="0"/>
          <w:divBdr>
            <w:top w:val="none" w:sz="0" w:space="0" w:color="auto"/>
            <w:left w:val="none" w:sz="0" w:space="0" w:color="auto"/>
            <w:bottom w:val="none" w:sz="0" w:space="0" w:color="auto"/>
            <w:right w:val="none" w:sz="0" w:space="0" w:color="auto"/>
          </w:divBdr>
        </w:div>
        <w:div w:id="154230931">
          <w:marLeft w:val="640"/>
          <w:marRight w:val="0"/>
          <w:marTop w:val="0"/>
          <w:marBottom w:val="0"/>
          <w:divBdr>
            <w:top w:val="none" w:sz="0" w:space="0" w:color="auto"/>
            <w:left w:val="none" w:sz="0" w:space="0" w:color="auto"/>
            <w:bottom w:val="none" w:sz="0" w:space="0" w:color="auto"/>
            <w:right w:val="none" w:sz="0" w:space="0" w:color="auto"/>
          </w:divBdr>
        </w:div>
        <w:div w:id="522793162">
          <w:marLeft w:val="640"/>
          <w:marRight w:val="0"/>
          <w:marTop w:val="0"/>
          <w:marBottom w:val="0"/>
          <w:divBdr>
            <w:top w:val="none" w:sz="0" w:space="0" w:color="auto"/>
            <w:left w:val="none" w:sz="0" w:space="0" w:color="auto"/>
            <w:bottom w:val="none" w:sz="0" w:space="0" w:color="auto"/>
            <w:right w:val="none" w:sz="0" w:space="0" w:color="auto"/>
          </w:divBdr>
        </w:div>
        <w:div w:id="1163277304">
          <w:marLeft w:val="640"/>
          <w:marRight w:val="0"/>
          <w:marTop w:val="0"/>
          <w:marBottom w:val="0"/>
          <w:divBdr>
            <w:top w:val="none" w:sz="0" w:space="0" w:color="auto"/>
            <w:left w:val="none" w:sz="0" w:space="0" w:color="auto"/>
            <w:bottom w:val="none" w:sz="0" w:space="0" w:color="auto"/>
            <w:right w:val="none" w:sz="0" w:space="0" w:color="auto"/>
          </w:divBdr>
        </w:div>
        <w:div w:id="1126512615">
          <w:marLeft w:val="640"/>
          <w:marRight w:val="0"/>
          <w:marTop w:val="0"/>
          <w:marBottom w:val="0"/>
          <w:divBdr>
            <w:top w:val="none" w:sz="0" w:space="0" w:color="auto"/>
            <w:left w:val="none" w:sz="0" w:space="0" w:color="auto"/>
            <w:bottom w:val="none" w:sz="0" w:space="0" w:color="auto"/>
            <w:right w:val="none" w:sz="0" w:space="0" w:color="auto"/>
          </w:divBdr>
        </w:div>
        <w:div w:id="664747933">
          <w:marLeft w:val="640"/>
          <w:marRight w:val="0"/>
          <w:marTop w:val="0"/>
          <w:marBottom w:val="0"/>
          <w:divBdr>
            <w:top w:val="none" w:sz="0" w:space="0" w:color="auto"/>
            <w:left w:val="none" w:sz="0" w:space="0" w:color="auto"/>
            <w:bottom w:val="none" w:sz="0" w:space="0" w:color="auto"/>
            <w:right w:val="none" w:sz="0" w:space="0" w:color="auto"/>
          </w:divBdr>
        </w:div>
        <w:div w:id="1932468325">
          <w:marLeft w:val="640"/>
          <w:marRight w:val="0"/>
          <w:marTop w:val="0"/>
          <w:marBottom w:val="0"/>
          <w:divBdr>
            <w:top w:val="none" w:sz="0" w:space="0" w:color="auto"/>
            <w:left w:val="none" w:sz="0" w:space="0" w:color="auto"/>
            <w:bottom w:val="none" w:sz="0" w:space="0" w:color="auto"/>
            <w:right w:val="none" w:sz="0" w:space="0" w:color="auto"/>
          </w:divBdr>
        </w:div>
        <w:div w:id="1600212157">
          <w:marLeft w:val="640"/>
          <w:marRight w:val="0"/>
          <w:marTop w:val="0"/>
          <w:marBottom w:val="0"/>
          <w:divBdr>
            <w:top w:val="none" w:sz="0" w:space="0" w:color="auto"/>
            <w:left w:val="none" w:sz="0" w:space="0" w:color="auto"/>
            <w:bottom w:val="none" w:sz="0" w:space="0" w:color="auto"/>
            <w:right w:val="none" w:sz="0" w:space="0" w:color="auto"/>
          </w:divBdr>
        </w:div>
        <w:div w:id="2140416075">
          <w:marLeft w:val="640"/>
          <w:marRight w:val="0"/>
          <w:marTop w:val="0"/>
          <w:marBottom w:val="0"/>
          <w:divBdr>
            <w:top w:val="none" w:sz="0" w:space="0" w:color="auto"/>
            <w:left w:val="none" w:sz="0" w:space="0" w:color="auto"/>
            <w:bottom w:val="none" w:sz="0" w:space="0" w:color="auto"/>
            <w:right w:val="none" w:sz="0" w:space="0" w:color="auto"/>
          </w:divBdr>
        </w:div>
        <w:div w:id="1534345173">
          <w:marLeft w:val="640"/>
          <w:marRight w:val="0"/>
          <w:marTop w:val="0"/>
          <w:marBottom w:val="0"/>
          <w:divBdr>
            <w:top w:val="none" w:sz="0" w:space="0" w:color="auto"/>
            <w:left w:val="none" w:sz="0" w:space="0" w:color="auto"/>
            <w:bottom w:val="none" w:sz="0" w:space="0" w:color="auto"/>
            <w:right w:val="none" w:sz="0" w:space="0" w:color="auto"/>
          </w:divBdr>
        </w:div>
        <w:div w:id="1784031270">
          <w:marLeft w:val="640"/>
          <w:marRight w:val="0"/>
          <w:marTop w:val="0"/>
          <w:marBottom w:val="0"/>
          <w:divBdr>
            <w:top w:val="none" w:sz="0" w:space="0" w:color="auto"/>
            <w:left w:val="none" w:sz="0" w:space="0" w:color="auto"/>
            <w:bottom w:val="none" w:sz="0" w:space="0" w:color="auto"/>
            <w:right w:val="none" w:sz="0" w:space="0" w:color="auto"/>
          </w:divBdr>
        </w:div>
        <w:div w:id="1191183363">
          <w:marLeft w:val="640"/>
          <w:marRight w:val="0"/>
          <w:marTop w:val="0"/>
          <w:marBottom w:val="0"/>
          <w:divBdr>
            <w:top w:val="none" w:sz="0" w:space="0" w:color="auto"/>
            <w:left w:val="none" w:sz="0" w:space="0" w:color="auto"/>
            <w:bottom w:val="none" w:sz="0" w:space="0" w:color="auto"/>
            <w:right w:val="none" w:sz="0" w:space="0" w:color="auto"/>
          </w:divBdr>
        </w:div>
        <w:div w:id="1778132909">
          <w:marLeft w:val="640"/>
          <w:marRight w:val="0"/>
          <w:marTop w:val="0"/>
          <w:marBottom w:val="0"/>
          <w:divBdr>
            <w:top w:val="none" w:sz="0" w:space="0" w:color="auto"/>
            <w:left w:val="none" w:sz="0" w:space="0" w:color="auto"/>
            <w:bottom w:val="none" w:sz="0" w:space="0" w:color="auto"/>
            <w:right w:val="none" w:sz="0" w:space="0" w:color="auto"/>
          </w:divBdr>
        </w:div>
        <w:div w:id="1043559192">
          <w:marLeft w:val="640"/>
          <w:marRight w:val="0"/>
          <w:marTop w:val="0"/>
          <w:marBottom w:val="0"/>
          <w:divBdr>
            <w:top w:val="none" w:sz="0" w:space="0" w:color="auto"/>
            <w:left w:val="none" w:sz="0" w:space="0" w:color="auto"/>
            <w:bottom w:val="none" w:sz="0" w:space="0" w:color="auto"/>
            <w:right w:val="none" w:sz="0" w:space="0" w:color="auto"/>
          </w:divBdr>
        </w:div>
        <w:div w:id="401686238">
          <w:marLeft w:val="640"/>
          <w:marRight w:val="0"/>
          <w:marTop w:val="0"/>
          <w:marBottom w:val="0"/>
          <w:divBdr>
            <w:top w:val="none" w:sz="0" w:space="0" w:color="auto"/>
            <w:left w:val="none" w:sz="0" w:space="0" w:color="auto"/>
            <w:bottom w:val="none" w:sz="0" w:space="0" w:color="auto"/>
            <w:right w:val="none" w:sz="0" w:space="0" w:color="auto"/>
          </w:divBdr>
        </w:div>
        <w:div w:id="1824345364">
          <w:marLeft w:val="640"/>
          <w:marRight w:val="0"/>
          <w:marTop w:val="0"/>
          <w:marBottom w:val="0"/>
          <w:divBdr>
            <w:top w:val="none" w:sz="0" w:space="0" w:color="auto"/>
            <w:left w:val="none" w:sz="0" w:space="0" w:color="auto"/>
            <w:bottom w:val="none" w:sz="0" w:space="0" w:color="auto"/>
            <w:right w:val="none" w:sz="0" w:space="0" w:color="auto"/>
          </w:divBdr>
        </w:div>
        <w:div w:id="422607835">
          <w:marLeft w:val="640"/>
          <w:marRight w:val="0"/>
          <w:marTop w:val="0"/>
          <w:marBottom w:val="0"/>
          <w:divBdr>
            <w:top w:val="none" w:sz="0" w:space="0" w:color="auto"/>
            <w:left w:val="none" w:sz="0" w:space="0" w:color="auto"/>
            <w:bottom w:val="none" w:sz="0" w:space="0" w:color="auto"/>
            <w:right w:val="none" w:sz="0" w:space="0" w:color="auto"/>
          </w:divBdr>
        </w:div>
        <w:div w:id="627735335">
          <w:marLeft w:val="640"/>
          <w:marRight w:val="0"/>
          <w:marTop w:val="0"/>
          <w:marBottom w:val="0"/>
          <w:divBdr>
            <w:top w:val="none" w:sz="0" w:space="0" w:color="auto"/>
            <w:left w:val="none" w:sz="0" w:space="0" w:color="auto"/>
            <w:bottom w:val="none" w:sz="0" w:space="0" w:color="auto"/>
            <w:right w:val="none" w:sz="0" w:space="0" w:color="auto"/>
          </w:divBdr>
        </w:div>
        <w:div w:id="926890267">
          <w:marLeft w:val="640"/>
          <w:marRight w:val="0"/>
          <w:marTop w:val="0"/>
          <w:marBottom w:val="0"/>
          <w:divBdr>
            <w:top w:val="none" w:sz="0" w:space="0" w:color="auto"/>
            <w:left w:val="none" w:sz="0" w:space="0" w:color="auto"/>
            <w:bottom w:val="none" w:sz="0" w:space="0" w:color="auto"/>
            <w:right w:val="none" w:sz="0" w:space="0" w:color="auto"/>
          </w:divBdr>
        </w:div>
        <w:div w:id="1668481079">
          <w:marLeft w:val="640"/>
          <w:marRight w:val="0"/>
          <w:marTop w:val="0"/>
          <w:marBottom w:val="0"/>
          <w:divBdr>
            <w:top w:val="none" w:sz="0" w:space="0" w:color="auto"/>
            <w:left w:val="none" w:sz="0" w:space="0" w:color="auto"/>
            <w:bottom w:val="none" w:sz="0" w:space="0" w:color="auto"/>
            <w:right w:val="none" w:sz="0" w:space="0" w:color="auto"/>
          </w:divBdr>
        </w:div>
        <w:div w:id="1083140510">
          <w:marLeft w:val="640"/>
          <w:marRight w:val="0"/>
          <w:marTop w:val="0"/>
          <w:marBottom w:val="0"/>
          <w:divBdr>
            <w:top w:val="none" w:sz="0" w:space="0" w:color="auto"/>
            <w:left w:val="none" w:sz="0" w:space="0" w:color="auto"/>
            <w:bottom w:val="none" w:sz="0" w:space="0" w:color="auto"/>
            <w:right w:val="none" w:sz="0" w:space="0" w:color="auto"/>
          </w:divBdr>
        </w:div>
        <w:div w:id="1759671178">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6924487">
      <w:bodyDiv w:val="1"/>
      <w:marLeft w:val="0"/>
      <w:marRight w:val="0"/>
      <w:marTop w:val="0"/>
      <w:marBottom w:val="0"/>
      <w:divBdr>
        <w:top w:val="none" w:sz="0" w:space="0" w:color="auto"/>
        <w:left w:val="none" w:sz="0" w:space="0" w:color="auto"/>
        <w:bottom w:val="none" w:sz="0" w:space="0" w:color="auto"/>
        <w:right w:val="none" w:sz="0" w:space="0" w:color="auto"/>
      </w:divBdr>
      <w:divsChild>
        <w:div w:id="894505692">
          <w:marLeft w:val="640"/>
          <w:marRight w:val="0"/>
          <w:marTop w:val="0"/>
          <w:marBottom w:val="0"/>
          <w:divBdr>
            <w:top w:val="none" w:sz="0" w:space="0" w:color="auto"/>
            <w:left w:val="none" w:sz="0" w:space="0" w:color="auto"/>
            <w:bottom w:val="none" w:sz="0" w:space="0" w:color="auto"/>
            <w:right w:val="none" w:sz="0" w:space="0" w:color="auto"/>
          </w:divBdr>
        </w:div>
        <w:div w:id="315499219">
          <w:marLeft w:val="640"/>
          <w:marRight w:val="0"/>
          <w:marTop w:val="0"/>
          <w:marBottom w:val="0"/>
          <w:divBdr>
            <w:top w:val="none" w:sz="0" w:space="0" w:color="auto"/>
            <w:left w:val="none" w:sz="0" w:space="0" w:color="auto"/>
            <w:bottom w:val="none" w:sz="0" w:space="0" w:color="auto"/>
            <w:right w:val="none" w:sz="0" w:space="0" w:color="auto"/>
          </w:divBdr>
        </w:div>
        <w:div w:id="482897306">
          <w:marLeft w:val="640"/>
          <w:marRight w:val="0"/>
          <w:marTop w:val="0"/>
          <w:marBottom w:val="0"/>
          <w:divBdr>
            <w:top w:val="none" w:sz="0" w:space="0" w:color="auto"/>
            <w:left w:val="none" w:sz="0" w:space="0" w:color="auto"/>
            <w:bottom w:val="none" w:sz="0" w:space="0" w:color="auto"/>
            <w:right w:val="none" w:sz="0" w:space="0" w:color="auto"/>
          </w:divBdr>
        </w:div>
        <w:div w:id="1423407936">
          <w:marLeft w:val="640"/>
          <w:marRight w:val="0"/>
          <w:marTop w:val="0"/>
          <w:marBottom w:val="0"/>
          <w:divBdr>
            <w:top w:val="none" w:sz="0" w:space="0" w:color="auto"/>
            <w:left w:val="none" w:sz="0" w:space="0" w:color="auto"/>
            <w:bottom w:val="none" w:sz="0" w:space="0" w:color="auto"/>
            <w:right w:val="none" w:sz="0" w:space="0" w:color="auto"/>
          </w:divBdr>
        </w:div>
        <w:div w:id="2061396952">
          <w:marLeft w:val="640"/>
          <w:marRight w:val="0"/>
          <w:marTop w:val="0"/>
          <w:marBottom w:val="0"/>
          <w:divBdr>
            <w:top w:val="none" w:sz="0" w:space="0" w:color="auto"/>
            <w:left w:val="none" w:sz="0" w:space="0" w:color="auto"/>
            <w:bottom w:val="none" w:sz="0" w:space="0" w:color="auto"/>
            <w:right w:val="none" w:sz="0" w:space="0" w:color="auto"/>
          </w:divBdr>
        </w:div>
        <w:div w:id="1634745942">
          <w:marLeft w:val="640"/>
          <w:marRight w:val="0"/>
          <w:marTop w:val="0"/>
          <w:marBottom w:val="0"/>
          <w:divBdr>
            <w:top w:val="none" w:sz="0" w:space="0" w:color="auto"/>
            <w:left w:val="none" w:sz="0" w:space="0" w:color="auto"/>
            <w:bottom w:val="none" w:sz="0" w:space="0" w:color="auto"/>
            <w:right w:val="none" w:sz="0" w:space="0" w:color="auto"/>
          </w:divBdr>
        </w:div>
        <w:div w:id="287123223">
          <w:marLeft w:val="640"/>
          <w:marRight w:val="0"/>
          <w:marTop w:val="0"/>
          <w:marBottom w:val="0"/>
          <w:divBdr>
            <w:top w:val="none" w:sz="0" w:space="0" w:color="auto"/>
            <w:left w:val="none" w:sz="0" w:space="0" w:color="auto"/>
            <w:bottom w:val="none" w:sz="0" w:space="0" w:color="auto"/>
            <w:right w:val="none" w:sz="0" w:space="0" w:color="auto"/>
          </w:divBdr>
        </w:div>
        <w:div w:id="1093434761">
          <w:marLeft w:val="640"/>
          <w:marRight w:val="0"/>
          <w:marTop w:val="0"/>
          <w:marBottom w:val="0"/>
          <w:divBdr>
            <w:top w:val="none" w:sz="0" w:space="0" w:color="auto"/>
            <w:left w:val="none" w:sz="0" w:space="0" w:color="auto"/>
            <w:bottom w:val="none" w:sz="0" w:space="0" w:color="auto"/>
            <w:right w:val="none" w:sz="0" w:space="0" w:color="auto"/>
          </w:divBdr>
        </w:div>
        <w:div w:id="717752471">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3607824">
          <w:marLeft w:val="640"/>
          <w:marRight w:val="0"/>
          <w:marTop w:val="0"/>
          <w:marBottom w:val="0"/>
          <w:divBdr>
            <w:top w:val="none" w:sz="0" w:space="0" w:color="auto"/>
            <w:left w:val="none" w:sz="0" w:space="0" w:color="auto"/>
            <w:bottom w:val="none" w:sz="0" w:space="0" w:color="auto"/>
            <w:right w:val="none" w:sz="0" w:space="0" w:color="auto"/>
          </w:divBdr>
        </w:div>
        <w:div w:id="437408020">
          <w:marLeft w:val="640"/>
          <w:marRight w:val="0"/>
          <w:marTop w:val="0"/>
          <w:marBottom w:val="0"/>
          <w:divBdr>
            <w:top w:val="none" w:sz="0" w:space="0" w:color="auto"/>
            <w:left w:val="none" w:sz="0" w:space="0" w:color="auto"/>
            <w:bottom w:val="none" w:sz="0" w:space="0" w:color="auto"/>
            <w:right w:val="none" w:sz="0" w:space="0" w:color="auto"/>
          </w:divBdr>
        </w:div>
        <w:div w:id="416754071">
          <w:marLeft w:val="640"/>
          <w:marRight w:val="0"/>
          <w:marTop w:val="0"/>
          <w:marBottom w:val="0"/>
          <w:divBdr>
            <w:top w:val="none" w:sz="0" w:space="0" w:color="auto"/>
            <w:left w:val="none" w:sz="0" w:space="0" w:color="auto"/>
            <w:bottom w:val="none" w:sz="0" w:space="0" w:color="auto"/>
            <w:right w:val="none" w:sz="0" w:space="0" w:color="auto"/>
          </w:divBdr>
        </w:div>
        <w:div w:id="747460925">
          <w:marLeft w:val="640"/>
          <w:marRight w:val="0"/>
          <w:marTop w:val="0"/>
          <w:marBottom w:val="0"/>
          <w:divBdr>
            <w:top w:val="none" w:sz="0" w:space="0" w:color="auto"/>
            <w:left w:val="none" w:sz="0" w:space="0" w:color="auto"/>
            <w:bottom w:val="none" w:sz="0" w:space="0" w:color="auto"/>
            <w:right w:val="none" w:sz="0" w:space="0" w:color="auto"/>
          </w:divBdr>
        </w:div>
        <w:div w:id="701171537">
          <w:marLeft w:val="640"/>
          <w:marRight w:val="0"/>
          <w:marTop w:val="0"/>
          <w:marBottom w:val="0"/>
          <w:divBdr>
            <w:top w:val="none" w:sz="0" w:space="0" w:color="auto"/>
            <w:left w:val="none" w:sz="0" w:space="0" w:color="auto"/>
            <w:bottom w:val="none" w:sz="0" w:space="0" w:color="auto"/>
            <w:right w:val="none" w:sz="0" w:space="0" w:color="auto"/>
          </w:divBdr>
        </w:div>
        <w:div w:id="991759777">
          <w:marLeft w:val="640"/>
          <w:marRight w:val="0"/>
          <w:marTop w:val="0"/>
          <w:marBottom w:val="0"/>
          <w:divBdr>
            <w:top w:val="none" w:sz="0" w:space="0" w:color="auto"/>
            <w:left w:val="none" w:sz="0" w:space="0" w:color="auto"/>
            <w:bottom w:val="none" w:sz="0" w:space="0" w:color="auto"/>
            <w:right w:val="none" w:sz="0" w:space="0" w:color="auto"/>
          </w:divBdr>
        </w:div>
        <w:div w:id="1495759898">
          <w:marLeft w:val="640"/>
          <w:marRight w:val="0"/>
          <w:marTop w:val="0"/>
          <w:marBottom w:val="0"/>
          <w:divBdr>
            <w:top w:val="none" w:sz="0" w:space="0" w:color="auto"/>
            <w:left w:val="none" w:sz="0" w:space="0" w:color="auto"/>
            <w:bottom w:val="none" w:sz="0" w:space="0" w:color="auto"/>
            <w:right w:val="none" w:sz="0" w:space="0" w:color="auto"/>
          </w:divBdr>
        </w:div>
        <w:div w:id="278341892">
          <w:marLeft w:val="640"/>
          <w:marRight w:val="0"/>
          <w:marTop w:val="0"/>
          <w:marBottom w:val="0"/>
          <w:divBdr>
            <w:top w:val="none" w:sz="0" w:space="0" w:color="auto"/>
            <w:left w:val="none" w:sz="0" w:space="0" w:color="auto"/>
            <w:bottom w:val="none" w:sz="0" w:space="0" w:color="auto"/>
            <w:right w:val="none" w:sz="0" w:space="0" w:color="auto"/>
          </w:divBdr>
        </w:div>
        <w:div w:id="483011830">
          <w:marLeft w:val="640"/>
          <w:marRight w:val="0"/>
          <w:marTop w:val="0"/>
          <w:marBottom w:val="0"/>
          <w:divBdr>
            <w:top w:val="none" w:sz="0" w:space="0" w:color="auto"/>
            <w:left w:val="none" w:sz="0" w:space="0" w:color="auto"/>
            <w:bottom w:val="none" w:sz="0" w:space="0" w:color="auto"/>
            <w:right w:val="none" w:sz="0" w:space="0" w:color="auto"/>
          </w:divBdr>
        </w:div>
        <w:div w:id="1768035807">
          <w:marLeft w:val="640"/>
          <w:marRight w:val="0"/>
          <w:marTop w:val="0"/>
          <w:marBottom w:val="0"/>
          <w:divBdr>
            <w:top w:val="none" w:sz="0" w:space="0" w:color="auto"/>
            <w:left w:val="none" w:sz="0" w:space="0" w:color="auto"/>
            <w:bottom w:val="none" w:sz="0" w:space="0" w:color="auto"/>
            <w:right w:val="none" w:sz="0" w:space="0" w:color="auto"/>
          </w:divBdr>
        </w:div>
        <w:div w:id="465589640">
          <w:marLeft w:val="640"/>
          <w:marRight w:val="0"/>
          <w:marTop w:val="0"/>
          <w:marBottom w:val="0"/>
          <w:divBdr>
            <w:top w:val="none" w:sz="0" w:space="0" w:color="auto"/>
            <w:left w:val="none" w:sz="0" w:space="0" w:color="auto"/>
            <w:bottom w:val="none" w:sz="0" w:space="0" w:color="auto"/>
            <w:right w:val="none" w:sz="0" w:space="0" w:color="auto"/>
          </w:divBdr>
        </w:div>
        <w:div w:id="1582594925">
          <w:marLeft w:val="640"/>
          <w:marRight w:val="0"/>
          <w:marTop w:val="0"/>
          <w:marBottom w:val="0"/>
          <w:divBdr>
            <w:top w:val="none" w:sz="0" w:space="0" w:color="auto"/>
            <w:left w:val="none" w:sz="0" w:space="0" w:color="auto"/>
            <w:bottom w:val="none" w:sz="0" w:space="0" w:color="auto"/>
            <w:right w:val="none" w:sz="0" w:space="0" w:color="auto"/>
          </w:divBdr>
        </w:div>
        <w:div w:id="838272201">
          <w:marLeft w:val="640"/>
          <w:marRight w:val="0"/>
          <w:marTop w:val="0"/>
          <w:marBottom w:val="0"/>
          <w:divBdr>
            <w:top w:val="none" w:sz="0" w:space="0" w:color="auto"/>
            <w:left w:val="none" w:sz="0" w:space="0" w:color="auto"/>
            <w:bottom w:val="none" w:sz="0" w:space="0" w:color="auto"/>
            <w:right w:val="none" w:sz="0" w:space="0" w:color="auto"/>
          </w:divBdr>
        </w:div>
        <w:div w:id="400638350">
          <w:marLeft w:val="640"/>
          <w:marRight w:val="0"/>
          <w:marTop w:val="0"/>
          <w:marBottom w:val="0"/>
          <w:divBdr>
            <w:top w:val="none" w:sz="0" w:space="0" w:color="auto"/>
            <w:left w:val="none" w:sz="0" w:space="0" w:color="auto"/>
            <w:bottom w:val="none" w:sz="0" w:space="0" w:color="auto"/>
            <w:right w:val="none" w:sz="0" w:space="0" w:color="auto"/>
          </w:divBdr>
        </w:div>
        <w:div w:id="1966305867">
          <w:marLeft w:val="640"/>
          <w:marRight w:val="0"/>
          <w:marTop w:val="0"/>
          <w:marBottom w:val="0"/>
          <w:divBdr>
            <w:top w:val="none" w:sz="0" w:space="0" w:color="auto"/>
            <w:left w:val="none" w:sz="0" w:space="0" w:color="auto"/>
            <w:bottom w:val="none" w:sz="0" w:space="0" w:color="auto"/>
            <w:right w:val="none" w:sz="0" w:space="0" w:color="auto"/>
          </w:divBdr>
        </w:div>
        <w:div w:id="1505169166">
          <w:marLeft w:val="640"/>
          <w:marRight w:val="0"/>
          <w:marTop w:val="0"/>
          <w:marBottom w:val="0"/>
          <w:divBdr>
            <w:top w:val="none" w:sz="0" w:space="0" w:color="auto"/>
            <w:left w:val="none" w:sz="0" w:space="0" w:color="auto"/>
            <w:bottom w:val="none" w:sz="0" w:space="0" w:color="auto"/>
            <w:right w:val="none" w:sz="0" w:space="0" w:color="auto"/>
          </w:divBdr>
        </w:div>
        <w:div w:id="655381959">
          <w:marLeft w:val="640"/>
          <w:marRight w:val="0"/>
          <w:marTop w:val="0"/>
          <w:marBottom w:val="0"/>
          <w:divBdr>
            <w:top w:val="none" w:sz="0" w:space="0" w:color="auto"/>
            <w:left w:val="none" w:sz="0" w:space="0" w:color="auto"/>
            <w:bottom w:val="none" w:sz="0" w:space="0" w:color="auto"/>
            <w:right w:val="none" w:sz="0" w:space="0" w:color="auto"/>
          </w:divBdr>
        </w:div>
        <w:div w:id="1730103988">
          <w:marLeft w:val="640"/>
          <w:marRight w:val="0"/>
          <w:marTop w:val="0"/>
          <w:marBottom w:val="0"/>
          <w:divBdr>
            <w:top w:val="none" w:sz="0" w:space="0" w:color="auto"/>
            <w:left w:val="none" w:sz="0" w:space="0" w:color="auto"/>
            <w:bottom w:val="none" w:sz="0" w:space="0" w:color="auto"/>
            <w:right w:val="none" w:sz="0" w:space="0" w:color="auto"/>
          </w:divBdr>
        </w:div>
        <w:div w:id="2043241316">
          <w:marLeft w:val="640"/>
          <w:marRight w:val="0"/>
          <w:marTop w:val="0"/>
          <w:marBottom w:val="0"/>
          <w:divBdr>
            <w:top w:val="none" w:sz="0" w:space="0" w:color="auto"/>
            <w:left w:val="none" w:sz="0" w:space="0" w:color="auto"/>
            <w:bottom w:val="none" w:sz="0" w:space="0" w:color="auto"/>
            <w:right w:val="none" w:sz="0" w:space="0" w:color="auto"/>
          </w:divBdr>
        </w:div>
        <w:div w:id="519200098">
          <w:marLeft w:val="640"/>
          <w:marRight w:val="0"/>
          <w:marTop w:val="0"/>
          <w:marBottom w:val="0"/>
          <w:divBdr>
            <w:top w:val="none" w:sz="0" w:space="0" w:color="auto"/>
            <w:left w:val="none" w:sz="0" w:space="0" w:color="auto"/>
            <w:bottom w:val="none" w:sz="0" w:space="0" w:color="auto"/>
            <w:right w:val="none" w:sz="0" w:space="0" w:color="auto"/>
          </w:divBdr>
        </w:div>
        <w:div w:id="212695835">
          <w:marLeft w:val="640"/>
          <w:marRight w:val="0"/>
          <w:marTop w:val="0"/>
          <w:marBottom w:val="0"/>
          <w:divBdr>
            <w:top w:val="none" w:sz="0" w:space="0" w:color="auto"/>
            <w:left w:val="none" w:sz="0" w:space="0" w:color="auto"/>
            <w:bottom w:val="none" w:sz="0" w:space="0" w:color="auto"/>
            <w:right w:val="none" w:sz="0" w:space="0" w:color="auto"/>
          </w:divBdr>
        </w:div>
        <w:div w:id="1566866832">
          <w:marLeft w:val="640"/>
          <w:marRight w:val="0"/>
          <w:marTop w:val="0"/>
          <w:marBottom w:val="0"/>
          <w:divBdr>
            <w:top w:val="none" w:sz="0" w:space="0" w:color="auto"/>
            <w:left w:val="none" w:sz="0" w:space="0" w:color="auto"/>
            <w:bottom w:val="none" w:sz="0" w:space="0" w:color="auto"/>
            <w:right w:val="none" w:sz="0" w:space="0" w:color="auto"/>
          </w:divBdr>
        </w:div>
        <w:div w:id="621881041">
          <w:marLeft w:val="640"/>
          <w:marRight w:val="0"/>
          <w:marTop w:val="0"/>
          <w:marBottom w:val="0"/>
          <w:divBdr>
            <w:top w:val="none" w:sz="0" w:space="0" w:color="auto"/>
            <w:left w:val="none" w:sz="0" w:space="0" w:color="auto"/>
            <w:bottom w:val="none" w:sz="0" w:space="0" w:color="auto"/>
            <w:right w:val="none" w:sz="0" w:space="0" w:color="auto"/>
          </w:divBdr>
        </w:div>
        <w:div w:id="921647102">
          <w:marLeft w:val="640"/>
          <w:marRight w:val="0"/>
          <w:marTop w:val="0"/>
          <w:marBottom w:val="0"/>
          <w:divBdr>
            <w:top w:val="none" w:sz="0" w:space="0" w:color="auto"/>
            <w:left w:val="none" w:sz="0" w:space="0" w:color="auto"/>
            <w:bottom w:val="none" w:sz="0" w:space="0" w:color="auto"/>
            <w:right w:val="none" w:sz="0" w:space="0" w:color="auto"/>
          </w:divBdr>
        </w:div>
        <w:div w:id="365065516">
          <w:marLeft w:val="640"/>
          <w:marRight w:val="0"/>
          <w:marTop w:val="0"/>
          <w:marBottom w:val="0"/>
          <w:divBdr>
            <w:top w:val="none" w:sz="0" w:space="0" w:color="auto"/>
            <w:left w:val="none" w:sz="0" w:space="0" w:color="auto"/>
            <w:bottom w:val="none" w:sz="0" w:space="0" w:color="auto"/>
            <w:right w:val="none" w:sz="0" w:space="0" w:color="auto"/>
          </w:divBdr>
        </w:div>
        <w:div w:id="998725742">
          <w:marLeft w:val="640"/>
          <w:marRight w:val="0"/>
          <w:marTop w:val="0"/>
          <w:marBottom w:val="0"/>
          <w:divBdr>
            <w:top w:val="none" w:sz="0" w:space="0" w:color="auto"/>
            <w:left w:val="none" w:sz="0" w:space="0" w:color="auto"/>
            <w:bottom w:val="none" w:sz="0" w:space="0" w:color="auto"/>
            <w:right w:val="none" w:sz="0" w:space="0" w:color="auto"/>
          </w:divBdr>
        </w:div>
        <w:div w:id="515316914">
          <w:marLeft w:val="640"/>
          <w:marRight w:val="0"/>
          <w:marTop w:val="0"/>
          <w:marBottom w:val="0"/>
          <w:divBdr>
            <w:top w:val="none" w:sz="0" w:space="0" w:color="auto"/>
            <w:left w:val="none" w:sz="0" w:space="0" w:color="auto"/>
            <w:bottom w:val="none" w:sz="0" w:space="0" w:color="auto"/>
            <w:right w:val="none" w:sz="0" w:space="0" w:color="auto"/>
          </w:divBdr>
        </w:div>
        <w:div w:id="1693414414">
          <w:marLeft w:val="640"/>
          <w:marRight w:val="0"/>
          <w:marTop w:val="0"/>
          <w:marBottom w:val="0"/>
          <w:divBdr>
            <w:top w:val="none" w:sz="0" w:space="0" w:color="auto"/>
            <w:left w:val="none" w:sz="0" w:space="0" w:color="auto"/>
            <w:bottom w:val="none" w:sz="0" w:space="0" w:color="auto"/>
            <w:right w:val="none" w:sz="0" w:space="0" w:color="auto"/>
          </w:divBdr>
        </w:div>
        <w:div w:id="1997613614">
          <w:marLeft w:val="640"/>
          <w:marRight w:val="0"/>
          <w:marTop w:val="0"/>
          <w:marBottom w:val="0"/>
          <w:divBdr>
            <w:top w:val="none" w:sz="0" w:space="0" w:color="auto"/>
            <w:left w:val="none" w:sz="0" w:space="0" w:color="auto"/>
            <w:bottom w:val="none" w:sz="0" w:space="0" w:color="auto"/>
            <w:right w:val="none" w:sz="0" w:space="0" w:color="auto"/>
          </w:divBdr>
        </w:div>
        <w:div w:id="1148547277">
          <w:marLeft w:val="640"/>
          <w:marRight w:val="0"/>
          <w:marTop w:val="0"/>
          <w:marBottom w:val="0"/>
          <w:divBdr>
            <w:top w:val="none" w:sz="0" w:space="0" w:color="auto"/>
            <w:left w:val="none" w:sz="0" w:space="0" w:color="auto"/>
            <w:bottom w:val="none" w:sz="0" w:space="0" w:color="auto"/>
            <w:right w:val="none" w:sz="0" w:space="0" w:color="auto"/>
          </w:divBdr>
        </w:div>
        <w:div w:id="85003709">
          <w:marLeft w:val="640"/>
          <w:marRight w:val="0"/>
          <w:marTop w:val="0"/>
          <w:marBottom w:val="0"/>
          <w:divBdr>
            <w:top w:val="none" w:sz="0" w:space="0" w:color="auto"/>
            <w:left w:val="none" w:sz="0" w:space="0" w:color="auto"/>
            <w:bottom w:val="none" w:sz="0" w:space="0" w:color="auto"/>
            <w:right w:val="none" w:sz="0" w:space="0" w:color="auto"/>
          </w:divBdr>
        </w:div>
        <w:div w:id="87777963">
          <w:marLeft w:val="640"/>
          <w:marRight w:val="0"/>
          <w:marTop w:val="0"/>
          <w:marBottom w:val="0"/>
          <w:divBdr>
            <w:top w:val="none" w:sz="0" w:space="0" w:color="auto"/>
            <w:left w:val="none" w:sz="0" w:space="0" w:color="auto"/>
            <w:bottom w:val="none" w:sz="0" w:space="0" w:color="auto"/>
            <w:right w:val="none" w:sz="0" w:space="0" w:color="auto"/>
          </w:divBdr>
        </w:div>
        <w:div w:id="1487283864">
          <w:marLeft w:val="640"/>
          <w:marRight w:val="0"/>
          <w:marTop w:val="0"/>
          <w:marBottom w:val="0"/>
          <w:divBdr>
            <w:top w:val="none" w:sz="0" w:space="0" w:color="auto"/>
            <w:left w:val="none" w:sz="0" w:space="0" w:color="auto"/>
            <w:bottom w:val="none" w:sz="0" w:space="0" w:color="auto"/>
            <w:right w:val="none" w:sz="0" w:space="0" w:color="auto"/>
          </w:divBdr>
        </w:div>
        <w:div w:id="1000809153">
          <w:marLeft w:val="640"/>
          <w:marRight w:val="0"/>
          <w:marTop w:val="0"/>
          <w:marBottom w:val="0"/>
          <w:divBdr>
            <w:top w:val="none" w:sz="0" w:space="0" w:color="auto"/>
            <w:left w:val="none" w:sz="0" w:space="0" w:color="auto"/>
            <w:bottom w:val="none" w:sz="0" w:space="0" w:color="auto"/>
            <w:right w:val="none" w:sz="0" w:space="0" w:color="auto"/>
          </w:divBdr>
        </w:div>
        <w:div w:id="1711225669">
          <w:marLeft w:val="640"/>
          <w:marRight w:val="0"/>
          <w:marTop w:val="0"/>
          <w:marBottom w:val="0"/>
          <w:divBdr>
            <w:top w:val="none" w:sz="0" w:space="0" w:color="auto"/>
            <w:left w:val="none" w:sz="0" w:space="0" w:color="auto"/>
            <w:bottom w:val="none" w:sz="0" w:space="0" w:color="auto"/>
            <w:right w:val="none" w:sz="0" w:space="0" w:color="auto"/>
          </w:divBdr>
        </w:div>
        <w:div w:id="1395080863">
          <w:marLeft w:val="640"/>
          <w:marRight w:val="0"/>
          <w:marTop w:val="0"/>
          <w:marBottom w:val="0"/>
          <w:divBdr>
            <w:top w:val="none" w:sz="0" w:space="0" w:color="auto"/>
            <w:left w:val="none" w:sz="0" w:space="0" w:color="auto"/>
            <w:bottom w:val="none" w:sz="0" w:space="0" w:color="auto"/>
            <w:right w:val="none" w:sz="0" w:space="0" w:color="auto"/>
          </w:divBdr>
        </w:div>
        <w:div w:id="1820338553">
          <w:marLeft w:val="640"/>
          <w:marRight w:val="0"/>
          <w:marTop w:val="0"/>
          <w:marBottom w:val="0"/>
          <w:divBdr>
            <w:top w:val="none" w:sz="0" w:space="0" w:color="auto"/>
            <w:left w:val="none" w:sz="0" w:space="0" w:color="auto"/>
            <w:bottom w:val="none" w:sz="0" w:space="0" w:color="auto"/>
            <w:right w:val="none" w:sz="0" w:space="0" w:color="auto"/>
          </w:divBdr>
        </w:div>
        <w:div w:id="596133948">
          <w:marLeft w:val="640"/>
          <w:marRight w:val="0"/>
          <w:marTop w:val="0"/>
          <w:marBottom w:val="0"/>
          <w:divBdr>
            <w:top w:val="none" w:sz="0" w:space="0" w:color="auto"/>
            <w:left w:val="none" w:sz="0" w:space="0" w:color="auto"/>
            <w:bottom w:val="none" w:sz="0" w:space="0" w:color="auto"/>
            <w:right w:val="none" w:sz="0" w:space="0" w:color="auto"/>
          </w:divBdr>
        </w:div>
        <w:div w:id="1274478853">
          <w:marLeft w:val="640"/>
          <w:marRight w:val="0"/>
          <w:marTop w:val="0"/>
          <w:marBottom w:val="0"/>
          <w:divBdr>
            <w:top w:val="none" w:sz="0" w:space="0" w:color="auto"/>
            <w:left w:val="none" w:sz="0" w:space="0" w:color="auto"/>
            <w:bottom w:val="none" w:sz="0" w:space="0" w:color="auto"/>
            <w:right w:val="none" w:sz="0" w:space="0" w:color="auto"/>
          </w:divBdr>
        </w:div>
        <w:div w:id="515655386">
          <w:marLeft w:val="640"/>
          <w:marRight w:val="0"/>
          <w:marTop w:val="0"/>
          <w:marBottom w:val="0"/>
          <w:divBdr>
            <w:top w:val="none" w:sz="0" w:space="0" w:color="auto"/>
            <w:left w:val="none" w:sz="0" w:space="0" w:color="auto"/>
            <w:bottom w:val="none" w:sz="0" w:space="0" w:color="auto"/>
            <w:right w:val="none" w:sz="0" w:space="0" w:color="auto"/>
          </w:divBdr>
        </w:div>
        <w:div w:id="728072078">
          <w:marLeft w:val="640"/>
          <w:marRight w:val="0"/>
          <w:marTop w:val="0"/>
          <w:marBottom w:val="0"/>
          <w:divBdr>
            <w:top w:val="none" w:sz="0" w:space="0" w:color="auto"/>
            <w:left w:val="none" w:sz="0" w:space="0" w:color="auto"/>
            <w:bottom w:val="none" w:sz="0" w:space="0" w:color="auto"/>
            <w:right w:val="none" w:sz="0" w:space="0" w:color="auto"/>
          </w:divBdr>
        </w:div>
        <w:div w:id="393551813">
          <w:marLeft w:val="640"/>
          <w:marRight w:val="0"/>
          <w:marTop w:val="0"/>
          <w:marBottom w:val="0"/>
          <w:divBdr>
            <w:top w:val="none" w:sz="0" w:space="0" w:color="auto"/>
            <w:left w:val="none" w:sz="0" w:space="0" w:color="auto"/>
            <w:bottom w:val="none" w:sz="0" w:space="0" w:color="auto"/>
            <w:right w:val="none" w:sz="0" w:space="0" w:color="auto"/>
          </w:divBdr>
        </w:div>
        <w:div w:id="1271088301">
          <w:marLeft w:val="640"/>
          <w:marRight w:val="0"/>
          <w:marTop w:val="0"/>
          <w:marBottom w:val="0"/>
          <w:divBdr>
            <w:top w:val="none" w:sz="0" w:space="0" w:color="auto"/>
            <w:left w:val="none" w:sz="0" w:space="0" w:color="auto"/>
            <w:bottom w:val="none" w:sz="0" w:space="0" w:color="auto"/>
            <w:right w:val="none" w:sz="0" w:space="0" w:color="auto"/>
          </w:divBdr>
        </w:div>
        <w:div w:id="1263218354">
          <w:marLeft w:val="640"/>
          <w:marRight w:val="0"/>
          <w:marTop w:val="0"/>
          <w:marBottom w:val="0"/>
          <w:divBdr>
            <w:top w:val="none" w:sz="0" w:space="0" w:color="auto"/>
            <w:left w:val="none" w:sz="0" w:space="0" w:color="auto"/>
            <w:bottom w:val="none" w:sz="0" w:space="0" w:color="auto"/>
            <w:right w:val="none" w:sz="0" w:space="0" w:color="auto"/>
          </w:divBdr>
        </w:div>
        <w:div w:id="1811551558">
          <w:marLeft w:val="640"/>
          <w:marRight w:val="0"/>
          <w:marTop w:val="0"/>
          <w:marBottom w:val="0"/>
          <w:divBdr>
            <w:top w:val="none" w:sz="0" w:space="0" w:color="auto"/>
            <w:left w:val="none" w:sz="0" w:space="0" w:color="auto"/>
            <w:bottom w:val="none" w:sz="0" w:space="0" w:color="auto"/>
            <w:right w:val="none" w:sz="0" w:space="0" w:color="auto"/>
          </w:divBdr>
        </w:div>
        <w:div w:id="703599737">
          <w:marLeft w:val="640"/>
          <w:marRight w:val="0"/>
          <w:marTop w:val="0"/>
          <w:marBottom w:val="0"/>
          <w:divBdr>
            <w:top w:val="none" w:sz="0" w:space="0" w:color="auto"/>
            <w:left w:val="none" w:sz="0" w:space="0" w:color="auto"/>
            <w:bottom w:val="none" w:sz="0" w:space="0" w:color="auto"/>
            <w:right w:val="none" w:sz="0" w:space="0" w:color="auto"/>
          </w:divBdr>
        </w:div>
        <w:div w:id="1863781951">
          <w:marLeft w:val="640"/>
          <w:marRight w:val="0"/>
          <w:marTop w:val="0"/>
          <w:marBottom w:val="0"/>
          <w:divBdr>
            <w:top w:val="none" w:sz="0" w:space="0" w:color="auto"/>
            <w:left w:val="none" w:sz="0" w:space="0" w:color="auto"/>
            <w:bottom w:val="none" w:sz="0" w:space="0" w:color="auto"/>
            <w:right w:val="none" w:sz="0" w:space="0" w:color="auto"/>
          </w:divBdr>
        </w:div>
        <w:div w:id="531385402">
          <w:marLeft w:val="640"/>
          <w:marRight w:val="0"/>
          <w:marTop w:val="0"/>
          <w:marBottom w:val="0"/>
          <w:divBdr>
            <w:top w:val="none" w:sz="0" w:space="0" w:color="auto"/>
            <w:left w:val="none" w:sz="0" w:space="0" w:color="auto"/>
            <w:bottom w:val="none" w:sz="0" w:space="0" w:color="auto"/>
            <w:right w:val="none" w:sz="0" w:space="0" w:color="auto"/>
          </w:divBdr>
        </w:div>
        <w:div w:id="1685284568">
          <w:marLeft w:val="640"/>
          <w:marRight w:val="0"/>
          <w:marTop w:val="0"/>
          <w:marBottom w:val="0"/>
          <w:divBdr>
            <w:top w:val="none" w:sz="0" w:space="0" w:color="auto"/>
            <w:left w:val="none" w:sz="0" w:space="0" w:color="auto"/>
            <w:bottom w:val="none" w:sz="0" w:space="0" w:color="auto"/>
            <w:right w:val="none" w:sz="0" w:space="0" w:color="auto"/>
          </w:divBdr>
        </w:div>
        <w:div w:id="189417716">
          <w:marLeft w:val="640"/>
          <w:marRight w:val="0"/>
          <w:marTop w:val="0"/>
          <w:marBottom w:val="0"/>
          <w:divBdr>
            <w:top w:val="none" w:sz="0" w:space="0" w:color="auto"/>
            <w:left w:val="none" w:sz="0" w:space="0" w:color="auto"/>
            <w:bottom w:val="none" w:sz="0" w:space="0" w:color="auto"/>
            <w:right w:val="none" w:sz="0" w:space="0" w:color="auto"/>
          </w:divBdr>
        </w:div>
        <w:div w:id="1691561274">
          <w:marLeft w:val="640"/>
          <w:marRight w:val="0"/>
          <w:marTop w:val="0"/>
          <w:marBottom w:val="0"/>
          <w:divBdr>
            <w:top w:val="none" w:sz="0" w:space="0" w:color="auto"/>
            <w:left w:val="none" w:sz="0" w:space="0" w:color="auto"/>
            <w:bottom w:val="none" w:sz="0" w:space="0" w:color="auto"/>
            <w:right w:val="none" w:sz="0" w:space="0" w:color="auto"/>
          </w:divBdr>
        </w:div>
        <w:div w:id="770206360">
          <w:marLeft w:val="640"/>
          <w:marRight w:val="0"/>
          <w:marTop w:val="0"/>
          <w:marBottom w:val="0"/>
          <w:divBdr>
            <w:top w:val="none" w:sz="0" w:space="0" w:color="auto"/>
            <w:left w:val="none" w:sz="0" w:space="0" w:color="auto"/>
            <w:bottom w:val="none" w:sz="0" w:space="0" w:color="auto"/>
            <w:right w:val="none" w:sz="0" w:space="0" w:color="auto"/>
          </w:divBdr>
        </w:div>
        <w:div w:id="2060594170">
          <w:marLeft w:val="640"/>
          <w:marRight w:val="0"/>
          <w:marTop w:val="0"/>
          <w:marBottom w:val="0"/>
          <w:divBdr>
            <w:top w:val="none" w:sz="0" w:space="0" w:color="auto"/>
            <w:left w:val="none" w:sz="0" w:space="0" w:color="auto"/>
            <w:bottom w:val="none" w:sz="0" w:space="0" w:color="auto"/>
            <w:right w:val="none" w:sz="0" w:space="0" w:color="auto"/>
          </w:divBdr>
        </w:div>
        <w:div w:id="828863948">
          <w:marLeft w:val="640"/>
          <w:marRight w:val="0"/>
          <w:marTop w:val="0"/>
          <w:marBottom w:val="0"/>
          <w:divBdr>
            <w:top w:val="none" w:sz="0" w:space="0" w:color="auto"/>
            <w:left w:val="none" w:sz="0" w:space="0" w:color="auto"/>
            <w:bottom w:val="none" w:sz="0" w:space="0" w:color="auto"/>
            <w:right w:val="none" w:sz="0" w:space="0" w:color="auto"/>
          </w:divBdr>
        </w:div>
        <w:div w:id="782772176">
          <w:marLeft w:val="640"/>
          <w:marRight w:val="0"/>
          <w:marTop w:val="0"/>
          <w:marBottom w:val="0"/>
          <w:divBdr>
            <w:top w:val="none" w:sz="0" w:space="0" w:color="auto"/>
            <w:left w:val="none" w:sz="0" w:space="0" w:color="auto"/>
            <w:bottom w:val="none" w:sz="0" w:space="0" w:color="auto"/>
            <w:right w:val="none" w:sz="0" w:space="0" w:color="auto"/>
          </w:divBdr>
        </w:div>
        <w:div w:id="1767261917">
          <w:marLeft w:val="640"/>
          <w:marRight w:val="0"/>
          <w:marTop w:val="0"/>
          <w:marBottom w:val="0"/>
          <w:divBdr>
            <w:top w:val="none" w:sz="0" w:space="0" w:color="auto"/>
            <w:left w:val="none" w:sz="0" w:space="0" w:color="auto"/>
            <w:bottom w:val="none" w:sz="0" w:space="0" w:color="auto"/>
            <w:right w:val="none" w:sz="0" w:space="0" w:color="auto"/>
          </w:divBdr>
        </w:div>
        <w:div w:id="512958266">
          <w:marLeft w:val="640"/>
          <w:marRight w:val="0"/>
          <w:marTop w:val="0"/>
          <w:marBottom w:val="0"/>
          <w:divBdr>
            <w:top w:val="none" w:sz="0" w:space="0" w:color="auto"/>
            <w:left w:val="none" w:sz="0" w:space="0" w:color="auto"/>
            <w:bottom w:val="none" w:sz="0" w:space="0" w:color="auto"/>
            <w:right w:val="none" w:sz="0" w:space="0" w:color="auto"/>
          </w:divBdr>
        </w:div>
        <w:div w:id="331379217">
          <w:marLeft w:val="640"/>
          <w:marRight w:val="0"/>
          <w:marTop w:val="0"/>
          <w:marBottom w:val="0"/>
          <w:divBdr>
            <w:top w:val="none" w:sz="0" w:space="0" w:color="auto"/>
            <w:left w:val="none" w:sz="0" w:space="0" w:color="auto"/>
            <w:bottom w:val="none" w:sz="0" w:space="0" w:color="auto"/>
            <w:right w:val="none" w:sz="0" w:space="0" w:color="auto"/>
          </w:divBdr>
        </w:div>
        <w:div w:id="470368564">
          <w:marLeft w:val="640"/>
          <w:marRight w:val="0"/>
          <w:marTop w:val="0"/>
          <w:marBottom w:val="0"/>
          <w:divBdr>
            <w:top w:val="none" w:sz="0" w:space="0" w:color="auto"/>
            <w:left w:val="none" w:sz="0" w:space="0" w:color="auto"/>
            <w:bottom w:val="none" w:sz="0" w:space="0" w:color="auto"/>
            <w:right w:val="none" w:sz="0" w:space="0" w:color="auto"/>
          </w:divBdr>
        </w:div>
        <w:div w:id="4290444">
          <w:marLeft w:val="640"/>
          <w:marRight w:val="0"/>
          <w:marTop w:val="0"/>
          <w:marBottom w:val="0"/>
          <w:divBdr>
            <w:top w:val="none" w:sz="0" w:space="0" w:color="auto"/>
            <w:left w:val="none" w:sz="0" w:space="0" w:color="auto"/>
            <w:bottom w:val="none" w:sz="0" w:space="0" w:color="auto"/>
            <w:right w:val="none" w:sz="0" w:space="0" w:color="auto"/>
          </w:divBdr>
        </w:div>
        <w:div w:id="1893542601">
          <w:marLeft w:val="640"/>
          <w:marRight w:val="0"/>
          <w:marTop w:val="0"/>
          <w:marBottom w:val="0"/>
          <w:divBdr>
            <w:top w:val="none" w:sz="0" w:space="0" w:color="auto"/>
            <w:left w:val="none" w:sz="0" w:space="0" w:color="auto"/>
            <w:bottom w:val="none" w:sz="0" w:space="0" w:color="auto"/>
            <w:right w:val="none" w:sz="0" w:space="0" w:color="auto"/>
          </w:divBdr>
        </w:div>
        <w:div w:id="2054308139">
          <w:marLeft w:val="640"/>
          <w:marRight w:val="0"/>
          <w:marTop w:val="0"/>
          <w:marBottom w:val="0"/>
          <w:divBdr>
            <w:top w:val="none" w:sz="0" w:space="0" w:color="auto"/>
            <w:left w:val="none" w:sz="0" w:space="0" w:color="auto"/>
            <w:bottom w:val="none" w:sz="0" w:space="0" w:color="auto"/>
            <w:right w:val="none" w:sz="0" w:space="0" w:color="auto"/>
          </w:divBdr>
        </w:div>
        <w:div w:id="895967218">
          <w:marLeft w:val="640"/>
          <w:marRight w:val="0"/>
          <w:marTop w:val="0"/>
          <w:marBottom w:val="0"/>
          <w:divBdr>
            <w:top w:val="none" w:sz="0" w:space="0" w:color="auto"/>
            <w:left w:val="none" w:sz="0" w:space="0" w:color="auto"/>
            <w:bottom w:val="none" w:sz="0" w:space="0" w:color="auto"/>
            <w:right w:val="none" w:sz="0" w:space="0" w:color="auto"/>
          </w:divBdr>
        </w:div>
        <w:div w:id="1983077697">
          <w:marLeft w:val="640"/>
          <w:marRight w:val="0"/>
          <w:marTop w:val="0"/>
          <w:marBottom w:val="0"/>
          <w:divBdr>
            <w:top w:val="none" w:sz="0" w:space="0" w:color="auto"/>
            <w:left w:val="none" w:sz="0" w:space="0" w:color="auto"/>
            <w:bottom w:val="none" w:sz="0" w:space="0" w:color="auto"/>
            <w:right w:val="none" w:sz="0" w:space="0" w:color="auto"/>
          </w:divBdr>
        </w:div>
        <w:div w:id="463278125">
          <w:marLeft w:val="640"/>
          <w:marRight w:val="0"/>
          <w:marTop w:val="0"/>
          <w:marBottom w:val="0"/>
          <w:divBdr>
            <w:top w:val="none" w:sz="0" w:space="0" w:color="auto"/>
            <w:left w:val="none" w:sz="0" w:space="0" w:color="auto"/>
            <w:bottom w:val="none" w:sz="0" w:space="0" w:color="auto"/>
            <w:right w:val="none" w:sz="0" w:space="0" w:color="auto"/>
          </w:divBdr>
        </w:div>
        <w:div w:id="231742879">
          <w:marLeft w:val="640"/>
          <w:marRight w:val="0"/>
          <w:marTop w:val="0"/>
          <w:marBottom w:val="0"/>
          <w:divBdr>
            <w:top w:val="none" w:sz="0" w:space="0" w:color="auto"/>
            <w:left w:val="none" w:sz="0" w:space="0" w:color="auto"/>
            <w:bottom w:val="none" w:sz="0" w:space="0" w:color="auto"/>
            <w:right w:val="none" w:sz="0" w:space="0" w:color="auto"/>
          </w:divBdr>
        </w:div>
        <w:div w:id="1682971852">
          <w:marLeft w:val="640"/>
          <w:marRight w:val="0"/>
          <w:marTop w:val="0"/>
          <w:marBottom w:val="0"/>
          <w:divBdr>
            <w:top w:val="none" w:sz="0" w:space="0" w:color="auto"/>
            <w:left w:val="none" w:sz="0" w:space="0" w:color="auto"/>
            <w:bottom w:val="none" w:sz="0" w:space="0" w:color="auto"/>
            <w:right w:val="none" w:sz="0" w:space="0" w:color="auto"/>
          </w:divBdr>
        </w:div>
        <w:div w:id="1232734594">
          <w:marLeft w:val="640"/>
          <w:marRight w:val="0"/>
          <w:marTop w:val="0"/>
          <w:marBottom w:val="0"/>
          <w:divBdr>
            <w:top w:val="none" w:sz="0" w:space="0" w:color="auto"/>
            <w:left w:val="none" w:sz="0" w:space="0" w:color="auto"/>
            <w:bottom w:val="none" w:sz="0" w:space="0" w:color="auto"/>
            <w:right w:val="none" w:sz="0" w:space="0" w:color="auto"/>
          </w:divBdr>
        </w:div>
        <w:div w:id="1366129875">
          <w:marLeft w:val="640"/>
          <w:marRight w:val="0"/>
          <w:marTop w:val="0"/>
          <w:marBottom w:val="0"/>
          <w:divBdr>
            <w:top w:val="none" w:sz="0" w:space="0" w:color="auto"/>
            <w:left w:val="none" w:sz="0" w:space="0" w:color="auto"/>
            <w:bottom w:val="none" w:sz="0" w:space="0" w:color="auto"/>
            <w:right w:val="none" w:sz="0" w:space="0" w:color="auto"/>
          </w:divBdr>
        </w:div>
        <w:div w:id="1600796349">
          <w:marLeft w:val="640"/>
          <w:marRight w:val="0"/>
          <w:marTop w:val="0"/>
          <w:marBottom w:val="0"/>
          <w:divBdr>
            <w:top w:val="none" w:sz="0" w:space="0" w:color="auto"/>
            <w:left w:val="none" w:sz="0" w:space="0" w:color="auto"/>
            <w:bottom w:val="none" w:sz="0" w:space="0" w:color="auto"/>
            <w:right w:val="none" w:sz="0" w:space="0" w:color="auto"/>
          </w:divBdr>
        </w:div>
        <w:div w:id="147795007">
          <w:marLeft w:val="640"/>
          <w:marRight w:val="0"/>
          <w:marTop w:val="0"/>
          <w:marBottom w:val="0"/>
          <w:divBdr>
            <w:top w:val="none" w:sz="0" w:space="0" w:color="auto"/>
            <w:left w:val="none" w:sz="0" w:space="0" w:color="auto"/>
            <w:bottom w:val="none" w:sz="0" w:space="0" w:color="auto"/>
            <w:right w:val="none" w:sz="0" w:space="0" w:color="auto"/>
          </w:divBdr>
        </w:div>
        <w:div w:id="2140876705">
          <w:marLeft w:val="640"/>
          <w:marRight w:val="0"/>
          <w:marTop w:val="0"/>
          <w:marBottom w:val="0"/>
          <w:divBdr>
            <w:top w:val="none" w:sz="0" w:space="0" w:color="auto"/>
            <w:left w:val="none" w:sz="0" w:space="0" w:color="auto"/>
            <w:bottom w:val="none" w:sz="0" w:space="0" w:color="auto"/>
            <w:right w:val="none" w:sz="0" w:space="0" w:color="auto"/>
          </w:divBdr>
        </w:div>
        <w:div w:id="1188447504">
          <w:marLeft w:val="640"/>
          <w:marRight w:val="0"/>
          <w:marTop w:val="0"/>
          <w:marBottom w:val="0"/>
          <w:divBdr>
            <w:top w:val="none" w:sz="0" w:space="0" w:color="auto"/>
            <w:left w:val="none" w:sz="0" w:space="0" w:color="auto"/>
            <w:bottom w:val="none" w:sz="0" w:space="0" w:color="auto"/>
            <w:right w:val="none" w:sz="0" w:space="0" w:color="auto"/>
          </w:divBdr>
        </w:div>
        <w:div w:id="379403766">
          <w:marLeft w:val="640"/>
          <w:marRight w:val="0"/>
          <w:marTop w:val="0"/>
          <w:marBottom w:val="0"/>
          <w:divBdr>
            <w:top w:val="none" w:sz="0" w:space="0" w:color="auto"/>
            <w:left w:val="none" w:sz="0" w:space="0" w:color="auto"/>
            <w:bottom w:val="none" w:sz="0" w:space="0" w:color="auto"/>
            <w:right w:val="none" w:sz="0" w:space="0" w:color="auto"/>
          </w:divBdr>
        </w:div>
        <w:div w:id="533924851">
          <w:marLeft w:val="640"/>
          <w:marRight w:val="0"/>
          <w:marTop w:val="0"/>
          <w:marBottom w:val="0"/>
          <w:divBdr>
            <w:top w:val="none" w:sz="0" w:space="0" w:color="auto"/>
            <w:left w:val="none" w:sz="0" w:space="0" w:color="auto"/>
            <w:bottom w:val="none" w:sz="0" w:space="0" w:color="auto"/>
            <w:right w:val="none" w:sz="0" w:space="0" w:color="auto"/>
          </w:divBdr>
        </w:div>
        <w:div w:id="1823035529">
          <w:marLeft w:val="640"/>
          <w:marRight w:val="0"/>
          <w:marTop w:val="0"/>
          <w:marBottom w:val="0"/>
          <w:divBdr>
            <w:top w:val="none" w:sz="0" w:space="0" w:color="auto"/>
            <w:left w:val="none" w:sz="0" w:space="0" w:color="auto"/>
            <w:bottom w:val="none" w:sz="0" w:space="0" w:color="auto"/>
            <w:right w:val="none" w:sz="0" w:space="0" w:color="auto"/>
          </w:divBdr>
        </w:div>
        <w:div w:id="662660086">
          <w:marLeft w:val="640"/>
          <w:marRight w:val="0"/>
          <w:marTop w:val="0"/>
          <w:marBottom w:val="0"/>
          <w:divBdr>
            <w:top w:val="none" w:sz="0" w:space="0" w:color="auto"/>
            <w:left w:val="none" w:sz="0" w:space="0" w:color="auto"/>
            <w:bottom w:val="none" w:sz="0" w:space="0" w:color="auto"/>
            <w:right w:val="none" w:sz="0" w:space="0" w:color="auto"/>
          </w:divBdr>
        </w:div>
        <w:div w:id="1736469019">
          <w:marLeft w:val="640"/>
          <w:marRight w:val="0"/>
          <w:marTop w:val="0"/>
          <w:marBottom w:val="0"/>
          <w:divBdr>
            <w:top w:val="none" w:sz="0" w:space="0" w:color="auto"/>
            <w:left w:val="none" w:sz="0" w:space="0" w:color="auto"/>
            <w:bottom w:val="none" w:sz="0" w:space="0" w:color="auto"/>
            <w:right w:val="none" w:sz="0" w:space="0" w:color="auto"/>
          </w:divBdr>
        </w:div>
        <w:div w:id="715010382">
          <w:marLeft w:val="640"/>
          <w:marRight w:val="0"/>
          <w:marTop w:val="0"/>
          <w:marBottom w:val="0"/>
          <w:divBdr>
            <w:top w:val="none" w:sz="0" w:space="0" w:color="auto"/>
            <w:left w:val="none" w:sz="0" w:space="0" w:color="auto"/>
            <w:bottom w:val="none" w:sz="0" w:space="0" w:color="auto"/>
            <w:right w:val="none" w:sz="0" w:space="0" w:color="auto"/>
          </w:divBdr>
        </w:div>
        <w:div w:id="516502086">
          <w:marLeft w:val="640"/>
          <w:marRight w:val="0"/>
          <w:marTop w:val="0"/>
          <w:marBottom w:val="0"/>
          <w:divBdr>
            <w:top w:val="none" w:sz="0" w:space="0" w:color="auto"/>
            <w:left w:val="none" w:sz="0" w:space="0" w:color="auto"/>
            <w:bottom w:val="none" w:sz="0" w:space="0" w:color="auto"/>
            <w:right w:val="none" w:sz="0" w:space="0" w:color="auto"/>
          </w:divBdr>
        </w:div>
        <w:div w:id="1349257517">
          <w:marLeft w:val="640"/>
          <w:marRight w:val="0"/>
          <w:marTop w:val="0"/>
          <w:marBottom w:val="0"/>
          <w:divBdr>
            <w:top w:val="none" w:sz="0" w:space="0" w:color="auto"/>
            <w:left w:val="none" w:sz="0" w:space="0" w:color="auto"/>
            <w:bottom w:val="none" w:sz="0" w:space="0" w:color="auto"/>
            <w:right w:val="none" w:sz="0" w:space="0" w:color="auto"/>
          </w:divBdr>
        </w:div>
        <w:div w:id="462313647">
          <w:marLeft w:val="640"/>
          <w:marRight w:val="0"/>
          <w:marTop w:val="0"/>
          <w:marBottom w:val="0"/>
          <w:divBdr>
            <w:top w:val="none" w:sz="0" w:space="0" w:color="auto"/>
            <w:left w:val="none" w:sz="0" w:space="0" w:color="auto"/>
            <w:bottom w:val="none" w:sz="0" w:space="0" w:color="auto"/>
            <w:right w:val="none" w:sz="0" w:space="0" w:color="auto"/>
          </w:divBdr>
        </w:div>
        <w:div w:id="1691373162">
          <w:marLeft w:val="640"/>
          <w:marRight w:val="0"/>
          <w:marTop w:val="0"/>
          <w:marBottom w:val="0"/>
          <w:divBdr>
            <w:top w:val="none" w:sz="0" w:space="0" w:color="auto"/>
            <w:left w:val="none" w:sz="0" w:space="0" w:color="auto"/>
            <w:bottom w:val="none" w:sz="0" w:space="0" w:color="auto"/>
            <w:right w:val="none" w:sz="0" w:space="0" w:color="auto"/>
          </w:divBdr>
        </w:div>
        <w:div w:id="1349942908">
          <w:marLeft w:val="640"/>
          <w:marRight w:val="0"/>
          <w:marTop w:val="0"/>
          <w:marBottom w:val="0"/>
          <w:divBdr>
            <w:top w:val="none" w:sz="0" w:space="0" w:color="auto"/>
            <w:left w:val="none" w:sz="0" w:space="0" w:color="auto"/>
            <w:bottom w:val="none" w:sz="0" w:space="0" w:color="auto"/>
            <w:right w:val="none" w:sz="0" w:space="0" w:color="auto"/>
          </w:divBdr>
        </w:div>
        <w:div w:id="111898842">
          <w:marLeft w:val="640"/>
          <w:marRight w:val="0"/>
          <w:marTop w:val="0"/>
          <w:marBottom w:val="0"/>
          <w:divBdr>
            <w:top w:val="none" w:sz="0" w:space="0" w:color="auto"/>
            <w:left w:val="none" w:sz="0" w:space="0" w:color="auto"/>
            <w:bottom w:val="none" w:sz="0" w:space="0" w:color="auto"/>
            <w:right w:val="none" w:sz="0" w:space="0" w:color="auto"/>
          </w:divBdr>
        </w:div>
        <w:div w:id="2045247518">
          <w:marLeft w:val="640"/>
          <w:marRight w:val="0"/>
          <w:marTop w:val="0"/>
          <w:marBottom w:val="0"/>
          <w:divBdr>
            <w:top w:val="none" w:sz="0" w:space="0" w:color="auto"/>
            <w:left w:val="none" w:sz="0" w:space="0" w:color="auto"/>
            <w:bottom w:val="none" w:sz="0" w:space="0" w:color="auto"/>
            <w:right w:val="none" w:sz="0" w:space="0" w:color="auto"/>
          </w:divBdr>
        </w:div>
        <w:div w:id="1946302324">
          <w:marLeft w:val="640"/>
          <w:marRight w:val="0"/>
          <w:marTop w:val="0"/>
          <w:marBottom w:val="0"/>
          <w:divBdr>
            <w:top w:val="none" w:sz="0" w:space="0" w:color="auto"/>
            <w:left w:val="none" w:sz="0" w:space="0" w:color="auto"/>
            <w:bottom w:val="none" w:sz="0" w:space="0" w:color="auto"/>
            <w:right w:val="none" w:sz="0" w:space="0" w:color="auto"/>
          </w:divBdr>
        </w:div>
        <w:div w:id="23677020">
          <w:marLeft w:val="640"/>
          <w:marRight w:val="0"/>
          <w:marTop w:val="0"/>
          <w:marBottom w:val="0"/>
          <w:divBdr>
            <w:top w:val="none" w:sz="0" w:space="0" w:color="auto"/>
            <w:left w:val="none" w:sz="0" w:space="0" w:color="auto"/>
            <w:bottom w:val="none" w:sz="0" w:space="0" w:color="auto"/>
            <w:right w:val="none" w:sz="0" w:space="0" w:color="auto"/>
          </w:divBdr>
        </w:div>
        <w:div w:id="277949954">
          <w:marLeft w:val="640"/>
          <w:marRight w:val="0"/>
          <w:marTop w:val="0"/>
          <w:marBottom w:val="0"/>
          <w:divBdr>
            <w:top w:val="none" w:sz="0" w:space="0" w:color="auto"/>
            <w:left w:val="none" w:sz="0" w:space="0" w:color="auto"/>
            <w:bottom w:val="none" w:sz="0" w:space="0" w:color="auto"/>
            <w:right w:val="none" w:sz="0" w:space="0" w:color="auto"/>
          </w:divBdr>
        </w:div>
        <w:div w:id="462234215">
          <w:marLeft w:val="640"/>
          <w:marRight w:val="0"/>
          <w:marTop w:val="0"/>
          <w:marBottom w:val="0"/>
          <w:divBdr>
            <w:top w:val="none" w:sz="0" w:space="0" w:color="auto"/>
            <w:left w:val="none" w:sz="0" w:space="0" w:color="auto"/>
            <w:bottom w:val="none" w:sz="0" w:space="0" w:color="auto"/>
            <w:right w:val="none" w:sz="0" w:space="0" w:color="auto"/>
          </w:divBdr>
        </w:div>
        <w:div w:id="1694921777">
          <w:marLeft w:val="640"/>
          <w:marRight w:val="0"/>
          <w:marTop w:val="0"/>
          <w:marBottom w:val="0"/>
          <w:divBdr>
            <w:top w:val="none" w:sz="0" w:space="0" w:color="auto"/>
            <w:left w:val="none" w:sz="0" w:space="0" w:color="auto"/>
            <w:bottom w:val="none" w:sz="0" w:space="0" w:color="auto"/>
            <w:right w:val="none" w:sz="0" w:space="0" w:color="auto"/>
          </w:divBdr>
        </w:div>
        <w:div w:id="337587633">
          <w:marLeft w:val="640"/>
          <w:marRight w:val="0"/>
          <w:marTop w:val="0"/>
          <w:marBottom w:val="0"/>
          <w:divBdr>
            <w:top w:val="none" w:sz="0" w:space="0" w:color="auto"/>
            <w:left w:val="none" w:sz="0" w:space="0" w:color="auto"/>
            <w:bottom w:val="none" w:sz="0" w:space="0" w:color="auto"/>
            <w:right w:val="none" w:sz="0" w:space="0" w:color="auto"/>
          </w:divBdr>
        </w:div>
        <w:div w:id="128863785">
          <w:marLeft w:val="640"/>
          <w:marRight w:val="0"/>
          <w:marTop w:val="0"/>
          <w:marBottom w:val="0"/>
          <w:divBdr>
            <w:top w:val="none" w:sz="0" w:space="0" w:color="auto"/>
            <w:left w:val="none" w:sz="0" w:space="0" w:color="auto"/>
            <w:bottom w:val="none" w:sz="0" w:space="0" w:color="auto"/>
            <w:right w:val="none" w:sz="0" w:space="0" w:color="auto"/>
          </w:divBdr>
        </w:div>
        <w:div w:id="497890550">
          <w:marLeft w:val="640"/>
          <w:marRight w:val="0"/>
          <w:marTop w:val="0"/>
          <w:marBottom w:val="0"/>
          <w:divBdr>
            <w:top w:val="none" w:sz="0" w:space="0" w:color="auto"/>
            <w:left w:val="none" w:sz="0" w:space="0" w:color="auto"/>
            <w:bottom w:val="none" w:sz="0" w:space="0" w:color="auto"/>
            <w:right w:val="none" w:sz="0" w:space="0" w:color="auto"/>
          </w:divBdr>
        </w:div>
        <w:div w:id="1306355514">
          <w:marLeft w:val="640"/>
          <w:marRight w:val="0"/>
          <w:marTop w:val="0"/>
          <w:marBottom w:val="0"/>
          <w:divBdr>
            <w:top w:val="none" w:sz="0" w:space="0" w:color="auto"/>
            <w:left w:val="none" w:sz="0" w:space="0" w:color="auto"/>
            <w:bottom w:val="none" w:sz="0" w:space="0" w:color="auto"/>
            <w:right w:val="none" w:sz="0" w:space="0" w:color="auto"/>
          </w:divBdr>
        </w:div>
        <w:div w:id="1192959649">
          <w:marLeft w:val="640"/>
          <w:marRight w:val="0"/>
          <w:marTop w:val="0"/>
          <w:marBottom w:val="0"/>
          <w:divBdr>
            <w:top w:val="none" w:sz="0" w:space="0" w:color="auto"/>
            <w:left w:val="none" w:sz="0" w:space="0" w:color="auto"/>
            <w:bottom w:val="none" w:sz="0" w:space="0" w:color="auto"/>
            <w:right w:val="none" w:sz="0" w:space="0" w:color="auto"/>
          </w:divBdr>
        </w:div>
        <w:div w:id="370151917">
          <w:marLeft w:val="640"/>
          <w:marRight w:val="0"/>
          <w:marTop w:val="0"/>
          <w:marBottom w:val="0"/>
          <w:divBdr>
            <w:top w:val="none" w:sz="0" w:space="0" w:color="auto"/>
            <w:left w:val="none" w:sz="0" w:space="0" w:color="auto"/>
            <w:bottom w:val="none" w:sz="0" w:space="0" w:color="auto"/>
            <w:right w:val="none" w:sz="0" w:space="0" w:color="auto"/>
          </w:divBdr>
        </w:div>
        <w:div w:id="862130122">
          <w:marLeft w:val="640"/>
          <w:marRight w:val="0"/>
          <w:marTop w:val="0"/>
          <w:marBottom w:val="0"/>
          <w:divBdr>
            <w:top w:val="none" w:sz="0" w:space="0" w:color="auto"/>
            <w:left w:val="none" w:sz="0" w:space="0" w:color="auto"/>
            <w:bottom w:val="none" w:sz="0" w:space="0" w:color="auto"/>
            <w:right w:val="none" w:sz="0" w:space="0" w:color="auto"/>
          </w:divBdr>
        </w:div>
        <w:div w:id="1401437784">
          <w:marLeft w:val="640"/>
          <w:marRight w:val="0"/>
          <w:marTop w:val="0"/>
          <w:marBottom w:val="0"/>
          <w:divBdr>
            <w:top w:val="none" w:sz="0" w:space="0" w:color="auto"/>
            <w:left w:val="none" w:sz="0" w:space="0" w:color="auto"/>
            <w:bottom w:val="none" w:sz="0" w:space="0" w:color="auto"/>
            <w:right w:val="none" w:sz="0" w:space="0" w:color="auto"/>
          </w:divBdr>
        </w:div>
        <w:div w:id="1602684551">
          <w:marLeft w:val="640"/>
          <w:marRight w:val="0"/>
          <w:marTop w:val="0"/>
          <w:marBottom w:val="0"/>
          <w:divBdr>
            <w:top w:val="none" w:sz="0" w:space="0" w:color="auto"/>
            <w:left w:val="none" w:sz="0" w:space="0" w:color="auto"/>
            <w:bottom w:val="none" w:sz="0" w:space="0" w:color="auto"/>
            <w:right w:val="none" w:sz="0" w:space="0" w:color="auto"/>
          </w:divBdr>
        </w:div>
        <w:div w:id="1635135964">
          <w:marLeft w:val="640"/>
          <w:marRight w:val="0"/>
          <w:marTop w:val="0"/>
          <w:marBottom w:val="0"/>
          <w:divBdr>
            <w:top w:val="none" w:sz="0" w:space="0" w:color="auto"/>
            <w:left w:val="none" w:sz="0" w:space="0" w:color="auto"/>
            <w:bottom w:val="none" w:sz="0" w:space="0" w:color="auto"/>
            <w:right w:val="none" w:sz="0" w:space="0" w:color="auto"/>
          </w:divBdr>
        </w:div>
        <w:div w:id="1597445821">
          <w:marLeft w:val="640"/>
          <w:marRight w:val="0"/>
          <w:marTop w:val="0"/>
          <w:marBottom w:val="0"/>
          <w:divBdr>
            <w:top w:val="none" w:sz="0" w:space="0" w:color="auto"/>
            <w:left w:val="none" w:sz="0" w:space="0" w:color="auto"/>
            <w:bottom w:val="none" w:sz="0" w:space="0" w:color="auto"/>
            <w:right w:val="none" w:sz="0" w:space="0" w:color="auto"/>
          </w:divBdr>
        </w:div>
        <w:div w:id="1285581767">
          <w:marLeft w:val="640"/>
          <w:marRight w:val="0"/>
          <w:marTop w:val="0"/>
          <w:marBottom w:val="0"/>
          <w:divBdr>
            <w:top w:val="none" w:sz="0" w:space="0" w:color="auto"/>
            <w:left w:val="none" w:sz="0" w:space="0" w:color="auto"/>
            <w:bottom w:val="none" w:sz="0" w:space="0" w:color="auto"/>
            <w:right w:val="none" w:sz="0" w:space="0" w:color="auto"/>
          </w:divBdr>
        </w:div>
        <w:div w:id="1648900229">
          <w:marLeft w:val="640"/>
          <w:marRight w:val="0"/>
          <w:marTop w:val="0"/>
          <w:marBottom w:val="0"/>
          <w:divBdr>
            <w:top w:val="none" w:sz="0" w:space="0" w:color="auto"/>
            <w:left w:val="none" w:sz="0" w:space="0" w:color="auto"/>
            <w:bottom w:val="none" w:sz="0" w:space="0" w:color="auto"/>
            <w:right w:val="none" w:sz="0" w:space="0" w:color="auto"/>
          </w:divBdr>
        </w:div>
        <w:div w:id="1453091671">
          <w:marLeft w:val="640"/>
          <w:marRight w:val="0"/>
          <w:marTop w:val="0"/>
          <w:marBottom w:val="0"/>
          <w:divBdr>
            <w:top w:val="none" w:sz="0" w:space="0" w:color="auto"/>
            <w:left w:val="none" w:sz="0" w:space="0" w:color="auto"/>
            <w:bottom w:val="none" w:sz="0" w:space="0" w:color="auto"/>
            <w:right w:val="none" w:sz="0" w:space="0" w:color="auto"/>
          </w:divBdr>
        </w:div>
        <w:div w:id="316543835">
          <w:marLeft w:val="640"/>
          <w:marRight w:val="0"/>
          <w:marTop w:val="0"/>
          <w:marBottom w:val="0"/>
          <w:divBdr>
            <w:top w:val="none" w:sz="0" w:space="0" w:color="auto"/>
            <w:left w:val="none" w:sz="0" w:space="0" w:color="auto"/>
            <w:bottom w:val="none" w:sz="0" w:space="0" w:color="auto"/>
            <w:right w:val="none" w:sz="0" w:space="0" w:color="auto"/>
          </w:divBdr>
        </w:div>
        <w:div w:id="679163409">
          <w:marLeft w:val="640"/>
          <w:marRight w:val="0"/>
          <w:marTop w:val="0"/>
          <w:marBottom w:val="0"/>
          <w:divBdr>
            <w:top w:val="none" w:sz="0" w:space="0" w:color="auto"/>
            <w:left w:val="none" w:sz="0" w:space="0" w:color="auto"/>
            <w:bottom w:val="none" w:sz="0" w:space="0" w:color="auto"/>
            <w:right w:val="none" w:sz="0" w:space="0" w:color="auto"/>
          </w:divBdr>
        </w:div>
        <w:div w:id="884220813">
          <w:marLeft w:val="640"/>
          <w:marRight w:val="0"/>
          <w:marTop w:val="0"/>
          <w:marBottom w:val="0"/>
          <w:divBdr>
            <w:top w:val="none" w:sz="0" w:space="0" w:color="auto"/>
            <w:left w:val="none" w:sz="0" w:space="0" w:color="auto"/>
            <w:bottom w:val="none" w:sz="0" w:space="0" w:color="auto"/>
            <w:right w:val="none" w:sz="0" w:space="0" w:color="auto"/>
          </w:divBdr>
        </w:div>
        <w:div w:id="1617639612">
          <w:marLeft w:val="640"/>
          <w:marRight w:val="0"/>
          <w:marTop w:val="0"/>
          <w:marBottom w:val="0"/>
          <w:divBdr>
            <w:top w:val="none" w:sz="0" w:space="0" w:color="auto"/>
            <w:left w:val="none" w:sz="0" w:space="0" w:color="auto"/>
            <w:bottom w:val="none" w:sz="0" w:space="0" w:color="auto"/>
            <w:right w:val="none" w:sz="0" w:space="0" w:color="auto"/>
          </w:divBdr>
        </w:div>
        <w:div w:id="681124718">
          <w:marLeft w:val="640"/>
          <w:marRight w:val="0"/>
          <w:marTop w:val="0"/>
          <w:marBottom w:val="0"/>
          <w:divBdr>
            <w:top w:val="none" w:sz="0" w:space="0" w:color="auto"/>
            <w:left w:val="none" w:sz="0" w:space="0" w:color="auto"/>
            <w:bottom w:val="none" w:sz="0" w:space="0" w:color="auto"/>
            <w:right w:val="none" w:sz="0" w:space="0" w:color="auto"/>
          </w:divBdr>
        </w:div>
        <w:div w:id="1299333723">
          <w:marLeft w:val="640"/>
          <w:marRight w:val="0"/>
          <w:marTop w:val="0"/>
          <w:marBottom w:val="0"/>
          <w:divBdr>
            <w:top w:val="none" w:sz="0" w:space="0" w:color="auto"/>
            <w:left w:val="none" w:sz="0" w:space="0" w:color="auto"/>
            <w:bottom w:val="none" w:sz="0" w:space="0" w:color="auto"/>
            <w:right w:val="none" w:sz="0" w:space="0" w:color="auto"/>
          </w:divBdr>
        </w:div>
        <w:div w:id="868837379">
          <w:marLeft w:val="640"/>
          <w:marRight w:val="0"/>
          <w:marTop w:val="0"/>
          <w:marBottom w:val="0"/>
          <w:divBdr>
            <w:top w:val="none" w:sz="0" w:space="0" w:color="auto"/>
            <w:left w:val="none" w:sz="0" w:space="0" w:color="auto"/>
            <w:bottom w:val="none" w:sz="0" w:space="0" w:color="auto"/>
            <w:right w:val="none" w:sz="0" w:space="0" w:color="auto"/>
          </w:divBdr>
        </w:div>
        <w:div w:id="1710688138">
          <w:marLeft w:val="640"/>
          <w:marRight w:val="0"/>
          <w:marTop w:val="0"/>
          <w:marBottom w:val="0"/>
          <w:divBdr>
            <w:top w:val="none" w:sz="0" w:space="0" w:color="auto"/>
            <w:left w:val="none" w:sz="0" w:space="0" w:color="auto"/>
            <w:bottom w:val="none" w:sz="0" w:space="0" w:color="auto"/>
            <w:right w:val="none" w:sz="0" w:space="0" w:color="auto"/>
          </w:divBdr>
        </w:div>
        <w:div w:id="1233584354">
          <w:marLeft w:val="640"/>
          <w:marRight w:val="0"/>
          <w:marTop w:val="0"/>
          <w:marBottom w:val="0"/>
          <w:divBdr>
            <w:top w:val="none" w:sz="0" w:space="0" w:color="auto"/>
            <w:left w:val="none" w:sz="0" w:space="0" w:color="auto"/>
            <w:bottom w:val="none" w:sz="0" w:space="0" w:color="auto"/>
            <w:right w:val="none" w:sz="0" w:space="0" w:color="auto"/>
          </w:divBdr>
        </w:div>
        <w:div w:id="1905751540">
          <w:marLeft w:val="640"/>
          <w:marRight w:val="0"/>
          <w:marTop w:val="0"/>
          <w:marBottom w:val="0"/>
          <w:divBdr>
            <w:top w:val="none" w:sz="0" w:space="0" w:color="auto"/>
            <w:left w:val="none" w:sz="0" w:space="0" w:color="auto"/>
            <w:bottom w:val="none" w:sz="0" w:space="0" w:color="auto"/>
            <w:right w:val="none" w:sz="0" w:space="0" w:color="auto"/>
          </w:divBdr>
        </w:div>
        <w:div w:id="902956789">
          <w:marLeft w:val="640"/>
          <w:marRight w:val="0"/>
          <w:marTop w:val="0"/>
          <w:marBottom w:val="0"/>
          <w:divBdr>
            <w:top w:val="none" w:sz="0" w:space="0" w:color="auto"/>
            <w:left w:val="none" w:sz="0" w:space="0" w:color="auto"/>
            <w:bottom w:val="none" w:sz="0" w:space="0" w:color="auto"/>
            <w:right w:val="none" w:sz="0" w:space="0" w:color="auto"/>
          </w:divBdr>
        </w:div>
        <w:div w:id="1623732231">
          <w:marLeft w:val="640"/>
          <w:marRight w:val="0"/>
          <w:marTop w:val="0"/>
          <w:marBottom w:val="0"/>
          <w:divBdr>
            <w:top w:val="none" w:sz="0" w:space="0" w:color="auto"/>
            <w:left w:val="none" w:sz="0" w:space="0" w:color="auto"/>
            <w:bottom w:val="none" w:sz="0" w:space="0" w:color="auto"/>
            <w:right w:val="none" w:sz="0" w:space="0" w:color="auto"/>
          </w:divBdr>
        </w:div>
        <w:div w:id="294455434">
          <w:marLeft w:val="640"/>
          <w:marRight w:val="0"/>
          <w:marTop w:val="0"/>
          <w:marBottom w:val="0"/>
          <w:divBdr>
            <w:top w:val="none" w:sz="0" w:space="0" w:color="auto"/>
            <w:left w:val="none" w:sz="0" w:space="0" w:color="auto"/>
            <w:bottom w:val="none" w:sz="0" w:space="0" w:color="auto"/>
            <w:right w:val="none" w:sz="0" w:space="0" w:color="auto"/>
          </w:divBdr>
        </w:div>
        <w:div w:id="629479411">
          <w:marLeft w:val="640"/>
          <w:marRight w:val="0"/>
          <w:marTop w:val="0"/>
          <w:marBottom w:val="0"/>
          <w:divBdr>
            <w:top w:val="none" w:sz="0" w:space="0" w:color="auto"/>
            <w:left w:val="none" w:sz="0" w:space="0" w:color="auto"/>
            <w:bottom w:val="none" w:sz="0" w:space="0" w:color="auto"/>
            <w:right w:val="none" w:sz="0" w:space="0" w:color="auto"/>
          </w:divBdr>
        </w:div>
        <w:div w:id="1119881734">
          <w:marLeft w:val="640"/>
          <w:marRight w:val="0"/>
          <w:marTop w:val="0"/>
          <w:marBottom w:val="0"/>
          <w:divBdr>
            <w:top w:val="none" w:sz="0" w:space="0" w:color="auto"/>
            <w:left w:val="none" w:sz="0" w:space="0" w:color="auto"/>
            <w:bottom w:val="none" w:sz="0" w:space="0" w:color="auto"/>
            <w:right w:val="none" w:sz="0" w:space="0" w:color="auto"/>
          </w:divBdr>
        </w:div>
        <w:div w:id="333534825">
          <w:marLeft w:val="640"/>
          <w:marRight w:val="0"/>
          <w:marTop w:val="0"/>
          <w:marBottom w:val="0"/>
          <w:divBdr>
            <w:top w:val="none" w:sz="0" w:space="0" w:color="auto"/>
            <w:left w:val="none" w:sz="0" w:space="0" w:color="auto"/>
            <w:bottom w:val="none" w:sz="0" w:space="0" w:color="auto"/>
            <w:right w:val="none" w:sz="0" w:space="0" w:color="auto"/>
          </w:divBdr>
        </w:div>
        <w:div w:id="427507075">
          <w:marLeft w:val="640"/>
          <w:marRight w:val="0"/>
          <w:marTop w:val="0"/>
          <w:marBottom w:val="0"/>
          <w:divBdr>
            <w:top w:val="none" w:sz="0" w:space="0" w:color="auto"/>
            <w:left w:val="none" w:sz="0" w:space="0" w:color="auto"/>
            <w:bottom w:val="none" w:sz="0" w:space="0" w:color="auto"/>
            <w:right w:val="none" w:sz="0" w:space="0" w:color="auto"/>
          </w:divBdr>
        </w:div>
        <w:div w:id="1825050608">
          <w:marLeft w:val="640"/>
          <w:marRight w:val="0"/>
          <w:marTop w:val="0"/>
          <w:marBottom w:val="0"/>
          <w:divBdr>
            <w:top w:val="none" w:sz="0" w:space="0" w:color="auto"/>
            <w:left w:val="none" w:sz="0" w:space="0" w:color="auto"/>
            <w:bottom w:val="none" w:sz="0" w:space="0" w:color="auto"/>
            <w:right w:val="none" w:sz="0" w:space="0" w:color="auto"/>
          </w:divBdr>
        </w:div>
        <w:div w:id="2060669028">
          <w:marLeft w:val="640"/>
          <w:marRight w:val="0"/>
          <w:marTop w:val="0"/>
          <w:marBottom w:val="0"/>
          <w:divBdr>
            <w:top w:val="none" w:sz="0" w:space="0" w:color="auto"/>
            <w:left w:val="none" w:sz="0" w:space="0" w:color="auto"/>
            <w:bottom w:val="none" w:sz="0" w:space="0" w:color="auto"/>
            <w:right w:val="none" w:sz="0" w:space="0" w:color="auto"/>
          </w:divBdr>
        </w:div>
        <w:div w:id="516577425">
          <w:marLeft w:val="640"/>
          <w:marRight w:val="0"/>
          <w:marTop w:val="0"/>
          <w:marBottom w:val="0"/>
          <w:divBdr>
            <w:top w:val="none" w:sz="0" w:space="0" w:color="auto"/>
            <w:left w:val="none" w:sz="0" w:space="0" w:color="auto"/>
            <w:bottom w:val="none" w:sz="0" w:space="0" w:color="auto"/>
            <w:right w:val="none" w:sz="0" w:space="0" w:color="auto"/>
          </w:divBdr>
        </w:div>
        <w:div w:id="1150055260">
          <w:marLeft w:val="640"/>
          <w:marRight w:val="0"/>
          <w:marTop w:val="0"/>
          <w:marBottom w:val="0"/>
          <w:divBdr>
            <w:top w:val="none" w:sz="0" w:space="0" w:color="auto"/>
            <w:left w:val="none" w:sz="0" w:space="0" w:color="auto"/>
            <w:bottom w:val="none" w:sz="0" w:space="0" w:color="auto"/>
            <w:right w:val="none" w:sz="0" w:space="0" w:color="auto"/>
          </w:divBdr>
        </w:div>
        <w:div w:id="785347838">
          <w:marLeft w:val="640"/>
          <w:marRight w:val="0"/>
          <w:marTop w:val="0"/>
          <w:marBottom w:val="0"/>
          <w:divBdr>
            <w:top w:val="none" w:sz="0" w:space="0" w:color="auto"/>
            <w:left w:val="none" w:sz="0" w:space="0" w:color="auto"/>
            <w:bottom w:val="none" w:sz="0" w:space="0" w:color="auto"/>
            <w:right w:val="none" w:sz="0" w:space="0" w:color="auto"/>
          </w:divBdr>
        </w:div>
        <w:div w:id="1478838770">
          <w:marLeft w:val="640"/>
          <w:marRight w:val="0"/>
          <w:marTop w:val="0"/>
          <w:marBottom w:val="0"/>
          <w:divBdr>
            <w:top w:val="none" w:sz="0" w:space="0" w:color="auto"/>
            <w:left w:val="none" w:sz="0" w:space="0" w:color="auto"/>
            <w:bottom w:val="none" w:sz="0" w:space="0" w:color="auto"/>
            <w:right w:val="none" w:sz="0" w:space="0" w:color="auto"/>
          </w:divBdr>
        </w:div>
        <w:div w:id="1989825058">
          <w:marLeft w:val="640"/>
          <w:marRight w:val="0"/>
          <w:marTop w:val="0"/>
          <w:marBottom w:val="0"/>
          <w:divBdr>
            <w:top w:val="none" w:sz="0" w:space="0" w:color="auto"/>
            <w:left w:val="none" w:sz="0" w:space="0" w:color="auto"/>
            <w:bottom w:val="none" w:sz="0" w:space="0" w:color="auto"/>
            <w:right w:val="none" w:sz="0" w:space="0" w:color="auto"/>
          </w:divBdr>
        </w:div>
        <w:div w:id="216204821">
          <w:marLeft w:val="640"/>
          <w:marRight w:val="0"/>
          <w:marTop w:val="0"/>
          <w:marBottom w:val="0"/>
          <w:divBdr>
            <w:top w:val="none" w:sz="0" w:space="0" w:color="auto"/>
            <w:left w:val="none" w:sz="0" w:space="0" w:color="auto"/>
            <w:bottom w:val="none" w:sz="0" w:space="0" w:color="auto"/>
            <w:right w:val="none" w:sz="0" w:space="0" w:color="auto"/>
          </w:divBdr>
        </w:div>
        <w:div w:id="1562136132">
          <w:marLeft w:val="640"/>
          <w:marRight w:val="0"/>
          <w:marTop w:val="0"/>
          <w:marBottom w:val="0"/>
          <w:divBdr>
            <w:top w:val="none" w:sz="0" w:space="0" w:color="auto"/>
            <w:left w:val="none" w:sz="0" w:space="0" w:color="auto"/>
            <w:bottom w:val="none" w:sz="0" w:space="0" w:color="auto"/>
            <w:right w:val="none" w:sz="0" w:space="0" w:color="auto"/>
          </w:divBdr>
        </w:div>
        <w:div w:id="320668300">
          <w:marLeft w:val="640"/>
          <w:marRight w:val="0"/>
          <w:marTop w:val="0"/>
          <w:marBottom w:val="0"/>
          <w:divBdr>
            <w:top w:val="none" w:sz="0" w:space="0" w:color="auto"/>
            <w:left w:val="none" w:sz="0" w:space="0" w:color="auto"/>
            <w:bottom w:val="none" w:sz="0" w:space="0" w:color="auto"/>
            <w:right w:val="none" w:sz="0" w:space="0" w:color="auto"/>
          </w:divBdr>
        </w:div>
        <w:div w:id="1080325197">
          <w:marLeft w:val="640"/>
          <w:marRight w:val="0"/>
          <w:marTop w:val="0"/>
          <w:marBottom w:val="0"/>
          <w:divBdr>
            <w:top w:val="none" w:sz="0" w:space="0" w:color="auto"/>
            <w:left w:val="none" w:sz="0" w:space="0" w:color="auto"/>
            <w:bottom w:val="none" w:sz="0" w:space="0" w:color="auto"/>
            <w:right w:val="none" w:sz="0" w:space="0" w:color="auto"/>
          </w:divBdr>
        </w:div>
        <w:div w:id="1348022405">
          <w:marLeft w:val="640"/>
          <w:marRight w:val="0"/>
          <w:marTop w:val="0"/>
          <w:marBottom w:val="0"/>
          <w:divBdr>
            <w:top w:val="none" w:sz="0" w:space="0" w:color="auto"/>
            <w:left w:val="none" w:sz="0" w:space="0" w:color="auto"/>
            <w:bottom w:val="none" w:sz="0" w:space="0" w:color="auto"/>
            <w:right w:val="none" w:sz="0" w:space="0" w:color="auto"/>
          </w:divBdr>
        </w:div>
        <w:div w:id="2117172810">
          <w:marLeft w:val="640"/>
          <w:marRight w:val="0"/>
          <w:marTop w:val="0"/>
          <w:marBottom w:val="0"/>
          <w:divBdr>
            <w:top w:val="none" w:sz="0" w:space="0" w:color="auto"/>
            <w:left w:val="none" w:sz="0" w:space="0" w:color="auto"/>
            <w:bottom w:val="none" w:sz="0" w:space="0" w:color="auto"/>
            <w:right w:val="none" w:sz="0" w:space="0" w:color="auto"/>
          </w:divBdr>
        </w:div>
        <w:div w:id="192614416">
          <w:marLeft w:val="640"/>
          <w:marRight w:val="0"/>
          <w:marTop w:val="0"/>
          <w:marBottom w:val="0"/>
          <w:divBdr>
            <w:top w:val="none" w:sz="0" w:space="0" w:color="auto"/>
            <w:left w:val="none" w:sz="0" w:space="0" w:color="auto"/>
            <w:bottom w:val="none" w:sz="0" w:space="0" w:color="auto"/>
            <w:right w:val="none" w:sz="0" w:space="0" w:color="auto"/>
          </w:divBdr>
        </w:div>
        <w:div w:id="1133253394">
          <w:marLeft w:val="640"/>
          <w:marRight w:val="0"/>
          <w:marTop w:val="0"/>
          <w:marBottom w:val="0"/>
          <w:divBdr>
            <w:top w:val="none" w:sz="0" w:space="0" w:color="auto"/>
            <w:left w:val="none" w:sz="0" w:space="0" w:color="auto"/>
            <w:bottom w:val="none" w:sz="0" w:space="0" w:color="auto"/>
            <w:right w:val="none" w:sz="0" w:space="0" w:color="auto"/>
          </w:divBdr>
        </w:div>
        <w:div w:id="360471354">
          <w:marLeft w:val="640"/>
          <w:marRight w:val="0"/>
          <w:marTop w:val="0"/>
          <w:marBottom w:val="0"/>
          <w:divBdr>
            <w:top w:val="none" w:sz="0" w:space="0" w:color="auto"/>
            <w:left w:val="none" w:sz="0" w:space="0" w:color="auto"/>
            <w:bottom w:val="none" w:sz="0" w:space="0" w:color="auto"/>
            <w:right w:val="none" w:sz="0" w:space="0" w:color="auto"/>
          </w:divBdr>
        </w:div>
        <w:div w:id="1775057305">
          <w:marLeft w:val="640"/>
          <w:marRight w:val="0"/>
          <w:marTop w:val="0"/>
          <w:marBottom w:val="0"/>
          <w:divBdr>
            <w:top w:val="none" w:sz="0" w:space="0" w:color="auto"/>
            <w:left w:val="none" w:sz="0" w:space="0" w:color="auto"/>
            <w:bottom w:val="none" w:sz="0" w:space="0" w:color="auto"/>
            <w:right w:val="none" w:sz="0" w:space="0" w:color="auto"/>
          </w:divBdr>
        </w:div>
        <w:div w:id="1207597883">
          <w:marLeft w:val="640"/>
          <w:marRight w:val="0"/>
          <w:marTop w:val="0"/>
          <w:marBottom w:val="0"/>
          <w:divBdr>
            <w:top w:val="none" w:sz="0" w:space="0" w:color="auto"/>
            <w:left w:val="none" w:sz="0" w:space="0" w:color="auto"/>
            <w:bottom w:val="none" w:sz="0" w:space="0" w:color="auto"/>
            <w:right w:val="none" w:sz="0" w:space="0" w:color="auto"/>
          </w:divBdr>
        </w:div>
        <w:div w:id="842552945">
          <w:marLeft w:val="640"/>
          <w:marRight w:val="0"/>
          <w:marTop w:val="0"/>
          <w:marBottom w:val="0"/>
          <w:divBdr>
            <w:top w:val="none" w:sz="0" w:space="0" w:color="auto"/>
            <w:left w:val="none" w:sz="0" w:space="0" w:color="auto"/>
            <w:bottom w:val="none" w:sz="0" w:space="0" w:color="auto"/>
            <w:right w:val="none" w:sz="0" w:space="0" w:color="auto"/>
          </w:divBdr>
        </w:div>
        <w:div w:id="1079137825">
          <w:marLeft w:val="640"/>
          <w:marRight w:val="0"/>
          <w:marTop w:val="0"/>
          <w:marBottom w:val="0"/>
          <w:divBdr>
            <w:top w:val="none" w:sz="0" w:space="0" w:color="auto"/>
            <w:left w:val="none" w:sz="0" w:space="0" w:color="auto"/>
            <w:bottom w:val="none" w:sz="0" w:space="0" w:color="auto"/>
            <w:right w:val="none" w:sz="0" w:space="0" w:color="auto"/>
          </w:divBdr>
        </w:div>
        <w:div w:id="1067799910">
          <w:marLeft w:val="640"/>
          <w:marRight w:val="0"/>
          <w:marTop w:val="0"/>
          <w:marBottom w:val="0"/>
          <w:divBdr>
            <w:top w:val="none" w:sz="0" w:space="0" w:color="auto"/>
            <w:left w:val="none" w:sz="0" w:space="0" w:color="auto"/>
            <w:bottom w:val="none" w:sz="0" w:space="0" w:color="auto"/>
            <w:right w:val="none" w:sz="0" w:space="0" w:color="auto"/>
          </w:divBdr>
        </w:div>
        <w:div w:id="1090590753">
          <w:marLeft w:val="640"/>
          <w:marRight w:val="0"/>
          <w:marTop w:val="0"/>
          <w:marBottom w:val="0"/>
          <w:divBdr>
            <w:top w:val="none" w:sz="0" w:space="0" w:color="auto"/>
            <w:left w:val="none" w:sz="0" w:space="0" w:color="auto"/>
            <w:bottom w:val="none" w:sz="0" w:space="0" w:color="auto"/>
            <w:right w:val="none" w:sz="0" w:space="0" w:color="auto"/>
          </w:divBdr>
        </w:div>
        <w:div w:id="1117290108">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27581021">
      <w:bodyDiv w:val="1"/>
      <w:marLeft w:val="0"/>
      <w:marRight w:val="0"/>
      <w:marTop w:val="0"/>
      <w:marBottom w:val="0"/>
      <w:divBdr>
        <w:top w:val="none" w:sz="0" w:space="0" w:color="auto"/>
        <w:left w:val="none" w:sz="0" w:space="0" w:color="auto"/>
        <w:bottom w:val="none" w:sz="0" w:space="0" w:color="auto"/>
        <w:right w:val="none" w:sz="0" w:space="0" w:color="auto"/>
      </w:divBdr>
      <w:divsChild>
        <w:div w:id="1444693400">
          <w:marLeft w:val="640"/>
          <w:marRight w:val="0"/>
          <w:marTop w:val="0"/>
          <w:marBottom w:val="0"/>
          <w:divBdr>
            <w:top w:val="none" w:sz="0" w:space="0" w:color="auto"/>
            <w:left w:val="none" w:sz="0" w:space="0" w:color="auto"/>
            <w:bottom w:val="none" w:sz="0" w:space="0" w:color="auto"/>
            <w:right w:val="none" w:sz="0" w:space="0" w:color="auto"/>
          </w:divBdr>
        </w:div>
        <w:div w:id="1792475894">
          <w:marLeft w:val="640"/>
          <w:marRight w:val="0"/>
          <w:marTop w:val="0"/>
          <w:marBottom w:val="0"/>
          <w:divBdr>
            <w:top w:val="none" w:sz="0" w:space="0" w:color="auto"/>
            <w:left w:val="none" w:sz="0" w:space="0" w:color="auto"/>
            <w:bottom w:val="none" w:sz="0" w:space="0" w:color="auto"/>
            <w:right w:val="none" w:sz="0" w:space="0" w:color="auto"/>
          </w:divBdr>
        </w:div>
        <w:div w:id="604536401">
          <w:marLeft w:val="640"/>
          <w:marRight w:val="0"/>
          <w:marTop w:val="0"/>
          <w:marBottom w:val="0"/>
          <w:divBdr>
            <w:top w:val="none" w:sz="0" w:space="0" w:color="auto"/>
            <w:left w:val="none" w:sz="0" w:space="0" w:color="auto"/>
            <w:bottom w:val="none" w:sz="0" w:space="0" w:color="auto"/>
            <w:right w:val="none" w:sz="0" w:space="0" w:color="auto"/>
          </w:divBdr>
        </w:div>
        <w:div w:id="189489821">
          <w:marLeft w:val="640"/>
          <w:marRight w:val="0"/>
          <w:marTop w:val="0"/>
          <w:marBottom w:val="0"/>
          <w:divBdr>
            <w:top w:val="none" w:sz="0" w:space="0" w:color="auto"/>
            <w:left w:val="none" w:sz="0" w:space="0" w:color="auto"/>
            <w:bottom w:val="none" w:sz="0" w:space="0" w:color="auto"/>
            <w:right w:val="none" w:sz="0" w:space="0" w:color="auto"/>
          </w:divBdr>
        </w:div>
        <w:div w:id="1405026728">
          <w:marLeft w:val="640"/>
          <w:marRight w:val="0"/>
          <w:marTop w:val="0"/>
          <w:marBottom w:val="0"/>
          <w:divBdr>
            <w:top w:val="none" w:sz="0" w:space="0" w:color="auto"/>
            <w:left w:val="none" w:sz="0" w:space="0" w:color="auto"/>
            <w:bottom w:val="none" w:sz="0" w:space="0" w:color="auto"/>
            <w:right w:val="none" w:sz="0" w:space="0" w:color="auto"/>
          </w:divBdr>
        </w:div>
        <w:div w:id="580067717">
          <w:marLeft w:val="640"/>
          <w:marRight w:val="0"/>
          <w:marTop w:val="0"/>
          <w:marBottom w:val="0"/>
          <w:divBdr>
            <w:top w:val="none" w:sz="0" w:space="0" w:color="auto"/>
            <w:left w:val="none" w:sz="0" w:space="0" w:color="auto"/>
            <w:bottom w:val="none" w:sz="0" w:space="0" w:color="auto"/>
            <w:right w:val="none" w:sz="0" w:space="0" w:color="auto"/>
          </w:divBdr>
        </w:div>
        <w:div w:id="48386961">
          <w:marLeft w:val="640"/>
          <w:marRight w:val="0"/>
          <w:marTop w:val="0"/>
          <w:marBottom w:val="0"/>
          <w:divBdr>
            <w:top w:val="none" w:sz="0" w:space="0" w:color="auto"/>
            <w:left w:val="none" w:sz="0" w:space="0" w:color="auto"/>
            <w:bottom w:val="none" w:sz="0" w:space="0" w:color="auto"/>
            <w:right w:val="none" w:sz="0" w:space="0" w:color="auto"/>
          </w:divBdr>
        </w:div>
        <w:div w:id="1886485022">
          <w:marLeft w:val="640"/>
          <w:marRight w:val="0"/>
          <w:marTop w:val="0"/>
          <w:marBottom w:val="0"/>
          <w:divBdr>
            <w:top w:val="none" w:sz="0" w:space="0" w:color="auto"/>
            <w:left w:val="none" w:sz="0" w:space="0" w:color="auto"/>
            <w:bottom w:val="none" w:sz="0" w:space="0" w:color="auto"/>
            <w:right w:val="none" w:sz="0" w:space="0" w:color="auto"/>
          </w:divBdr>
        </w:div>
        <w:div w:id="1981693128">
          <w:marLeft w:val="640"/>
          <w:marRight w:val="0"/>
          <w:marTop w:val="0"/>
          <w:marBottom w:val="0"/>
          <w:divBdr>
            <w:top w:val="none" w:sz="0" w:space="0" w:color="auto"/>
            <w:left w:val="none" w:sz="0" w:space="0" w:color="auto"/>
            <w:bottom w:val="none" w:sz="0" w:space="0" w:color="auto"/>
            <w:right w:val="none" w:sz="0" w:space="0" w:color="auto"/>
          </w:divBdr>
        </w:div>
        <w:div w:id="1284265677">
          <w:marLeft w:val="640"/>
          <w:marRight w:val="0"/>
          <w:marTop w:val="0"/>
          <w:marBottom w:val="0"/>
          <w:divBdr>
            <w:top w:val="none" w:sz="0" w:space="0" w:color="auto"/>
            <w:left w:val="none" w:sz="0" w:space="0" w:color="auto"/>
            <w:bottom w:val="none" w:sz="0" w:space="0" w:color="auto"/>
            <w:right w:val="none" w:sz="0" w:space="0" w:color="auto"/>
          </w:divBdr>
        </w:div>
        <w:div w:id="107505166">
          <w:marLeft w:val="640"/>
          <w:marRight w:val="0"/>
          <w:marTop w:val="0"/>
          <w:marBottom w:val="0"/>
          <w:divBdr>
            <w:top w:val="none" w:sz="0" w:space="0" w:color="auto"/>
            <w:left w:val="none" w:sz="0" w:space="0" w:color="auto"/>
            <w:bottom w:val="none" w:sz="0" w:space="0" w:color="auto"/>
            <w:right w:val="none" w:sz="0" w:space="0" w:color="auto"/>
          </w:divBdr>
        </w:div>
        <w:div w:id="1090589956">
          <w:marLeft w:val="640"/>
          <w:marRight w:val="0"/>
          <w:marTop w:val="0"/>
          <w:marBottom w:val="0"/>
          <w:divBdr>
            <w:top w:val="none" w:sz="0" w:space="0" w:color="auto"/>
            <w:left w:val="none" w:sz="0" w:space="0" w:color="auto"/>
            <w:bottom w:val="none" w:sz="0" w:space="0" w:color="auto"/>
            <w:right w:val="none" w:sz="0" w:space="0" w:color="auto"/>
          </w:divBdr>
        </w:div>
        <w:div w:id="1399019053">
          <w:marLeft w:val="640"/>
          <w:marRight w:val="0"/>
          <w:marTop w:val="0"/>
          <w:marBottom w:val="0"/>
          <w:divBdr>
            <w:top w:val="none" w:sz="0" w:space="0" w:color="auto"/>
            <w:left w:val="none" w:sz="0" w:space="0" w:color="auto"/>
            <w:bottom w:val="none" w:sz="0" w:space="0" w:color="auto"/>
            <w:right w:val="none" w:sz="0" w:space="0" w:color="auto"/>
          </w:divBdr>
        </w:div>
        <w:div w:id="589241251">
          <w:marLeft w:val="640"/>
          <w:marRight w:val="0"/>
          <w:marTop w:val="0"/>
          <w:marBottom w:val="0"/>
          <w:divBdr>
            <w:top w:val="none" w:sz="0" w:space="0" w:color="auto"/>
            <w:left w:val="none" w:sz="0" w:space="0" w:color="auto"/>
            <w:bottom w:val="none" w:sz="0" w:space="0" w:color="auto"/>
            <w:right w:val="none" w:sz="0" w:space="0" w:color="auto"/>
          </w:divBdr>
        </w:div>
        <w:div w:id="1474787224">
          <w:marLeft w:val="640"/>
          <w:marRight w:val="0"/>
          <w:marTop w:val="0"/>
          <w:marBottom w:val="0"/>
          <w:divBdr>
            <w:top w:val="none" w:sz="0" w:space="0" w:color="auto"/>
            <w:left w:val="none" w:sz="0" w:space="0" w:color="auto"/>
            <w:bottom w:val="none" w:sz="0" w:space="0" w:color="auto"/>
            <w:right w:val="none" w:sz="0" w:space="0" w:color="auto"/>
          </w:divBdr>
        </w:div>
        <w:div w:id="602298241">
          <w:marLeft w:val="640"/>
          <w:marRight w:val="0"/>
          <w:marTop w:val="0"/>
          <w:marBottom w:val="0"/>
          <w:divBdr>
            <w:top w:val="none" w:sz="0" w:space="0" w:color="auto"/>
            <w:left w:val="none" w:sz="0" w:space="0" w:color="auto"/>
            <w:bottom w:val="none" w:sz="0" w:space="0" w:color="auto"/>
            <w:right w:val="none" w:sz="0" w:space="0" w:color="auto"/>
          </w:divBdr>
        </w:div>
        <w:div w:id="327101479">
          <w:marLeft w:val="640"/>
          <w:marRight w:val="0"/>
          <w:marTop w:val="0"/>
          <w:marBottom w:val="0"/>
          <w:divBdr>
            <w:top w:val="none" w:sz="0" w:space="0" w:color="auto"/>
            <w:left w:val="none" w:sz="0" w:space="0" w:color="auto"/>
            <w:bottom w:val="none" w:sz="0" w:space="0" w:color="auto"/>
            <w:right w:val="none" w:sz="0" w:space="0" w:color="auto"/>
          </w:divBdr>
        </w:div>
        <w:div w:id="1510682106">
          <w:marLeft w:val="640"/>
          <w:marRight w:val="0"/>
          <w:marTop w:val="0"/>
          <w:marBottom w:val="0"/>
          <w:divBdr>
            <w:top w:val="none" w:sz="0" w:space="0" w:color="auto"/>
            <w:left w:val="none" w:sz="0" w:space="0" w:color="auto"/>
            <w:bottom w:val="none" w:sz="0" w:space="0" w:color="auto"/>
            <w:right w:val="none" w:sz="0" w:space="0" w:color="auto"/>
          </w:divBdr>
        </w:div>
        <w:div w:id="1604530621">
          <w:marLeft w:val="640"/>
          <w:marRight w:val="0"/>
          <w:marTop w:val="0"/>
          <w:marBottom w:val="0"/>
          <w:divBdr>
            <w:top w:val="none" w:sz="0" w:space="0" w:color="auto"/>
            <w:left w:val="none" w:sz="0" w:space="0" w:color="auto"/>
            <w:bottom w:val="none" w:sz="0" w:space="0" w:color="auto"/>
            <w:right w:val="none" w:sz="0" w:space="0" w:color="auto"/>
          </w:divBdr>
        </w:div>
        <w:div w:id="804468181">
          <w:marLeft w:val="640"/>
          <w:marRight w:val="0"/>
          <w:marTop w:val="0"/>
          <w:marBottom w:val="0"/>
          <w:divBdr>
            <w:top w:val="none" w:sz="0" w:space="0" w:color="auto"/>
            <w:left w:val="none" w:sz="0" w:space="0" w:color="auto"/>
            <w:bottom w:val="none" w:sz="0" w:space="0" w:color="auto"/>
            <w:right w:val="none" w:sz="0" w:space="0" w:color="auto"/>
          </w:divBdr>
        </w:div>
        <w:div w:id="1216117139">
          <w:marLeft w:val="640"/>
          <w:marRight w:val="0"/>
          <w:marTop w:val="0"/>
          <w:marBottom w:val="0"/>
          <w:divBdr>
            <w:top w:val="none" w:sz="0" w:space="0" w:color="auto"/>
            <w:left w:val="none" w:sz="0" w:space="0" w:color="auto"/>
            <w:bottom w:val="none" w:sz="0" w:space="0" w:color="auto"/>
            <w:right w:val="none" w:sz="0" w:space="0" w:color="auto"/>
          </w:divBdr>
        </w:div>
        <w:div w:id="691416104">
          <w:marLeft w:val="640"/>
          <w:marRight w:val="0"/>
          <w:marTop w:val="0"/>
          <w:marBottom w:val="0"/>
          <w:divBdr>
            <w:top w:val="none" w:sz="0" w:space="0" w:color="auto"/>
            <w:left w:val="none" w:sz="0" w:space="0" w:color="auto"/>
            <w:bottom w:val="none" w:sz="0" w:space="0" w:color="auto"/>
            <w:right w:val="none" w:sz="0" w:space="0" w:color="auto"/>
          </w:divBdr>
        </w:div>
        <w:div w:id="2979179">
          <w:marLeft w:val="640"/>
          <w:marRight w:val="0"/>
          <w:marTop w:val="0"/>
          <w:marBottom w:val="0"/>
          <w:divBdr>
            <w:top w:val="none" w:sz="0" w:space="0" w:color="auto"/>
            <w:left w:val="none" w:sz="0" w:space="0" w:color="auto"/>
            <w:bottom w:val="none" w:sz="0" w:space="0" w:color="auto"/>
            <w:right w:val="none" w:sz="0" w:space="0" w:color="auto"/>
          </w:divBdr>
        </w:div>
        <w:div w:id="897132142">
          <w:marLeft w:val="640"/>
          <w:marRight w:val="0"/>
          <w:marTop w:val="0"/>
          <w:marBottom w:val="0"/>
          <w:divBdr>
            <w:top w:val="none" w:sz="0" w:space="0" w:color="auto"/>
            <w:left w:val="none" w:sz="0" w:space="0" w:color="auto"/>
            <w:bottom w:val="none" w:sz="0" w:space="0" w:color="auto"/>
            <w:right w:val="none" w:sz="0" w:space="0" w:color="auto"/>
          </w:divBdr>
        </w:div>
        <w:div w:id="1812595867">
          <w:marLeft w:val="640"/>
          <w:marRight w:val="0"/>
          <w:marTop w:val="0"/>
          <w:marBottom w:val="0"/>
          <w:divBdr>
            <w:top w:val="none" w:sz="0" w:space="0" w:color="auto"/>
            <w:left w:val="none" w:sz="0" w:space="0" w:color="auto"/>
            <w:bottom w:val="none" w:sz="0" w:space="0" w:color="auto"/>
            <w:right w:val="none" w:sz="0" w:space="0" w:color="auto"/>
          </w:divBdr>
        </w:div>
        <w:div w:id="977340191">
          <w:marLeft w:val="640"/>
          <w:marRight w:val="0"/>
          <w:marTop w:val="0"/>
          <w:marBottom w:val="0"/>
          <w:divBdr>
            <w:top w:val="none" w:sz="0" w:space="0" w:color="auto"/>
            <w:left w:val="none" w:sz="0" w:space="0" w:color="auto"/>
            <w:bottom w:val="none" w:sz="0" w:space="0" w:color="auto"/>
            <w:right w:val="none" w:sz="0" w:space="0" w:color="auto"/>
          </w:divBdr>
        </w:div>
        <w:div w:id="945889603">
          <w:marLeft w:val="640"/>
          <w:marRight w:val="0"/>
          <w:marTop w:val="0"/>
          <w:marBottom w:val="0"/>
          <w:divBdr>
            <w:top w:val="none" w:sz="0" w:space="0" w:color="auto"/>
            <w:left w:val="none" w:sz="0" w:space="0" w:color="auto"/>
            <w:bottom w:val="none" w:sz="0" w:space="0" w:color="auto"/>
            <w:right w:val="none" w:sz="0" w:space="0" w:color="auto"/>
          </w:divBdr>
        </w:div>
        <w:div w:id="157886546">
          <w:marLeft w:val="640"/>
          <w:marRight w:val="0"/>
          <w:marTop w:val="0"/>
          <w:marBottom w:val="0"/>
          <w:divBdr>
            <w:top w:val="none" w:sz="0" w:space="0" w:color="auto"/>
            <w:left w:val="none" w:sz="0" w:space="0" w:color="auto"/>
            <w:bottom w:val="none" w:sz="0" w:space="0" w:color="auto"/>
            <w:right w:val="none" w:sz="0" w:space="0" w:color="auto"/>
          </w:divBdr>
        </w:div>
        <w:div w:id="1862930480">
          <w:marLeft w:val="640"/>
          <w:marRight w:val="0"/>
          <w:marTop w:val="0"/>
          <w:marBottom w:val="0"/>
          <w:divBdr>
            <w:top w:val="none" w:sz="0" w:space="0" w:color="auto"/>
            <w:left w:val="none" w:sz="0" w:space="0" w:color="auto"/>
            <w:bottom w:val="none" w:sz="0" w:space="0" w:color="auto"/>
            <w:right w:val="none" w:sz="0" w:space="0" w:color="auto"/>
          </w:divBdr>
        </w:div>
        <w:div w:id="43647829">
          <w:marLeft w:val="640"/>
          <w:marRight w:val="0"/>
          <w:marTop w:val="0"/>
          <w:marBottom w:val="0"/>
          <w:divBdr>
            <w:top w:val="none" w:sz="0" w:space="0" w:color="auto"/>
            <w:left w:val="none" w:sz="0" w:space="0" w:color="auto"/>
            <w:bottom w:val="none" w:sz="0" w:space="0" w:color="auto"/>
            <w:right w:val="none" w:sz="0" w:space="0" w:color="auto"/>
          </w:divBdr>
        </w:div>
        <w:div w:id="1281254773">
          <w:marLeft w:val="640"/>
          <w:marRight w:val="0"/>
          <w:marTop w:val="0"/>
          <w:marBottom w:val="0"/>
          <w:divBdr>
            <w:top w:val="none" w:sz="0" w:space="0" w:color="auto"/>
            <w:left w:val="none" w:sz="0" w:space="0" w:color="auto"/>
            <w:bottom w:val="none" w:sz="0" w:space="0" w:color="auto"/>
            <w:right w:val="none" w:sz="0" w:space="0" w:color="auto"/>
          </w:divBdr>
        </w:div>
        <w:div w:id="1719628340">
          <w:marLeft w:val="640"/>
          <w:marRight w:val="0"/>
          <w:marTop w:val="0"/>
          <w:marBottom w:val="0"/>
          <w:divBdr>
            <w:top w:val="none" w:sz="0" w:space="0" w:color="auto"/>
            <w:left w:val="none" w:sz="0" w:space="0" w:color="auto"/>
            <w:bottom w:val="none" w:sz="0" w:space="0" w:color="auto"/>
            <w:right w:val="none" w:sz="0" w:space="0" w:color="auto"/>
          </w:divBdr>
        </w:div>
        <w:div w:id="1383824215">
          <w:marLeft w:val="640"/>
          <w:marRight w:val="0"/>
          <w:marTop w:val="0"/>
          <w:marBottom w:val="0"/>
          <w:divBdr>
            <w:top w:val="none" w:sz="0" w:space="0" w:color="auto"/>
            <w:left w:val="none" w:sz="0" w:space="0" w:color="auto"/>
            <w:bottom w:val="none" w:sz="0" w:space="0" w:color="auto"/>
            <w:right w:val="none" w:sz="0" w:space="0" w:color="auto"/>
          </w:divBdr>
        </w:div>
        <w:div w:id="1763602452">
          <w:marLeft w:val="640"/>
          <w:marRight w:val="0"/>
          <w:marTop w:val="0"/>
          <w:marBottom w:val="0"/>
          <w:divBdr>
            <w:top w:val="none" w:sz="0" w:space="0" w:color="auto"/>
            <w:left w:val="none" w:sz="0" w:space="0" w:color="auto"/>
            <w:bottom w:val="none" w:sz="0" w:space="0" w:color="auto"/>
            <w:right w:val="none" w:sz="0" w:space="0" w:color="auto"/>
          </w:divBdr>
        </w:div>
        <w:div w:id="1188789787">
          <w:marLeft w:val="640"/>
          <w:marRight w:val="0"/>
          <w:marTop w:val="0"/>
          <w:marBottom w:val="0"/>
          <w:divBdr>
            <w:top w:val="none" w:sz="0" w:space="0" w:color="auto"/>
            <w:left w:val="none" w:sz="0" w:space="0" w:color="auto"/>
            <w:bottom w:val="none" w:sz="0" w:space="0" w:color="auto"/>
            <w:right w:val="none" w:sz="0" w:space="0" w:color="auto"/>
          </w:divBdr>
        </w:div>
        <w:div w:id="240871108">
          <w:marLeft w:val="640"/>
          <w:marRight w:val="0"/>
          <w:marTop w:val="0"/>
          <w:marBottom w:val="0"/>
          <w:divBdr>
            <w:top w:val="none" w:sz="0" w:space="0" w:color="auto"/>
            <w:left w:val="none" w:sz="0" w:space="0" w:color="auto"/>
            <w:bottom w:val="none" w:sz="0" w:space="0" w:color="auto"/>
            <w:right w:val="none" w:sz="0" w:space="0" w:color="auto"/>
          </w:divBdr>
        </w:div>
        <w:div w:id="453327305">
          <w:marLeft w:val="640"/>
          <w:marRight w:val="0"/>
          <w:marTop w:val="0"/>
          <w:marBottom w:val="0"/>
          <w:divBdr>
            <w:top w:val="none" w:sz="0" w:space="0" w:color="auto"/>
            <w:left w:val="none" w:sz="0" w:space="0" w:color="auto"/>
            <w:bottom w:val="none" w:sz="0" w:space="0" w:color="auto"/>
            <w:right w:val="none" w:sz="0" w:space="0" w:color="auto"/>
          </w:divBdr>
        </w:div>
        <w:div w:id="1760561298">
          <w:marLeft w:val="640"/>
          <w:marRight w:val="0"/>
          <w:marTop w:val="0"/>
          <w:marBottom w:val="0"/>
          <w:divBdr>
            <w:top w:val="none" w:sz="0" w:space="0" w:color="auto"/>
            <w:left w:val="none" w:sz="0" w:space="0" w:color="auto"/>
            <w:bottom w:val="none" w:sz="0" w:space="0" w:color="auto"/>
            <w:right w:val="none" w:sz="0" w:space="0" w:color="auto"/>
          </w:divBdr>
        </w:div>
        <w:div w:id="1496384558">
          <w:marLeft w:val="640"/>
          <w:marRight w:val="0"/>
          <w:marTop w:val="0"/>
          <w:marBottom w:val="0"/>
          <w:divBdr>
            <w:top w:val="none" w:sz="0" w:space="0" w:color="auto"/>
            <w:left w:val="none" w:sz="0" w:space="0" w:color="auto"/>
            <w:bottom w:val="none" w:sz="0" w:space="0" w:color="auto"/>
            <w:right w:val="none" w:sz="0" w:space="0" w:color="auto"/>
          </w:divBdr>
        </w:div>
        <w:div w:id="1652905932">
          <w:marLeft w:val="640"/>
          <w:marRight w:val="0"/>
          <w:marTop w:val="0"/>
          <w:marBottom w:val="0"/>
          <w:divBdr>
            <w:top w:val="none" w:sz="0" w:space="0" w:color="auto"/>
            <w:left w:val="none" w:sz="0" w:space="0" w:color="auto"/>
            <w:bottom w:val="none" w:sz="0" w:space="0" w:color="auto"/>
            <w:right w:val="none" w:sz="0" w:space="0" w:color="auto"/>
          </w:divBdr>
        </w:div>
        <w:div w:id="1643268053">
          <w:marLeft w:val="640"/>
          <w:marRight w:val="0"/>
          <w:marTop w:val="0"/>
          <w:marBottom w:val="0"/>
          <w:divBdr>
            <w:top w:val="none" w:sz="0" w:space="0" w:color="auto"/>
            <w:left w:val="none" w:sz="0" w:space="0" w:color="auto"/>
            <w:bottom w:val="none" w:sz="0" w:space="0" w:color="auto"/>
            <w:right w:val="none" w:sz="0" w:space="0" w:color="auto"/>
          </w:divBdr>
        </w:div>
        <w:div w:id="1346252463">
          <w:marLeft w:val="640"/>
          <w:marRight w:val="0"/>
          <w:marTop w:val="0"/>
          <w:marBottom w:val="0"/>
          <w:divBdr>
            <w:top w:val="none" w:sz="0" w:space="0" w:color="auto"/>
            <w:left w:val="none" w:sz="0" w:space="0" w:color="auto"/>
            <w:bottom w:val="none" w:sz="0" w:space="0" w:color="auto"/>
            <w:right w:val="none" w:sz="0" w:space="0" w:color="auto"/>
          </w:divBdr>
        </w:div>
        <w:div w:id="256139125">
          <w:marLeft w:val="640"/>
          <w:marRight w:val="0"/>
          <w:marTop w:val="0"/>
          <w:marBottom w:val="0"/>
          <w:divBdr>
            <w:top w:val="none" w:sz="0" w:space="0" w:color="auto"/>
            <w:left w:val="none" w:sz="0" w:space="0" w:color="auto"/>
            <w:bottom w:val="none" w:sz="0" w:space="0" w:color="auto"/>
            <w:right w:val="none" w:sz="0" w:space="0" w:color="auto"/>
          </w:divBdr>
        </w:div>
        <w:div w:id="507840066">
          <w:marLeft w:val="640"/>
          <w:marRight w:val="0"/>
          <w:marTop w:val="0"/>
          <w:marBottom w:val="0"/>
          <w:divBdr>
            <w:top w:val="none" w:sz="0" w:space="0" w:color="auto"/>
            <w:left w:val="none" w:sz="0" w:space="0" w:color="auto"/>
            <w:bottom w:val="none" w:sz="0" w:space="0" w:color="auto"/>
            <w:right w:val="none" w:sz="0" w:space="0" w:color="auto"/>
          </w:divBdr>
        </w:div>
        <w:div w:id="271517578">
          <w:marLeft w:val="640"/>
          <w:marRight w:val="0"/>
          <w:marTop w:val="0"/>
          <w:marBottom w:val="0"/>
          <w:divBdr>
            <w:top w:val="none" w:sz="0" w:space="0" w:color="auto"/>
            <w:left w:val="none" w:sz="0" w:space="0" w:color="auto"/>
            <w:bottom w:val="none" w:sz="0" w:space="0" w:color="auto"/>
            <w:right w:val="none" w:sz="0" w:space="0" w:color="auto"/>
          </w:divBdr>
        </w:div>
        <w:div w:id="899948435">
          <w:marLeft w:val="640"/>
          <w:marRight w:val="0"/>
          <w:marTop w:val="0"/>
          <w:marBottom w:val="0"/>
          <w:divBdr>
            <w:top w:val="none" w:sz="0" w:space="0" w:color="auto"/>
            <w:left w:val="none" w:sz="0" w:space="0" w:color="auto"/>
            <w:bottom w:val="none" w:sz="0" w:space="0" w:color="auto"/>
            <w:right w:val="none" w:sz="0" w:space="0" w:color="auto"/>
          </w:divBdr>
        </w:div>
        <w:div w:id="1308320561">
          <w:marLeft w:val="640"/>
          <w:marRight w:val="0"/>
          <w:marTop w:val="0"/>
          <w:marBottom w:val="0"/>
          <w:divBdr>
            <w:top w:val="none" w:sz="0" w:space="0" w:color="auto"/>
            <w:left w:val="none" w:sz="0" w:space="0" w:color="auto"/>
            <w:bottom w:val="none" w:sz="0" w:space="0" w:color="auto"/>
            <w:right w:val="none" w:sz="0" w:space="0" w:color="auto"/>
          </w:divBdr>
        </w:div>
        <w:div w:id="1773354463">
          <w:marLeft w:val="640"/>
          <w:marRight w:val="0"/>
          <w:marTop w:val="0"/>
          <w:marBottom w:val="0"/>
          <w:divBdr>
            <w:top w:val="none" w:sz="0" w:space="0" w:color="auto"/>
            <w:left w:val="none" w:sz="0" w:space="0" w:color="auto"/>
            <w:bottom w:val="none" w:sz="0" w:space="0" w:color="auto"/>
            <w:right w:val="none" w:sz="0" w:space="0" w:color="auto"/>
          </w:divBdr>
        </w:div>
        <w:div w:id="710032344">
          <w:marLeft w:val="640"/>
          <w:marRight w:val="0"/>
          <w:marTop w:val="0"/>
          <w:marBottom w:val="0"/>
          <w:divBdr>
            <w:top w:val="none" w:sz="0" w:space="0" w:color="auto"/>
            <w:left w:val="none" w:sz="0" w:space="0" w:color="auto"/>
            <w:bottom w:val="none" w:sz="0" w:space="0" w:color="auto"/>
            <w:right w:val="none" w:sz="0" w:space="0" w:color="auto"/>
          </w:divBdr>
        </w:div>
        <w:div w:id="1529027117">
          <w:marLeft w:val="640"/>
          <w:marRight w:val="0"/>
          <w:marTop w:val="0"/>
          <w:marBottom w:val="0"/>
          <w:divBdr>
            <w:top w:val="none" w:sz="0" w:space="0" w:color="auto"/>
            <w:left w:val="none" w:sz="0" w:space="0" w:color="auto"/>
            <w:bottom w:val="none" w:sz="0" w:space="0" w:color="auto"/>
            <w:right w:val="none" w:sz="0" w:space="0" w:color="auto"/>
          </w:divBdr>
        </w:div>
        <w:div w:id="1280913928">
          <w:marLeft w:val="640"/>
          <w:marRight w:val="0"/>
          <w:marTop w:val="0"/>
          <w:marBottom w:val="0"/>
          <w:divBdr>
            <w:top w:val="none" w:sz="0" w:space="0" w:color="auto"/>
            <w:left w:val="none" w:sz="0" w:space="0" w:color="auto"/>
            <w:bottom w:val="none" w:sz="0" w:space="0" w:color="auto"/>
            <w:right w:val="none" w:sz="0" w:space="0" w:color="auto"/>
          </w:divBdr>
        </w:div>
        <w:div w:id="1801531147">
          <w:marLeft w:val="640"/>
          <w:marRight w:val="0"/>
          <w:marTop w:val="0"/>
          <w:marBottom w:val="0"/>
          <w:divBdr>
            <w:top w:val="none" w:sz="0" w:space="0" w:color="auto"/>
            <w:left w:val="none" w:sz="0" w:space="0" w:color="auto"/>
            <w:bottom w:val="none" w:sz="0" w:space="0" w:color="auto"/>
            <w:right w:val="none" w:sz="0" w:space="0" w:color="auto"/>
          </w:divBdr>
        </w:div>
        <w:div w:id="1554347233">
          <w:marLeft w:val="640"/>
          <w:marRight w:val="0"/>
          <w:marTop w:val="0"/>
          <w:marBottom w:val="0"/>
          <w:divBdr>
            <w:top w:val="none" w:sz="0" w:space="0" w:color="auto"/>
            <w:left w:val="none" w:sz="0" w:space="0" w:color="auto"/>
            <w:bottom w:val="none" w:sz="0" w:space="0" w:color="auto"/>
            <w:right w:val="none" w:sz="0" w:space="0" w:color="auto"/>
          </w:divBdr>
        </w:div>
        <w:div w:id="400641669">
          <w:marLeft w:val="640"/>
          <w:marRight w:val="0"/>
          <w:marTop w:val="0"/>
          <w:marBottom w:val="0"/>
          <w:divBdr>
            <w:top w:val="none" w:sz="0" w:space="0" w:color="auto"/>
            <w:left w:val="none" w:sz="0" w:space="0" w:color="auto"/>
            <w:bottom w:val="none" w:sz="0" w:space="0" w:color="auto"/>
            <w:right w:val="none" w:sz="0" w:space="0" w:color="auto"/>
          </w:divBdr>
        </w:div>
        <w:div w:id="1911575916">
          <w:marLeft w:val="640"/>
          <w:marRight w:val="0"/>
          <w:marTop w:val="0"/>
          <w:marBottom w:val="0"/>
          <w:divBdr>
            <w:top w:val="none" w:sz="0" w:space="0" w:color="auto"/>
            <w:left w:val="none" w:sz="0" w:space="0" w:color="auto"/>
            <w:bottom w:val="none" w:sz="0" w:space="0" w:color="auto"/>
            <w:right w:val="none" w:sz="0" w:space="0" w:color="auto"/>
          </w:divBdr>
        </w:div>
        <w:div w:id="834565593">
          <w:marLeft w:val="640"/>
          <w:marRight w:val="0"/>
          <w:marTop w:val="0"/>
          <w:marBottom w:val="0"/>
          <w:divBdr>
            <w:top w:val="none" w:sz="0" w:space="0" w:color="auto"/>
            <w:left w:val="none" w:sz="0" w:space="0" w:color="auto"/>
            <w:bottom w:val="none" w:sz="0" w:space="0" w:color="auto"/>
            <w:right w:val="none" w:sz="0" w:space="0" w:color="auto"/>
          </w:divBdr>
        </w:div>
        <w:div w:id="942885682">
          <w:marLeft w:val="640"/>
          <w:marRight w:val="0"/>
          <w:marTop w:val="0"/>
          <w:marBottom w:val="0"/>
          <w:divBdr>
            <w:top w:val="none" w:sz="0" w:space="0" w:color="auto"/>
            <w:left w:val="none" w:sz="0" w:space="0" w:color="auto"/>
            <w:bottom w:val="none" w:sz="0" w:space="0" w:color="auto"/>
            <w:right w:val="none" w:sz="0" w:space="0" w:color="auto"/>
          </w:divBdr>
        </w:div>
        <w:div w:id="1849831734">
          <w:marLeft w:val="640"/>
          <w:marRight w:val="0"/>
          <w:marTop w:val="0"/>
          <w:marBottom w:val="0"/>
          <w:divBdr>
            <w:top w:val="none" w:sz="0" w:space="0" w:color="auto"/>
            <w:left w:val="none" w:sz="0" w:space="0" w:color="auto"/>
            <w:bottom w:val="none" w:sz="0" w:space="0" w:color="auto"/>
            <w:right w:val="none" w:sz="0" w:space="0" w:color="auto"/>
          </w:divBdr>
        </w:div>
        <w:div w:id="2134515210">
          <w:marLeft w:val="640"/>
          <w:marRight w:val="0"/>
          <w:marTop w:val="0"/>
          <w:marBottom w:val="0"/>
          <w:divBdr>
            <w:top w:val="none" w:sz="0" w:space="0" w:color="auto"/>
            <w:left w:val="none" w:sz="0" w:space="0" w:color="auto"/>
            <w:bottom w:val="none" w:sz="0" w:space="0" w:color="auto"/>
            <w:right w:val="none" w:sz="0" w:space="0" w:color="auto"/>
          </w:divBdr>
        </w:div>
        <w:div w:id="36859808">
          <w:marLeft w:val="640"/>
          <w:marRight w:val="0"/>
          <w:marTop w:val="0"/>
          <w:marBottom w:val="0"/>
          <w:divBdr>
            <w:top w:val="none" w:sz="0" w:space="0" w:color="auto"/>
            <w:left w:val="none" w:sz="0" w:space="0" w:color="auto"/>
            <w:bottom w:val="none" w:sz="0" w:space="0" w:color="auto"/>
            <w:right w:val="none" w:sz="0" w:space="0" w:color="auto"/>
          </w:divBdr>
        </w:div>
        <w:div w:id="1988704151">
          <w:marLeft w:val="640"/>
          <w:marRight w:val="0"/>
          <w:marTop w:val="0"/>
          <w:marBottom w:val="0"/>
          <w:divBdr>
            <w:top w:val="none" w:sz="0" w:space="0" w:color="auto"/>
            <w:left w:val="none" w:sz="0" w:space="0" w:color="auto"/>
            <w:bottom w:val="none" w:sz="0" w:space="0" w:color="auto"/>
            <w:right w:val="none" w:sz="0" w:space="0" w:color="auto"/>
          </w:divBdr>
        </w:div>
        <w:div w:id="1069037734">
          <w:marLeft w:val="640"/>
          <w:marRight w:val="0"/>
          <w:marTop w:val="0"/>
          <w:marBottom w:val="0"/>
          <w:divBdr>
            <w:top w:val="none" w:sz="0" w:space="0" w:color="auto"/>
            <w:left w:val="none" w:sz="0" w:space="0" w:color="auto"/>
            <w:bottom w:val="none" w:sz="0" w:space="0" w:color="auto"/>
            <w:right w:val="none" w:sz="0" w:space="0" w:color="auto"/>
          </w:divBdr>
        </w:div>
        <w:div w:id="1063066423">
          <w:marLeft w:val="640"/>
          <w:marRight w:val="0"/>
          <w:marTop w:val="0"/>
          <w:marBottom w:val="0"/>
          <w:divBdr>
            <w:top w:val="none" w:sz="0" w:space="0" w:color="auto"/>
            <w:left w:val="none" w:sz="0" w:space="0" w:color="auto"/>
            <w:bottom w:val="none" w:sz="0" w:space="0" w:color="auto"/>
            <w:right w:val="none" w:sz="0" w:space="0" w:color="auto"/>
          </w:divBdr>
        </w:div>
        <w:div w:id="327484527">
          <w:marLeft w:val="640"/>
          <w:marRight w:val="0"/>
          <w:marTop w:val="0"/>
          <w:marBottom w:val="0"/>
          <w:divBdr>
            <w:top w:val="none" w:sz="0" w:space="0" w:color="auto"/>
            <w:left w:val="none" w:sz="0" w:space="0" w:color="auto"/>
            <w:bottom w:val="none" w:sz="0" w:space="0" w:color="auto"/>
            <w:right w:val="none" w:sz="0" w:space="0" w:color="auto"/>
          </w:divBdr>
        </w:div>
        <w:div w:id="771362668">
          <w:marLeft w:val="640"/>
          <w:marRight w:val="0"/>
          <w:marTop w:val="0"/>
          <w:marBottom w:val="0"/>
          <w:divBdr>
            <w:top w:val="none" w:sz="0" w:space="0" w:color="auto"/>
            <w:left w:val="none" w:sz="0" w:space="0" w:color="auto"/>
            <w:bottom w:val="none" w:sz="0" w:space="0" w:color="auto"/>
            <w:right w:val="none" w:sz="0" w:space="0" w:color="auto"/>
          </w:divBdr>
        </w:div>
        <w:div w:id="599801370">
          <w:marLeft w:val="640"/>
          <w:marRight w:val="0"/>
          <w:marTop w:val="0"/>
          <w:marBottom w:val="0"/>
          <w:divBdr>
            <w:top w:val="none" w:sz="0" w:space="0" w:color="auto"/>
            <w:left w:val="none" w:sz="0" w:space="0" w:color="auto"/>
            <w:bottom w:val="none" w:sz="0" w:space="0" w:color="auto"/>
            <w:right w:val="none" w:sz="0" w:space="0" w:color="auto"/>
          </w:divBdr>
        </w:div>
        <w:div w:id="251209423">
          <w:marLeft w:val="640"/>
          <w:marRight w:val="0"/>
          <w:marTop w:val="0"/>
          <w:marBottom w:val="0"/>
          <w:divBdr>
            <w:top w:val="none" w:sz="0" w:space="0" w:color="auto"/>
            <w:left w:val="none" w:sz="0" w:space="0" w:color="auto"/>
            <w:bottom w:val="none" w:sz="0" w:space="0" w:color="auto"/>
            <w:right w:val="none" w:sz="0" w:space="0" w:color="auto"/>
          </w:divBdr>
        </w:div>
        <w:div w:id="1704747111">
          <w:marLeft w:val="640"/>
          <w:marRight w:val="0"/>
          <w:marTop w:val="0"/>
          <w:marBottom w:val="0"/>
          <w:divBdr>
            <w:top w:val="none" w:sz="0" w:space="0" w:color="auto"/>
            <w:left w:val="none" w:sz="0" w:space="0" w:color="auto"/>
            <w:bottom w:val="none" w:sz="0" w:space="0" w:color="auto"/>
            <w:right w:val="none" w:sz="0" w:space="0" w:color="auto"/>
          </w:divBdr>
        </w:div>
        <w:div w:id="1908102164">
          <w:marLeft w:val="640"/>
          <w:marRight w:val="0"/>
          <w:marTop w:val="0"/>
          <w:marBottom w:val="0"/>
          <w:divBdr>
            <w:top w:val="none" w:sz="0" w:space="0" w:color="auto"/>
            <w:left w:val="none" w:sz="0" w:space="0" w:color="auto"/>
            <w:bottom w:val="none" w:sz="0" w:space="0" w:color="auto"/>
            <w:right w:val="none" w:sz="0" w:space="0" w:color="auto"/>
          </w:divBdr>
        </w:div>
        <w:div w:id="523833518">
          <w:marLeft w:val="640"/>
          <w:marRight w:val="0"/>
          <w:marTop w:val="0"/>
          <w:marBottom w:val="0"/>
          <w:divBdr>
            <w:top w:val="none" w:sz="0" w:space="0" w:color="auto"/>
            <w:left w:val="none" w:sz="0" w:space="0" w:color="auto"/>
            <w:bottom w:val="none" w:sz="0" w:space="0" w:color="auto"/>
            <w:right w:val="none" w:sz="0" w:space="0" w:color="auto"/>
          </w:divBdr>
        </w:div>
        <w:div w:id="2044819515">
          <w:marLeft w:val="640"/>
          <w:marRight w:val="0"/>
          <w:marTop w:val="0"/>
          <w:marBottom w:val="0"/>
          <w:divBdr>
            <w:top w:val="none" w:sz="0" w:space="0" w:color="auto"/>
            <w:left w:val="none" w:sz="0" w:space="0" w:color="auto"/>
            <w:bottom w:val="none" w:sz="0" w:space="0" w:color="auto"/>
            <w:right w:val="none" w:sz="0" w:space="0" w:color="auto"/>
          </w:divBdr>
        </w:div>
        <w:div w:id="336856122">
          <w:marLeft w:val="640"/>
          <w:marRight w:val="0"/>
          <w:marTop w:val="0"/>
          <w:marBottom w:val="0"/>
          <w:divBdr>
            <w:top w:val="none" w:sz="0" w:space="0" w:color="auto"/>
            <w:left w:val="none" w:sz="0" w:space="0" w:color="auto"/>
            <w:bottom w:val="none" w:sz="0" w:space="0" w:color="auto"/>
            <w:right w:val="none" w:sz="0" w:space="0" w:color="auto"/>
          </w:divBdr>
        </w:div>
        <w:div w:id="987629405">
          <w:marLeft w:val="640"/>
          <w:marRight w:val="0"/>
          <w:marTop w:val="0"/>
          <w:marBottom w:val="0"/>
          <w:divBdr>
            <w:top w:val="none" w:sz="0" w:space="0" w:color="auto"/>
            <w:left w:val="none" w:sz="0" w:space="0" w:color="auto"/>
            <w:bottom w:val="none" w:sz="0" w:space="0" w:color="auto"/>
            <w:right w:val="none" w:sz="0" w:space="0" w:color="auto"/>
          </w:divBdr>
        </w:div>
        <w:div w:id="2016229245">
          <w:marLeft w:val="640"/>
          <w:marRight w:val="0"/>
          <w:marTop w:val="0"/>
          <w:marBottom w:val="0"/>
          <w:divBdr>
            <w:top w:val="none" w:sz="0" w:space="0" w:color="auto"/>
            <w:left w:val="none" w:sz="0" w:space="0" w:color="auto"/>
            <w:bottom w:val="none" w:sz="0" w:space="0" w:color="auto"/>
            <w:right w:val="none" w:sz="0" w:space="0" w:color="auto"/>
          </w:divBdr>
        </w:div>
        <w:div w:id="1248810214">
          <w:marLeft w:val="640"/>
          <w:marRight w:val="0"/>
          <w:marTop w:val="0"/>
          <w:marBottom w:val="0"/>
          <w:divBdr>
            <w:top w:val="none" w:sz="0" w:space="0" w:color="auto"/>
            <w:left w:val="none" w:sz="0" w:space="0" w:color="auto"/>
            <w:bottom w:val="none" w:sz="0" w:space="0" w:color="auto"/>
            <w:right w:val="none" w:sz="0" w:space="0" w:color="auto"/>
          </w:divBdr>
        </w:div>
        <w:div w:id="231504670">
          <w:marLeft w:val="640"/>
          <w:marRight w:val="0"/>
          <w:marTop w:val="0"/>
          <w:marBottom w:val="0"/>
          <w:divBdr>
            <w:top w:val="none" w:sz="0" w:space="0" w:color="auto"/>
            <w:left w:val="none" w:sz="0" w:space="0" w:color="auto"/>
            <w:bottom w:val="none" w:sz="0" w:space="0" w:color="auto"/>
            <w:right w:val="none" w:sz="0" w:space="0" w:color="auto"/>
          </w:divBdr>
        </w:div>
        <w:div w:id="1249197407">
          <w:marLeft w:val="640"/>
          <w:marRight w:val="0"/>
          <w:marTop w:val="0"/>
          <w:marBottom w:val="0"/>
          <w:divBdr>
            <w:top w:val="none" w:sz="0" w:space="0" w:color="auto"/>
            <w:left w:val="none" w:sz="0" w:space="0" w:color="auto"/>
            <w:bottom w:val="none" w:sz="0" w:space="0" w:color="auto"/>
            <w:right w:val="none" w:sz="0" w:space="0" w:color="auto"/>
          </w:divBdr>
        </w:div>
        <w:div w:id="2071731264">
          <w:marLeft w:val="640"/>
          <w:marRight w:val="0"/>
          <w:marTop w:val="0"/>
          <w:marBottom w:val="0"/>
          <w:divBdr>
            <w:top w:val="none" w:sz="0" w:space="0" w:color="auto"/>
            <w:left w:val="none" w:sz="0" w:space="0" w:color="auto"/>
            <w:bottom w:val="none" w:sz="0" w:space="0" w:color="auto"/>
            <w:right w:val="none" w:sz="0" w:space="0" w:color="auto"/>
          </w:divBdr>
        </w:div>
        <w:div w:id="1440829930">
          <w:marLeft w:val="640"/>
          <w:marRight w:val="0"/>
          <w:marTop w:val="0"/>
          <w:marBottom w:val="0"/>
          <w:divBdr>
            <w:top w:val="none" w:sz="0" w:space="0" w:color="auto"/>
            <w:left w:val="none" w:sz="0" w:space="0" w:color="auto"/>
            <w:bottom w:val="none" w:sz="0" w:space="0" w:color="auto"/>
            <w:right w:val="none" w:sz="0" w:space="0" w:color="auto"/>
          </w:divBdr>
        </w:div>
        <w:div w:id="583491897">
          <w:marLeft w:val="640"/>
          <w:marRight w:val="0"/>
          <w:marTop w:val="0"/>
          <w:marBottom w:val="0"/>
          <w:divBdr>
            <w:top w:val="none" w:sz="0" w:space="0" w:color="auto"/>
            <w:left w:val="none" w:sz="0" w:space="0" w:color="auto"/>
            <w:bottom w:val="none" w:sz="0" w:space="0" w:color="auto"/>
            <w:right w:val="none" w:sz="0" w:space="0" w:color="auto"/>
          </w:divBdr>
        </w:div>
        <w:div w:id="2089383457">
          <w:marLeft w:val="640"/>
          <w:marRight w:val="0"/>
          <w:marTop w:val="0"/>
          <w:marBottom w:val="0"/>
          <w:divBdr>
            <w:top w:val="none" w:sz="0" w:space="0" w:color="auto"/>
            <w:left w:val="none" w:sz="0" w:space="0" w:color="auto"/>
            <w:bottom w:val="none" w:sz="0" w:space="0" w:color="auto"/>
            <w:right w:val="none" w:sz="0" w:space="0" w:color="auto"/>
          </w:divBdr>
        </w:div>
        <w:div w:id="170537041">
          <w:marLeft w:val="640"/>
          <w:marRight w:val="0"/>
          <w:marTop w:val="0"/>
          <w:marBottom w:val="0"/>
          <w:divBdr>
            <w:top w:val="none" w:sz="0" w:space="0" w:color="auto"/>
            <w:left w:val="none" w:sz="0" w:space="0" w:color="auto"/>
            <w:bottom w:val="none" w:sz="0" w:space="0" w:color="auto"/>
            <w:right w:val="none" w:sz="0" w:space="0" w:color="auto"/>
          </w:divBdr>
        </w:div>
        <w:div w:id="832768040">
          <w:marLeft w:val="640"/>
          <w:marRight w:val="0"/>
          <w:marTop w:val="0"/>
          <w:marBottom w:val="0"/>
          <w:divBdr>
            <w:top w:val="none" w:sz="0" w:space="0" w:color="auto"/>
            <w:left w:val="none" w:sz="0" w:space="0" w:color="auto"/>
            <w:bottom w:val="none" w:sz="0" w:space="0" w:color="auto"/>
            <w:right w:val="none" w:sz="0" w:space="0" w:color="auto"/>
          </w:divBdr>
        </w:div>
        <w:div w:id="1606422192">
          <w:marLeft w:val="640"/>
          <w:marRight w:val="0"/>
          <w:marTop w:val="0"/>
          <w:marBottom w:val="0"/>
          <w:divBdr>
            <w:top w:val="none" w:sz="0" w:space="0" w:color="auto"/>
            <w:left w:val="none" w:sz="0" w:space="0" w:color="auto"/>
            <w:bottom w:val="none" w:sz="0" w:space="0" w:color="auto"/>
            <w:right w:val="none" w:sz="0" w:space="0" w:color="auto"/>
          </w:divBdr>
        </w:div>
        <w:div w:id="2048724987">
          <w:marLeft w:val="640"/>
          <w:marRight w:val="0"/>
          <w:marTop w:val="0"/>
          <w:marBottom w:val="0"/>
          <w:divBdr>
            <w:top w:val="none" w:sz="0" w:space="0" w:color="auto"/>
            <w:left w:val="none" w:sz="0" w:space="0" w:color="auto"/>
            <w:bottom w:val="none" w:sz="0" w:space="0" w:color="auto"/>
            <w:right w:val="none" w:sz="0" w:space="0" w:color="auto"/>
          </w:divBdr>
        </w:div>
        <w:div w:id="287324259">
          <w:marLeft w:val="640"/>
          <w:marRight w:val="0"/>
          <w:marTop w:val="0"/>
          <w:marBottom w:val="0"/>
          <w:divBdr>
            <w:top w:val="none" w:sz="0" w:space="0" w:color="auto"/>
            <w:left w:val="none" w:sz="0" w:space="0" w:color="auto"/>
            <w:bottom w:val="none" w:sz="0" w:space="0" w:color="auto"/>
            <w:right w:val="none" w:sz="0" w:space="0" w:color="auto"/>
          </w:divBdr>
        </w:div>
        <w:div w:id="1073044245">
          <w:marLeft w:val="640"/>
          <w:marRight w:val="0"/>
          <w:marTop w:val="0"/>
          <w:marBottom w:val="0"/>
          <w:divBdr>
            <w:top w:val="none" w:sz="0" w:space="0" w:color="auto"/>
            <w:left w:val="none" w:sz="0" w:space="0" w:color="auto"/>
            <w:bottom w:val="none" w:sz="0" w:space="0" w:color="auto"/>
            <w:right w:val="none" w:sz="0" w:space="0" w:color="auto"/>
          </w:divBdr>
        </w:div>
        <w:div w:id="1648969127">
          <w:marLeft w:val="640"/>
          <w:marRight w:val="0"/>
          <w:marTop w:val="0"/>
          <w:marBottom w:val="0"/>
          <w:divBdr>
            <w:top w:val="none" w:sz="0" w:space="0" w:color="auto"/>
            <w:left w:val="none" w:sz="0" w:space="0" w:color="auto"/>
            <w:bottom w:val="none" w:sz="0" w:space="0" w:color="auto"/>
            <w:right w:val="none" w:sz="0" w:space="0" w:color="auto"/>
          </w:divBdr>
        </w:div>
        <w:div w:id="853307899">
          <w:marLeft w:val="640"/>
          <w:marRight w:val="0"/>
          <w:marTop w:val="0"/>
          <w:marBottom w:val="0"/>
          <w:divBdr>
            <w:top w:val="none" w:sz="0" w:space="0" w:color="auto"/>
            <w:left w:val="none" w:sz="0" w:space="0" w:color="auto"/>
            <w:bottom w:val="none" w:sz="0" w:space="0" w:color="auto"/>
            <w:right w:val="none" w:sz="0" w:space="0" w:color="auto"/>
          </w:divBdr>
        </w:div>
        <w:div w:id="1542591175">
          <w:marLeft w:val="640"/>
          <w:marRight w:val="0"/>
          <w:marTop w:val="0"/>
          <w:marBottom w:val="0"/>
          <w:divBdr>
            <w:top w:val="none" w:sz="0" w:space="0" w:color="auto"/>
            <w:left w:val="none" w:sz="0" w:space="0" w:color="auto"/>
            <w:bottom w:val="none" w:sz="0" w:space="0" w:color="auto"/>
            <w:right w:val="none" w:sz="0" w:space="0" w:color="auto"/>
          </w:divBdr>
        </w:div>
        <w:div w:id="1532567732">
          <w:marLeft w:val="640"/>
          <w:marRight w:val="0"/>
          <w:marTop w:val="0"/>
          <w:marBottom w:val="0"/>
          <w:divBdr>
            <w:top w:val="none" w:sz="0" w:space="0" w:color="auto"/>
            <w:left w:val="none" w:sz="0" w:space="0" w:color="auto"/>
            <w:bottom w:val="none" w:sz="0" w:space="0" w:color="auto"/>
            <w:right w:val="none" w:sz="0" w:space="0" w:color="auto"/>
          </w:divBdr>
        </w:div>
        <w:div w:id="713889811">
          <w:marLeft w:val="640"/>
          <w:marRight w:val="0"/>
          <w:marTop w:val="0"/>
          <w:marBottom w:val="0"/>
          <w:divBdr>
            <w:top w:val="none" w:sz="0" w:space="0" w:color="auto"/>
            <w:left w:val="none" w:sz="0" w:space="0" w:color="auto"/>
            <w:bottom w:val="none" w:sz="0" w:space="0" w:color="auto"/>
            <w:right w:val="none" w:sz="0" w:space="0" w:color="auto"/>
          </w:divBdr>
        </w:div>
        <w:div w:id="606891501">
          <w:marLeft w:val="640"/>
          <w:marRight w:val="0"/>
          <w:marTop w:val="0"/>
          <w:marBottom w:val="0"/>
          <w:divBdr>
            <w:top w:val="none" w:sz="0" w:space="0" w:color="auto"/>
            <w:left w:val="none" w:sz="0" w:space="0" w:color="auto"/>
            <w:bottom w:val="none" w:sz="0" w:space="0" w:color="auto"/>
            <w:right w:val="none" w:sz="0" w:space="0" w:color="auto"/>
          </w:divBdr>
        </w:div>
        <w:div w:id="891038366">
          <w:marLeft w:val="640"/>
          <w:marRight w:val="0"/>
          <w:marTop w:val="0"/>
          <w:marBottom w:val="0"/>
          <w:divBdr>
            <w:top w:val="none" w:sz="0" w:space="0" w:color="auto"/>
            <w:left w:val="none" w:sz="0" w:space="0" w:color="auto"/>
            <w:bottom w:val="none" w:sz="0" w:space="0" w:color="auto"/>
            <w:right w:val="none" w:sz="0" w:space="0" w:color="auto"/>
          </w:divBdr>
        </w:div>
        <w:div w:id="37165978">
          <w:marLeft w:val="640"/>
          <w:marRight w:val="0"/>
          <w:marTop w:val="0"/>
          <w:marBottom w:val="0"/>
          <w:divBdr>
            <w:top w:val="none" w:sz="0" w:space="0" w:color="auto"/>
            <w:left w:val="none" w:sz="0" w:space="0" w:color="auto"/>
            <w:bottom w:val="none" w:sz="0" w:space="0" w:color="auto"/>
            <w:right w:val="none" w:sz="0" w:space="0" w:color="auto"/>
          </w:divBdr>
        </w:div>
        <w:div w:id="1953202157">
          <w:marLeft w:val="640"/>
          <w:marRight w:val="0"/>
          <w:marTop w:val="0"/>
          <w:marBottom w:val="0"/>
          <w:divBdr>
            <w:top w:val="none" w:sz="0" w:space="0" w:color="auto"/>
            <w:left w:val="none" w:sz="0" w:space="0" w:color="auto"/>
            <w:bottom w:val="none" w:sz="0" w:space="0" w:color="auto"/>
            <w:right w:val="none" w:sz="0" w:space="0" w:color="auto"/>
          </w:divBdr>
        </w:div>
        <w:div w:id="1237519052">
          <w:marLeft w:val="640"/>
          <w:marRight w:val="0"/>
          <w:marTop w:val="0"/>
          <w:marBottom w:val="0"/>
          <w:divBdr>
            <w:top w:val="none" w:sz="0" w:space="0" w:color="auto"/>
            <w:left w:val="none" w:sz="0" w:space="0" w:color="auto"/>
            <w:bottom w:val="none" w:sz="0" w:space="0" w:color="auto"/>
            <w:right w:val="none" w:sz="0" w:space="0" w:color="auto"/>
          </w:divBdr>
        </w:div>
        <w:div w:id="1265579147">
          <w:marLeft w:val="640"/>
          <w:marRight w:val="0"/>
          <w:marTop w:val="0"/>
          <w:marBottom w:val="0"/>
          <w:divBdr>
            <w:top w:val="none" w:sz="0" w:space="0" w:color="auto"/>
            <w:left w:val="none" w:sz="0" w:space="0" w:color="auto"/>
            <w:bottom w:val="none" w:sz="0" w:space="0" w:color="auto"/>
            <w:right w:val="none" w:sz="0" w:space="0" w:color="auto"/>
          </w:divBdr>
        </w:div>
        <w:div w:id="1601336893">
          <w:marLeft w:val="640"/>
          <w:marRight w:val="0"/>
          <w:marTop w:val="0"/>
          <w:marBottom w:val="0"/>
          <w:divBdr>
            <w:top w:val="none" w:sz="0" w:space="0" w:color="auto"/>
            <w:left w:val="none" w:sz="0" w:space="0" w:color="auto"/>
            <w:bottom w:val="none" w:sz="0" w:space="0" w:color="auto"/>
            <w:right w:val="none" w:sz="0" w:space="0" w:color="auto"/>
          </w:divBdr>
        </w:div>
        <w:div w:id="877397396">
          <w:marLeft w:val="640"/>
          <w:marRight w:val="0"/>
          <w:marTop w:val="0"/>
          <w:marBottom w:val="0"/>
          <w:divBdr>
            <w:top w:val="none" w:sz="0" w:space="0" w:color="auto"/>
            <w:left w:val="none" w:sz="0" w:space="0" w:color="auto"/>
            <w:bottom w:val="none" w:sz="0" w:space="0" w:color="auto"/>
            <w:right w:val="none" w:sz="0" w:space="0" w:color="auto"/>
          </w:divBdr>
        </w:div>
        <w:div w:id="133957146">
          <w:marLeft w:val="640"/>
          <w:marRight w:val="0"/>
          <w:marTop w:val="0"/>
          <w:marBottom w:val="0"/>
          <w:divBdr>
            <w:top w:val="none" w:sz="0" w:space="0" w:color="auto"/>
            <w:left w:val="none" w:sz="0" w:space="0" w:color="auto"/>
            <w:bottom w:val="none" w:sz="0" w:space="0" w:color="auto"/>
            <w:right w:val="none" w:sz="0" w:space="0" w:color="auto"/>
          </w:divBdr>
        </w:div>
        <w:div w:id="216431001">
          <w:marLeft w:val="640"/>
          <w:marRight w:val="0"/>
          <w:marTop w:val="0"/>
          <w:marBottom w:val="0"/>
          <w:divBdr>
            <w:top w:val="none" w:sz="0" w:space="0" w:color="auto"/>
            <w:left w:val="none" w:sz="0" w:space="0" w:color="auto"/>
            <w:bottom w:val="none" w:sz="0" w:space="0" w:color="auto"/>
            <w:right w:val="none" w:sz="0" w:space="0" w:color="auto"/>
          </w:divBdr>
        </w:div>
        <w:div w:id="461581058">
          <w:marLeft w:val="640"/>
          <w:marRight w:val="0"/>
          <w:marTop w:val="0"/>
          <w:marBottom w:val="0"/>
          <w:divBdr>
            <w:top w:val="none" w:sz="0" w:space="0" w:color="auto"/>
            <w:left w:val="none" w:sz="0" w:space="0" w:color="auto"/>
            <w:bottom w:val="none" w:sz="0" w:space="0" w:color="auto"/>
            <w:right w:val="none" w:sz="0" w:space="0" w:color="auto"/>
          </w:divBdr>
        </w:div>
        <w:div w:id="235360889">
          <w:marLeft w:val="640"/>
          <w:marRight w:val="0"/>
          <w:marTop w:val="0"/>
          <w:marBottom w:val="0"/>
          <w:divBdr>
            <w:top w:val="none" w:sz="0" w:space="0" w:color="auto"/>
            <w:left w:val="none" w:sz="0" w:space="0" w:color="auto"/>
            <w:bottom w:val="none" w:sz="0" w:space="0" w:color="auto"/>
            <w:right w:val="none" w:sz="0" w:space="0" w:color="auto"/>
          </w:divBdr>
        </w:div>
        <w:div w:id="21825722">
          <w:marLeft w:val="640"/>
          <w:marRight w:val="0"/>
          <w:marTop w:val="0"/>
          <w:marBottom w:val="0"/>
          <w:divBdr>
            <w:top w:val="none" w:sz="0" w:space="0" w:color="auto"/>
            <w:left w:val="none" w:sz="0" w:space="0" w:color="auto"/>
            <w:bottom w:val="none" w:sz="0" w:space="0" w:color="auto"/>
            <w:right w:val="none" w:sz="0" w:space="0" w:color="auto"/>
          </w:divBdr>
        </w:div>
        <w:div w:id="1246189197">
          <w:marLeft w:val="640"/>
          <w:marRight w:val="0"/>
          <w:marTop w:val="0"/>
          <w:marBottom w:val="0"/>
          <w:divBdr>
            <w:top w:val="none" w:sz="0" w:space="0" w:color="auto"/>
            <w:left w:val="none" w:sz="0" w:space="0" w:color="auto"/>
            <w:bottom w:val="none" w:sz="0" w:space="0" w:color="auto"/>
            <w:right w:val="none" w:sz="0" w:space="0" w:color="auto"/>
          </w:divBdr>
        </w:div>
        <w:div w:id="1902868590">
          <w:marLeft w:val="640"/>
          <w:marRight w:val="0"/>
          <w:marTop w:val="0"/>
          <w:marBottom w:val="0"/>
          <w:divBdr>
            <w:top w:val="none" w:sz="0" w:space="0" w:color="auto"/>
            <w:left w:val="none" w:sz="0" w:space="0" w:color="auto"/>
            <w:bottom w:val="none" w:sz="0" w:space="0" w:color="auto"/>
            <w:right w:val="none" w:sz="0" w:space="0" w:color="auto"/>
          </w:divBdr>
        </w:div>
        <w:div w:id="1176114435">
          <w:marLeft w:val="640"/>
          <w:marRight w:val="0"/>
          <w:marTop w:val="0"/>
          <w:marBottom w:val="0"/>
          <w:divBdr>
            <w:top w:val="none" w:sz="0" w:space="0" w:color="auto"/>
            <w:left w:val="none" w:sz="0" w:space="0" w:color="auto"/>
            <w:bottom w:val="none" w:sz="0" w:space="0" w:color="auto"/>
            <w:right w:val="none" w:sz="0" w:space="0" w:color="auto"/>
          </w:divBdr>
        </w:div>
        <w:div w:id="483278291">
          <w:marLeft w:val="640"/>
          <w:marRight w:val="0"/>
          <w:marTop w:val="0"/>
          <w:marBottom w:val="0"/>
          <w:divBdr>
            <w:top w:val="none" w:sz="0" w:space="0" w:color="auto"/>
            <w:left w:val="none" w:sz="0" w:space="0" w:color="auto"/>
            <w:bottom w:val="none" w:sz="0" w:space="0" w:color="auto"/>
            <w:right w:val="none" w:sz="0" w:space="0" w:color="auto"/>
          </w:divBdr>
        </w:div>
        <w:div w:id="1323193992">
          <w:marLeft w:val="640"/>
          <w:marRight w:val="0"/>
          <w:marTop w:val="0"/>
          <w:marBottom w:val="0"/>
          <w:divBdr>
            <w:top w:val="none" w:sz="0" w:space="0" w:color="auto"/>
            <w:left w:val="none" w:sz="0" w:space="0" w:color="auto"/>
            <w:bottom w:val="none" w:sz="0" w:space="0" w:color="auto"/>
            <w:right w:val="none" w:sz="0" w:space="0" w:color="auto"/>
          </w:divBdr>
        </w:div>
        <w:div w:id="1376395410">
          <w:marLeft w:val="640"/>
          <w:marRight w:val="0"/>
          <w:marTop w:val="0"/>
          <w:marBottom w:val="0"/>
          <w:divBdr>
            <w:top w:val="none" w:sz="0" w:space="0" w:color="auto"/>
            <w:left w:val="none" w:sz="0" w:space="0" w:color="auto"/>
            <w:bottom w:val="none" w:sz="0" w:space="0" w:color="auto"/>
            <w:right w:val="none" w:sz="0" w:space="0" w:color="auto"/>
          </w:divBdr>
        </w:div>
        <w:div w:id="284506676">
          <w:marLeft w:val="640"/>
          <w:marRight w:val="0"/>
          <w:marTop w:val="0"/>
          <w:marBottom w:val="0"/>
          <w:divBdr>
            <w:top w:val="none" w:sz="0" w:space="0" w:color="auto"/>
            <w:left w:val="none" w:sz="0" w:space="0" w:color="auto"/>
            <w:bottom w:val="none" w:sz="0" w:space="0" w:color="auto"/>
            <w:right w:val="none" w:sz="0" w:space="0" w:color="auto"/>
          </w:divBdr>
        </w:div>
        <w:div w:id="2004577347">
          <w:marLeft w:val="640"/>
          <w:marRight w:val="0"/>
          <w:marTop w:val="0"/>
          <w:marBottom w:val="0"/>
          <w:divBdr>
            <w:top w:val="none" w:sz="0" w:space="0" w:color="auto"/>
            <w:left w:val="none" w:sz="0" w:space="0" w:color="auto"/>
            <w:bottom w:val="none" w:sz="0" w:space="0" w:color="auto"/>
            <w:right w:val="none" w:sz="0" w:space="0" w:color="auto"/>
          </w:divBdr>
        </w:div>
        <w:div w:id="2037344617">
          <w:marLeft w:val="640"/>
          <w:marRight w:val="0"/>
          <w:marTop w:val="0"/>
          <w:marBottom w:val="0"/>
          <w:divBdr>
            <w:top w:val="none" w:sz="0" w:space="0" w:color="auto"/>
            <w:left w:val="none" w:sz="0" w:space="0" w:color="auto"/>
            <w:bottom w:val="none" w:sz="0" w:space="0" w:color="auto"/>
            <w:right w:val="none" w:sz="0" w:space="0" w:color="auto"/>
          </w:divBdr>
        </w:div>
        <w:div w:id="184487064">
          <w:marLeft w:val="640"/>
          <w:marRight w:val="0"/>
          <w:marTop w:val="0"/>
          <w:marBottom w:val="0"/>
          <w:divBdr>
            <w:top w:val="none" w:sz="0" w:space="0" w:color="auto"/>
            <w:left w:val="none" w:sz="0" w:space="0" w:color="auto"/>
            <w:bottom w:val="none" w:sz="0" w:space="0" w:color="auto"/>
            <w:right w:val="none" w:sz="0" w:space="0" w:color="auto"/>
          </w:divBdr>
        </w:div>
        <w:div w:id="688219684">
          <w:marLeft w:val="640"/>
          <w:marRight w:val="0"/>
          <w:marTop w:val="0"/>
          <w:marBottom w:val="0"/>
          <w:divBdr>
            <w:top w:val="none" w:sz="0" w:space="0" w:color="auto"/>
            <w:left w:val="none" w:sz="0" w:space="0" w:color="auto"/>
            <w:bottom w:val="none" w:sz="0" w:space="0" w:color="auto"/>
            <w:right w:val="none" w:sz="0" w:space="0" w:color="auto"/>
          </w:divBdr>
        </w:div>
        <w:div w:id="111829096">
          <w:marLeft w:val="640"/>
          <w:marRight w:val="0"/>
          <w:marTop w:val="0"/>
          <w:marBottom w:val="0"/>
          <w:divBdr>
            <w:top w:val="none" w:sz="0" w:space="0" w:color="auto"/>
            <w:left w:val="none" w:sz="0" w:space="0" w:color="auto"/>
            <w:bottom w:val="none" w:sz="0" w:space="0" w:color="auto"/>
            <w:right w:val="none" w:sz="0" w:space="0" w:color="auto"/>
          </w:divBdr>
        </w:div>
        <w:div w:id="223375109">
          <w:marLeft w:val="640"/>
          <w:marRight w:val="0"/>
          <w:marTop w:val="0"/>
          <w:marBottom w:val="0"/>
          <w:divBdr>
            <w:top w:val="none" w:sz="0" w:space="0" w:color="auto"/>
            <w:left w:val="none" w:sz="0" w:space="0" w:color="auto"/>
            <w:bottom w:val="none" w:sz="0" w:space="0" w:color="auto"/>
            <w:right w:val="none" w:sz="0" w:space="0" w:color="auto"/>
          </w:divBdr>
        </w:div>
        <w:div w:id="1019895827">
          <w:marLeft w:val="640"/>
          <w:marRight w:val="0"/>
          <w:marTop w:val="0"/>
          <w:marBottom w:val="0"/>
          <w:divBdr>
            <w:top w:val="none" w:sz="0" w:space="0" w:color="auto"/>
            <w:left w:val="none" w:sz="0" w:space="0" w:color="auto"/>
            <w:bottom w:val="none" w:sz="0" w:space="0" w:color="auto"/>
            <w:right w:val="none" w:sz="0" w:space="0" w:color="auto"/>
          </w:divBdr>
        </w:div>
        <w:div w:id="1883201454">
          <w:marLeft w:val="640"/>
          <w:marRight w:val="0"/>
          <w:marTop w:val="0"/>
          <w:marBottom w:val="0"/>
          <w:divBdr>
            <w:top w:val="none" w:sz="0" w:space="0" w:color="auto"/>
            <w:left w:val="none" w:sz="0" w:space="0" w:color="auto"/>
            <w:bottom w:val="none" w:sz="0" w:space="0" w:color="auto"/>
            <w:right w:val="none" w:sz="0" w:space="0" w:color="auto"/>
          </w:divBdr>
        </w:div>
        <w:div w:id="1145466631">
          <w:marLeft w:val="640"/>
          <w:marRight w:val="0"/>
          <w:marTop w:val="0"/>
          <w:marBottom w:val="0"/>
          <w:divBdr>
            <w:top w:val="none" w:sz="0" w:space="0" w:color="auto"/>
            <w:left w:val="none" w:sz="0" w:space="0" w:color="auto"/>
            <w:bottom w:val="none" w:sz="0" w:space="0" w:color="auto"/>
            <w:right w:val="none" w:sz="0" w:space="0" w:color="auto"/>
          </w:divBdr>
        </w:div>
        <w:div w:id="2146390970">
          <w:marLeft w:val="640"/>
          <w:marRight w:val="0"/>
          <w:marTop w:val="0"/>
          <w:marBottom w:val="0"/>
          <w:divBdr>
            <w:top w:val="none" w:sz="0" w:space="0" w:color="auto"/>
            <w:left w:val="none" w:sz="0" w:space="0" w:color="auto"/>
            <w:bottom w:val="none" w:sz="0" w:space="0" w:color="auto"/>
            <w:right w:val="none" w:sz="0" w:space="0" w:color="auto"/>
          </w:divBdr>
        </w:div>
        <w:div w:id="776363479">
          <w:marLeft w:val="640"/>
          <w:marRight w:val="0"/>
          <w:marTop w:val="0"/>
          <w:marBottom w:val="0"/>
          <w:divBdr>
            <w:top w:val="none" w:sz="0" w:space="0" w:color="auto"/>
            <w:left w:val="none" w:sz="0" w:space="0" w:color="auto"/>
            <w:bottom w:val="none" w:sz="0" w:space="0" w:color="auto"/>
            <w:right w:val="none" w:sz="0" w:space="0" w:color="auto"/>
          </w:divBdr>
        </w:div>
        <w:div w:id="905453950">
          <w:marLeft w:val="640"/>
          <w:marRight w:val="0"/>
          <w:marTop w:val="0"/>
          <w:marBottom w:val="0"/>
          <w:divBdr>
            <w:top w:val="none" w:sz="0" w:space="0" w:color="auto"/>
            <w:left w:val="none" w:sz="0" w:space="0" w:color="auto"/>
            <w:bottom w:val="none" w:sz="0" w:space="0" w:color="auto"/>
            <w:right w:val="none" w:sz="0" w:space="0" w:color="auto"/>
          </w:divBdr>
        </w:div>
        <w:div w:id="2047292542">
          <w:marLeft w:val="640"/>
          <w:marRight w:val="0"/>
          <w:marTop w:val="0"/>
          <w:marBottom w:val="0"/>
          <w:divBdr>
            <w:top w:val="none" w:sz="0" w:space="0" w:color="auto"/>
            <w:left w:val="none" w:sz="0" w:space="0" w:color="auto"/>
            <w:bottom w:val="none" w:sz="0" w:space="0" w:color="auto"/>
            <w:right w:val="none" w:sz="0" w:space="0" w:color="auto"/>
          </w:divBdr>
        </w:div>
        <w:div w:id="1599411296">
          <w:marLeft w:val="640"/>
          <w:marRight w:val="0"/>
          <w:marTop w:val="0"/>
          <w:marBottom w:val="0"/>
          <w:divBdr>
            <w:top w:val="none" w:sz="0" w:space="0" w:color="auto"/>
            <w:left w:val="none" w:sz="0" w:space="0" w:color="auto"/>
            <w:bottom w:val="none" w:sz="0" w:space="0" w:color="auto"/>
            <w:right w:val="none" w:sz="0" w:space="0" w:color="auto"/>
          </w:divBdr>
        </w:div>
        <w:div w:id="1015031945">
          <w:marLeft w:val="640"/>
          <w:marRight w:val="0"/>
          <w:marTop w:val="0"/>
          <w:marBottom w:val="0"/>
          <w:divBdr>
            <w:top w:val="none" w:sz="0" w:space="0" w:color="auto"/>
            <w:left w:val="none" w:sz="0" w:space="0" w:color="auto"/>
            <w:bottom w:val="none" w:sz="0" w:space="0" w:color="auto"/>
            <w:right w:val="none" w:sz="0" w:space="0" w:color="auto"/>
          </w:divBdr>
        </w:div>
        <w:div w:id="342712594">
          <w:marLeft w:val="640"/>
          <w:marRight w:val="0"/>
          <w:marTop w:val="0"/>
          <w:marBottom w:val="0"/>
          <w:divBdr>
            <w:top w:val="none" w:sz="0" w:space="0" w:color="auto"/>
            <w:left w:val="none" w:sz="0" w:space="0" w:color="auto"/>
            <w:bottom w:val="none" w:sz="0" w:space="0" w:color="auto"/>
            <w:right w:val="none" w:sz="0" w:space="0" w:color="auto"/>
          </w:divBdr>
        </w:div>
        <w:div w:id="657346187">
          <w:marLeft w:val="640"/>
          <w:marRight w:val="0"/>
          <w:marTop w:val="0"/>
          <w:marBottom w:val="0"/>
          <w:divBdr>
            <w:top w:val="none" w:sz="0" w:space="0" w:color="auto"/>
            <w:left w:val="none" w:sz="0" w:space="0" w:color="auto"/>
            <w:bottom w:val="none" w:sz="0" w:space="0" w:color="auto"/>
            <w:right w:val="none" w:sz="0" w:space="0" w:color="auto"/>
          </w:divBdr>
        </w:div>
        <w:div w:id="1291135238">
          <w:marLeft w:val="640"/>
          <w:marRight w:val="0"/>
          <w:marTop w:val="0"/>
          <w:marBottom w:val="0"/>
          <w:divBdr>
            <w:top w:val="none" w:sz="0" w:space="0" w:color="auto"/>
            <w:left w:val="none" w:sz="0" w:space="0" w:color="auto"/>
            <w:bottom w:val="none" w:sz="0" w:space="0" w:color="auto"/>
            <w:right w:val="none" w:sz="0" w:space="0" w:color="auto"/>
          </w:divBdr>
        </w:div>
        <w:div w:id="1873809076">
          <w:marLeft w:val="640"/>
          <w:marRight w:val="0"/>
          <w:marTop w:val="0"/>
          <w:marBottom w:val="0"/>
          <w:divBdr>
            <w:top w:val="none" w:sz="0" w:space="0" w:color="auto"/>
            <w:left w:val="none" w:sz="0" w:space="0" w:color="auto"/>
            <w:bottom w:val="none" w:sz="0" w:space="0" w:color="auto"/>
            <w:right w:val="none" w:sz="0" w:space="0" w:color="auto"/>
          </w:divBdr>
        </w:div>
        <w:div w:id="272254573">
          <w:marLeft w:val="640"/>
          <w:marRight w:val="0"/>
          <w:marTop w:val="0"/>
          <w:marBottom w:val="0"/>
          <w:divBdr>
            <w:top w:val="none" w:sz="0" w:space="0" w:color="auto"/>
            <w:left w:val="none" w:sz="0" w:space="0" w:color="auto"/>
            <w:bottom w:val="none" w:sz="0" w:space="0" w:color="auto"/>
            <w:right w:val="none" w:sz="0" w:space="0" w:color="auto"/>
          </w:divBdr>
        </w:div>
        <w:div w:id="1500460686">
          <w:marLeft w:val="640"/>
          <w:marRight w:val="0"/>
          <w:marTop w:val="0"/>
          <w:marBottom w:val="0"/>
          <w:divBdr>
            <w:top w:val="none" w:sz="0" w:space="0" w:color="auto"/>
            <w:left w:val="none" w:sz="0" w:space="0" w:color="auto"/>
            <w:bottom w:val="none" w:sz="0" w:space="0" w:color="auto"/>
            <w:right w:val="none" w:sz="0" w:space="0" w:color="auto"/>
          </w:divBdr>
        </w:div>
        <w:div w:id="2118720361">
          <w:marLeft w:val="640"/>
          <w:marRight w:val="0"/>
          <w:marTop w:val="0"/>
          <w:marBottom w:val="0"/>
          <w:divBdr>
            <w:top w:val="none" w:sz="0" w:space="0" w:color="auto"/>
            <w:left w:val="none" w:sz="0" w:space="0" w:color="auto"/>
            <w:bottom w:val="none" w:sz="0" w:space="0" w:color="auto"/>
            <w:right w:val="none" w:sz="0" w:space="0" w:color="auto"/>
          </w:divBdr>
        </w:div>
        <w:div w:id="537815113">
          <w:marLeft w:val="640"/>
          <w:marRight w:val="0"/>
          <w:marTop w:val="0"/>
          <w:marBottom w:val="0"/>
          <w:divBdr>
            <w:top w:val="none" w:sz="0" w:space="0" w:color="auto"/>
            <w:left w:val="none" w:sz="0" w:space="0" w:color="auto"/>
            <w:bottom w:val="none" w:sz="0" w:space="0" w:color="auto"/>
            <w:right w:val="none" w:sz="0" w:space="0" w:color="auto"/>
          </w:divBdr>
        </w:div>
        <w:div w:id="1383335099">
          <w:marLeft w:val="640"/>
          <w:marRight w:val="0"/>
          <w:marTop w:val="0"/>
          <w:marBottom w:val="0"/>
          <w:divBdr>
            <w:top w:val="none" w:sz="0" w:space="0" w:color="auto"/>
            <w:left w:val="none" w:sz="0" w:space="0" w:color="auto"/>
            <w:bottom w:val="none" w:sz="0" w:space="0" w:color="auto"/>
            <w:right w:val="none" w:sz="0" w:space="0" w:color="auto"/>
          </w:divBdr>
        </w:div>
        <w:div w:id="2003266403">
          <w:marLeft w:val="640"/>
          <w:marRight w:val="0"/>
          <w:marTop w:val="0"/>
          <w:marBottom w:val="0"/>
          <w:divBdr>
            <w:top w:val="none" w:sz="0" w:space="0" w:color="auto"/>
            <w:left w:val="none" w:sz="0" w:space="0" w:color="auto"/>
            <w:bottom w:val="none" w:sz="0" w:space="0" w:color="auto"/>
            <w:right w:val="none" w:sz="0" w:space="0" w:color="auto"/>
          </w:divBdr>
        </w:div>
        <w:div w:id="1580166473">
          <w:marLeft w:val="640"/>
          <w:marRight w:val="0"/>
          <w:marTop w:val="0"/>
          <w:marBottom w:val="0"/>
          <w:divBdr>
            <w:top w:val="none" w:sz="0" w:space="0" w:color="auto"/>
            <w:left w:val="none" w:sz="0" w:space="0" w:color="auto"/>
            <w:bottom w:val="none" w:sz="0" w:space="0" w:color="auto"/>
            <w:right w:val="none" w:sz="0" w:space="0" w:color="auto"/>
          </w:divBdr>
        </w:div>
        <w:div w:id="572475959">
          <w:marLeft w:val="640"/>
          <w:marRight w:val="0"/>
          <w:marTop w:val="0"/>
          <w:marBottom w:val="0"/>
          <w:divBdr>
            <w:top w:val="none" w:sz="0" w:space="0" w:color="auto"/>
            <w:left w:val="none" w:sz="0" w:space="0" w:color="auto"/>
            <w:bottom w:val="none" w:sz="0" w:space="0" w:color="auto"/>
            <w:right w:val="none" w:sz="0" w:space="0" w:color="auto"/>
          </w:divBdr>
        </w:div>
        <w:div w:id="850264772">
          <w:marLeft w:val="640"/>
          <w:marRight w:val="0"/>
          <w:marTop w:val="0"/>
          <w:marBottom w:val="0"/>
          <w:divBdr>
            <w:top w:val="none" w:sz="0" w:space="0" w:color="auto"/>
            <w:left w:val="none" w:sz="0" w:space="0" w:color="auto"/>
            <w:bottom w:val="none" w:sz="0" w:space="0" w:color="auto"/>
            <w:right w:val="none" w:sz="0" w:space="0" w:color="auto"/>
          </w:divBdr>
        </w:div>
        <w:div w:id="557205801">
          <w:marLeft w:val="640"/>
          <w:marRight w:val="0"/>
          <w:marTop w:val="0"/>
          <w:marBottom w:val="0"/>
          <w:divBdr>
            <w:top w:val="none" w:sz="0" w:space="0" w:color="auto"/>
            <w:left w:val="none" w:sz="0" w:space="0" w:color="auto"/>
            <w:bottom w:val="none" w:sz="0" w:space="0" w:color="auto"/>
            <w:right w:val="none" w:sz="0" w:space="0" w:color="auto"/>
          </w:divBdr>
        </w:div>
        <w:div w:id="1200512306">
          <w:marLeft w:val="640"/>
          <w:marRight w:val="0"/>
          <w:marTop w:val="0"/>
          <w:marBottom w:val="0"/>
          <w:divBdr>
            <w:top w:val="none" w:sz="0" w:space="0" w:color="auto"/>
            <w:left w:val="none" w:sz="0" w:space="0" w:color="auto"/>
            <w:bottom w:val="none" w:sz="0" w:space="0" w:color="auto"/>
            <w:right w:val="none" w:sz="0" w:space="0" w:color="auto"/>
          </w:divBdr>
        </w:div>
        <w:div w:id="1813909857">
          <w:marLeft w:val="640"/>
          <w:marRight w:val="0"/>
          <w:marTop w:val="0"/>
          <w:marBottom w:val="0"/>
          <w:divBdr>
            <w:top w:val="none" w:sz="0" w:space="0" w:color="auto"/>
            <w:left w:val="none" w:sz="0" w:space="0" w:color="auto"/>
            <w:bottom w:val="none" w:sz="0" w:space="0" w:color="auto"/>
            <w:right w:val="none" w:sz="0" w:space="0" w:color="auto"/>
          </w:divBdr>
        </w:div>
        <w:div w:id="1390111580">
          <w:marLeft w:val="640"/>
          <w:marRight w:val="0"/>
          <w:marTop w:val="0"/>
          <w:marBottom w:val="0"/>
          <w:divBdr>
            <w:top w:val="none" w:sz="0" w:space="0" w:color="auto"/>
            <w:left w:val="none" w:sz="0" w:space="0" w:color="auto"/>
            <w:bottom w:val="none" w:sz="0" w:space="0" w:color="auto"/>
            <w:right w:val="none" w:sz="0" w:space="0" w:color="auto"/>
          </w:divBdr>
        </w:div>
        <w:div w:id="1206258575">
          <w:marLeft w:val="640"/>
          <w:marRight w:val="0"/>
          <w:marTop w:val="0"/>
          <w:marBottom w:val="0"/>
          <w:divBdr>
            <w:top w:val="none" w:sz="0" w:space="0" w:color="auto"/>
            <w:left w:val="none" w:sz="0" w:space="0" w:color="auto"/>
            <w:bottom w:val="none" w:sz="0" w:space="0" w:color="auto"/>
            <w:right w:val="none" w:sz="0" w:space="0" w:color="auto"/>
          </w:divBdr>
        </w:div>
        <w:div w:id="2116247778">
          <w:marLeft w:val="640"/>
          <w:marRight w:val="0"/>
          <w:marTop w:val="0"/>
          <w:marBottom w:val="0"/>
          <w:divBdr>
            <w:top w:val="none" w:sz="0" w:space="0" w:color="auto"/>
            <w:left w:val="none" w:sz="0" w:space="0" w:color="auto"/>
            <w:bottom w:val="none" w:sz="0" w:space="0" w:color="auto"/>
            <w:right w:val="none" w:sz="0" w:space="0" w:color="auto"/>
          </w:divBdr>
        </w:div>
        <w:div w:id="1943798529">
          <w:marLeft w:val="640"/>
          <w:marRight w:val="0"/>
          <w:marTop w:val="0"/>
          <w:marBottom w:val="0"/>
          <w:divBdr>
            <w:top w:val="none" w:sz="0" w:space="0" w:color="auto"/>
            <w:left w:val="none" w:sz="0" w:space="0" w:color="auto"/>
            <w:bottom w:val="none" w:sz="0" w:space="0" w:color="auto"/>
            <w:right w:val="none" w:sz="0" w:space="0" w:color="auto"/>
          </w:divBdr>
        </w:div>
        <w:div w:id="1249584557">
          <w:marLeft w:val="640"/>
          <w:marRight w:val="0"/>
          <w:marTop w:val="0"/>
          <w:marBottom w:val="0"/>
          <w:divBdr>
            <w:top w:val="none" w:sz="0" w:space="0" w:color="auto"/>
            <w:left w:val="none" w:sz="0" w:space="0" w:color="auto"/>
            <w:bottom w:val="none" w:sz="0" w:space="0" w:color="auto"/>
            <w:right w:val="none" w:sz="0" w:space="0" w:color="auto"/>
          </w:divBdr>
        </w:div>
        <w:div w:id="1791048216">
          <w:marLeft w:val="640"/>
          <w:marRight w:val="0"/>
          <w:marTop w:val="0"/>
          <w:marBottom w:val="0"/>
          <w:divBdr>
            <w:top w:val="none" w:sz="0" w:space="0" w:color="auto"/>
            <w:left w:val="none" w:sz="0" w:space="0" w:color="auto"/>
            <w:bottom w:val="none" w:sz="0" w:space="0" w:color="auto"/>
            <w:right w:val="none" w:sz="0" w:space="0" w:color="auto"/>
          </w:divBdr>
        </w:div>
        <w:div w:id="923105960">
          <w:marLeft w:val="640"/>
          <w:marRight w:val="0"/>
          <w:marTop w:val="0"/>
          <w:marBottom w:val="0"/>
          <w:divBdr>
            <w:top w:val="none" w:sz="0" w:space="0" w:color="auto"/>
            <w:left w:val="none" w:sz="0" w:space="0" w:color="auto"/>
            <w:bottom w:val="none" w:sz="0" w:space="0" w:color="auto"/>
            <w:right w:val="none" w:sz="0" w:space="0" w:color="auto"/>
          </w:divBdr>
        </w:div>
        <w:div w:id="721366450">
          <w:marLeft w:val="640"/>
          <w:marRight w:val="0"/>
          <w:marTop w:val="0"/>
          <w:marBottom w:val="0"/>
          <w:divBdr>
            <w:top w:val="none" w:sz="0" w:space="0" w:color="auto"/>
            <w:left w:val="none" w:sz="0" w:space="0" w:color="auto"/>
            <w:bottom w:val="none" w:sz="0" w:space="0" w:color="auto"/>
            <w:right w:val="none" w:sz="0" w:space="0" w:color="auto"/>
          </w:divBdr>
        </w:div>
        <w:div w:id="393160177">
          <w:marLeft w:val="640"/>
          <w:marRight w:val="0"/>
          <w:marTop w:val="0"/>
          <w:marBottom w:val="0"/>
          <w:divBdr>
            <w:top w:val="none" w:sz="0" w:space="0" w:color="auto"/>
            <w:left w:val="none" w:sz="0" w:space="0" w:color="auto"/>
            <w:bottom w:val="none" w:sz="0" w:space="0" w:color="auto"/>
            <w:right w:val="none" w:sz="0" w:space="0" w:color="auto"/>
          </w:divBdr>
        </w:div>
        <w:div w:id="435637771">
          <w:marLeft w:val="640"/>
          <w:marRight w:val="0"/>
          <w:marTop w:val="0"/>
          <w:marBottom w:val="0"/>
          <w:divBdr>
            <w:top w:val="none" w:sz="0" w:space="0" w:color="auto"/>
            <w:left w:val="none" w:sz="0" w:space="0" w:color="auto"/>
            <w:bottom w:val="none" w:sz="0" w:space="0" w:color="auto"/>
            <w:right w:val="none" w:sz="0" w:space="0" w:color="auto"/>
          </w:divBdr>
        </w:div>
        <w:div w:id="364521306">
          <w:marLeft w:val="640"/>
          <w:marRight w:val="0"/>
          <w:marTop w:val="0"/>
          <w:marBottom w:val="0"/>
          <w:divBdr>
            <w:top w:val="none" w:sz="0" w:space="0" w:color="auto"/>
            <w:left w:val="none" w:sz="0" w:space="0" w:color="auto"/>
            <w:bottom w:val="none" w:sz="0" w:space="0" w:color="auto"/>
            <w:right w:val="none" w:sz="0" w:space="0" w:color="auto"/>
          </w:divBdr>
        </w:div>
        <w:div w:id="860096584">
          <w:marLeft w:val="640"/>
          <w:marRight w:val="0"/>
          <w:marTop w:val="0"/>
          <w:marBottom w:val="0"/>
          <w:divBdr>
            <w:top w:val="none" w:sz="0" w:space="0" w:color="auto"/>
            <w:left w:val="none" w:sz="0" w:space="0" w:color="auto"/>
            <w:bottom w:val="none" w:sz="0" w:space="0" w:color="auto"/>
            <w:right w:val="none" w:sz="0" w:space="0" w:color="auto"/>
          </w:divBdr>
        </w:div>
        <w:div w:id="779878460">
          <w:marLeft w:val="640"/>
          <w:marRight w:val="0"/>
          <w:marTop w:val="0"/>
          <w:marBottom w:val="0"/>
          <w:divBdr>
            <w:top w:val="none" w:sz="0" w:space="0" w:color="auto"/>
            <w:left w:val="none" w:sz="0" w:space="0" w:color="auto"/>
            <w:bottom w:val="none" w:sz="0" w:space="0" w:color="auto"/>
            <w:right w:val="none" w:sz="0" w:space="0" w:color="auto"/>
          </w:divBdr>
        </w:div>
        <w:div w:id="1930503425">
          <w:marLeft w:val="640"/>
          <w:marRight w:val="0"/>
          <w:marTop w:val="0"/>
          <w:marBottom w:val="0"/>
          <w:divBdr>
            <w:top w:val="none" w:sz="0" w:space="0" w:color="auto"/>
            <w:left w:val="none" w:sz="0" w:space="0" w:color="auto"/>
            <w:bottom w:val="none" w:sz="0" w:space="0" w:color="auto"/>
            <w:right w:val="none" w:sz="0" w:space="0" w:color="auto"/>
          </w:divBdr>
        </w:div>
      </w:divsChild>
    </w:div>
    <w:div w:id="446580057">
      <w:bodyDiv w:val="1"/>
      <w:marLeft w:val="0"/>
      <w:marRight w:val="0"/>
      <w:marTop w:val="0"/>
      <w:marBottom w:val="0"/>
      <w:divBdr>
        <w:top w:val="none" w:sz="0" w:space="0" w:color="auto"/>
        <w:left w:val="none" w:sz="0" w:space="0" w:color="auto"/>
        <w:bottom w:val="none" w:sz="0" w:space="0" w:color="auto"/>
        <w:right w:val="none" w:sz="0" w:space="0" w:color="auto"/>
      </w:divBdr>
      <w:divsChild>
        <w:div w:id="1014841940">
          <w:marLeft w:val="640"/>
          <w:marRight w:val="0"/>
          <w:marTop w:val="0"/>
          <w:marBottom w:val="0"/>
          <w:divBdr>
            <w:top w:val="none" w:sz="0" w:space="0" w:color="auto"/>
            <w:left w:val="none" w:sz="0" w:space="0" w:color="auto"/>
            <w:bottom w:val="none" w:sz="0" w:space="0" w:color="auto"/>
            <w:right w:val="none" w:sz="0" w:space="0" w:color="auto"/>
          </w:divBdr>
        </w:div>
        <w:div w:id="702442446">
          <w:marLeft w:val="640"/>
          <w:marRight w:val="0"/>
          <w:marTop w:val="0"/>
          <w:marBottom w:val="0"/>
          <w:divBdr>
            <w:top w:val="none" w:sz="0" w:space="0" w:color="auto"/>
            <w:left w:val="none" w:sz="0" w:space="0" w:color="auto"/>
            <w:bottom w:val="none" w:sz="0" w:space="0" w:color="auto"/>
            <w:right w:val="none" w:sz="0" w:space="0" w:color="auto"/>
          </w:divBdr>
        </w:div>
        <w:div w:id="1675567288">
          <w:marLeft w:val="640"/>
          <w:marRight w:val="0"/>
          <w:marTop w:val="0"/>
          <w:marBottom w:val="0"/>
          <w:divBdr>
            <w:top w:val="none" w:sz="0" w:space="0" w:color="auto"/>
            <w:left w:val="none" w:sz="0" w:space="0" w:color="auto"/>
            <w:bottom w:val="none" w:sz="0" w:space="0" w:color="auto"/>
            <w:right w:val="none" w:sz="0" w:space="0" w:color="auto"/>
          </w:divBdr>
        </w:div>
        <w:div w:id="1232697530">
          <w:marLeft w:val="640"/>
          <w:marRight w:val="0"/>
          <w:marTop w:val="0"/>
          <w:marBottom w:val="0"/>
          <w:divBdr>
            <w:top w:val="none" w:sz="0" w:space="0" w:color="auto"/>
            <w:left w:val="none" w:sz="0" w:space="0" w:color="auto"/>
            <w:bottom w:val="none" w:sz="0" w:space="0" w:color="auto"/>
            <w:right w:val="none" w:sz="0" w:space="0" w:color="auto"/>
          </w:divBdr>
        </w:div>
        <w:div w:id="378481455">
          <w:marLeft w:val="640"/>
          <w:marRight w:val="0"/>
          <w:marTop w:val="0"/>
          <w:marBottom w:val="0"/>
          <w:divBdr>
            <w:top w:val="none" w:sz="0" w:space="0" w:color="auto"/>
            <w:left w:val="none" w:sz="0" w:space="0" w:color="auto"/>
            <w:bottom w:val="none" w:sz="0" w:space="0" w:color="auto"/>
            <w:right w:val="none" w:sz="0" w:space="0" w:color="auto"/>
          </w:divBdr>
        </w:div>
        <w:div w:id="1196188022">
          <w:marLeft w:val="640"/>
          <w:marRight w:val="0"/>
          <w:marTop w:val="0"/>
          <w:marBottom w:val="0"/>
          <w:divBdr>
            <w:top w:val="none" w:sz="0" w:space="0" w:color="auto"/>
            <w:left w:val="none" w:sz="0" w:space="0" w:color="auto"/>
            <w:bottom w:val="none" w:sz="0" w:space="0" w:color="auto"/>
            <w:right w:val="none" w:sz="0" w:space="0" w:color="auto"/>
          </w:divBdr>
        </w:div>
        <w:div w:id="446586960">
          <w:marLeft w:val="640"/>
          <w:marRight w:val="0"/>
          <w:marTop w:val="0"/>
          <w:marBottom w:val="0"/>
          <w:divBdr>
            <w:top w:val="none" w:sz="0" w:space="0" w:color="auto"/>
            <w:left w:val="none" w:sz="0" w:space="0" w:color="auto"/>
            <w:bottom w:val="none" w:sz="0" w:space="0" w:color="auto"/>
            <w:right w:val="none" w:sz="0" w:space="0" w:color="auto"/>
          </w:divBdr>
        </w:div>
        <w:div w:id="2072969297">
          <w:marLeft w:val="640"/>
          <w:marRight w:val="0"/>
          <w:marTop w:val="0"/>
          <w:marBottom w:val="0"/>
          <w:divBdr>
            <w:top w:val="none" w:sz="0" w:space="0" w:color="auto"/>
            <w:left w:val="none" w:sz="0" w:space="0" w:color="auto"/>
            <w:bottom w:val="none" w:sz="0" w:space="0" w:color="auto"/>
            <w:right w:val="none" w:sz="0" w:space="0" w:color="auto"/>
          </w:divBdr>
        </w:div>
        <w:div w:id="505292050">
          <w:marLeft w:val="640"/>
          <w:marRight w:val="0"/>
          <w:marTop w:val="0"/>
          <w:marBottom w:val="0"/>
          <w:divBdr>
            <w:top w:val="none" w:sz="0" w:space="0" w:color="auto"/>
            <w:left w:val="none" w:sz="0" w:space="0" w:color="auto"/>
            <w:bottom w:val="none" w:sz="0" w:space="0" w:color="auto"/>
            <w:right w:val="none" w:sz="0" w:space="0" w:color="auto"/>
          </w:divBdr>
        </w:div>
        <w:div w:id="945773881">
          <w:marLeft w:val="640"/>
          <w:marRight w:val="0"/>
          <w:marTop w:val="0"/>
          <w:marBottom w:val="0"/>
          <w:divBdr>
            <w:top w:val="none" w:sz="0" w:space="0" w:color="auto"/>
            <w:left w:val="none" w:sz="0" w:space="0" w:color="auto"/>
            <w:bottom w:val="none" w:sz="0" w:space="0" w:color="auto"/>
            <w:right w:val="none" w:sz="0" w:space="0" w:color="auto"/>
          </w:divBdr>
        </w:div>
        <w:div w:id="1757238859">
          <w:marLeft w:val="640"/>
          <w:marRight w:val="0"/>
          <w:marTop w:val="0"/>
          <w:marBottom w:val="0"/>
          <w:divBdr>
            <w:top w:val="none" w:sz="0" w:space="0" w:color="auto"/>
            <w:left w:val="none" w:sz="0" w:space="0" w:color="auto"/>
            <w:bottom w:val="none" w:sz="0" w:space="0" w:color="auto"/>
            <w:right w:val="none" w:sz="0" w:space="0" w:color="auto"/>
          </w:divBdr>
        </w:div>
        <w:div w:id="474298539">
          <w:marLeft w:val="640"/>
          <w:marRight w:val="0"/>
          <w:marTop w:val="0"/>
          <w:marBottom w:val="0"/>
          <w:divBdr>
            <w:top w:val="none" w:sz="0" w:space="0" w:color="auto"/>
            <w:left w:val="none" w:sz="0" w:space="0" w:color="auto"/>
            <w:bottom w:val="none" w:sz="0" w:space="0" w:color="auto"/>
            <w:right w:val="none" w:sz="0" w:space="0" w:color="auto"/>
          </w:divBdr>
        </w:div>
        <w:div w:id="560678794">
          <w:marLeft w:val="640"/>
          <w:marRight w:val="0"/>
          <w:marTop w:val="0"/>
          <w:marBottom w:val="0"/>
          <w:divBdr>
            <w:top w:val="none" w:sz="0" w:space="0" w:color="auto"/>
            <w:left w:val="none" w:sz="0" w:space="0" w:color="auto"/>
            <w:bottom w:val="none" w:sz="0" w:space="0" w:color="auto"/>
            <w:right w:val="none" w:sz="0" w:space="0" w:color="auto"/>
          </w:divBdr>
        </w:div>
        <w:div w:id="287441993">
          <w:marLeft w:val="640"/>
          <w:marRight w:val="0"/>
          <w:marTop w:val="0"/>
          <w:marBottom w:val="0"/>
          <w:divBdr>
            <w:top w:val="none" w:sz="0" w:space="0" w:color="auto"/>
            <w:left w:val="none" w:sz="0" w:space="0" w:color="auto"/>
            <w:bottom w:val="none" w:sz="0" w:space="0" w:color="auto"/>
            <w:right w:val="none" w:sz="0" w:space="0" w:color="auto"/>
          </w:divBdr>
        </w:div>
        <w:div w:id="1818959244">
          <w:marLeft w:val="640"/>
          <w:marRight w:val="0"/>
          <w:marTop w:val="0"/>
          <w:marBottom w:val="0"/>
          <w:divBdr>
            <w:top w:val="none" w:sz="0" w:space="0" w:color="auto"/>
            <w:left w:val="none" w:sz="0" w:space="0" w:color="auto"/>
            <w:bottom w:val="none" w:sz="0" w:space="0" w:color="auto"/>
            <w:right w:val="none" w:sz="0" w:space="0" w:color="auto"/>
          </w:divBdr>
        </w:div>
        <w:div w:id="290330366">
          <w:marLeft w:val="640"/>
          <w:marRight w:val="0"/>
          <w:marTop w:val="0"/>
          <w:marBottom w:val="0"/>
          <w:divBdr>
            <w:top w:val="none" w:sz="0" w:space="0" w:color="auto"/>
            <w:left w:val="none" w:sz="0" w:space="0" w:color="auto"/>
            <w:bottom w:val="none" w:sz="0" w:space="0" w:color="auto"/>
            <w:right w:val="none" w:sz="0" w:space="0" w:color="auto"/>
          </w:divBdr>
        </w:div>
        <w:div w:id="614488606">
          <w:marLeft w:val="640"/>
          <w:marRight w:val="0"/>
          <w:marTop w:val="0"/>
          <w:marBottom w:val="0"/>
          <w:divBdr>
            <w:top w:val="none" w:sz="0" w:space="0" w:color="auto"/>
            <w:left w:val="none" w:sz="0" w:space="0" w:color="auto"/>
            <w:bottom w:val="none" w:sz="0" w:space="0" w:color="auto"/>
            <w:right w:val="none" w:sz="0" w:space="0" w:color="auto"/>
          </w:divBdr>
        </w:div>
        <w:div w:id="1617367962">
          <w:marLeft w:val="640"/>
          <w:marRight w:val="0"/>
          <w:marTop w:val="0"/>
          <w:marBottom w:val="0"/>
          <w:divBdr>
            <w:top w:val="none" w:sz="0" w:space="0" w:color="auto"/>
            <w:left w:val="none" w:sz="0" w:space="0" w:color="auto"/>
            <w:bottom w:val="none" w:sz="0" w:space="0" w:color="auto"/>
            <w:right w:val="none" w:sz="0" w:space="0" w:color="auto"/>
          </w:divBdr>
        </w:div>
        <w:div w:id="337319106">
          <w:marLeft w:val="640"/>
          <w:marRight w:val="0"/>
          <w:marTop w:val="0"/>
          <w:marBottom w:val="0"/>
          <w:divBdr>
            <w:top w:val="none" w:sz="0" w:space="0" w:color="auto"/>
            <w:left w:val="none" w:sz="0" w:space="0" w:color="auto"/>
            <w:bottom w:val="none" w:sz="0" w:space="0" w:color="auto"/>
            <w:right w:val="none" w:sz="0" w:space="0" w:color="auto"/>
          </w:divBdr>
        </w:div>
        <w:div w:id="1492452911">
          <w:marLeft w:val="640"/>
          <w:marRight w:val="0"/>
          <w:marTop w:val="0"/>
          <w:marBottom w:val="0"/>
          <w:divBdr>
            <w:top w:val="none" w:sz="0" w:space="0" w:color="auto"/>
            <w:left w:val="none" w:sz="0" w:space="0" w:color="auto"/>
            <w:bottom w:val="none" w:sz="0" w:space="0" w:color="auto"/>
            <w:right w:val="none" w:sz="0" w:space="0" w:color="auto"/>
          </w:divBdr>
        </w:div>
        <w:div w:id="1036929305">
          <w:marLeft w:val="640"/>
          <w:marRight w:val="0"/>
          <w:marTop w:val="0"/>
          <w:marBottom w:val="0"/>
          <w:divBdr>
            <w:top w:val="none" w:sz="0" w:space="0" w:color="auto"/>
            <w:left w:val="none" w:sz="0" w:space="0" w:color="auto"/>
            <w:bottom w:val="none" w:sz="0" w:space="0" w:color="auto"/>
            <w:right w:val="none" w:sz="0" w:space="0" w:color="auto"/>
          </w:divBdr>
        </w:div>
        <w:div w:id="1583758669">
          <w:marLeft w:val="640"/>
          <w:marRight w:val="0"/>
          <w:marTop w:val="0"/>
          <w:marBottom w:val="0"/>
          <w:divBdr>
            <w:top w:val="none" w:sz="0" w:space="0" w:color="auto"/>
            <w:left w:val="none" w:sz="0" w:space="0" w:color="auto"/>
            <w:bottom w:val="none" w:sz="0" w:space="0" w:color="auto"/>
            <w:right w:val="none" w:sz="0" w:space="0" w:color="auto"/>
          </w:divBdr>
        </w:div>
        <w:div w:id="1499884589">
          <w:marLeft w:val="640"/>
          <w:marRight w:val="0"/>
          <w:marTop w:val="0"/>
          <w:marBottom w:val="0"/>
          <w:divBdr>
            <w:top w:val="none" w:sz="0" w:space="0" w:color="auto"/>
            <w:left w:val="none" w:sz="0" w:space="0" w:color="auto"/>
            <w:bottom w:val="none" w:sz="0" w:space="0" w:color="auto"/>
            <w:right w:val="none" w:sz="0" w:space="0" w:color="auto"/>
          </w:divBdr>
        </w:div>
        <w:div w:id="659388194">
          <w:marLeft w:val="640"/>
          <w:marRight w:val="0"/>
          <w:marTop w:val="0"/>
          <w:marBottom w:val="0"/>
          <w:divBdr>
            <w:top w:val="none" w:sz="0" w:space="0" w:color="auto"/>
            <w:left w:val="none" w:sz="0" w:space="0" w:color="auto"/>
            <w:bottom w:val="none" w:sz="0" w:space="0" w:color="auto"/>
            <w:right w:val="none" w:sz="0" w:space="0" w:color="auto"/>
          </w:divBdr>
        </w:div>
        <w:div w:id="101845576">
          <w:marLeft w:val="640"/>
          <w:marRight w:val="0"/>
          <w:marTop w:val="0"/>
          <w:marBottom w:val="0"/>
          <w:divBdr>
            <w:top w:val="none" w:sz="0" w:space="0" w:color="auto"/>
            <w:left w:val="none" w:sz="0" w:space="0" w:color="auto"/>
            <w:bottom w:val="none" w:sz="0" w:space="0" w:color="auto"/>
            <w:right w:val="none" w:sz="0" w:space="0" w:color="auto"/>
          </w:divBdr>
        </w:div>
        <w:div w:id="1799761211">
          <w:marLeft w:val="640"/>
          <w:marRight w:val="0"/>
          <w:marTop w:val="0"/>
          <w:marBottom w:val="0"/>
          <w:divBdr>
            <w:top w:val="none" w:sz="0" w:space="0" w:color="auto"/>
            <w:left w:val="none" w:sz="0" w:space="0" w:color="auto"/>
            <w:bottom w:val="none" w:sz="0" w:space="0" w:color="auto"/>
            <w:right w:val="none" w:sz="0" w:space="0" w:color="auto"/>
          </w:divBdr>
        </w:div>
        <w:div w:id="888105483">
          <w:marLeft w:val="640"/>
          <w:marRight w:val="0"/>
          <w:marTop w:val="0"/>
          <w:marBottom w:val="0"/>
          <w:divBdr>
            <w:top w:val="none" w:sz="0" w:space="0" w:color="auto"/>
            <w:left w:val="none" w:sz="0" w:space="0" w:color="auto"/>
            <w:bottom w:val="none" w:sz="0" w:space="0" w:color="auto"/>
            <w:right w:val="none" w:sz="0" w:space="0" w:color="auto"/>
          </w:divBdr>
        </w:div>
        <w:div w:id="1032463304">
          <w:marLeft w:val="640"/>
          <w:marRight w:val="0"/>
          <w:marTop w:val="0"/>
          <w:marBottom w:val="0"/>
          <w:divBdr>
            <w:top w:val="none" w:sz="0" w:space="0" w:color="auto"/>
            <w:left w:val="none" w:sz="0" w:space="0" w:color="auto"/>
            <w:bottom w:val="none" w:sz="0" w:space="0" w:color="auto"/>
            <w:right w:val="none" w:sz="0" w:space="0" w:color="auto"/>
          </w:divBdr>
        </w:div>
        <w:div w:id="1275749709">
          <w:marLeft w:val="640"/>
          <w:marRight w:val="0"/>
          <w:marTop w:val="0"/>
          <w:marBottom w:val="0"/>
          <w:divBdr>
            <w:top w:val="none" w:sz="0" w:space="0" w:color="auto"/>
            <w:left w:val="none" w:sz="0" w:space="0" w:color="auto"/>
            <w:bottom w:val="none" w:sz="0" w:space="0" w:color="auto"/>
            <w:right w:val="none" w:sz="0" w:space="0" w:color="auto"/>
          </w:divBdr>
        </w:div>
        <w:div w:id="1894349011">
          <w:marLeft w:val="640"/>
          <w:marRight w:val="0"/>
          <w:marTop w:val="0"/>
          <w:marBottom w:val="0"/>
          <w:divBdr>
            <w:top w:val="none" w:sz="0" w:space="0" w:color="auto"/>
            <w:left w:val="none" w:sz="0" w:space="0" w:color="auto"/>
            <w:bottom w:val="none" w:sz="0" w:space="0" w:color="auto"/>
            <w:right w:val="none" w:sz="0" w:space="0" w:color="auto"/>
          </w:divBdr>
        </w:div>
        <w:div w:id="1413743926">
          <w:marLeft w:val="640"/>
          <w:marRight w:val="0"/>
          <w:marTop w:val="0"/>
          <w:marBottom w:val="0"/>
          <w:divBdr>
            <w:top w:val="none" w:sz="0" w:space="0" w:color="auto"/>
            <w:left w:val="none" w:sz="0" w:space="0" w:color="auto"/>
            <w:bottom w:val="none" w:sz="0" w:space="0" w:color="auto"/>
            <w:right w:val="none" w:sz="0" w:space="0" w:color="auto"/>
          </w:divBdr>
        </w:div>
        <w:div w:id="32661553">
          <w:marLeft w:val="640"/>
          <w:marRight w:val="0"/>
          <w:marTop w:val="0"/>
          <w:marBottom w:val="0"/>
          <w:divBdr>
            <w:top w:val="none" w:sz="0" w:space="0" w:color="auto"/>
            <w:left w:val="none" w:sz="0" w:space="0" w:color="auto"/>
            <w:bottom w:val="none" w:sz="0" w:space="0" w:color="auto"/>
            <w:right w:val="none" w:sz="0" w:space="0" w:color="auto"/>
          </w:divBdr>
        </w:div>
        <w:div w:id="1564951011">
          <w:marLeft w:val="640"/>
          <w:marRight w:val="0"/>
          <w:marTop w:val="0"/>
          <w:marBottom w:val="0"/>
          <w:divBdr>
            <w:top w:val="none" w:sz="0" w:space="0" w:color="auto"/>
            <w:left w:val="none" w:sz="0" w:space="0" w:color="auto"/>
            <w:bottom w:val="none" w:sz="0" w:space="0" w:color="auto"/>
            <w:right w:val="none" w:sz="0" w:space="0" w:color="auto"/>
          </w:divBdr>
        </w:div>
        <w:div w:id="1198545940">
          <w:marLeft w:val="640"/>
          <w:marRight w:val="0"/>
          <w:marTop w:val="0"/>
          <w:marBottom w:val="0"/>
          <w:divBdr>
            <w:top w:val="none" w:sz="0" w:space="0" w:color="auto"/>
            <w:left w:val="none" w:sz="0" w:space="0" w:color="auto"/>
            <w:bottom w:val="none" w:sz="0" w:space="0" w:color="auto"/>
            <w:right w:val="none" w:sz="0" w:space="0" w:color="auto"/>
          </w:divBdr>
        </w:div>
        <w:div w:id="389155651">
          <w:marLeft w:val="640"/>
          <w:marRight w:val="0"/>
          <w:marTop w:val="0"/>
          <w:marBottom w:val="0"/>
          <w:divBdr>
            <w:top w:val="none" w:sz="0" w:space="0" w:color="auto"/>
            <w:left w:val="none" w:sz="0" w:space="0" w:color="auto"/>
            <w:bottom w:val="none" w:sz="0" w:space="0" w:color="auto"/>
            <w:right w:val="none" w:sz="0" w:space="0" w:color="auto"/>
          </w:divBdr>
        </w:div>
        <w:div w:id="642783021">
          <w:marLeft w:val="640"/>
          <w:marRight w:val="0"/>
          <w:marTop w:val="0"/>
          <w:marBottom w:val="0"/>
          <w:divBdr>
            <w:top w:val="none" w:sz="0" w:space="0" w:color="auto"/>
            <w:left w:val="none" w:sz="0" w:space="0" w:color="auto"/>
            <w:bottom w:val="none" w:sz="0" w:space="0" w:color="auto"/>
            <w:right w:val="none" w:sz="0" w:space="0" w:color="auto"/>
          </w:divBdr>
        </w:div>
        <w:div w:id="535315760">
          <w:marLeft w:val="640"/>
          <w:marRight w:val="0"/>
          <w:marTop w:val="0"/>
          <w:marBottom w:val="0"/>
          <w:divBdr>
            <w:top w:val="none" w:sz="0" w:space="0" w:color="auto"/>
            <w:left w:val="none" w:sz="0" w:space="0" w:color="auto"/>
            <w:bottom w:val="none" w:sz="0" w:space="0" w:color="auto"/>
            <w:right w:val="none" w:sz="0" w:space="0" w:color="auto"/>
          </w:divBdr>
        </w:div>
        <w:div w:id="1321421382">
          <w:marLeft w:val="640"/>
          <w:marRight w:val="0"/>
          <w:marTop w:val="0"/>
          <w:marBottom w:val="0"/>
          <w:divBdr>
            <w:top w:val="none" w:sz="0" w:space="0" w:color="auto"/>
            <w:left w:val="none" w:sz="0" w:space="0" w:color="auto"/>
            <w:bottom w:val="none" w:sz="0" w:space="0" w:color="auto"/>
            <w:right w:val="none" w:sz="0" w:space="0" w:color="auto"/>
          </w:divBdr>
        </w:div>
        <w:div w:id="1995796265">
          <w:marLeft w:val="640"/>
          <w:marRight w:val="0"/>
          <w:marTop w:val="0"/>
          <w:marBottom w:val="0"/>
          <w:divBdr>
            <w:top w:val="none" w:sz="0" w:space="0" w:color="auto"/>
            <w:left w:val="none" w:sz="0" w:space="0" w:color="auto"/>
            <w:bottom w:val="none" w:sz="0" w:space="0" w:color="auto"/>
            <w:right w:val="none" w:sz="0" w:space="0" w:color="auto"/>
          </w:divBdr>
        </w:div>
        <w:div w:id="395981623">
          <w:marLeft w:val="640"/>
          <w:marRight w:val="0"/>
          <w:marTop w:val="0"/>
          <w:marBottom w:val="0"/>
          <w:divBdr>
            <w:top w:val="none" w:sz="0" w:space="0" w:color="auto"/>
            <w:left w:val="none" w:sz="0" w:space="0" w:color="auto"/>
            <w:bottom w:val="none" w:sz="0" w:space="0" w:color="auto"/>
            <w:right w:val="none" w:sz="0" w:space="0" w:color="auto"/>
          </w:divBdr>
        </w:div>
        <w:div w:id="1850606901">
          <w:marLeft w:val="640"/>
          <w:marRight w:val="0"/>
          <w:marTop w:val="0"/>
          <w:marBottom w:val="0"/>
          <w:divBdr>
            <w:top w:val="none" w:sz="0" w:space="0" w:color="auto"/>
            <w:left w:val="none" w:sz="0" w:space="0" w:color="auto"/>
            <w:bottom w:val="none" w:sz="0" w:space="0" w:color="auto"/>
            <w:right w:val="none" w:sz="0" w:space="0" w:color="auto"/>
          </w:divBdr>
        </w:div>
        <w:div w:id="1500775495">
          <w:marLeft w:val="640"/>
          <w:marRight w:val="0"/>
          <w:marTop w:val="0"/>
          <w:marBottom w:val="0"/>
          <w:divBdr>
            <w:top w:val="none" w:sz="0" w:space="0" w:color="auto"/>
            <w:left w:val="none" w:sz="0" w:space="0" w:color="auto"/>
            <w:bottom w:val="none" w:sz="0" w:space="0" w:color="auto"/>
            <w:right w:val="none" w:sz="0" w:space="0" w:color="auto"/>
          </w:divBdr>
        </w:div>
        <w:div w:id="814883061">
          <w:marLeft w:val="640"/>
          <w:marRight w:val="0"/>
          <w:marTop w:val="0"/>
          <w:marBottom w:val="0"/>
          <w:divBdr>
            <w:top w:val="none" w:sz="0" w:space="0" w:color="auto"/>
            <w:left w:val="none" w:sz="0" w:space="0" w:color="auto"/>
            <w:bottom w:val="none" w:sz="0" w:space="0" w:color="auto"/>
            <w:right w:val="none" w:sz="0" w:space="0" w:color="auto"/>
          </w:divBdr>
        </w:div>
        <w:div w:id="1439567907">
          <w:marLeft w:val="640"/>
          <w:marRight w:val="0"/>
          <w:marTop w:val="0"/>
          <w:marBottom w:val="0"/>
          <w:divBdr>
            <w:top w:val="none" w:sz="0" w:space="0" w:color="auto"/>
            <w:left w:val="none" w:sz="0" w:space="0" w:color="auto"/>
            <w:bottom w:val="none" w:sz="0" w:space="0" w:color="auto"/>
            <w:right w:val="none" w:sz="0" w:space="0" w:color="auto"/>
          </w:divBdr>
        </w:div>
        <w:div w:id="613948109">
          <w:marLeft w:val="640"/>
          <w:marRight w:val="0"/>
          <w:marTop w:val="0"/>
          <w:marBottom w:val="0"/>
          <w:divBdr>
            <w:top w:val="none" w:sz="0" w:space="0" w:color="auto"/>
            <w:left w:val="none" w:sz="0" w:space="0" w:color="auto"/>
            <w:bottom w:val="none" w:sz="0" w:space="0" w:color="auto"/>
            <w:right w:val="none" w:sz="0" w:space="0" w:color="auto"/>
          </w:divBdr>
        </w:div>
        <w:div w:id="1286740399">
          <w:marLeft w:val="640"/>
          <w:marRight w:val="0"/>
          <w:marTop w:val="0"/>
          <w:marBottom w:val="0"/>
          <w:divBdr>
            <w:top w:val="none" w:sz="0" w:space="0" w:color="auto"/>
            <w:left w:val="none" w:sz="0" w:space="0" w:color="auto"/>
            <w:bottom w:val="none" w:sz="0" w:space="0" w:color="auto"/>
            <w:right w:val="none" w:sz="0" w:space="0" w:color="auto"/>
          </w:divBdr>
        </w:div>
        <w:div w:id="1776753732">
          <w:marLeft w:val="640"/>
          <w:marRight w:val="0"/>
          <w:marTop w:val="0"/>
          <w:marBottom w:val="0"/>
          <w:divBdr>
            <w:top w:val="none" w:sz="0" w:space="0" w:color="auto"/>
            <w:left w:val="none" w:sz="0" w:space="0" w:color="auto"/>
            <w:bottom w:val="none" w:sz="0" w:space="0" w:color="auto"/>
            <w:right w:val="none" w:sz="0" w:space="0" w:color="auto"/>
          </w:divBdr>
        </w:div>
        <w:div w:id="1857495753">
          <w:marLeft w:val="640"/>
          <w:marRight w:val="0"/>
          <w:marTop w:val="0"/>
          <w:marBottom w:val="0"/>
          <w:divBdr>
            <w:top w:val="none" w:sz="0" w:space="0" w:color="auto"/>
            <w:left w:val="none" w:sz="0" w:space="0" w:color="auto"/>
            <w:bottom w:val="none" w:sz="0" w:space="0" w:color="auto"/>
            <w:right w:val="none" w:sz="0" w:space="0" w:color="auto"/>
          </w:divBdr>
        </w:div>
        <w:div w:id="426772787">
          <w:marLeft w:val="640"/>
          <w:marRight w:val="0"/>
          <w:marTop w:val="0"/>
          <w:marBottom w:val="0"/>
          <w:divBdr>
            <w:top w:val="none" w:sz="0" w:space="0" w:color="auto"/>
            <w:left w:val="none" w:sz="0" w:space="0" w:color="auto"/>
            <w:bottom w:val="none" w:sz="0" w:space="0" w:color="auto"/>
            <w:right w:val="none" w:sz="0" w:space="0" w:color="auto"/>
          </w:divBdr>
        </w:div>
        <w:div w:id="1809006423">
          <w:marLeft w:val="640"/>
          <w:marRight w:val="0"/>
          <w:marTop w:val="0"/>
          <w:marBottom w:val="0"/>
          <w:divBdr>
            <w:top w:val="none" w:sz="0" w:space="0" w:color="auto"/>
            <w:left w:val="none" w:sz="0" w:space="0" w:color="auto"/>
            <w:bottom w:val="none" w:sz="0" w:space="0" w:color="auto"/>
            <w:right w:val="none" w:sz="0" w:space="0" w:color="auto"/>
          </w:divBdr>
        </w:div>
        <w:div w:id="293756694">
          <w:marLeft w:val="640"/>
          <w:marRight w:val="0"/>
          <w:marTop w:val="0"/>
          <w:marBottom w:val="0"/>
          <w:divBdr>
            <w:top w:val="none" w:sz="0" w:space="0" w:color="auto"/>
            <w:left w:val="none" w:sz="0" w:space="0" w:color="auto"/>
            <w:bottom w:val="none" w:sz="0" w:space="0" w:color="auto"/>
            <w:right w:val="none" w:sz="0" w:space="0" w:color="auto"/>
          </w:divBdr>
        </w:div>
        <w:div w:id="1715695294">
          <w:marLeft w:val="640"/>
          <w:marRight w:val="0"/>
          <w:marTop w:val="0"/>
          <w:marBottom w:val="0"/>
          <w:divBdr>
            <w:top w:val="none" w:sz="0" w:space="0" w:color="auto"/>
            <w:left w:val="none" w:sz="0" w:space="0" w:color="auto"/>
            <w:bottom w:val="none" w:sz="0" w:space="0" w:color="auto"/>
            <w:right w:val="none" w:sz="0" w:space="0" w:color="auto"/>
          </w:divBdr>
        </w:div>
        <w:div w:id="140736346">
          <w:marLeft w:val="640"/>
          <w:marRight w:val="0"/>
          <w:marTop w:val="0"/>
          <w:marBottom w:val="0"/>
          <w:divBdr>
            <w:top w:val="none" w:sz="0" w:space="0" w:color="auto"/>
            <w:left w:val="none" w:sz="0" w:space="0" w:color="auto"/>
            <w:bottom w:val="none" w:sz="0" w:space="0" w:color="auto"/>
            <w:right w:val="none" w:sz="0" w:space="0" w:color="auto"/>
          </w:divBdr>
        </w:div>
        <w:div w:id="1953396026">
          <w:marLeft w:val="640"/>
          <w:marRight w:val="0"/>
          <w:marTop w:val="0"/>
          <w:marBottom w:val="0"/>
          <w:divBdr>
            <w:top w:val="none" w:sz="0" w:space="0" w:color="auto"/>
            <w:left w:val="none" w:sz="0" w:space="0" w:color="auto"/>
            <w:bottom w:val="none" w:sz="0" w:space="0" w:color="auto"/>
            <w:right w:val="none" w:sz="0" w:space="0" w:color="auto"/>
          </w:divBdr>
        </w:div>
        <w:div w:id="1848328381">
          <w:marLeft w:val="640"/>
          <w:marRight w:val="0"/>
          <w:marTop w:val="0"/>
          <w:marBottom w:val="0"/>
          <w:divBdr>
            <w:top w:val="none" w:sz="0" w:space="0" w:color="auto"/>
            <w:left w:val="none" w:sz="0" w:space="0" w:color="auto"/>
            <w:bottom w:val="none" w:sz="0" w:space="0" w:color="auto"/>
            <w:right w:val="none" w:sz="0" w:space="0" w:color="auto"/>
          </w:divBdr>
        </w:div>
        <w:div w:id="1024550548">
          <w:marLeft w:val="640"/>
          <w:marRight w:val="0"/>
          <w:marTop w:val="0"/>
          <w:marBottom w:val="0"/>
          <w:divBdr>
            <w:top w:val="none" w:sz="0" w:space="0" w:color="auto"/>
            <w:left w:val="none" w:sz="0" w:space="0" w:color="auto"/>
            <w:bottom w:val="none" w:sz="0" w:space="0" w:color="auto"/>
            <w:right w:val="none" w:sz="0" w:space="0" w:color="auto"/>
          </w:divBdr>
        </w:div>
        <w:div w:id="1597862084">
          <w:marLeft w:val="640"/>
          <w:marRight w:val="0"/>
          <w:marTop w:val="0"/>
          <w:marBottom w:val="0"/>
          <w:divBdr>
            <w:top w:val="none" w:sz="0" w:space="0" w:color="auto"/>
            <w:left w:val="none" w:sz="0" w:space="0" w:color="auto"/>
            <w:bottom w:val="none" w:sz="0" w:space="0" w:color="auto"/>
            <w:right w:val="none" w:sz="0" w:space="0" w:color="auto"/>
          </w:divBdr>
        </w:div>
        <w:div w:id="1045062906">
          <w:marLeft w:val="640"/>
          <w:marRight w:val="0"/>
          <w:marTop w:val="0"/>
          <w:marBottom w:val="0"/>
          <w:divBdr>
            <w:top w:val="none" w:sz="0" w:space="0" w:color="auto"/>
            <w:left w:val="none" w:sz="0" w:space="0" w:color="auto"/>
            <w:bottom w:val="none" w:sz="0" w:space="0" w:color="auto"/>
            <w:right w:val="none" w:sz="0" w:space="0" w:color="auto"/>
          </w:divBdr>
        </w:div>
        <w:div w:id="1681161350">
          <w:marLeft w:val="640"/>
          <w:marRight w:val="0"/>
          <w:marTop w:val="0"/>
          <w:marBottom w:val="0"/>
          <w:divBdr>
            <w:top w:val="none" w:sz="0" w:space="0" w:color="auto"/>
            <w:left w:val="none" w:sz="0" w:space="0" w:color="auto"/>
            <w:bottom w:val="none" w:sz="0" w:space="0" w:color="auto"/>
            <w:right w:val="none" w:sz="0" w:space="0" w:color="auto"/>
          </w:divBdr>
        </w:div>
        <w:div w:id="1479761311">
          <w:marLeft w:val="640"/>
          <w:marRight w:val="0"/>
          <w:marTop w:val="0"/>
          <w:marBottom w:val="0"/>
          <w:divBdr>
            <w:top w:val="none" w:sz="0" w:space="0" w:color="auto"/>
            <w:left w:val="none" w:sz="0" w:space="0" w:color="auto"/>
            <w:bottom w:val="none" w:sz="0" w:space="0" w:color="auto"/>
            <w:right w:val="none" w:sz="0" w:space="0" w:color="auto"/>
          </w:divBdr>
        </w:div>
        <w:div w:id="1401246415">
          <w:marLeft w:val="640"/>
          <w:marRight w:val="0"/>
          <w:marTop w:val="0"/>
          <w:marBottom w:val="0"/>
          <w:divBdr>
            <w:top w:val="none" w:sz="0" w:space="0" w:color="auto"/>
            <w:left w:val="none" w:sz="0" w:space="0" w:color="auto"/>
            <w:bottom w:val="none" w:sz="0" w:space="0" w:color="auto"/>
            <w:right w:val="none" w:sz="0" w:space="0" w:color="auto"/>
          </w:divBdr>
        </w:div>
        <w:div w:id="1913536789">
          <w:marLeft w:val="640"/>
          <w:marRight w:val="0"/>
          <w:marTop w:val="0"/>
          <w:marBottom w:val="0"/>
          <w:divBdr>
            <w:top w:val="none" w:sz="0" w:space="0" w:color="auto"/>
            <w:left w:val="none" w:sz="0" w:space="0" w:color="auto"/>
            <w:bottom w:val="none" w:sz="0" w:space="0" w:color="auto"/>
            <w:right w:val="none" w:sz="0" w:space="0" w:color="auto"/>
          </w:divBdr>
        </w:div>
        <w:div w:id="1492452950">
          <w:marLeft w:val="640"/>
          <w:marRight w:val="0"/>
          <w:marTop w:val="0"/>
          <w:marBottom w:val="0"/>
          <w:divBdr>
            <w:top w:val="none" w:sz="0" w:space="0" w:color="auto"/>
            <w:left w:val="none" w:sz="0" w:space="0" w:color="auto"/>
            <w:bottom w:val="none" w:sz="0" w:space="0" w:color="auto"/>
            <w:right w:val="none" w:sz="0" w:space="0" w:color="auto"/>
          </w:divBdr>
        </w:div>
        <w:div w:id="504437103">
          <w:marLeft w:val="640"/>
          <w:marRight w:val="0"/>
          <w:marTop w:val="0"/>
          <w:marBottom w:val="0"/>
          <w:divBdr>
            <w:top w:val="none" w:sz="0" w:space="0" w:color="auto"/>
            <w:left w:val="none" w:sz="0" w:space="0" w:color="auto"/>
            <w:bottom w:val="none" w:sz="0" w:space="0" w:color="auto"/>
            <w:right w:val="none" w:sz="0" w:space="0" w:color="auto"/>
          </w:divBdr>
        </w:div>
        <w:div w:id="1310287758">
          <w:marLeft w:val="640"/>
          <w:marRight w:val="0"/>
          <w:marTop w:val="0"/>
          <w:marBottom w:val="0"/>
          <w:divBdr>
            <w:top w:val="none" w:sz="0" w:space="0" w:color="auto"/>
            <w:left w:val="none" w:sz="0" w:space="0" w:color="auto"/>
            <w:bottom w:val="none" w:sz="0" w:space="0" w:color="auto"/>
            <w:right w:val="none" w:sz="0" w:space="0" w:color="auto"/>
          </w:divBdr>
        </w:div>
        <w:div w:id="1678460730">
          <w:marLeft w:val="640"/>
          <w:marRight w:val="0"/>
          <w:marTop w:val="0"/>
          <w:marBottom w:val="0"/>
          <w:divBdr>
            <w:top w:val="none" w:sz="0" w:space="0" w:color="auto"/>
            <w:left w:val="none" w:sz="0" w:space="0" w:color="auto"/>
            <w:bottom w:val="none" w:sz="0" w:space="0" w:color="auto"/>
            <w:right w:val="none" w:sz="0" w:space="0" w:color="auto"/>
          </w:divBdr>
        </w:div>
        <w:div w:id="578444706">
          <w:marLeft w:val="640"/>
          <w:marRight w:val="0"/>
          <w:marTop w:val="0"/>
          <w:marBottom w:val="0"/>
          <w:divBdr>
            <w:top w:val="none" w:sz="0" w:space="0" w:color="auto"/>
            <w:left w:val="none" w:sz="0" w:space="0" w:color="auto"/>
            <w:bottom w:val="none" w:sz="0" w:space="0" w:color="auto"/>
            <w:right w:val="none" w:sz="0" w:space="0" w:color="auto"/>
          </w:divBdr>
        </w:div>
        <w:div w:id="1165705955">
          <w:marLeft w:val="640"/>
          <w:marRight w:val="0"/>
          <w:marTop w:val="0"/>
          <w:marBottom w:val="0"/>
          <w:divBdr>
            <w:top w:val="none" w:sz="0" w:space="0" w:color="auto"/>
            <w:left w:val="none" w:sz="0" w:space="0" w:color="auto"/>
            <w:bottom w:val="none" w:sz="0" w:space="0" w:color="auto"/>
            <w:right w:val="none" w:sz="0" w:space="0" w:color="auto"/>
          </w:divBdr>
        </w:div>
        <w:div w:id="353578780">
          <w:marLeft w:val="640"/>
          <w:marRight w:val="0"/>
          <w:marTop w:val="0"/>
          <w:marBottom w:val="0"/>
          <w:divBdr>
            <w:top w:val="none" w:sz="0" w:space="0" w:color="auto"/>
            <w:left w:val="none" w:sz="0" w:space="0" w:color="auto"/>
            <w:bottom w:val="none" w:sz="0" w:space="0" w:color="auto"/>
            <w:right w:val="none" w:sz="0" w:space="0" w:color="auto"/>
          </w:divBdr>
        </w:div>
        <w:div w:id="1223491970">
          <w:marLeft w:val="640"/>
          <w:marRight w:val="0"/>
          <w:marTop w:val="0"/>
          <w:marBottom w:val="0"/>
          <w:divBdr>
            <w:top w:val="none" w:sz="0" w:space="0" w:color="auto"/>
            <w:left w:val="none" w:sz="0" w:space="0" w:color="auto"/>
            <w:bottom w:val="none" w:sz="0" w:space="0" w:color="auto"/>
            <w:right w:val="none" w:sz="0" w:space="0" w:color="auto"/>
          </w:divBdr>
        </w:div>
        <w:div w:id="1337683838">
          <w:marLeft w:val="640"/>
          <w:marRight w:val="0"/>
          <w:marTop w:val="0"/>
          <w:marBottom w:val="0"/>
          <w:divBdr>
            <w:top w:val="none" w:sz="0" w:space="0" w:color="auto"/>
            <w:left w:val="none" w:sz="0" w:space="0" w:color="auto"/>
            <w:bottom w:val="none" w:sz="0" w:space="0" w:color="auto"/>
            <w:right w:val="none" w:sz="0" w:space="0" w:color="auto"/>
          </w:divBdr>
        </w:div>
        <w:div w:id="1295866948">
          <w:marLeft w:val="640"/>
          <w:marRight w:val="0"/>
          <w:marTop w:val="0"/>
          <w:marBottom w:val="0"/>
          <w:divBdr>
            <w:top w:val="none" w:sz="0" w:space="0" w:color="auto"/>
            <w:left w:val="none" w:sz="0" w:space="0" w:color="auto"/>
            <w:bottom w:val="none" w:sz="0" w:space="0" w:color="auto"/>
            <w:right w:val="none" w:sz="0" w:space="0" w:color="auto"/>
          </w:divBdr>
        </w:div>
        <w:div w:id="1080325526">
          <w:marLeft w:val="640"/>
          <w:marRight w:val="0"/>
          <w:marTop w:val="0"/>
          <w:marBottom w:val="0"/>
          <w:divBdr>
            <w:top w:val="none" w:sz="0" w:space="0" w:color="auto"/>
            <w:left w:val="none" w:sz="0" w:space="0" w:color="auto"/>
            <w:bottom w:val="none" w:sz="0" w:space="0" w:color="auto"/>
            <w:right w:val="none" w:sz="0" w:space="0" w:color="auto"/>
          </w:divBdr>
        </w:div>
        <w:div w:id="508982085">
          <w:marLeft w:val="640"/>
          <w:marRight w:val="0"/>
          <w:marTop w:val="0"/>
          <w:marBottom w:val="0"/>
          <w:divBdr>
            <w:top w:val="none" w:sz="0" w:space="0" w:color="auto"/>
            <w:left w:val="none" w:sz="0" w:space="0" w:color="auto"/>
            <w:bottom w:val="none" w:sz="0" w:space="0" w:color="auto"/>
            <w:right w:val="none" w:sz="0" w:space="0" w:color="auto"/>
          </w:divBdr>
        </w:div>
        <w:div w:id="1249969730">
          <w:marLeft w:val="640"/>
          <w:marRight w:val="0"/>
          <w:marTop w:val="0"/>
          <w:marBottom w:val="0"/>
          <w:divBdr>
            <w:top w:val="none" w:sz="0" w:space="0" w:color="auto"/>
            <w:left w:val="none" w:sz="0" w:space="0" w:color="auto"/>
            <w:bottom w:val="none" w:sz="0" w:space="0" w:color="auto"/>
            <w:right w:val="none" w:sz="0" w:space="0" w:color="auto"/>
          </w:divBdr>
        </w:div>
        <w:div w:id="419717999">
          <w:marLeft w:val="640"/>
          <w:marRight w:val="0"/>
          <w:marTop w:val="0"/>
          <w:marBottom w:val="0"/>
          <w:divBdr>
            <w:top w:val="none" w:sz="0" w:space="0" w:color="auto"/>
            <w:left w:val="none" w:sz="0" w:space="0" w:color="auto"/>
            <w:bottom w:val="none" w:sz="0" w:space="0" w:color="auto"/>
            <w:right w:val="none" w:sz="0" w:space="0" w:color="auto"/>
          </w:divBdr>
        </w:div>
        <w:div w:id="779108112">
          <w:marLeft w:val="640"/>
          <w:marRight w:val="0"/>
          <w:marTop w:val="0"/>
          <w:marBottom w:val="0"/>
          <w:divBdr>
            <w:top w:val="none" w:sz="0" w:space="0" w:color="auto"/>
            <w:left w:val="none" w:sz="0" w:space="0" w:color="auto"/>
            <w:bottom w:val="none" w:sz="0" w:space="0" w:color="auto"/>
            <w:right w:val="none" w:sz="0" w:space="0" w:color="auto"/>
          </w:divBdr>
        </w:div>
        <w:div w:id="1882279896">
          <w:marLeft w:val="640"/>
          <w:marRight w:val="0"/>
          <w:marTop w:val="0"/>
          <w:marBottom w:val="0"/>
          <w:divBdr>
            <w:top w:val="none" w:sz="0" w:space="0" w:color="auto"/>
            <w:left w:val="none" w:sz="0" w:space="0" w:color="auto"/>
            <w:bottom w:val="none" w:sz="0" w:space="0" w:color="auto"/>
            <w:right w:val="none" w:sz="0" w:space="0" w:color="auto"/>
          </w:divBdr>
        </w:div>
        <w:div w:id="729184290">
          <w:marLeft w:val="640"/>
          <w:marRight w:val="0"/>
          <w:marTop w:val="0"/>
          <w:marBottom w:val="0"/>
          <w:divBdr>
            <w:top w:val="none" w:sz="0" w:space="0" w:color="auto"/>
            <w:left w:val="none" w:sz="0" w:space="0" w:color="auto"/>
            <w:bottom w:val="none" w:sz="0" w:space="0" w:color="auto"/>
            <w:right w:val="none" w:sz="0" w:space="0" w:color="auto"/>
          </w:divBdr>
        </w:div>
        <w:div w:id="1859001278">
          <w:marLeft w:val="640"/>
          <w:marRight w:val="0"/>
          <w:marTop w:val="0"/>
          <w:marBottom w:val="0"/>
          <w:divBdr>
            <w:top w:val="none" w:sz="0" w:space="0" w:color="auto"/>
            <w:left w:val="none" w:sz="0" w:space="0" w:color="auto"/>
            <w:bottom w:val="none" w:sz="0" w:space="0" w:color="auto"/>
            <w:right w:val="none" w:sz="0" w:space="0" w:color="auto"/>
          </w:divBdr>
        </w:div>
        <w:div w:id="1626427543">
          <w:marLeft w:val="640"/>
          <w:marRight w:val="0"/>
          <w:marTop w:val="0"/>
          <w:marBottom w:val="0"/>
          <w:divBdr>
            <w:top w:val="none" w:sz="0" w:space="0" w:color="auto"/>
            <w:left w:val="none" w:sz="0" w:space="0" w:color="auto"/>
            <w:bottom w:val="none" w:sz="0" w:space="0" w:color="auto"/>
            <w:right w:val="none" w:sz="0" w:space="0" w:color="auto"/>
          </w:divBdr>
        </w:div>
        <w:div w:id="1587038647">
          <w:marLeft w:val="640"/>
          <w:marRight w:val="0"/>
          <w:marTop w:val="0"/>
          <w:marBottom w:val="0"/>
          <w:divBdr>
            <w:top w:val="none" w:sz="0" w:space="0" w:color="auto"/>
            <w:left w:val="none" w:sz="0" w:space="0" w:color="auto"/>
            <w:bottom w:val="none" w:sz="0" w:space="0" w:color="auto"/>
            <w:right w:val="none" w:sz="0" w:space="0" w:color="auto"/>
          </w:divBdr>
        </w:div>
        <w:div w:id="375542031">
          <w:marLeft w:val="640"/>
          <w:marRight w:val="0"/>
          <w:marTop w:val="0"/>
          <w:marBottom w:val="0"/>
          <w:divBdr>
            <w:top w:val="none" w:sz="0" w:space="0" w:color="auto"/>
            <w:left w:val="none" w:sz="0" w:space="0" w:color="auto"/>
            <w:bottom w:val="none" w:sz="0" w:space="0" w:color="auto"/>
            <w:right w:val="none" w:sz="0" w:space="0" w:color="auto"/>
          </w:divBdr>
        </w:div>
        <w:div w:id="1054426113">
          <w:marLeft w:val="640"/>
          <w:marRight w:val="0"/>
          <w:marTop w:val="0"/>
          <w:marBottom w:val="0"/>
          <w:divBdr>
            <w:top w:val="none" w:sz="0" w:space="0" w:color="auto"/>
            <w:left w:val="none" w:sz="0" w:space="0" w:color="auto"/>
            <w:bottom w:val="none" w:sz="0" w:space="0" w:color="auto"/>
            <w:right w:val="none" w:sz="0" w:space="0" w:color="auto"/>
          </w:divBdr>
        </w:div>
        <w:div w:id="1704282231">
          <w:marLeft w:val="640"/>
          <w:marRight w:val="0"/>
          <w:marTop w:val="0"/>
          <w:marBottom w:val="0"/>
          <w:divBdr>
            <w:top w:val="none" w:sz="0" w:space="0" w:color="auto"/>
            <w:left w:val="none" w:sz="0" w:space="0" w:color="auto"/>
            <w:bottom w:val="none" w:sz="0" w:space="0" w:color="auto"/>
            <w:right w:val="none" w:sz="0" w:space="0" w:color="auto"/>
          </w:divBdr>
        </w:div>
        <w:div w:id="574317445">
          <w:marLeft w:val="640"/>
          <w:marRight w:val="0"/>
          <w:marTop w:val="0"/>
          <w:marBottom w:val="0"/>
          <w:divBdr>
            <w:top w:val="none" w:sz="0" w:space="0" w:color="auto"/>
            <w:left w:val="none" w:sz="0" w:space="0" w:color="auto"/>
            <w:bottom w:val="none" w:sz="0" w:space="0" w:color="auto"/>
            <w:right w:val="none" w:sz="0" w:space="0" w:color="auto"/>
          </w:divBdr>
        </w:div>
        <w:div w:id="145437513">
          <w:marLeft w:val="640"/>
          <w:marRight w:val="0"/>
          <w:marTop w:val="0"/>
          <w:marBottom w:val="0"/>
          <w:divBdr>
            <w:top w:val="none" w:sz="0" w:space="0" w:color="auto"/>
            <w:left w:val="none" w:sz="0" w:space="0" w:color="auto"/>
            <w:bottom w:val="none" w:sz="0" w:space="0" w:color="auto"/>
            <w:right w:val="none" w:sz="0" w:space="0" w:color="auto"/>
          </w:divBdr>
        </w:div>
        <w:div w:id="84961651">
          <w:marLeft w:val="640"/>
          <w:marRight w:val="0"/>
          <w:marTop w:val="0"/>
          <w:marBottom w:val="0"/>
          <w:divBdr>
            <w:top w:val="none" w:sz="0" w:space="0" w:color="auto"/>
            <w:left w:val="none" w:sz="0" w:space="0" w:color="auto"/>
            <w:bottom w:val="none" w:sz="0" w:space="0" w:color="auto"/>
            <w:right w:val="none" w:sz="0" w:space="0" w:color="auto"/>
          </w:divBdr>
        </w:div>
        <w:div w:id="118882872">
          <w:marLeft w:val="640"/>
          <w:marRight w:val="0"/>
          <w:marTop w:val="0"/>
          <w:marBottom w:val="0"/>
          <w:divBdr>
            <w:top w:val="none" w:sz="0" w:space="0" w:color="auto"/>
            <w:left w:val="none" w:sz="0" w:space="0" w:color="auto"/>
            <w:bottom w:val="none" w:sz="0" w:space="0" w:color="auto"/>
            <w:right w:val="none" w:sz="0" w:space="0" w:color="auto"/>
          </w:divBdr>
        </w:div>
        <w:div w:id="684015907">
          <w:marLeft w:val="640"/>
          <w:marRight w:val="0"/>
          <w:marTop w:val="0"/>
          <w:marBottom w:val="0"/>
          <w:divBdr>
            <w:top w:val="none" w:sz="0" w:space="0" w:color="auto"/>
            <w:left w:val="none" w:sz="0" w:space="0" w:color="auto"/>
            <w:bottom w:val="none" w:sz="0" w:space="0" w:color="auto"/>
            <w:right w:val="none" w:sz="0" w:space="0" w:color="auto"/>
          </w:divBdr>
        </w:div>
        <w:div w:id="2054116853">
          <w:marLeft w:val="640"/>
          <w:marRight w:val="0"/>
          <w:marTop w:val="0"/>
          <w:marBottom w:val="0"/>
          <w:divBdr>
            <w:top w:val="none" w:sz="0" w:space="0" w:color="auto"/>
            <w:left w:val="none" w:sz="0" w:space="0" w:color="auto"/>
            <w:bottom w:val="none" w:sz="0" w:space="0" w:color="auto"/>
            <w:right w:val="none" w:sz="0" w:space="0" w:color="auto"/>
          </w:divBdr>
        </w:div>
        <w:div w:id="761728505">
          <w:marLeft w:val="640"/>
          <w:marRight w:val="0"/>
          <w:marTop w:val="0"/>
          <w:marBottom w:val="0"/>
          <w:divBdr>
            <w:top w:val="none" w:sz="0" w:space="0" w:color="auto"/>
            <w:left w:val="none" w:sz="0" w:space="0" w:color="auto"/>
            <w:bottom w:val="none" w:sz="0" w:space="0" w:color="auto"/>
            <w:right w:val="none" w:sz="0" w:space="0" w:color="auto"/>
          </w:divBdr>
        </w:div>
        <w:div w:id="590504725">
          <w:marLeft w:val="640"/>
          <w:marRight w:val="0"/>
          <w:marTop w:val="0"/>
          <w:marBottom w:val="0"/>
          <w:divBdr>
            <w:top w:val="none" w:sz="0" w:space="0" w:color="auto"/>
            <w:left w:val="none" w:sz="0" w:space="0" w:color="auto"/>
            <w:bottom w:val="none" w:sz="0" w:space="0" w:color="auto"/>
            <w:right w:val="none" w:sz="0" w:space="0" w:color="auto"/>
          </w:divBdr>
        </w:div>
        <w:div w:id="1061827861">
          <w:marLeft w:val="640"/>
          <w:marRight w:val="0"/>
          <w:marTop w:val="0"/>
          <w:marBottom w:val="0"/>
          <w:divBdr>
            <w:top w:val="none" w:sz="0" w:space="0" w:color="auto"/>
            <w:left w:val="none" w:sz="0" w:space="0" w:color="auto"/>
            <w:bottom w:val="none" w:sz="0" w:space="0" w:color="auto"/>
            <w:right w:val="none" w:sz="0" w:space="0" w:color="auto"/>
          </w:divBdr>
        </w:div>
        <w:div w:id="142503431">
          <w:marLeft w:val="640"/>
          <w:marRight w:val="0"/>
          <w:marTop w:val="0"/>
          <w:marBottom w:val="0"/>
          <w:divBdr>
            <w:top w:val="none" w:sz="0" w:space="0" w:color="auto"/>
            <w:left w:val="none" w:sz="0" w:space="0" w:color="auto"/>
            <w:bottom w:val="none" w:sz="0" w:space="0" w:color="auto"/>
            <w:right w:val="none" w:sz="0" w:space="0" w:color="auto"/>
          </w:divBdr>
        </w:div>
        <w:div w:id="537010695">
          <w:marLeft w:val="640"/>
          <w:marRight w:val="0"/>
          <w:marTop w:val="0"/>
          <w:marBottom w:val="0"/>
          <w:divBdr>
            <w:top w:val="none" w:sz="0" w:space="0" w:color="auto"/>
            <w:left w:val="none" w:sz="0" w:space="0" w:color="auto"/>
            <w:bottom w:val="none" w:sz="0" w:space="0" w:color="auto"/>
            <w:right w:val="none" w:sz="0" w:space="0" w:color="auto"/>
          </w:divBdr>
        </w:div>
        <w:div w:id="1863393507">
          <w:marLeft w:val="640"/>
          <w:marRight w:val="0"/>
          <w:marTop w:val="0"/>
          <w:marBottom w:val="0"/>
          <w:divBdr>
            <w:top w:val="none" w:sz="0" w:space="0" w:color="auto"/>
            <w:left w:val="none" w:sz="0" w:space="0" w:color="auto"/>
            <w:bottom w:val="none" w:sz="0" w:space="0" w:color="auto"/>
            <w:right w:val="none" w:sz="0" w:space="0" w:color="auto"/>
          </w:divBdr>
        </w:div>
        <w:div w:id="1158424065">
          <w:marLeft w:val="640"/>
          <w:marRight w:val="0"/>
          <w:marTop w:val="0"/>
          <w:marBottom w:val="0"/>
          <w:divBdr>
            <w:top w:val="none" w:sz="0" w:space="0" w:color="auto"/>
            <w:left w:val="none" w:sz="0" w:space="0" w:color="auto"/>
            <w:bottom w:val="none" w:sz="0" w:space="0" w:color="auto"/>
            <w:right w:val="none" w:sz="0" w:space="0" w:color="auto"/>
          </w:divBdr>
        </w:div>
        <w:div w:id="292178539">
          <w:marLeft w:val="640"/>
          <w:marRight w:val="0"/>
          <w:marTop w:val="0"/>
          <w:marBottom w:val="0"/>
          <w:divBdr>
            <w:top w:val="none" w:sz="0" w:space="0" w:color="auto"/>
            <w:left w:val="none" w:sz="0" w:space="0" w:color="auto"/>
            <w:bottom w:val="none" w:sz="0" w:space="0" w:color="auto"/>
            <w:right w:val="none" w:sz="0" w:space="0" w:color="auto"/>
          </w:divBdr>
        </w:div>
        <w:div w:id="2066490702">
          <w:marLeft w:val="640"/>
          <w:marRight w:val="0"/>
          <w:marTop w:val="0"/>
          <w:marBottom w:val="0"/>
          <w:divBdr>
            <w:top w:val="none" w:sz="0" w:space="0" w:color="auto"/>
            <w:left w:val="none" w:sz="0" w:space="0" w:color="auto"/>
            <w:bottom w:val="none" w:sz="0" w:space="0" w:color="auto"/>
            <w:right w:val="none" w:sz="0" w:space="0" w:color="auto"/>
          </w:divBdr>
        </w:div>
        <w:div w:id="707723949">
          <w:marLeft w:val="640"/>
          <w:marRight w:val="0"/>
          <w:marTop w:val="0"/>
          <w:marBottom w:val="0"/>
          <w:divBdr>
            <w:top w:val="none" w:sz="0" w:space="0" w:color="auto"/>
            <w:left w:val="none" w:sz="0" w:space="0" w:color="auto"/>
            <w:bottom w:val="none" w:sz="0" w:space="0" w:color="auto"/>
            <w:right w:val="none" w:sz="0" w:space="0" w:color="auto"/>
          </w:divBdr>
        </w:div>
        <w:div w:id="498426258">
          <w:marLeft w:val="640"/>
          <w:marRight w:val="0"/>
          <w:marTop w:val="0"/>
          <w:marBottom w:val="0"/>
          <w:divBdr>
            <w:top w:val="none" w:sz="0" w:space="0" w:color="auto"/>
            <w:left w:val="none" w:sz="0" w:space="0" w:color="auto"/>
            <w:bottom w:val="none" w:sz="0" w:space="0" w:color="auto"/>
            <w:right w:val="none" w:sz="0" w:space="0" w:color="auto"/>
          </w:divBdr>
        </w:div>
        <w:div w:id="874345242">
          <w:marLeft w:val="640"/>
          <w:marRight w:val="0"/>
          <w:marTop w:val="0"/>
          <w:marBottom w:val="0"/>
          <w:divBdr>
            <w:top w:val="none" w:sz="0" w:space="0" w:color="auto"/>
            <w:left w:val="none" w:sz="0" w:space="0" w:color="auto"/>
            <w:bottom w:val="none" w:sz="0" w:space="0" w:color="auto"/>
            <w:right w:val="none" w:sz="0" w:space="0" w:color="auto"/>
          </w:divBdr>
        </w:div>
        <w:div w:id="1146698790">
          <w:marLeft w:val="640"/>
          <w:marRight w:val="0"/>
          <w:marTop w:val="0"/>
          <w:marBottom w:val="0"/>
          <w:divBdr>
            <w:top w:val="none" w:sz="0" w:space="0" w:color="auto"/>
            <w:left w:val="none" w:sz="0" w:space="0" w:color="auto"/>
            <w:bottom w:val="none" w:sz="0" w:space="0" w:color="auto"/>
            <w:right w:val="none" w:sz="0" w:space="0" w:color="auto"/>
          </w:divBdr>
        </w:div>
        <w:div w:id="491529938">
          <w:marLeft w:val="640"/>
          <w:marRight w:val="0"/>
          <w:marTop w:val="0"/>
          <w:marBottom w:val="0"/>
          <w:divBdr>
            <w:top w:val="none" w:sz="0" w:space="0" w:color="auto"/>
            <w:left w:val="none" w:sz="0" w:space="0" w:color="auto"/>
            <w:bottom w:val="none" w:sz="0" w:space="0" w:color="auto"/>
            <w:right w:val="none" w:sz="0" w:space="0" w:color="auto"/>
          </w:divBdr>
        </w:div>
        <w:div w:id="1555383743">
          <w:marLeft w:val="640"/>
          <w:marRight w:val="0"/>
          <w:marTop w:val="0"/>
          <w:marBottom w:val="0"/>
          <w:divBdr>
            <w:top w:val="none" w:sz="0" w:space="0" w:color="auto"/>
            <w:left w:val="none" w:sz="0" w:space="0" w:color="auto"/>
            <w:bottom w:val="none" w:sz="0" w:space="0" w:color="auto"/>
            <w:right w:val="none" w:sz="0" w:space="0" w:color="auto"/>
          </w:divBdr>
        </w:div>
        <w:div w:id="1346858240">
          <w:marLeft w:val="640"/>
          <w:marRight w:val="0"/>
          <w:marTop w:val="0"/>
          <w:marBottom w:val="0"/>
          <w:divBdr>
            <w:top w:val="none" w:sz="0" w:space="0" w:color="auto"/>
            <w:left w:val="none" w:sz="0" w:space="0" w:color="auto"/>
            <w:bottom w:val="none" w:sz="0" w:space="0" w:color="auto"/>
            <w:right w:val="none" w:sz="0" w:space="0" w:color="auto"/>
          </w:divBdr>
        </w:div>
        <w:div w:id="1113209208">
          <w:marLeft w:val="640"/>
          <w:marRight w:val="0"/>
          <w:marTop w:val="0"/>
          <w:marBottom w:val="0"/>
          <w:divBdr>
            <w:top w:val="none" w:sz="0" w:space="0" w:color="auto"/>
            <w:left w:val="none" w:sz="0" w:space="0" w:color="auto"/>
            <w:bottom w:val="none" w:sz="0" w:space="0" w:color="auto"/>
            <w:right w:val="none" w:sz="0" w:space="0" w:color="auto"/>
          </w:divBdr>
        </w:div>
        <w:div w:id="1482650074">
          <w:marLeft w:val="640"/>
          <w:marRight w:val="0"/>
          <w:marTop w:val="0"/>
          <w:marBottom w:val="0"/>
          <w:divBdr>
            <w:top w:val="none" w:sz="0" w:space="0" w:color="auto"/>
            <w:left w:val="none" w:sz="0" w:space="0" w:color="auto"/>
            <w:bottom w:val="none" w:sz="0" w:space="0" w:color="auto"/>
            <w:right w:val="none" w:sz="0" w:space="0" w:color="auto"/>
          </w:divBdr>
        </w:div>
        <w:div w:id="1333800010">
          <w:marLeft w:val="640"/>
          <w:marRight w:val="0"/>
          <w:marTop w:val="0"/>
          <w:marBottom w:val="0"/>
          <w:divBdr>
            <w:top w:val="none" w:sz="0" w:space="0" w:color="auto"/>
            <w:left w:val="none" w:sz="0" w:space="0" w:color="auto"/>
            <w:bottom w:val="none" w:sz="0" w:space="0" w:color="auto"/>
            <w:right w:val="none" w:sz="0" w:space="0" w:color="auto"/>
          </w:divBdr>
        </w:div>
        <w:div w:id="493647968">
          <w:marLeft w:val="640"/>
          <w:marRight w:val="0"/>
          <w:marTop w:val="0"/>
          <w:marBottom w:val="0"/>
          <w:divBdr>
            <w:top w:val="none" w:sz="0" w:space="0" w:color="auto"/>
            <w:left w:val="none" w:sz="0" w:space="0" w:color="auto"/>
            <w:bottom w:val="none" w:sz="0" w:space="0" w:color="auto"/>
            <w:right w:val="none" w:sz="0" w:space="0" w:color="auto"/>
          </w:divBdr>
        </w:div>
        <w:div w:id="593973760">
          <w:marLeft w:val="640"/>
          <w:marRight w:val="0"/>
          <w:marTop w:val="0"/>
          <w:marBottom w:val="0"/>
          <w:divBdr>
            <w:top w:val="none" w:sz="0" w:space="0" w:color="auto"/>
            <w:left w:val="none" w:sz="0" w:space="0" w:color="auto"/>
            <w:bottom w:val="none" w:sz="0" w:space="0" w:color="auto"/>
            <w:right w:val="none" w:sz="0" w:space="0" w:color="auto"/>
          </w:divBdr>
        </w:div>
        <w:div w:id="2055812950">
          <w:marLeft w:val="640"/>
          <w:marRight w:val="0"/>
          <w:marTop w:val="0"/>
          <w:marBottom w:val="0"/>
          <w:divBdr>
            <w:top w:val="none" w:sz="0" w:space="0" w:color="auto"/>
            <w:left w:val="none" w:sz="0" w:space="0" w:color="auto"/>
            <w:bottom w:val="none" w:sz="0" w:space="0" w:color="auto"/>
            <w:right w:val="none" w:sz="0" w:space="0" w:color="auto"/>
          </w:divBdr>
        </w:div>
        <w:div w:id="1887595782">
          <w:marLeft w:val="640"/>
          <w:marRight w:val="0"/>
          <w:marTop w:val="0"/>
          <w:marBottom w:val="0"/>
          <w:divBdr>
            <w:top w:val="none" w:sz="0" w:space="0" w:color="auto"/>
            <w:left w:val="none" w:sz="0" w:space="0" w:color="auto"/>
            <w:bottom w:val="none" w:sz="0" w:space="0" w:color="auto"/>
            <w:right w:val="none" w:sz="0" w:space="0" w:color="auto"/>
          </w:divBdr>
        </w:div>
        <w:div w:id="686566918">
          <w:marLeft w:val="640"/>
          <w:marRight w:val="0"/>
          <w:marTop w:val="0"/>
          <w:marBottom w:val="0"/>
          <w:divBdr>
            <w:top w:val="none" w:sz="0" w:space="0" w:color="auto"/>
            <w:left w:val="none" w:sz="0" w:space="0" w:color="auto"/>
            <w:bottom w:val="none" w:sz="0" w:space="0" w:color="auto"/>
            <w:right w:val="none" w:sz="0" w:space="0" w:color="auto"/>
          </w:divBdr>
        </w:div>
        <w:div w:id="675303123">
          <w:marLeft w:val="640"/>
          <w:marRight w:val="0"/>
          <w:marTop w:val="0"/>
          <w:marBottom w:val="0"/>
          <w:divBdr>
            <w:top w:val="none" w:sz="0" w:space="0" w:color="auto"/>
            <w:left w:val="none" w:sz="0" w:space="0" w:color="auto"/>
            <w:bottom w:val="none" w:sz="0" w:space="0" w:color="auto"/>
            <w:right w:val="none" w:sz="0" w:space="0" w:color="auto"/>
          </w:divBdr>
        </w:div>
        <w:div w:id="589393560">
          <w:marLeft w:val="640"/>
          <w:marRight w:val="0"/>
          <w:marTop w:val="0"/>
          <w:marBottom w:val="0"/>
          <w:divBdr>
            <w:top w:val="none" w:sz="0" w:space="0" w:color="auto"/>
            <w:left w:val="none" w:sz="0" w:space="0" w:color="auto"/>
            <w:bottom w:val="none" w:sz="0" w:space="0" w:color="auto"/>
            <w:right w:val="none" w:sz="0" w:space="0" w:color="auto"/>
          </w:divBdr>
        </w:div>
        <w:div w:id="1930455792">
          <w:marLeft w:val="640"/>
          <w:marRight w:val="0"/>
          <w:marTop w:val="0"/>
          <w:marBottom w:val="0"/>
          <w:divBdr>
            <w:top w:val="none" w:sz="0" w:space="0" w:color="auto"/>
            <w:left w:val="none" w:sz="0" w:space="0" w:color="auto"/>
            <w:bottom w:val="none" w:sz="0" w:space="0" w:color="auto"/>
            <w:right w:val="none" w:sz="0" w:space="0" w:color="auto"/>
          </w:divBdr>
        </w:div>
        <w:div w:id="698972007">
          <w:marLeft w:val="640"/>
          <w:marRight w:val="0"/>
          <w:marTop w:val="0"/>
          <w:marBottom w:val="0"/>
          <w:divBdr>
            <w:top w:val="none" w:sz="0" w:space="0" w:color="auto"/>
            <w:left w:val="none" w:sz="0" w:space="0" w:color="auto"/>
            <w:bottom w:val="none" w:sz="0" w:space="0" w:color="auto"/>
            <w:right w:val="none" w:sz="0" w:space="0" w:color="auto"/>
          </w:divBdr>
        </w:div>
        <w:div w:id="1253733179">
          <w:marLeft w:val="640"/>
          <w:marRight w:val="0"/>
          <w:marTop w:val="0"/>
          <w:marBottom w:val="0"/>
          <w:divBdr>
            <w:top w:val="none" w:sz="0" w:space="0" w:color="auto"/>
            <w:left w:val="none" w:sz="0" w:space="0" w:color="auto"/>
            <w:bottom w:val="none" w:sz="0" w:space="0" w:color="auto"/>
            <w:right w:val="none" w:sz="0" w:space="0" w:color="auto"/>
          </w:divBdr>
        </w:div>
        <w:div w:id="984701342">
          <w:marLeft w:val="640"/>
          <w:marRight w:val="0"/>
          <w:marTop w:val="0"/>
          <w:marBottom w:val="0"/>
          <w:divBdr>
            <w:top w:val="none" w:sz="0" w:space="0" w:color="auto"/>
            <w:left w:val="none" w:sz="0" w:space="0" w:color="auto"/>
            <w:bottom w:val="none" w:sz="0" w:space="0" w:color="auto"/>
            <w:right w:val="none" w:sz="0" w:space="0" w:color="auto"/>
          </w:divBdr>
        </w:div>
        <w:div w:id="934435081">
          <w:marLeft w:val="640"/>
          <w:marRight w:val="0"/>
          <w:marTop w:val="0"/>
          <w:marBottom w:val="0"/>
          <w:divBdr>
            <w:top w:val="none" w:sz="0" w:space="0" w:color="auto"/>
            <w:left w:val="none" w:sz="0" w:space="0" w:color="auto"/>
            <w:bottom w:val="none" w:sz="0" w:space="0" w:color="auto"/>
            <w:right w:val="none" w:sz="0" w:space="0" w:color="auto"/>
          </w:divBdr>
        </w:div>
        <w:div w:id="1404529226">
          <w:marLeft w:val="640"/>
          <w:marRight w:val="0"/>
          <w:marTop w:val="0"/>
          <w:marBottom w:val="0"/>
          <w:divBdr>
            <w:top w:val="none" w:sz="0" w:space="0" w:color="auto"/>
            <w:left w:val="none" w:sz="0" w:space="0" w:color="auto"/>
            <w:bottom w:val="none" w:sz="0" w:space="0" w:color="auto"/>
            <w:right w:val="none" w:sz="0" w:space="0" w:color="auto"/>
          </w:divBdr>
        </w:div>
        <w:div w:id="1145242537">
          <w:marLeft w:val="640"/>
          <w:marRight w:val="0"/>
          <w:marTop w:val="0"/>
          <w:marBottom w:val="0"/>
          <w:divBdr>
            <w:top w:val="none" w:sz="0" w:space="0" w:color="auto"/>
            <w:left w:val="none" w:sz="0" w:space="0" w:color="auto"/>
            <w:bottom w:val="none" w:sz="0" w:space="0" w:color="auto"/>
            <w:right w:val="none" w:sz="0" w:space="0" w:color="auto"/>
          </w:divBdr>
        </w:div>
        <w:div w:id="1708334129">
          <w:marLeft w:val="640"/>
          <w:marRight w:val="0"/>
          <w:marTop w:val="0"/>
          <w:marBottom w:val="0"/>
          <w:divBdr>
            <w:top w:val="none" w:sz="0" w:space="0" w:color="auto"/>
            <w:left w:val="none" w:sz="0" w:space="0" w:color="auto"/>
            <w:bottom w:val="none" w:sz="0" w:space="0" w:color="auto"/>
            <w:right w:val="none" w:sz="0" w:space="0" w:color="auto"/>
          </w:divBdr>
        </w:div>
        <w:div w:id="642078934">
          <w:marLeft w:val="640"/>
          <w:marRight w:val="0"/>
          <w:marTop w:val="0"/>
          <w:marBottom w:val="0"/>
          <w:divBdr>
            <w:top w:val="none" w:sz="0" w:space="0" w:color="auto"/>
            <w:left w:val="none" w:sz="0" w:space="0" w:color="auto"/>
            <w:bottom w:val="none" w:sz="0" w:space="0" w:color="auto"/>
            <w:right w:val="none" w:sz="0" w:space="0" w:color="auto"/>
          </w:divBdr>
        </w:div>
        <w:div w:id="913734126">
          <w:marLeft w:val="640"/>
          <w:marRight w:val="0"/>
          <w:marTop w:val="0"/>
          <w:marBottom w:val="0"/>
          <w:divBdr>
            <w:top w:val="none" w:sz="0" w:space="0" w:color="auto"/>
            <w:left w:val="none" w:sz="0" w:space="0" w:color="auto"/>
            <w:bottom w:val="none" w:sz="0" w:space="0" w:color="auto"/>
            <w:right w:val="none" w:sz="0" w:space="0" w:color="auto"/>
          </w:divBdr>
        </w:div>
        <w:div w:id="1303845578">
          <w:marLeft w:val="640"/>
          <w:marRight w:val="0"/>
          <w:marTop w:val="0"/>
          <w:marBottom w:val="0"/>
          <w:divBdr>
            <w:top w:val="none" w:sz="0" w:space="0" w:color="auto"/>
            <w:left w:val="none" w:sz="0" w:space="0" w:color="auto"/>
            <w:bottom w:val="none" w:sz="0" w:space="0" w:color="auto"/>
            <w:right w:val="none" w:sz="0" w:space="0" w:color="auto"/>
          </w:divBdr>
        </w:div>
        <w:div w:id="1102458149">
          <w:marLeft w:val="640"/>
          <w:marRight w:val="0"/>
          <w:marTop w:val="0"/>
          <w:marBottom w:val="0"/>
          <w:divBdr>
            <w:top w:val="none" w:sz="0" w:space="0" w:color="auto"/>
            <w:left w:val="none" w:sz="0" w:space="0" w:color="auto"/>
            <w:bottom w:val="none" w:sz="0" w:space="0" w:color="auto"/>
            <w:right w:val="none" w:sz="0" w:space="0" w:color="auto"/>
          </w:divBdr>
        </w:div>
        <w:div w:id="62486731">
          <w:marLeft w:val="640"/>
          <w:marRight w:val="0"/>
          <w:marTop w:val="0"/>
          <w:marBottom w:val="0"/>
          <w:divBdr>
            <w:top w:val="none" w:sz="0" w:space="0" w:color="auto"/>
            <w:left w:val="none" w:sz="0" w:space="0" w:color="auto"/>
            <w:bottom w:val="none" w:sz="0" w:space="0" w:color="auto"/>
            <w:right w:val="none" w:sz="0" w:space="0" w:color="auto"/>
          </w:divBdr>
        </w:div>
        <w:div w:id="597786337">
          <w:marLeft w:val="640"/>
          <w:marRight w:val="0"/>
          <w:marTop w:val="0"/>
          <w:marBottom w:val="0"/>
          <w:divBdr>
            <w:top w:val="none" w:sz="0" w:space="0" w:color="auto"/>
            <w:left w:val="none" w:sz="0" w:space="0" w:color="auto"/>
            <w:bottom w:val="none" w:sz="0" w:space="0" w:color="auto"/>
            <w:right w:val="none" w:sz="0" w:space="0" w:color="auto"/>
          </w:divBdr>
        </w:div>
        <w:div w:id="497622228">
          <w:marLeft w:val="640"/>
          <w:marRight w:val="0"/>
          <w:marTop w:val="0"/>
          <w:marBottom w:val="0"/>
          <w:divBdr>
            <w:top w:val="none" w:sz="0" w:space="0" w:color="auto"/>
            <w:left w:val="none" w:sz="0" w:space="0" w:color="auto"/>
            <w:bottom w:val="none" w:sz="0" w:space="0" w:color="auto"/>
            <w:right w:val="none" w:sz="0" w:space="0" w:color="auto"/>
          </w:divBdr>
        </w:div>
        <w:div w:id="1861047396">
          <w:marLeft w:val="640"/>
          <w:marRight w:val="0"/>
          <w:marTop w:val="0"/>
          <w:marBottom w:val="0"/>
          <w:divBdr>
            <w:top w:val="none" w:sz="0" w:space="0" w:color="auto"/>
            <w:left w:val="none" w:sz="0" w:space="0" w:color="auto"/>
            <w:bottom w:val="none" w:sz="0" w:space="0" w:color="auto"/>
            <w:right w:val="none" w:sz="0" w:space="0" w:color="auto"/>
          </w:divBdr>
        </w:div>
        <w:div w:id="341973680">
          <w:marLeft w:val="640"/>
          <w:marRight w:val="0"/>
          <w:marTop w:val="0"/>
          <w:marBottom w:val="0"/>
          <w:divBdr>
            <w:top w:val="none" w:sz="0" w:space="0" w:color="auto"/>
            <w:left w:val="none" w:sz="0" w:space="0" w:color="auto"/>
            <w:bottom w:val="none" w:sz="0" w:space="0" w:color="auto"/>
            <w:right w:val="none" w:sz="0" w:space="0" w:color="auto"/>
          </w:divBdr>
        </w:div>
        <w:div w:id="1879313707">
          <w:marLeft w:val="640"/>
          <w:marRight w:val="0"/>
          <w:marTop w:val="0"/>
          <w:marBottom w:val="0"/>
          <w:divBdr>
            <w:top w:val="none" w:sz="0" w:space="0" w:color="auto"/>
            <w:left w:val="none" w:sz="0" w:space="0" w:color="auto"/>
            <w:bottom w:val="none" w:sz="0" w:space="0" w:color="auto"/>
            <w:right w:val="none" w:sz="0" w:space="0" w:color="auto"/>
          </w:divBdr>
        </w:div>
        <w:div w:id="935285337">
          <w:marLeft w:val="640"/>
          <w:marRight w:val="0"/>
          <w:marTop w:val="0"/>
          <w:marBottom w:val="0"/>
          <w:divBdr>
            <w:top w:val="none" w:sz="0" w:space="0" w:color="auto"/>
            <w:left w:val="none" w:sz="0" w:space="0" w:color="auto"/>
            <w:bottom w:val="none" w:sz="0" w:space="0" w:color="auto"/>
            <w:right w:val="none" w:sz="0" w:space="0" w:color="auto"/>
          </w:divBdr>
        </w:div>
        <w:div w:id="1308631874">
          <w:marLeft w:val="640"/>
          <w:marRight w:val="0"/>
          <w:marTop w:val="0"/>
          <w:marBottom w:val="0"/>
          <w:divBdr>
            <w:top w:val="none" w:sz="0" w:space="0" w:color="auto"/>
            <w:left w:val="none" w:sz="0" w:space="0" w:color="auto"/>
            <w:bottom w:val="none" w:sz="0" w:space="0" w:color="auto"/>
            <w:right w:val="none" w:sz="0" w:space="0" w:color="auto"/>
          </w:divBdr>
        </w:div>
        <w:div w:id="913048869">
          <w:marLeft w:val="640"/>
          <w:marRight w:val="0"/>
          <w:marTop w:val="0"/>
          <w:marBottom w:val="0"/>
          <w:divBdr>
            <w:top w:val="none" w:sz="0" w:space="0" w:color="auto"/>
            <w:left w:val="none" w:sz="0" w:space="0" w:color="auto"/>
            <w:bottom w:val="none" w:sz="0" w:space="0" w:color="auto"/>
            <w:right w:val="none" w:sz="0" w:space="0" w:color="auto"/>
          </w:divBdr>
        </w:div>
        <w:div w:id="1675836311">
          <w:marLeft w:val="640"/>
          <w:marRight w:val="0"/>
          <w:marTop w:val="0"/>
          <w:marBottom w:val="0"/>
          <w:divBdr>
            <w:top w:val="none" w:sz="0" w:space="0" w:color="auto"/>
            <w:left w:val="none" w:sz="0" w:space="0" w:color="auto"/>
            <w:bottom w:val="none" w:sz="0" w:space="0" w:color="auto"/>
            <w:right w:val="none" w:sz="0" w:space="0" w:color="auto"/>
          </w:divBdr>
        </w:div>
        <w:div w:id="697512615">
          <w:marLeft w:val="640"/>
          <w:marRight w:val="0"/>
          <w:marTop w:val="0"/>
          <w:marBottom w:val="0"/>
          <w:divBdr>
            <w:top w:val="none" w:sz="0" w:space="0" w:color="auto"/>
            <w:left w:val="none" w:sz="0" w:space="0" w:color="auto"/>
            <w:bottom w:val="none" w:sz="0" w:space="0" w:color="auto"/>
            <w:right w:val="none" w:sz="0" w:space="0" w:color="auto"/>
          </w:divBdr>
        </w:div>
        <w:div w:id="1420712610">
          <w:marLeft w:val="640"/>
          <w:marRight w:val="0"/>
          <w:marTop w:val="0"/>
          <w:marBottom w:val="0"/>
          <w:divBdr>
            <w:top w:val="none" w:sz="0" w:space="0" w:color="auto"/>
            <w:left w:val="none" w:sz="0" w:space="0" w:color="auto"/>
            <w:bottom w:val="none" w:sz="0" w:space="0" w:color="auto"/>
            <w:right w:val="none" w:sz="0" w:space="0" w:color="auto"/>
          </w:divBdr>
        </w:div>
        <w:div w:id="406805538">
          <w:marLeft w:val="640"/>
          <w:marRight w:val="0"/>
          <w:marTop w:val="0"/>
          <w:marBottom w:val="0"/>
          <w:divBdr>
            <w:top w:val="none" w:sz="0" w:space="0" w:color="auto"/>
            <w:left w:val="none" w:sz="0" w:space="0" w:color="auto"/>
            <w:bottom w:val="none" w:sz="0" w:space="0" w:color="auto"/>
            <w:right w:val="none" w:sz="0" w:space="0" w:color="auto"/>
          </w:divBdr>
        </w:div>
        <w:div w:id="988554509">
          <w:marLeft w:val="640"/>
          <w:marRight w:val="0"/>
          <w:marTop w:val="0"/>
          <w:marBottom w:val="0"/>
          <w:divBdr>
            <w:top w:val="none" w:sz="0" w:space="0" w:color="auto"/>
            <w:left w:val="none" w:sz="0" w:space="0" w:color="auto"/>
            <w:bottom w:val="none" w:sz="0" w:space="0" w:color="auto"/>
            <w:right w:val="none" w:sz="0" w:space="0" w:color="auto"/>
          </w:divBdr>
        </w:div>
        <w:div w:id="7802805">
          <w:marLeft w:val="640"/>
          <w:marRight w:val="0"/>
          <w:marTop w:val="0"/>
          <w:marBottom w:val="0"/>
          <w:divBdr>
            <w:top w:val="none" w:sz="0" w:space="0" w:color="auto"/>
            <w:left w:val="none" w:sz="0" w:space="0" w:color="auto"/>
            <w:bottom w:val="none" w:sz="0" w:space="0" w:color="auto"/>
            <w:right w:val="none" w:sz="0" w:space="0" w:color="auto"/>
          </w:divBdr>
        </w:div>
        <w:div w:id="667443284">
          <w:marLeft w:val="640"/>
          <w:marRight w:val="0"/>
          <w:marTop w:val="0"/>
          <w:marBottom w:val="0"/>
          <w:divBdr>
            <w:top w:val="none" w:sz="0" w:space="0" w:color="auto"/>
            <w:left w:val="none" w:sz="0" w:space="0" w:color="auto"/>
            <w:bottom w:val="none" w:sz="0" w:space="0" w:color="auto"/>
            <w:right w:val="none" w:sz="0" w:space="0" w:color="auto"/>
          </w:divBdr>
        </w:div>
        <w:div w:id="539172927">
          <w:marLeft w:val="640"/>
          <w:marRight w:val="0"/>
          <w:marTop w:val="0"/>
          <w:marBottom w:val="0"/>
          <w:divBdr>
            <w:top w:val="none" w:sz="0" w:space="0" w:color="auto"/>
            <w:left w:val="none" w:sz="0" w:space="0" w:color="auto"/>
            <w:bottom w:val="none" w:sz="0" w:space="0" w:color="auto"/>
            <w:right w:val="none" w:sz="0" w:space="0" w:color="auto"/>
          </w:divBdr>
        </w:div>
        <w:div w:id="403576430">
          <w:marLeft w:val="640"/>
          <w:marRight w:val="0"/>
          <w:marTop w:val="0"/>
          <w:marBottom w:val="0"/>
          <w:divBdr>
            <w:top w:val="none" w:sz="0" w:space="0" w:color="auto"/>
            <w:left w:val="none" w:sz="0" w:space="0" w:color="auto"/>
            <w:bottom w:val="none" w:sz="0" w:space="0" w:color="auto"/>
            <w:right w:val="none" w:sz="0" w:space="0" w:color="auto"/>
          </w:divBdr>
        </w:div>
        <w:div w:id="47650045">
          <w:marLeft w:val="640"/>
          <w:marRight w:val="0"/>
          <w:marTop w:val="0"/>
          <w:marBottom w:val="0"/>
          <w:divBdr>
            <w:top w:val="none" w:sz="0" w:space="0" w:color="auto"/>
            <w:left w:val="none" w:sz="0" w:space="0" w:color="auto"/>
            <w:bottom w:val="none" w:sz="0" w:space="0" w:color="auto"/>
            <w:right w:val="none" w:sz="0" w:space="0" w:color="auto"/>
          </w:divBdr>
        </w:div>
        <w:div w:id="1121535411">
          <w:marLeft w:val="640"/>
          <w:marRight w:val="0"/>
          <w:marTop w:val="0"/>
          <w:marBottom w:val="0"/>
          <w:divBdr>
            <w:top w:val="none" w:sz="0" w:space="0" w:color="auto"/>
            <w:left w:val="none" w:sz="0" w:space="0" w:color="auto"/>
            <w:bottom w:val="none" w:sz="0" w:space="0" w:color="auto"/>
            <w:right w:val="none" w:sz="0" w:space="0" w:color="auto"/>
          </w:divBdr>
        </w:div>
        <w:div w:id="2076661432">
          <w:marLeft w:val="640"/>
          <w:marRight w:val="0"/>
          <w:marTop w:val="0"/>
          <w:marBottom w:val="0"/>
          <w:divBdr>
            <w:top w:val="none" w:sz="0" w:space="0" w:color="auto"/>
            <w:left w:val="none" w:sz="0" w:space="0" w:color="auto"/>
            <w:bottom w:val="none" w:sz="0" w:space="0" w:color="auto"/>
            <w:right w:val="none" w:sz="0" w:space="0" w:color="auto"/>
          </w:divBdr>
        </w:div>
        <w:div w:id="2020890942">
          <w:marLeft w:val="640"/>
          <w:marRight w:val="0"/>
          <w:marTop w:val="0"/>
          <w:marBottom w:val="0"/>
          <w:divBdr>
            <w:top w:val="none" w:sz="0" w:space="0" w:color="auto"/>
            <w:left w:val="none" w:sz="0" w:space="0" w:color="auto"/>
            <w:bottom w:val="none" w:sz="0" w:space="0" w:color="auto"/>
            <w:right w:val="none" w:sz="0" w:space="0" w:color="auto"/>
          </w:divBdr>
        </w:div>
        <w:div w:id="967397902">
          <w:marLeft w:val="640"/>
          <w:marRight w:val="0"/>
          <w:marTop w:val="0"/>
          <w:marBottom w:val="0"/>
          <w:divBdr>
            <w:top w:val="none" w:sz="0" w:space="0" w:color="auto"/>
            <w:left w:val="none" w:sz="0" w:space="0" w:color="auto"/>
            <w:bottom w:val="none" w:sz="0" w:space="0" w:color="auto"/>
            <w:right w:val="none" w:sz="0" w:space="0" w:color="auto"/>
          </w:divBdr>
        </w:div>
        <w:div w:id="225342812">
          <w:marLeft w:val="640"/>
          <w:marRight w:val="0"/>
          <w:marTop w:val="0"/>
          <w:marBottom w:val="0"/>
          <w:divBdr>
            <w:top w:val="none" w:sz="0" w:space="0" w:color="auto"/>
            <w:left w:val="none" w:sz="0" w:space="0" w:color="auto"/>
            <w:bottom w:val="none" w:sz="0" w:space="0" w:color="auto"/>
            <w:right w:val="none" w:sz="0" w:space="0" w:color="auto"/>
          </w:divBdr>
        </w:div>
        <w:div w:id="1966807882">
          <w:marLeft w:val="640"/>
          <w:marRight w:val="0"/>
          <w:marTop w:val="0"/>
          <w:marBottom w:val="0"/>
          <w:divBdr>
            <w:top w:val="none" w:sz="0" w:space="0" w:color="auto"/>
            <w:left w:val="none" w:sz="0" w:space="0" w:color="auto"/>
            <w:bottom w:val="none" w:sz="0" w:space="0" w:color="auto"/>
            <w:right w:val="none" w:sz="0" w:space="0" w:color="auto"/>
          </w:divBdr>
        </w:div>
        <w:div w:id="1942490383">
          <w:marLeft w:val="640"/>
          <w:marRight w:val="0"/>
          <w:marTop w:val="0"/>
          <w:marBottom w:val="0"/>
          <w:divBdr>
            <w:top w:val="none" w:sz="0" w:space="0" w:color="auto"/>
            <w:left w:val="none" w:sz="0" w:space="0" w:color="auto"/>
            <w:bottom w:val="none" w:sz="0" w:space="0" w:color="auto"/>
            <w:right w:val="none" w:sz="0" w:space="0" w:color="auto"/>
          </w:divBdr>
        </w:div>
        <w:div w:id="2007174303">
          <w:marLeft w:val="640"/>
          <w:marRight w:val="0"/>
          <w:marTop w:val="0"/>
          <w:marBottom w:val="0"/>
          <w:divBdr>
            <w:top w:val="none" w:sz="0" w:space="0" w:color="auto"/>
            <w:left w:val="none" w:sz="0" w:space="0" w:color="auto"/>
            <w:bottom w:val="none" w:sz="0" w:space="0" w:color="auto"/>
            <w:right w:val="none" w:sz="0" w:space="0" w:color="auto"/>
          </w:divBdr>
        </w:div>
        <w:div w:id="1150290887">
          <w:marLeft w:val="640"/>
          <w:marRight w:val="0"/>
          <w:marTop w:val="0"/>
          <w:marBottom w:val="0"/>
          <w:divBdr>
            <w:top w:val="none" w:sz="0" w:space="0" w:color="auto"/>
            <w:left w:val="none" w:sz="0" w:space="0" w:color="auto"/>
            <w:bottom w:val="none" w:sz="0" w:space="0" w:color="auto"/>
            <w:right w:val="none" w:sz="0" w:space="0" w:color="auto"/>
          </w:divBdr>
        </w:div>
        <w:div w:id="1744991298">
          <w:marLeft w:val="640"/>
          <w:marRight w:val="0"/>
          <w:marTop w:val="0"/>
          <w:marBottom w:val="0"/>
          <w:divBdr>
            <w:top w:val="none" w:sz="0" w:space="0" w:color="auto"/>
            <w:left w:val="none" w:sz="0" w:space="0" w:color="auto"/>
            <w:bottom w:val="none" w:sz="0" w:space="0" w:color="auto"/>
            <w:right w:val="none" w:sz="0" w:space="0" w:color="auto"/>
          </w:divBdr>
        </w:div>
        <w:div w:id="997344383">
          <w:marLeft w:val="640"/>
          <w:marRight w:val="0"/>
          <w:marTop w:val="0"/>
          <w:marBottom w:val="0"/>
          <w:divBdr>
            <w:top w:val="none" w:sz="0" w:space="0" w:color="auto"/>
            <w:left w:val="none" w:sz="0" w:space="0" w:color="auto"/>
            <w:bottom w:val="none" w:sz="0" w:space="0" w:color="auto"/>
            <w:right w:val="none" w:sz="0" w:space="0" w:color="auto"/>
          </w:divBdr>
        </w:div>
        <w:div w:id="1302077243">
          <w:marLeft w:val="640"/>
          <w:marRight w:val="0"/>
          <w:marTop w:val="0"/>
          <w:marBottom w:val="0"/>
          <w:divBdr>
            <w:top w:val="none" w:sz="0" w:space="0" w:color="auto"/>
            <w:left w:val="none" w:sz="0" w:space="0" w:color="auto"/>
            <w:bottom w:val="none" w:sz="0" w:space="0" w:color="auto"/>
            <w:right w:val="none" w:sz="0" w:space="0" w:color="auto"/>
          </w:divBdr>
        </w:div>
        <w:div w:id="875386361">
          <w:marLeft w:val="640"/>
          <w:marRight w:val="0"/>
          <w:marTop w:val="0"/>
          <w:marBottom w:val="0"/>
          <w:divBdr>
            <w:top w:val="none" w:sz="0" w:space="0" w:color="auto"/>
            <w:left w:val="none" w:sz="0" w:space="0" w:color="auto"/>
            <w:bottom w:val="none" w:sz="0" w:space="0" w:color="auto"/>
            <w:right w:val="none" w:sz="0" w:space="0" w:color="auto"/>
          </w:divBdr>
        </w:div>
        <w:div w:id="166365875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59736666">
      <w:bodyDiv w:val="1"/>
      <w:marLeft w:val="0"/>
      <w:marRight w:val="0"/>
      <w:marTop w:val="0"/>
      <w:marBottom w:val="0"/>
      <w:divBdr>
        <w:top w:val="none" w:sz="0" w:space="0" w:color="auto"/>
        <w:left w:val="none" w:sz="0" w:space="0" w:color="auto"/>
        <w:bottom w:val="none" w:sz="0" w:space="0" w:color="auto"/>
        <w:right w:val="none" w:sz="0" w:space="0" w:color="auto"/>
      </w:divBdr>
      <w:divsChild>
        <w:div w:id="1425685641">
          <w:marLeft w:val="640"/>
          <w:marRight w:val="0"/>
          <w:marTop w:val="0"/>
          <w:marBottom w:val="0"/>
          <w:divBdr>
            <w:top w:val="none" w:sz="0" w:space="0" w:color="auto"/>
            <w:left w:val="none" w:sz="0" w:space="0" w:color="auto"/>
            <w:bottom w:val="none" w:sz="0" w:space="0" w:color="auto"/>
            <w:right w:val="none" w:sz="0" w:space="0" w:color="auto"/>
          </w:divBdr>
        </w:div>
        <w:div w:id="1797291854">
          <w:marLeft w:val="640"/>
          <w:marRight w:val="0"/>
          <w:marTop w:val="0"/>
          <w:marBottom w:val="0"/>
          <w:divBdr>
            <w:top w:val="none" w:sz="0" w:space="0" w:color="auto"/>
            <w:left w:val="none" w:sz="0" w:space="0" w:color="auto"/>
            <w:bottom w:val="none" w:sz="0" w:space="0" w:color="auto"/>
            <w:right w:val="none" w:sz="0" w:space="0" w:color="auto"/>
          </w:divBdr>
        </w:div>
        <w:div w:id="65956922">
          <w:marLeft w:val="640"/>
          <w:marRight w:val="0"/>
          <w:marTop w:val="0"/>
          <w:marBottom w:val="0"/>
          <w:divBdr>
            <w:top w:val="none" w:sz="0" w:space="0" w:color="auto"/>
            <w:left w:val="none" w:sz="0" w:space="0" w:color="auto"/>
            <w:bottom w:val="none" w:sz="0" w:space="0" w:color="auto"/>
            <w:right w:val="none" w:sz="0" w:space="0" w:color="auto"/>
          </w:divBdr>
        </w:div>
        <w:div w:id="484979107">
          <w:marLeft w:val="640"/>
          <w:marRight w:val="0"/>
          <w:marTop w:val="0"/>
          <w:marBottom w:val="0"/>
          <w:divBdr>
            <w:top w:val="none" w:sz="0" w:space="0" w:color="auto"/>
            <w:left w:val="none" w:sz="0" w:space="0" w:color="auto"/>
            <w:bottom w:val="none" w:sz="0" w:space="0" w:color="auto"/>
            <w:right w:val="none" w:sz="0" w:space="0" w:color="auto"/>
          </w:divBdr>
        </w:div>
        <w:div w:id="1104882487">
          <w:marLeft w:val="640"/>
          <w:marRight w:val="0"/>
          <w:marTop w:val="0"/>
          <w:marBottom w:val="0"/>
          <w:divBdr>
            <w:top w:val="none" w:sz="0" w:space="0" w:color="auto"/>
            <w:left w:val="none" w:sz="0" w:space="0" w:color="auto"/>
            <w:bottom w:val="none" w:sz="0" w:space="0" w:color="auto"/>
            <w:right w:val="none" w:sz="0" w:space="0" w:color="auto"/>
          </w:divBdr>
        </w:div>
        <w:div w:id="1818497696">
          <w:marLeft w:val="640"/>
          <w:marRight w:val="0"/>
          <w:marTop w:val="0"/>
          <w:marBottom w:val="0"/>
          <w:divBdr>
            <w:top w:val="none" w:sz="0" w:space="0" w:color="auto"/>
            <w:left w:val="none" w:sz="0" w:space="0" w:color="auto"/>
            <w:bottom w:val="none" w:sz="0" w:space="0" w:color="auto"/>
            <w:right w:val="none" w:sz="0" w:space="0" w:color="auto"/>
          </w:divBdr>
        </w:div>
        <w:div w:id="592785151">
          <w:marLeft w:val="640"/>
          <w:marRight w:val="0"/>
          <w:marTop w:val="0"/>
          <w:marBottom w:val="0"/>
          <w:divBdr>
            <w:top w:val="none" w:sz="0" w:space="0" w:color="auto"/>
            <w:left w:val="none" w:sz="0" w:space="0" w:color="auto"/>
            <w:bottom w:val="none" w:sz="0" w:space="0" w:color="auto"/>
            <w:right w:val="none" w:sz="0" w:space="0" w:color="auto"/>
          </w:divBdr>
        </w:div>
        <w:div w:id="264849172">
          <w:marLeft w:val="640"/>
          <w:marRight w:val="0"/>
          <w:marTop w:val="0"/>
          <w:marBottom w:val="0"/>
          <w:divBdr>
            <w:top w:val="none" w:sz="0" w:space="0" w:color="auto"/>
            <w:left w:val="none" w:sz="0" w:space="0" w:color="auto"/>
            <w:bottom w:val="none" w:sz="0" w:space="0" w:color="auto"/>
            <w:right w:val="none" w:sz="0" w:space="0" w:color="auto"/>
          </w:divBdr>
        </w:div>
        <w:div w:id="1509562765">
          <w:marLeft w:val="640"/>
          <w:marRight w:val="0"/>
          <w:marTop w:val="0"/>
          <w:marBottom w:val="0"/>
          <w:divBdr>
            <w:top w:val="none" w:sz="0" w:space="0" w:color="auto"/>
            <w:left w:val="none" w:sz="0" w:space="0" w:color="auto"/>
            <w:bottom w:val="none" w:sz="0" w:space="0" w:color="auto"/>
            <w:right w:val="none" w:sz="0" w:space="0" w:color="auto"/>
          </w:divBdr>
        </w:div>
        <w:div w:id="1297299475">
          <w:marLeft w:val="640"/>
          <w:marRight w:val="0"/>
          <w:marTop w:val="0"/>
          <w:marBottom w:val="0"/>
          <w:divBdr>
            <w:top w:val="none" w:sz="0" w:space="0" w:color="auto"/>
            <w:left w:val="none" w:sz="0" w:space="0" w:color="auto"/>
            <w:bottom w:val="none" w:sz="0" w:space="0" w:color="auto"/>
            <w:right w:val="none" w:sz="0" w:space="0" w:color="auto"/>
          </w:divBdr>
        </w:div>
        <w:div w:id="1280919062">
          <w:marLeft w:val="640"/>
          <w:marRight w:val="0"/>
          <w:marTop w:val="0"/>
          <w:marBottom w:val="0"/>
          <w:divBdr>
            <w:top w:val="none" w:sz="0" w:space="0" w:color="auto"/>
            <w:left w:val="none" w:sz="0" w:space="0" w:color="auto"/>
            <w:bottom w:val="none" w:sz="0" w:space="0" w:color="auto"/>
            <w:right w:val="none" w:sz="0" w:space="0" w:color="auto"/>
          </w:divBdr>
        </w:div>
        <w:div w:id="1578779777">
          <w:marLeft w:val="640"/>
          <w:marRight w:val="0"/>
          <w:marTop w:val="0"/>
          <w:marBottom w:val="0"/>
          <w:divBdr>
            <w:top w:val="none" w:sz="0" w:space="0" w:color="auto"/>
            <w:left w:val="none" w:sz="0" w:space="0" w:color="auto"/>
            <w:bottom w:val="none" w:sz="0" w:space="0" w:color="auto"/>
            <w:right w:val="none" w:sz="0" w:space="0" w:color="auto"/>
          </w:divBdr>
        </w:div>
        <w:div w:id="557279672">
          <w:marLeft w:val="640"/>
          <w:marRight w:val="0"/>
          <w:marTop w:val="0"/>
          <w:marBottom w:val="0"/>
          <w:divBdr>
            <w:top w:val="none" w:sz="0" w:space="0" w:color="auto"/>
            <w:left w:val="none" w:sz="0" w:space="0" w:color="auto"/>
            <w:bottom w:val="none" w:sz="0" w:space="0" w:color="auto"/>
            <w:right w:val="none" w:sz="0" w:space="0" w:color="auto"/>
          </w:divBdr>
        </w:div>
        <w:div w:id="1641574894">
          <w:marLeft w:val="640"/>
          <w:marRight w:val="0"/>
          <w:marTop w:val="0"/>
          <w:marBottom w:val="0"/>
          <w:divBdr>
            <w:top w:val="none" w:sz="0" w:space="0" w:color="auto"/>
            <w:left w:val="none" w:sz="0" w:space="0" w:color="auto"/>
            <w:bottom w:val="none" w:sz="0" w:space="0" w:color="auto"/>
            <w:right w:val="none" w:sz="0" w:space="0" w:color="auto"/>
          </w:divBdr>
        </w:div>
        <w:div w:id="1581132329">
          <w:marLeft w:val="640"/>
          <w:marRight w:val="0"/>
          <w:marTop w:val="0"/>
          <w:marBottom w:val="0"/>
          <w:divBdr>
            <w:top w:val="none" w:sz="0" w:space="0" w:color="auto"/>
            <w:left w:val="none" w:sz="0" w:space="0" w:color="auto"/>
            <w:bottom w:val="none" w:sz="0" w:space="0" w:color="auto"/>
            <w:right w:val="none" w:sz="0" w:space="0" w:color="auto"/>
          </w:divBdr>
        </w:div>
        <w:div w:id="1905338372">
          <w:marLeft w:val="640"/>
          <w:marRight w:val="0"/>
          <w:marTop w:val="0"/>
          <w:marBottom w:val="0"/>
          <w:divBdr>
            <w:top w:val="none" w:sz="0" w:space="0" w:color="auto"/>
            <w:left w:val="none" w:sz="0" w:space="0" w:color="auto"/>
            <w:bottom w:val="none" w:sz="0" w:space="0" w:color="auto"/>
            <w:right w:val="none" w:sz="0" w:space="0" w:color="auto"/>
          </w:divBdr>
        </w:div>
        <w:div w:id="1155879262">
          <w:marLeft w:val="640"/>
          <w:marRight w:val="0"/>
          <w:marTop w:val="0"/>
          <w:marBottom w:val="0"/>
          <w:divBdr>
            <w:top w:val="none" w:sz="0" w:space="0" w:color="auto"/>
            <w:left w:val="none" w:sz="0" w:space="0" w:color="auto"/>
            <w:bottom w:val="none" w:sz="0" w:space="0" w:color="auto"/>
            <w:right w:val="none" w:sz="0" w:space="0" w:color="auto"/>
          </w:divBdr>
        </w:div>
        <w:div w:id="644821439">
          <w:marLeft w:val="640"/>
          <w:marRight w:val="0"/>
          <w:marTop w:val="0"/>
          <w:marBottom w:val="0"/>
          <w:divBdr>
            <w:top w:val="none" w:sz="0" w:space="0" w:color="auto"/>
            <w:left w:val="none" w:sz="0" w:space="0" w:color="auto"/>
            <w:bottom w:val="none" w:sz="0" w:space="0" w:color="auto"/>
            <w:right w:val="none" w:sz="0" w:space="0" w:color="auto"/>
          </w:divBdr>
        </w:div>
        <w:div w:id="1942955845">
          <w:marLeft w:val="640"/>
          <w:marRight w:val="0"/>
          <w:marTop w:val="0"/>
          <w:marBottom w:val="0"/>
          <w:divBdr>
            <w:top w:val="none" w:sz="0" w:space="0" w:color="auto"/>
            <w:left w:val="none" w:sz="0" w:space="0" w:color="auto"/>
            <w:bottom w:val="none" w:sz="0" w:space="0" w:color="auto"/>
            <w:right w:val="none" w:sz="0" w:space="0" w:color="auto"/>
          </w:divBdr>
        </w:div>
        <w:div w:id="236937930">
          <w:marLeft w:val="640"/>
          <w:marRight w:val="0"/>
          <w:marTop w:val="0"/>
          <w:marBottom w:val="0"/>
          <w:divBdr>
            <w:top w:val="none" w:sz="0" w:space="0" w:color="auto"/>
            <w:left w:val="none" w:sz="0" w:space="0" w:color="auto"/>
            <w:bottom w:val="none" w:sz="0" w:space="0" w:color="auto"/>
            <w:right w:val="none" w:sz="0" w:space="0" w:color="auto"/>
          </w:divBdr>
        </w:div>
        <w:div w:id="323319673">
          <w:marLeft w:val="640"/>
          <w:marRight w:val="0"/>
          <w:marTop w:val="0"/>
          <w:marBottom w:val="0"/>
          <w:divBdr>
            <w:top w:val="none" w:sz="0" w:space="0" w:color="auto"/>
            <w:left w:val="none" w:sz="0" w:space="0" w:color="auto"/>
            <w:bottom w:val="none" w:sz="0" w:space="0" w:color="auto"/>
            <w:right w:val="none" w:sz="0" w:space="0" w:color="auto"/>
          </w:divBdr>
        </w:div>
        <w:div w:id="264194222">
          <w:marLeft w:val="640"/>
          <w:marRight w:val="0"/>
          <w:marTop w:val="0"/>
          <w:marBottom w:val="0"/>
          <w:divBdr>
            <w:top w:val="none" w:sz="0" w:space="0" w:color="auto"/>
            <w:left w:val="none" w:sz="0" w:space="0" w:color="auto"/>
            <w:bottom w:val="none" w:sz="0" w:space="0" w:color="auto"/>
            <w:right w:val="none" w:sz="0" w:space="0" w:color="auto"/>
          </w:divBdr>
        </w:div>
        <w:div w:id="1777941512">
          <w:marLeft w:val="640"/>
          <w:marRight w:val="0"/>
          <w:marTop w:val="0"/>
          <w:marBottom w:val="0"/>
          <w:divBdr>
            <w:top w:val="none" w:sz="0" w:space="0" w:color="auto"/>
            <w:left w:val="none" w:sz="0" w:space="0" w:color="auto"/>
            <w:bottom w:val="none" w:sz="0" w:space="0" w:color="auto"/>
            <w:right w:val="none" w:sz="0" w:space="0" w:color="auto"/>
          </w:divBdr>
        </w:div>
        <w:div w:id="697587913">
          <w:marLeft w:val="640"/>
          <w:marRight w:val="0"/>
          <w:marTop w:val="0"/>
          <w:marBottom w:val="0"/>
          <w:divBdr>
            <w:top w:val="none" w:sz="0" w:space="0" w:color="auto"/>
            <w:left w:val="none" w:sz="0" w:space="0" w:color="auto"/>
            <w:bottom w:val="none" w:sz="0" w:space="0" w:color="auto"/>
            <w:right w:val="none" w:sz="0" w:space="0" w:color="auto"/>
          </w:divBdr>
        </w:div>
        <w:div w:id="1032655182">
          <w:marLeft w:val="640"/>
          <w:marRight w:val="0"/>
          <w:marTop w:val="0"/>
          <w:marBottom w:val="0"/>
          <w:divBdr>
            <w:top w:val="none" w:sz="0" w:space="0" w:color="auto"/>
            <w:left w:val="none" w:sz="0" w:space="0" w:color="auto"/>
            <w:bottom w:val="none" w:sz="0" w:space="0" w:color="auto"/>
            <w:right w:val="none" w:sz="0" w:space="0" w:color="auto"/>
          </w:divBdr>
        </w:div>
        <w:div w:id="1734355579">
          <w:marLeft w:val="640"/>
          <w:marRight w:val="0"/>
          <w:marTop w:val="0"/>
          <w:marBottom w:val="0"/>
          <w:divBdr>
            <w:top w:val="none" w:sz="0" w:space="0" w:color="auto"/>
            <w:left w:val="none" w:sz="0" w:space="0" w:color="auto"/>
            <w:bottom w:val="none" w:sz="0" w:space="0" w:color="auto"/>
            <w:right w:val="none" w:sz="0" w:space="0" w:color="auto"/>
          </w:divBdr>
        </w:div>
        <w:div w:id="1108503012">
          <w:marLeft w:val="640"/>
          <w:marRight w:val="0"/>
          <w:marTop w:val="0"/>
          <w:marBottom w:val="0"/>
          <w:divBdr>
            <w:top w:val="none" w:sz="0" w:space="0" w:color="auto"/>
            <w:left w:val="none" w:sz="0" w:space="0" w:color="auto"/>
            <w:bottom w:val="none" w:sz="0" w:space="0" w:color="auto"/>
            <w:right w:val="none" w:sz="0" w:space="0" w:color="auto"/>
          </w:divBdr>
        </w:div>
        <w:div w:id="1990669364">
          <w:marLeft w:val="640"/>
          <w:marRight w:val="0"/>
          <w:marTop w:val="0"/>
          <w:marBottom w:val="0"/>
          <w:divBdr>
            <w:top w:val="none" w:sz="0" w:space="0" w:color="auto"/>
            <w:left w:val="none" w:sz="0" w:space="0" w:color="auto"/>
            <w:bottom w:val="none" w:sz="0" w:space="0" w:color="auto"/>
            <w:right w:val="none" w:sz="0" w:space="0" w:color="auto"/>
          </w:divBdr>
        </w:div>
        <w:div w:id="1225487188">
          <w:marLeft w:val="640"/>
          <w:marRight w:val="0"/>
          <w:marTop w:val="0"/>
          <w:marBottom w:val="0"/>
          <w:divBdr>
            <w:top w:val="none" w:sz="0" w:space="0" w:color="auto"/>
            <w:left w:val="none" w:sz="0" w:space="0" w:color="auto"/>
            <w:bottom w:val="none" w:sz="0" w:space="0" w:color="auto"/>
            <w:right w:val="none" w:sz="0" w:space="0" w:color="auto"/>
          </w:divBdr>
        </w:div>
        <w:div w:id="2057780439">
          <w:marLeft w:val="640"/>
          <w:marRight w:val="0"/>
          <w:marTop w:val="0"/>
          <w:marBottom w:val="0"/>
          <w:divBdr>
            <w:top w:val="none" w:sz="0" w:space="0" w:color="auto"/>
            <w:left w:val="none" w:sz="0" w:space="0" w:color="auto"/>
            <w:bottom w:val="none" w:sz="0" w:space="0" w:color="auto"/>
            <w:right w:val="none" w:sz="0" w:space="0" w:color="auto"/>
          </w:divBdr>
        </w:div>
        <w:div w:id="453136246">
          <w:marLeft w:val="640"/>
          <w:marRight w:val="0"/>
          <w:marTop w:val="0"/>
          <w:marBottom w:val="0"/>
          <w:divBdr>
            <w:top w:val="none" w:sz="0" w:space="0" w:color="auto"/>
            <w:left w:val="none" w:sz="0" w:space="0" w:color="auto"/>
            <w:bottom w:val="none" w:sz="0" w:space="0" w:color="auto"/>
            <w:right w:val="none" w:sz="0" w:space="0" w:color="auto"/>
          </w:divBdr>
        </w:div>
        <w:div w:id="1940868859">
          <w:marLeft w:val="640"/>
          <w:marRight w:val="0"/>
          <w:marTop w:val="0"/>
          <w:marBottom w:val="0"/>
          <w:divBdr>
            <w:top w:val="none" w:sz="0" w:space="0" w:color="auto"/>
            <w:left w:val="none" w:sz="0" w:space="0" w:color="auto"/>
            <w:bottom w:val="none" w:sz="0" w:space="0" w:color="auto"/>
            <w:right w:val="none" w:sz="0" w:space="0" w:color="auto"/>
          </w:divBdr>
        </w:div>
        <w:div w:id="596134716">
          <w:marLeft w:val="640"/>
          <w:marRight w:val="0"/>
          <w:marTop w:val="0"/>
          <w:marBottom w:val="0"/>
          <w:divBdr>
            <w:top w:val="none" w:sz="0" w:space="0" w:color="auto"/>
            <w:left w:val="none" w:sz="0" w:space="0" w:color="auto"/>
            <w:bottom w:val="none" w:sz="0" w:space="0" w:color="auto"/>
            <w:right w:val="none" w:sz="0" w:space="0" w:color="auto"/>
          </w:divBdr>
        </w:div>
        <w:div w:id="1420172303">
          <w:marLeft w:val="640"/>
          <w:marRight w:val="0"/>
          <w:marTop w:val="0"/>
          <w:marBottom w:val="0"/>
          <w:divBdr>
            <w:top w:val="none" w:sz="0" w:space="0" w:color="auto"/>
            <w:left w:val="none" w:sz="0" w:space="0" w:color="auto"/>
            <w:bottom w:val="none" w:sz="0" w:space="0" w:color="auto"/>
            <w:right w:val="none" w:sz="0" w:space="0" w:color="auto"/>
          </w:divBdr>
        </w:div>
        <w:div w:id="213082346">
          <w:marLeft w:val="640"/>
          <w:marRight w:val="0"/>
          <w:marTop w:val="0"/>
          <w:marBottom w:val="0"/>
          <w:divBdr>
            <w:top w:val="none" w:sz="0" w:space="0" w:color="auto"/>
            <w:left w:val="none" w:sz="0" w:space="0" w:color="auto"/>
            <w:bottom w:val="none" w:sz="0" w:space="0" w:color="auto"/>
            <w:right w:val="none" w:sz="0" w:space="0" w:color="auto"/>
          </w:divBdr>
        </w:div>
        <w:div w:id="479612425">
          <w:marLeft w:val="640"/>
          <w:marRight w:val="0"/>
          <w:marTop w:val="0"/>
          <w:marBottom w:val="0"/>
          <w:divBdr>
            <w:top w:val="none" w:sz="0" w:space="0" w:color="auto"/>
            <w:left w:val="none" w:sz="0" w:space="0" w:color="auto"/>
            <w:bottom w:val="none" w:sz="0" w:space="0" w:color="auto"/>
            <w:right w:val="none" w:sz="0" w:space="0" w:color="auto"/>
          </w:divBdr>
        </w:div>
        <w:div w:id="1320617493">
          <w:marLeft w:val="640"/>
          <w:marRight w:val="0"/>
          <w:marTop w:val="0"/>
          <w:marBottom w:val="0"/>
          <w:divBdr>
            <w:top w:val="none" w:sz="0" w:space="0" w:color="auto"/>
            <w:left w:val="none" w:sz="0" w:space="0" w:color="auto"/>
            <w:bottom w:val="none" w:sz="0" w:space="0" w:color="auto"/>
            <w:right w:val="none" w:sz="0" w:space="0" w:color="auto"/>
          </w:divBdr>
        </w:div>
        <w:div w:id="1563248519">
          <w:marLeft w:val="640"/>
          <w:marRight w:val="0"/>
          <w:marTop w:val="0"/>
          <w:marBottom w:val="0"/>
          <w:divBdr>
            <w:top w:val="none" w:sz="0" w:space="0" w:color="auto"/>
            <w:left w:val="none" w:sz="0" w:space="0" w:color="auto"/>
            <w:bottom w:val="none" w:sz="0" w:space="0" w:color="auto"/>
            <w:right w:val="none" w:sz="0" w:space="0" w:color="auto"/>
          </w:divBdr>
        </w:div>
        <w:div w:id="798038201">
          <w:marLeft w:val="640"/>
          <w:marRight w:val="0"/>
          <w:marTop w:val="0"/>
          <w:marBottom w:val="0"/>
          <w:divBdr>
            <w:top w:val="none" w:sz="0" w:space="0" w:color="auto"/>
            <w:left w:val="none" w:sz="0" w:space="0" w:color="auto"/>
            <w:bottom w:val="none" w:sz="0" w:space="0" w:color="auto"/>
            <w:right w:val="none" w:sz="0" w:space="0" w:color="auto"/>
          </w:divBdr>
        </w:div>
        <w:div w:id="2121950453">
          <w:marLeft w:val="640"/>
          <w:marRight w:val="0"/>
          <w:marTop w:val="0"/>
          <w:marBottom w:val="0"/>
          <w:divBdr>
            <w:top w:val="none" w:sz="0" w:space="0" w:color="auto"/>
            <w:left w:val="none" w:sz="0" w:space="0" w:color="auto"/>
            <w:bottom w:val="none" w:sz="0" w:space="0" w:color="auto"/>
            <w:right w:val="none" w:sz="0" w:space="0" w:color="auto"/>
          </w:divBdr>
        </w:div>
        <w:div w:id="634258549">
          <w:marLeft w:val="640"/>
          <w:marRight w:val="0"/>
          <w:marTop w:val="0"/>
          <w:marBottom w:val="0"/>
          <w:divBdr>
            <w:top w:val="none" w:sz="0" w:space="0" w:color="auto"/>
            <w:left w:val="none" w:sz="0" w:space="0" w:color="auto"/>
            <w:bottom w:val="none" w:sz="0" w:space="0" w:color="auto"/>
            <w:right w:val="none" w:sz="0" w:space="0" w:color="auto"/>
          </w:divBdr>
        </w:div>
        <w:div w:id="25909879">
          <w:marLeft w:val="640"/>
          <w:marRight w:val="0"/>
          <w:marTop w:val="0"/>
          <w:marBottom w:val="0"/>
          <w:divBdr>
            <w:top w:val="none" w:sz="0" w:space="0" w:color="auto"/>
            <w:left w:val="none" w:sz="0" w:space="0" w:color="auto"/>
            <w:bottom w:val="none" w:sz="0" w:space="0" w:color="auto"/>
            <w:right w:val="none" w:sz="0" w:space="0" w:color="auto"/>
          </w:divBdr>
        </w:div>
        <w:div w:id="716927438">
          <w:marLeft w:val="640"/>
          <w:marRight w:val="0"/>
          <w:marTop w:val="0"/>
          <w:marBottom w:val="0"/>
          <w:divBdr>
            <w:top w:val="none" w:sz="0" w:space="0" w:color="auto"/>
            <w:left w:val="none" w:sz="0" w:space="0" w:color="auto"/>
            <w:bottom w:val="none" w:sz="0" w:space="0" w:color="auto"/>
            <w:right w:val="none" w:sz="0" w:space="0" w:color="auto"/>
          </w:divBdr>
        </w:div>
        <w:div w:id="542208841">
          <w:marLeft w:val="640"/>
          <w:marRight w:val="0"/>
          <w:marTop w:val="0"/>
          <w:marBottom w:val="0"/>
          <w:divBdr>
            <w:top w:val="none" w:sz="0" w:space="0" w:color="auto"/>
            <w:left w:val="none" w:sz="0" w:space="0" w:color="auto"/>
            <w:bottom w:val="none" w:sz="0" w:space="0" w:color="auto"/>
            <w:right w:val="none" w:sz="0" w:space="0" w:color="auto"/>
          </w:divBdr>
        </w:div>
        <w:div w:id="1753815725">
          <w:marLeft w:val="640"/>
          <w:marRight w:val="0"/>
          <w:marTop w:val="0"/>
          <w:marBottom w:val="0"/>
          <w:divBdr>
            <w:top w:val="none" w:sz="0" w:space="0" w:color="auto"/>
            <w:left w:val="none" w:sz="0" w:space="0" w:color="auto"/>
            <w:bottom w:val="none" w:sz="0" w:space="0" w:color="auto"/>
            <w:right w:val="none" w:sz="0" w:space="0" w:color="auto"/>
          </w:divBdr>
        </w:div>
        <w:div w:id="1925217115">
          <w:marLeft w:val="640"/>
          <w:marRight w:val="0"/>
          <w:marTop w:val="0"/>
          <w:marBottom w:val="0"/>
          <w:divBdr>
            <w:top w:val="none" w:sz="0" w:space="0" w:color="auto"/>
            <w:left w:val="none" w:sz="0" w:space="0" w:color="auto"/>
            <w:bottom w:val="none" w:sz="0" w:space="0" w:color="auto"/>
            <w:right w:val="none" w:sz="0" w:space="0" w:color="auto"/>
          </w:divBdr>
        </w:div>
        <w:div w:id="1910771053">
          <w:marLeft w:val="640"/>
          <w:marRight w:val="0"/>
          <w:marTop w:val="0"/>
          <w:marBottom w:val="0"/>
          <w:divBdr>
            <w:top w:val="none" w:sz="0" w:space="0" w:color="auto"/>
            <w:left w:val="none" w:sz="0" w:space="0" w:color="auto"/>
            <w:bottom w:val="none" w:sz="0" w:space="0" w:color="auto"/>
            <w:right w:val="none" w:sz="0" w:space="0" w:color="auto"/>
          </w:divBdr>
        </w:div>
        <w:div w:id="126550386">
          <w:marLeft w:val="640"/>
          <w:marRight w:val="0"/>
          <w:marTop w:val="0"/>
          <w:marBottom w:val="0"/>
          <w:divBdr>
            <w:top w:val="none" w:sz="0" w:space="0" w:color="auto"/>
            <w:left w:val="none" w:sz="0" w:space="0" w:color="auto"/>
            <w:bottom w:val="none" w:sz="0" w:space="0" w:color="auto"/>
            <w:right w:val="none" w:sz="0" w:space="0" w:color="auto"/>
          </w:divBdr>
        </w:div>
        <w:div w:id="44182016">
          <w:marLeft w:val="640"/>
          <w:marRight w:val="0"/>
          <w:marTop w:val="0"/>
          <w:marBottom w:val="0"/>
          <w:divBdr>
            <w:top w:val="none" w:sz="0" w:space="0" w:color="auto"/>
            <w:left w:val="none" w:sz="0" w:space="0" w:color="auto"/>
            <w:bottom w:val="none" w:sz="0" w:space="0" w:color="auto"/>
            <w:right w:val="none" w:sz="0" w:space="0" w:color="auto"/>
          </w:divBdr>
        </w:div>
        <w:div w:id="1344628300">
          <w:marLeft w:val="640"/>
          <w:marRight w:val="0"/>
          <w:marTop w:val="0"/>
          <w:marBottom w:val="0"/>
          <w:divBdr>
            <w:top w:val="none" w:sz="0" w:space="0" w:color="auto"/>
            <w:left w:val="none" w:sz="0" w:space="0" w:color="auto"/>
            <w:bottom w:val="none" w:sz="0" w:space="0" w:color="auto"/>
            <w:right w:val="none" w:sz="0" w:space="0" w:color="auto"/>
          </w:divBdr>
        </w:div>
        <w:div w:id="613445197">
          <w:marLeft w:val="640"/>
          <w:marRight w:val="0"/>
          <w:marTop w:val="0"/>
          <w:marBottom w:val="0"/>
          <w:divBdr>
            <w:top w:val="none" w:sz="0" w:space="0" w:color="auto"/>
            <w:left w:val="none" w:sz="0" w:space="0" w:color="auto"/>
            <w:bottom w:val="none" w:sz="0" w:space="0" w:color="auto"/>
            <w:right w:val="none" w:sz="0" w:space="0" w:color="auto"/>
          </w:divBdr>
        </w:div>
        <w:div w:id="736977675">
          <w:marLeft w:val="640"/>
          <w:marRight w:val="0"/>
          <w:marTop w:val="0"/>
          <w:marBottom w:val="0"/>
          <w:divBdr>
            <w:top w:val="none" w:sz="0" w:space="0" w:color="auto"/>
            <w:left w:val="none" w:sz="0" w:space="0" w:color="auto"/>
            <w:bottom w:val="none" w:sz="0" w:space="0" w:color="auto"/>
            <w:right w:val="none" w:sz="0" w:space="0" w:color="auto"/>
          </w:divBdr>
        </w:div>
        <w:div w:id="1227449418">
          <w:marLeft w:val="640"/>
          <w:marRight w:val="0"/>
          <w:marTop w:val="0"/>
          <w:marBottom w:val="0"/>
          <w:divBdr>
            <w:top w:val="none" w:sz="0" w:space="0" w:color="auto"/>
            <w:left w:val="none" w:sz="0" w:space="0" w:color="auto"/>
            <w:bottom w:val="none" w:sz="0" w:space="0" w:color="auto"/>
            <w:right w:val="none" w:sz="0" w:space="0" w:color="auto"/>
          </w:divBdr>
        </w:div>
        <w:div w:id="255405615">
          <w:marLeft w:val="640"/>
          <w:marRight w:val="0"/>
          <w:marTop w:val="0"/>
          <w:marBottom w:val="0"/>
          <w:divBdr>
            <w:top w:val="none" w:sz="0" w:space="0" w:color="auto"/>
            <w:left w:val="none" w:sz="0" w:space="0" w:color="auto"/>
            <w:bottom w:val="none" w:sz="0" w:space="0" w:color="auto"/>
            <w:right w:val="none" w:sz="0" w:space="0" w:color="auto"/>
          </w:divBdr>
        </w:div>
        <w:div w:id="1292706274">
          <w:marLeft w:val="640"/>
          <w:marRight w:val="0"/>
          <w:marTop w:val="0"/>
          <w:marBottom w:val="0"/>
          <w:divBdr>
            <w:top w:val="none" w:sz="0" w:space="0" w:color="auto"/>
            <w:left w:val="none" w:sz="0" w:space="0" w:color="auto"/>
            <w:bottom w:val="none" w:sz="0" w:space="0" w:color="auto"/>
            <w:right w:val="none" w:sz="0" w:space="0" w:color="auto"/>
          </w:divBdr>
        </w:div>
        <w:div w:id="2068526656">
          <w:marLeft w:val="640"/>
          <w:marRight w:val="0"/>
          <w:marTop w:val="0"/>
          <w:marBottom w:val="0"/>
          <w:divBdr>
            <w:top w:val="none" w:sz="0" w:space="0" w:color="auto"/>
            <w:left w:val="none" w:sz="0" w:space="0" w:color="auto"/>
            <w:bottom w:val="none" w:sz="0" w:space="0" w:color="auto"/>
            <w:right w:val="none" w:sz="0" w:space="0" w:color="auto"/>
          </w:divBdr>
        </w:div>
        <w:div w:id="1325012543">
          <w:marLeft w:val="640"/>
          <w:marRight w:val="0"/>
          <w:marTop w:val="0"/>
          <w:marBottom w:val="0"/>
          <w:divBdr>
            <w:top w:val="none" w:sz="0" w:space="0" w:color="auto"/>
            <w:left w:val="none" w:sz="0" w:space="0" w:color="auto"/>
            <w:bottom w:val="none" w:sz="0" w:space="0" w:color="auto"/>
            <w:right w:val="none" w:sz="0" w:space="0" w:color="auto"/>
          </w:divBdr>
        </w:div>
        <w:div w:id="256060129">
          <w:marLeft w:val="640"/>
          <w:marRight w:val="0"/>
          <w:marTop w:val="0"/>
          <w:marBottom w:val="0"/>
          <w:divBdr>
            <w:top w:val="none" w:sz="0" w:space="0" w:color="auto"/>
            <w:left w:val="none" w:sz="0" w:space="0" w:color="auto"/>
            <w:bottom w:val="none" w:sz="0" w:space="0" w:color="auto"/>
            <w:right w:val="none" w:sz="0" w:space="0" w:color="auto"/>
          </w:divBdr>
        </w:div>
        <w:div w:id="26681648">
          <w:marLeft w:val="640"/>
          <w:marRight w:val="0"/>
          <w:marTop w:val="0"/>
          <w:marBottom w:val="0"/>
          <w:divBdr>
            <w:top w:val="none" w:sz="0" w:space="0" w:color="auto"/>
            <w:left w:val="none" w:sz="0" w:space="0" w:color="auto"/>
            <w:bottom w:val="none" w:sz="0" w:space="0" w:color="auto"/>
            <w:right w:val="none" w:sz="0" w:space="0" w:color="auto"/>
          </w:divBdr>
        </w:div>
        <w:div w:id="915822865">
          <w:marLeft w:val="640"/>
          <w:marRight w:val="0"/>
          <w:marTop w:val="0"/>
          <w:marBottom w:val="0"/>
          <w:divBdr>
            <w:top w:val="none" w:sz="0" w:space="0" w:color="auto"/>
            <w:left w:val="none" w:sz="0" w:space="0" w:color="auto"/>
            <w:bottom w:val="none" w:sz="0" w:space="0" w:color="auto"/>
            <w:right w:val="none" w:sz="0" w:space="0" w:color="auto"/>
          </w:divBdr>
        </w:div>
        <w:div w:id="1962420981">
          <w:marLeft w:val="640"/>
          <w:marRight w:val="0"/>
          <w:marTop w:val="0"/>
          <w:marBottom w:val="0"/>
          <w:divBdr>
            <w:top w:val="none" w:sz="0" w:space="0" w:color="auto"/>
            <w:left w:val="none" w:sz="0" w:space="0" w:color="auto"/>
            <w:bottom w:val="none" w:sz="0" w:space="0" w:color="auto"/>
            <w:right w:val="none" w:sz="0" w:space="0" w:color="auto"/>
          </w:divBdr>
        </w:div>
        <w:div w:id="128060831">
          <w:marLeft w:val="640"/>
          <w:marRight w:val="0"/>
          <w:marTop w:val="0"/>
          <w:marBottom w:val="0"/>
          <w:divBdr>
            <w:top w:val="none" w:sz="0" w:space="0" w:color="auto"/>
            <w:left w:val="none" w:sz="0" w:space="0" w:color="auto"/>
            <w:bottom w:val="none" w:sz="0" w:space="0" w:color="auto"/>
            <w:right w:val="none" w:sz="0" w:space="0" w:color="auto"/>
          </w:divBdr>
        </w:div>
        <w:div w:id="382143156">
          <w:marLeft w:val="640"/>
          <w:marRight w:val="0"/>
          <w:marTop w:val="0"/>
          <w:marBottom w:val="0"/>
          <w:divBdr>
            <w:top w:val="none" w:sz="0" w:space="0" w:color="auto"/>
            <w:left w:val="none" w:sz="0" w:space="0" w:color="auto"/>
            <w:bottom w:val="none" w:sz="0" w:space="0" w:color="auto"/>
            <w:right w:val="none" w:sz="0" w:space="0" w:color="auto"/>
          </w:divBdr>
        </w:div>
        <w:div w:id="763767113">
          <w:marLeft w:val="640"/>
          <w:marRight w:val="0"/>
          <w:marTop w:val="0"/>
          <w:marBottom w:val="0"/>
          <w:divBdr>
            <w:top w:val="none" w:sz="0" w:space="0" w:color="auto"/>
            <w:left w:val="none" w:sz="0" w:space="0" w:color="auto"/>
            <w:bottom w:val="none" w:sz="0" w:space="0" w:color="auto"/>
            <w:right w:val="none" w:sz="0" w:space="0" w:color="auto"/>
          </w:divBdr>
        </w:div>
        <w:div w:id="1789158109">
          <w:marLeft w:val="640"/>
          <w:marRight w:val="0"/>
          <w:marTop w:val="0"/>
          <w:marBottom w:val="0"/>
          <w:divBdr>
            <w:top w:val="none" w:sz="0" w:space="0" w:color="auto"/>
            <w:left w:val="none" w:sz="0" w:space="0" w:color="auto"/>
            <w:bottom w:val="none" w:sz="0" w:space="0" w:color="auto"/>
            <w:right w:val="none" w:sz="0" w:space="0" w:color="auto"/>
          </w:divBdr>
        </w:div>
        <w:div w:id="1664312715">
          <w:marLeft w:val="640"/>
          <w:marRight w:val="0"/>
          <w:marTop w:val="0"/>
          <w:marBottom w:val="0"/>
          <w:divBdr>
            <w:top w:val="none" w:sz="0" w:space="0" w:color="auto"/>
            <w:left w:val="none" w:sz="0" w:space="0" w:color="auto"/>
            <w:bottom w:val="none" w:sz="0" w:space="0" w:color="auto"/>
            <w:right w:val="none" w:sz="0" w:space="0" w:color="auto"/>
          </w:divBdr>
        </w:div>
        <w:div w:id="535041867">
          <w:marLeft w:val="640"/>
          <w:marRight w:val="0"/>
          <w:marTop w:val="0"/>
          <w:marBottom w:val="0"/>
          <w:divBdr>
            <w:top w:val="none" w:sz="0" w:space="0" w:color="auto"/>
            <w:left w:val="none" w:sz="0" w:space="0" w:color="auto"/>
            <w:bottom w:val="none" w:sz="0" w:space="0" w:color="auto"/>
            <w:right w:val="none" w:sz="0" w:space="0" w:color="auto"/>
          </w:divBdr>
        </w:div>
        <w:div w:id="494806109">
          <w:marLeft w:val="640"/>
          <w:marRight w:val="0"/>
          <w:marTop w:val="0"/>
          <w:marBottom w:val="0"/>
          <w:divBdr>
            <w:top w:val="none" w:sz="0" w:space="0" w:color="auto"/>
            <w:left w:val="none" w:sz="0" w:space="0" w:color="auto"/>
            <w:bottom w:val="none" w:sz="0" w:space="0" w:color="auto"/>
            <w:right w:val="none" w:sz="0" w:space="0" w:color="auto"/>
          </w:divBdr>
        </w:div>
        <w:div w:id="513958255">
          <w:marLeft w:val="640"/>
          <w:marRight w:val="0"/>
          <w:marTop w:val="0"/>
          <w:marBottom w:val="0"/>
          <w:divBdr>
            <w:top w:val="none" w:sz="0" w:space="0" w:color="auto"/>
            <w:left w:val="none" w:sz="0" w:space="0" w:color="auto"/>
            <w:bottom w:val="none" w:sz="0" w:space="0" w:color="auto"/>
            <w:right w:val="none" w:sz="0" w:space="0" w:color="auto"/>
          </w:divBdr>
        </w:div>
        <w:div w:id="44572475">
          <w:marLeft w:val="640"/>
          <w:marRight w:val="0"/>
          <w:marTop w:val="0"/>
          <w:marBottom w:val="0"/>
          <w:divBdr>
            <w:top w:val="none" w:sz="0" w:space="0" w:color="auto"/>
            <w:left w:val="none" w:sz="0" w:space="0" w:color="auto"/>
            <w:bottom w:val="none" w:sz="0" w:space="0" w:color="auto"/>
            <w:right w:val="none" w:sz="0" w:space="0" w:color="auto"/>
          </w:divBdr>
        </w:div>
        <w:div w:id="859585321">
          <w:marLeft w:val="640"/>
          <w:marRight w:val="0"/>
          <w:marTop w:val="0"/>
          <w:marBottom w:val="0"/>
          <w:divBdr>
            <w:top w:val="none" w:sz="0" w:space="0" w:color="auto"/>
            <w:left w:val="none" w:sz="0" w:space="0" w:color="auto"/>
            <w:bottom w:val="none" w:sz="0" w:space="0" w:color="auto"/>
            <w:right w:val="none" w:sz="0" w:space="0" w:color="auto"/>
          </w:divBdr>
        </w:div>
        <w:div w:id="882328661">
          <w:marLeft w:val="640"/>
          <w:marRight w:val="0"/>
          <w:marTop w:val="0"/>
          <w:marBottom w:val="0"/>
          <w:divBdr>
            <w:top w:val="none" w:sz="0" w:space="0" w:color="auto"/>
            <w:left w:val="none" w:sz="0" w:space="0" w:color="auto"/>
            <w:bottom w:val="none" w:sz="0" w:space="0" w:color="auto"/>
            <w:right w:val="none" w:sz="0" w:space="0" w:color="auto"/>
          </w:divBdr>
        </w:div>
        <w:div w:id="384065342">
          <w:marLeft w:val="640"/>
          <w:marRight w:val="0"/>
          <w:marTop w:val="0"/>
          <w:marBottom w:val="0"/>
          <w:divBdr>
            <w:top w:val="none" w:sz="0" w:space="0" w:color="auto"/>
            <w:left w:val="none" w:sz="0" w:space="0" w:color="auto"/>
            <w:bottom w:val="none" w:sz="0" w:space="0" w:color="auto"/>
            <w:right w:val="none" w:sz="0" w:space="0" w:color="auto"/>
          </w:divBdr>
        </w:div>
        <w:div w:id="1988588267">
          <w:marLeft w:val="640"/>
          <w:marRight w:val="0"/>
          <w:marTop w:val="0"/>
          <w:marBottom w:val="0"/>
          <w:divBdr>
            <w:top w:val="none" w:sz="0" w:space="0" w:color="auto"/>
            <w:left w:val="none" w:sz="0" w:space="0" w:color="auto"/>
            <w:bottom w:val="none" w:sz="0" w:space="0" w:color="auto"/>
            <w:right w:val="none" w:sz="0" w:space="0" w:color="auto"/>
          </w:divBdr>
        </w:div>
        <w:div w:id="1275014318">
          <w:marLeft w:val="640"/>
          <w:marRight w:val="0"/>
          <w:marTop w:val="0"/>
          <w:marBottom w:val="0"/>
          <w:divBdr>
            <w:top w:val="none" w:sz="0" w:space="0" w:color="auto"/>
            <w:left w:val="none" w:sz="0" w:space="0" w:color="auto"/>
            <w:bottom w:val="none" w:sz="0" w:space="0" w:color="auto"/>
            <w:right w:val="none" w:sz="0" w:space="0" w:color="auto"/>
          </w:divBdr>
        </w:div>
        <w:div w:id="908804476">
          <w:marLeft w:val="640"/>
          <w:marRight w:val="0"/>
          <w:marTop w:val="0"/>
          <w:marBottom w:val="0"/>
          <w:divBdr>
            <w:top w:val="none" w:sz="0" w:space="0" w:color="auto"/>
            <w:left w:val="none" w:sz="0" w:space="0" w:color="auto"/>
            <w:bottom w:val="none" w:sz="0" w:space="0" w:color="auto"/>
            <w:right w:val="none" w:sz="0" w:space="0" w:color="auto"/>
          </w:divBdr>
        </w:div>
        <w:div w:id="1536575233">
          <w:marLeft w:val="640"/>
          <w:marRight w:val="0"/>
          <w:marTop w:val="0"/>
          <w:marBottom w:val="0"/>
          <w:divBdr>
            <w:top w:val="none" w:sz="0" w:space="0" w:color="auto"/>
            <w:left w:val="none" w:sz="0" w:space="0" w:color="auto"/>
            <w:bottom w:val="none" w:sz="0" w:space="0" w:color="auto"/>
            <w:right w:val="none" w:sz="0" w:space="0" w:color="auto"/>
          </w:divBdr>
        </w:div>
        <w:div w:id="28578454">
          <w:marLeft w:val="640"/>
          <w:marRight w:val="0"/>
          <w:marTop w:val="0"/>
          <w:marBottom w:val="0"/>
          <w:divBdr>
            <w:top w:val="none" w:sz="0" w:space="0" w:color="auto"/>
            <w:left w:val="none" w:sz="0" w:space="0" w:color="auto"/>
            <w:bottom w:val="none" w:sz="0" w:space="0" w:color="auto"/>
            <w:right w:val="none" w:sz="0" w:space="0" w:color="auto"/>
          </w:divBdr>
        </w:div>
        <w:div w:id="481433353">
          <w:marLeft w:val="640"/>
          <w:marRight w:val="0"/>
          <w:marTop w:val="0"/>
          <w:marBottom w:val="0"/>
          <w:divBdr>
            <w:top w:val="none" w:sz="0" w:space="0" w:color="auto"/>
            <w:left w:val="none" w:sz="0" w:space="0" w:color="auto"/>
            <w:bottom w:val="none" w:sz="0" w:space="0" w:color="auto"/>
            <w:right w:val="none" w:sz="0" w:space="0" w:color="auto"/>
          </w:divBdr>
        </w:div>
        <w:div w:id="841166338">
          <w:marLeft w:val="640"/>
          <w:marRight w:val="0"/>
          <w:marTop w:val="0"/>
          <w:marBottom w:val="0"/>
          <w:divBdr>
            <w:top w:val="none" w:sz="0" w:space="0" w:color="auto"/>
            <w:left w:val="none" w:sz="0" w:space="0" w:color="auto"/>
            <w:bottom w:val="none" w:sz="0" w:space="0" w:color="auto"/>
            <w:right w:val="none" w:sz="0" w:space="0" w:color="auto"/>
          </w:divBdr>
        </w:div>
        <w:div w:id="96365326">
          <w:marLeft w:val="640"/>
          <w:marRight w:val="0"/>
          <w:marTop w:val="0"/>
          <w:marBottom w:val="0"/>
          <w:divBdr>
            <w:top w:val="none" w:sz="0" w:space="0" w:color="auto"/>
            <w:left w:val="none" w:sz="0" w:space="0" w:color="auto"/>
            <w:bottom w:val="none" w:sz="0" w:space="0" w:color="auto"/>
            <w:right w:val="none" w:sz="0" w:space="0" w:color="auto"/>
          </w:divBdr>
        </w:div>
        <w:div w:id="252203318">
          <w:marLeft w:val="640"/>
          <w:marRight w:val="0"/>
          <w:marTop w:val="0"/>
          <w:marBottom w:val="0"/>
          <w:divBdr>
            <w:top w:val="none" w:sz="0" w:space="0" w:color="auto"/>
            <w:left w:val="none" w:sz="0" w:space="0" w:color="auto"/>
            <w:bottom w:val="none" w:sz="0" w:space="0" w:color="auto"/>
            <w:right w:val="none" w:sz="0" w:space="0" w:color="auto"/>
          </w:divBdr>
        </w:div>
        <w:div w:id="629677244">
          <w:marLeft w:val="640"/>
          <w:marRight w:val="0"/>
          <w:marTop w:val="0"/>
          <w:marBottom w:val="0"/>
          <w:divBdr>
            <w:top w:val="none" w:sz="0" w:space="0" w:color="auto"/>
            <w:left w:val="none" w:sz="0" w:space="0" w:color="auto"/>
            <w:bottom w:val="none" w:sz="0" w:space="0" w:color="auto"/>
            <w:right w:val="none" w:sz="0" w:space="0" w:color="auto"/>
          </w:divBdr>
        </w:div>
        <w:div w:id="2026470928">
          <w:marLeft w:val="640"/>
          <w:marRight w:val="0"/>
          <w:marTop w:val="0"/>
          <w:marBottom w:val="0"/>
          <w:divBdr>
            <w:top w:val="none" w:sz="0" w:space="0" w:color="auto"/>
            <w:left w:val="none" w:sz="0" w:space="0" w:color="auto"/>
            <w:bottom w:val="none" w:sz="0" w:space="0" w:color="auto"/>
            <w:right w:val="none" w:sz="0" w:space="0" w:color="auto"/>
          </w:divBdr>
        </w:div>
        <w:div w:id="1300265076">
          <w:marLeft w:val="640"/>
          <w:marRight w:val="0"/>
          <w:marTop w:val="0"/>
          <w:marBottom w:val="0"/>
          <w:divBdr>
            <w:top w:val="none" w:sz="0" w:space="0" w:color="auto"/>
            <w:left w:val="none" w:sz="0" w:space="0" w:color="auto"/>
            <w:bottom w:val="none" w:sz="0" w:space="0" w:color="auto"/>
            <w:right w:val="none" w:sz="0" w:space="0" w:color="auto"/>
          </w:divBdr>
        </w:div>
        <w:div w:id="659237672">
          <w:marLeft w:val="640"/>
          <w:marRight w:val="0"/>
          <w:marTop w:val="0"/>
          <w:marBottom w:val="0"/>
          <w:divBdr>
            <w:top w:val="none" w:sz="0" w:space="0" w:color="auto"/>
            <w:left w:val="none" w:sz="0" w:space="0" w:color="auto"/>
            <w:bottom w:val="none" w:sz="0" w:space="0" w:color="auto"/>
            <w:right w:val="none" w:sz="0" w:space="0" w:color="auto"/>
          </w:divBdr>
        </w:div>
        <w:div w:id="583952502">
          <w:marLeft w:val="640"/>
          <w:marRight w:val="0"/>
          <w:marTop w:val="0"/>
          <w:marBottom w:val="0"/>
          <w:divBdr>
            <w:top w:val="none" w:sz="0" w:space="0" w:color="auto"/>
            <w:left w:val="none" w:sz="0" w:space="0" w:color="auto"/>
            <w:bottom w:val="none" w:sz="0" w:space="0" w:color="auto"/>
            <w:right w:val="none" w:sz="0" w:space="0" w:color="auto"/>
          </w:divBdr>
        </w:div>
        <w:div w:id="774255559">
          <w:marLeft w:val="640"/>
          <w:marRight w:val="0"/>
          <w:marTop w:val="0"/>
          <w:marBottom w:val="0"/>
          <w:divBdr>
            <w:top w:val="none" w:sz="0" w:space="0" w:color="auto"/>
            <w:left w:val="none" w:sz="0" w:space="0" w:color="auto"/>
            <w:bottom w:val="none" w:sz="0" w:space="0" w:color="auto"/>
            <w:right w:val="none" w:sz="0" w:space="0" w:color="auto"/>
          </w:divBdr>
        </w:div>
        <w:div w:id="1963882224">
          <w:marLeft w:val="640"/>
          <w:marRight w:val="0"/>
          <w:marTop w:val="0"/>
          <w:marBottom w:val="0"/>
          <w:divBdr>
            <w:top w:val="none" w:sz="0" w:space="0" w:color="auto"/>
            <w:left w:val="none" w:sz="0" w:space="0" w:color="auto"/>
            <w:bottom w:val="none" w:sz="0" w:space="0" w:color="auto"/>
            <w:right w:val="none" w:sz="0" w:space="0" w:color="auto"/>
          </w:divBdr>
        </w:div>
        <w:div w:id="151484999">
          <w:marLeft w:val="640"/>
          <w:marRight w:val="0"/>
          <w:marTop w:val="0"/>
          <w:marBottom w:val="0"/>
          <w:divBdr>
            <w:top w:val="none" w:sz="0" w:space="0" w:color="auto"/>
            <w:left w:val="none" w:sz="0" w:space="0" w:color="auto"/>
            <w:bottom w:val="none" w:sz="0" w:space="0" w:color="auto"/>
            <w:right w:val="none" w:sz="0" w:space="0" w:color="auto"/>
          </w:divBdr>
        </w:div>
        <w:div w:id="656613261">
          <w:marLeft w:val="640"/>
          <w:marRight w:val="0"/>
          <w:marTop w:val="0"/>
          <w:marBottom w:val="0"/>
          <w:divBdr>
            <w:top w:val="none" w:sz="0" w:space="0" w:color="auto"/>
            <w:left w:val="none" w:sz="0" w:space="0" w:color="auto"/>
            <w:bottom w:val="none" w:sz="0" w:space="0" w:color="auto"/>
            <w:right w:val="none" w:sz="0" w:space="0" w:color="auto"/>
          </w:divBdr>
        </w:div>
        <w:div w:id="5521793">
          <w:marLeft w:val="640"/>
          <w:marRight w:val="0"/>
          <w:marTop w:val="0"/>
          <w:marBottom w:val="0"/>
          <w:divBdr>
            <w:top w:val="none" w:sz="0" w:space="0" w:color="auto"/>
            <w:left w:val="none" w:sz="0" w:space="0" w:color="auto"/>
            <w:bottom w:val="none" w:sz="0" w:space="0" w:color="auto"/>
            <w:right w:val="none" w:sz="0" w:space="0" w:color="auto"/>
          </w:divBdr>
        </w:div>
        <w:div w:id="539780030">
          <w:marLeft w:val="640"/>
          <w:marRight w:val="0"/>
          <w:marTop w:val="0"/>
          <w:marBottom w:val="0"/>
          <w:divBdr>
            <w:top w:val="none" w:sz="0" w:space="0" w:color="auto"/>
            <w:left w:val="none" w:sz="0" w:space="0" w:color="auto"/>
            <w:bottom w:val="none" w:sz="0" w:space="0" w:color="auto"/>
            <w:right w:val="none" w:sz="0" w:space="0" w:color="auto"/>
          </w:divBdr>
        </w:div>
        <w:div w:id="272982194">
          <w:marLeft w:val="640"/>
          <w:marRight w:val="0"/>
          <w:marTop w:val="0"/>
          <w:marBottom w:val="0"/>
          <w:divBdr>
            <w:top w:val="none" w:sz="0" w:space="0" w:color="auto"/>
            <w:left w:val="none" w:sz="0" w:space="0" w:color="auto"/>
            <w:bottom w:val="none" w:sz="0" w:space="0" w:color="auto"/>
            <w:right w:val="none" w:sz="0" w:space="0" w:color="auto"/>
          </w:divBdr>
        </w:div>
        <w:div w:id="530075873">
          <w:marLeft w:val="640"/>
          <w:marRight w:val="0"/>
          <w:marTop w:val="0"/>
          <w:marBottom w:val="0"/>
          <w:divBdr>
            <w:top w:val="none" w:sz="0" w:space="0" w:color="auto"/>
            <w:left w:val="none" w:sz="0" w:space="0" w:color="auto"/>
            <w:bottom w:val="none" w:sz="0" w:space="0" w:color="auto"/>
            <w:right w:val="none" w:sz="0" w:space="0" w:color="auto"/>
          </w:divBdr>
        </w:div>
        <w:div w:id="1573806732">
          <w:marLeft w:val="640"/>
          <w:marRight w:val="0"/>
          <w:marTop w:val="0"/>
          <w:marBottom w:val="0"/>
          <w:divBdr>
            <w:top w:val="none" w:sz="0" w:space="0" w:color="auto"/>
            <w:left w:val="none" w:sz="0" w:space="0" w:color="auto"/>
            <w:bottom w:val="none" w:sz="0" w:space="0" w:color="auto"/>
            <w:right w:val="none" w:sz="0" w:space="0" w:color="auto"/>
          </w:divBdr>
        </w:div>
        <w:div w:id="921836988">
          <w:marLeft w:val="640"/>
          <w:marRight w:val="0"/>
          <w:marTop w:val="0"/>
          <w:marBottom w:val="0"/>
          <w:divBdr>
            <w:top w:val="none" w:sz="0" w:space="0" w:color="auto"/>
            <w:left w:val="none" w:sz="0" w:space="0" w:color="auto"/>
            <w:bottom w:val="none" w:sz="0" w:space="0" w:color="auto"/>
            <w:right w:val="none" w:sz="0" w:space="0" w:color="auto"/>
          </w:divBdr>
        </w:div>
        <w:div w:id="1345396592">
          <w:marLeft w:val="640"/>
          <w:marRight w:val="0"/>
          <w:marTop w:val="0"/>
          <w:marBottom w:val="0"/>
          <w:divBdr>
            <w:top w:val="none" w:sz="0" w:space="0" w:color="auto"/>
            <w:left w:val="none" w:sz="0" w:space="0" w:color="auto"/>
            <w:bottom w:val="none" w:sz="0" w:space="0" w:color="auto"/>
            <w:right w:val="none" w:sz="0" w:space="0" w:color="auto"/>
          </w:divBdr>
        </w:div>
        <w:div w:id="322708128">
          <w:marLeft w:val="640"/>
          <w:marRight w:val="0"/>
          <w:marTop w:val="0"/>
          <w:marBottom w:val="0"/>
          <w:divBdr>
            <w:top w:val="none" w:sz="0" w:space="0" w:color="auto"/>
            <w:left w:val="none" w:sz="0" w:space="0" w:color="auto"/>
            <w:bottom w:val="none" w:sz="0" w:space="0" w:color="auto"/>
            <w:right w:val="none" w:sz="0" w:space="0" w:color="auto"/>
          </w:divBdr>
        </w:div>
        <w:div w:id="1747919741">
          <w:marLeft w:val="640"/>
          <w:marRight w:val="0"/>
          <w:marTop w:val="0"/>
          <w:marBottom w:val="0"/>
          <w:divBdr>
            <w:top w:val="none" w:sz="0" w:space="0" w:color="auto"/>
            <w:left w:val="none" w:sz="0" w:space="0" w:color="auto"/>
            <w:bottom w:val="none" w:sz="0" w:space="0" w:color="auto"/>
            <w:right w:val="none" w:sz="0" w:space="0" w:color="auto"/>
          </w:divBdr>
        </w:div>
        <w:div w:id="1966964418">
          <w:marLeft w:val="640"/>
          <w:marRight w:val="0"/>
          <w:marTop w:val="0"/>
          <w:marBottom w:val="0"/>
          <w:divBdr>
            <w:top w:val="none" w:sz="0" w:space="0" w:color="auto"/>
            <w:left w:val="none" w:sz="0" w:space="0" w:color="auto"/>
            <w:bottom w:val="none" w:sz="0" w:space="0" w:color="auto"/>
            <w:right w:val="none" w:sz="0" w:space="0" w:color="auto"/>
          </w:divBdr>
        </w:div>
        <w:div w:id="1983729959">
          <w:marLeft w:val="640"/>
          <w:marRight w:val="0"/>
          <w:marTop w:val="0"/>
          <w:marBottom w:val="0"/>
          <w:divBdr>
            <w:top w:val="none" w:sz="0" w:space="0" w:color="auto"/>
            <w:left w:val="none" w:sz="0" w:space="0" w:color="auto"/>
            <w:bottom w:val="none" w:sz="0" w:space="0" w:color="auto"/>
            <w:right w:val="none" w:sz="0" w:space="0" w:color="auto"/>
          </w:divBdr>
        </w:div>
        <w:div w:id="1894467468">
          <w:marLeft w:val="640"/>
          <w:marRight w:val="0"/>
          <w:marTop w:val="0"/>
          <w:marBottom w:val="0"/>
          <w:divBdr>
            <w:top w:val="none" w:sz="0" w:space="0" w:color="auto"/>
            <w:left w:val="none" w:sz="0" w:space="0" w:color="auto"/>
            <w:bottom w:val="none" w:sz="0" w:space="0" w:color="auto"/>
            <w:right w:val="none" w:sz="0" w:space="0" w:color="auto"/>
          </w:divBdr>
        </w:div>
        <w:div w:id="1544055220">
          <w:marLeft w:val="640"/>
          <w:marRight w:val="0"/>
          <w:marTop w:val="0"/>
          <w:marBottom w:val="0"/>
          <w:divBdr>
            <w:top w:val="none" w:sz="0" w:space="0" w:color="auto"/>
            <w:left w:val="none" w:sz="0" w:space="0" w:color="auto"/>
            <w:bottom w:val="none" w:sz="0" w:space="0" w:color="auto"/>
            <w:right w:val="none" w:sz="0" w:space="0" w:color="auto"/>
          </w:divBdr>
        </w:div>
        <w:div w:id="1435252105">
          <w:marLeft w:val="640"/>
          <w:marRight w:val="0"/>
          <w:marTop w:val="0"/>
          <w:marBottom w:val="0"/>
          <w:divBdr>
            <w:top w:val="none" w:sz="0" w:space="0" w:color="auto"/>
            <w:left w:val="none" w:sz="0" w:space="0" w:color="auto"/>
            <w:bottom w:val="none" w:sz="0" w:space="0" w:color="auto"/>
            <w:right w:val="none" w:sz="0" w:space="0" w:color="auto"/>
          </w:divBdr>
        </w:div>
        <w:div w:id="1358699469">
          <w:marLeft w:val="640"/>
          <w:marRight w:val="0"/>
          <w:marTop w:val="0"/>
          <w:marBottom w:val="0"/>
          <w:divBdr>
            <w:top w:val="none" w:sz="0" w:space="0" w:color="auto"/>
            <w:left w:val="none" w:sz="0" w:space="0" w:color="auto"/>
            <w:bottom w:val="none" w:sz="0" w:space="0" w:color="auto"/>
            <w:right w:val="none" w:sz="0" w:space="0" w:color="auto"/>
          </w:divBdr>
        </w:div>
        <w:div w:id="147132282">
          <w:marLeft w:val="640"/>
          <w:marRight w:val="0"/>
          <w:marTop w:val="0"/>
          <w:marBottom w:val="0"/>
          <w:divBdr>
            <w:top w:val="none" w:sz="0" w:space="0" w:color="auto"/>
            <w:left w:val="none" w:sz="0" w:space="0" w:color="auto"/>
            <w:bottom w:val="none" w:sz="0" w:space="0" w:color="auto"/>
            <w:right w:val="none" w:sz="0" w:space="0" w:color="auto"/>
          </w:divBdr>
        </w:div>
        <w:div w:id="1153910036">
          <w:marLeft w:val="640"/>
          <w:marRight w:val="0"/>
          <w:marTop w:val="0"/>
          <w:marBottom w:val="0"/>
          <w:divBdr>
            <w:top w:val="none" w:sz="0" w:space="0" w:color="auto"/>
            <w:left w:val="none" w:sz="0" w:space="0" w:color="auto"/>
            <w:bottom w:val="none" w:sz="0" w:space="0" w:color="auto"/>
            <w:right w:val="none" w:sz="0" w:space="0" w:color="auto"/>
          </w:divBdr>
        </w:div>
        <w:div w:id="976448259">
          <w:marLeft w:val="640"/>
          <w:marRight w:val="0"/>
          <w:marTop w:val="0"/>
          <w:marBottom w:val="0"/>
          <w:divBdr>
            <w:top w:val="none" w:sz="0" w:space="0" w:color="auto"/>
            <w:left w:val="none" w:sz="0" w:space="0" w:color="auto"/>
            <w:bottom w:val="none" w:sz="0" w:space="0" w:color="auto"/>
            <w:right w:val="none" w:sz="0" w:space="0" w:color="auto"/>
          </w:divBdr>
        </w:div>
        <w:div w:id="118882316">
          <w:marLeft w:val="640"/>
          <w:marRight w:val="0"/>
          <w:marTop w:val="0"/>
          <w:marBottom w:val="0"/>
          <w:divBdr>
            <w:top w:val="none" w:sz="0" w:space="0" w:color="auto"/>
            <w:left w:val="none" w:sz="0" w:space="0" w:color="auto"/>
            <w:bottom w:val="none" w:sz="0" w:space="0" w:color="auto"/>
            <w:right w:val="none" w:sz="0" w:space="0" w:color="auto"/>
          </w:divBdr>
        </w:div>
        <w:div w:id="1684822501">
          <w:marLeft w:val="640"/>
          <w:marRight w:val="0"/>
          <w:marTop w:val="0"/>
          <w:marBottom w:val="0"/>
          <w:divBdr>
            <w:top w:val="none" w:sz="0" w:space="0" w:color="auto"/>
            <w:left w:val="none" w:sz="0" w:space="0" w:color="auto"/>
            <w:bottom w:val="none" w:sz="0" w:space="0" w:color="auto"/>
            <w:right w:val="none" w:sz="0" w:space="0" w:color="auto"/>
          </w:divBdr>
        </w:div>
        <w:div w:id="1379208826">
          <w:marLeft w:val="640"/>
          <w:marRight w:val="0"/>
          <w:marTop w:val="0"/>
          <w:marBottom w:val="0"/>
          <w:divBdr>
            <w:top w:val="none" w:sz="0" w:space="0" w:color="auto"/>
            <w:left w:val="none" w:sz="0" w:space="0" w:color="auto"/>
            <w:bottom w:val="none" w:sz="0" w:space="0" w:color="auto"/>
            <w:right w:val="none" w:sz="0" w:space="0" w:color="auto"/>
          </w:divBdr>
        </w:div>
        <w:div w:id="1529758922">
          <w:marLeft w:val="640"/>
          <w:marRight w:val="0"/>
          <w:marTop w:val="0"/>
          <w:marBottom w:val="0"/>
          <w:divBdr>
            <w:top w:val="none" w:sz="0" w:space="0" w:color="auto"/>
            <w:left w:val="none" w:sz="0" w:space="0" w:color="auto"/>
            <w:bottom w:val="none" w:sz="0" w:space="0" w:color="auto"/>
            <w:right w:val="none" w:sz="0" w:space="0" w:color="auto"/>
          </w:divBdr>
        </w:div>
        <w:div w:id="519707211">
          <w:marLeft w:val="640"/>
          <w:marRight w:val="0"/>
          <w:marTop w:val="0"/>
          <w:marBottom w:val="0"/>
          <w:divBdr>
            <w:top w:val="none" w:sz="0" w:space="0" w:color="auto"/>
            <w:left w:val="none" w:sz="0" w:space="0" w:color="auto"/>
            <w:bottom w:val="none" w:sz="0" w:space="0" w:color="auto"/>
            <w:right w:val="none" w:sz="0" w:space="0" w:color="auto"/>
          </w:divBdr>
        </w:div>
        <w:div w:id="749548257">
          <w:marLeft w:val="640"/>
          <w:marRight w:val="0"/>
          <w:marTop w:val="0"/>
          <w:marBottom w:val="0"/>
          <w:divBdr>
            <w:top w:val="none" w:sz="0" w:space="0" w:color="auto"/>
            <w:left w:val="none" w:sz="0" w:space="0" w:color="auto"/>
            <w:bottom w:val="none" w:sz="0" w:space="0" w:color="auto"/>
            <w:right w:val="none" w:sz="0" w:space="0" w:color="auto"/>
          </w:divBdr>
        </w:div>
        <w:div w:id="8336012">
          <w:marLeft w:val="640"/>
          <w:marRight w:val="0"/>
          <w:marTop w:val="0"/>
          <w:marBottom w:val="0"/>
          <w:divBdr>
            <w:top w:val="none" w:sz="0" w:space="0" w:color="auto"/>
            <w:left w:val="none" w:sz="0" w:space="0" w:color="auto"/>
            <w:bottom w:val="none" w:sz="0" w:space="0" w:color="auto"/>
            <w:right w:val="none" w:sz="0" w:space="0" w:color="auto"/>
          </w:divBdr>
        </w:div>
        <w:div w:id="1121921759">
          <w:marLeft w:val="640"/>
          <w:marRight w:val="0"/>
          <w:marTop w:val="0"/>
          <w:marBottom w:val="0"/>
          <w:divBdr>
            <w:top w:val="none" w:sz="0" w:space="0" w:color="auto"/>
            <w:left w:val="none" w:sz="0" w:space="0" w:color="auto"/>
            <w:bottom w:val="none" w:sz="0" w:space="0" w:color="auto"/>
            <w:right w:val="none" w:sz="0" w:space="0" w:color="auto"/>
          </w:divBdr>
        </w:div>
        <w:div w:id="1403526637">
          <w:marLeft w:val="640"/>
          <w:marRight w:val="0"/>
          <w:marTop w:val="0"/>
          <w:marBottom w:val="0"/>
          <w:divBdr>
            <w:top w:val="none" w:sz="0" w:space="0" w:color="auto"/>
            <w:left w:val="none" w:sz="0" w:space="0" w:color="auto"/>
            <w:bottom w:val="none" w:sz="0" w:space="0" w:color="auto"/>
            <w:right w:val="none" w:sz="0" w:space="0" w:color="auto"/>
          </w:divBdr>
        </w:div>
        <w:div w:id="593903409">
          <w:marLeft w:val="640"/>
          <w:marRight w:val="0"/>
          <w:marTop w:val="0"/>
          <w:marBottom w:val="0"/>
          <w:divBdr>
            <w:top w:val="none" w:sz="0" w:space="0" w:color="auto"/>
            <w:left w:val="none" w:sz="0" w:space="0" w:color="auto"/>
            <w:bottom w:val="none" w:sz="0" w:space="0" w:color="auto"/>
            <w:right w:val="none" w:sz="0" w:space="0" w:color="auto"/>
          </w:divBdr>
        </w:div>
        <w:div w:id="1230925067">
          <w:marLeft w:val="640"/>
          <w:marRight w:val="0"/>
          <w:marTop w:val="0"/>
          <w:marBottom w:val="0"/>
          <w:divBdr>
            <w:top w:val="none" w:sz="0" w:space="0" w:color="auto"/>
            <w:left w:val="none" w:sz="0" w:space="0" w:color="auto"/>
            <w:bottom w:val="none" w:sz="0" w:space="0" w:color="auto"/>
            <w:right w:val="none" w:sz="0" w:space="0" w:color="auto"/>
          </w:divBdr>
        </w:div>
        <w:div w:id="1543787103">
          <w:marLeft w:val="640"/>
          <w:marRight w:val="0"/>
          <w:marTop w:val="0"/>
          <w:marBottom w:val="0"/>
          <w:divBdr>
            <w:top w:val="none" w:sz="0" w:space="0" w:color="auto"/>
            <w:left w:val="none" w:sz="0" w:space="0" w:color="auto"/>
            <w:bottom w:val="none" w:sz="0" w:space="0" w:color="auto"/>
            <w:right w:val="none" w:sz="0" w:space="0" w:color="auto"/>
          </w:divBdr>
        </w:div>
        <w:div w:id="461844911">
          <w:marLeft w:val="640"/>
          <w:marRight w:val="0"/>
          <w:marTop w:val="0"/>
          <w:marBottom w:val="0"/>
          <w:divBdr>
            <w:top w:val="none" w:sz="0" w:space="0" w:color="auto"/>
            <w:left w:val="none" w:sz="0" w:space="0" w:color="auto"/>
            <w:bottom w:val="none" w:sz="0" w:space="0" w:color="auto"/>
            <w:right w:val="none" w:sz="0" w:space="0" w:color="auto"/>
          </w:divBdr>
        </w:div>
        <w:div w:id="457450742">
          <w:marLeft w:val="640"/>
          <w:marRight w:val="0"/>
          <w:marTop w:val="0"/>
          <w:marBottom w:val="0"/>
          <w:divBdr>
            <w:top w:val="none" w:sz="0" w:space="0" w:color="auto"/>
            <w:left w:val="none" w:sz="0" w:space="0" w:color="auto"/>
            <w:bottom w:val="none" w:sz="0" w:space="0" w:color="auto"/>
            <w:right w:val="none" w:sz="0" w:space="0" w:color="auto"/>
          </w:divBdr>
        </w:div>
        <w:div w:id="175506897">
          <w:marLeft w:val="640"/>
          <w:marRight w:val="0"/>
          <w:marTop w:val="0"/>
          <w:marBottom w:val="0"/>
          <w:divBdr>
            <w:top w:val="none" w:sz="0" w:space="0" w:color="auto"/>
            <w:left w:val="none" w:sz="0" w:space="0" w:color="auto"/>
            <w:bottom w:val="none" w:sz="0" w:space="0" w:color="auto"/>
            <w:right w:val="none" w:sz="0" w:space="0" w:color="auto"/>
          </w:divBdr>
        </w:div>
        <w:div w:id="908661332">
          <w:marLeft w:val="640"/>
          <w:marRight w:val="0"/>
          <w:marTop w:val="0"/>
          <w:marBottom w:val="0"/>
          <w:divBdr>
            <w:top w:val="none" w:sz="0" w:space="0" w:color="auto"/>
            <w:left w:val="none" w:sz="0" w:space="0" w:color="auto"/>
            <w:bottom w:val="none" w:sz="0" w:space="0" w:color="auto"/>
            <w:right w:val="none" w:sz="0" w:space="0" w:color="auto"/>
          </w:divBdr>
        </w:div>
        <w:div w:id="579602563">
          <w:marLeft w:val="640"/>
          <w:marRight w:val="0"/>
          <w:marTop w:val="0"/>
          <w:marBottom w:val="0"/>
          <w:divBdr>
            <w:top w:val="none" w:sz="0" w:space="0" w:color="auto"/>
            <w:left w:val="none" w:sz="0" w:space="0" w:color="auto"/>
            <w:bottom w:val="none" w:sz="0" w:space="0" w:color="auto"/>
            <w:right w:val="none" w:sz="0" w:space="0" w:color="auto"/>
          </w:divBdr>
        </w:div>
        <w:div w:id="377314152">
          <w:marLeft w:val="640"/>
          <w:marRight w:val="0"/>
          <w:marTop w:val="0"/>
          <w:marBottom w:val="0"/>
          <w:divBdr>
            <w:top w:val="none" w:sz="0" w:space="0" w:color="auto"/>
            <w:left w:val="none" w:sz="0" w:space="0" w:color="auto"/>
            <w:bottom w:val="none" w:sz="0" w:space="0" w:color="auto"/>
            <w:right w:val="none" w:sz="0" w:space="0" w:color="auto"/>
          </w:divBdr>
        </w:div>
        <w:div w:id="1364595167">
          <w:marLeft w:val="640"/>
          <w:marRight w:val="0"/>
          <w:marTop w:val="0"/>
          <w:marBottom w:val="0"/>
          <w:divBdr>
            <w:top w:val="none" w:sz="0" w:space="0" w:color="auto"/>
            <w:left w:val="none" w:sz="0" w:space="0" w:color="auto"/>
            <w:bottom w:val="none" w:sz="0" w:space="0" w:color="auto"/>
            <w:right w:val="none" w:sz="0" w:space="0" w:color="auto"/>
          </w:divBdr>
        </w:div>
        <w:div w:id="417289605">
          <w:marLeft w:val="640"/>
          <w:marRight w:val="0"/>
          <w:marTop w:val="0"/>
          <w:marBottom w:val="0"/>
          <w:divBdr>
            <w:top w:val="none" w:sz="0" w:space="0" w:color="auto"/>
            <w:left w:val="none" w:sz="0" w:space="0" w:color="auto"/>
            <w:bottom w:val="none" w:sz="0" w:space="0" w:color="auto"/>
            <w:right w:val="none" w:sz="0" w:space="0" w:color="auto"/>
          </w:divBdr>
        </w:div>
        <w:div w:id="1611469614">
          <w:marLeft w:val="640"/>
          <w:marRight w:val="0"/>
          <w:marTop w:val="0"/>
          <w:marBottom w:val="0"/>
          <w:divBdr>
            <w:top w:val="none" w:sz="0" w:space="0" w:color="auto"/>
            <w:left w:val="none" w:sz="0" w:space="0" w:color="auto"/>
            <w:bottom w:val="none" w:sz="0" w:space="0" w:color="auto"/>
            <w:right w:val="none" w:sz="0" w:space="0" w:color="auto"/>
          </w:divBdr>
        </w:div>
        <w:div w:id="1343430865">
          <w:marLeft w:val="640"/>
          <w:marRight w:val="0"/>
          <w:marTop w:val="0"/>
          <w:marBottom w:val="0"/>
          <w:divBdr>
            <w:top w:val="none" w:sz="0" w:space="0" w:color="auto"/>
            <w:left w:val="none" w:sz="0" w:space="0" w:color="auto"/>
            <w:bottom w:val="none" w:sz="0" w:space="0" w:color="auto"/>
            <w:right w:val="none" w:sz="0" w:space="0" w:color="auto"/>
          </w:divBdr>
        </w:div>
        <w:div w:id="69739971">
          <w:marLeft w:val="640"/>
          <w:marRight w:val="0"/>
          <w:marTop w:val="0"/>
          <w:marBottom w:val="0"/>
          <w:divBdr>
            <w:top w:val="none" w:sz="0" w:space="0" w:color="auto"/>
            <w:left w:val="none" w:sz="0" w:space="0" w:color="auto"/>
            <w:bottom w:val="none" w:sz="0" w:space="0" w:color="auto"/>
            <w:right w:val="none" w:sz="0" w:space="0" w:color="auto"/>
          </w:divBdr>
        </w:div>
        <w:div w:id="800221764">
          <w:marLeft w:val="640"/>
          <w:marRight w:val="0"/>
          <w:marTop w:val="0"/>
          <w:marBottom w:val="0"/>
          <w:divBdr>
            <w:top w:val="none" w:sz="0" w:space="0" w:color="auto"/>
            <w:left w:val="none" w:sz="0" w:space="0" w:color="auto"/>
            <w:bottom w:val="none" w:sz="0" w:space="0" w:color="auto"/>
            <w:right w:val="none" w:sz="0" w:space="0" w:color="auto"/>
          </w:divBdr>
        </w:div>
        <w:div w:id="1651205150">
          <w:marLeft w:val="640"/>
          <w:marRight w:val="0"/>
          <w:marTop w:val="0"/>
          <w:marBottom w:val="0"/>
          <w:divBdr>
            <w:top w:val="none" w:sz="0" w:space="0" w:color="auto"/>
            <w:left w:val="none" w:sz="0" w:space="0" w:color="auto"/>
            <w:bottom w:val="none" w:sz="0" w:space="0" w:color="auto"/>
            <w:right w:val="none" w:sz="0" w:space="0" w:color="auto"/>
          </w:divBdr>
        </w:div>
        <w:div w:id="21632771">
          <w:marLeft w:val="640"/>
          <w:marRight w:val="0"/>
          <w:marTop w:val="0"/>
          <w:marBottom w:val="0"/>
          <w:divBdr>
            <w:top w:val="none" w:sz="0" w:space="0" w:color="auto"/>
            <w:left w:val="none" w:sz="0" w:space="0" w:color="auto"/>
            <w:bottom w:val="none" w:sz="0" w:space="0" w:color="auto"/>
            <w:right w:val="none" w:sz="0" w:space="0" w:color="auto"/>
          </w:divBdr>
        </w:div>
        <w:div w:id="1584729117">
          <w:marLeft w:val="640"/>
          <w:marRight w:val="0"/>
          <w:marTop w:val="0"/>
          <w:marBottom w:val="0"/>
          <w:divBdr>
            <w:top w:val="none" w:sz="0" w:space="0" w:color="auto"/>
            <w:left w:val="none" w:sz="0" w:space="0" w:color="auto"/>
            <w:bottom w:val="none" w:sz="0" w:space="0" w:color="auto"/>
            <w:right w:val="none" w:sz="0" w:space="0" w:color="auto"/>
          </w:divBdr>
        </w:div>
        <w:div w:id="1261521501">
          <w:marLeft w:val="640"/>
          <w:marRight w:val="0"/>
          <w:marTop w:val="0"/>
          <w:marBottom w:val="0"/>
          <w:divBdr>
            <w:top w:val="none" w:sz="0" w:space="0" w:color="auto"/>
            <w:left w:val="none" w:sz="0" w:space="0" w:color="auto"/>
            <w:bottom w:val="none" w:sz="0" w:space="0" w:color="auto"/>
            <w:right w:val="none" w:sz="0" w:space="0" w:color="auto"/>
          </w:divBdr>
        </w:div>
        <w:div w:id="1909420310">
          <w:marLeft w:val="640"/>
          <w:marRight w:val="0"/>
          <w:marTop w:val="0"/>
          <w:marBottom w:val="0"/>
          <w:divBdr>
            <w:top w:val="none" w:sz="0" w:space="0" w:color="auto"/>
            <w:left w:val="none" w:sz="0" w:space="0" w:color="auto"/>
            <w:bottom w:val="none" w:sz="0" w:space="0" w:color="auto"/>
            <w:right w:val="none" w:sz="0" w:space="0" w:color="auto"/>
          </w:divBdr>
        </w:div>
        <w:div w:id="1942838590">
          <w:marLeft w:val="640"/>
          <w:marRight w:val="0"/>
          <w:marTop w:val="0"/>
          <w:marBottom w:val="0"/>
          <w:divBdr>
            <w:top w:val="none" w:sz="0" w:space="0" w:color="auto"/>
            <w:left w:val="none" w:sz="0" w:space="0" w:color="auto"/>
            <w:bottom w:val="none" w:sz="0" w:space="0" w:color="auto"/>
            <w:right w:val="none" w:sz="0" w:space="0" w:color="auto"/>
          </w:divBdr>
        </w:div>
        <w:div w:id="699741731">
          <w:marLeft w:val="640"/>
          <w:marRight w:val="0"/>
          <w:marTop w:val="0"/>
          <w:marBottom w:val="0"/>
          <w:divBdr>
            <w:top w:val="none" w:sz="0" w:space="0" w:color="auto"/>
            <w:left w:val="none" w:sz="0" w:space="0" w:color="auto"/>
            <w:bottom w:val="none" w:sz="0" w:space="0" w:color="auto"/>
            <w:right w:val="none" w:sz="0" w:space="0" w:color="auto"/>
          </w:divBdr>
        </w:div>
        <w:div w:id="1654287480">
          <w:marLeft w:val="640"/>
          <w:marRight w:val="0"/>
          <w:marTop w:val="0"/>
          <w:marBottom w:val="0"/>
          <w:divBdr>
            <w:top w:val="none" w:sz="0" w:space="0" w:color="auto"/>
            <w:left w:val="none" w:sz="0" w:space="0" w:color="auto"/>
            <w:bottom w:val="none" w:sz="0" w:space="0" w:color="auto"/>
            <w:right w:val="none" w:sz="0" w:space="0" w:color="auto"/>
          </w:divBdr>
        </w:div>
        <w:div w:id="1682202689">
          <w:marLeft w:val="640"/>
          <w:marRight w:val="0"/>
          <w:marTop w:val="0"/>
          <w:marBottom w:val="0"/>
          <w:divBdr>
            <w:top w:val="none" w:sz="0" w:space="0" w:color="auto"/>
            <w:left w:val="none" w:sz="0" w:space="0" w:color="auto"/>
            <w:bottom w:val="none" w:sz="0" w:space="0" w:color="auto"/>
            <w:right w:val="none" w:sz="0" w:space="0" w:color="auto"/>
          </w:divBdr>
        </w:div>
        <w:div w:id="1270047154">
          <w:marLeft w:val="640"/>
          <w:marRight w:val="0"/>
          <w:marTop w:val="0"/>
          <w:marBottom w:val="0"/>
          <w:divBdr>
            <w:top w:val="none" w:sz="0" w:space="0" w:color="auto"/>
            <w:left w:val="none" w:sz="0" w:space="0" w:color="auto"/>
            <w:bottom w:val="none" w:sz="0" w:space="0" w:color="auto"/>
            <w:right w:val="none" w:sz="0" w:space="0" w:color="auto"/>
          </w:divBdr>
        </w:div>
        <w:div w:id="301352552">
          <w:marLeft w:val="640"/>
          <w:marRight w:val="0"/>
          <w:marTop w:val="0"/>
          <w:marBottom w:val="0"/>
          <w:divBdr>
            <w:top w:val="none" w:sz="0" w:space="0" w:color="auto"/>
            <w:left w:val="none" w:sz="0" w:space="0" w:color="auto"/>
            <w:bottom w:val="none" w:sz="0" w:space="0" w:color="auto"/>
            <w:right w:val="none" w:sz="0" w:space="0" w:color="auto"/>
          </w:divBdr>
        </w:div>
        <w:div w:id="455218570">
          <w:marLeft w:val="640"/>
          <w:marRight w:val="0"/>
          <w:marTop w:val="0"/>
          <w:marBottom w:val="0"/>
          <w:divBdr>
            <w:top w:val="none" w:sz="0" w:space="0" w:color="auto"/>
            <w:left w:val="none" w:sz="0" w:space="0" w:color="auto"/>
            <w:bottom w:val="none" w:sz="0" w:space="0" w:color="auto"/>
            <w:right w:val="none" w:sz="0" w:space="0" w:color="auto"/>
          </w:divBdr>
        </w:div>
        <w:div w:id="1552614606">
          <w:marLeft w:val="640"/>
          <w:marRight w:val="0"/>
          <w:marTop w:val="0"/>
          <w:marBottom w:val="0"/>
          <w:divBdr>
            <w:top w:val="none" w:sz="0" w:space="0" w:color="auto"/>
            <w:left w:val="none" w:sz="0" w:space="0" w:color="auto"/>
            <w:bottom w:val="none" w:sz="0" w:space="0" w:color="auto"/>
            <w:right w:val="none" w:sz="0" w:space="0" w:color="auto"/>
          </w:divBdr>
        </w:div>
        <w:div w:id="1236866008">
          <w:marLeft w:val="640"/>
          <w:marRight w:val="0"/>
          <w:marTop w:val="0"/>
          <w:marBottom w:val="0"/>
          <w:divBdr>
            <w:top w:val="none" w:sz="0" w:space="0" w:color="auto"/>
            <w:left w:val="none" w:sz="0" w:space="0" w:color="auto"/>
            <w:bottom w:val="none" w:sz="0" w:space="0" w:color="auto"/>
            <w:right w:val="none" w:sz="0" w:space="0" w:color="auto"/>
          </w:divBdr>
        </w:div>
        <w:div w:id="1694376742">
          <w:marLeft w:val="640"/>
          <w:marRight w:val="0"/>
          <w:marTop w:val="0"/>
          <w:marBottom w:val="0"/>
          <w:divBdr>
            <w:top w:val="none" w:sz="0" w:space="0" w:color="auto"/>
            <w:left w:val="none" w:sz="0" w:space="0" w:color="auto"/>
            <w:bottom w:val="none" w:sz="0" w:space="0" w:color="auto"/>
            <w:right w:val="none" w:sz="0" w:space="0" w:color="auto"/>
          </w:divBdr>
        </w:div>
        <w:div w:id="1801222070">
          <w:marLeft w:val="640"/>
          <w:marRight w:val="0"/>
          <w:marTop w:val="0"/>
          <w:marBottom w:val="0"/>
          <w:divBdr>
            <w:top w:val="none" w:sz="0" w:space="0" w:color="auto"/>
            <w:left w:val="none" w:sz="0" w:space="0" w:color="auto"/>
            <w:bottom w:val="none" w:sz="0" w:space="0" w:color="auto"/>
            <w:right w:val="none" w:sz="0" w:space="0" w:color="auto"/>
          </w:divBdr>
        </w:div>
        <w:div w:id="700516754">
          <w:marLeft w:val="640"/>
          <w:marRight w:val="0"/>
          <w:marTop w:val="0"/>
          <w:marBottom w:val="0"/>
          <w:divBdr>
            <w:top w:val="none" w:sz="0" w:space="0" w:color="auto"/>
            <w:left w:val="none" w:sz="0" w:space="0" w:color="auto"/>
            <w:bottom w:val="none" w:sz="0" w:space="0" w:color="auto"/>
            <w:right w:val="none" w:sz="0" w:space="0" w:color="auto"/>
          </w:divBdr>
        </w:div>
        <w:div w:id="627667216">
          <w:marLeft w:val="640"/>
          <w:marRight w:val="0"/>
          <w:marTop w:val="0"/>
          <w:marBottom w:val="0"/>
          <w:divBdr>
            <w:top w:val="none" w:sz="0" w:space="0" w:color="auto"/>
            <w:left w:val="none" w:sz="0" w:space="0" w:color="auto"/>
            <w:bottom w:val="none" w:sz="0" w:space="0" w:color="auto"/>
            <w:right w:val="none" w:sz="0" w:space="0" w:color="auto"/>
          </w:divBdr>
        </w:div>
        <w:div w:id="426928898">
          <w:marLeft w:val="640"/>
          <w:marRight w:val="0"/>
          <w:marTop w:val="0"/>
          <w:marBottom w:val="0"/>
          <w:divBdr>
            <w:top w:val="none" w:sz="0" w:space="0" w:color="auto"/>
            <w:left w:val="none" w:sz="0" w:space="0" w:color="auto"/>
            <w:bottom w:val="none" w:sz="0" w:space="0" w:color="auto"/>
            <w:right w:val="none" w:sz="0" w:space="0" w:color="auto"/>
          </w:divBdr>
        </w:div>
        <w:div w:id="1330711515">
          <w:marLeft w:val="640"/>
          <w:marRight w:val="0"/>
          <w:marTop w:val="0"/>
          <w:marBottom w:val="0"/>
          <w:divBdr>
            <w:top w:val="none" w:sz="0" w:space="0" w:color="auto"/>
            <w:left w:val="none" w:sz="0" w:space="0" w:color="auto"/>
            <w:bottom w:val="none" w:sz="0" w:space="0" w:color="auto"/>
            <w:right w:val="none" w:sz="0" w:space="0" w:color="auto"/>
          </w:divBdr>
        </w:div>
        <w:div w:id="1821997869">
          <w:marLeft w:val="640"/>
          <w:marRight w:val="0"/>
          <w:marTop w:val="0"/>
          <w:marBottom w:val="0"/>
          <w:divBdr>
            <w:top w:val="none" w:sz="0" w:space="0" w:color="auto"/>
            <w:left w:val="none" w:sz="0" w:space="0" w:color="auto"/>
            <w:bottom w:val="none" w:sz="0" w:space="0" w:color="auto"/>
            <w:right w:val="none" w:sz="0" w:space="0" w:color="auto"/>
          </w:divBdr>
        </w:div>
        <w:div w:id="531575840">
          <w:marLeft w:val="640"/>
          <w:marRight w:val="0"/>
          <w:marTop w:val="0"/>
          <w:marBottom w:val="0"/>
          <w:divBdr>
            <w:top w:val="none" w:sz="0" w:space="0" w:color="auto"/>
            <w:left w:val="none" w:sz="0" w:space="0" w:color="auto"/>
            <w:bottom w:val="none" w:sz="0" w:space="0" w:color="auto"/>
            <w:right w:val="none" w:sz="0" w:space="0" w:color="auto"/>
          </w:divBdr>
        </w:div>
        <w:div w:id="88140520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6243952">
      <w:bodyDiv w:val="1"/>
      <w:marLeft w:val="0"/>
      <w:marRight w:val="0"/>
      <w:marTop w:val="0"/>
      <w:marBottom w:val="0"/>
      <w:divBdr>
        <w:top w:val="none" w:sz="0" w:space="0" w:color="auto"/>
        <w:left w:val="none" w:sz="0" w:space="0" w:color="auto"/>
        <w:bottom w:val="none" w:sz="0" w:space="0" w:color="auto"/>
        <w:right w:val="none" w:sz="0" w:space="0" w:color="auto"/>
      </w:divBdr>
      <w:divsChild>
        <w:div w:id="305086478">
          <w:marLeft w:val="640"/>
          <w:marRight w:val="0"/>
          <w:marTop w:val="0"/>
          <w:marBottom w:val="0"/>
          <w:divBdr>
            <w:top w:val="none" w:sz="0" w:space="0" w:color="auto"/>
            <w:left w:val="none" w:sz="0" w:space="0" w:color="auto"/>
            <w:bottom w:val="none" w:sz="0" w:space="0" w:color="auto"/>
            <w:right w:val="none" w:sz="0" w:space="0" w:color="auto"/>
          </w:divBdr>
        </w:div>
        <w:div w:id="1933583907">
          <w:marLeft w:val="640"/>
          <w:marRight w:val="0"/>
          <w:marTop w:val="0"/>
          <w:marBottom w:val="0"/>
          <w:divBdr>
            <w:top w:val="none" w:sz="0" w:space="0" w:color="auto"/>
            <w:left w:val="none" w:sz="0" w:space="0" w:color="auto"/>
            <w:bottom w:val="none" w:sz="0" w:space="0" w:color="auto"/>
            <w:right w:val="none" w:sz="0" w:space="0" w:color="auto"/>
          </w:divBdr>
        </w:div>
        <w:div w:id="439691624">
          <w:marLeft w:val="640"/>
          <w:marRight w:val="0"/>
          <w:marTop w:val="0"/>
          <w:marBottom w:val="0"/>
          <w:divBdr>
            <w:top w:val="none" w:sz="0" w:space="0" w:color="auto"/>
            <w:left w:val="none" w:sz="0" w:space="0" w:color="auto"/>
            <w:bottom w:val="none" w:sz="0" w:space="0" w:color="auto"/>
            <w:right w:val="none" w:sz="0" w:space="0" w:color="auto"/>
          </w:divBdr>
        </w:div>
        <w:div w:id="111093743">
          <w:marLeft w:val="640"/>
          <w:marRight w:val="0"/>
          <w:marTop w:val="0"/>
          <w:marBottom w:val="0"/>
          <w:divBdr>
            <w:top w:val="none" w:sz="0" w:space="0" w:color="auto"/>
            <w:left w:val="none" w:sz="0" w:space="0" w:color="auto"/>
            <w:bottom w:val="none" w:sz="0" w:space="0" w:color="auto"/>
            <w:right w:val="none" w:sz="0" w:space="0" w:color="auto"/>
          </w:divBdr>
        </w:div>
        <w:div w:id="311906391">
          <w:marLeft w:val="640"/>
          <w:marRight w:val="0"/>
          <w:marTop w:val="0"/>
          <w:marBottom w:val="0"/>
          <w:divBdr>
            <w:top w:val="none" w:sz="0" w:space="0" w:color="auto"/>
            <w:left w:val="none" w:sz="0" w:space="0" w:color="auto"/>
            <w:bottom w:val="none" w:sz="0" w:space="0" w:color="auto"/>
            <w:right w:val="none" w:sz="0" w:space="0" w:color="auto"/>
          </w:divBdr>
        </w:div>
        <w:div w:id="922252886">
          <w:marLeft w:val="640"/>
          <w:marRight w:val="0"/>
          <w:marTop w:val="0"/>
          <w:marBottom w:val="0"/>
          <w:divBdr>
            <w:top w:val="none" w:sz="0" w:space="0" w:color="auto"/>
            <w:left w:val="none" w:sz="0" w:space="0" w:color="auto"/>
            <w:bottom w:val="none" w:sz="0" w:space="0" w:color="auto"/>
            <w:right w:val="none" w:sz="0" w:space="0" w:color="auto"/>
          </w:divBdr>
        </w:div>
        <w:div w:id="1683627522">
          <w:marLeft w:val="640"/>
          <w:marRight w:val="0"/>
          <w:marTop w:val="0"/>
          <w:marBottom w:val="0"/>
          <w:divBdr>
            <w:top w:val="none" w:sz="0" w:space="0" w:color="auto"/>
            <w:left w:val="none" w:sz="0" w:space="0" w:color="auto"/>
            <w:bottom w:val="none" w:sz="0" w:space="0" w:color="auto"/>
            <w:right w:val="none" w:sz="0" w:space="0" w:color="auto"/>
          </w:divBdr>
        </w:div>
        <w:div w:id="1062563815">
          <w:marLeft w:val="640"/>
          <w:marRight w:val="0"/>
          <w:marTop w:val="0"/>
          <w:marBottom w:val="0"/>
          <w:divBdr>
            <w:top w:val="none" w:sz="0" w:space="0" w:color="auto"/>
            <w:left w:val="none" w:sz="0" w:space="0" w:color="auto"/>
            <w:bottom w:val="none" w:sz="0" w:space="0" w:color="auto"/>
            <w:right w:val="none" w:sz="0" w:space="0" w:color="auto"/>
          </w:divBdr>
        </w:div>
        <w:div w:id="255673634">
          <w:marLeft w:val="640"/>
          <w:marRight w:val="0"/>
          <w:marTop w:val="0"/>
          <w:marBottom w:val="0"/>
          <w:divBdr>
            <w:top w:val="none" w:sz="0" w:space="0" w:color="auto"/>
            <w:left w:val="none" w:sz="0" w:space="0" w:color="auto"/>
            <w:bottom w:val="none" w:sz="0" w:space="0" w:color="auto"/>
            <w:right w:val="none" w:sz="0" w:space="0" w:color="auto"/>
          </w:divBdr>
        </w:div>
        <w:div w:id="1133714709">
          <w:marLeft w:val="640"/>
          <w:marRight w:val="0"/>
          <w:marTop w:val="0"/>
          <w:marBottom w:val="0"/>
          <w:divBdr>
            <w:top w:val="none" w:sz="0" w:space="0" w:color="auto"/>
            <w:left w:val="none" w:sz="0" w:space="0" w:color="auto"/>
            <w:bottom w:val="none" w:sz="0" w:space="0" w:color="auto"/>
            <w:right w:val="none" w:sz="0" w:space="0" w:color="auto"/>
          </w:divBdr>
        </w:div>
        <w:div w:id="943852175">
          <w:marLeft w:val="640"/>
          <w:marRight w:val="0"/>
          <w:marTop w:val="0"/>
          <w:marBottom w:val="0"/>
          <w:divBdr>
            <w:top w:val="none" w:sz="0" w:space="0" w:color="auto"/>
            <w:left w:val="none" w:sz="0" w:space="0" w:color="auto"/>
            <w:bottom w:val="none" w:sz="0" w:space="0" w:color="auto"/>
            <w:right w:val="none" w:sz="0" w:space="0" w:color="auto"/>
          </w:divBdr>
        </w:div>
        <w:div w:id="469516077">
          <w:marLeft w:val="640"/>
          <w:marRight w:val="0"/>
          <w:marTop w:val="0"/>
          <w:marBottom w:val="0"/>
          <w:divBdr>
            <w:top w:val="none" w:sz="0" w:space="0" w:color="auto"/>
            <w:left w:val="none" w:sz="0" w:space="0" w:color="auto"/>
            <w:bottom w:val="none" w:sz="0" w:space="0" w:color="auto"/>
            <w:right w:val="none" w:sz="0" w:space="0" w:color="auto"/>
          </w:divBdr>
        </w:div>
        <w:div w:id="802885838">
          <w:marLeft w:val="640"/>
          <w:marRight w:val="0"/>
          <w:marTop w:val="0"/>
          <w:marBottom w:val="0"/>
          <w:divBdr>
            <w:top w:val="none" w:sz="0" w:space="0" w:color="auto"/>
            <w:left w:val="none" w:sz="0" w:space="0" w:color="auto"/>
            <w:bottom w:val="none" w:sz="0" w:space="0" w:color="auto"/>
            <w:right w:val="none" w:sz="0" w:space="0" w:color="auto"/>
          </w:divBdr>
        </w:div>
        <w:div w:id="1165705296">
          <w:marLeft w:val="640"/>
          <w:marRight w:val="0"/>
          <w:marTop w:val="0"/>
          <w:marBottom w:val="0"/>
          <w:divBdr>
            <w:top w:val="none" w:sz="0" w:space="0" w:color="auto"/>
            <w:left w:val="none" w:sz="0" w:space="0" w:color="auto"/>
            <w:bottom w:val="none" w:sz="0" w:space="0" w:color="auto"/>
            <w:right w:val="none" w:sz="0" w:space="0" w:color="auto"/>
          </w:divBdr>
        </w:div>
        <w:div w:id="1780641296">
          <w:marLeft w:val="640"/>
          <w:marRight w:val="0"/>
          <w:marTop w:val="0"/>
          <w:marBottom w:val="0"/>
          <w:divBdr>
            <w:top w:val="none" w:sz="0" w:space="0" w:color="auto"/>
            <w:left w:val="none" w:sz="0" w:space="0" w:color="auto"/>
            <w:bottom w:val="none" w:sz="0" w:space="0" w:color="auto"/>
            <w:right w:val="none" w:sz="0" w:space="0" w:color="auto"/>
          </w:divBdr>
        </w:div>
        <w:div w:id="118424842">
          <w:marLeft w:val="640"/>
          <w:marRight w:val="0"/>
          <w:marTop w:val="0"/>
          <w:marBottom w:val="0"/>
          <w:divBdr>
            <w:top w:val="none" w:sz="0" w:space="0" w:color="auto"/>
            <w:left w:val="none" w:sz="0" w:space="0" w:color="auto"/>
            <w:bottom w:val="none" w:sz="0" w:space="0" w:color="auto"/>
            <w:right w:val="none" w:sz="0" w:space="0" w:color="auto"/>
          </w:divBdr>
        </w:div>
        <w:div w:id="1383749135">
          <w:marLeft w:val="640"/>
          <w:marRight w:val="0"/>
          <w:marTop w:val="0"/>
          <w:marBottom w:val="0"/>
          <w:divBdr>
            <w:top w:val="none" w:sz="0" w:space="0" w:color="auto"/>
            <w:left w:val="none" w:sz="0" w:space="0" w:color="auto"/>
            <w:bottom w:val="none" w:sz="0" w:space="0" w:color="auto"/>
            <w:right w:val="none" w:sz="0" w:space="0" w:color="auto"/>
          </w:divBdr>
        </w:div>
        <w:div w:id="575169500">
          <w:marLeft w:val="640"/>
          <w:marRight w:val="0"/>
          <w:marTop w:val="0"/>
          <w:marBottom w:val="0"/>
          <w:divBdr>
            <w:top w:val="none" w:sz="0" w:space="0" w:color="auto"/>
            <w:left w:val="none" w:sz="0" w:space="0" w:color="auto"/>
            <w:bottom w:val="none" w:sz="0" w:space="0" w:color="auto"/>
            <w:right w:val="none" w:sz="0" w:space="0" w:color="auto"/>
          </w:divBdr>
        </w:div>
        <w:div w:id="454712341">
          <w:marLeft w:val="640"/>
          <w:marRight w:val="0"/>
          <w:marTop w:val="0"/>
          <w:marBottom w:val="0"/>
          <w:divBdr>
            <w:top w:val="none" w:sz="0" w:space="0" w:color="auto"/>
            <w:left w:val="none" w:sz="0" w:space="0" w:color="auto"/>
            <w:bottom w:val="none" w:sz="0" w:space="0" w:color="auto"/>
            <w:right w:val="none" w:sz="0" w:space="0" w:color="auto"/>
          </w:divBdr>
        </w:div>
        <w:div w:id="1188527053">
          <w:marLeft w:val="640"/>
          <w:marRight w:val="0"/>
          <w:marTop w:val="0"/>
          <w:marBottom w:val="0"/>
          <w:divBdr>
            <w:top w:val="none" w:sz="0" w:space="0" w:color="auto"/>
            <w:left w:val="none" w:sz="0" w:space="0" w:color="auto"/>
            <w:bottom w:val="none" w:sz="0" w:space="0" w:color="auto"/>
            <w:right w:val="none" w:sz="0" w:space="0" w:color="auto"/>
          </w:divBdr>
        </w:div>
        <w:div w:id="594943539">
          <w:marLeft w:val="640"/>
          <w:marRight w:val="0"/>
          <w:marTop w:val="0"/>
          <w:marBottom w:val="0"/>
          <w:divBdr>
            <w:top w:val="none" w:sz="0" w:space="0" w:color="auto"/>
            <w:left w:val="none" w:sz="0" w:space="0" w:color="auto"/>
            <w:bottom w:val="none" w:sz="0" w:space="0" w:color="auto"/>
            <w:right w:val="none" w:sz="0" w:space="0" w:color="auto"/>
          </w:divBdr>
        </w:div>
        <w:div w:id="198394057">
          <w:marLeft w:val="640"/>
          <w:marRight w:val="0"/>
          <w:marTop w:val="0"/>
          <w:marBottom w:val="0"/>
          <w:divBdr>
            <w:top w:val="none" w:sz="0" w:space="0" w:color="auto"/>
            <w:left w:val="none" w:sz="0" w:space="0" w:color="auto"/>
            <w:bottom w:val="none" w:sz="0" w:space="0" w:color="auto"/>
            <w:right w:val="none" w:sz="0" w:space="0" w:color="auto"/>
          </w:divBdr>
        </w:div>
        <w:div w:id="1958751193">
          <w:marLeft w:val="640"/>
          <w:marRight w:val="0"/>
          <w:marTop w:val="0"/>
          <w:marBottom w:val="0"/>
          <w:divBdr>
            <w:top w:val="none" w:sz="0" w:space="0" w:color="auto"/>
            <w:left w:val="none" w:sz="0" w:space="0" w:color="auto"/>
            <w:bottom w:val="none" w:sz="0" w:space="0" w:color="auto"/>
            <w:right w:val="none" w:sz="0" w:space="0" w:color="auto"/>
          </w:divBdr>
        </w:div>
        <w:div w:id="756898439">
          <w:marLeft w:val="640"/>
          <w:marRight w:val="0"/>
          <w:marTop w:val="0"/>
          <w:marBottom w:val="0"/>
          <w:divBdr>
            <w:top w:val="none" w:sz="0" w:space="0" w:color="auto"/>
            <w:left w:val="none" w:sz="0" w:space="0" w:color="auto"/>
            <w:bottom w:val="none" w:sz="0" w:space="0" w:color="auto"/>
            <w:right w:val="none" w:sz="0" w:space="0" w:color="auto"/>
          </w:divBdr>
        </w:div>
        <w:div w:id="160434987">
          <w:marLeft w:val="640"/>
          <w:marRight w:val="0"/>
          <w:marTop w:val="0"/>
          <w:marBottom w:val="0"/>
          <w:divBdr>
            <w:top w:val="none" w:sz="0" w:space="0" w:color="auto"/>
            <w:left w:val="none" w:sz="0" w:space="0" w:color="auto"/>
            <w:bottom w:val="none" w:sz="0" w:space="0" w:color="auto"/>
            <w:right w:val="none" w:sz="0" w:space="0" w:color="auto"/>
          </w:divBdr>
        </w:div>
        <w:div w:id="107431537">
          <w:marLeft w:val="640"/>
          <w:marRight w:val="0"/>
          <w:marTop w:val="0"/>
          <w:marBottom w:val="0"/>
          <w:divBdr>
            <w:top w:val="none" w:sz="0" w:space="0" w:color="auto"/>
            <w:left w:val="none" w:sz="0" w:space="0" w:color="auto"/>
            <w:bottom w:val="none" w:sz="0" w:space="0" w:color="auto"/>
            <w:right w:val="none" w:sz="0" w:space="0" w:color="auto"/>
          </w:divBdr>
        </w:div>
        <w:div w:id="93943353">
          <w:marLeft w:val="640"/>
          <w:marRight w:val="0"/>
          <w:marTop w:val="0"/>
          <w:marBottom w:val="0"/>
          <w:divBdr>
            <w:top w:val="none" w:sz="0" w:space="0" w:color="auto"/>
            <w:left w:val="none" w:sz="0" w:space="0" w:color="auto"/>
            <w:bottom w:val="none" w:sz="0" w:space="0" w:color="auto"/>
            <w:right w:val="none" w:sz="0" w:space="0" w:color="auto"/>
          </w:divBdr>
        </w:div>
        <w:div w:id="553858507">
          <w:marLeft w:val="640"/>
          <w:marRight w:val="0"/>
          <w:marTop w:val="0"/>
          <w:marBottom w:val="0"/>
          <w:divBdr>
            <w:top w:val="none" w:sz="0" w:space="0" w:color="auto"/>
            <w:left w:val="none" w:sz="0" w:space="0" w:color="auto"/>
            <w:bottom w:val="none" w:sz="0" w:space="0" w:color="auto"/>
            <w:right w:val="none" w:sz="0" w:space="0" w:color="auto"/>
          </w:divBdr>
        </w:div>
        <w:div w:id="1343047658">
          <w:marLeft w:val="640"/>
          <w:marRight w:val="0"/>
          <w:marTop w:val="0"/>
          <w:marBottom w:val="0"/>
          <w:divBdr>
            <w:top w:val="none" w:sz="0" w:space="0" w:color="auto"/>
            <w:left w:val="none" w:sz="0" w:space="0" w:color="auto"/>
            <w:bottom w:val="none" w:sz="0" w:space="0" w:color="auto"/>
            <w:right w:val="none" w:sz="0" w:space="0" w:color="auto"/>
          </w:divBdr>
        </w:div>
        <w:div w:id="51931351">
          <w:marLeft w:val="640"/>
          <w:marRight w:val="0"/>
          <w:marTop w:val="0"/>
          <w:marBottom w:val="0"/>
          <w:divBdr>
            <w:top w:val="none" w:sz="0" w:space="0" w:color="auto"/>
            <w:left w:val="none" w:sz="0" w:space="0" w:color="auto"/>
            <w:bottom w:val="none" w:sz="0" w:space="0" w:color="auto"/>
            <w:right w:val="none" w:sz="0" w:space="0" w:color="auto"/>
          </w:divBdr>
        </w:div>
        <w:div w:id="354813851">
          <w:marLeft w:val="640"/>
          <w:marRight w:val="0"/>
          <w:marTop w:val="0"/>
          <w:marBottom w:val="0"/>
          <w:divBdr>
            <w:top w:val="none" w:sz="0" w:space="0" w:color="auto"/>
            <w:left w:val="none" w:sz="0" w:space="0" w:color="auto"/>
            <w:bottom w:val="none" w:sz="0" w:space="0" w:color="auto"/>
            <w:right w:val="none" w:sz="0" w:space="0" w:color="auto"/>
          </w:divBdr>
        </w:div>
        <w:div w:id="1133984275">
          <w:marLeft w:val="640"/>
          <w:marRight w:val="0"/>
          <w:marTop w:val="0"/>
          <w:marBottom w:val="0"/>
          <w:divBdr>
            <w:top w:val="none" w:sz="0" w:space="0" w:color="auto"/>
            <w:left w:val="none" w:sz="0" w:space="0" w:color="auto"/>
            <w:bottom w:val="none" w:sz="0" w:space="0" w:color="auto"/>
            <w:right w:val="none" w:sz="0" w:space="0" w:color="auto"/>
          </w:divBdr>
        </w:div>
        <w:div w:id="2122600456">
          <w:marLeft w:val="640"/>
          <w:marRight w:val="0"/>
          <w:marTop w:val="0"/>
          <w:marBottom w:val="0"/>
          <w:divBdr>
            <w:top w:val="none" w:sz="0" w:space="0" w:color="auto"/>
            <w:left w:val="none" w:sz="0" w:space="0" w:color="auto"/>
            <w:bottom w:val="none" w:sz="0" w:space="0" w:color="auto"/>
            <w:right w:val="none" w:sz="0" w:space="0" w:color="auto"/>
          </w:divBdr>
        </w:div>
        <w:div w:id="1513295329">
          <w:marLeft w:val="640"/>
          <w:marRight w:val="0"/>
          <w:marTop w:val="0"/>
          <w:marBottom w:val="0"/>
          <w:divBdr>
            <w:top w:val="none" w:sz="0" w:space="0" w:color="auto"/>
            <w:left w:val="none" w:sz="0" w:space="0" w:color="auto"/>
            <w:bottom w:val="none" w:sz="0" w:space="0" w:color="auto"/>
            <w:right w:val="none" w:sz="0" w:space="0" w:color="auto"/>
          </w:divBdr>
        </w:div>
        <w:div w:id="1860698985">
          <w:marLeft w:val="640"/>
          <w:marRight w:val="0"/>
          <w:marTop w:val="0"/>
          <w:marBottom w:val="0"/>
          <w:divBdr>
            <w:top w:val="none" w:sz="0" w:space="0" w:color="auto"/>
            <w:left w:val="none" w:sz="0" w:space="0" w:color="auto"/>
            <w:bottom w:val="none" w:sz="0" w:space="0" w:color="auto"/>
            <w:right w:val="none" w:sz="0" w:space="0" w:color="auto"/>
          </w:divBdr>
        </w:div>
        <w:div w:id="1719470742">
          <w:marLeft w:val="640"/>
          <w:marRight w:val="0"/>
          <w:marTop w:val="0"/>
          <w:marBottom w:val="0"/>
          <w:divBdr>
            <w:top w:val="none" w:sz="0" w:space="0" w:color="auto"/>
            <w:left w:val="none" w:sz="0" w:space="0" w:color="auto"/>
            <w:bottom w:val="none" w:sz="0" w:space="0" w:color="auto"/>
            <w:right w:val="none" w:sz="0" w:space="0" w:color="auto"/>
          </w:divBdr>
        </w:div>
        <w:div w:id="472602020">
          <w:marLeft w:val="640"/>
          <w:marRight w:val="0"/>
          <w:marTop w:val="0"/>
          <w:marBottom w:val="0"/>
          <w:divBdr>
            <w:top w:val="none" w:sz="0" w:space="0" w:color="auto"/>
            <w:left w:val="none" w:sz="0" w:space="0" w:color="auto"/>
            <w:bottom w:val="none" w:sz="0" w:space="0" w:color="auto"/>
            <w:right w:val="none" w:sz="0" w:space="0" w:color="auto"/>
          </w:divBdr>
        </w:div>
        <w:div w:id="155845153">
          <w:marLeft w:val="640"/>
          <w:marRight w:val="0"/>
          <w:marTop w:val="0"/>
          <w:marBottom w:val="0"/>
          <w:divBdr>
            <w:top w:val="none" w:sz="0" w:space="0" w:color="auto"/>
            <w:left w:val="none" w:sz="0" w:space="0" w:color="auto"/>
            <w:bottom w:val="none" w:sz="0" w:space="0" w:color="auto"/>
            <w:right w:val="none" w:sz="0" w:space="0" w:color="auto"/>
          </w:divBdr>
        </w:div>
        <w:div w:id="1127164797">
          <w:marLeft w:val="640"/>
          <w:marRight w:val="0"/>
          <w:marTop w:val="0"/>
          <w:marBottom w:val="0"/>
          <w:divBdr>
            <w:top w:val="none" w:sz="0" w:space="0" w:color="auto"/>
            <w:left w:val="none" w:sz="0" w:space="0" w:color="auto"/>
            <w:bottom w:val="none" w:sz="0" w:space="0" w:color="auto"/>
            <w:right w:val="none" w:sz="0" w:space="0" w:color="auto"/>
          </w:divBdr>
        </w:div>
        <w:div w:id="38357964">
          <w:marLeft w:val="640"/>
          <w:marRight w:val="0"/>
          <w:marTop w:val="0"/>
          <w:marBottom w:val="0"/>
          <w:divBdr>
            <w:top w:val="none" w:sz="0" w:space="0" w:color="auto"/>
            <w:left w:val="none" w:sz="0" w:space="0" w:color="auto"/>
            <w:bottom w:val="none" w:sz="0" w:space="0" w:color="auto"/>
            <w:right w:val="none" w:sz="0" w:space="0" w:color="auto"/>
          </w:divBdr>
        </w:div>
        <w:div w:id="2146074247">
          <w:marLeft w:val="640"/>
          <w:marRight w:val="0"/>
          <w:marTop w:val="0"/>
          <w:marBottom w:val="0"/>
          <w:divBdr>
            <w:top w:val="none" w:sz="0" w:space="0" w:color="auto"/>
            <w:left w:val="none" w:sz="0" w:space="0" w:color="auto"/>
            <w:bottom w:val="none" w:sz="0" w:space="0" w:color="auto"/>
            <w:right w:val="none" w:sz="0" w:space="0" w:color="auto"/>
          </w:divBdr>
        </w:div>
        <w:div w:id="847014610">
          <w:marLeft w:val="640"/>
          <w:marRight w:val="0"/>
          <w:marTop w:val="0"/>
          <w:marBottom w:val="0"/>
          <w:divBdr>
            <w:top w:val="none" w:sz="0" w:space="0" w:color="auto"/>
            <w:left w:val="none" w:sz="0" w:space="0" w:color="auto"/>
            <w:bottom w:val="none" w:sz="0" w:space="0" w:color="auto"/>
            <w:right w:val="none" w:sz="0" w:space="0" w:color="auto"/>
          </w:divBdr>
        </w:div>
        <w:div w:id="651249675">
          <w:marLeft w:val="640"/>
          <w:marRight w:val="0"/>
          <w:marTop w:val="0"/>
          <w:marBottom w:val="0"/>
          <w:divBdr>
            <w:top w:val="none" w:sz="0" w:space="0" w:color="auto"/>
            <w:left w:val="none" w:sz="0" w:space="0" w:color="auto"/>
            <w:bottom w:val="none" w:sz="0" w:space="0" w:color="auto"/>
            <w:right w:val="none" w:sz="0" w:space="0" w:color="auto"/>
          </w:divBdr>
        </w:div>
        <w:div w:id="1792936703">
          <w:marLeft w:val="640"/>
          <w:marRight w:val="0"/>
          <w:marTop w:val="0"/>
          <w:marBottom w:val="0"/>
          <w:divBdr>
            <w:top w:val="none" w:sz="0" w:space="0" w:color="auto"/>
            <w:left w:val="none" w:sz="0" w:space="0" w:color="auto"/>
            <w:bottom w:val="none" w:sz="0" w:space="0" w:color="auto"/>
            <w:right w:val="none" w:sz="0" w:space="0" w:color="auto"/>
          </w:divBdr>
        </w:div>
        <w:div w:id="1983382728">
          <w:marLeft w:val="640"/>
          <w:marRight w:val="0"/>
          <w:marTop w:val="0"/>
          <w:marBottom w:val="0"/>
          <w:divBdr>
            <w:top w:val="none" w:sz="0" w:space="0" w:color="auto"/>
            <w:left w:val="none" w:sz="0" w:space="0" w:color="auto"/>
            <w:bottom w:val="none" w:sz="0" w:space="0" w:color="auto"/>
            <w:right w:val="none" w:sz="0" w:space="0" w:color="auto"/>
          </w:divBdr>
        </w:div>
        <w:div w:id="2048799843">
          <w:marLeft w:val="640"/>
          <w:marRight w:val="0"/>
          <w:marTop w:val="0"/>
          <w:marBottom w:val="0"/>
          <w:divBdr>
            <w:top w:val="none" w:sz="0" w:space="0" w:color="auto"/>
            <w:left w:val="none" w:sz="0" w:space="0" w:color="auto"/>
            <w:bottom w:val="none" w:sz="0" w:space="0" w:color="auto"/>
            <w:right w:val="none" w:sz="0" w:space="0" w:color="auto"/>
          </w:divBdr>
        </w:div>
        <w:div w:id="1485199017">
          <w:marLeft w:val="640"/>
          <w:marRight w:val="0"/>
          <w:marTop w:val="0"/>
          <w:marBottom w:val="0"/>
          <w:divBdr>
            <w:top w:val="none" w:sz="0" w:space="0" w:color="auto"/>
            <w:left w:val="none" w:sz="0" w:space="0" w:color="auto"/>
            <w:bottom w:val="none" w:sz="0" w:space="0" w:color="auto"/>
            <w:right w:val="none" w:sz="0" w:space="0" w:color="auto"/>
          </w:divBdr>
        </w:div>
        <w:div w:id="782766704">
          <w:marLeft w:val="640"/>
          <w:marRight w:val="0"/>
          <w:marTop w:val="0"/>
          <w:marBottom w:val="0"/>
          <w:divBdr>
            <w:top w:val="none" w:sz="0" w:space="0" w:color="auto"/>
            <w:left w:val="none" w:sz="0" w:space="0" w:color="auto"/>
            <w:bottom w:val="none" w:sz="0" w:space="0" w:color="auto"/>
            <w:right w:val="none" w:sz="0" w:space="0" w:color="auto"/>
          </w:divBdr>
        </w:div>
        <w:div w:id="1862740798">
          <w:marLeft w:val="640"/>
          <w:marRight w:val="0"/>
          <w:marTop w:val="0"/>
          <w:marBottom w:val="0"/>
          <w:divBdr>
            <w:top w:val="none" w:sz="0" w:space="0" w:color="auto"/>
            <w:left w:val="none" w:sz="0" w:space="0" w:color="auto"/>
            <w:bottom w:val="none" w:sz="0" w:space="0" w:color="auto"/>
            <w:right w:val="none" w:sz="0" w:space="0" w:color="auto"/>
          </w:divBdr>
        </w:div>
        <w:div w:id="2124811395">
          <w:marLeft w:val="640"/>
          <w:marRight w:val="0"/>
          <w:marTop w:val="0"/>
          <w:marBottom w:val="0"/>
          <w:divBdr>
            <w:top w:val="none" w:sz="0" w:space="0" w:color="auto"/>
            <w:left w:val="none" w:sz="0" w:space="0" w:color="auto"/>
            <w:bottom w:val="none" w:sz="0" w:space="0" w:color="auto"/>
            <w:right w:val="none" w:sz="0" w:space="0" w:color="auto"/>
          </w:divBdr>
        </w:div>
        <w:div w:id="456142252">
          <w:marLeft w:val="640"/>
          <w:marRight w:val="0"/>
          <w:marTop w:val="0"/>
          <w:marBottom w:val="0"/>
          <w:divBdr>
            <w:top w:val="none" w:sz="0" w:space="0" w:color="auto"/>
            <w:left w:val="none" w:sz="0" w:space="0" w:color="auto"/>
            <w:bottom w:val="none" w:sz="0" w:space="0" w:color="auto"/>
            <w:right w:val="none" w:sz="0" w:space="0" w:color="auto"/>
          </w:divBdr>
        </w:div>
        <w:div w:id="625429033">
          <w:marLeft w:val="640"/>
          <w:marRight w:val="0"/>
          <w:marTop w:val="0"/>
          <w:marBottom w:val="0"/>
          <w:divBdr>
            <w:top w:val="none" w:sz="0" w:space="0" w:color="auto"/>
            <w:left w:val="none" w:sz="0" w:space="0" w:color="auto"/>
            <w:bottom w:val="none" w:sz="0" w:space="0" w:color="auto"/>
            <w:right w:val="none" w:sz="0" w:space="0" w:color="auto"/>
          </w:divBdr>
        </w:div>
        <w:div w:id="598682970">
          <w:marLeft w:val="640"/>
          <w:marRight w:val="0"/>
          <w:marTop w:val="0"/>
          <w:marBottom w:val="0"/>
          <w:divBdr>
            <w:top w:val="none" w:sz="0" w:space="0" w:color="auto"/>
            <w:left w:val="none" w:sz="0" w:space="0" w:color="auto"/>
            <w:bottom w:val="none" w:sz="0" w:space="0" w:color="auto"/>
            <w:right w:val="none" w:sz="0" w:space="0" w:color="auto"/>
          </w:divBdr>
        </w:div>
        <w:div w:id="1587496717">
          <w:marLeft w:val="640"/>
          <w:marRight w:val="0"/>
          <w:marTop w:val="0"/>
          <w:marBottom w:val="0"/>
          <w:divBdr>
            <w:top w:val="none" w:sz="0" w:space="0" w:color="auto"/>
            <w:left w:val="none" w:sz="0" w:space="0" w:color="auto"/>
            <w:bottom w:val="none" w:sz="0" w:space="0" w:color="auto"/>
            <w:right w:val="none" w:sz="0" w:space="0" w:color="auto"/>
          </w:divBdr>
        </w:div>
        <w:div w:id="1631472651">
          <w:marLeft w:val="640"/>
          <w:marRight w:val="0"/>
          <w:marTop w:val="0"/>
          <w:marBottom w:val="0"/>
          <w:divBdr>
            <w:top w:val="none" w:sz="0" w:space="0" w:color="auto"/>
            <w:left w:val="none" w:sz="0" w:space="0" w:color="auto"/>
            <w:bottom w:val="none" w:sz="0" w:space="0" w:color="auto"/>
            <w:right w:val="none" w:sz="0" w:space="0" w:color="auto"/>
          </w:divBdr>
        </w:div>
        <w:div w:id="1425421178">
          <w:marLeft w:val="640"/>
          <w:marRight w:val="0"/>
          <w:marTop w:val="0"/>
          <w:marBottom w:val="0"/>
          <w:divBdr>
            <w:top w:val="none" w:sz="0" w:space="0" w:color="auto"/>
            <w:left w:val="none" w:sz="0" w:space="0" w:color="auto"/>
            <w:bottom w:val="none" w:sz="0" w:space="0" w:color="auto"/>
            <w:right w:val="none" w:sz="0" w:space="0" w:color="auto"/>
          </w:divBdr>
        </w:div>
        <w:div w:id="1588928130">
          <w:marLeft w:val="640"/>
          <w:marRight w:val="0"/>
          <w:marTop w:val="0"/>
          <w:marBottom w:val="0"/>
          <w:divBdr>
            <w:top w:val="none" w:sz="0" w:space="0" w:color="auto"/>
            <w:left w:val="none" w:sz="0" w:space="0" w:color="auto"/>
            <w:bottom w:val="none" w:sz="0" w:space="0" w:color="auto"/>
            <w:right w:val="none" w:sz="0" w:space="0" w:color="auto"/>
          </w:divBdr>
        </w:div>
        <w:div w:id="39715794">
          <w:marLeft w:val="640"/>
          <w:marRight w:val="0"/>
          <w:marTop w:val="0"/>
          <w:marBottom w:val="0"/>
          <w:divBdr>
            <w:top w:val="none" w:sz="0" w:space="0" w:color="auto"/>
            <w:left w:val="none" w:sz="0" w:space="0" w:color="auto"/>
            <w:bottom w:val="none" w:sz="0" w:space="0" w:color="auto"/>
            <w:right w:val="none" w:sz="0" w:space="0" w:color="auto"/>
          </w:divBdr>
        </w:div>
        <w:div w:id="664282803">
          <w:marLeft w:val="640"/>
          <w:marRight w:val="0"/>
          <w:marTop w:val="0"/>
          <w:marBottom w:val="0"/>
          <w:divBdr>
            <w:top w:val="none" w:sz="0" w:space="0" w:color="auto"/>
            <w:left w:val="none" w:sz="0" w:space="0" w:color="auto"/>
            <w:bottom w:val="none" w:sz="0" w:space="0" w:color="auto"/>
            <w:right w:val="none" w:sz="0" w:space="0" w:color="auto"/>
          </w:divBdr>
        </w:div>
        <w:div w:id="964971851">
          <w:marLeft w:val="640"/>
          <w:marRight w:val="0"/>
          <w:marTop w:val="0"/>
          <w:marBottom w:val="0"/>
          <w:divBdr>
            <w:top w:val="none" w:sz="0" w:space="0" w:color="auto"/>
            <w:left w:val="none" w:sz="0" w:space="0" w:color="auto"/>
            <w:bottom w:val="none" w:sz="0" w:space="0" w:color="auto"/>
            <w:right w:val="none" w:sz="0" w:space="0" w:color="auto"/>
          </w:divBdr>
        </w:div>
        <w:div w:id="1544560194">
          <w:marLeft w:val="640"/>
          <w:marRight w:val="0"/>
          <w:marTop w:val="0"/>
          <w:marBottom w:val="0"/>
          <w:divBdr>
            <w:top w:val="none" w:sz="0" w:space="0" w:color="auto"/>
            <w:left w:val="none" w:sz="0" w:space="0" w:color="auto"/>
            <w:bottom w:val="none" w:sz="0" w:space="0" w:color="auto"/>
            <w:right w:val="none" w:sz="0" w:space="0" w:color="auto"/>
          </w:divBdr>
        </w:div>
        <w:div w:id="1805921897">
          <w:marLeft w:val="640"/>
          <w:marRight w:val="0"/>
          <w:marTop w:val="0"/>
          <w:marBottom w:val="0"/>
          <w:divBdr>
            <w:top w:val="none" w:sz="0" w:space="0" w:color="auto"/>
            <w:left w:val="none" w:sz="0" w:space="0" w:color="auto"/>
            <w:bottom w:val="none" w:sz="0" w:space="0" w:color="auto"/>
            <w:right w:val="none" w:sz="0" w:space="0" w:color="auto"/>
          </w:divBdr>
        </w:div>
        <w:div w:id="1984580854">
          <w:marLeft w:val="640"/>
          <w:marRight w:val="0"/>
          <w:marTop w:val="0"/>
          <w:marBottom w:val="0"/>
          <w:divBdr>
            <w:top w:val="none" w:sz="0" w:space="0" w:color="auto"/>
            <w:left w:val="none" w:sz="0" w:space="0" w:color="auto"/>
            <w:bottom w:val="none" w:sz="0" w:space="0" w:color="auto"/>
            <w:right w:val="none" w:sz="0" w:space="0" w:color="auto"/>
          </w:divBdr>
        </w:div>
        <w:div w:id="409277891">
          <w:marLeft w:val="640"/>
          <w:marRight w:val="0"/>
          <w:marTop w:val="0"/>
          <w:marBottom w:val="0"/>
          <w:divBdr>
            <w:top w:val="none" w:sz="0" w:space="0" w:color="auto"/>
            <w:left w:val="none" w:sz="0" w:space="0" w:color="auto"/>
            <w:bottom w:val="none" w:sz="0" w:space="0" w:color="auto"/>
            <w:right w:val="none" w:sz="0" w:space="0" w:color="auto"/>
          </w:divBdr>
        </w:div>
        <w:div w:id="1709452722">
          <w:marLeft w:val="640"/>
          <w:marRight w:val="0"/>
          <w:marTop w:val="0"/>
          <w:marBottom w:val="0"/>
          <w:divBdr>
            <w:top w:val="none" w:sz="0" w:space="0" w:color="auto"/>
            <w:left w:val="none" w:sz="0" w:space="0" w:color="auto"/>
            <w:bottom w:val="none" w:sz="0" w:space="0" w:color="auto"/>
            <w:right w:val="none" w:sz="0" w:space="0" w:color="auto"/>
          </w:divBdr>
        </w:div>
        <w:div w:id="689532382">
          <w:marLeft w:val="640"/>
          <w:marRight w:val="0"/>
          <w:marTop w:val="0"/>
          <w:marBottom w:val="0"/>
          <w:divBdr>
            <w:top w:val="none" w:sz="0" w:space="0" w:color="auto"/>
            <w:left w:val="none" w:sz="0" w:space="0" w:color="auto"/>
            <w:bottom w:val="none" w:sz="0" w:space="0" w:color="auto"/>
            <w:right w:val="none" w:sz="0" w:space="0" w:color="auto"/>
          </w:divBdr>
        </w:div>
        <w:div w:id="214896741">
          <w:marLeft w:val="640"/>
          <w:marRight w:val="0"/>
          <w:marTop w:val="0"/>
          <w:marBottom w:val="0"/>
          <w:divBdr>
            <w:top w:val="none" w:sz="0" w:space="0" w:color="auto"/>
            <w:left w:val="none" w:sz="0" w:space="0" w:color="auto"/>
            <w:bottom w:val="none" w:sz="0" w:space="0" w:color="auto"/>
            <w:right w:val="none" w:sz="0" w:space="0" w:color="auto"/>
          </w:divBdr>
        </w:div>
        <w:div w:id="251745523">
          <w:marLeft w:val="640"/>
          <w:marRight w:val="0"/>
          <w:marTop w:val="0"/>
          <w:marBottom w:val="0"/>
          <w:divBdr>
            <w:top w:val="none" w:sz="0" w:space="0" w:color="auto"/>
            <w:left w:val="none" w:sz="0" w:space="0" w:color="auto"/>
            <w:bottom w:val="none" w:sz="0" w:space="0" w:color="auto"/>
            <w:right w:val="none" w:sz="0" w:space="0" w:color="auto"/>
          </w:divBdr>
        </w:div>
        <w:div w:id="495999592">
          <w:marLeft w:val="640"/>
          <w:marRight w:val="0"/>
          <w:marTop w:val="0"/>
          <w:marBottom w:val="0"/>
          <w:divBdr>
            <w:top w:val="none" w:sz="0" w:space="0" w:color="auto"/>
            <w:left w:val="none" w:sz="0" w:space="0" w:color="auto"/>
            <w:bottom w:val="none" w:sz="0" w:space="0" w:color="auto"/>
            <w:right w:val="none" w:sz="0" w:space="0" w:color="auto"/>
          </w:divBdr>
        </w:div>
        <w:div w:id="1690598734">
          <w:marLeft w:val="640"/>
          <w:marRight w:val="0"/>
          <w:marTop w:val="0"/>
          <w:marBottom w:val="0"/>
          <w:divBdr>
            <w:top w:val="none" w:sz="0" w:space="0" w:color="auto"/>
            <w:left w:val="none" w:sz="0" w:space="0" w:color="auto"/>
            <w:bottom w:val="none" w:sz="0" w:space="0" w:color="auto"/>
            <w:right w:val="none" w:sz="0" w:space="0" w:color="auto"/>
          </w:divBdr>
        </w:div>
        <w:div w:id="1202783372">
          <w:marLeft w:val="640"/>
          <w:marRight w:val="0"/>
          <w:marTop w:val="0"/>
          <w:marBottom w:val="0"/>
          <w:divBdr>
            <w:top w:val="none" w:sz="0" w:space="0" w:color="auto"/>
            <w:left w:val="none" w:sz="0" w:space="0" w:color="auto"/>
            <w:bottom w:val="none" w:sz="0" w:space="0" w:color="auto"/>
            <w:right w:val="none" w:sz="0" w:space="0" w:color="auto"/>
          </w:divBdr>
        </w:div>
        <w:div w:id="25370722">
          <w:marLeft w:val="640"/>
          <w:marRight w:val="0"/>
          <w:marTop w:val="0"/>
          <w:marBottom w:val="0"/>
          <w:divBdr>
            <w:top w:val="none" w:sz="0" w:space="0" w:color="auto"/>
            <w:left w:val="none" w:sz="0" w:space="0" w:color="auto"/>
            <w:bottom w:val="none" w:sz="0" w:space="0" w:color="auto"/>
            <w:right w:val="none" w:sz="0" w:space="0" w:color="auto"/>
          </w:divBdr>
        </w:div>
        <w:div w:id="1676304475">
          <w:marLeft w:val="640"/>
          <w:marRight w:val="0"/>
          <w:marTop w:val="0"/>
          <w:marBottom w:val="0"/>
          <w:divBdr>
            <w:top w:val="none" w:sz="0" w:space="0" w:color="auto"/>
            <w:left w:val="none" w:sz="0" w:space="0" w:color="auto"/>
            <w:bottom w:val="none" w:sz="0" w:space="0" w:color="auto"/>
            <w:right w:val="none" w:sz="0" w:space="0" w:color="auto"/>
          </w:divBdr>
        </w:div>
        <w:div w:id="902105500">
          <w:marLeft w:val="640"/>
          <w:marRight w:val="0"/>
          <w:marTop w:val="0"/>
          <w:marBottom w:val="0"/>
          <w:divBdr>
            <w:top w:val="none" w:sz="0" w:space="0" w:color="auto"/>
            <w:left w:val="none" w:sz="0" w:space="0" w:color="auto"/>
            <w:bottom w:val="none" w:sz="0" w:space="0" w:color="auto"/>
            <w:right w:val="none" w:sz="0" w:space="0" w:color="auto"/>
          </w:divBdr>
        </w:div>
        <w:div w:id="496969196">
          <w:marLeft w:val="640"/>
          <w:marRight w:val="0"/>
          <w:marTop w:val="0"/>
          <w:marBottom w:val="0"/>
          <w:divBdr>
            <w:top w:val="none" w:sz="0" w:space="0" w:color="auto"/>
            <w:left w:val="none" w:sz="0" w:space="0" w:color="auto"/>
            <w:bottom w:val="none" w:sz="0" w:space="0" w:color="auto"/>
            <w:right w:val="none" w:sz="0" w:space="0" w:color="auto"/>
          </w:divBdr>
        </w:div>
        <w:div w:id="1586376146">
          <w:marLeft w:val="640"/>
          <w:marRight w:val="0"/>
          <w:marTop w:val="0"/>
          <w:marBottom w:val="0"/>
          <w:divBdr>
            <w:top w:val="none" w:sz="0" w:space="0" w:color="auto"/>
            <w:left w:val="none" w:sz="0" w:space="0" w:color="auto"/>
            <w:bottom w:val="none" w:sz="0" w:space="0" w:color="auto"/>
            <w:right w:val="none" w:sz="0" w:space="0" w:color="auto"/>
          </w:divBdr>
        </w:div>
        <w:div w:id="2011564730">
          <w:marLeft w:val="640"/>
          <w:marRight w:val="0"/>
          <w:marTop w:val="0"/>
          <w:marBottom w:val="0"/>
          <w:divBdr>
            <w:top w:val="none" w:sz="0" w:space="0" w:color="auto"/>
            <w:left w:val="none" w:sz="0" w:space="0" w:color="auto"/>
            <w:bottom w:val="none" w:sz="0" w:space="0" w:color="auto"/>
            <w:right w:val="none" w:sz="0" w:space="0" w:color="auto"/>
          </w:divBdr>
        </w:div>
        <w:div w:id="169879356">
          <w:marLeft w:val="640"/>
          <w:marRight w:val="0"/>
          <w:marTop w:val="0"/>
          <w:marBottom w:val="0"/>
          <w:divBdr>
            <w:top w:val="none" w:sz="0" w:space="0" w:color="auto"/>
            <w:left w:val="none" w:sz="0" w:space="0" w:color="auto"/>
            <w:bottom w:val="none" w:sz="0" w:space="0" w:color="auto"/>
            <w:right w:val="none" w:sz="0" w:space="0" w:color="auto"/>
          </w:divBdr>
        </w:div>
        <w:div w:id="704477910">
          <w:marLeft w:val="640"/>
          <w:marRight w:val="0"/>
          <w:marTop w:val="0"/>
          <w:marBottom w:val="0"/>
          <w:divBdr>
            <w:top w:val="none" w:sz="0" w:space="0" w:color="auto"/>
            <w:left w:val="none" w:sz="0" w:space="0" w:color="auto"/>
            <w:bottom w:val="none" w:sz="0" w:space="0" w:color="auto"/>
            <w:right w:val="none" w:sz="0" w:space="0" w:color="auto"/>
          </w:divBdr>
        </w:div>
        <w:div w:id="103698070">
          <w:marLeft w:val="640"/>
          <w:marRight w:val="0"/>
          <w:marTop w:val="0"/>
          <w:marBottom w:val="0"/>
          <w:divBdr>
            <w:top w:val="none" w:sz="0" w:space="0" w:color="auto"/>
            <w:left w:val="none" w:sz="0" w:space="0" w:color="auto"/>
            <w:bottom w:val="none" w:sz="0" w:space="0" w:color="auto"/>
            <w:right w:val="none" w:sz="0" w:space="0" w:color="auto"/>
          </w:divBdr>
        </w:div>
        <w:div w:id="1983920693">
          <w:marLeft w:val="640"/>
          <w:marRight w:val="0"/>
          <w:marTop w:val="0"/>
          <w:marBottom w:val="0"/>
          <w:divBdr>
            <w:top w:val="none" w:sz="0" w:space="0" w:color="auto"/>
            <w:left w:val="none" w:sz="0" w:space="0" w:color="auto"/>
            <w:bottom w:val="none" w:sz="0" w:space="0" w:color="auto"/>
            <w:right w:val="none" w:sz="0" w:space="0" w:color="auto"/>
          </w:divBdr>
        </w:div>
        <w:div w:id="443617678">
          <w:marLeft w:val="640"/>
          <w:marRight w:val="0"/>
          <w:marTop w:val="0"/>
          <w:marBottom w:val="0"/>
          <w:divBdr>
            <w:top w:val="none" w:sz="0" w:space="0" w:color="auto"/>
            <w:left w:val="none" w:sz="0" w:space="0" w:color="auto"/>
            <w:bottom w:val="none" w:sz="0" w:space="0" w:color="auto"/>
            <w:right w:val="none" w:sz="0" w:space="0" w:color="auto"/>
          </w:divBdr>
        </w:div>
        <w:div w:id="2028174922">
          <w:marLeft w:val="640"/>
          <w:marRight w:val="0"/>
          <w:marTop w:val="0"/>
          <w:marBottom w:val="0"/>
          <w:divBdr>
            <w:top w:val="none" w:sz="0" w:space="0" w:color="auto"/>
            <w:left w:val="none" w:sz="0" w:space="0" w:color="auto"/>
            <w:bottom w:val="none" w:sz="0" w:space="0" w:color="auto"/>
            <w:right w:val="none" w:sz="0" w:space="0" w:color="auto"/>
          </w:divBdr>
        </w:div>
        <w:div w:id="2092778519">
          <w:marLeft w:val="640"/>
          <w:marRight w:val="0"/>
          <w:marTop w:val="0"/>
          <w:marBottom w:val="0"/>
          <w:divBdr>
            <w:top w:val="none" w:sz="0" w:space="0" w:color="auto"/>
            <w:left w:val="none" w:sz="0" w:space="0" w:color="auto"/>
            <w:bottom w:val="none" w:sz="0" w:space="0" w:color="auto"/>
            <w:right w:val="none" w:sz="0" w:space="0" w:color="auto"/>
          </w:divBdr>
        </w:div>
        <w:div w:id="1285575913">
          <w:marLeft w:val="640"/>
          <w:marRight w:val="0"/>
          <w:marTop w:val="0"/>
          <w:marBottom w:val="0"/>
          <w:divBdr>
            <w:top w:val="none" w:sz="0" w:space="0" w:color="auto"/>
            <w:left w:val="none" w:sz="0" w:space="0" w:color="auto"/>
            <w:bottom w:val="none" w:sz="0" w:space="0" w:color="auto"/>
            <w:right w:val="none" w:sz="0" w:space="0" w:color="auto"/>
          </w:divBdr>
        </w:div>
        <w:div w:id="128254841">
          <w:marLeft w:val="640"/>
          <w:marRight w:val="0"/>
          <w:marTop w:val="0"/>
          <w:marBottom w:val="0"/>
          <w:divBdr>
            <w:top w:val="none" w:sz="0" w:space="0" w:color="auto"/>
            <w:left w:val="none" w:sz="0" w:space="0" w:color="auto"/>
            <w:bottom w:val="none" w:sz="0" w:space="0" w:color="auto"/>
            <w:right w:val="none" w:sz="0" w:space="0" w:color="auto"/>
          </w:divBdr>
        </w:div>
        <w:div w:id="1354110077">
          <w:marLeft w:val="640"/>
          <w:marRight w:val="0"/>
          <w:marTop w:val="0"/>
          <w:marBottom w:val="0"/>
          <w:divBdr>
            <w:top w:val="none" w:sz="0" w:space="0" w:color="auto"/>
            <w:left w:val="none" w:sz="0" w:space="0" w:color="auto"/>
            <w:bottom w:val="none" w:sz="0" w:space="0" w:color="auto"/>
            <w:right w:val="none" w:sz="0" w:space="0" w:color="auto"/>
          </w:divBdr>
        </w:div>
        <w:div w:id="2117599537">
          <w:marLeft w:val="640"/>
          <w:marRight w:val="0"/>
          <w:marTop w:val="0"/>
          <w:marBottom w:val="0"/>
          <w:divBdr>
            <w:top w:val="none" w:sz="0" w:space="0" w:color="auto"/>
            <w:left w:val="none" w:sz="0" w:space="0" w:color="auto"/>
            <w:bottom w:val="none" w:sz="0" w:space="0" w:color="auto"/>
            <w:right w:val="none" w:sz="0" w:space="0" w:color="auto"/>
          </w:divBdr>
        </w:div>
        <w:div w:id="772550537">
          <w:marLeft w:val="640"/>
          <w:marRight w:val="0"/>
          <w:marTop w:val="0"/>
          <w:marBottom w:val="0"/>
          <w:divBdr>
            <w:top w:val="none" w:sz="0" w:space="0" w:color="auto"/>
            <w:left w:val="none" w:sz="0" w:space="0" w:color="auto"/>
            <w:bottom w:val="none" w:sz="0" w:space="0" w:color="auto"/>
            <w:right w:val="none" w:sz="0" w:space="0" w:color="auto"/>
          </w:divBdr>
        </w:div>
        <w:div w:id="620377619">
          <w:marLeft w:val="640"/>
          <w:marRight w:val="0"/>
          <w:marTop w:val="0"/>
          <w:marBottom w:val="0"/>
          <w:divBdr>
            <w:top w:val="none" w:sz="0" w:space="0" w:color="auto"/>
            <w:left w:val="none" w:sz="0" w:space="0" w:color="auto"/>
            <w:bottom w:val="none" w:sz="0" w:space="0" w:color="auto"/>
            <w:right w:val="none" w:sz="0" w:space="0" w:color="auto"/>
          </w:divBdr>
        </w:div>
        <w:div w:id="2087071015">
          <w:marLeft w:val="640"/>
          <w:marRight w:val="0"/>
          <w:marTop w:val="0"/>
          <w:marBottom w:val="0"/>
          <w:divBdr>
            <w:top w:val="none" w:sz="0" w:space="0" w:color="auto"/>
            <w:left w:val="none" w:sz="0" w:space="0" w:color="auto"/>
            <w:bottom w:val="none" w:sz="0" w:space="0" w:color="auto"/>
            <w:right w:val="none" w:sz="0" w:space="0" w:color="auto"/>
          </w:divBdr>
        </w:div>
        <w:div w:id="1420952919">
          <w:marLeft w:val="640"/>
          <w:marRight w:val="0"/>
          <w:marTop w:val="0"/>
          <w:marBottom w:val="0"/>
          <w:divBdr>
            <w:top w:val="none" w:sz="0" w:space="0" w:color="auto"/>
            <w:left w:val="none" w:sz="0" w:space="0" w:color="auto"/>
            <w:bottom w:val="none" w:sz="0" w:space="0" w:color="auto"/>
            <w:right w:val="none" w:sz="0" w:space="0" w:color="auto"/>
          </w:divBdr>
        </w:div>
        <w:div w:id="1723209364">
          <w:marLeft w:val="640"/>
          <w:marRight w:val="0"/>
          <w:marTop w:val="0"/>
          <w:marBottom w:val="0"/>
          <w:divBdr>
            <w:top w:val="none" w:sz="0" w:space="0" w:color="auto"/>
            <w:left w:val="none" w:sz="0" w:space="0" w:color="auto"/>
            <w:bottom w:val="none" w:sz="0" w:space="0" w:color="auto"/>
            <w:right w:val="none" w:sz="0" w:space="0" w:color="auto"/>
          </w:divBdr>
        </w:div>
        <w:div w:id="704061278">
          <w:marLeft w:val="640"/>
          <w:marRight w:val="0"/>
          <w:marTop w:val="0"/>
          <w:marBottom w:val="0"/>
          <w:divBdr>
            <w:top w:val="none" w:sz="0" w:space="0" w:color="auto"/>
            <w:left w:val="none" w:sz="0" w:space="0" w:color="auto"/>
            <w:bottom w:val="none" w:sz="0" w:space="0" w:color="auto"/>
            <w:right w:val="none" w:sz="0" w:space="0" w:color="auto"/>
          </w:divBdr>
        </w:div>
        <w:div w:id="1996494000">
          <w:marLeft w:val="640"/>
          <w:marRight w:val="0"/>
          <w:marTop w:val="0"/>
          <w:marBottom w:val="0"/>
          <w:divBdr>
            <w:top w:val="none" w:sz="0" w:space="0" w:color="auto"/>
            <w:left w:val="none" w:sz="0" w:space="0" w:color="auto"/>
            <w:bottom w:val="none" w:sz="0" w:space="0" w:color="auto"/>
            <w:right w:val="none" w:sz="0" w:space="0" w:color="auto"/>
          </w:divBdr>
        </w:div>
        <w:div w:id="738943900">
          <w:marLeft w:val="640"/>
          <w:marRight w:val="0"/>
          <w:marTop w:val="0"/>
          <w:marBottom w:val="0"/>
          <w:divBdr>
            <w:top w:val="none" w:sz="0" w:space="0" w:color="auto"/>
            <w:left w:val="none" w:sz="0" w:space="0" w:color="auto"/>
            <w:bottom w:val="none" w:sz="0" w:space="0" w:color="auto"/>
            <w:right w:val="none" w:sz="0" w:space="0" w:color="auto"/>
          </w:divBdr>
        </w:div>
        <w:div w:id="1895848324">
          <w:marLeft w:val="640"/>
          <w:marRight w:val="0"/>
          <w:marTop w:val="0"/>
          <w:marBottom w:val="0"/>
          <w:divBdr>
            <w:top w:val="none" w:sz="0" w:space="0" w:color="auto"/>
            <w:left w:val="none" w:sz="0" w:space="0" w:color="auto"/>
            <w:bottom w:val="none" w:sz="0" w:space="0" w:color="auto"/>
            <w:right w:val="none" w:sz="0" w:space="0" w:color="auto"/>
          </w:divBdr>
        </w:div>
        <w:div w:id="1133448607">
          <w:marLeft w:val="640"/>
          <w:marRight w:val="0"/>
          <w:marTop w:val="0"/>
          <w:marBottom w:val="0"/>
          <w:divBdr>
            <w:top w:val="none" w:sz="0" w:space="0" w:color="auto"/>
            <w:left w:val="none" w:sz="0" w:space="0" w:color="auto"/>
            <w:bottom w:val="none" w:sz="0" w:space="0" w:color="auto"/>
            <w:right w:val="none" w:sz="0" w:space="0" w:color="auto"/>
          </w:divBdr>
        </w:div>
        <w:div w:id="388768912">
          <w:marLeft w:val="640"/>
          <w:marRight w:val="0"/>
          <w:marTop w:val="0"/>
          <w:marBottom w:val="0"/>
          <w:divBdr>
            <w:top w:val="none" w:sz="0" w:space="0" w:color="auto"/>
            <w:left w:val="none" w:sz="0" w:space="0" w:color="auto"/>
            <w:bottom w:val="none" w:sz="0" w:space="0" w:color="auto"/>
            <w:right w:val="none" w:sz="0" w:space="0" w:color="auto"/>
          </w:divBdr>
        </w:div>
        <w:div w:id="865875896">
          <w:marLeft w:val="640"/>
          <w:marRight w:val="0"/>
          <w:marTop w:val="0"/>
          <w:marBottom w:val="0"/>
          <w:divBdr>
            <w:top w:val="none" w:sz="0" w:space="0" w:color="auto"/>
            <w:left w:val="none" w:sz="0" w:space="0" w:color="auto"/>
            <w:bottom w:val="none" w:sz="0" w:space="0" w:color="auto"/>
            <w:right w:val="none" w:sz="0" w:space="0" w:color="auto"/>
          </w:divBdr>
        </w:div>
        <w:div w:id="793980007">
          <w:marLeft w:val="640"/>
          <w:marRight w:val="0"/>
          <w:marTop w:val="0"/>
          <w:marBottom w:val="0"/>
          <w:divBdr>
            <w:top w:val="none" w:sz="0" w:space="0" w:color="auto"/>
            <w:left w:val="none" w:sz="0" w:space="0" w:color="auto"/>
            <w:bottom w:val="none" w:sz="0" w:space="0" w:color="auto"/>
            <w:right w:val="none" w:sz="0" w:space="0" w:color="auto"/>
          </w:divBdr>
        </w:div>
        <w:div w:id="2085909818">
          <w:marLeft w:val="640"/>
          <w:marRight w:val="0"/>
          <w:marTop w:val="0"/>
          <w:marBottom w:val="0"/>
          <w:divBdr>
            <w:top w:val="none" w:sz="0" w:space="0" w:color="auto"/>
            <w:left w:val="none" w:sz="0" w:space="0" w:color="auto"/>
            <w:bottom w:val="none" w:sz="0" w:space="0" w:color="auto"/>
            <w:right w:val="none" w:sz="0" w:space="0" w:color="auto"/>
          </w:divBdr>
        </w:div>
        <w:div w:id="1482043610">
          <w:marLeft w:val="640"/>
          <w:marRight w:val="0"/>
          <w:marTop w:val="0"/>
          <w:marBottom w:val="0"/>
          <w:divBdr>
            <w:top w:val="none" w:sz="0" w:space="0" w:color="auto"/>
            <w:left w:val="none" w:sz="0" w:space="0" w:color="auto"/>
            <w:bottom w:val="none" w:sz="0" w:space="0" w:color="auto"/>
            <w:right w:val="none" w:sz="0" w:space="0" w:color="auto"/>
          </w:divBdr>
        </w:div>
        <w:div w:id="682315713">
          <w:marLeft w:val="640"/>
          <w:marRight w:val="0"/>
          <w:marTop w:val="0"/>
          <w:marBottom w:val="0"/>
          <w:divBdr>
            <w:top w:val="none" w:sz="0" w:space="0" w:color="auto"/>
            <w:left w:val="none" w:sz="0" w:space="0" w:color="auto"/>
            <w:bottom w:val="none" w:sz="0" w:space="0" w:color="auto"/>
            <w:right w:val="none" w:sz="0" w:space="0" w:color="auto"/>
          </w:divBdr>
        </w:div>
        <w:div w:id="803040942">
          <w:marLeft w:val="640"/>
          <w:marRight w:val="0"/>
          <w:marTop w:val="0"/>
          <w:marBottom w:val="0"/>
          <w:divBdr>
            <w:top w:val="none" w:sz="0" w:space="0" w:color="auto"/>
            <w:left w:val="none" w:sz="0" w:space="0" w:color="auto"/>
            <w:bottom w:val="none" w:sz="0" w:space="0" w:color="auto"/>
            <w:right w:val="none" w:sz="0" w:space="0" w:color="auto"/>
          </w:divBdr>
        </w:div>
        <w:div w:id="860823177">
          <w:marLeft w:val="640"/>
          <w:marRight w:val="0"/>
          <w:marTop w:val="0"/>
          <w:marBottom w:val="0"/>
          <w:divBdr>
            <w:top w:val="none" w:sz="0" w:space="0" w:color="auto"/>
            <w:left w:val="none" w:sz="0" w:space="0" w:color="auto"/>
            <w:bottom w:val="none" w:sz="0" w:space="0" w:color="auto"/>
            <w:right w:val="none" w:sz="0" w:space="0" w:color="auto"/>
          </w:divBdr>
        </w:div>
        <w:div w:id="150874244">
          <w:marLeft w:val="640"/>
          <w:marRight w:val="0"/>
          <w:marTop w:val="0"/>
          <w:marBottom w:val="0"/>
          <w:divBdr>
            <w:top w:val="none" w:sz="0" w:space="0" w:color="auto"/>
            <w:left w:val="none" w:sz="0" w:space="0" w:color="auto"/>
            <w:bottom w:val="none" w:sz="0" w:space="0" w:color="auto"/>
            <w:right w:val="none" w:sz="0" w:space="0" w:color="auto"/>
          </w:divBdr>
        </w:div>
        <w:div w:id="1692610920">
          <w:marLeft w:val="640"/>
          <w:marRight w:val="0"/>
          <w:marTop w:val="0"/>
          <w:marBottom w:val="0"/>
          <w:divBdr>
            <w:top w:val="none" w:sz="0" w:space="0" w:color="auto"/>
            <w:left w:val="none" w:sz="0" w:space="0" w:color="auto"/>
            <w:bottom w:val="none" w:sz="0" w:space="0" w:color="auto"/>
            <w:right w:val="none" w:sz="0" w:space="0" w:color="auto"/>
          </w:divBdr>
        </w:div>
        <w:div w:id="1861358293">
          <w:marLeft w:val="640"/>
          <w:marRight w:val="0"/>
          <w:marTop w:val="0"/>
          <w:marBottom w:val="0"/>
          <w:divBdr>
            <w:top w:val="none" w:sz="0" w:space="0" w:color="auto"/>
            <w:left w:val="none" w:sz="0" w:space="0" w:color="auto"/>
            <w:bottom w:val="none" w:sz="0" w:space="0" w:color="auto"/>
            <w:right w:val="none" w:sz="0" w:space="0" w:color="auto"/>
          </w:divBdr>
        </w:div>
        <w:div w:id="1922790584">
          <w:marLeft w:val="640"/>
          <w:marRight w:val="0"/>
          <w:marTop w:val="0"/>
          <w:marBottom w:val="0"/>
          <w:divBdr>
            <w:top w:val="none" w:sz="0" w:space="0" w:color="auto"/>
            <w:left w:val="none" w:sz="0" w:space="0" w:color="auto"/>
            <w:bottom w:val="none" w:sz="0" w:space="0" w:color="auto"/>
            <w:right w:val="none" w:sz="0" w:space="0" w:color="auto"/>
          </w:divBdr>
        </w:div>
        <w:div w:id="1654723688">
          <w:marLeft w:val="640"/>
          <w:marRight w:val="0"/>
          <w:marTop w:val="0"/>
          <w:marBottom w:val="0"/>
          <w:divBdr>
            <w:top w:val="none" w:sz="0" w:space="0" w:color="auto"/>
            <w:left w:val="none" w:sz="0" w:space="0" w:color="auto"/>
            <w:bottom w:val="none" w:sz="0" w:space="0" w:color="auto"/>
            <w:right w:val="none" w:sz="0" w:space="0" w:color="auto"/>
          </w:divBdr>
        </w:div>
        <w:div w:id="1716007049">
          <w:marLeft w:val="640"/>
          <w:marRight w:val="0"/>
          <w:marTop w:val="0"/>
          <w:marBottom w:val="0"/>
          <w:divBdr>
            <w:top w:val="none" w:sz="0" w:space="0" w:color="auto"/>
            <w:left w:val="none" w:sz="0" w:space="0" w:color="auto"/>
            <w:bottom w:val="none" w:sz="0" w:space="0" w:color="auto"/>
            <w:right w:val="none" w:sz="0" w:space="0" w:color="auto"/>
          </w:divBdr>
        </w:div>
        <w:div w:id="515971885">
          <w:marLeft w:val="640"/>
          <w:marRight w:val="0"/>
          <w:marTop w:val="0"/>
          <w:marBottom w:val="0"/>
          <w:divBdr>
            <w:top w:val="none" w:sz="0" w:space="0" w:color="auto"/>
            <w:left w:val="none" w:sz="0" w:space="0" w:color="auto"/>
            <w:bottom w:val="none" w:sz="0" w:space="0" w:color="auto"/>
            <w:right w:val="none" w:sz="0" w:space="0" w:color="auto"/>
          </w:divBdr>
        </w:div>
        <w:div w:id="357319936">
          <w:marLeft w:val="640"/>
          <w:marRight w:val="0"/>
          <w:marTop w:val="0"/>
          <w:marBottom w:val="0"/>
          <w:divBdr>
            <w:top w:val="none" w:sz="0" w:space="0" w:color="auto"/>
            <w:left w:val="none" w:sz="0" w:space="0" w:color="auto"/>
            <w:bottom w:val="none" w:sz="0" w:space="0" w:color="auto"/>
            <w:right w:val="none" w:sz="0" w:space="0" w:color="auto"/>
          </w:divBdr>
        </w:div>
        <w:div w:id="529882547">
          <w:marLeft w:val="640"/>
          <w:marRight w:val="0"/>
          <w:marTop w:val="0"/>
          <w:marBottom w:val="0"/>
          <w:divBdr>
            <w:top w:val="none" w:sz="0" w:space="0" w:color="auto"/>
            <w:left w:val="none" w:sz="0" w:space="0" w:color="auto"/>
            <w:bottom w:val="none" w:sz="0" w:space="0" w:color="auto"/>
            <w:right w:val="none" w:sz="0" w:space="0" w:color="auto"/>
          </w:divBdr>
        </w:div>
        <w:div w:id="1185901747">
          <w:marLeft w:val="640"/>
          <w:marRight w:val="0"/>
          <w:marTop w:val="0"/>
          <w:marBottom w:val="0"/>
          <w:divBdr>
            <w:top w:val="none" w:sz="0" w:space="0" w:color="auto"/>
            <w:left w:val="none" w:sz="0" w:space="0" w:color="auto"/>
            <w:bottom w:val="none" w:sz="0" w:space="0" w:color="auto"/>
            <w:right w:val="none" w:sz="0" w:space="0" w:color="auto"/>
          </w:divBdr>
        </w:div>
        <w:div w:id="1023558462">
          <w:marLeft w:val="640"/>
          <w:marRight w:val="0"/>
          <w:marTop w:val="0"/>
          <w:marBottom w:val="0"/>
          <w:divBdr>
            <w:top w:val="none" w:sz="0" w:space="0" w:color="auto"/>
            <w:left w:val="none" w:sz="0" w:space="0" w:color="auto"/>
            <w:bottom w:val="none" w:sz="0" w:space="0" w:color="auto"/>
            <w:right w:val="none" w:sz="0" w:space="0" w:color="auto"/>
          </w:divBdr>
        </w:div>
        <w:div w:id="1044603193">
          <w:marLeft w:val="640"/>
          <w:marRight w:val="0"/>
          <w:marTop w:val="0"/>
          <w:marBottom w:val="0"/>
          <w:divBdr>
            <w:top w:val="none" w:sz="0" w:space="0" w:color="auto"/>
            <w:left w:val="none" w:sz="0" w:space="0" w:color="auto"/>
            <w:bottom w:val="none" w:sz="0" w:space="0" w:color="auto"/>
            <w:right w:val="none" w:sz="0" w:space="0" w:color="auto"/>
          </w:divBdr>
        </w:div>
        <w:div w:id="1776512700">
          <w:marLeft w:val="640"/>
          <w:marRight w:val="0"/>
          <w:marTop w:val="0"/>
          <w:marBottom w:val="0"/>
          <w:divBdr>
            <w:top w:val="none" w:sz="0" w:space="0" w:color="auto"/>
            <w:left w:val="none" w:sz="0" w:space="0" w:color="auto"/>
            <w:bottom w:val="none" w:sz="0" w:space="0" w:color="auto"/>
            <w:right w:val="none" w:sz="0" w:space="0" w:color="auto"/>
          </w:divBdr>
        </w:div>
        <w:div w:id="1123771437">
          <w:marLeft w:val="640"/>
          <w:marRight w:val="0"/>
          <w:marTop w:val="0"/>
          <w:marBottom w:val="0"/>
          <w:divBdr>
            <w:top w:val="none" w:sz="0" w:space="0" w:color="auto"/>
            <w:left w:val="none" w:sz="0" w:space="0" w:color="auto"/>
            <w:bottom w:val="none" w:sz="0" w:space="0" w:color="auto"/>
            <w:right w:val="none" w:sz="0" w:space="0" w:color="auto"/>
          </w:divBdr>
        </w:div>
        <w:div w:id="1151824180">
          <w:marLeft w:val="640"/>
          <w:marRight w:val="0"/>
          <w:marTop w:val="0"/>
          <w:marBottom w:val="0"/>
          <w:divBdr>
            <w:top w:val="none" w:sz="0" w:space="0" w:color="auto"/>
            <w:left w:val="none" w:sz="0" w:space="0" w:color="auto"/>
            <w:bottom w:val="none" w:sz="0" w:space="0" w:color="auto"/>
            <w:right w:val="none" w:sz="0" w:space="0" w:color="auto"/>
          </w:divBdr>
        </w:div>
        <w:div w:id="2025663496">
          <w:marLeft w:val="640"/>
          <w:marRight w:val="0"/>
          <w:marTop w:val="0"/>
          <w:marBottom w:val="0"/>
          <w:divBdr>
            <w:top w:val="none" w:sz="0" w:space="0" w:color="auto"/>
            <w:left w:val="none" w:sz="0" w:space="0" w:color="auto"/>
            <w:bottom w:val="none" w:sz="0" w:space="0" w:color="auto"/>
            <w:right w:val="none" w:sz="0" w:space="0" w:color="auto"/>
          </w:divBdr>
        </w:div>
        <w:div w:id="1167867490">
          <w:marLeft w:val="640"/>
          <w:marRight w:val="0"/>
          <w:marTop w:val="0"/>
          <w:marBottom w:val="0"/>
          <w:divBdr>
            <w:top w:val="none" w:sz="0" w:space="0" w:color="auto"/>
            <w:left w:val="none" w:sz="0" w:space="0" w:color="auto"/>
            <w:bottom w:val="none" w:sz="0" w:space="0" w:color="auto"/>
            <w:right w:val="none" w:sz="0" w:space="0" w:color="auto"/>
          </w:divBdr>
        </w:div>
        <w:div w:id="1617828720">
          <w:marLeft w:val="640"/>
          <w:marRight w:val="0"/>
          <w:marTop w:val="0"/>
          <w:marBottom w:val="0"/>
          <w:divBdr>
            <w:top w:val="none" w:sz="0" w:space="0" w:color="auto"/>
            <w:left w:val="none" w:sz="0" w:space="0" w:color="auto"/>
            <w:bottom w:val="none" w:sz="0" w:space="0" w:color="auto"/>
            <w:right w:val="none" w:sz="0" w:space="0" w:color="auto"/>
          </w:divBdr>
        </w:div>
        <w:div w:id="483744604">
          <w:marLeft w:val="640"/>
          <w:marRight w:val="0"/>
          <w:marTop w:val="0"/>
          <w:marBottom w:val="0"/>
          <w:divBdr>
            <w:top w:val="none" w:sz="0" w:space="0" w:color="auto"/>
            <w:left w:val="none" w:sz="0" w:space="0" w:color="auto"/>
            <w:bottom w:val="none" w:sz="0" w:space="0" w:color="auto"/>
            <w:right w:val="none" w:sz="0" w:space="0" w:color="auto"/>
          </w:divBdr>
        </w:div>
        <w:div w:id="210117624">
          <w:marLeft w:val="640"/>
          <w:marRight w:val="0"/>
          <w:marTop w:val="0"/>
          <w:marBottom w:val="0"/>
          <w:divBdr>
            <w:top w:val="none" w:sz="0" w:space="0" w:color="auto"/>
            <w:left w:val="none" w:sz="0" w:space="0" w:color="auto"/>
            <w:bottom w:val="none" w:sz="0" w:space="0" w:color="auto"/>
            <w:right w:val="none" w:sz="0" w:space="0" w:color="auto"/>
          </w:divBdr>
        </w:div>
        <w:div w:id="2059820045">
          <w:marLeft w:val="640"/>
          <w:marRight w:val="0"/>
          <w:marTop w:val="0"/>
          <w:marBottom w:val="0"/>
          <w:divBdr>
            <w:top w:val="none" w:sz="0" w:space="0" w:color="auto"/>
            <w:left w:val="none" w:sz="0" w:space="0" w:color="auto"/>
            <w:bottom w:val="none" w:sz="0" w:space="0" w:color="auto"/>
            <w:right w:val="none" w:sz="0" w:space="0" w:color="auto"/>
          </w:divBdr>
        </w:div>
        <w:div w:id="165630403">
          <w:marLeft w:val="640"/>
          <w:marRight w:val="0"/>
          <w:marTop w:val="0"/>
          <w:marBottom w:val="0"/>
          <w:divBdr>
            <w:top w:val="none" w:sz="0" w:space="0" w:color="auto"/>
            <w:left w:val="none" w:sz="0" w:space="0" w:color="auto"/>
            <w:bottom w:val="none" w:sz="0" w:space="0" w:color="auto"/>
            <w:right w:val="none" w:sz="0" w:space="0" w:color="auto"/>
          </w:divBdr>
        </w:div>
        <w:div w:id="1078863247">
          <w:marLeft w:val="640"/>
          <w:marRight w:val="0"/>
          <w:marTop w:val="0"/>
          <w:marBottom w:val="0"/>
          <w:divBdr>
            <w:top w:val="none" w:sz="0" w:space="0" w:color="auto"/>
            <w:left w:val="none" w:sz="0" w:space="0" w:color="auto"/>
            <w:bottom w:val="none" w:sz="0" w:space="0" w:color="auto"/>
            <w:right w:val="none" w:sz="0" w:space="0" w:color="auto"/>
          </w:divBdr>
        </w:div>
        <w:div w:id="1779519736">
          <w:marLeft w:val="640"/>
          <w:marRight w:val="0"/>
          <w:marTop w:val="0"/>
          <w:marBottom w:val="0"/>
          <w:divBdr>
            <w:top w:val="none" w:sz="0" w:space="0" w:color="auto"/>
            <w:left w:val="none" w:sz="0" w:space="0" w:color="auto"/>
            <w:bottom w:val="none" w:sz="0" w:space="0" w:color="auto"/>
            <w:right w:val="none" w:sz="0" w:space="0" w:color="auto"/>
          </w:divBdr>
        </w:div>
        <w:div w:id="1531190126">
          <w:marLeft w:val="640"/>
          <w:marRight w:val="0"/>
          <w:marTop w:val="0"/>
          <w:marBottom w:val="0"/>
          <w:divBdr>
            <w:top w:val="none" w:sz="0" w:space="0" w:color="auto"/>
            <w:left w:val="none" w:sz="0" w:space="0" w:color="auto"/>
            <w:bottom w:val="none" w:sz="0" w:space="0" w:color="auto"/>
            <w:right w:val="none" w:sz="0" w:space="0" w:color="auto"/>
          </w:divBdr>
        </w:div>
        <w:div w:id="1594583625">
          <w:marLeft w:val="640"/>
          <w:marRight w:val="0"/>
          <w:marTop w:val="0"/>
          <w:marBottom w:val="0"/>
          <w:divBdr>
            <w:top w:val="none" w:sz="0" w:space="0" w:color="auto"/>
            <w:left w:val="none" w:sz="0" w:space="0" w:color="auto"/>
            <w:bottom w:val="none" w:sz="0" w:space="0" w:color="auto"/>
            <w:right w:val="none" w:sz="0" w:space="0" w:color="auto"/>
          </w:divBdr>
        </w:div>
        <w:div w:id="593248621">
          <w:marLeft w:val="640"/>
          <w:marRight w:val="0"/>
          <w:marTop w:val="0"/>
          <w:marBottom w:val="0"/>
          <w:divBdr>
            <w:top w:val="none" w:sz="0" w:space="0" w:color="auto"/>
            <w:left w:val="none" w:sz="0" w:space="0" w:color="auto"/>
            <w:bottom w:val="none" w:sz="0" w:space="0" w:color="auto"/>
            <w:right w:val="none" w:sz="0" w:space="0" w:color="auto"/>
          </w:divBdr>
        </w:div>
        <w:div w:id="2089035798">
          <w:marLeft w:val="640"/>
          <w:marRight w:val="0"/>
          <w:marTop w:val="0"/>
          <w:marBottom w:val="0"/>
          <w:divBdr>
            <w:top w:val="none" w:sz="0" w:space="0" w:color="auto"/>
            <w:left w:val="none" w:sz="0" w:space="0" w:color="auto"/>
            <w:bottom w:val="none" w:sz="0" w:space="0" w:color="auto"/>
            <w:right w:val="none" w:sz="0" w:space="0" w:color="auto"/>
          </w:divBdr>
        </w:div>
        <w:div w:id="2030333778">
          <w:marLeft w:val="640"/>
          <w:marRight w:val="0"/>
          <w:marTop w:val="0"/>
          <w:marBottom w:val="0"/>
          <w:divBdr>
            <w:top w:val="none" w:sz="0" w:space="0" w:color="auto"/>
            <w:left w:val="none" w:sz="0" w:space="0" w:color="auto"/>
            <w:bottom w:val="none" w:sz="0" w:space="0" w:color="auto"/>
            <w:right w:val="none" w:sz="0" w:space="0" w:color="auto"/>
          </w:divBdr>
        </w:div>
        <w:div w:id="1262224390">
          <w:marLeft w:val="640"/>
          <w:marRight w:val="0"/>
          <w:marTop w:val="0"/>
          <w:marBottom w:val="0"/>
          <w:divBdr>
            <w:top w:val="none" w:sz="0" w:space="0" w:color="auto"/>
            <w:left w:val="none" w:sz="0" w:space="0" w:color="auto"/>
            <w:bottom w:val="none" w:sz="0" w:space="0" w:color="auto"/>
            <w:right w:val="none" w:sz="0" w:space="0" w:color="auto"/>
          </w:divBdr>
        </w:div>
        <w:div w:id="1361129956">
          <w:marLeft w:val="640"/>
          <w:marRight w:val="0"/>
          <w:marTop w:val="0"/>
          <w:marBottom w:val="0"/>
          <w:divBdr>
            <w:top w:val="none" w:sz="0" w:space="0" w:color="auto"/>
            <w:left w:val="none" w:sz="0" w:space="0" w:color="auto"/>
            <w:bottom w:val="none" w:sz="0" w:space="0" w:color="auto"/>
            <w:right w:val="none" w:sz="0" w:space="0" w:color="auto"/>
          </w:divBdr>
        </w:div>
        <w:div w:id="235481344">
          <w:marLeft w:val="640"/>
          <w:marRight w:val="0"/>
          <w:marTop w:val="0"/>
          <w:marBottom w:val="0"/>
          <w:divBdr>
            <w:top w:val="none" w:sz="0" w:space="0" w:color="auto"/>
            <w:left w:val="none" w:sz="0" w:space="0" w:color="auto"/>
            <w:bottom w:val="none" w:sz="0" w:space="0" w:color="auto"/>
            <w:right w:val="none" w:sz="0" w:space="0" w:color="auto"/>
          </w:divBdr>
        </w:div>
        <w:div w:id="1724678017">
          <w:marLeft w:val="640"/>
          <w:marRight w:val="0"/>
          <w:marTop w:val="0"/>
          <w:marBottom w:val="0"/>
          <w:divBdr>
            <w:top w:val="none" w:sz="0" w:space="0" w:color="auto"/>
            <w:left w:val="none" w:sz="0" w:space="0" w:color="auto"/>
            <w:bottom w:val="none" w:sz="0" w:space="0" w:color="auto"/>
            <w:right w:val="none" w:sz="0" w:space="0" w:color="auto"/>
          </w:divBdr>
        </w:div>
        <w:div w:id="782385705">
          <w:marLeft w:val="640"/>
          <w:marRight w:val="0"/>
          <w:marTop w:val="0"/>
          <w:marBottom w:val="0"/>
          <w:divBdr>
            <w:top w:val="none" w:sz="0" w:space="0" w:color="auto"/>
            <w:left w:val="none" w:sz="0" w:space="0" w:color="auto"/>
            <w:bottom w:val="none" w:sz="0" w:space="0" w:color="auto"/>
            <w:right w:val="none" w:sz="0" w:space="0" w:color="auto"/>
          </w:divBdr>
        </w:div>
        <w:div w:id="1244880276">
          <w:marLeft w:val="640"/>
          <w:marRight w:val="0"/>
          <w:marTop w:val="0"/>
          <w:marBottom w:val="0"/>
          <w:divBdr>
            <w:top w:val="none" w:sz="0" w:space="0" w:color="auto"/>
            <w:left w:val="none" w:sz="0" w:space="0" w:color="auto"/>
            <w:bottom w:val="none" w:sz="0" w:space="0" w:color="auto"/>
            <w:right w:val="none" w:sz="0" w:space="0" w:color="auto"/>
          </w:divBdr>
        </w:div>
        <w:div w:id="409541086">
          <w:marLeft w:val="640"/>
          <w:marRight w:val="0"/>
          <w:marTop w:val="0"/>
          <w:marBottom w:val="0"/>
          <w:divBdr>
            <w:top w:val="none" w:sz="0" w:space="0" w:color="auto"/>
            <w:left w:val="none" w:sz="0" w:space="0" w:color="auto"/>
            <w:bottom w:val="none" w:sz="0" w:space="0" w:color="auto"/>
            <w:right w:val="none" w:sz="0" w:space="0" w:color="auto"/>
          </w:divBdr>
        </w:div>
        <w:div w:id="1653868933">
          <w:marLeft w:val="640"/>
          <w:marRight w:val="0"/>
          <w:marTop w:val="0"/>
          <w:marBottom w:val="0"/>
          <w:divBdr>
            <w:top w:val="none" w:sz="0" w:space="0" w:color="auto"/>
            <w:left w:val="none" w:sz="0" w:space="0" w:color="auto"/>
            <w:bottom w:val="none" w:sz="0" w:space="0" w:color="auto"/>
            <w:right w:val="none" w:sz="0" w:space="0" w:color="auto"/>
          </w:divBdr>
        </w:div>
        <w:div w:id="921454327">
          <w:marLeft w:val="640"/>
          <w:marRight w:val="0"/>
          <w:marTop w:val="0"/>
          <w:marBottom w:val="0"/>
          <w:divBdr>
            <w:top w:val="none" w:sz="0" w:space="0" w:color="auto"/>
            <w:left w:val="none" w:sz="0" w:space="0" w:color="auto"/>
            <w:bottom w:val="none" w:sz="0" w:space="0" w:color="auto"/>
            <w:right w:val="none" w:sz="0" w:space="0" w:color="auto"/>
          </w:divBdr>
        </w:div>
        <w:div w:id="371535532">
          <w:marLeft w:val="640"/>
          <w:marRight w:val="0"/>
          <w:marTop w:val="0"/>
          <w:marBottom w:val="0"/>
          <w:divBdr>
            <w:top w:val="none" w:sz="0" w:space="0" w:color="auto"/>
            <w:left w:val="none" w:sz="0" w:space="0" w:color="auto"/>
            <w:bottom w:val="none" w:sz="0" w:space="0" w:color="auto"/>
            <w:right w:val="none" w:sz="0" w:space="0" w:color="auto"/>
          </w:divBdr>
        </w:div>
        <w:div w:id="439301839">
          <w:marLeft w:val="640"/>
          <w:marRight w:val="0"/>
          <w:marTop w:val="0"/>
          <w:marBottom w:val="0"/>
          <w:divBdr>
            <w:top w:val="none" w:sz="0" w:space="0" w:color="auto"/>
            <w:left w:val="none" w:sz="0" w:space="0" w:color="auto"/>
            <w:bottom w:val="none" w:sz="0" w:space="0" w:color="auto"/>
            <w:right w:val="none" w:sz="0" w:space="0" w:color="auto"/>
          </w:divBdr>
        </w:div>
        <w:div w:id="968782881">
          <w:marLeft w:val="640"/>
          <w:marRight w:val="0"/>
          <w:marTop w:val="0"/>
          <w:marBottom w:val="0"/>
          <w:divBdr>
            <w:top w:val="none" w:sz="0" w:space="0" w:color="auto"/>
            <w:left w:val="none" w:sz="0" w:space="0" w:color="auto"/>
            <w:bottom w:val="none" w:sz="0" w:space="0" w:color="auto"/>
            <w:right w:val="none" w:sz="0" w:space="0" w:color="auto"/>
          </w:divBdr>
        </w:div>
        <w:div w:id="886650020">
          <w:marLeft w:val="640"/>
          <w:marRight w:val="0"/>
          <w:marTop w:val="0"/>
          <w:marBottom w:val="0"/>
          <w:divBdr>
            <w:top w:val="none" w:sz="0" w:space="0" w:color="auto"/>
            <w:left w:val="none" w:sz="0" w:space="0" w:color="auto"/>
            <w:bottom w:val="none" w:sz="0" w:space="0" w:color="auto"/>
            <w:right w:val="none" w:sz="0" w:space="0" w:color="auto"/>
          </w:divBdr>
        </w:div>
        <w:div w:id="279605601">
          <w:marLeft w:val="640"/>
          <w:marRight w:val="0"/>
          <w:marTop w:val="0"/>
          <w:marBottom w:val="0"/>
          <w:divBdr>
            <w:top w:val="none" w:sz="0" w:space="0" w:color="auto"/>
            <w:left w:val="none" w:sz="0" w:space="0" w:color="auto"/>
            <w:bottom w:val="none" w:sz="0" w:space="0" w:color="auto"/>
            <w:right w:val="none" w:sz="0" w:space="0" w:color="auto"/>
          </w:divBdr>
        </w:div>
        <w:div w:id="1050807969">
          <w:marLeft w:val="640"/>
          <w:marRight w:val="0"/>
          <w:marTop w:val="0"/>
          <w:marBottom w:val="0"/>
          <w:divBdr>
            <w:top w:val="none" w:sz="0" w:space="0" w:color="auto"/>
            <w:left w:val="none" w:sz="0" w:space="0" w:color="auto"/>
            <w:bottom w:val="none" w:sz="0" w:space="0" w:color="auto"/>
            <w:right w:val="none" w:sz="0" w:space="0" w:color="auto"/>
          </w:divBdr>
        </w:div>
        <w:div w:id="1204178136">
          <w:marLeft w:val="640"/>
          <w:marRight w:val="0"/>
          <w:marTop w:val="0"/>
          <w:marBottom w:val="0"/>
          <w:divBdr>
            <w:top w:val="none" w:sz="0" w:space="0" w:color="auto"/>
            <w:left w:val="none" w:sz="0" w:space="0" w:color="auto"/>
            <w:bottom w:val="none" w:sz="0" w:space="0" w:color="auto"/>
            <w:right w:val="none" w:sz="0" w:space="0" w:color="auto"/>
          </w:divBdr>
        </w:div>
        <w:div w:id="732889282">
          <w:marLeft w:val="640"/>
          <w:marRight w:val="0"/>
          <w:marTop w:val="0"/>
          <w:marBottom w:val="0"/>
          <w:divBdr>
            <w:top w:val="none" w:sz="0" w:space="0" w:color="auto"/>
            <w:left w:val="none" w:sz="0" w:space="0" w:color="auto"/>
            <w:bottom w:val="none" w:sz="0" w:space="0" w:color="auto"/>
            <w:right w:val="none" w:sz="0" w:space="0" w:color="auto"/>
          </w:divBdr>
        </w:div>
        <w:div w:id="184371290">
          <w:marLeft w:val="640"/>
          <w:marRight w:val="0"/>
          <w:marTop w:val="0"/>
          <w:marBottom w:val="0"/>
          <w:divBdr>
            <w:top w:val="none" w:sz="0" w:space="0" w:color="auto"/>
            <w:left w:val="none" w:sz="0" w:space="0" w:color="auto"/>
            <w:bottom w:val="none" w:sz="0" w:space="0" w:color="auto"/>
            <w:right w:val="none" w:sz="0" w:space="0" w:color="auto"/>
          </w:divBdr>
        </w:div>
        <w:div w:id="1382289856">
          <w:marLeft w:val="640"/>
          <w:marRight w:val="0"/>
          <w:marTop w:val="0"/>
          <w:marBottom w:val="0"/>
          <w:divBdr>
            <w:top w:val="none" w:sz="0" w:space="0" w:color="auto"/>
            <w:left w:val="none" w:sz="0" w:space="0" w:color="auto"/>
            <w:bottom w:val="none" w:sz="0" w:space="0" w:color="auto"/>
            <w:right w:val="none" w:sz="0" w:space="0" w:color="auto"/>
          </w:divBdr>
        </w:div>
        <w:div w:id="2023968234">
          <w:marLeft w:val="640"/>
          <w:marRight w:val="0"/>
          <w:marTop w:val="0"/>
          <w:marBottom w:val="0"/>
          <w:divBdr>
            <w:top w:val="none" w:sz="0" w:space="0" w:color="auto"/>
            <w:left w:val="none" w:sz="0" w:space="0" w:color="auto"/>
            <w:bottom w:val="none" w:sz="0" w:space="0" w:color="auto"/>
            <w:right w:val="none" w:sz="0" w:space="0" w:color="auto"/>
          </w:divBdr>
        </w:div>
        <w:div w:id="461963907">
          <w:marLeft w:val="640"/>
          <w:marRight w:val="0"/>
          <w:marTop w:val="0"/>
          <w:marBottom w:val="0"/>
          <w:divBdr>
            <w:top w:val="none" w:sz="0" w:space="0" w:color="auto"/>
            <w:left w:val="none" w:sz="0" w:space="0" w:color="auto"/>
            <w:bottom w:val="none" w:sz="0" w:space="0" w:color="auto"/>
            <w:right w:val="none" w:sz="0" w:space="0" w:color="auto"/>
          </w:divBdr>
        </w:div>
        <w:div w:id="1564684202">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495070208">
      <w:bodyDiv w:val="1"/>
      <w:marLeft w:val="0"/>
      <w:marRight w:val="0"/>
      <w:marTop w:val="0"/>
      <w:marBottom w:val="0"/>
      <w:divBdr>
        <w:top w:val="none" w:sz="0" w:space="0" w:color="auto"/>
        <w:left w:val="none" w:sz="0" w:space="0" w:color="auto"/>
        <w:bottom w:val="none" w:sz="0" w:space="0" w:color="auto"/>
        <w:right w:val="none" w:sz="0" w:space="0" w:color="auto"/>
      </w:divBdr>
      <w:divsChild>
        <w:div w:id="442310644">
          <w:marLeft w:val="640"/>
          <w:marRight w:val="0"/>
          <w:marTop w:val="0"/>
          <w:marBottom w:val="0"/>
          <w:divBdr>
            <w:top w:val="none" w:sz="0" w:space="0" w:color="auto"/>
            <w:left w:val="none" w:sz="0" w:space="0" w:color="auto"/>
            <w:bottom w:val="none" w:sz="0" w:space="0" w:color="auto"/>
            <w:right w:val="none" w:sz="0" w:space="0" w:color="auto"/>
          </w:divBdr>
        </w:div>
        <w:div w:id="1752195895">
          <w:marLeft w:val="640"/>
          <w:marRight w:val="0"/>
          <w:marTop w:val="0"/>
          <w:marBottom w:val="0"/>
          <w:divBdr>
            <w:top w:val="none" w:sz="0" w:space="0" w:color="auto"/>
            <w:left w:val="none" w:sz="0" w:space="0" w:color="auto"/>
            <w:bottom w:val="none" w:sz="0" w:space="0" w:color="auto"/>
            <w:right w:val="none" w:sz="0" w:space="0" w:color="auto"/>
          </w:divBdr>
        </w:div>
        <w:div w:id="1542403098">
          <w:marLeft w:val="640"/>
          <w:marRight w:val="0"/>
          <w:marTop w:val="0"/>
          <w:marBottom w:val="0"/>
          <w:divBdr>
            <w:top w:val="none" w:sz="0" w:space="0" w:color="auto"/>
            <w:left w:val="none" w:sz="0" w:space="0" w:color="auto"/>
            <w:bottom w:val="none" w:sz="0" w:space="0" w:color="auto"/>
            <w:right w:val="none" w:sz="0" w:space="0" w:color="auto"/>
          </w:divBdr>
        </w:div>
        <w:div w:id="1399939819">
          <w:marLeft w:val="640"/>
          <w:marRight w:val="0"/>
          <w:marTop w:val="0"/>
          <w:marBottom w:val="0"/>
          <w:divBdr>
            <w:top w:val="none" w:sz="0" w:space="0" w:color="auto"/>
            <w:left w:val="none" w:sz="0" w:space="0" w:color="auto"/>
            <w:bottom w:val="none" w:sz="0" w:space="0" w:color="auto"/>
            <w:right w:val="none" w:sz="0" w:space="0" w:color="auto"/>
          </w:divBdr>
        </w:div>
        <w:div w:id="2103454043">
          <w:marLeft w:val="640"/>
          <w:marRight w:val="0"/>
          <w:marTop w:val="0"/>
          <w:marBottom w:val="0"/>
          <w:divBdr>
            <w:top w:val="none" w:sz="0" w:space="0" w:color="auto"/>
            <w:left w:val="none" w:sz="0" w:space="0" w:color="auto"/>
            <w:bottom w:val="none" w:sz="0" w:space="0" w:color="auto"/>
            <w:right w:val="none" w:sz="0" w:space="0" w:color="auto"/>
          </w:divBdr>
        </w:div>
        <w:div w:id="543638950">
          <w:marLeft w:val="640"/>
          <w:marRight w:val="0"/>
          <w:marTop w:val="0"/>
          <w:marBottom w:val="0"/>
          <w:divBdr>
            <w:top w:val="none" w:sz="0" w:space="0" w:color="auto"/>
            <w:left w:val="none" w:sz="0" w:space="0" w:color="auto"/>
            <w:bottom w:val="none" w:sz="0" w:space="0" w:color="auto"/>
            <w:right w:val="none" w:sz="0" w:space="0" w:color="auto"/>
          </w:divBdr>
        </w:div>
        <w:div w:id="371199445">
          <w:marLeft w:val="640"/>
          <w:marRight w:val="0"/>
          <w:marTop w:val="0"/>
          <w:marBottom w:val="0"/>
          <w:divBdr>
            <w:top w:val="none" w:sz="0" w:space="0" w:color="auto"/>
            <w:left w:val="none" w:sz="0" w:space="0" w:color="auto"/>
            <w:bottom w:val="none" w:sz="0" w:space="0" w:color="auto"/>
            <w:right w:val="none" w:sz="0" w:space="0" w:color="auto"/>
          </w:divBdr>
        </w:div>
        <w:div w:id="772625507">
          <w:marLeft w:val="640"/>
          <w:marRight w:val="0"/>
          <w:marTop w:val="0"/>
          <w:marBottom w:val="0"/>
          <w:divBdr>
            <w:top w:val="none" w:sz="0" w:space="0" w:color="auto"/>
            <w:left w:val="none" w:sz="0" w:space="0" w:color="auto"/>
            <w:bottom w:val="none" w:sz="0" w:space="0" w:color="auto"/>
            <w:right w:val="none" w:sz="0" w:space="0" w:color="auto"/>
          </w:divBdr>
        </w:div>
        <w:div w:id="2007247689">
          <w:marLeft w:val="640"/>
          <w:marRight w:val="0"/>
          <w:marTop w:val="0"/>
          <w:marBottom w:val="0"/>
          <w:divBdr>
            <w:top w:val="none" w:sz="0" w:space="0" w:color="auto"/>
            <w:left w:val="none" w:sz="0" w:space="0" w:color="auto"/>
            <w:bottom w:val="none" w:sz="0" w:space="0" w:color="auto"/>
            <w:right w:val="none" w:sz="0" w:space="0" w:color="auto"/>
          </w:divBdr>
        </w:div>
        <w:div w:id="579102235">
          <w:marLeft w:val="640"/>
          <w:marRight w:val="0"/>
          <w:marTop w:val="0"/>
          <w:marBottom w:val="0"/>
          <w:divBdr>
            <w:top w:val="none" w:sz="0" w:space="0" w:color="auto"/>
            <w:left w:val="none" w:sz="0" w:space="0" w:color="auto"/>
            <w:bottom w:val="none" w:sz="0" w:space="0" w:color="auto"/>
            <w:right w:val="none" w:sz="0" w:space="0" w:color="auto"/>
          </w:divBdr>
        </w:div>
        <w:div w:id="1057976710">
          <w:marLeft w:val="640"/>
          <w:marRight w:val="0"/>
          <w:marTop w:val="0"/>
          <w:marBottom w:val="0"/>
          <w:divBdr>
            <w:top w:val="none" w:sz="0" w:space="0" w:color="auto"/>
            <w:left w:val="none" w:sz="0" w:space="0" w:color="auto"/>
            <w:bottom w:val="none" w:sz="0" w:space="0" w:color="auto"/>
            <w:right w:val="none" w:sz="0" w:space="0" w:color="auto"/>
          </w:divBdr>
        </w:div>
        <w:div w:id="985740991">
          <w:marLeft w:val="640"/>
          <w:marRight w:val="0"/>
          <w:marTop w:val="0"/>
          <w:marBottom w:val="0"/>
          <w:divBdr>
            <w:top w:val="none" w:sz="0" w:space="0" w:color="auto"/>
            <w:left w:val="none" w:sz="0" w:space="0" w:color="auto"/>
            <w:bottom w:val="none" w:sz="0" w:space="0" w:color="auto"/>
            <w:right w:val="none" w:sz="0" w:space="0" w:color="auto"/>
          </w:divBdr>
        </w:div>
        <w:div w:id="1249384069">
          <w:marLeft w:val="640"/>
          <w:marRight w:val="0"/>
          <w:marTop w:val="0"/>
          <w:marBottom w:val="0"/>
          <w:divBdr>
            <w:top w:val="none" w:sz="0" w:space="0" w:color="auto"/>
            <w:left w:val="none" w:sz="0" w:space="0" w:color="auto"/>
            <w:bottom w:val="none" w:sz="0" w:space="0" w:color="auto"/>
            <w:right w:val="none" w:sz="0" w:space="0" w:color="auto"/>
          </w:divBdr>
        </w:div>
        <w:div w:id="1983384647">
          <w:marLeft w:val="640"/>
          <w:marRight w:val="0"/>
          <w:marTop w:val="0"/>
          <w:marBottom w:val="0"/>
          <w:divBdr>
            <w:top w:val="none" w:sz="0" w:space="0" w:color="auto"/>
            <w:left w:val="none" w:sz="0" w:space="0" w:color="auto"/>
            <w:bottom w:val="none" w:sz="0" w:space="0" w:color="auto"/>
            <w:right w:val="none" w:sz="0" w:space="0" w:color="auto"/>
          </w:divBdr>
        </w:div>
        <w:div w:id="127355421">
          <w:marLeft w:val="640"/>
          <w:marRight w:val="0"/>
          <w:marTop w:val="0"/>
          <w:marBottom w:val="0"/>
          <w:divBdr>
            <w:top w:val="none" w:sz="0" w:space="0" w:color="auto"/>
            <w:left w:val="none" w:sz="0" w:space="0" w:color="auto"/>
            <w:bottom w:val="none" w:sz="0" w:space="0" w:color="auto"/>
            <w:right w:val="none" w:sz="0" w:space="0" w:color="auto"/>
          </w:divBdr>
        </w:div>
        <w:div w:id="1692948976">
          <w:marLeft w:val="640"/>
          <w:marRight w:val="0"/>
          <w:marTop w:val="0"/>
          <w:marBottom w:val="0"/>
          <w:divBdr>
            <w:top w:val="none" w:sz="0" w:space="0" w:color="auto"/>
            <w:left w:val="none" w:sz="0" w:space="0" w:color="auto"/>
            <w:bottom w:val="none" w:sz="0" w:space="0" w:color="auto"/>
            <w:right w:val="none" w:sz="0" w:space="0" w:color="auto"/>
          </w:divBdr>
        </w:div>
        <w:div w:id="1585526593">
          <w:marLeft w:val="640"/>
          <w:marRight w:val="0"/>
          <w:marTop w:val="0"/>
          <w:marBottom w:val="0"/>
          <w:divBdr>
            <w:top w:val="none" w:sz="0" w:space="0" w:color="auto"/>
            <w:left w:val="none" w:sz="0" w:space="0" w:color="auto"/>
            <w:bottom w:val="none" w:sz="0" w:space="0" w:color="auto"/>
            <w:right w:val="none" w:sz="0" w:space="0" w:color="auto"/>
          </w:divBdr>
        </w:div>
        <w:div w:id="1042245227">
          <w:marLeft w:val="640"/>
          <w:marRight w:val="0"/>
          <w:marTop w:val="0"/>
          <w:marBottom w:val="0"/>
          <w:divBdr>
            <w:top w:val="none" w:sz="0" w:space="0" w:color="auto"/>
            <w:left w:val="none" w:sz="0" w:space="0" w:color="auto"/>
            <w:bottom w:val="none" w:sz="0" w:space="0" w:color="auto"/>
            <w:right w:val="none" w:sz="0" w:space="0" w:color="auto"/>
          </w:divBdr>
        </w:div>
        <w:div w:id="1341153125">
          <w:marLeft w:val="640"/>
          <w:marRight w:val="0"/>
          <w:marTop w:val="0"/>
          <w:marBottom w:val="0"/>
          <w:divBdr>
            <w:top w:val="none" w:sz="0" w:space="0" w:color="auto"/>
            <w:left w:val="none" w:sz="0" w:space="0" w:color="auto"/>
            <w:bottom w:val="none" w:sz="0" w:space="0" w:color="auto"/>
            <w:right w:val="none" w:sz="0" w:space="0" w:color="auto"/>
          </w:divBdr>
        </w:div>
        <w:div w:id="1335912192">
          <w:marLeft w:val="640"/>
          <w:marRight w:val="0"/>
          <w:marTop w:val="0"/>
          <w:marBottom w:val="0"/>
          <w:divBdr>
            <w:top w:val="none" w:sz="0" w:space="0" w:color="auto"/>
            <w:left w:val="none" w:sz="0" w:space="0" w:color="auto"/>
            <w:bottom w:val="none" w:sz="0" w:space="0" w:color="auto"/>
            <w:right w:val="none" w:sz="0" w:space="0" w:color="auto"/>
          </w:divBdr>
        </w:div>
        <w:div w:id="380715587">
          <w:marLeft w:val="640"/>
          <w:marRight w:val="0"/>
          <w:marTop w:val="0"/>
          <w:marBottom w:val="0"/>
          <w:divBdr>
            <w:top w:val="none" w:sz="0" w:space="0" w:color="auto"/>
            <w:left w:val="none" w:sz="0" w:space="0" w:color="auto"/>
            <w:bottom w:val="none" w:sz="0" w:space="0" w:color="auto"/>
            <w:right w:val="none" w:sz="0" w:space="0" w:color="auto"/>
          </w:divBdr>
        </w:div>
        <w:div w:id="721096006">
          <w:marLeft w:val="640"/>
          <w:marRight w:val="0"/>
          <w:marTop w:val="0"/>
          <w:marBottom w:val="0"/>
          <w:divBdr>
            <w:top w:val="none" w:sz="0" w:space="0" w:color="auto"/>
            <w:left w:val="none" w:sz="0" w:space="0" w:color="auto"/>
            <w:bottom w:val="none" w:sz="0" w:space="0" w:color="auto"/>
            <w:right w:val="none" w:sz="0" w:space="0" w:color="auto"/>
          </w:divBdr>
        </w:div>
        <w:div w:id="1031153699">
          <w:marLeft w:val="640"/>
          <w:marRight w:val="0"/>
          <w:marTop w:val="0"/>
          <w:marBottom w:val="0"/>
          <w:divBdr>
            <w:top w:val="none" w:sz="0" w:space="0" w:color="auto"/>
            <w:left w:val="none" w:sz="0" w:space="0" w:color="auto"/>
            <w:bottom w:val="none" w:sz="0" w:space="0" w:color="auto"/>
            <w:right w:val="none" w:sz="0" w:space="0" w:color="auto"/>
          </w:divBdr>
        </w:div>
        <w:div w:id="1282759629">
          <w:marLeft w:val="640"/>
          <w:marRight w:val="0"/>
          <w:marTop w:val="0"/>
          <w:marBottom w:val="0"/>
          <w:divBdr>
            <w:top w:val="none" w:sz="0" w:space="0" w:color="auto"/>
            <w:left w:val="none" w:sz="0" w:space="0" w:color="auto"/>
            <w:bottom w:val="none" w:sz="0" w:space="0" w:color="auto"/>
            <w:right w:val="none" w:sz="0" w:space="0" w:color="auto"/>
          </w:divBdr>
        </w:div>
        <w:div w:id="1586301036">
          <w:marLeft w:val="640"/>
          <w:marRight w:val="0"/>
          <w:marTop w:val="0"/>
          <w:marBottom w:val="0"/>
          <w:divBdr>
            <w:top w:val="none" w:sz="0" w:space="0" w:color="auto"/>
            <w:left w:val="none" w:sz="0" w:space="0" w:color="auto"/>
            <w:bottom w:val="none" w:sz="0" w:space="0" w:color="auto"/>
            <w:right w:val="none" w:sz="0" w:space="0" w:color="auto"/>
          </w:divBdr>
        </w:div>
        <w:div w:id="350569225">
          <w:marLeft w:val="640"/>
          <w:marRight w:val="0"/>
          <w:marTop w:val="0"/>
          <w:marBottom w:val="0"/>
          <w:divBdr>
            <w:top w:val="none" w:sz="0" w:space="0" w:color="auto"/>
            <w:left w:val="none" w:sz="0" w:space="0" w:color="auto"/>
            <w:bottom w:val="none" w:sz="0" w:space="0" w:color="auto"/>
            <w:right w:val="none" w:sz="0" w:space="0" w:color="auto"/>
          </w:divBdr>
        </w:div>
        <w:div w:id="1203177400">
          <w:marLeft w:val="640"/>
          <w:marRight w:val="0"/>
          <w:marTop w:val="0"/>
          <w:marBottom w:val="0"/>
          <w:divBdr>
            <w:top w:val="none" w:sz="0" w:space="0" w:color="auto"/>
            <w:left w:val="none" w:sz="0" w:space="0" w:color="auto"/>
            <w:bottom w:val="none" w:sz="0" w:space="0" w:color="auto"/>
            <w:right w:val="none" w:sz="0" w:space="0" w:color="auto"/>
          </w:divBdr>
        </w:div>
        <w:div w:id="834536418">
          <w:marLeft w:val="640"/>
          <w:marRight w:val="0"/>
          <w:marTop w:val="0"/>
          <w:marBottom w:val="0"/>
          <w:divBdr>
            <w:top w:val="none" w:sz="0" w:space="0" w:color="auto"/>
            <w:left w:val="none" w:sz="0" w:space="0" w:color="auto"/>
            <w:bottom w:val="none" w:sz="0" w:space="0" w:color="auto"/>
            <w:right w:val="none" w:sz="0" w:space="0" w:color="auto"/>
          </w:divBdr>
        </w:div>
        <w:div w:id="9844202">
          <w:marLeft w:val="640"/>
          <w:marRight w:val="0"/>
          <w:marTop w:val="0"/>
          <w:marBottom w:val="0"/>
          <w:divBdr>
            <w:top w:val="none" w:sz="0" w:space="0" w:color="auto"/>
            <w:left w:val="none" w:sz="0" w:space="0" w:color="auto"/>
            <w:bottom w:val="none" w:sz="0" w:space="0" w:color="auto"/>
            <w:right w:val="none" w:sz="0" w:space="0" w:color="auto"/>
          </w:divBdr>
        </w:div>
        <w:div w:id="1989091340">
          <w:marLeft w:val="640"/>
          <w:marRight w:val="0"/>
          <w:marTop w:val="0"/>
          <w:marBottom w:val="0"/>
          <w:divBdr>
            <w:top w:val="none" w:sz="0" w:space="0" w:color="auto"/>
            <w:left w:val="none" w:sz="0" w:space="0" w:color="auto"/>
            <w:bottom w:val="none" w:sz="0" w:space="0" w:color="auto"/>
            <w:right w:val="none" w:sz="0" w:space="0" w:color="auto"/>
          </w:divBdr>
        </w:div>
        <w:div w:id="266163329">
          <w:marLeft w:val="640"/>
          <w:marRight w:val="0"/>
          <w:marTop w:val="0"/>
          <w:marBottom w:val="0"/>
          <w:divBdr>
            <w:top w:val="none" w:sz="0" w:space="0" w:color="auto"/>
            <w:left w:val="none" w:sz="0" w:space="0" w:color="auto"/>
            <w:bottom w:val="none" w:sz="0" w:space="0" w:color="auto"/>
            <w:right w:val="none" w:sz="0" w:space="0" w:color="auto"/>
          </w:divBdr>
        </w:div>
        <w:div w:id="120153667">
          <w:marLeft w:val="640"/>
          <w:marRight w:val="0"/>
          <w:marTop w:val="0"/>
          <w:marBottom w:val="0"/>
          <w:divBdr>
            <w:top w:val="none" w:sz="0" w:space="0" w:color="auto"/>
            <w:left w:val="none" w:sz="0" w:space="0" w:color="auto"/>
            <w:bottom w:val="none" w:sz="0" w:space="0" w:color="auto"/>
            <w:right w:val="none" w:sz="0" w:space="0" w:color="auto"/>
          </w:divBdr>
        </w:div>
        <w:div w:id="801000979">
          <w:marLeft w:val="640"/>
          <w:marRight w:val="0"/>
          <w:marTop w:val="0"/>
          <w:marBottom w:val="0"/>
          <w:divBdr>
            <w:top w:val="none" w:sz="0" w:space="0" w:color="auto"/>
            <w:left w:val="none" w:sz="0" w:space="0" w:color="auto"/>
            <w:bottom w:val="none" w:sz="0" w:space="0" w:color="auto"/>
            <w:right w:val="none" w:sz="0" w:space="0" w:color="auto"/>
          </w:divBdr>
        </w:div>
        <w:div w:id="1361585738">
          <w:marLeft w:val="640"/>
          <w:marRight w:val="0"/>
          <w:marTop w:val="0"/>
          <w:marBottom w:val="0"/>
          <w:divBdr>
            <w:top w:val="none" w:sz="0" w:space="0" w:color="auto"/>
            <w:left w:val="none" w:sz="0" w:space="0" w:color="auto"/>
            <w:bottom w:val="none" w:sz="0" w:space="0" w:color="auto"/>
            <w:right w:val="none" w:sz="0" w:space="0" w:color="auto"/>
          </w:divBdr>
        </w:div>
        <w:div w:id="1793014072">
          <w:marLeft w:val="640"/>
          <w:marRight w:val="0"/>
          <w:marTop w:val="0"/>
          <w:marBottom w:val="0"/>
          <w:divBdr>
            <w:top w:val="none" w:sz="0" w:space="0" w:color="auto"/>
            <w:left w:val="none" w:sz="0" w:space="0" w:color="auto"/>
            <w:bottom w:val="none" w:sz="0" w:space="0" w:color="auto"/>
            <w:right w:val="none" w:sz="0" w:space="0" w:color="auto"/>
          </w:divBdr>
        </w:div>
        <w:div w:id="697582308">
          <w:marLeft w:val="640"/>
          <w:marRight w:val="0"/>
          <w:marTop w:val="0"/>
          <w:marBottom w:val="0"/>
          <w:divBdr>
            <w:top w:val="none" w:sz="0" w:space="0" w:color="auto"/>
            <w:left w:val="none" w:sz="0" w:space="0" w:color="auto"/>
            <w:bottom w:val="none" w:sz="0" w:space="0" w:color="auto"/>
            <w:right w:val="none" w:sz="0" w:space="0" w:color="auto"/>
          </w:divBdr>
        </w:div>
        <w:div w:id="1358506614">
          <w:marLeft w:val="640"/>
          <w:marRight w:val="0"/>
          <w:marTop w:val="0"/>
          <w:marBottom w:val="0"/>
          <w:divBdr>
            <w:top w:val="none" w:sz="0" w:space="0" w:color="auto"/>
            <w:left w:val="none" w:sz="0" w:space="0" w:color="auto"/>
            <w:bottom w:val="none" w:sz="0" w:space="0" w:color="auto"/>
            <w:right w:val="none" w:sz="0" w:space="0" w:color="auto"/>
          </w:divBdr>
        </w:div>
        <w:div w:id="67964999">
          <w:marLeft w:val="640"/>
          <w:marRight w:val="0"/>
          <w:marTop w:val="0"/>
          <w:marBottom w:val="0"/>
          <w:divBdr>
            <w:top w:val="none" w:sz="0" w:space="0" w:color="auto"/>
            <w:left w:val="none" w:sz="0" w:space="0" w:color="auto"/>
            <w:bottom w:val="none" w:sz="0" w:space="0" w:color="auto"/>
            <w:right w:val="none" w:sz="0" w:space="0" w:color="auto"/>
          </w:divBdr>
        </w:div>
        <w:div w:id="322972000">
          <w:marLeft w:val="640"/>
          <w:marRight w:val="0"/>
          <w:marTop w:val="0"/>
          <w:marBottom w:val="0"/>
          <w:divBdr>
            <w:top w:val="none" w:sz="0" w:space="0" w:color="auto"/>
            <w:left w:val="none" w:sz="0" w:space="0" w:color="auto"/>
            <w:bottom w:val="none" w:sz="0" w:space="0" w:color="auto"/>
            <w:right w:val="none" w:sz="0" w:space="0" w:color="auto"/>
          </w:divBdr>
        </w:div>
        <w:div w:id="1477526990">
          <w:marLeft w:val="640"/>
          <w:marRight w:val="0"/>
          <w:marTop w:val="0"/>
          <w:marBottom w:val="0"/>
          <w:divBdr>
            <w:top w:val="none" w:sz="0" w:space="0" w:color="auto"/>
            <w:left w:val="none" w:sz="0" w:space="0" w:color="auto"/>
            <w:bottom w:val="none" w:sz="0" w:space="0" w:color="auto"/>
            <w:right w:val="none" w:sz="0" w:space="0" w:color="auto"/>
          </w:divBdr>
        </w:div>
        <w:div w:id="2101098600">
          <w:marLeft w:val="640"/>
          <w:marRight w:val="0"/>
          <w:marTop w:val="0"/>
          <w:marBottom w:val="0"/>
          <w:divBdr>
            <w:top w:val="none" w:sz="0" w:space="0" w:color="auto"/>
            <w:left w:val="none" w:sz="0" w:space="0" w:color="auto"/>
            <w:bottom w:val="none" w:sz="0" w:space="0" w:color="auto"/>
            <w:right w:val="none" w:sz="0" w:space="0" w:color="auto"/>
          </w:divBdr>
        </w:div>
        <w:div w:id="2142309913">
          <w:marLeft w:val="640"/>
          <w:marRight w:val="0"/>
          <w:marTop w:val="0"/>
          <w:marBottom w:val="0"/>
          <w:divBdr>
            <w:top w:val="none" w:sz="0" w:space="0" w:color="auto"/>
            <w:left w:val="none" w:sz="0" w:space="0" w:color="auto"/>
            <w:bottom w:val="none" w:sz="0" w:space="0" w:color="auto"/>
            <w:right w:val="none" w:sz="0" w:space="0" w:color="auto"/>
          </w:divBdr>
        </w:div>
        <w:div w:id="1317563576">
          <w:marLeft w:val="640"/>
          <w:marRight w:val="0"/>
          <w:marTop w:val="0"/>
          <w:marBottom w:val="0"/>
          <w:divBdr>
            <w:top w:val="none" w:sz="0" w:space="0" w:color="auto"/>
            <w:left w:val="none" w:sz="0" w:space="0" w:color="auto"/>
            <w:bottom w:val="none" w:sz="0" w:space="0" w:color="auto"/>
            <w:right w:val="none" w:sz="0" w:space="0" w:color="auto"/>
          </w:divBdr>
        </w:div>
        <w:div w:id="1739934465">
          <w:marLeft w:val="640"/>
          <w:marRight w:val="0"/>
          <w:marTop w:val="0"/>
          <w:marBottom w:val="0"/>
          <w:divBdr>
            <w:top w:val="none" w:sz="0" w:space="0" w:color="auto"/>
            <w:left w:val="none" w:sz="0" w:space="0" w:color="auto"/>
            <w:bottom w:val="none" w:sz="0" w:space="0" w:color="auto"/>
            <w:right w:val="none" w:sz="0" w:space="0" w:color="auto"/>
          </w:divBdr>
        </w:div>
        <w:div w:id="1991515754">
          <w:marLeft w:val="640"/>
          <w:marRight w:val="0"/>
          <w:marTop w:val="0"/>
          <w:marBottom w:val="0"/>
          <w:divBdr>
            <w:top w:val="none" w:sz="0" w:space="0" w:color="auto"/>
            <w:left w:val="none" w:sz="0" w:space="0" w:color="auto"/>
            <w:bottom w:val="none" w:sz="0" w:space="0" w:color="auto"/>
            <w:right w:val="none" w:sz="0" w:space="0" w:color="auto"/>
          </w:divBdr>
        </w:div>
        <w:div w:id="1563365510">
          <w:marLeft w:val="640"/>
          <w:marRight w:val="0"/>
          <w:marTop w:val="0"/>
          <w:marBottom w:val="0"/>
          <w:divBdr>
            <w:top w:val="none" w:sz="0" w:space="0" w:color="auto"/>
            <w:left w:val="none" w:sz="0" w:space="0" w:color="auto"/>
            <w:bottom w:val="none" w:sz="0" w:space="0" w:color="auto"/>
            <w:right w:val="none" w:sz="0" w:space="0" w:color="auto"/>
          </w:divBdr>
        </w:div>
        <w:div w:id="2100826686">
          <w:marLeft w:val="640"/>
          <w:marRight w:val="0"/>
          <w:marTop w:val="0"/>
          <w:marBottom w:val="0"/>
          <w:divBdr>
            <w:top w:val="none" w:sz="0" w:space="0" w:color="auto"/>
            <w:left w:val="none" w:sz="0" w:space="0" w:color="auto"/>
            <w:bottom w:val="none" w:sz="0" w:space="0" w:color="auto"/>
            <w:right w:val="none" w:sz="0" w:space="0" w:color="auto"/>
          </w:divBdr>
        </w:div>
        <w:div w:id="1418215032">
          <w:marLeft w:val="640"/>
          <w:marRight w:val="0"/>
          <w:marTop w:val="0"/>
          <w:marBottom w:val="0"/>
          <w:divBdr>
            <w:top w:val="none" w:sz="0" w:space="0" w:color="auto"/>
            <w:left w:val="none" w:sz="0" w:space="0" w:color="auto"/>
            <w:bottom w:val="none" w:sz="0" w:space="0" w:color="auto"/>
            <w:right w:val="none" w:sz="0" w:space="0" w:color="auto"/>
          </w:divBdr>
        </w:div>
        <w:div w:id="730542274">
          <w:marLeft w:val="640"/>
          <w:marRight w:val="0"/>
          <w:marTop w:val="0"/>
          <w:marBottom w:val="0"/>
          <w:divBdr>
            <w:top w:val="none" w:sz="0" w:space="0" w:color="auto"/>
            <w:left w:val="none" w:sz="0" w:space="0" w:color="auto"/>
            <w:bottom w:val="none" w:sz="0" w:space="0" w:color="auto"/>
            <w:right w:val="none" w:sz="0" w:space="0" w:color="auto"/>
          </w:divBdr>
        </w:div>
        <w:div w:id="738359710">
          <w:marLeft w:val="640"/>
          <w:marRight w:val="0"/>
          <w:marTop w:val="0"/>
          <w:marBottom w:val="0"/>
          <w:divBdr>
            <w:top w:val="none" w:sz="0" w:space="0" w:color="auto"/>
            <w:left w:val="none" w:sz="0" w:space="0" w:color="auto"/>
            <w:bottom w:val="none" w:sz="0" w:space="0" w:color="auto"/>
            <w:right w:val="none" w:sz="0" w:space="0" w:color="auto"/>
          </w:divBdr>
        </w:div>
        <w:div w:id="1266160067">
          <w:marLeft w:val="640"/>
          <w:marRight w:val="0"/>
          <w:marTop w:val="0"/>
          <w:marBottom w:val="0"/>
          <w:divBdr>
            <w:top w:val="none" w:sz="0" w:space="0" w:color="auto"/>
            <w:left w:val="none" w:sz="0" w:space="0" w:color="auto"/>
            <w:bottom w:val="none" w:sz="0" w:space="0" w:color="auto"/>
            <w:right w:val="none" w:sz="0" w:space="0" w:color="auto"/>
          </w:divBdr>
        </w:div>
        <w:div w:id="54358183">
          <w:marLeft w:val="640"/>
          <w:marRight w:val="0"/>
          <w:marTop w:val="0"/>
          <w:marBottom w:val="0"/>
          <w:divBdr>
            <w:top w:val="none" w:sz="0" w:space="0" w:color="auto"/>
            <w:left w:val="none" w:sz="0" w:space="0" w:color="auto"/>
            <w:bottom w:val="none" w:sz="0" w:space="0" w:color="auto"/>
            <w:right w:val="none" w:sz="0" w:space="0" w:color="auto"/>
          </w:divBdr>
        </w:div>
        <w:div w:id="1354920701">
          <w:marLeft w:val="640"/>
          <w:marRight w:val="0"/>
          <w:marTop w:val="0"/>
          <w:marBottom w:val="0"/>
          <w:divBdr>
            <w:top w:val="none" w:sz="0" w:space="0" w:color="auto"/>
            <w:left w:val="none" w:sz="0" w:space="0" w:color="auto"/>
            <w:bottom w:val="none" w:sz="0" w:space="0" w:color="auto"/>
            <w:right w:val="none" w:sz="0" w:space="0" w:color="auto"/>
          </w:divBdr>
        </w:div>
        <w:div w:id="47195875">
          <w:marLeft w:val="640"/>
          <w:marRight w:val="0"/>
          <w:marTop w:val="0"/>
          <w:marBottom w:val="0"/>
          <w:divBdr>
            <w:top w:val="none" w:sz="0" w:space="0" w:color="auto"/>
            <w:left w:val="none" w:sz="0" w:space="0" w:color="auto"/>
            <w:bottom w:val="none" w:sz="0" w:space="0" w:color="auto"/>
            <w:right w:val="none" w:sz="0" w:space="0" w:color="auto"/>
          </w:divBdr>
        </w:div>
        <w:div w:id="2003124308">
          <w:marLeft w:val="640"/>
          <w:marRight w:val="0"/>
          <w:marTop w:val="0"/>
          <w:marBottom w:val="0"/>
          <w:divBdr>
            <w:top w:val="none" w:sz="0" w:space="0" w:color="auto"/>
            <w:left w:val="none" w:sz="0" w:space="0" w:color="auto"/>
            <w:bottom w:val="none" w:sz="0" w:space="0" w:color="auto"/>
            <w:right w:val="none" w:sz="0" w:space="0" w:color="auto"/>
          </w:divBdr>
        </w:div>
        <w:div w:id="1947034393">
          <w:marLeft w:val="640"/>
          <w:marRight w:val="0"/>
          <w:marTop w:val="0"/>
          <w:marBottom w:val="0"/>
          <w:divBdr>
            <w:top w:val="none" w:sz="0" w:space="0" w:color="auto"/>
            <w:left w:val="none" w:sz="0" w:space="0" w:color="auto"/>
            <w:bottom w:val="none" w:sz="0" w:space="0" w:color="auto"/>
            <w:right w:val="none" w:sz="0" w:space="0" w:color="auto"/>
          </w:divBdr>
        </w:div>
        <w:div w:id="1464542687">
          <w:marLeft w:val="640"/>
          <w:marRight w:val="0"/>
          <w:marTop w:val="0"/>
          <w:marBottom w:val="0"/>
          <w:divBdr>
            <w:top w:val="none" w:sz="0" w:space="0" w:color="auto"/>
            <w:left w:val="none" w:sz="0" w:space="0" w:color="auto"/>
            <w:bottom w:val="none" w:sz="0" w:space="0" w:color="auto"/>
            <w:right w:val="none" w:sz="0" w:space="0" w:color="auto"/>
          </w:divBdr>
        </w:div>
        <w:div w:id="1638955689">
          <w:marLeft w:val="640"/>
          <w:marRight w:val="0"/>
          <w:marTop w:val="0"/>
          <w:marBottom w:val="0"/>
          <w:divBdr>
            <w:top w:val="none" w:sz="0" w:space="0" w:color="auto"/>
            <w:left w:val="none" w:sz="0" w:space="0" w:color="auto"/>
            <w:bottom w:val="none" w:sz="0" w:space="0" w:color="auto"/>
            <w:right w:val="none" w:sz="0" w:space="0" w:color="auto"/>
          </w:divBdr>
        </w:div>
        <w:div w:id="1087381715">
          <w:marLeft w:val="640"/>
          <w:marRight w:val="0"/>
          <w:marTop w:val="0"/>
          <w:marBottom w:val="0"/>
          <w:divBdr>
            <w:top w:val="none" w:sz="0" w:space="0" w:color="auto"/>
            <w:left w:val="none" w:sz="0" w:space="0" w:color="auto"/>
            <w:bottom w:val="none" w:sz="0" w:space="0" w:color="auto"/>
            <w:right w:val="none" w:sz="0" w:space="0" w:color="auto"/>
          </w:divBdr>
        </w:div>
        <w:div w:id="1305693766">
          <w:marLeft w:val="640"/>
          <w:marRight w:val="0"/>
          <w:marTop w:val="0"/>
          <w:marBottom w:val="0"/>
          <w:divBdr>
            <w:top w:val="none" w:sz="0" w:space="0" w:color="auto"/>
            <w:left w:val="none" w:sz="0" w:space="0" w:color="auto"/>
            <w:bottom w:val="none" w:sz="0" w:space="0" w:color="auto"/>
            <w:right w:val="none" w:sz="0" w:space="0" w:color="auto"/>
          </w:divBdr>
        </w:div>
        <w:div w:id="1692074655">
          <w:marLeft w:val="640"/>
          <w:marRight w:val="0"/>
          <w:marTop w:val="0"/>
          <w:marBottom w:val="0"/>
          <w:divBdr>
            <w:top w:val="none" w:sz="0" w:space="0" w:color="auto"/>
            <w:left w:val="none" w:sz="0" w:space="0" w:color="auto"/>
            <w:bottom w:val="none" w:sz="0" w:space="0" w:color="auto"/>
            <w:right w:val="none" w:sz="0" w:space="0" w:color="auto"/>
          </w:divBdr>
        </w:div>
        <w:div w:id="601302684">
          <w:marLeft w:val="640"/>
          <w:marRight w:val="0"/>
          <w:marTop w:val="0"/>
          <w:marBottom w:val="0"/>
          <w:divBdr>
            <w:top w:val="none" w:sz="0" w:space="0" w:color="auto"/>
            <w:left w:val="none" w:sz="0" w:space="0" w:color="auto"/>
            <w:bottom w:val="none" w:sz="0" w:space="0" w:color="auto"/>
            <w:right w:val="none" w:sz="0" w:space="0" w:color="auto"/>
          </w:divBdr>
        </w:div>
        <w:div w:id="1011420559">
          <w:marLeft w:val="640"/>
          <w:marRight w:val="0"/>
          <w:marTop w:val="0"/>
          <w:marBottom w:val="0"/>
          <w:divBdr>
            <w:top w:val="none" w:sz="0" w:space="0" w:color="auto"/>
            <w:left w:val="none" w:sz="0" w:space="0" w:color="auto"/>
            <w:bottom w:val="none" w:sz="0" w:space="0" w:color="auto"/>
            <w:right w:val="none" w:sz="0" w:space="0" w:color="auto"/>
          </w:divBdr>
        </w:div>
        <w:div w:id="533150646">
          <w:marLeft w:val="640"/>
          <w:marRight w:val="0"/>
          <w:marTop w:val="0"/>
          <w:marBottom w:val="0"/>
          <w:divBdr>
            <w:top w:val="none" w:sz="0" w:space="0" w:color="auto"/>
            <w:left w:val="none" w:sz="0" w:space="0" w:color="auto"/>
            <w:bottom w:val="none" w:sz="0" w:space="0" w:color="auto"/>
            <w:right w:val="none" w:sz="0" w:space="0" w:color="auto"/>
          </w:divBdr>
        </w:div>
        <w:div w:id="1213928415">
          <w:marLeft w:val="640"/>
          <w:marRight w:val="0"/>
          <w:marTop w:val="0"/>
          <w:marBottom w:val="0"/>
          <w:divBdr>
            <w:top w:val="none" w:sz="0" w:space="0" w:color="auto"/>
            <w:left w:val="none" w:sz="0" w:space="0" w:color="auto"/>
            <w:bottom w:val="none" w:sz="0" w:space="0" w:color="auto"/>
            <w:right w:val="none" w:sz="0" w:space="0" w:color="auto"/>
          </w:divBdr>
        </w:div>
        <w:div w:id="1536694066">
          <w:marLeft w:val="640"/>
          <w:marRight w:val="0"/>
          <w:marTop w:val="0"/>
          <w:marBottom w:val="0"/>
          <w:divBdr>
            <w:top w:val="none" w:sz="0" w:space="0" w:color="auto"/>
            <w:left w:val="none" w:sz="0" w:space="0" w:color="auto"/>
            <w:bottom w:val="none" w:sz="0" w:space="0" w:color="auto"/>
            <w:right w:val="none" w:sz="0" w:space="0" w:color="auto"/>
          </w:divBdr>
        </w:div>
        <w:div w:id="1504129034">
          <w:marLeft w:val="640"/>
          <w:marRight w:val="0"/>
          <w:marTop w:val="0"/>
          <w:marBottom w:val="0"/>
          <w:divBdr>
            <w:top w:val="none" w:sz="0" w:space="0" w:color="auto"/>
            <w:left w:val="none" w:sz="0" w:space="0" w:color="auto"/>
            <w:bottom w:val="none" w:sz="0" w:space="0" w:color="auto"/>
            <w:right w:val="none" w:sz="0" w:space="0" w:color="auto"/>
          </w:divBdr>
        </w:div>
        <w:div w:id="373626110">
          <w:marLeft w:val="640"/>
          <w:marRight w:val="0"/>
          <w:marTop w:val="0"/>
          <w:marBottom w:val="0"/>
          <w:divBdr>
            <w:top w:val="none" w:sz="0" w:space="0" w:color="auto"/>
            <w:left w:val="none" w:sz="0" w:space="0" w:color="auto"/>
            <w:bottom w:val="none" w:sz="0" w:space="0" w:color="auto"/>
            <w:right w:val="none" w:sz="0" w:space="0" w:color="auto"/>
          </w:divBdr>
        </w:div>
        <w:div w:id="1804422061">
          <w:marLeft w:val="640"/>
          <w:marRight w:val="0"/>
          <w:marTop w:val="0"/>
          <w:marBottom w:val="0"/>
          <w:divBdr>
            <w:top w:val="none" w:sz="0" w:space="0" w:color="auto"/>
            <w:left w:val="none" w:sz="0" w:space="0" w:color="auto"/>
            <w:bottom w:val="none" w:sz="0" w:space="0" w:color="auto"/>
            <w:right w:val="none" w:sz="0" w:space="0" w:color="auto"/>
          </w:divBdr>
        </w:div>
        <w:div w:id="1026443788">
          <w:marLeft w:val="640"/>
          <w:marRight w:val="0"/>
          <w:marTop w:val="0"/>
          <w:marBottom w:val="0"/>
          <w:divBdr>
            <w:top w:val="none" w:sz="0" w:space="0" w:color="auto"/>
            <w:left w:val="none" w:sz="0" w:space="0" w:color="auto"/>
            <w:bottom w:val="none" w:sz="0" w:space="0" w:color="auto"/>
            <w:right w:val="none" w:sz="0" w:space="0" w:color="auto"/>
          </w:divBdr>
        </w:div>
        <w:div w:id="1161889085">
          <w:marLeft w:val="640"/>
          <w:marRight w:val="0"/>
          <w:marTop w:val="0"/>
          <w:marBottom w:val="0"/>
          <w:divBdr>
            <w:top w:val="none" w:sz="0" w:space="0" w:color="auto"/>
            <w:left w:val="none" w:sz="0" w:space="0" w:color="auto"/>
            <w:bottom w:val="none" w:sz="0" w:space="0" w:color="auto"/>
            <w:right w:val="none" w:sz="0" w:space="0" w:color="auto"/>
          </w:divBdr>
        </w:div>
        <w:div w:id="1828205044">
          <w:marLeft w:val="640"/>
          <w:marRight w:val="0"/>
          <w:marTop w:val="0"/>
          <w:marBottom w:val="0"/>
          <w:divBdr>
            <w:top w:val="none" w:sz="0" w:space="0" w:color="auto"/>
            <w:left w:val="none" w:sz="0" w:space="0" w:color="auto"/>
            <w:bottom w:val="none" w:sz="0" w:space="0" w:color="auto"/>
            <w:right w:val="none" w:sz="0" w:space="0" w:color="auto"/>
          </w:divBdr>
        </w:div>
        <w:div w:id="100491922">
          <w:marLeft w:val="640"/>
          <w:marRight w:val="0"/>
          <w:marTop w:val="0"/>
          <w:marBottom w:val="0"/>
          <w:divBdr>
            <w:top w:val="none" w:sz="0" w:space="0" w:color="auto"/>
            <w:left w:val="none" w:sz="0" w:space="0" w:color="auto"/>
            <w:bottom w:val="none" w:sz="0" w:space="0" w:color="auto"/>
            <w:right w:val="none" w:sz="0" w:space="0" w:color="auto"/>
          </w:divBdr>
        </w:div>
        <w:div w:id="536313786">
          <w:marLeft w:val="640"/>
          <w:marRight w:val="0"/>
          <w:marTop w:val="0"/>
          <w:marBottom w:val="0"/>
          <w:divBdr>
            <w:top w:val="none" w:sz="0" w:space="0" w:color="auto"/>
            <w:left w:val="none" w:sz="0" w:space="0" w:color="auto"/>
            <w:bottom w:val="none" w:sz="0" w:space="0" w:color="auto"/>
            <w:right w:val="none" w:sz="0" w:space="0" w:color="auto"/>
          </w:divBdr>
        </w:div>
        <w:div w:id="625310866">
          <w:marLeft w:val="640"/>
          <w:marRight w:val="0"/>
          <w:marTop w:val="0"/>
          <w:marBottom w:val="0"/>
          <w:divBdr>
            <w:top w:val="none" w:sz="0" w:space="0" w:color="auto"/>
            <w:left w:val="none" w:sz="0" w:space="0" w:color="auto"/>
            <w:bottom w:val="none" w:sz="0" w:space="0" w:color="auto"/>
            <w:right w:val="none" w:sz="0" w:space="0" w:color="auto"/>
          </w:divBdr>
        </w:div>
        <w:div w:id="759373616">
          <w:marLeft w:val="640"/>
          <w:marRight w:val="0"/>
          <w:marTop w:val="0"/>
          <w:marBottom w:val="0"/>
          <w:divBdr>
            <w:top w:val="none" w:sz="0" w:space="0" w:color="auto"/>
            <w:left w:val="none" w:sz="0" w:space="0" w:color="auto"/>
            <w:bottom w:val="none" w:sz="0" w:space="0" w:color="auto"/>
            <w:right w:val="none" w:sz="0" w:space="0" w:color="auto"/>
          </w:divBdr>
        </w:div>
        <w:div w:id="61297443">
          <w:marLeft w:val="640"/>
          <w:marRight w:val="0"/>
          <w:marTop w:val="0"/>
          <w:marBottom w:val="0"/>
          <w:divBdr>
            <w:top w:val="none" w:sz="0" w:space="0" w:color="auto"/>
            <w:left w:val="none" w:sz="0" w:space="0" w:color="auto"/>
            <w:bottom w:val="none" w:sz="0" w:space="0" w:color="auto"/>
            <w:right w:val="none" w:sz="0" w:space="0" w:color="auto"/>
          </w:divBdr>
        </w:div>
        <w:div w:id="2041279562">
          <w:marLeft w:val="640"/>
          <w:marRight w:val="0"/>
          <w:marTop w:val="0"/>
          <w:marBottom w:val="0"/>
          <w:divBdr>
            <w:top w:val="none" w:sz="0" w:space="0" w:color="auto"/>
            <w:left w:val="none" w:sz="0" w:space="0" w:color="auto"/>
            <w:bottom w:val="none" w:sz="0" w:space="0" w:color="auto"/>
            <w:right w:val="none" w:sz="0" w:space="0" w:color="auto"/>
          </w:divBdr>
        </w:div>
        <w:div w:id="1478183271">
          <w:marLeft w:val="640"/>
          <w:marRight w:val="0"/>
          <w:marTop w:val="0"/>
          <w:marBottom w:val="0"/>
          <w:divBdr>
            <w:top w:val="none" w:sz="0" w:space="0" w:color="auto"/>
            <w:left w:val="none" w:sz="0" w:space="0" w:color="auto"/>
            <w:bottom w:val="none" w:sz="0" w:space="0" w:color="auto"/>
            <w:right w:val="none" w:sz="0" w:space="0" w:color="auto"/>
          </w:divBdr>
        </w:div>
        <w:div w:id="288971560">
          <w:marLeft w:val="640"/>
          <w:marRight w:val="0"/>
          <w:marTop w:val="0"/>
          <w:marBottom w:val="0"/>
          <w:divBdr>
            <w:top w:val="none" w:sz="0" w:space="0" w:color="auto"/>
            <w:left w:val="none" w:sz="0" w:space="0" w:color="auto"/>
            <w:bottom w:val="none" w:sz="0" w:space="0" w:color="auto"/>
            <w:right w:val="none" w:sz="0" w:space="0" w:color="auto"/>
          </w:divBdr>
        </w:div>
        <w:div w:id="930553158">
          <w:marLeft w:val="640"/>
          <w:marRight w:val="0"/>
          <w:marTop w:val="0"/>
          <w:marBottom w:val="0"/>
          <w:divBdr>
            <w:top w:val="none" w:sz="0" w:space="0" w:color="auto"/>
            <w:left w:val="none" w:sz="0" w:space="0" w:color="auto"/>
            <w:bottom w:val="none" w:sz="0" w:space="0" w:color="auto"/>
            <w:right w:val="none" w:sz="0" w:space="0" w:color="auto"/>
          </w:divBdr>
        </w:div>
        <w:div w:id="688144209">
          <w:marLeft w:val="640"/>
          <w:marRight w:val="0"/>
          <w:marTop w:val="0"/>
          <w:marBottom w:val="0"/>
          <w:divBdr>
            <w:top w:val="none" w:sz="0" w:space="0" w:color="auto"/>
            <w:left w:val="none" w:sz="0" w:space="0" w:color="auto"/>
            <w:bottom w:val="none" w:sz="0" w:space="0" w:color="auto"/>
            <w:right w:val="none" w:sz="0" w:space="0" w:color="auto"/>
          </w:divBdr>
        </w:div>
        <w:div w:id="620647728">
          <w:marLeft w:val="640"/>
          <w:marRight w:val="0"/>
          <w:marTop w:val="0"/>
          <w:marBottom w:val="0"/>
          <w:divBdr>
            <w:top w:val="none" w:sz="0" w:space="0" w:color="auto"/>
            <w:left w:val="none" w:sz="0" w:space="0" w:color="auto"/>
            <w:bottom w:val="none" w:sz="0" w:space="0" w:color="auto"/>
            <w:right w:val="none" w:sz="0" w:space="0" w:color="auto"/>
          </w:divBdr>
        </w:div>
        <w:div w:id="1154680652">
          <w:marLeft w:val="640"/>
          <w:marRight w:val="0"/>
          <w:marTop w:val="0"/>
          <w:marBottom w:val="0"/>
          <w:divBdr>
            <w:top w:val="none" w:sz="0" w:space="0" w:color="auto"/>
            <w:left w:val="none" w:sz="0" w:space="0" w:color="auto"/>
            <w:bottom w:val="none" w:sz="0" w:space="0" w:color="auto"/>
            <w:right w:val="none" w:sz="0" w:space="0" w:color="auto"/>
          </w:divBdr>
        </w:div>
        <w:div w:id="1981567588">
          <w:marLeft w:val="640"/>
          <w:marRight w:val="0"/>
          <w:marTop w:val="0"/>
          <w:marBottom w:val="0"/>
          <w:divBdr>
            <w:top w:val="none" w:sz="0" w:space="0" w:color="auto"/>
            <w:left w:val="none" w:sz="0" w:space="0" w:color="auto"/>
            <w:bottom w:val="none" w:sz="0" w:space="0" w:color="auto"/>
            <w:right w:val="none" w:sz="0" w:space="0" w:color="auto"/>
          </w:divBdr>
        </w:div>
        <w:div w:id="1847478505">
          <w:marLeft w:val="640"/>
          <w:marRight w:val="0"/>
          <w:marTop w:val="0"/>
          <w:marBottom w:val="0"/>
          <w:divBdr>
            <w:top w:val="none" w:sz="0" w:space="0" w:color="auto"/>
            <w:left w:val="none" w:sz="0" w:space="0" w:color="auto"/>
            <w:bottom w:val="none" w:sz="0" w:space="0" w:color="auto"/>
            <w:right w:val="none" w:sz="0" w:space="0" w:color="auto"/>
          </w:divBdr>
        </w:div>
        <w:div w:id="817695068">
          <w:marLeft w:val="640"/>
          <w:marRight w:val="0"/>
          <w:marTop w:val="0"/>
          <w:marBottom w:val="0"/>
          <w:divBdr>
            <w:top w:val="none" w:sz="0" w:space="0" w:color="auto"/>
            <w:left w:val="none" w:sz="0" w:space="0" w:color="auto"/>
            <w:bottom w:val="none" w:sz="0" w:space="0" w:color="auto"/>
            <w:right w:val="none" w:sz="0" w:space="0" w:color="auto"/>
          </w:divBdr>
        </w:div>
        <w:div w:id="115833593">
          <w:marLeft w:val="640"/>
          <w:marRight w:val="0"/>
          <w:marTop w:val="0"/>
          <w:marBottom w:val="0"/>
          <w:divBdr>
            <w:top w:val="none" w:sz="0" w:space="0" w:color="auto"/>
            <w:left w:val="none" w:sz="0" w:space="0" w:color="auto"/>
            <w:bottom w:val="none" w:sz="0" w:space="0" w:color="auto"/>
            <w:right w:val="none" w:sz="0" w:space="0" w:color="auto"/>
          </w:divBdr>
        </w:div>
        <w:div w:id="1367412092">
          <w:marLeft w:val="640"/>
          <w:marRight w:val="0"/>
          <w:marTop w:val="0"/>
          <w:marBottom w:val="0"/>
          <w:divBdr>
            <w:top w:val="none" w:sz="0" w:space="0" w:color="auto"/>
            <w:left w:val="none" w:sz="0" w:space="0" w:color="auto"/>
            <w:bottom w:val="none" w:sz="0" w:space="0" w:color="auto"/>
            <w:right w:val="none" w:sz="0" w:space="0" w:color="auto"/>
          </w:divBdr>
        </w:div>
        <w:div w:id="1478690191">
          <w:marLeft w:val="640"/>
          <w:marRight w:val="0"/>
          <w:marTop w:val="0"/>
          <w:marBottom w:val="0"/>
          <w:divBdr>
            <w:top w:val="none" w:sz="0" w:space="0" w:color="auto"/>
            <w:left w:val="none" w:sz="0" w:space="0" w:color="auto"/>
            <w:bottom w:val="none" w:sz="0" w:space="0" w:color="auto"/>
            <w:right w:val="none" w:sz="0" w:space="0" w:color="auto"/>
          </w:divBdr>
        </w:div>
        <w:div w:id="981809749">
          <w:marLeft w:val="640"/>
          <w:marRight w:val="0"/>
          <w:marTop w:val="0"/>
          <w:marBottom w:val="0"/>
          <w:divBdr>
            <w:top w:val="none" w:sz="0" w:space="0" w:color="auto"/>
            <w:left w:val="none" w:sz="0" w:space="0" w:color="auto"/>
            <w:bottom w:val="none" w:sz="0" w:space="0" w:color="auto"/>
            <w:right w:val="none" w:sz="0" w:space="0" w:color="auto"/>
          </w:divBdr>
        </w:div>
        <w:div w:id="2028751182">
          <w:marLeft w:val="640"/>
          <w:marRight w:val="0"/>
          <w:marTop w:val="0"/>
          <w:marBottom w:val="0"/>
          <w:divBdr>
            <w:top w:val="none" w:sz="0" w:space="0" w:color="auto"/>
            <w:left w:val="none" w:sz="0" w:space="0" w:color="auto"/>
            <w:bottom w:val="none" w:sz="0" w:space="0" w:color="auto"/>
            <w:right w:val="none" w:sz="0" w:space="0" w:color="auto"/>
          </w:divBdr>
        </w:div>
        <w:div w:id="1236009699">
          <w:marLeft w:val="640"/>
          <w:marRight w:val="0"/>
          <w:marTop w:val="0"/>
          <w:marBottom w:val="0"/>
          <w:divBdr>
            <w:top w:val="none" w:sz="0" w:space="0" w:color="auto"/>
            <w:left w:val="none" w:sz="0" w:space="0" w:color="auto"/>
            <w:bottom w:val="none" w:sz="0" w:space="0" w:color="auto"/>
            <w:right w:val="none" w:sz="0" w:space="0" w:color="auto"/>
          </w:divBdr>
        </w:div>
        <w:div w:id="905384488">
          <w:marLeft w:val="640"/>
          <w:marRight w:val="0"/>
          <w:marTop w:val="0"/>
          <w:marBottom w:val="0"/>
          <w:divBdr>
            <w:top w:val="none" w:sz="0" w:space="0" w:color="auto"/>
            <w:left w:val="none" w:sz="0" w:space="0" w:color="auto"/>
            <w:bottom w:val="none" w:sz="0" w:space="0" w:color="auto"/>
            <w:right w:val="none" w:sz="0" w:space="0" w:color="auto"/>
          </w:divBdr>
        </w:div>
        <w:div w:id="680476112">
          <w:marLeft w:val="640"/>
          <w:marRight w:val="0"/>
          <w:marTop w:val="0"/>
          <w:marBottom w:val="0"/>
          <w:divBdr>
            <w:top w:val="none" w:sz="0" w:space="0" w:color="auto"/>
            <w:left w:val="none" w:sz="0" w:space="0" w:color="auto"/>
            <w:bottom w:val="none" w:sz="0" w:space="0" w:color="auto"/>
            <w:right w:val="none" w:sz="0" w:space="0" w:color="auto"/>
          </w:divBdr>
        </w:div>
        <w:div w:id="1585332266">
          <w:marLeft w:val="640"/>
          <w:marRight w:val="0"/>
          <w:marTop w:val="0"/>
          <w:marBottom w:val="0"/>
          <w:divBdr>
            <w:top w:val="none" w:sz="0" w:space="0" w:color="auto"/>
            <w:left w:val="none" w:sz="0" w:space="0" w:color="auto"/>
            <w:bottom w:val="none" w:sz="0" w:space="0" w:color="auto"/>
            <w:right w:val="none" w:sz="0" w:space="0" w:color="auto"/>
          </w:divBdr>
        </w:div>
        <w:div w:id="613943561">
          <w:marLeft w:val="640"/>
          <w:marRight w:val="0"/>
          <w:marTop w:val="0"/>
          <w:marBottom w:val="0"/>
          <w:divBdr>
            <w:top w:val="none" w:sz="0" w:space="0" w:color="auto"/>
            <w:left w:val="none" w:sz="0" w:space="0" w:color="auto"/>
            <w:bottom w:val="none" w:sz="0" w:space="0" w:color="auto"/>
            <w:right w:val="none" w:sz="0" w:space="0" w:color="auto"/>
          </w:divBdr>
        </w:div>
        <w:div w:id="868683381">
          <w:marLeft w:val="640"/>
          <w:marRight w:val="0"/>
          <w:marTop w:val="0"/>
          <w:marBottom w:val="0"/>
          <w:divBdr>
            <w:top w:val="none" w:sz="0" w:space="0" w:color="auto"/>
            <w:left w:val="none" w:sz="0" w:space="0" w:color="auto"/>
            <w:bottom w:val="none" w:sz="0" w:space="0" w:color="auto"/>
            <w:right w:val="none" w:sz="0" w:space="0" w:color="auto"/>
          </w:divBdr>
        </w:div>
        <w:div w:id="804932559">
          <w:marLeft w:val="640"/>
          <w:marRight w:val="0"/>
          <w:marTop w:val="0"/>
          <w:marBottom w:val="0"/>
          <w:divBdr>
            <w:top w:val="none" w:sz="0" w:space="0" w:color="auto"/>
            <w:left w:val="none" w:sz="0" w:space="0" w:color="auto"/>
            <w:bottom w:val="none" w:sz="0" w:space="0" w:color="auto"/>
            <w:right w:val="none" w:sz="0" w:space="0" w:color="auto"/>
          </w:divBdr>
        </w:div>
        <w:div w:id="1518541060">
          <w:marLeft w:val="640"/>
          <w:marRight w:val="0"/>
          <w:marTop w:val="0"/>
          <w:marBottom w:val="0"/>
          <w:divBdr>
            <w:top w:val="none" w:sz="0" w:space="0" w:color="auto"/>
            <w:left w:val="none" w:sz="0" w:space="0" w:color="auto"/>
            <w:bottom w:val="none" w:sz="0" w:space="0" w:color="auto"/>
            <w:right w:val="none" w:sz="0" w:space="0" w:color="auto"/>
          </w:divBdr>
        </w:div>
        <w:div w:id="1209799936">
          <w:marLeft w:val="640"/>
          <w:marRight w:val="0"/>
          <w:marTop w:val="0"/>
          <w:marBottom w:val="0"/>
          <w:divBdr>
            <w:top w:val="none" w:sz="0" w:space="0" w:color="auto"/>
            <w:left w:val="none" w:sz="0" w:space="0" w:color="auto"/>
            <w:bottom w:val="none" w:sz="0" w:space="0" w:color="auto"/>
            <w:right w:val="none" w:sz="0" w:space="0" w:color="auto"/>
          </w:divBdr>
        </w:div>
        <w:div w:id="839195542">
          <w:marLeft w:val="640"/>
          <w:marRight w:val="0"/>
          <w:marTop w:val="0"/>
          <w:marBottom w:val="0"/>
          <w:divBdr>
            <w:top w:val="none" w:sz="0" w:space="0" w:color="auto"/>
            <w:left w:val="none" w:sz="0" w:space="0" w:color="auto"/>
            <w:bottom w:val="none" w:sz="0" w:space="0" w:color="auto"/>
            <w:right w:val="none" w:sz="0" w:space="0" w:color="auto"/>
          </w:divBdr>
        </w:div>
        <w:div w:id="1732923581">
          <w:marLeft w:val="640"/>
          <w:marRight w:val="0"/>
          <w:marTop w:val="0"/>
          <w:marBottom w:val="0"/>
          <w:divBdr>
            <w:top w:val="none" w:sz="0" w:space="0" w:color="auto"/>
            <w:left w:val="none" w:sz="0" w:space="0" w:color="auto"/>
            <w:bottom w:val="none" w:sz="0" w:space="0" w:color="auto"/>
            <w:right w:val="none" w:sz="0" w:space="0" w:color="auto"/>
          </w:divBdr>
        </w:div>
        <w:div w:id="1968974848">
          <w:marLeft w:val="640"/>
          <w:marRight w:val="0"/>
          <w:marTop w:val="0"/>
          <w:marBottom w:val="0"/>
          <w:divBdr>
            <w:top w:val="none" w:sz="0" w:space="0" w:color="auto"/>
            <w:left w:val="none" w:sz="0" w:space="0" w:color="auto"/>
            <w:bottom w:val="none" w:sz="0" w:space="0" w:color="auto"/>
            <w:right w:val="none" w:sz="0" w:space="0" w:color="auto"/>
          </w:divBdr>
        </w:div>
        <w:div w:id="542912160">
          <w:marLeft w:val="640"/>
          <w:marRight w:val="0"/>
          <w:marTop w:val="0"/>
          <w:marBottom w:val="0"/>
          <w:divBdr>
            <w:top w:val="none" w:sz="0" w:space="0" w:color="auto"/>
            <w:left w:val="none" w:sz="0" w:space="0" w:color="auto"/>
            <w:bottom w:val="none" w:sz="0" w:space="0" w:color="auto"/>
            <w:right w:val="none" w:sz="0" w:space="0" w:color="auto"/>
          </w:divBdr>
        </w:div>
        <w:div w:id="1209419054">
          <w:marLeft w:val="640"/>
          <w:marRight w:val="0"/>
          <w:marTop w:val="0"/>
          <w:marBottom w:val="0"/>
          <w:divBdr>
            <w:top w:val="none" w:sz="0" w:space="0" w:color="auto"/>
            <w:left w:val="none" w:sz="0" w:space="0" w:color="auto"/>
            <w:bottom w:val="none" w:sz="0" w:space="0" w:color="auto"/>
            <w:right w:val="none" w:sz="0" w:space="0" w:color="auto"/>
          </w:divBdr>
        </w:div>
        <w:div w:id="564029535">
          <w:marLeft w:val="640"/>
          <w:marRight w:val="0"/>
          <w:marTop w:val="0"/>
          <w:marBottom w:val="0"/>
          <w:divBdr>
            <w:top w:val="none" w:sz="0" w:space="0" w:color="auto"/>
            <w:left w:val="none" w:sz="0" w:space="0" w:color="auto"/>
            <w:bottom w:val="none" w:sz="0" w:space="0" w:color="auto"/>
            <w:right w:val="none" w:sz="0" w:space="0" w:color="auto"/>
          </w:divBdr>
        </w:div>
        <w:div w:id="608002499">
          <w:marLeft w:val="640"/>
          <w:marRight w:val="0"/>
          <w:marTop w:val="0"/>
          <w:marBottom w:val="0"/>
          <w:divBdr>
            <w:top w:val="none" w:sz="0" w:space="0" w:color="auto"/>
            <w:left w:val="none" w:sz="0" w:space="0" w:color="auto"/>
            <w:bottom w:val="none" w:sz="0" w:space="0" w:color="auto"/>
            <w:right w:val="none" w:sz="0" w:space="0" w:color="auto"/>
          </w:divBdr>
        </w:div>
        <w:div w:id="567689844">
          <w:marLeft w:val="640"/>
          <w:marRight w:val="0"/>
          <w:marTop w:val="0"/>
          <w:marBottom w:val="0"/>
          <w:divBdr>
            <w:top w:val="none" w:sz="0" w:space="0" w:color="auto"/>
            <w:left w:val="none" w:sz="0" w:space="0" w:color="auto"/>
            <w:bottom w:val="none" w:sz="0" w:space="0" w:color="auto"/>
            <w:right w:val="none" w:sz="0" w:space="0" w:color="auto"/>
          </w:divBdr>
        </w:div>
        <w:div w:id="100419365">
          <w:marLeft w:val="640"/>
          <w:marRight w:val="0"/>
          <w:marTop w:val="0"/>
          <w:marBottom w:val="0"/>
          <w:divBdr>
            <w:top w:val="none" w:sz="0" w:space="0" w:color="auto"/>
            <w:left w:val="none" w:sz="0" w:space="0" w:color="auto"/>
            <w:bottom w:val="none" w:sz="0" w:space="0" w:color="auto"/>
            <w:right w:val="none" w:sz="0" w:space="0" w:color="auto"/>
          </w:divBdr>
        </w:div>
        <w:div w:id="2038656548">
          <w:marLeft w:val="640"/>
          <w:marRight w:val="0"/>
          <w:marTop w:val="0"/>
          <w:marBottom w:val="0"/>
          <w:divBdr>
            <w:top w:val="none" w:sz="0" w:space="0" w:color="auto"/>
            <w:left w:val="none" w:sz="0" w:space="0" w:color="auto"/>
            <w:bottom w:val="none" w:sz="0" w:space="0" w:color="auto"/>
            <w:right w:val="none" w:sz="0" w:space="0" w:color="auto"/>
          </w:divBdr>
        </w:div>
        <w:div w:id="2092849317">
          <w:marLeft w:val="640"/>
          <w:marRight w:val="0"/>
          <w:marTop w:val="0"/>
          <w:marBottom w:val="0"/>
          <w:divBdr>
            <w:top w:val="none" w:sz="0" w:space="0" w:color="auto"/>
            <w:left w:val="none" w:sz="0" w:space="0" w:color="auto"/>
            <w:bottom w:val="none" w:sz="0" w:space="0" w:color="auto"/>
            <w:right w:val="none" w:sz="0" w:space="0" w:color="auto"/>
          </w:divBdr>
        </w:div>
        <w:div w:id="1586376043">
          <w:marLeft w:val="640"/>
          <w:marRight w:val="0"/>
          <w:marTop w:val="0"/>
          <w:marBottom w:val="0"/>
          <w:divBdr>
            <w:top w:val="none" w:sz="0" w:space="0" w:color="auto"/>
            <w:left w:val="none" w:sz="0" w:space="0" w:color="auto"/>
            <w:bottom w:val="none" w:sz="0" w:space="0" w:color="auto"/>
            <w:right w:val="none" w:sz="0" w:space="0" w:color="auto"/>
          </w:divBdr>
        </w:div>
        <w:div w:id="1698844643">
          <w:marLeft w:val="640"/>
          <w:marRight w:val="0"/>
          <w:marTop w:val="0"/>
          <w:marBottom w:val="0"/>
          <w:divBdr>
            <w:top w:val="none" w:sz="0" w:space="0" w:color="auto"/>
            <w:left w:val="none" w:sz="0" w:space="0" w:color="auto"/>
            <w:bottom w:val="none" w:sz="0" w:space="0" w:color="auto"/>
            <w:right w:val="none" w:sz="0" w:space="0" w:color="auto"/>
          </w:divBdr>
        </w:div>
        <w:div w:id="1711955472">
          <w:marLeft w:val="640"/>
          <w:marRight w:val="0"/>
          <w:marTop w:val="0"/>
          <w:marBottom w:val="0"/>
          <w:divBdr>
            <w:top w:val="none" w:sz="0" w:space="0" w:color="auto"/>
            <w:left w:val="none" w:sz="0" w:space="0" w:color="auto"/>
            <w:bottom w:val="none" w:sz="0" w:space="0" w:color="auto"/>
            <w:right w:val="none" w:sz="0" w:space="0" w:color="auto"/>
          </w:divBdr>
        </w:div>
        <w:div w:id="1093865339">
          <w:marLeft w:val="640"/>
          <w:marRight w:val="0"/>
          <w:marTop w:val="0"/>
          <w:marBottom w:val="0"/>
          <w:divBdr>
            <w:top w:val="none" w:sz="0" w:space="0" w:color="auto"/>
            <w:left w:val="none" w:sz="0" w:space="0" w:color="auto"/>
            <w:bottom w:val="none" w:sz="0" w:space="0" w:color="auto"/>
            <w:right w:val="none" w:sz="0" w:space="0" w:color="auto"/>
          </w:divBdr>
        </w:div>
        <w:div w:id="1714427449">
          <w:marLeft w:val="640"/>
          <w:marRight w:val="0"/>
          <w:marTop w:val="0"/>
          <w:marBottom w:val="0"/>
          <w:divBdr>
            <w:top w:val="none" w:sz="0" w:space="0" w:color="auto"/>
            <w:left w:val="none" w:sz="0" w:space="0" w:color="auto"/>
            <w:bottom w:val="none" w:sz="0" w:space="0" w:color="auto"/>
            <w:right w:val="none" w:sz="0" w:space="0" w:color="auto"/>
          </w:divBdr>
        </w:div>
        <w:div w:id="516432295">
          <w:marLeft w:val="640"/>
          <w:marRight w:val="0"/>
          <w:marTop w:val="0"/>
          <w:marBottom w:val="0"/>
          <w:divBdr>
            <w:top w:val="none" w:sz="0" w:space="0" w:color="auto"/>
            <w:left w:val="none" w:sz="0" w:space="0" w:color="auto"/>
            <w:bottom w:val="none" w:sz="0" w:space="0" w:color="auto"/>
            <w:right w:val="none" w:sz="0" w:space="0" w:color="auto"/>
          </w:divBdr>
        </w:div>
        <w:div w:id="504900732">
          <w:marLeft w:val="640"/>
          <w:marRight w:val="0"/>
          <w:marTop w:val="0"/>
          <w:marBottom w:val="0"/>
          <w:divBdr>
            <w:top w:val="none" w:sz="0" w:space="0" w:color="auto"/>
            <w:left w:val="none" w:sz="0" w:space="0" w:color="auto"/>
            <w:bottom w:val="none" w:sz="0" w:space="0" w:color="auto"/>
            <w:right w:val="none" w:sz="0" w:space="0" w:color="auto"/>
          </w:divBdr>
        </w:div>
        <w:div w:id="694816085">
          <w:marLeft w:val="640"/>
          <w:marRight w:val="0"/>
          <w:marTop w:val="0"/>
          <w:marBottom w:val="0"/>
          <w:divBdr>
            <w:top w:val="none" w:sz="0" w:space="0" w:color="auto"/>
            <w:left w:val="none" w:sz="0" w:space="0" w:color="auto"/>
            <w:bottom w:val="none" w:sz="0" w:space="0" w:color="auto"/>
            <w:right w:val="none" w:sz="0" w:space="0" w:color="auto"/>
          </w:divBdr>
        </w:div>
        <w:div w:id="1914855311">
          <w:marLeft w:val="640"/>
          <w:marRight w:val="0"/>
          <w:marTop w:val="0"/>
          <w:marBottom w:val="0"/>
          <w:divBdr>
            <w:top w:val="none" w:sz="0" w:space="0" w:color="auto"/>
            <w:left w:val="none" w:sz="0" w:space="0" w:color="auto"/>
            <w:bottom w:val="none" w:sz="0" w:space="0" w:color="auto"/>
            <w:right w:val="none" w:sz="0" w:space="0" w:color="auto"/>
          </w:divBdr>
        </w:div>
        <w:div w:id="126360059">
          <w:marLeft w:val="640"/>
          <w:marRight w:val="0"/>
          <w:marTop w:val="0"/>
          <w:marBottom w:val="0"/>
          <w:divBdr>
            <w:top w:val="none" w:sz="0" w:space="0" w:color="auto"/>
            <w:left w:val="none" w:sz="0" w:space="0" w:color="auto"/>
            <w:bottom w:val="none" w:sz="0" w:space="0" w:color="auto"/>
            <w:right w:val="none" w:sz="0" w:space="0" w:color="auto"/>
          </w:divBdr>
        </w:div>
        <w:div w:id="856964579">
          <w:marLeft w:val="640"/>
          <w:marRight w:val="0"/>
          <w:marTop w:val="0"/>
          <w:marBottom w:val="0"/>
          <w:divBdr>
            <w:top w:val="none" w:sz="0" w:space="0" w:color="auto"/>
            <w:left w:val="none" w:sz="0" w:space="0" w:color="auto"/>
            <w:bottom w:val="none" w:sz="0" w:space="0" w:color="auto"/>
            <w:right w:val="none" w:sz="0" w:space="0" w:color="auto"/>
          </w:divBdr>
        </w:div>
        <w:div w:id="1436711733">
          <w:marLeft w:val="640"/>
          <w:marRight w:val="0"/>
          <w:marTop w:val="0"/>
          <w:marBottom w:val="0"/>
          <w:divBdr>
            <w:top w:val="none" w:sz="0" w:space="0" w:color="auto"/>
            <w:left w:val="none" w:sz="0" w:space="0" w:color="auto"/>
            <w:bottom w:val="none" w:sz="0" w:space="0" w:color="auto"/>
            <w:right w:val="none" w:sz="0" w:space="0" w:color="auto"/>
          </w:divBdr>
        </w:div>
        <w:div w:id="1437287590">
          <w:marLeft w:val="640"/>
          <w:marRight w:val="0"/>
          <w:marTop w:val="0"/>
          <w:marBottom w:val="0"/>
          <w:divBdr>
            <w:top w:val="none" w:sz="0" w:space="0" w:color="auto"/>
            <w:left w:val="none" w:sz="0" w:space="0" w:color="auto"/>
            <w:bottom w:val="none" w:sz="0" w:space="0" w:color="auto"/>
            <w:right w:val="none" w:sz="0" w:space="0" w:color="auto"/>
          </w:divBdr>
        </w:div>
        <w:div w:id="987323238">
          <w:marLeft w:val="640"/>
          <w:marRight w:val="0"/>
          <w:marTop w:val="0"/>
          <w:marBottom w:val="0"/>
          <w:divBdr>
            <w:top w:val="none" w:sz="0" w:space="0" w:color="auto"/>
            <w:left w:val="none" w:sz="0" w:space="0" w:color="auto"/>
            <w:bottom w:val="none" w:sz="0" w:space="0" w:color="auto"/>
            <w:right w:val="none" w:sz="0" w:space="0" w:color="auto"/>
          </w:divBdr>
        </w:div>
        <w:div w:id="2086686629">
          <w:marLeft w:val="640"/>
          <w:marRight w:val="0"/>
          <w:marTop w:val="0"/>
          <w:marBottom w:val="0"/>
          <w:divBdr>
            <w:top w:val="none" w:sz="0" w:space="0" w:color="auto"/>
            <w:left w:val="none" w:sz="0" w:space="0" w:color="auto"/>
            <w:bottom w:val="none" w:sz="0" w:space="0" w:color="auto"/>
            <w:right w:val="none" w:sz="0" w:space="0" w:color="auto"/>
          </w:divBdr>
        </w:div>
        <w:div w:id="14579572">
          <w:marLeft w:val="640"/>
          <w:marRight w:val="0"/>
          <w:marTop w:val="0"/>
          <w:marBottom w:val="0"/>
          <w:divBdr>
            <w:top w:val="none" w:sz="0" w:space="0" w:color="auto"/>
            <w:left w:val="none" w:sz="0" w:space="0" w:color="auto"/>
            <w:bottom w:val="none" w:sz="0" w:space="0" w:color="auto"/>
            <w:right w:val="none" w:sz="0" w:space="0" w:color="auto"/>
          </w:divBdr>
        </w:div>
        <w:div w:id="1270626664">
          <w:marLeft w:val="640"/>
          <w:marRight w:val="0"/>
          <w:marTop w:val="0"/>
          <w:marBottom w:val="0"/>
          <w:divBdr>
            <w:top w:val="none" w:sz="0" w:space="0" w:color="auto"/>
            <w:left w:val="none" w:sz="0" w:space="0" w:color="auto"/>
            <w:bottom w:val="none" w:sz="0" w:space="0" w:color="auto"/>
            <w:right w:val="none" w:sz="0" w:space="0" w:color="auto"/>
          </w:divBdr>
        </w:div>
        <w:div w:id="1519543092">
          <w:marLeft w:val="640"/>
          <w:marRight w:val="0"/>
          <w:marTop w:val="0"/>
          <w:marBottom w:val="0"/>
          <w:divBdr>
            <w:top w:val="none" w:sz="0" w:space="0" w:color="auto"/>
            <w:left w:val="none" w:sz="0" w:space="0" w:color="auto"/>
            <w:bottom w:val="none" w:sz="0" w:space="0" w:color="auto"/>
            <w:right w:val="none" w:sz="0" w:space="0" w:color="auto"/>
          </w:divBdr>
        </w:div>
        <w:div w:id="1972861958">
          <w:marLeft w:val="640"/>
          <w:marRight w:val="0"/>
          <w:marTop w:val="0"/>
          <w:marBottom w:val="0"/>
          <w:divBdr>
            <w:top w:val="none" w:sz="0" w:space="0" w:color="auto"/>
            <w:left w:val="none" w:sz="0" w:space="0" w:color="auto"/>
            <w:bottom w:val="none" w:sz="0" w:space="0" w:color="auto"/>
            <w:right w:val="none" w:sz="0" w:space="0" w:color="auto"/>
          </w:divBdr>
        </w:div>
        <w:div w:id="780340935">
          <w:marLeft w:val="640"/>
          <w:marRight w:val="0"/>
          <w:marTop w:val="0"/>
          <w:marBottom w:val="0"/>
          <w:divBdr>
            <w:top w:val="none" w:sz="0" w:space="0" w:color="auto"/>
            <w:left w:val="none" w:sz="0" w:space="0" w:color="auto"/>
            <w:bottom w:val="none" w:sz="0" w:space="0" w:color="auto"/>
            <w:right w:val="none" w:sz="0" w:space="0" w:color="auto"/>
          </w:divBdr>
        </w:div>
        <w:div w:id="1957173586">
          <w:marLeft w:val="640"/>
          <w:marRight w:val="0"/>
          <w:marTop w:val="0"/>
          <w:marBottom w:val="0"/>
          <w:divBdr>
            <w:top w:val="none" w:sz="0" w:space="0" w:color="auto"/>
            <w:left w:val="none" w:sz="0" w:space="0" w:color="auto"/>
            <w:bottom w:val="none" w:sz="0" w:space="0" w:color="auto"/>
            <w:right w:val="none" w:sz="0" w:space="0" w:color="auto"/>
          </w:divBdr>
        </w:div>
        <w:div w:id="22097822">
          <w:marLeft w:val="640"/>
          <w:marRight w:val="0"/>
          <w:marTop w:val="0"/>
          <w:marBottom w:val="0"/>
          <w:divBdr>
            <w:top w:val="none" w:sz="0" w:space="0" w:color="auto"/>
            <w:left w:val="none" w:sz="0" w:space="0" w:color="auto"/>
            <w:bottom w:val="none" w:sz="0" w:space="0" w:color="auto"/>
            <w:right w:val="none" w:sz="0" w:space="0" w:color="auto"/>
          </w:divBdr>
        </w:div>
        <w:div w:id="1310091139">
          <w:marLeft w:val="640"/>
          <w:marRight w:val="0"/>
          <w:marTop w:val="0"/>
          <w:marBottom w:val="0"/>
          <w:divBdr>
            <w:top w:val="none" w:sz="0" w:space="0" w:color="auto"/>
            <w:left w:val="none" w:sz="0" w:space="0" w:color="auto"/>
            <w:bottom w:val="none" w:sz="0" w:space="0" w:color="auto"/>
            <w:right w:val="none" w:sz="0" w:space="0" w:color="auto"/>
          </w:divBdr>
        </w:div>
        <w:div w:id="1068572439">
          <w:marLeft w:val="640"/>
          <w:marRight w:val="0"/>
          <w:marTop w:val="0"/>
          <w:marBottom w:val="0"/>
          <w:divBdr>
            <w:top w:val="none" w:sz="0" w:space="0" w:color="auto"/>
            <w:left w:val="none" w:sz="0" w:space="0" w:color="auto"/>
            <w:bottom w:val="none" w:sz="0" w:space="0" w:color="auto"/>
            <w:right w:val="none" w:sz="0" w:space="0" w:color="auto"/>
          </w:divBdr>
        </w:div>
        <w:div w:id="1401556546">
          <w:marLeft w:val="640"/>
          <w:marRight w:val="0"/>
          <w:marTop w:val="0"/>
          <w:marBottom w:val="0"/>
          <w:divBdr>
            <w:top w:val="none" w:sz="0" w:space="0" w:color="auto"/>
            <w:left w:val="none" w:sz="0" w:space="0" w:color="auto"/>
            <w:bottom w:val="none" w:sz="0" w:space="0" w:color="auto"/>
            <w:right w:val="none" w:sz="0" w:space="0" w:color="auto"/>
          </w:divBdr>
        </w:div>
        <w:div w:id="2105419860">
          <w:marLeft w:val="640"/>
          <w:marRight w:val="0"/>
          <w:marTop w:val="0"/>
          <w:marBottom w:val="0"/>
          <w:divBdr>
            <w:top w:val="none" w:sz="0" w:space="0" w:color="auto"/>
            <w:left w:val="none" w:sz="0" w:space="0" w:color="auto"/>
            <w:bottom w:val="none" w:sz="0" w:space="0" w:color="auto"/>
            <w:right w:val="none" w:sz="0" w:space="0" w:color="auto"/>
          </w:divBdr>
        </w:div>
        <w:div w:id="880556872">
          <w:marLeft w:val="640"/>
          <w:marRight w:val="0"/>
          <w:marTop w:val="0"/>
          <w:marBottom w:val="0"/>
          <w:divBdr>
            <w:top w:val="none" w:sz="0" w:space="0" w:color="auto"/>
            <w:left w:val="none" w:sz="0" w:space="0" w:color="auto"/>
            <w:bottom w:val="none" w:sz="0" w:space="0" w:color="auto"/>
            <w:right w:val="none" w:sz="0" w:space="0" w:color="auto"/>
          </w:divBdr>
        </w:div>
        <w:div w:id="1489862205">
          <w:marLeft w:val="640"/>
          <w:marRight w:val="0"/>
          <w:marTop w:val="0"/>
          <w:marBottom w:val="0"/>
          <w:divBdr>
            <w:top w:val="none" w:sz="0" w:space="0" w:color="auto"/>
            <w:left w:val="none" w:sz="0" w:space="0" w:color="auto"/>
            <w:bottom w:val="none" w:sz="0" w:space="0" w:color="auto"/>
            <w:right w:val="none" w:sz="0" w:space="0" w:color="auto"/>
          </w:divBdr>
        </w:div>
        <w:div w:id="126440848">
          <w:marLeft w:val="640"/>
          <w:marRight w:val="0"/>
          <w:marTop w:val="0"/>
          <w:marBottom w:val="0"/>
          <w:divBdr>
            <w:top w:val="none" w:sz="0" w:space="0" w:color="auto"/>
            <w:left w:val="none" w:sz="0" w:space="0" w:color="auto"/>
            <w:bottom w:val="none" w:sz="0" w:space="0" w:color="auto"/>
            <w:right w:val="none" w:sz="0" w:space="0" w:color="auto"/>
          </w:divBdr>
        </w:div>
        <w:div w:id="343945239">
          <w:marLeft w:val="640"/>
          <w:marRight w:val="0"/>
          <w:marTop w:val="0"/>
          <w:marBottom w:val="0"/>
          <w:divBdr>
            <w:top w:val="none" w:sz="0" w:space="0" w:color="auto"/>
            <w:left w:val="none" w:sz="0" w:space="0" w:color="auto"/>
            <w:bottom w:val="none" w:sz="0" w:space="0" w:color="auto"/>
            <w:right w:val="none" w:sz="0" w:space="0" w:color="auto"/>
          </w:divBdr>
        </w:div>
        <w:div w:id="1849638189">
          <w:marLeft w:val="640"/>
          <w:marRight w:val="0"/>
          <w:marTop w:val="0"/>
          <w:marBottom w:val="0"/>
          <w:divBdr>
            <w:top w:val="none" w:sz="0" w:space="0" w:color="auto"/>
            <w:left w:val="none" w:sz="0" w:space="0" w:color="auto"/>
            <w:bottom w:val="none" w:sz="0" w:space="0" w:color="auto"/>
            <w:right w:val="none" w:sz="0" w:space="0" w:color="auto"/>
          </w:divBdr>
        </w:div>
        <w:div w:id="1969167087">
          <w:marLeft w:val="640"/>
          <w:marRight w:val="0"/>
          <w:marTop w:val="0"/>
          <w:marBottom w:val="0"/>
          <w:divBdr>
            <w:top w:val="none" w:sz="0" w:space="0" w:color="auto"/>
            <w:left w:val="none" w:sz="0" w:space="0" w:color="auto"/>
            <w:bottom w:val="none" w:sz="0" w:space="0" w:color="auto"/>
            <w:right w:val="none" w:sz="0" w:space="0" w:color="auto"/>
          </w:divBdr>
        </w:div>
        <w:div w:id="1298953919">
          <w:marLeft w:val="640"/>
          <w:marRight w:val="0"/>
          <w:marTop w:val="0"/>
          <w:marBottom w:val="0"/>
          <w:divBdr>
            <w:top w:val="none" w:sz="0" w:space="0" w:color="auto"/>
            <w:left w:val="none" w:sz="0" w:space="0" w:color="auto"/>
            <w:bottom w:val="none" w:sz="0" w:space="0" w:color="auto"/>
            <w:right w:val="none" w:sz="0" w:space="0" w:color="auto"/>
          </w:divBdr>
        </w:div>
        <w:div w:id="853886858">
          <w:marLeft w:val="640"/>
          <w:marRight w:val="0"/>
          <w:marTop w:val="0"/>
          <w:marBottom w:val="0"/>
          <w:divBdr>
            <w:top w:val="none" w:sz="0" w:space="0" w:color="auto"/>
            <w:left w:val="none" w:sz="0" w:space="0" w:color="auto"/>
            <w:bottom w:val="none" w:sz="0" w:space="0" w:color="auto"/>
            <w:right w:val="none" w:sz="0" w:space="0" w:color="auto"/>
          </w:divBdr>
        </w:div>
        <w:div w:id="646857440">
          <w:marLeft w:val="640"/>
          <w:marRight w:val="0"/>
          <w:marTop w:val="0"/>
          <w:marBottom w:val="0"/>
          <w:divBdr>
            <w:top w:val="none" w:sz="0" w:space="0" w:color="auto"/>
            <w:left w:val="none" w:sz="0" w:space="0" w:color="auto"/>
            <w:bottom w:val="none" w:sz="0" w:space="0" w:color="auto"/>
            <w:right w:val="none" w:sz="0" w:space="0" w:color="auto"/>
          </w:divBdr>
        </w:div>
        <w:div w:id="523250915">
          <w:marLeft w:val="640"/>
          <w:marRight w:val="0"/>
          <w:marTop w:val="0"/>
          <w:marBottom w:val="0"/>
          <w:divBdr>
            <w:top w:val="none" w:sz="0" w:space="0" w:color="auto"/>
            <w:left w:val="none" w:sz="0" w:space="0" w:color="auto"/>
            <w:bottom w:val="none" w:sz="0" w:space="0" w:color="auto"/>
            <w:right w:val="none" w:sz="0" w:space="0" w:color="auto"/>
          </w:divBdr>
        </w:div>
        <w:div w:id="258606667">
          <w:marLeft w:val="640"/>
          <w:marRight w:val="0"/>
          <w:marTop w:val="0"/>
          <w:marBottom w:val="0"/>
          <w:divBdr>
            <w:top w:val="none" w:sz="0" w:space="0" w:color="auto"/>
            <w:left w:val="none" w:sz="0" w:space="0" w:color="auto"/>
            <w:bottom w:val="none" w:sz="0" w:space="0" w:color="auto"/>
            <w:right w:val="none" w:sz="0" w:space="0" w:color="auto"/>
          </w:divBdr>
        </w:div>
        <w:div w:id="2023630112">
          <w:marLeft w:val="640"/>
          <w:marRight w:val="0"/>
          <w:marTop w:val="0"/>
          <w:marBottom w:val="0"/>
          <w:divBdr>
            <w:top w:val="none" w:sz="0" w:space="0" w:color="auto"/>
            <w:left w:val="none" w:sz="0" w:space="0" w:color="auto"/>
            <w:bottom w:val="none" w:sz="0" w:space="0" w:color="auto"/>
            <w:right w:val="none" w:sz="0" w:space="0" w:color="auto"/>
          </w:divBdr>
        </w:div>
        <w:div w:id="1202983817">
          <w:marLeft w:val="640"/>
          <w:marRight w:val="0"/>
          <w:marTop w:val="0"/>
          <w:marBottom w:val="0"/>
          <w:divBdr>
            <w:top w:val="none" w:sz="0" w:space="0" w:color="auto"/>
            <w:left w:val="none" w:sz="0" w:space="0" w:color="auto"/>
            <w:bottom w:val="none" w:sz="0" w:space="0" w:color="auto"/>
            <w:right w:val="none" w:sz="0" w:space="0" w:color="auto"/>
          </w:divBdr>
        </w:div>
        <w:div w:id="238098656">
          <w:marLeft w:val="640"/>
          <w:marRight w:val="0"/>
          <w:marTop w:val="0"/>
          <w:marBottom w:val="0"/>
          <w:divBdr>
            <w:top w:val="none" w:sz="0" w:space="0" w:color="auto"/>
            <w:left w:val="none" w:sz="0" w:space="0" w:color="auto"/>
            <w:bottom w:val="none" w:sz="0" w:space="0" w:color="auto"/>
            <w:right w:val="none" w:sz="0" w:space="0" w:color="auto"/>
          </w:divBdr>
        </w:div>
        <w:div w:id="1365133045">
          <w:marLeft w:val="640"/>
          <w:marRight w:val="0"/>
          <w:marTop w:val="0"/>
          <w:marBottom w:val="0"/>
          <w:divBdr>
            <w:top w:val="none" w:sz="0" w:space="0" w:color="auto"/>
            <w:left w:val="none" w:sz="0" w:space="0" w:color="auto"/>
            <w:bottom w:val="none" w:sz="0" w:space="0" w:color="auto"/>
            <w:right w:val="none" w:sz="0" w:space="0" w:color="auto"/>
          </w:divBdr>
        </w:div>
        <w:div w:id="856038632">
          <w:marLeft w:val="640"/>
          <w:marRight w:val="0"/>
          <w:marTop w:val="0"/>
          <w:marBottom w:val="0"/>
          <w:divBdr>
            <w:top w:val="none" w:sz="0" w:space="0" w:color="auto"/>
            <w:left w:val="none" w:sz="0" w:space="0" w:color="auto"/>
            <w:bottom w:val="none" w:sz="0" w:space="0" w:color="auto"/>
            <w:right w:val="none" w:sz="0" w:space="0" w:color="auto"/>
          </w:divBdr>
        </w:div>
        <w:div w:id="256407926">
          <w:marLeft w:val="640"/>
          <w:marRight w:val="0"/>
          <w:marTop w:val="0"/>
          <w:marBottom w:val="0"/>
          <w:divBdr>
            <w:top w:val="none" w:sz="0" w:space="0" w:color="auto"/>
            <w:left w:val="none" w:sz="0" w:space="0" w:color="auto"/>
            <w:bottom w:val="none" w:sz="0" w:space="0" w:color="auto"/>
            <w:right w:val="none" w:sz="0" w:space="0" w:color="auto"/>
          </w:divBdr>
        </w:div>
        <w:div w:id="1303584186">
          <w:marLeft w:val="640"/>
          <w:marRight w:val="0"/>
          <w:marTop w:val="0"/>
          <w:marBottom w:val="0"/>
          <w:divBdr>
            <w:top w:val="none" w:sz="0" w:space="0" w:color="auto"/>
            <w:left w:val="none" w:sz="0" w:space="0" w:color="auto"/>
            <w:bottom w:val="none" w:sz="0" w:space="0" w:color="auto"/>
            <w:right w:val="none" w:sz="0" w:space="0" w:color="auto"/>
          </w:divBdr>
        </w:div>
        <w:div w:id="53163333">
          <w:marLeft w:val="640"/>
          <w:marRight w:val="0"/>
          <w:marTop w:val="0"/>
          <w:marBottom w:val="0"/>
          <w:divBdr>
            <w:top w:val="none" w:sz="0" w:space="0" w:color="auto"/>
            <w:left w:val="none" w:sz="0" w:space="0" w:color="auto"/>
            <w:bottom w:val="none" w:sz="0" w:space="0" w:color="auto"/>
            <w:right w:val="none" w:sz="0" w:space="0" w:color="auto"/>
          </w:divBdr>
        </w:div>
        <w:div w:id="961573509">
          <w:marLeft w:val="640"/>
          <w:marRight w:val="0"/>
          <w:marTop w:val="0"/>
          <w:marBottom w:val="0"/>
          <w:divBdr>
            <w:top w:val="none" w:sz="0" w:space="0" w:color="auto"/>
            <w:left w:val="none" w:sz="0" w:space="0" w:color="auto"/>
            <w:bottom w:val="none" w:sz="0" w:space="0" w:color="auto"/>
            <w:right w:val="none" w:sz="0" w:space="0" w:color="auto"/>
          </w:divBdr>
        </w:div>
        <w:div w:id="88084197">
          <w:marLeft w:val="640"/>
          <w:marRight w:val="0"/>
          <w:marTop w:val="0"/>
          <w:marBottom w:val="0"/>
          <w:divBdr>
            <w:top w:val="none" w:sz="0" w:space="0" w:color="auto"/>
            <w:left w:val="none" w:sz="0" w:space="0" w:color="auto"/>
            <w:bottom w:val="none" w:sz="0" w:space="0" w:color="auto"/>
            <w:right w:val="none" w:sz="0" w:space="0" w:color="auto"/>
          </w:divBdr>
        </w:div>
        <w:div w:id="1692759823">
          <w:marLeft w:val="640"/>
          <w:marRight w:val="0"/>
          <w:marTop w:val="0"/>
          <w:marBottom w:val="0"/>
          <w:divBdr>
            <w:top w:val="none" w:sz="0" w:space="0" w:color="auto"/>
            <w:left w:val="none" w:sz="0" w:space="0" w:color="auto"/>
            <w:bottom w:val="none" w:sz="0" w:space="0" w:color="auto"/>
            <w:right w:val="none" w:sz="0" w:space="0" w:color="auto"/>
          </w:divBdr>
        </w:div>
        <w:div w:id="633799745">
          <w:marLeft w:val="640"/>
          <w:marRight w:val="0"/>
          <w:marTop w:val="0"/>
          <w:marBottom w:val="0"/>
          <w:divBdr>
            <w:top w:val="none" w:sz="0" w:space="0" w:color="auto"/>
            <w:left w:val="none" w:sz="0" w:space="0" w:color="auto"/>
            <w:bottom w:val="none" w:sz="0" w:space="0" w:color="auto"/>
            <w:right w:val="none" w:sz="0" w:space="0" w:color="auto"/>
          </w:divBdr>
        </w:div>
        <w:div w:id="842428558">
          <w:marLeft w:val="640"/>
          <w:marRight w:val="0"/>
          <w:marTop w:val="0"/>
          <w:marBottom w:val="0"/>
          <w:divBdr>
            <w:top w:val="none" w:sz="0" w:space="0" w:color="auto"/>
            <w:left w:val="none" w:sz="0" w:space="0" w:color="auto"/>
            <w:bottom w:val="none" w:sz="0" w:space="0" w:color="auto"/>
            <w:right w:val="none" w:sz="0" w:space="0" w:color="auto"/>
          </w:divBdr>
        </w:div>
      </w:divsChild>
    </w:div>
    <w:div w:id="504562396">
      <w:bodyDiv w:val="1"/>
      <w:marLeft w:val="0"/>
      <w:marRight w:val="0"/>
      <w:marTop w:val="0"/>
      <w:marBottom w:val="0"/>
      <w:divBdr>
        <w:top w:val="none" w:sz="0" w:space="0" w:color="auto"/>
        <w:left w:val="none" w:sz="0" w:space="0" w:color="auto"/>
        <w:bottom w:val="none" w:sz="0" w:space="0" w:color="auto"/>
        <w:right w:val="none" w:sz="0" w:space="0" w:color="auto"/>
      </w:divBdr>
      <w:divsChild>
        <w:div w:id="534468388">
          <w:marLeft w:val="640"/>
          <w:marRight w:val="0"/>
          <w:marTop w:val="0"/>
          <w:marBottom w:val="0"/>
          <w:divBdr>
            <w:top w:val="none" w:sz="0" w:space="0" w:color="auto"/>
            <w:left w:val="none" w:sz="0" w:space="0" w:color="auto"/>
            <w:bottom w:val="none" w:sz="0" w:space="0" w:color="auto"/>
            <w:right w:val="none" w:sz="0" w:space="0" w:color="auto"/>
          </w:divBdr>
        </w:div>
        <w:div w:id="565532966">
          <w:marLeft w:val="640"/>
          <w:marRight w:val="0"/>
          <w:marTop w:val="0"/>
          <w:marBottom w:val="0"/>
          <w:divBdr>
            <w:top w:val="none" w:sz="0" w:space="0" w:color="auto"/>
            <w:left w:val="none" w:sz="0" w:space="0" w:color="auto"/>
            <w:bottom w:val="none" w:sz="0" w:space="0" w:color="auto"/>
            <w:right w:val="none" w:sz="0" w:space="0" w:color="auto"/>
          </w:divBdr>
        </w:div>
        <w:div w:id="752429856">
          <w:marLeft w:val="640"/>
          <w:marRight w:val="0"/>
          <w:marTop w:val="0"/>
          <w:marBottom w:val="0"/>
          <w:divBdr>
            <w:top w:val="none" w:sz="0" w:space="0" w:color="auto"/>
            <w:left w:val="none" w:sz="0" w:space="0" w:color="auto"/>
            <w:bottom w:val="none" w:sz="0" w:space="0" w:color="auto"/>
            <w:right w:val="none" w:sz="0" w:space="0" w:color="auto"/>
          </w:divBdr>
        </w:div>
        <w:div w:id="1905607049">
          <w:marLeft w:val="640"/>
          <w:marRight w:val="0"/>
          <w:marTop w:val="0"/>
          <w:marBottom w:val="0"/>
          <w:divBdr>
            <w:top w:val="none" w:sz="0" w:space="0" w:color="auto"/>
            <w:left w:val="none" w:sz="0" w:space="0" w:color="auto"/>
            <w:bottom w:val="none" w:sz="0" w:space="0" w:color="auto"/>
            <w:right w:val="none" w:sz="0" w:space="0" w:color="auto"/>
          </w:divBdr>
        </w:div>
        <w:div w:id="1239557136">
          <w:marLeft w:val="640"/>
          <w:marRight w:val="0"/>
          <w:marTop w:val="0"/>
          <w:marBottom w:val="0"/>
          <w:divBdr>
            <w:top w:val="none" w:sz="0" w:space="0" w:color="auto"/>
            <w:left w:val="none" w:sz="0" w:space="0" w:color="auto"/>
            <w:bottom w:val="none" w:sz="0" w:space="0" w:color="auto"/>
            <w:right w:val="none" w:sz="0" w:space="0" w:color="auto"/>
          </w:divBdr>
        </w:div>
        <w:div w:id="184833507">
          <w:marLeft w:val="640"/>
          <w:marRight w:val="0"/>
          <w:marTop w:val="0"/>
          <w:marBottom w:val="0"/>
          <w:divBdr>
            <w:top w:val="none" w:sz="0" w:space="0" w:color="auto"/>
            <w:left w:val="none" w:sz="0" w:space="0" w:color="auto"/>
            <w:bottom w:val="none" w:sz="0" w:space="0" w:color="auto"/>
            <w:right w:val="none" w:sz="0" w:space="0" w:color="auto"/>
          </w:divBdr>
        </w:div>
        <w:div w:id="40908859">
          <w:marLeft w:val="640"/>
          <w:marRight w:val="0"/>
          <w:marTop w:val="0"/>
          <w:marBottom w:val="0"/>
          <w:divBdr>
            <w:top w:val="none" w:sz="0" w:space="0" w:color="auto"/>
            <w:left w:val="none" w:sz="0" w:space="0" w:color="auto"/>
            <w:bottom w:val="none" w:sz="0" w:space="0" w:color="auto"/>
            <w:right w:val="none" w:sz="0" w:space="0" w:color="auto"/>
          </w:divBdr>
        </w:div>
        <w:div w:id="1076702370">
          <w:marLeft w:val="640"/>
          <w:marRight w:val="0"/>
          <w:marTop w:val="0"/>
          <w:marBottom w:val="0"/>
          <w:divBdr>
            <w:top w:val="none" w:sz="0" w:space="0" w:color="auto"/>
            <w:left w:val="none" w:sz="0" w:space="0" w:color="auto"/>
            <w:bottom w:val="none" w:sz="0" w:space="0" w:color="auto"/>
            <w:right w:val="none" w:sz="0" w:space="0" w:color="auto"/>
          </w:divBdr>
        </w:div>
        <w:div w:id="1568300909">
          <w:marLeft w:val="640"/>
          <w:marRight w:val="0"/>
          <w:marTop w:val="0"/>
          <w:marBottom w:val="0"/>
          <w:divBdr>
            <w:top w:val="none" w:sz="0" w:space="0" w:color="auto"/>
            <w:left w:val="none" w:sz="0" w:space="0" w:color="auto"/>
            <w:bottom w:val="none" w:sz="0" w:space="0" w:color="auto"/>
            <w:right w:val="none" w:sz="0" w:space="0" w:color="auto"/>
          </w:divBdr>
        </w:div>
        <w:div w:id="162428823">
          <w:marLeft w:val="640"/>
          <w:marRight w:val="0"/>
          <w:marTop w:val="0"/>
          <w:marBottom w:val="0"/>
          <w:divBdr>
            <w:top w:val="none" w:sz="0" w:space="0" w:color="auto"/>
            <w:left w:val="none" w:sz="0" w:space="0" w:color="auto"/>
            <w:bottom w:val="none" w:sz="0" w:space="0" w:color="auto"/>
            <w:right w:val="none" w:sz="0" w:space="0" w:color="auto"/>
          </w:divBdr>
        </w:div>
        <w:div w:id="284703985">
          <w:marLeft w:val="640"/>
          <w:marRight w:val="0"/>
          <w:marTop w:val="0"/>
          <w:marBottom w:val="0"/>
          <w:divBdr>
            <w:top w:val="none" w:sz="0" w:space="0" w:color="auto"/>
            <w:left w:val="none" w:sz="0" w:space="0" w:color="auto"/>
            <w:bottom w:val="none" w:sz="0" w:space="0" w:color="auto"/>
            <w:right w:val="none" w:sz="0" w:space="0" w:color="auto"/>
          </w:divBdr>
        </w:div>
        <w:div w:id="1971859779">
          <w:marLeft w:val="640"/>
          <w:marRight w:val="0"/>
          <w:marTop w:val="0"/>
          <w:marBottom w:val="0"/>
          <w:divBdr>
            <w:top w:val="none" w:sz="0" w:space="0" w:color="auto"/>
            <w:left w:val="none" w:sz="0" w:space="0" w:color="auto"/>
            <w:bottom w:val="none" w:sz="0" w:space="0" w:color="auto"/>
            <w:right w:val="none" w:sz="0" w:space="0" w:color="auto"/>
          </w:divBdr>
        </w:div>
        <w:div w:id="2110270148">
          <w:marLeft w:val="640"/>
          <w:marRight w:val="0"/>
          <w:marTop w:val="0"/>
          <w:marBottom w:val="0"/>
          <w:divBdr>
            <w:top w:val="none" w:sz="0" w:space="0" w:color="auto"/>
            <w:left w:val="none" w:sz="0" w:space="0" w:color="auto"/>
            <w:bottom w:val="none" w:sz="0" w:space="0" w:color="auto"/>
            <w:right w:val="none" w:sz="0" w:space="0" w:color="auto"/>
          </w:divBdr>
        </w:div>
        <w:div w:id="1196387798">
          <w:marLeft w:val="640"/>
          <w:marRight w:val="0"/>
          <w:marTop w:val="0"/>
          <w:marBottom w:val="0"/>
          <w:divBdr>
            <w:top w:val="none" w:sz="0" w:space="0" w:color="auto"/>
            <w:left w:val="none" w:sz="0" w:space="0" w:color="auto"/>
            <w:bottom w:val="none" w:sz="0" w:space="0" w:color="auto"/>
            <w:right w:val="none" w:sz="0" w:space="0" w:color="auto"/>
          </w:divBdr>
        </w:div>
        <w:div w:id="1388187614">
          <w:marLeft w:val="640"/>
          <w:marRight w:val="0"/>
          <w:marTop w:val="0"/>
          <w:marBottom w:val="0"/>
          <w:divBdr>
            <w:top w:val="none" w:sz="0" w:space="0" w:color="auto"/>
            <w:left w:val="none" w:sz="0" w:space="0" w:color="auto"/>
            <w:bottom w:val="none" w:sz="0" w:space="0" w:color="auto"/>
            <w:right w:val="none" w:sz="0" w:space="0" w:color="auto"/>
          </w:divBdr>
        </w:div>
        <w:div w:id="1354263431">
          <w:marLeft w:val="640"/>
          <w:marRight w:val="0"/>
          <w:marTop w:val="0"/>
          <w:marBottom w:val="0"/>
          <w:divBdr>
            <w:top w:val="none" w:sz="0" w:space="0" w:color="auto"/>
            <w:left w:val="none" w:sz="0" w:space="0" w:color="auto"/>
            <w:bottom w:val="none" w:sz="0" w:space="0" w:color="auto"/>
            <w:right w:val="none" w:sz="0" w:space="0" w:color="auto"/>
          </w:divBdr>
        </w:div>
        <w:div w:id="900021444">
          <w:marLeft w:val="640"/>
          <w:marRight w:val="0"/>
          <w:marTop w:val="0"/>
          <w:marBottom w:val="0"/>
          <w:divBdr>
            <w:top w:val="none" w:sz="0" w:space="0" w:color="auto"/>
            <w:left w:val="none" w:sz="0" w:space="0" w:color="auto"/>
            <w:bottom w:val="none" w:sz="0" w:space="0" w:color="auto"/>
            <w:right w:val="none" w:sz="0" w:space="0" w:color="auto"/>
          </w:divBdr>
        </w:div>
        <w:div w:id="939681553">
          <w:marLeft w:val="640"/>
          <w:marRight w:val="0"/>
          <w:marTop w:val="0"/>
          <w:marBottom w:val="0"/>
          <w:divBdr>
            <w:top w:val="none" w:sz="0" w:space="0" w:color="auto"/>
            <w:left w:val="none" w:sz="0" w:space="0" w:color="auto"/>
            <w:bottom w:val="none" w:sz="0" w:space="0" w:color="auto"/>
            <w:right w:val="none" w:sz="0" w:space="0" w:color="auto"/>
          </w:divBdr>
        </w:div>
        <w:div w:id="418453237">
          <w:marLeft w:val="640"/>
          <w:marRight w:val="0"/>
          <w:marTop w:val="0"/>
          <w:marBottom w:val="0"/>
          <w:divBdr>
            <w:top w:val="none" w:sz="0" w:space="0" w:color="auto"/>
            <w:left w:val="none" w:sz="0" w:space="0" w:color="auto"/>
            <w:bottom w:val="none" w:sz="0" w:space="0" w:color="auto"/>
            <w:right w:val="none" w:sz="0" w:space="0" w:color="auto"/>
          </w:divBdr>
        </w:div>
        <w:div w:id="877353860">
          <w:marLeft w:val="640"/>
          <w:marRight w:val="0"/>
          <w:marTop w:val="0"/>
          <w:marBottom w:val="0"/>
          <w:divBdr>
            <w:top w:val="none" w:sz="0" w:space="0" w:color="auto"/>
            <w:left w:val="none" w:sz="0" w:space="0" w:color="auto"/>
            <w:bottom w:val="none" w:sz="0" w:space="0" w:color="auto"/>
            <w:right w:val="none" w:sz="0" w:space="0" w:color="auto"/>
          </w:divBdr>
        </w:div>
        <w:div w:id="1901019514">
          <w:marLeft w:val="640"/>
          <w:marRight w:val="0"/>
          <w:marTop w:val="0"/>
          <w:marBottom w:val="0"/>
          <w:divBdr>
            <w:top w:val="none" w:sz="0" w:space="0" w:color="auto"/>
            <w:left w:val="none" w:sz="0" w:space="0" w:color="auto"/>
            <w:bottom w:val="none" w:sz="0" w:space="0" w:color="auto"/>
            <w:right w:val="none" w:sz="0" w:space="0" w:color="auto"/>
          </w:divBdr>
        </w:div>
        <w:div w:id="1968930472">
          <w:marLeft w:val="640"/>
          <w:marRight w:val="0"/>
          <w:marTop w:val="0"/>
          <w:marBottom w:val="0"/>
          <w:divBdr>
            <w:top w:val="none" w:sz="0" w:space="0" w:color="auto"/>
            <w:left w:val="none" w:sz="0" w:space="0" w:color="auto"/>
            <w:bottom w:val="none" w:sz="0" w:space="0" w:color="auto"/>
            <w:right w:val="none" w:sz="0" w:space="0" w:color="auto"/>
          </w:divBdr>
        </w:div>
        <w:div w:id="597055296">
          <w:marLeft w:val="640"/>
          <w:marRight w:val="0"/>
          <w:marTop w:val="0"/>
          <w:marBottom w:val="0"/>
          <w:divBdr>
            <w:top w:val="none" w:sz="0" w:space="0" w:color="auto"/>
            <w:left w:val="none" w:sz="0" w:space="0" w:color="auto"/>
            <w:bottom w:val="none" w:sz="0" w:space="0" w:color="auto"/>
            <w:right w:val="none" w:sz="0" w:space="0" w:color="auto"/>
          </w:divBdr>
        </w:div>
        <w:div w:id="1636136528">
          <w:marLeft w:val="640"/>
          <w:marRight w:val="0"/>
          <w:marTop w:val="0"/>
          <w:marBottom w:val="0"/>
          <w:divBdr>
            <w:top w:val="none" w:sz="0" w:space="0" w:color="auto"/>
            <w:left w:val="none" w:sz="0" w:space="0" w:color="auto"/>
            <w:bottom w:val="none" w:sz="0" w:space="0" w:color="auto"/>
            <w:right w:val="none" w:sz="0" w:space="0" w:color="auto"/>
          </w:divBdr>
        </w:div>
        <w:div w:id="367606886">
          <w:marLeft w:val="640"/>
          <w:marRight w:val="0"/>
          <w:marTop w:val="0"/>
          <w:marBottom w:val="0"/>
          <w:divBdr>
            <w:top w:val="none" w:sz="0" w:space="0" w:color="auto"/>
            <w:left w:val="none" w:sz="0" w:space="0" w:color="auto"/>
            <w:bottom w:val="none" w:sz="0" w:space="0" w:color="auto"/>
            <w:right w:val="none" w:sz="0" w:space="0" w:color="auto"/>
          </w:divBdr>
        </w:div>
        <w:div w:id="748816793">
          <w:marLeft w:val="640"/>
          <w:marRight w:val="0"/>
          <w:marTop w:val="0"/>
          <w:marBottom w:val="0"/>
          <w:divBdr>
            <w:top w:val="none" w:sz="0" w:space="0" w:color="auto"/>
            <w:left w:val="none" w:sz="0" w:space="0" w:color="auto"/>
            <w:bottom w:val="none" w:sz="0" w:space="0" w:color="auto"/>
            <w:right w:val="none" w:sz="0" w:space="0" w:color="auto"/>
          </w:divBdr>
        </w:div>
        <w:div w:id="1097675075">
          <w:marLeft w:val="640"/>
          <w:marRight w:val="0"/>
          <w:marTop w:val="0"/>
          <w:marBottom w:val="0"/>
          <w:divBdr>
            <w:top w:val="none" w:sz="0" w:space="0" w:color="auto"/>
            <w:left w:val="none" w:sz="0" w:space="0" w:color="auto"/>
            <w:bottom w:val="none" w:sz="0" w:space="0" w:color="auto"/>
            <w:right w:val="none" w:sz="0" w:space="0" w:color="auto"/>
          </w:divBdr>
        </w:div>
        <w:div w:id="1996949797">
          <w:marLeft w:val="640"/>
          <w:marRight w:val="0"/>
          <w:marTop w:val="0"/>
          <w:marBottom w:val="0"/>
          <w:divBdr>
            <w:top w:val="none" w:sz="0" w:space="0" w:color="auto"/>
            <w:left w:val="none" w:sz="0" w:space="0" w:color="auto"/>
            <w:bottom w:val="none" w:sz="0" w:space="0" w:color="auto"/>
            <w:right w:val="none" w:sz="0" w:space="0" w:color="auto"/>
          </w:divBdr>
        </w:div>
        <w:div w:id="1318804941">
          <w:marLeft w:val="640"/>
          <w:marRight w:val="0"/>
          <w:marTop w:val="0"/>
          <w:marBottom w:val="0"/>
          <w:divBdr>
            <w:top w:val="none" w:sz="0" w:space="0" w:color="auto"/>
            <w:left w:val="none" w:sz="0" w:space="0" w:color="auto"/>
            <w:bottom w:val="none" w:sz="0" w:space="0" w:color="auto"/>
            <w:right w:val="none" w:sz="0" w:space="0" w:color="auto"/>
          </w:divBdr>
        </w:div>
        <w:div w:id="368379509">
          <w:marLeft w:val="640"/>
          <w:marRight w:val="0"/>
          <w:marTop w:val="0"/>
          <w:marBottom w:val="0"/>
          <w:divBdr>
            <w:top w:val="none" w:sz="0" w:space="0" w:color="auto"/>
            <w:left w:val="none" w:sz="0" w:space="0" w:color="auto"/>
            <w:bottom w:val="none" w:sz="0" w:space="0" w:color="auto"/>
            <w:right w:val="none" w:sz="0" w:space="0" w:color="auto"/>
          </w:divBdr>
        </w:div>
        <w:div w:id="1135297976">
          <w:marLeft w:val="640"/>
          <w:marRight w:val="0"/>
          <w:marTop w:val="0"/>
          <w:marBottom w:val="0"/>
          <w:divBdr>
            <w:top w:val="none" w:sz="0" w:space="0" w:color="auto"/>
            <w:left w:val="none" w:sz="0" w:space="0" w:color="auto"/>
            <w:bottom w:val="none" w:sz="0" w:space="0" w:color="auto"/>
            <w:right w:val="none" w:sz="0" w:space="0" w:color="auto"/>
          </w:divBdr>
        </w:div>
        <w:div w:id="1349259900">
          <w:marLeft w:val="640"/>
          <w:marRight w:val="0"/>
          <w:marTop w:val="0"/>
          <w:marBottom w:val="0"/>
          <w:divBdr>
            <w:top w:val="none" w:sz="0" w:space="0" w:color="auto"/>
            <w:left w:val="none" w:sz="0" w:space="0" w:color="auto"/>
            <w:bottom w:val="none" w:sz="0" w:space="0" w:color="auto"/>
            <w:right w:val="none" w:sz="0" w:space="0" w:color="auto"/>
          </w:divBdr>
        </w:div>
        <w:div w:id="680862355">
          <w:marLeft w:val="640"/>
          <w:marRight w:val="0"/>
          <w:marTop w:val="0"/>
          <w:marBottom w:val="0"/>
          <w:divBdr>
            <w:top w:val="none" w:sz="0" w:space="0" w:color="auto"/>
            <w:left w:val="none" w:sz="0" w:space="0" w:color="auto"/>
            <w:bottom w:val="none" w:sz="0" w:space="0" w:color="auto"/>
            <w:right w:val="none" w:sz="0" w:space="0" w:color="auto"/>
          </w:divBdr>
        </w:div>
        <w:div w:id="1942178979">
          <w:marLeft w:val="640"/>
          <w:marRight w:val="0"/>
          <w:marTop w:val="0"/>
          <w:marBottom w:val="0"/>
          <w:divBdr>
            <w:top w:val="none" w:sz="0" w:space="0" w:color="auto"/>
            <w:left w:val="none" w:sz="0" w:space="0" w:color="auto"/>
            <w:bottom w:val="none" w:sz="0" w:space="0" w:color="auto"/>
            <w:right w:val="none" w:sz="0" w:space="0" w:color="auto"/>
          </w:divBdr>
        </w:div>
        <w:div w:id="746343293">
          <w:marLeft w:val="640"/>
          <w:marRight w:val="0"/>
          <w:marTop w:val="0"/>
          <w:marBottom w:val="0"/>
          <w:divBdr>
            <w:top w:val="none" w:sz="0" w:space="0" w:color="auto"/>
            <w:left w:val="none" w:sz="0" w:space="0" w:color="auto"/>
            <w:bottom w:val="none" w:sz="0" w:space="0" w:color="auto"/>
            <w:right w:val="none" w:sz="0" w:space="0" w:color="auto"/>
          </w:divBdr>
        </w:div>
        <w:div w:id="171145821">
          <w:marLeft w:val="640"/>
          <w:marRight w:val="0"/>
          <w:marTop w:val="0"/>
          <w:marBottom w:val="0"/>
          <w:divBdr>
            <w:top w:val="none" w:sz="0" w:space="0" w:color="auto"/>
            <w:left w:val="none" w:sz="0" w:space="0" w:color="auto"/>
            <w:bottom w:val="none" w:sz="0" w:space="0" w:color="auto"/>
            <w:right w:val="none" w:sz="0" w:space="0" w:color="auto"/>
          </w:divBdr>
        </w:div>
        <w:div w:id="1745563922">
          <w:marLeft w:val="640"/>
          <w:marRight w:val="0"/>
          <w:marTop w:val="0"/>
          <w:marBottom w:val="0"/>
          <w:divBdr>
            <w:top w:val="none" w:sz="0" w:space="0" w:color="auto"/>
            <w:left w:val="none" w:sz="0" w:space="0" w:color="auto"/>
            <w:bottom w:val="none" w:sz="0" w:space="0" w:color="auto"/>
            <w:right w:val="none" w:sz="0" w:space="0" w:color="auto"/>
          </w:divBdr>
        </w:div>
        <w:div w:id="80562498">
          <w:marLeft w:val="640"/>
          <w:marRight w:val="0"/>
          <w:marTop w:val="0"/>
          <w:marBottom w:val="0"/>
          <w:divBdr>
            <w:top w:val="none" w:sz="0" w:space="0" w:color="auto"/>
            <w:left w:val="none" w:sz="0" w:space="0" w:color="auto"/>
            <w:bottom w:val="none" w:sz="0" w:space="0" w:color="auto"/>
            <w:right w:val="none" w:sz="0" w:space="0" w:color="auto"/>
          </w:divBdr>
        </w:div>
        <w:div w:id="2061632025">
          <w:marLeft w:val="640"/>
          <w:marRight w:val="0"/>
          <w:marTop w:val="0"/>
          <w:marBottom w:val="0"/>
          <w:divBdr>
            <w:top w:val="none" w:sz="0" w:space="0" w:color="auto"/>
            <w:left w:val="none" w:sz="0" w:space="0" w:color="auto"/>
            <w:bottom w:val="none" w:sz="0" w:space="0" w:color="auto"/>
            <w:right w:val="none" w:sz="0" w:space="0" w:color="auto"/>
          </w:divBdr>
        </w:div>
        <w:div w:id="1887260176">
          <w:marLeft w:val="640"/>
          <w:marRight w:val="0"/>
          <w:marTop w:val="0"/>
          <w:marBottom w:val="0"/>
          <w:divBdr>
            <w:top w:val="none" w:sz="0" w:space="0" w:color="auto"/>
            <w:left w:val="none" w:sz="0" w:space="0" w:color="auto"/>
            <w:bottom w:val="none" w:sz="0" w:space="0" w:color="auto"/>
            <w:right w:val="none" w:sz="0" w:space="0" w:color="auto"/>
          </w:divBdr>
        </w:div>
        <w:div w:id="1520781007">
          <w:marLeft w:val="640"/>
          <w:marRight w:val="0"/>
          <w:marTop w:val="0"/>
          <w:marBottom w:val="0"/>
          <w:divBdr>
            <w:top w:val="none" w:sz="0" w:space="0" w:color="auto"/>
            <w:left w:val="none" w:sz="0" w:space="0" w:color="auto"/>
            <w:bottom w:val="none" w:sz="0" w:space="0" w:color="auto"/>
            <w:right w:val="none" w:sz="0" w:space="0" w:color="auto"/>
          </w:divBdr>
        </w:div>
        <w:div w:id="385953772">
          <w:marLeft w:val="640"/>
          <w:marRight w:val="0"/>
          <w:marTop w:val="0"/>
          <w:marBottom w:val="0"/>
          <w:divBdr>
            <w:top w:val="none" w:sz="0" w:space="0" w:color="auto"/>
            <w:left w:val="none" w:sz="0" w:space="0" w:color="auto"/>
            <w:bottom w:val="none" w:sz="0" w:space="0" w:color="auto"/>
            <w:right w:val="none" w:sz="0" w:space="0" w:color="auto"/>
          </w:divBdr>
        </w:div>
        <w:div w:id="55907634">
          <w:marLeft w:val="640"/>
          <w:marRight w:val="0"/>
          <w:marTop w:val="0"/>
          <w:marBottom w:val="0"/>
          <w:divBdr>
            <w:top w:val="none" w:sz="0" w:space="0" w:color="auto"/>
            <w:left w:val="none" w:sz="0" w:space="0" w:color="auto"/>
            <w:bottom w:val="none" w:sz="0" w:space="0" w:color="auto"/>
            <w:right w:val="none" w:sz="0" w:space="0" w:color="auto"/>
          </w:divBdr>
        </w:div>
        <w:div w:id="780490965">
          <w:marLeft w:val="640"/>
          <w:marRight w:val="0"/>
          <w:marTop w:val="0"/>
          <w:marBottom w:val="0"/>
          <w:divBdr>
            <w:top w:val="none" w:sz="0" w:space="0" w:color="auto"/>
            <w:left w:val="none" w:sz="0" w:space="0" w:color="auto"/>
            <w:bottom w:val="none" w:sz="0" w:space="0" w:color="auto"/>
            <w:right w:val="none" w:sz="0" w:space="0" w:color="auto"/>
          </w:divBdr>
        </w:div>
        <w:div w:id="357899556">
          <w:marLeft w:val="640"/>
          <w:marRight w:val="0"/>
          <w:marTop w:val="0"/>
          <w:marBottom w:val="0"/>
          <w:divBdr>
            <w:top w:val="none" w:sz="0" w:space="0" w:color="auto"/>
            <w:left w:val="none" w:sz="0" w:space="0" w:color="auto"/>
            <w:bottom w:val="none" w:sz="0" w:space="0" w:color="auto"/>
            <w:right w:val="none" w:sz="0" w:space="0" w:color="auto"/>
          </w:divBdr>
        </w:div>
        <w:div w:id="2122449464">
          <w:marLeft w:val="640"/>
          <w:marRight w:val="0"/>
          <w:marTop w:val="0"/>
          <w:marBottom w:val="0"/>
          <w:divBdr>
            <w:top w:val="none" w:sz="0" w:space="0" w:color="auto"/>
            <w:left w:val="none" w:sz="0" w:space="0" w:color="auto"/>
            <w:bottom w:val="none" w:sz="0" w:space="0" w:color="auto"/>
            <w:right w:val="none" w:sz="0" w:space="0" w:color="auto"/>
          </w:divBdr>
        </w:div>
        <w:div w:id="890266142">
          <w:marLeft w:val="640"/>
          <w:marRight w:val="0"/>
          <w:marTop w:val="0"/>
          <w:marBottom w:val="0"/>
          <w:divBdr>
            <w:top w:val="none" w:sz="0" w:space="0" w:color="auto"/>
            <w:left w:val="none" w:sz="0" w:space="0" w:color="auto"/>
            <w:bottom w:val="none" w:sz="0" w:space="0" w:color="auto"/>
            <w:right w:val="none" w:sz="0" w:space="0" w:color="auto"/>
          </w:divBdr>
        </w:div>
        <w:div w:id="736781269">
          <w:marLeft w:val="640"/>
          <w:marRight w:val="0"/>
          <w:marTop w:val="0"/>
          <w:marBottom w:val="0"/>
          <w:divBdr>
            <w:top w:val="none" w:sz="0" w:space="0" w:color="auto"/>
            <w:left w:val="none" w:sz="0" w:space="0" w:color="auto"/>
            <w:bottom w:val="none" w:sz="0" w:space="0" w:color="auto"/>
            <w:right w:val="none" w:sz="0" w:space="0" w:color="auto"/>
          </w:divBdr>
        </w:div>
        <w:div w:id="436683367">
          <w:marLeft w:val="640"/>
          <w:marRight w:val="0"/>
          <w:marTop w:val="0"/>
          <w:marBottom w:val="0"/>
          <w:divBdr>
            <w:top w:val="none" w:sz="0" w:space="0" w:color="auto"/>
            <w:left w:val="none" w:sz="0" w:space="0" w:color="auto"/>
            <w:bottom w:val="none" w:sz="0" w:space="0" w:color="auto"/>
            <w:right w:val="none" w:sz="0" w:space="0" w:color="auto"/>
          </w:divBdr>
        </w:div>
        <w:div w:id="326053038">
          <w:marLeft w:val="640"/>
          <w:marRight w:val="0"/>
          <w:marTop w:val="0"/>
          <w:marBottom w:val="0"/>
          <w:divBdr>
            <w:top w:val="none" w:sz="0" w:space="0" w:color="auto"/>
            <w:left w:val="none" w:sz="0" w:space="0" w:color="auto"/>
            <w:bottom w:val="none" w:sz="0" w:space="0" w:color="auto"/>
            <w:right w:val="none" w:sz="0" w:space="0" w:color="auto"/>
          </w:divBdr>
        </w:div>
        <w:div w:id="918906931">
          <w:marLeft w:val="640"/>
          <w:marRight w:val="0"/>
          <w:marTop w:val="0"/>
          <w:marBottom w:val="0"/>
          <w:divBdr>
            <w:top w:val="none" w:sz="0" w:space="0" w:color="auto"/>
            <w:left w:val="none" w:sz="0" w:space="0" w:color="auto"/>
            <w:bottom w:val="none" w:sz="0" w:space="0" w:color="auto"/>
            <w:right w:val="none" w:sz="0" w:space="0" w:color="auto"/>
          </w:divBdr>
        </w:div>
        <w:div w:id="275211237">
          <w:marLeft w:val="640"/>
          <w:marRight w:val="0"/>
          <w:marTop w:val="0"/>
          <w:marBottom w:val="0"/>
          <w:divBdr>
            <w:top w:val="none" w:sz="0" w:space="0" w:color="auto"/>
            <w:left w:val="none" w:sz="0" w:space="0" w:color="auto"/>
            <w:bottom w:val="none" w:sz="0" w:space="0" w:color="auto"/>
            <w:right w:val="none" w:sz="0" w:space="0" w:color="auto"/>
          </w:divBdr>
        </w:div>
        <w:div w:id="1690914795">
          <w:marLeft w:val="640"/>
          <w:marRight w:val="0"/>
          <w:marTop w:val="0"/>
          <w:marBottom w:val="0"/>
          <w:divBdr>
            <w:top w:val="none" w:sz="0" w:space="0" w:color="auto"/>
            <w:left w:val="none" w:sz="0" w:space="0" w:color="auto"/>
            <w:bottom w:val="none" w:sz="0" w:space="0" w:color="auto"/>
            <w:right w:val="none" w:sz="0" w:space="0" w:color="auto"/>
          </w:divBdr>
        </w:div>
        <w:div w:id="417362733">
          <w:marLeft w:val="640"/>
          <w:marRight w:val="0"/>
          <w:marTop w:val="0"/>
          <w:marBottom w:val="0"/>
          <w:divBdr>
            <w:top w:val="none" w:sz="0" w:space="0" w:color="auto"/>
            <w:left w:val="none" w:sz="0" w:space="0" w:color="auto"/>
            <w:bottom w:val="none" w:sz="0" w:space="0" w:color="auto"/>
            <w:right w:val="none" w:sz="0" w:space="0" w:color="auto"/>
          </w:divBdr>
        </w:div>
        <w:div w:id="1101803206">
          <w:marLeft w:val="640"/>
          <w:marRight w:val="0"/>
          <w:marTop w:val="0"/>
          <w:marBottom w:val="0"/>
          <w:divBdr>
            <w:top w:val="none" w:sz="0" w:space="0" w:color="auto"/>
            <w:left w:val="none" w:sz="0" w:space="0" w:color="auto"/>
            <w:bottom w:val="none" w:sz="0" w:space="0" w:color="auto"/>
            <w:right w:val="none" w:sz="0" w:space="0" w:color="auto"/>
          </w:divBdr>
        </w:div>
        <w:div w:id="1800800032">
          <w:marLeft w:val="640"/>
          <w:marRight w:val="0"/>
          <w:marTop w:val="0"/>
          <w:marBottom w:val="0"/>
          <w:divBdr>
            <w:top w:val="none" w:sz="0" w:space="0" w:color="auto"/>
            <w:left w:val="none" w:sz="0" w:space="0" w:color="auto"/>
            <w:bottom w:val="none" w:sz="0" w:space="0" w:color="auto"/>
            <w:right w:val="none" w:sz="0" w:space="0" w:color="auto"/>
          </w:divBdr>
        </w:div>
        <w:div w:id="1699041941">
          <w:marLeft w:val="640"/>
          <w:marRight w:val="0"/>
          <w:marTop w:val="0"/>
          <w:marBottom w:val="0"/>
          <w:divBdr>
            <w:top w:val="none" w:sz="0" w:space="0" w:color="auto"/>
            <w:left w:val="none" w:sz="0" w:space="0" w:color="auto"/>
            <w:bottom w:val="none" w:sz="0" w:space="0" w:color="auto"/>
            <w:right w:val="none" w:sz="0" w:space="0" w:color="auto"/>
          </w:divBdr>
        </w:div>
        <w:div w:id="1273631828">
          <w:marLeft w:val="640"/>
          <w:marRight w:val="0"/>
          <w:marTop w:val="0"/>
          <w:marBottom w:val="0"/>
          <w:divBdr>
            <w:top w:val="none" w:sz="0" w:space="0" w:color="auto"/>
            <w:left w:val="none" w:sz="0" w:space="0" w:color="auto"/>
            <w:bottom w:val="none" w:sz="0" w:space="0" w:color="auto"/>
            <w:right w:val="none" w:sz="0" w:space="0" w:color="auto"/>
          </w:divBdr>
        </w:div>
        <w:div w:id="1896814943">
          <w:marLeft w:val="640"/>
          <w:marRight w:val="0"/>
          <w:marTop w:val="0"/>
          <w:marBottom w:val="0"/>
          <w:divBdr>
            <w:top w:val="none" w:sz="0" w:space="0" w:color="auto"/>
            <w:left w:val="none" w:sz="0" w:space="0" w:color="auto"/>
            <w:bottom w:val="none" w:sz="0" w:space="0" w:color="auto"/>
            <w:right w:val="none" w:sz="0" w:space="0" w:color="auto"/>
          </w:divBdr>
        </w:div>
        <w:div w:id="1768383275">
          <w:marLeft w:val="640"/>
          <w:marRight w:val="0"/>
          <w:marTop w:val="0"/>
          <w:marBottom w:val="0"/>
          <w:divBdr>
            <w:top w:val="none" w:sz="0" w:space="0" w:color="auto"/>
            <w:left w:val="none" w:sz="0" w:space="0" w:color="auto"/>
            <w:bottom w:val="none" w:sz="0" w:space="0" w:color="auto"/>
            <w:right w:val="none" w:sz="0" w:space="0" w:color="auto"/>
          </w:divBdr>
        </w:div>
        <w:div w:id="136924631">
          <w:marLeft w:val="640"/>
          <w:marRight w:val="0"/>
          <w:marTop w:val="0"/>
          <w:marBottom w:val="0"/>
          <w:divBdr>
            <w:top w:val="none" w:sz="0" w:space="0" w:color="auto"/>
            <w:left w:val="none" w:sz="0" w:space="0" w:color="auto"/>
            <w:bottom w:val="none" w:sz="0" w:space="0" w:color="auto"/>
            <w:right w:val="none" w:sz="0" w:space="0" w:color="auto"/>
          </w:divBdr>
        </w:div>
        <w:div w:id="1270813041">
          <w:marLeft w:val="640"/>
          <w:marRight w:val="0"/>
          <w:marTop w:val="0"/>
          <w:marBottom w:val="0"/>
          <w:divBdr>
            <w:top w:val="none" w:sz="0" w:space="0" w:color="auto"/>
            <w:left w:val="none" w:sz="0" w:space="0" w:color="auto"/>
            <w:bottom w:val="none" w:sz="0" w:space="0" w:color="auto"/>
            <w:right w:val="none" w:sz="0" w:space="0" w:color="auto"/>
          </w:divBdr>
        </w:div>
        <w:div w:id="771583375">
          <w:marLeft w:val="640"/>
          <w:marRight w:val="0"/>
          <w:marTop w:val="0"/>
          <w:marBottom w:val="0"/>
          <w:divBdr>
            <w:top w:val="none" w:sz="0" w:space="0" w:color="auto"/>
            <w:left w:val="none" w:sz="0" w:space="0" w:color="auto"/>
            <w:bottom w:val="none" w:sz="0" w:space="0" w:color="auto"/>
            <w:right w:val="none" w:sz="0" w:space="0" w:color="auto"/>
          </w:divBdr>
        </w:div>
        <w:div w:id="833037266">
          <w:marLeft w:val="640"/>
          <w:marRight w:val="0"/>
          <w:marTop w:val="0"/>
          <w:marBottom w:val="0"/>
          <w:divBdr>
            <w:top w:val="none" w:sz="0" w:space="0" w:color="auto"/>
            <w:left w:val="none" w:sz="0" w:space="0" w:color="auto"/>
            <w:bottom w:val="none" w:sz="0" w:space="0" w:color="auto"/>
            <w:right w:val="none" w:sz="0" w:space="0" w:color="auto"/>
          </w:divBdr>
        </w:div>
        <w:div w:id="1028915613">
          <w:marLeft w:val="640"/>
          <w:marRight w:val="0"/>
          <w:marTop w:val="0"/>
          <w:marBottom w:val="0"/>
          <w:divBdr>
            <w:top w:val="none" w:sz="0" w:space="0" w:color="auto"/>
            <w:left w:val="none" w:sz="0" w:space="0" w:color="auto"/>
            <w:bottom w:val="none" w:sz="0" w:space="0" w:color="auto"/>
            <w:right w:val="none" w:sz="0" w:space="0" w:color="auto"/>
          </w:divBdr>
        </w:div>
        <w:div w:id="1985043968">
          <w:marLeft w:val="640"/>
          <w:marRight w:val="0"/>
          <w:marTop w:val="0"/>
          <w:marBottom w:val="0"/>
          <w:divBdr>
            <w:top w:val="none" w:sz="0" w:space="0" w:color="auto"/>
            <w:left w:val="none" w:sz="0" w:space="0" w:color="auto"/>
            <w:bottom w:val="none" w:sz="0" w:space="0" w:color="auto"/>
            <w:right w:val="none" w:sz="0" w:space="0" w:color="auto"/>
          </w:divBdr>
        </w:div>
        <w:div w:id="1026633347">
          <w:marLeft w:val="640"/>
          <w:marRight w:val="0"/>
          <w:marTop w:val="0"/>
          <w:marBottom w:val="0"/>
          <w:divBdr>
            <w:top w:val="none" w:sz="0" w:space="0" w:color="auto"/>
            <w:left w:val="none" w:sz="0" w:space="0" w:color="auto"/>
            <w:bottom w:val="none" w:sz="0" w:space="0" w:color="auto"/>
            <w:right w:val="none" w:sz="0" w:space="0" w:color="auto"/>
          </w:divBdr>
        </w:div>
        <w:div w:id="1798911078">
          <w:marLeft w:val="640"/>
          <w:marRight w:val="0"/>
          <w:marTop w:val="0"/>
          <w:marBottom w:val="0"/>
          <w:divBdr>
            <w:top w:val="none" w:sz="0" w:space="0" w:color="auto"/>
            <w:left w:val="none" w:sz="0" w:space="0" w:color="auto"/>
            <w:bottom w:val="none" w:sz="0" w:space="0" w:color="auto"/>
            <w:right w:val="none" w:sz="0" w:space="0" w:color="auto"/>
          </w:divBdr>
        </w:div>
        <w:div w:id="974529638">
          <w:marLeft w:val="640"/>
          <w:marRight w:val="0"/>
          <w:marTop w:val="0"/>
          <w:marBottom w:val="0"/>
          <w:divBdr>
            <w:top w:val="none" w:sz="0" w:space="0" w:color="auto"/>
            <w:left w:val="none" w:sz="0" w:space="0" w:color="auto"/>
            <w:bottom w:val="none" w:sz="0" w:space="0" w:color="auto"/>
            <w:right w:val="none" w:sz="0" w:space="0" w:color="auto"/>
          </w:divBdr>
        </w:div>
        <w:div w:id="34476871">
          <w:marLeft w:val="640"/>
          <w:marRight w:val="0"/>
          <w:marTop w:val="0"/>
          <w:marBottom w:val="0"/>
          <w:divBdr>
            <w:top w:val="none" w:sz="0" w:space="0" w:color="auto"/>
            <w:left w:val="none" w:sz="0" w:space="0" w:color="auto"/>
            <w:bottom w:val="none" w:sz="0" w:space="0" w:color="auto"/>
            <w:right w:val="none" w:sz="0" w:space="0" w:color="auto"/>
          </w:divBdr>
        </w:div>
        <w:div w:id="365762770">
          <w:marLeft w:val="640"/>
          <w:marRight w:val="0"/>
          <w:marTop w:val="0"/>
          <w:marBottom w:val="0"/>
          <w:divBdr>
            <w:top w:val="none" w:sz="0" w:space="0" w:color="auto"/>
            <w:left w:val="none" w:sz="0" w:space="0" w:color="auto"/>
            <w:bottom w:val="none" w:sz="0" w:space="0" w:color="auto"/>
            <w:right w:val="none" w:sz="0" w:space="0" w:color="auto"/>
          </w:divBdr>
        </w:div>
        <w:div w:id="770050036">
          <w:marLeft w:val="640"/>
          <w:marRight w:val="0"/>
          <w:marTop w:val="0"/>
          <w:marBottom w:val="0"/>
          <w:divBdr>
            <w:top w:val="none" w:sz="0" w:space="0" w:color="auto"/>
            <w:left w:val="none" w:sz="0" w:space="0" w:color="auto"/>
            <w:bottom w:val="none" w:sz="0" w:space="0" w:color="auto"/>
            <w:right w:val="none" w:sz="0" w:space="0" w:color="auto"/>
          </w:divBdr>
        </w:div>
        <w:div w:id="621032273">
          <w:marLeft w:val="640"/>
          <w:marRight w:val="0"/>
          <w:marTop w:val="0"/>
          <w:marBottom w:val="0"/>
          <w:divBdr>
            <w:top w:val="none" w:sz="0" w:space="0" w:color="auto"/>
            <w:left w:val="none" w:sz="0" w:space="0" w:color="auto"/>
            <w:bottom w:val="none" w:sz="0" w:space="0" w:color="auto"/>
            <w:right w:val="none" w:sz="0" w:space="0" w:color="auto"/>
          </w:divBdr>
        </w:div>
        <w:div w:id="1323391856">
          <w:marLeft w:val="640"/>
          <w:marRight w:val="0"/>
          <w:marTop w:val="0"/>
          <w:marBottom w:val="0"/>
          <w:divBdr>
            <w:top w:val="none" w:sz="0" w:space="0" w:color="auto"/>
            <w:left w:val="none" w:sz="0" w:space="0" w:color="auto"/>
            <w:bottom w:val="none" w:sz="0" w:space="0" w:color="auto"/>
            <w:right w:val="none" w:sz="0" w:space="0" w:color="auto"/>
          </w:divBdr>
        </w:div>
        <w:div w:id="1756593017">
          <w:marLeft w:val="640"/>
          <w:marRight w:val="0"/>
          <w:marTop w:val="0"/>
          <w:marBottom w:val="0"/>
          <w:divBdr>
            <w:top w:val="none" w:sz="0" w:space="0" w:color="auto"/>
            <w:left w:val="none" w:sz="0" w:space="0" w:color="auto"/>
            <w:bottom w:val="none" w:sz="0" w:space="0" w:color="auto"/>
            <w:right w:val="none" w:sz="0" w:space="0" w:color="auto"/>
          </w:divBdr>
        </w:div>
        <w:div w:id="259025014">
          <w:marLeft w:val="640"/>
          <w:marRight w:val="0"/>
          <w:marTop w:val="0"/>
          <w:marBottom w:val="0"/>
          <w:divBdr>
            <w:top w:val="none" w:sz="0" w:space="0" w:color="auto"/>
            <w:left w:val="none" w:sz="0" w:space="0" w:color="auto"/>
            <w:bottom w:val="none" w:sz="0" w:space="0" w:color="auto"/>
            <w:right w:val="none" w:sz="0" w:space="0" w:color="auto"/>
          </w:divBdr>
        </w:div>
        <w:div w:id="566378493">
          <w:marLeft w:val="640"/>
          <w:marRight w:val="0"/>
          <w:marTop w:val="0"/>
          <w:marBottom w:val="0"/>
          <w:divBdr>
            <w:top w:val="none" w:sz="0" w:space="0" w:color="auto"/>
            <w:left w:val="none" w:sz="0" w:space="0" w:color="auto"/>
            <w:bottom w:val="none" w:sz="0" w:space="0" w:color="auto"/>
            <w:right w:val="none" w:sz="0" w:space="0" w:color="auto"/>
          </w:divBdr>
        </w:div>
        <w:div w:id="1654872881">
          <w:marLeft w:val="640"/>
          <w:marRight w:val="0"/>
          <w:marTop w:val="0"/>
          <w:marBottom w:val="0"/>
          <w:divBdr>
            <w:top w:val="none" w:sz="0" w:space="0" w:color="auto"/>
            <w:left w:val="none" w:sz="0" w:space="0" w:color="auto"/>
            <w:bottom w:val="none" w:sz="0" w:space="0" w:color="auto"/>
            <w:right w:val="none" w:sz="0" w:space="0" w:color="auto"/>
          </w:divBdr>
        </w:div>
        <w:div w:id="325984317">
          <w:marLeft w:val="640"/>
          <w:marRight w:val="0"/>
          <w:marTop w:val="0"/>
          <w:marBottom w:val="0"/>
          <w:divBdr>
            <w:top w:val="none" w:sz="0" w:space="0" w:color="auto"/>
            <w:left w:val="none" w:sz="0" w:space="0" w:color="auto"/>
            <w:bottom w:val="none" w:sz="0" w:space="0" w:color="auto"/>
            <w:right w:val="none" w:sz="0" w:space="0" w:color="auto"/>
          </w:divBdr>
        </w:div>
        <w:div w:id="1416584022">
          <w:marLeft w:val="640"/>
          <w:marRight w:val="0"/>
          <w:marTop w:val="0"/>
          <w:marBottom w:val="0"/>
          <w:divBdr>
            <w:top w:val="none" w:sz="0" w:space="0" w:color="auto"/>
            <w:left w:val="none" w:sz="0" w:space="0" w:color="auto"/>
            <w:bottom w:val="none" w:sz="0" w:space="0" w:color="auto"/>
            <w:right w:val="none" w:sz="0" w:space="0" w:color="auto"/>
          </w:divBdr>
        </w:div>
        <w:div w:id="120655375">
          <w:marLeft w:val="640"/>
          <w:marRight w:val="0"/>
          <w:marTop w:val="0"/>
          <w:marBottom w:val="0"/>
          <w:divBdr>
            <w:top w:val="none" w:sz="0" w:space="0" w:color="auto"/>
            <w:left w:val="none" w:sz="0" w:space="0" w:color="auto"/>
            <w:bottom w:val="none" w:sz="0" w:space="0" w:color="auto"/>
            <w:right w:val="none" w:sz="0" w:space="0" w:color="auto"/>
          </w:divBdr>
        </w:div>
        <w:div w:id="1895970157">
          <w:marLeft w:val="640"/>
          <w:marRight w:val="0"/>
          <w:marTop w:val="0"/>
          <w:marBottom w:val="0"/>
          <w:divBdr>
            <w:top w:val="none" w:sz="0" w:space="0" w:color="auto"/>
            <w:left w:val="none" w:sz="0" w:space="0" w:color="auto"/>
            <w:bottom w:val="none" w:sz="0" w:space="0" w:color="auto"/>
            <w:right w:val="none" w:sz="0" w:space="0" w:color="auto"/>
          </w:divBdr>
        </w:div>
        <w:div w:id="961574202">
          <w:marLeft w:val="640"/>
          <w:marRight w:val="0"/>
          <w:marTop w:val="0"/>
          <w:marBottom w:val="0"/>
          <w:divBdr>
            <w:top w:val="none" w:sz="0" w:space="0" w:color="auto"/>
            <w:left w:val="none" w:sz="0" w:space="0" w:color="auto"/>
            <w:bottom w:val="none" w:sz="0" w:space="0" w:color="auto"/>
            <w:right w:val="none" w:sz="0" w:space="0" w:color="auto"/>
          </w:divBdr>
        </w:div>
        <w:div w:id="1876455471">
          <w:marLeft w:val="640"/>
          <w:marRight w:val="0"/>
          <w:marTop w:val="0"/>
          <w:marBottom w:val="0"/>
          <w:divBdr>
            <w:top w:val="none" w:sz="0" w:space="0" w:color="auto"/>
            <w:left w:val="none" w:sz="0" w:space="0" w:color="auto"/>
            <w:bottom w:val="none" w:sz="0" w:space="0" w:color="auto"/>
            <w:right w:val="none" w:sz="0" w:space="0" w:color="auto"/>
          </w:divBdr>
        </w:div>
        <w:div w:id="1371687274">
          <w:marLeft w:val="640"/>
          <w:marRight w:val="0"/>
          <w:marTop w:val="0"/>
          <w:marBottom w:val="0"/>
          <w:divBdr>
            <w:top w:val="none" w:sz="0" w:space="0" w:color="auto"/>
            <w:left w:val="none" w:sz="0" w:space="0" w:color="auto"/>
            <w:bottom w:val="none" w:sz="0" w:space="0" w:color="auto"/>
            <w:right w:val="none" w:sz="0" w:space="0" w:color="auto"/>
          </w:divBdr>
        </w:div>
        <w:div w:id="310909568">
          <w:marLeft w:val="640"/>
          <w:marRight w:val="0"/>
          <w:marTop w:val="0"/>
          <w:marBottom w:val="0"/>
          <w:divBdr>
            <w:top w:val="none" w:sz="0" w:space="0" w:color="auto"/>
            <w:left w:val="none" w:sz="0" w:space="0" w:color="auto"/>
            <w:bottom w:val="none" w:sz="0" w:space="0" w:color="auto"/>
            <w:right w:val="none" w:sz="0" w:space="0" w:color="auto"/>
          </w:divBdr>
        </w:div>
        <w:div w:id="671686447">
          <w:marLeft w:val="640"/>
          <w:marRight w:val="0"/>
          <w:marTop w:val="0"/>
          <w:marBottom w:val="0"/>
          <w:divBdr>
            <w:top w:val="none" w:sz="0" w:space="0" w:color="auto"/>
            <w:left w:val="none" w:sz="0" w:space="0" w:color="auto"/>
            <w:bottom w:val="none" w:sz="0" w:space="0" w:color="auto"/>
            <w:right w:val="none" w:sz="0" w:space="0" w:color="auto"/>
          </w:divBdr>
        </w:div>
        <w:div w:id="1919359084">
          <w:marLeft w:val="640"/>
          <w:marRight w:val="0"/>
          <w:marTop w:val="0"/>
          <w:marBottom w:val="0"/>
          <w:divBdr>
            <w:top w:val="none" w:sz="0" w:space="0" w:color="auto"/>
            <w:left w:val="none" w:sz="0" w:space="0" w:color="auto"/>
            <w:bottom w:val="none" w:sz="0" w:space="0" w:color="auto"/>
            <w:right w:val="none" w:sz="0" w:space="0" w:color="auto"/>
          </w:divBdr>
        </w:div>
        <w:div w:id="1948612628">
          <w:marLeft w:val="640"/>
          <w:marRight w:val="0"/>
          <w:marTop w:val="0"/>
          <w:marBottom w:val="0"/>
          <w:divBdr>
            <w:top w:val="none" w:sz="0" w:space="0" w:color="auto"/>
            <w:left w:val="none" w:sz="0" w:space="0" w:color="auto"/>
            <w:bottom w:val="none" w:sz="0" w:space="0" w:color="auto"/>
            <w:right w:val="none" w:sz="0" w:space="0" w:color="auto"/>
          </w:divBdr>
        </w:div>
        <w:div w:id="950284386">
          <w:marLeft w:val="640"/>
          <w:marRight w:val="0"/>
          <w:marTop w:val="0"/>
          <w:marBottom w:val="0"/>
          <w:divBdr>
            <w:top w:val="none" w:sz="0" w:space="0" w:color="auto"/>
            <w:left w:val="none" w:sz="0" w:space="0" w:color="auto"/>
            <w:bottom w:val="none" w:sz="0" w:space="0" w:color="auto"/>
            <w:right w:val="none" w:sz="0" w:space="0" w:color="auto"/>
          </w:divBdr>
        </w:div>
        <w:div w:id="1208032545">
          <w:marLeft w:val="640"/>
          <w:marRight w:val="0"/>
          <w:marTop w:val="0"/>
          <w:marBottom w:val="0"/>
          <w:divBdr>
            <w:top w:val="none" w:sz="0" w:space="0" w:color="auto"/>
            <w:left w:val="none" w:sz="0" w:space="0" w:color="auto"/>
            <w:bottom w:val="none" w:sz="0" w:space="0" w:color="auto"/>
            <w:right w:val="none" w:sz="0" w:space="0" w:color="auto"/>
          </w:divBdr>
        </w:div>
        <w:div w:id="343479161">
          <w:marLeft w:val="640"/>
          <w:marRight w:val="0"/>
          <w:marTop w:val="0"/>
          <w:marBottom w:val="0"/>
          <w:divBdr>
            <w:top w:val="none" w:sz="0" w:space="0" w:color="auto"/>
            <w:left w:val="none" w:sz="0" w:space="0" w:color="auto"/>
            <w:bottom w:val="none" w:sz="0" w:space="0" w:color="auto"/>
            <w:right w:val="none" w:sz="0" w:space="0" w:color="auto"/>
          </w:divBdr>
        </w:div>
        <w:div w:id="463282055">
          <w:marLeft w:val="640"/>
          <w:marRight w:val="0"/>
          <w:marTop w:val="0"/>
          <w:marBottom w:val="0"/>
          <w:divBdr>
            <w:top w:val="none" w:sz="0" w:space="0" w:color="auto"/>
            <w:left w:val="none" w:sz="0" w:space="0" w:color="auto"/>
            <w:bottom w:val="none" w:sz="0" w:space="0" w:color="auto"/>
            <w:right w:val="none" w:sz="0" w:space="0" w:color="auto"/>
          </w:divBdr>
        </w:div>
        <w:div w:id="2125953850">
          <w:marLeft w:val="640"/>
          <w:marRight w:val="0"/>
          <w:marTop w:val="0"/>
          <w:marBottom w:val="0"/>
          <w:divBdr>
            <w:top w:val="none" w:sz="0" w:space="0" w:color="auto"/>
            <w:left w:val="none" w:sz="0" w:space="0" w:color="auto"/>
            <w:bottom w:val="none" w:sz="0" w:space="0" w:color="auto"/>
            <w:right w:val="none" w:sz="0" w:space="0" w:color="auto"/>
          </w:divBdr>
        </w:div>
        <w:div w:id="290326674">
          <w:marLeft w:val="640"/>
          <w:marRight w:val="0"/>
          <w:marTop w:val="0"/>
          <w:marBottom w:val="0"/>
          <w:divBdr>
            <w:top w:val="none" w:sz="0" w:space="0" w:color="auto"/>
            <w:left w:val="none" w:sz="0" w:space="0" w:color="auto"/>
            <w:bottom w:val="none" w:sz="0" w:space="0" w:color="auto"/>
            <w:right w:val="none" w:sz="0" w:space="0" w:color="auto"/>
          </w:divBdr>
        </w:div>
        <w:div w:id="1651906852">
          <w:marLeft w:val="640"/>
          <w:marRight w:val="0"/>
          <w:marTop w:val="0"/>
          <w:marBottom w:val="0"/>
          <w:divBdr>
            <w:top w:val="none" w:sz="0" w:space="0" w:color="auto"/>
            <w:left w:val="none" w:sz="0" w:space="0" w:color="auto"/>
            <w:bottom w:val="none" w:sz="0" w:space="0" w:color="auto"/>
            <w:right w:val="none" w:sz="0" w:space="0" w:color="auto"/>
          </w:divBdr>
        </w:div>
        <w:div w:id="408120019">
          <w:marLeft w:val="640"/>
          <w:marRight w:val="0"/>
          <w:marTop w:val="0"/>
          <w:marBottom w:val="0"/>
          <w:divBdr>
            <w:top w:val="none" w:sz="0" w:space="0" w:color="auto"/>
            <w:left w:val="none" w:sz="0" w:space="0" w:color="auto"/>
            <w:bottom w:val="none" w:sz="0" w:space="0" w:color="auto"/>
            <w:right w:val="none" w:sz="0" w:space="0" w:color="auto"/>
          </w:divBdr>
        </w:div>
        <w:div w:id="899367218">
          <w:marLeft w:val="640"/>
          <w:marRight w:val="0"/>
          <w:marTop w:val="0"/>
          <w:marBottom w:val="0"/>
          <w:divBdr>
            <w:top w:val="none" w:sz="0" w:space="0" w:color="auto"/>
            <w:left w:val="none" w:sz="0" w:space="0" w:color="auto"/>
            <w:bottom w:val="none" w:sz="0" w:space="0" w:color="auto"/>
            <w:right w:val="none" w:sz="0" w:space="0" w:color="auto"/>
          </w:divBdr>
        </w:div>
        <w:div w:id="645665645">
          <w:marLeft w:val="640"/>
          <w:marRight w:val="0"/>
          <w:marTop w:val="0"/>
          <w:marBottom w:val="0"/>
          <w:divBdr>
            <w:top w:val="none" w:sz="0" w:space="0" w:color="auto"/>
            <w:left w:val="none" w:sz="0" w:space="0" w:color="auto"/>
            <w:bottom w:val="none" w:sz="0" w:space="0" w:color="auto"/>
            <w:right w:val="none" w:sz="0" w:space="0" w:color="auto"/>
          </w:divBdr>
        </w:div>
        <w:div w:id="1059552703">
          <w:marLeft w:val="640"/>
          <w:marRight w:val="0"/>
          <w:marTop w:val="0"/>
          <w:marBottom w:val="0"/>
          <w:divBdr>
            <w:top w:val="none" w:sz="0" w:space="0" w:color="auto"/>
            <w:left w:val="none" w:sz="0" w:space="0" w:color="auto"/>
            <w:bottom w:val="none" w:sz="0" w:space="0" w:color="auto"/>
            <w:right w:val="none" w:sz="0" w:space="0" w:color="auto"/>
          </w:divBdr>
        </w:div>
        <w:div w:id="868757267">
          <w:marLeft w:val="640"/>
          <w:marRight w:val="0"/>
          <w:marTop w:val="0"/>
          <w:marBottom w:val="0"/>
          <w:divBdr>
            <w:top w:val="none" w:sz="0" w:space="0" w:color="auto"/>
            <w:left w:val="none" w:sz="0" w:space="0" w:color="auto"/>
            <w:bottom w:val="none" w:sz="0" w:space="0" w:color="auto"/>
            <w:right w:val="none" w:sz="0" w:space="0" w:color="auto"/>
          </w:divBdr>
        </w:div>
        <w:div w:id="2108186313">
          <w:marLeft w:val="640"/>
          <w:marRight w:val="0"/>
          <w:marTop w:val="0"/>
          <w:marBottom w:val="0"/>
          <w:divBdr>
            <w:top w:val="none" w:sz="0" w:space="0" w:color="auto"/>
            <w:left w:val="none" w:sz="0" w:space="0" w:color="auto"/>
            <w:bottom w:val="none" w:sz="0" w:space="0" w:color="auto"/>
            <w:right w:val="none" w:sz="0" w:space="0" w:color="auto"/>
          </w:divBdr>
        </w:div>
        <w:div w:id="1965966486">
          <w:marLeft w:val="640"/>
          <w:marRight w:val="0"/>
          <w:marTop w:val="0"/>
          <w:marBottom w:val="0"/>
          <w:divBdr>
            <w:top w:val="none" w:sz="0" w:space="0" w:color="auto"/>
            <w:left w:val="none" w:sz="0" w:space="0" w:color="auto"/>
            <w:bottom w:val="none" w:sz="0" w:space="0" w:color="auto"/>
            <w:right w:val="none" w:sz="0" w:space="0" w:color="auto"/>
          </w:divBdr>
        </w:div>
        <w:div w:id="1254826335">
          <w:marLeft w:val="640"/>
          <w:marRight w:val="0"/>
          <w:marTop w:val="0"/>
          <w:marBottom w:val="0"/>
          <w:divBdr>
            <w:top w:val="none" w:sz="0" w:space="0" w:color="auto"/>
            <w:left w:val="none" w:sz="0" w:space="0" w:color="auto"/>
            <w:bottom w:val="none" w:sz="0" w:space="0" w:color="auto"/>
            <w:right w:val="none" w:sz="0" w:space="0" w:color="auto"/>
          </w:divBdr>
        </w:div>
        <w:div w:id="1578906913">
          <w:marLeft w:val="640"/>
          <w:marRight w:val="0"/>
          <w:marTop w:val="0"/>
          <w:marBottom w:val="0"/>
          <w:divBdr>
            <w:top w:val="none" w:sz="0" w:space="0" w:color="auto"/>
            <w:left w:val="none" w:sz="0" w:space="0" w:color="auto"/>
            <w:bottom w:val="none" w:sz="0" w:space="0" w:color="auto"/>
            <w:right w:val="none" w:sz="0" w:space="0" w:color="auto"/>
          </w:divBdr>
        </w:div>
        <w:div w:id="1029379811">
          <w:marLeft w:val="640"/>
          <w:marRight w:val="0"/>
          <w:marTop w:val="0"/>
          <w:marBottom w:val="0"/>
          <w:divBdr>
            <w:top w:val="none" w:sz="0" w:space="0" w:color="auto"/>
            <w:left w:val="none" w:sz="0" w:space="0" w:color="auto"/>
            <w:bottom w:val="none" w:sz="0" w:space="0" w:color="auto"/>
            <w:right w:val="none" w:sz="0" w:space="0" w:color="auto"/>
          </w:divBdr>
        </w:div>
        <w:div w:id="2120945621">
          <w:marLeft w:val="640"/>
          <w:marRight w:val="0"/>
          <w:marTop w:val="0"/>
          <w:marBottom w:val="0"/>
          <w:divBdr>
            <w:top w:val="none" w:sz="0" w:space="0" w:color="auto"/>
            <w:left w:val="none" w:sz="0" w:space="0" w:color="auto"/>
            <w:bottom w:val="none" w:sz="0" w:space="0" w:color="auto"/>
            <w:right w:val="none" w:sz="0" w:space="0" w:color="auto"/>
          </w:divBdr>
        </w:div>
        <w:div w:id="1590580642">
          <w:marLeft w:val="640"/>
          <w:marRight w:val="0"/>
          <w:marTop w:val="0"/>
          <w:marBottom w:val="0"/>
          <w:divBdr>
            <w:top w:val="none" w:sz="0" w:space="0" w:color="auto"/>
            <w:left w:val="none" w:sz="0" w:space="0" w:color="auto"/>
            <w:bottom w:val="none" w:sz="0" w:space="0" w:color="auto"/>
            <w:right w:val="none" w:sz="0" w:space="0" w:color="auto"/>
          </w:divBdr>
        </w:div>
        <w:div w:id="1173178471">
          <w:marLeft w:val="640"/>
          <w:marRight w:val="0"/>
          <w:marTop w:val="0"/>
          <w:marBottom w:val="0"/>
          <w:divBdr>
            <w:top w:val="none" w:sz="0" w:space="0" w:color="auto"/>
            <w:left w:val="none" w:sz="0" w:space="0" w:color="auto"/>
            <w:bottom w:val="none" w:sz="0" w:space="0" w:color="auto"/>
            <w:right w:val="none" w:sz="0" w:space="0" w:color="auto"/>
          </w:divBdr>
        </w:div>
        <w:div w:id="751007685">
          <w:marLeft w:val="640"/>
          <w:marRight w:val="0"/>
          <w:marTop w:val="0"/>
          <w:marBottom w:val="0"/>
          <w:divBdr>
            <w:top w:val="none" w:sz="0" w:space="0" w:color="auto"/>
            <w:left w:val="none" w:sz="0" w:space="0" w:color="auto"/>
            <w:bottom w:val="none" w:sz="0" w:space="0" w:color="auto"/>
            <w:right w:val="none" w:sz="0" w:space="0" w:color="auto"/>
          </w:divBdr>
        </w:div>
        <w:div w:id="1857384892">
          <w:marLeft w:val="640"/>
          <w:marRight w:val="0"/>
          <w:marTop w:val="0"/>
          <w:marBottom w:val="0"/>
          <w:divBdr>
            <w:top w:val="none" w:sz="0" w:space="0" w:color="auto"/>
            <w:left w:val="none" w:sz="0" w:space="0" w:color="auto"/>
            <w:bottom w:val="none" w:sz="0" w:space="0" w:color="auto"/>
            <w:right w:val="none" w:sz="0" w:space="0" w:color="auto"/>
          </w:divBdr>
        </w:div>
        <w:div w:id="1738629154">
          <w:marLeft w:val="640"/>
          <w:marRight w:val="0"/>
          <w:marTop w:val="0"/>
          <w:marBottom w:val="0"/>
          <w:divBdr>
            <w:top w:val="none" w:sz="0" w:space="0" w:color="auto"/>
            <w:left w:val="none" w:sz="0" w:space="0" w:color="auto"/>
            <w:bottom w:val="none" w:sz="0" w:space="0" w:color="auto"/>
            <w:right w:val="none" w:sz="0" w:space="0" w:color="auto"/>
          </w:divBdr>
        </w:div>
        <w:div w:id="492255931">
          <w:marLeft w:val="640"/>
          <w:marRight w:val="0"/>
          <w:marTop w:val="0"/>
          <w:marBottom w:val="0"/>
          <w:divBdr>
            <w:top w:val="none" w:sz="0" w:space="0" w:color="auto"/>
            <w:left w:val="none" w:sz="0" w:space="0" w:color="auto"/>
            <w:bottom w:val="none" w:sz="0" w:space="0" w:color="auto"/>
            <w:right w:val="none" w:sz="0" w:space="0" w:color="auto"/>
          </w:divBdr>
        </w:div>
        <w:div w:id="834492406">
          <w:marLeft w:val="640"/>
          <w:marRight w:val="0"/>
          <w:marTop w:val="0"/>
          <w:marBottom w:val="0"/>
          <w:divBdr>
            <w:top w:val="none" w:sz="0" w:space="0" w:color="auto"/>
            <w:left w:val="none" w:sz="0" w:space="0" w:color="auto"/>
            <w:bottom w:val="none" w:sz="0" w:space="0" w:color="auto"/>
            <w:right w:val="none" w:sz="0" w:space="0" w:color="auto"/>
          </w:divBdr>
        </w:div>
        <w:div w:id="656736354">
          <w:marLeft w:val="640"/>
          <w:marRight w:val="0"/>
          <w:marTop w:val="0"/>
          <w:marBottom w:val="0"/>
          <w:divBdr>
            <w:top w:val="none" w:sz="0" w:space="0" w:color="auto"/>
            <w:left w:val="none" w:sz="0" w:space="0" w:color="auto"/>
            <w:bottom w:val="none" w:sz="0" w:space="0" w:color="auto"/>
            <w:right w:val="none" w:sz="0" w:space="0" w:color="auto"/>
          </w:divBdr>
        </w:div>
        <w:div w:id="996227025">
          <w:marLeft w:val="640"/>
          <w:marRight w:val="0"/>
          <w:marTop w:val="0"/>
          <w:marBottom w:val="0"/>
          <w:divBdr>
            <w:top w:val="none" w:sz="0" w:space="0" w:color="auto"/>
            <w:left w:val="none" w:sz="0" w:space="0" w:color="auto"/>
            <w:bottom w:val="none" w:sz="0" w:space="0" w:color="auto"/>
            <w:right w:val="none" w:sz="0" w:space="0" w:color="auto"/>
          </w:divBdr>
        </w:div>
        <w:div w:id="1574587475">
          <w:marLeft w:val="640"/>
          <w:marRight w:val="0"/>
          <w:marTop w:val="0"/>
          <w:marBottom w:val="0"/>
          <w:divBdr>
            <w:top w:val="none" w:sz="0" w:space="0" w:color="auto"/>
            <w:left w:val="none" w:sz="0" w:space="0" w:color="auto"/>
            <w:bottom w:val="none" w:sz="0" w:space="0" w:color="auto"/>
            <w:right w:val="none" w:sz="0" w:space="0" w:color="auto"/>
          </w:divBdr>
        </w:div>
        <w:div w:id="992178474">
          <w:marLeft w:val="640"/>
          <w:marRight w:val="0"/>
          <w:marTop w:val="0"/>
          <w:marBottom w:val="0"/>
          <w:divBdr>
            <w:top w:val="none" w:sz="0" w:space="0" w:color="auto"/>
            <w:left w:val="none" w:sz="0" w:space="0" w:color="auto"/>
            <w:bottom w:val="none" w:sz="0" w:space="0" w:color="auto"/>
            <w:right w:val="none" w:sz="0" w:space="0" w:color="auto"/>
          </w:divBdr>
        </w:div>
        <w:div w:id="215749676">
          <w:marLeft w:val="640"/>
          <w:marRight w:val="0"/>
          <w:marTop w:val="0"/>
          <w:marBottom w:val="0"/>
          <w:divBdr>
            <w:top w:val="none" w:sz="0" w:space="0" w:color="auto"/>
            <w:left w:val="none" w:sz="0" w:space="0" w:color="auto"/>
            <w:bottom w:val="none" w:sz="0" w:space="0" w:color="auto"/>
            <w:right w:val="none" w:sz="0" w:space="0" w:color="auto"/>
          </w:divBdr>
        </w:div>
        <w:div w:id="1726025292">
          <w:marLeft w:val="640"/>
          <w:marRight w:val="0"/>
          <w:marTop w:val="0"/>
          <w:marBottom w:val="0"/>
          <w:divBdr>
            <w:top w:val="none" w:sz="0" w:space="0" w:color="auto"/>
            <w:left w:val="none" w:sz="0" w:space="0" w:color="auto"/>
            <w:bottom w:val="none" w:sz="0" w:space="0" w:color="auto"/>
            <w:right w:val="none" w:sz="0" w:space="0" w:color="auto"/>
          </w:divBdr>
        </w:div>
        <w:div w:id="2112503035">
          <w:marLeft w:val="640"/>
          <w:marRight w:val="0"/>
          <w:marTop w:val="0"/>
          <w:marBottom w:val="0"/>
          <w:divBdr>
            <w:top w:val="none" w:sz="0" w:space="0" w:color="auto"/>
            <w:left w:val="none" w:sz="0" w:space="0" w:color="auto"/>
            <w:bottom w:val="none" w:sz="0" w:space="0" w:color="auto"/>
            <w:right w:val="none" w:sz="0" w:space="0" w:color="auto"/>
          </w:divBdr>
        </w:div>
        <w:div w:id="175582112">
          <w:marLeft w:val="640"/>
          <w:marRight w:val="0"/>
          <w:marTop w:val="0"/>
          <w:marBottom w:val="0"/>
          <w:divBdr>
            <w:top w:val="none" w:sz="0" w:space="0" w:color="auto"/>
            <w:left w:val="none" w:sz="0" w:space="0" w:color="auto"/>
            <w:bottom w:val="none" w:sz="0" w:space="0" w:color="auto"/>
            <w:right w:val="none" w:sz="0" w:space="0" w:color="auto"/>
          </w:divBdr>
        </w:div>
        <w:div w:id="881861918">
          <w:marLeft w:val="640"/>
          <w:marRight w:val="0"/>
          <w:marTop w:val="0"/>
          <w:marBottom w:val="0"/>
          <w:divBdr>
            <w:top w:val="none" w:sz="0" w:space="0" w:color="auto"/>
            <w:left w:val="none" w:sz="0" w:space="0" w:color="auto"/>
            <w:bottom w:val="none" w:sz="0" w:space="0" w:color="auto"/>
            <w:right w:val="none" w:sz="0" w:space="0" w:color="auto"/>
          </w:divBdr>
        </w:div>
        <w:div w:id="306322587">
          <w:marLeft w:val="640"/>
          <w:marRight w:val="0"/>
          <w:marTop w:val="0"/>
          <w:marBottom w:val="0"/>
          <w:divBdr>
            <w:top w:val="none" w:sz="0" w:space="0" w:color="auto"/>
            <w:left w:val="none" w:sz="0" w:space="0" w:color="auto"/>
            <w:bottom w:val="none" w:sz="0" w:space="0" w:color="auto"/>
            <w:right w:val="none" w:sz="0" w:space="0" w:color="auto"/>
          </w:divBdr>
        </w:div>
        <w:div w:id="1780760389">
          <w:marLeft w:val="640"/>
          <w:marRight w:val="0"/>
          <w:marTop w:val="0"/>
          <w:marBottom w:val="0"/>
          <w:divBdr>
            <w:top w:val="none" w:sz="0" w:space="0" w:color="auto"/>
            <w:left w:val="none" w:sz="0" w:space="0" w:color="auto"/>
            <w:bottom w:val="none" w:sz="0" w:space="0" w:color="auto"/>
            <w:right w:val="none" w:sz="0" w:space="0" w:color="auto"/>
          </w:divBdr>
        </w:div>
        <w:div w:id="1381856458">
          <w:marLeft w:val="640"/>
          <w:marRight w:val="0"/>
          <w:marTop w:val="0"/>
          <w:marBottom w:val="0"/>
          <w:divBdr>
            <w:top w:val="none" w:sz="0" w:space="0" w:color="auto"/>
            <w:left w:val="none" w:sz="0" w:space="0" w:color="auto"/>
            <w:bottom w:val="none" w:sz="0" w:space="0" w:color="auto"/>
            <w:right w:val="none" w:sz="0" w:space="0" w:color="auto"/>
          </w:divBdr>
        </w:div>
        <w:div w:id="397434575">
          <w:marLeft w:val="640"/>
          <w:marRight w:val="0"/>
          <w:marTop w:val="0"/>
          <w:marBottom w:val="0"/>
          <w:divBdr>
            <w:top w:val="none" w:sz="0" w:space="0" w:color="auto"/>
            <w:left w:val="none" w:sz="0" w:space="0" w:color="auto"/>
            <w:bottom w:val="none" w:sz="0" w:space="0" w:color="auto"/>
            <w:right w:val="none" w:sz="0" w:space="0" w:color="auto"/>
          </w:divBdr>
        </w:div>
        <w:div w:id="1201358563">
          <w:marLeft w:val="640"/>
          <w:marRight w:val="0"/>
          <w:marTop w:val="0"/>
          <w:marBottom w:val="0"/>
          <w:divBdr>
            <w:top w:val="none" w:sz="0" w:space="0" w:color="auto"/>
            <w:left w:val="none" w:sz="0" w:space="0" w:color="auto"/>
            <w:bottom w:val="none" w:sz="0" w:space="0" w:color="auto"/>
            <w:right w:val="none" w:sz="0" w:space="0" w:color="auto"/>
          </w:divBdr>
        </w:div>
        <w:div w:id="441732003">
          <w:marLeft w:val="640"/>
          <w:marRight w:val="0"/>
          <w:marTop w:val="0"/>
          <w:marBottom w:val="0"/>
          <w:divBdr>
            <w:top w:val="none" w:sz="0" w:space="0" w:color="auto"/>
            <w:left w:val="none" w:sz="0" w:space="0" w:color="auto"/>
            <w:bottom w:val="none" w:sz="0" w:space="0" w:color="auto"/>
            <w:right w:val="none" w:sz="0" w:space="0" w:color="auto"/>
          </w:divBdr>
        </w:div>
        <w:div w:id="983510467">
          <w:marLeft w:val="640"/>
          <w:marRight w:val="0"/>
          <w:marTop w:val="0"/>
          <w:marBottom w:val="0"/>
          <w:divBdr>
            <w:top w:val="none" w:sz="0" w:space="0" w:color="auto"/>
            <w:left w:val="none" w:sz="0" w:space="0" w:color="auto"/>
            <w:bottom w:val="none" w:sz="0" w:space="0" w:color="auto"/>
            <w:right w:val="none" w:sz="0" w:space="0" w:color="auto"/>
          </w:divBdr>
        </w:div>
        <w:div w:id="439373526">
          <w:marLeft w:val="640"/>
          <w:marRight w:val="0"/>
          <w:marTop w:val="0"/>
          <w:marBottom w:val="0"/>
          <w:divBdr>
            <w:top w:val="none" w:sz="0" w:space="0" w:color="auto"/>
            <w:left w:val="none" w:sz="0" w:space="0" w:color="auto"/>
            <w:bottom w:val="none" w:sz="0" w:space="0" w:color="auto"/>
            <w:right w:val="none" w:sz="0" w:space="0" w:color="auto"/>
          </w:divBdr>
        </w:div>
        <w:div w:id="412288092">
          <w:marLeft w:val="640"/>
          <w:marRight w:val="0"/>
          <w:marTop w:val="0"/>
          <w:marBottom w:val="0"/>
          <w:divBdr>
            <w:top w:val="none" w:sz="0" w:space="0" w:color="auto"/>
            <w:left w:val="none" w:sz="0" w:space="0" w:color="auto"/>
            <w:bottom w:val="none" w:sz="0" w:space="0" w:color="auto"/>
            <w:right w:val="none" w:sz="0" w:space="0" w:color="auto"/>
          </w:divBdr>
        </w:div>
        <w:div w:id="1453816632">
          <w:marLeft w:val="640"/>
          <w:marRight w:val="0"/>
          <w:marTop w:val="0"/>
          <w:marBottom w:val="0"/>
          <w:divBdr>
            <w:top w:val="none" w:sz="0" w:space="0" w:color="auto"/>
            <w:left w:val="none" w:sz="0" w:space="0" w:color="auto"/>
            <w:bottom w:val="none" w:sz="0" w:space="0" w:color="auto"/>
            <w:right w:val="none" w:sz="0" w:space="0" w:color="auto"/>
          </w:divBdr>
        </w:div>
        <w:div w:id="1302424622">
          <w:marLeft w:val="640"/>
          <w:marRight w:val="0"/>
          <w:marTop w:val="0"/>
          <w:marBottom w:val="0"/>
          <w:divBdr>
            <w:top w:val="none" w:sz="0" w:space="0" w:color="auto"/>
            <w:left w:val="none" w:sz="0" w:space="0" w:color="auto"/>
            <w:bottom w:val="none" w:sz="0" w:space="0" w:color="auto"/>
            <w:right w:val="none" w:sz="0" w:space="0" w:color="auto"/>
          </w:divBdr>
        </w:div>
        <w:div w:id="955017787">
          <w:marLeft w:val="640"/>
          <w:marRight w:val="0"/>
          <w:marTop w:val="0"/>
          <w:marBottom w:val="0"/>
          <w:divBdr>
            <w:top w:val="none" w:sz="0" w:space="0" w:color="auto"/>
            <w:left w:val="none" w:sz="0" w:space="0" w:color="auto"/>
            <w:bottom w:val="none" w:sz="0" w:space="0" w:color="auto"/>
            <w:right w:val="none" w:sz="0" w:space="0" w:color="auto"/>
          </w:divBdr>
        </w:div>
        <w:div w:id="1884900886">
          <w:marLeft w:val="640"/>
          <w:marRight w:val="0"/>
          <w:marTop w:val="0"/>
          <w:marBottom w:val="0"/>
          <w:divBdr>
            <w:top w:val="none" w:sz="0" w:space="0" w:color="auto"/>
            <w:left w:val="none" w:sz="0" w:space="0" w:color="auto"/>
            <w:bottom w:val="none" w:sz="0" w:space="0" w:color="auto"/>
            <w:right w:val="none" w:sz="0" w:space="0" w:color="auto"/>
          </w:divBdr>
        </w:div>
        <w:div w:id="1381638057">
          <w:marLeft w:val="640"/>
          <w:marRight w:val="0"/>
          <w:marTop w:val="0"/>
          <w:marBottom w:val="0"/>
          <w:divBdr>
            <w:top w:val="none" w:sz="0" w:space="0" w:color="auto"/>
            <w:left w:val="none" w:sz="0" w:space="0" w:color="auto"/>
            <w:bottom w:val="none" w:sz="0" w:space="0" w:color="auto"/>
            <w:right w:val="none" w:sz="0" w:space="0" w:color="auto"/>
          </w:divBdr>
        </w:div>
        <w:div w:id="361630710">
          <w:marLeft w:val="640"/>
          <w:marRight w:val="0"/>
          <w:marTop w:val="0"/>
          <w:marBottom w:val="0"/>
          <w:divBdr>
            <w:top w:val="none" w:sz="0" w:space="0" w:color="auto"/>
            <w:left w:val="none" w:sz="0" w:space="0" w:color="auto"/>
            <w:bottom w:val="none" w:sz="0" w:space="0" w:color="auto"/>
            <w:right w:val="none" w:sz="0" w:space="0" w:color="auto"/>
          </w:divBdr>
        </w:div>
        <w:div w:id="1581938063">
          <w:marLeft w:val="640"/>
          <w:marRight w:val="0"/>
          <w:marTop w:val="0"/>
          <w:marBottom w:val="0"/>
          <w:divBdr>
            <w:top w:val="none" w:sz="0" w:space="0" w:color="auto"/>
            <w:left w:val="none" w:sz="0" w:space="0" w:color="auto"/>
            <w:bottom w:val="none" w:sz="0" w:space="0" w:color="auto"/>
            <w:right w:val="none" w:sz="0" w:space="0" w:color="auto"/>
          </w:divBdr>
        </w:div>
        <w:div w:id="719791000">
          <w:marLeft w:val="640"/>
          <w:marRight w:val="0"/>
          <w:marTop w:val="0"/>
          <w:marBottom w:val="0"/>
          <w:divBdr>
            <w:top w:val="none" w:sz="0" w:space="0" w:color="auto"/>
            <w:left w:val="none" w:sz="0" w:space="0" w:color="auto"/>
            <w:bottom w:val="none" w:sz="0" w:space="0" w:color="auto"/>
            <w:right w:val="none" w:sz="0" w:space="0" w:color="auto"/>
          </w:divBdr>
        </w:div>
        <w:div w:id="248194492">
          <w:marLeft w:val="640"/>
          <w:marRight w:val="0"/>
          <w:marTop w:val="0"/>
          <w:marBottom w:val="0"/>
          <w:divBdr>
            <w:top w:val="none" w:sz="0" w:space="0" w:color="auto"/>
            <w:left w:val="none" w:sz="0" w:space="0" w:color="auto"/>
            <w:bottom w:val="none" w:sz="0" w:space="0" w:color="auto"/>
            <w:right w:val="none" w:sz="0" w:space="0" w:color="auto"/>
          </w:divBdr>
        </w:div>
        <w:div w:id="594749867">
          <w:marLeft w:val="640"/>
          <w:marRight w:val="0"/>
          <w:marTop w:val="0"/>
          <w:marBottom w:val="0"/>
          <w:divBdr>
            <w:top w:val="none" w:sz="0" w:space="0" w:color="auto"/>
            <w:left w:val="none" w:sz="0" w:space="0" w:color="auto"/>
            <w:bottom w:val="none" w:sz="0" w:space="0" w:color="auto"/>
            <w:right w:val="none" w:sz="0" w:space="0" w:color="auto"/>
          </w:divBdr>
        </w:div>
        <w:div w:id="739404916">
          <w:marLeft w:val="640"/>
          <w:marRight w:val="0"/>
          <w:marTop w:val="0"/>
          <w:marBottom w:val="0"/>
          <w:divBdr>
            <w:top w:val="none" w:sz="0" w:space="0" w:color="auto"/>
            <w:left w:val="none" w:sz="0" w:space="0" w:color="auto"/>
            <w:bottom w:val="none" w:sz="0" w:space="0" w:color="auto"/>
            <w:right w:val="none" w:sz="0" w:space="0" w:color="auto"/>
          </w:divBdr>
        </w:div>
        <w:div w:id="1144547201">
          <w:marLeft w:val="640"/>
          <w:marRight w:val="0"/>
          <w:marTop w:val="0"/>
          <w:marBottom w:val="0"/>
          <w:divBdr>
            <w:top w:val="none" w:sz="0" w:space="0" w:color="auto"/>
            <w:left w:val="none" w:sz="0" w:space="0" w:color="auto"/>
            <w:bottom w:val="none" w:sz="0" w:space="0" w:color="auto"/>
            <w:right w:val="none" w:sz="0" w:space="0" w:color="auto"/>
          </w:divBdr>
        </w:div>
        <w:div w:id="1627347561">
          <w:marLeft w:val="640"/>
          <w:marRight w:val="0"/>
          <w:marTop w:val="0"/>
          <w:marBottom w:val="0"/>
          <w:divBdr>
            <w:top w:val="none" w:sz="0" w:space="0" w:color="auto"/>
            <w:left w:val="none" w:sz="0" w:space="0" w:color="auto"/>
            <w:bottom w:val="none" w:sz="0" w:space="0" w:color="auto"/>
            <w:right w:val="none" w:sz="0" w:space="0" w:color="auto"/>
          </w:divBdr>
        </w:div>
        <w:div w:id="495995250">
          <w:marLeft w:val="640"/>
          <w:marRight w:val="0"/>
          <w:marTop w:val="0"/>
          <w:marBottom w:val="0"/>
          <w:divBdr>
            <w:top w:val="none" w:sz="0" w:space="0" w:color="auto"/>
            <w:left w:val="none" w:sz="0" w:space="0" w:color="auto"/>
            <w:bottom w:val="none" w:sz="0" w:space="0" w:color="auto"/>
            <w:right w:val="none" w:sz="0" w:space="0" w:color="auto"/>
          </w:divBdr>
        </w:div>
        <w:div w:id="1141311709">
          <w:marLeft w:val="640"/>
          <w:marRight w:val="0"/>
          <w:marTop w:val="0"/>
          <w:marBottom w:val="0"/>
          <w:divBdr>
            <w:top w:val="none" w:sz="0" w:space="0" w:color="auto"/>
            <w:left w:val="none" w:sz="0" w:space="0" w:color="auto"/>
            <w:bottom w:val="none" w:sz="0" w:space="0" w:color="auto"/>
            <w:right w:val="none" w:sz="0" w:space="0" w:color="auto"/>
          </w:divBdr>
        </w:div>
        <w:div w:id="360203411">
          <w:marLeft w:val="640"/>
          <w:marRight w:val="0"/>
          <w:marTop w:val="0"/>
          <w:marBottom w:val="0"/>
          <w:divBdr>
            <w:top w:val="none" w:sz="0" w:space="0" w:color="auto"/>
            <w:left w:val="none" w:sz="0" w:space="0" w:color="auto"/>
            <w:bottom w:val="none" w:sz="0" w:space="0" w:color="auto"/>
            <w:right w:val="none" w:sz="0" w:space="0" w:color="auto"/>
          </w:divBdr>
        </w:div>
        <w:div w:id="1437481364">
          <w:marLeft w:val="640"/>
          <w:marRight w:val="0"/>
          <w:marTop w:val="0"/>
          <w:marBottom w:val="0"/>
          <w:divBdr>
            <w:top w:val="none" w:sz="0" w:space="0" w:color="auto"/>
            <w:left w:val="none" w:sz="0" w:space="0" w:color="auto"/>
            <w:bottom w:val="none" w:sz="0" w:space="0" w:color="auto"/>
            <w:right w:val="none" w:sz="0" w:space="0" w:color="auto"/>
          </w:divBdr>
        </w:div>
        <w:div w:id="1841263907">
          <w:marLeft w:val="640"/>
          <w:marRight w:val="0"/>
          <w:marTop w:val="0"/>
          <w:marBottom w:val="0"/>
          <w:divBdr>
            <w:top w:val="none" w:sz="0" w:space="0" w:color="auto"/>
            <w:left w:val="none" w:sz="0" w:space="0" w:color="auto"/>
            <w:bottom w:val="none" w:sz="0" w:space="0" w:color="auto"/>
            <w:right w:val="none" w:sz="0" w:space="0" w:color="auto"/>
          </w:divBdr>
        </w:div>
        <w:div w:id="1983803953">
          <w:marLeft w:val="640"/>
          <w:marRight w:val="0"/>
          <w:marTop w:val="0"/>
          <w:marBottom w:val="0"/>
          <w:divBdr>
            <w:top w:val="none" w:sz="0" w:space="0" w:color="auto"/>
            <w:left w:val="none" w:sz="0" w:space="0" w:color="auto"/>
            <w:bottom w:val="none" w:sz="0" w:space="0" w:color="auto"/>
            <w:right w:val="none" w:sz="0" w:space="0" w:color="auto"/>
          </w:divBdr>
        </w:div>
        <w:div w:id="1792506320">
          <w:marLeft w:val="640"/>
          <w:marRight w:val="0"/>
          <w:marTop w:val="0"/>
          <w:marBottom w:val="0"/>
          <w:divBdr>
            <w:top w:val="none" w:sz="0" w:space="0" w:color="auto"/>
            <w:left w:val="none" w:sz="0" w:space="0" w:color="auto"/>
            <w:bottom w:val="none" w:sz="0" w:space="0" w:color="auto"/>
            <w:right w:val="none" w:sz="0" w:space="0" w:color="auto"/>
          </w:divBdr>
        </w:div>
        <w:div w:id="1434351875">
          <w:marLeft w:val="640"/>
          <w:marRight w:val="0"/>
          <w:marTop w:val="0"/>
          <w:marBottom w:val="0"/>
          <w:divBdr>
            <w:top w:val="none" w:sz="0" w:space="0" w:color="auto"/>
            <w:left w:val="none" w:sz="0" w:space="0" w:color="auto"/>
            <w:bottom w:val="none" w:sz="0" w:space="0" w:color="auto"/>
            <w:right w:val="none" w:sz="0" w:space="0" w:color="auto"/>
          </w:divBdr>
        </w:div>
        <w:div w:id="162742798">
          <w:marLeft w:val="640"/>
          <w:marRight w:val="0"/>
          <w:marTop w:val="0"/>
          <w:marBottom w:val="0"/>
          <w:divBdr>
            <w:top w:val="none" w:sz="0" w:space="0" w:color="auto"/>
            <w:left w:val="none" w:sz="0" w:space="0" w:color="auto"/>
            <w:bottom w:val="none" w:sz="0" w:space="0" w:color="auto"/>
            <w:right w:val="none" w:sz="0" w:space="0" w:color="auto"/>
          </w:divBdr>
        </w:div>
        <w:div w:id="528563871">
          <w:marLeft w:val="640"/>
          <w:marRight w:val="0"/>
          <w:marTop w:val="0"/>
          <w:marBottom w:val="0"/>
          <w:divBdr>
            <w:top w:val="none" w:sz="0" w:space="0" w:color="auto"/>
            <w:left w:val="none" w:sz="0" w:space="0" w:color="auto"/>
            <w:bottom w:val="none" w:sz="0" w:space="0" w:color="auto"/>
            <w:right w:val="none" w:sz="0" w:space="0" w:color="auto"/>
          </w:divBdr>
        </w:div>
        <w:div w:id="1824350235">
          <w:marLeft w:val="640"/>
          <w:marRight w:val="0"/>
          <w:marTop w:val="0"/>
          <w:marBottom w:val="0"/>
          <w:divBdr>
            <w:top w:val="none" w:sz="0" w:space="0" w:color="auto"/>
            <w:left w:val="none" w:sz="0" w:space="0" w:color="auto"/>
            <w:bottom w:val="none" w:sz="0" w:space="0" w:color="auto"/>
            <w:right w:val="none" w:sz="0" w:space="0" w:color="auto"/>
          </w:divBdr>
        </w:div>
        <w:div w:id="548077638">
          <w:marLeft w:val="640"/>
          <w:marRight w:val="0"/>
          <w:marTop w:val="0"/>
          <w:marBottom w:val="0"/>
          <w:divBdr>
            <w:top w:val="none" w:sz="0" w:space="0" w:color="auto"/>
            <w:left w:val="none" w:sz="0" w:space="0" w:color="auto"/>
            <w:bottom w:val="none" w:sz="0" w:space="0" w:color="auto"/>
            <w:right w:val="none" w:sz="0" w:space="0" w:color="auto"/>
          </w:divBdr>
        </w:div>
        <w:div w:id="277223028">
          <w:marLeft w:val="640"/>
          <w:marRight w:val="0"/>
          <w:marTop w:val="0"/>
          <w:marBottom w:val="0"/>
          <w:divBdr>
            <w:top w:val="none" w:sz="0" w:space="0" w:color="auto"/>
            <w:left w:val="none" w:sz="0" w:space="0" w:color="auto"/>
            <w:bottom w:val="none" w:sz="0" w:space="0" w:color="auto"/>
            <w:right w:val="none" w:sz="0" w:space="0" w:color="auto"/>
          </w:divBdr>
        </w:div>
        <w:div w:id="1869247833">
          <w:marLeft w:val="640"/>
          <w:marRight w:val="0"/>
          <w:marTop w:val="0"/>
          <w:marBottom w:val="0"/>
          <w:divBdr>
            <w:top w:val="none" w:sz="0" w:space="0" w:color="auto"/>
            <w:left w:val="none" w:sz="0" w:space="0" w:color="auto"/>
            <w:bottom w:val="none" w:sz="0" w:space="0" w:color="auto"/>
            <w:right w:val="none" w:sz="0" w:space="0" w:color="auto"/>
          </w:divBdr>
        </w:div>
        <w:div w:id="1992832433">
          <w:marLeft w:val="640"/>
          <w:marRight w:val="0"/>
          <w:marTop w:val="0"/>
          <w:marBottom w:val="0"/>
          <w:divBdr>
            <w:top w:val="none" w:sz="0" w:space="0" w:color="auto"/>
            <w:left w:val="none" w:sz="0" w:space="0" w:color="auto"/>
            <w:bottom w:val="none" w:sz="0" w:space="0" w:color="auto"/>
            <w:right w:val="none" w:sz="0" w:space="0" w:color="auto"/>
          </w:divBdr>
        </w:div>
        <w:div w:id="1703902460">
          <w:marLeft w:val="640"/>
          <w:marRight w:val="0"/>
          <w:marTop w:val="0"/>
          <w:marBottom w:val="0"/>
          <w:divBdr>
            <w:top w:val="none" w:sz="0" w:space="0" w:color="auto"/>
            <w:left w:val="none" w:sz="0" w:space="0" w:color="auto"/>
            <w:bottom w:val="none" w:sz="0" w:space="0" w:color="auto"/>
            <w:right w:val="none" w:sz="0" w:space="0" w:color="auto"/>
          </w:divBdr>
        </w:div>
        <w:div w:id="2146778697">
          <w:marLeft w:val="640"/>
          <w:marRight w:val="0"/>
          <w:marTop w:val="0"/>
          <w:marBottom w:val="0"/>
          <w:divBdr>
            <w:top w:val="none" w:sz="0" w:space="0" w:color="auto"/>
            <w:left w:val="none" w:sz="0" w:space="0" w:color="auto"/>
            <w:bottom w:val="none" w:sz="0" w:space="0" w:color="auto"/>
            <w:right w:val="none" w:sz="0" w:space="0" w:color="auto"/>
          </w:divBdr>
        </w:div>
      </w:divsChild>
    </w:div>
    <w:div w:id="510994220">
      <w:bodyDiv w:val="1"/>
      <w:marLeft w:val="0"/>
      <w:marRight w:val="0"/>
      <w:marTop w:val="0"/>
      <w:marBottom w:val="0"/>
      <w:divBdr>
        <w:top w:val="none" w:sz="0" w:space="0" w:color="auto"/>
        <w:left w:val="none" w:sz="0" w:space="0" w:color="auto"/>
        <w:bottom w:val="none" w:sz="0" w:space="0" w:color="auto"/>
        <w:right w:val="none" w:sz="0" w:space="0" w:color="auto"/>
      </w:divBdr>
      <w:divsChild>
        <w:div w:id="2075152273">
          <w:marLeft w:val="640"/>
          <w:marRight w:val="0"/>
          <w:marTop w:val="0"/>
          <w:marBottom w:val="0"/>
          <w:divBdr>
            <w:top w:val="none" w:sz="0" w:space="0" w:color="auto"/>
            <w:left w:val="none" w:sz="0" w:space="0" w:color="auto"/>
            <w:bottom w:val="none" w:sz="0" w:space="0" w:color="auto"/>
            <w:right w:val="none" w:sz="0" w:space="0" w:color="auto"/>
          </w:divBdr>
        </w:div>
        <w:div w:id="341082055">
          <w:marLeft w:val="640"/>
          <w:marRight w:val="0"/>
          <w:marTop w:val="0"/>
          <w:marBottom w:val="0"/>
          <w:divBdr>
            <w:top w:val="none" w:sz="0" w:space="0" w:color="auto"/>
            <w:left w:val="none" w:sz="0" w:space="0" w:color="auto"/>
            <w:bottom w:val="none" w:sz="0" w:space="0" w:color="auto"/>
            <w:right w:val="none" w:sz="0" w:space="0" w:color="auto"/>
          </w:divBdr>
        </w:div>
        <w:div w:id="722949125">
          <w:marLeft w:val="640"/>
          <w:marRight w:val="0"/>
          <w:marTop w:val="0"/>
          <w:marBottom w:val="0"/>
          <w:divBdr>
            <w:top w:val="none" w:sz="0" w:space="0" w:color="auto"/>
            <w:left w:val="none" w:sz="0" w:space="0" w:color="auto"/>
            <w:bottom w:val="none" w:sz="0" w:space="0" w:color="auto"/>
            <w:right w:val="none" w:sz="0" w:space="0" w:color="auto"/>
          </w:divBdr>
        </w:div>
        <w:div w:id="1875344170">
          <w:marLeft w:val="640"/>
          <w:marRight w:val="0"/>
          <w:marTop w:val="0"/>
          <w:marBottom w:val="0"/>
          <w:divBdr>
            <w:top w:val="none" w:sz="0" w:space="0" w:color="auto"/>
            <w:left w:val="none" w:sz="0" w:space="0" w:color="auto"/>
            <w:bottom w:val="none" w:sz="0" w:space="0" w:color="auto"/>
            <w:right w:val="none" w:sz="0" w:space="0" w:color="auto"/>
          </w:divBdr>
        </w:div>
        <w:div w:id="845097118">
          <w:marLeft w:val="640"/>
          <w:marRight w:val="0"/>
          <w:marTop w:val="0"/>
          <w:marBottom w:val="0"/>
          <w:divBdr>
            <w:top w:val="none" w:sz="0" w:space="0" w:color="auto"/>
            <w:left w:val="none" w:sz="0" w:space="0" w:color="auto"/>
            <w:bottom w:val="none" w:sz="0" w:space="0" w:color="auto"/>
            <w:right w:val="none" w:sz="0" w:space="0" w:color="auto"/>
          </w:divBdr>
        </w:div>
        <w:div w:id="1157190749">
          <w:marLeft w:val="640"/>
          <w:marRight w:val="0"/>
          <w:marTop w:val="0"/>
          <w:marBottom w:val="0"/>
          <w:divBdr>
            <w:top w:val="none" w:sz="0" w:space="0" w:color="auto"/>
            <w:left w:val="none" w:sz="0" w:space="0" w:color="auto"/>
            <w:bottom w:val="none" w:sz="0" w:space="0" w:color="auto"/>
            <w:right w:val="none" w:sz="0" w:space="0" w:color="auto"/>
          </w:divBdr>
        </w:div>
        <w:div w:id="624773534">
          <w:marLeft w:val="640"/>
          <w:marRight w:val="0"/>
          <w:marTop w:val="0"/>
          <w:marBottom w:val="0"/>
          <w:divBdr>
            <w:top w:val="none" w:sz="0" w:space="0" w:color="auto"/>
            <w:left w:val="none" w:sz="0" w:space="0" w:color="auto"/>
            <w:bottom w:val="none" w:sz="0" w:space="0" w:color="auto"/>
            <w:right w:val="none" w:sz="0" w:space="0" w:color="auto"/>
          </w:divBdr>
        </w:div>
        <w:div w:id="1306856044">
          <w:marLeft w:val="640"/>
          <w:marRight w:val="0"/>
          <w:marTop w:val="0"/>
          <w:marBottom w:val="0"/>
          <w:divBdr>
            <w:top w:val="none" w:sz="0" w:space="0" w:color="auto"/>
            <w:left w:val="none" w:sz="0" w:space="0" w:color="auto"/>
            <w:bottom w:val="none" w:sz="0" w:space="0" w:color="auto"/>
            <w:right w:val="none" w:sz="0" w:space="0" w:color="auto"/>
          </w:divBdr>
        </w:div>
        <w:div w:id="1849906418">
          <w:marLeft w:val="640"/>
          <w:marRight w:val="0"/>
          <w:marTop w:val="0"/>
          <w:marBottom w:val="0"/>
          <w:divBdr>
            <w:top w:val="none" w:sz="0" w:space="0" w:color="auto"/>
            <w:left w:val="none" w:sz="0" w:space="0" w:color="auto"/>
            <w:bottom w:val="none" w:sz="0" w:space="0" w:color="auto"/>
            <w:right w:val="none" w:sz="0" w:space="0" w:color="auto"/>
          </w:divBdr>
        </w:div>
        <w:div w:id="1850019838">
          <w:marLeft w:val="640"/>
          <w:marRight w:val="0"/>
          <w:marTop w:val="0"/>
          <w:marBottom w:val="0"/>
          <w:divBdr>
            <w:top w:val="none" w:sz="0" w:space="0" w:color="auto"/>
            <w:left w:val="none" w:sz="0" w:space="0" w:color="auto"/>
            <w:bottom w:val="none" w:sz="0" w:space="0" w:color="auto"/>
            <w:right w:val="none" w:sz="0" w:space="0" w:color="auto"/>
          </w:divBdr>
        </w:div>
        <w:div w:id="533463517">
          <w:marLeft w:val="640"/>
          <w:marRight w:val="0"/>
          <w:marTop w:val="0"/>
          <w:marBottom w:val="0"/>
          <w:divBdr>
            <w:top w:val="none" w:sz="0" w:space="0" w:color="auto"/>
            <w:left w:val="none" w:sz="0" w:space="0" w:color="auto"/>
            <w:bottom w:val="none" w:sz="0" w:space="0" w:color="auto"/>
            <w:right w:val="none" w:sz="0" w:space="0" w:color="auto"/>
          </w:divBdr>
        </w:div>
        <w:div w:id="1953396368">
          <w:marLeft w:val="640"/>
          <w:marRight w:val="0"/>
          <w:marTop w:val="0"/>
          <w:marBottom w:val="0"/>
          <w:divBdr>
            <w:top w:val="none" w:sz="0" w:space="0" w:color="auto"/>
            <w:left w:val="none" w:sz="0" w:space="0" w:color="auto"/>
            <w:bottom w:val="none" w:sz="0" w:space="0" w:color="auto"/>
            <w:right w:val="none" w:sz="0" w:space="0" w:color="auto"/>
          </w:divBdr>
        </w:div>
        <w:div w:id="432017793">
          <w:marLeft w:val="640"/>
          <w:marRight w:val="0"/>
          <w:marTop w:val="0"/>
          <w:marBottom w:val="0"/>
          <w:divBdr>
            <w:top w:val="none" w:sz="0" w:space="0" w:color="auto"/>
            <w:left w:val="none" w:sz="0" w:space="0" w:color="auto"/>
            <w:bottom w:val="none" w:sz="0" w:space="0" w:color="auto"/>
            <w:right w:val="none" w:sz="0" w:space="0" w:color="auto"/>
          </w:divBdr>
        </w:div>
        <w:div w:id="2140610328">
          <w:marLeft w:val="640"/>
          <w:marRight w:val="0"/>
          <w:marTop w:val="0"/>
          <w:marBottom w:val="0"/>
          <w:divBdr>
            <w:top w:val="none" w:sz="0" w:space="0" w:color="auto"/>
            <w:left w:val="none" w:sz="0" w:space="0" w:color="auto"/>
            <w:bottom w:val="none" w:sz="0" w:space="0" w:color="auto"/>
            <w:right w:val="none" w:sz="0" w:space="0" w:color="auto"/>
          </w:divBdr>
        </w:div>
        <w:div w:id="1926185795">
          <w:marLeft w:val="640"/>
          <w:marRight w:val="0"/>
          <w:marTop w:val="0"/>
          <w:marBottom w:val="0"/>
          <w:divBdr>
            <w:top w:val="none" w:sz="0" w:space="0" w:color="auto"/>
            <w:left w:val="none" w:sz="0" w:space="0" w:color="auto"/>
            <w:bottom w:val="none" w:sz="0" w:space="0" w:color="auto"/>
            <w:right w:val="none" w:sz="0" w:space="0" w:color="auto"/>
          </w:divBdr>
        </w:div>
        <w:div w:id="2059276950">
          <w:marLeft w:val="640"/>
          <w:marRight w:val="0"/>
          <w:marTop w:val="0"/>
          <w:marBottom w:val="0"/>
          <w:divBdr>
            <w:top w:val="none" w:sz="0" w:space="0" w:color="auto"/>
            <w:left w:val="none" w:sz="0" w:space="0" w:color="auto"/>
            <w:bottom w:val="none" w:sz="0" w:space="0" w:color="auto"/>
            <w:right w:val="none" w:sz="0" w:space="0" w:color="auto"/>
          </w:divBdr>
        </w:div>
        <w:div w:id="194738074">
          <w:marLeft w:val="640"/>
          <w:marRight w:val="0"/>
          <w:marTop w:val="0"/>
          <w:marBottom w:val="0"/>
          <w:divBdr>
            <w:top w:val="none" w:sz="0" w:space="0" w:color="auto"/>
            <w:left w:val="none" w:sz="0" w:space="0" w:color="auto"/>
            <w:bottom w:val="none" w:sz="0" w:space="0" w:color="auto"/>
            <w:right w:val="none" w:sz="0" w:space="0" w:color="auto"/>
          </w:divBdr>
        </w:div>
        <w:div w:id="2104761638">
          <w:marLeft w:val="640"/>
          <w:marRight w:val="0"/>
          <w:marTop w:val="0"/>
          <w:marBottom w:val="0"/>
          <w:divBdr>
            <w:top w:val="none" w:sz="0" w:space="0" w:color="auto"/>
            <w:left w:val="none" w:sz="0" w:space="0" w:color="auto"/>
            <w:bottom w:val="none" w:sz="0" w:space="0" w:color="auto"/>
            <w:right w:val="none" w:sz="0" w:space="0" w:color="auto"/>
          </w:divBdr>
        </w:div>
        <w:div w:id="1252397242">
          <w:marLeft w:val="640"/>
          <w:marRight w:val="0"/>
          <w:marTop w:val="0"/>
          <w:marBottom w:val="0"/>
          <w:divBdr>
            <w:top w:val="none" w:sz="0" w:space="0" w:color="auto"/>
            <w:left w:val="none" w:sz="0" w:space="0" w:color="auto"/>
            <w:bottom w:val="none" w:sz="0" w:space="0" w:color="auto"/>
            <w:right w:val="none" w:sz="0" w:space="0" w:color="auto"/>
          </w:divBdr>
        </w:div>
        <w:div w:id="1208227738">
          <w:marLeft w:val="640"/>
          <w:marRight w:val="0"/>
          <w:marTop w:val="0"/>
          <w:marBottom w:val="0"/>
          <w:divBdr>
            <w:top w:val="none" w:sz="0" w:space="0" w:color="auto"/>
            <w:left w:val="none" w:sz="0" w:space="0" w:color="auto"/>
            <w:bottom w:val="none" w:sz="0" w:space="0" w:color="auto"/>
            <w:right w:val="none" w:sz="0" w:space="0" w:color="auto"/>
          </w:divBdr>
        </w:div>
        <w:div w:id="2117482828">
          <w:marLeft w:val="640"/>
          <w:marRight w:val="0"/>
          <w:marTop w:val="0"/>
          <w:marBottom w:val="0"/>
          <w:divBdr>
            <w:top w:val="none" w:sz="0" w:space="0" w:color="auto"/>
            <w:left w:val="none" w:sz="0" w:space="0" w:color="auto"/>
            <w:bottom w:val="none" w:sz="0" w:space="0" w:color="auto"/>
            <w:right w:val="none" w:sz="0" w:space="0" w:color="auto"/>
          </w:divBdr>
        </w:div>
        <w:div w:id="1048803485">
          <w:marLeft w:val="640"/>
          <w:marRight w:val="0"/>
          <w:marTop w:val="0"/>
          <w:marBottom w:val="0"/>
          <w:divBdr>
            <w:top w:val="none" w:sz="0" w:space="0" w:color="auto"/>
            <w:left w:val="none" w:sz="0" w:space="0" w:color="auto"/>
            <w:bottom w:val="none" w:sz="0" w:space="0" w:color="auto"/>
            <w:right w:val="none" w:sz="0" w:space="0" w:color="auto"/>
          </w:divBdr>
        </w:div>
        <w:div w:id="1212309874">
          <w:marLeft w:val="640"/>
          <w:marRight w:val="0"/>
          <w:marTop w:val="0"/>
          <w:marBottom w:val="0"/>
          <w:divBdr>
            <w:top w:val="none" w:sz="0" w:space="0" w:color="auto"/>
            <w:left w:val="none" w:sz="0" w:space="0" w:color="auto"/>
            <w:bottom w:val="none" w:sz="0" w:space="0" w:color="auto"/>
            <w:right w:val="none" w:sz="0" w:space="0" w:color="auto"/>
          </w:divBdr>
        </w:div>
        <w:div w:id="1723165592">
          <w:marLeft w:val="640"/>
          <w:marRight w:val="0"/>
          <w:marTop w:val="0"/>
          <w:marBottom w:val="0"/>
          <w:divBdr>
            <w:top w:val="none" w:sz="0" w:space="0" w:color="auto"/>
            <w:left w:val="none" w:sz="0" w:space="0" w:color="auto"/>
            <w:bottom w:val="none" w:sz="0" w:space="0" w:color="auto"/>
            <w:right w:val="none" w:sz="0" w:space="0" w:color="auto"/>
          </w:divBdr>
        </w:div>
        <w:div w:id="1027176501">
          <w:marLeft w:val="640"/>
          <w:marRight w:val="0"/>
          <w:marTop w:val="0"/>
          <w:marBottom w:val="0"/>
          <w:divBdr>
            <w:top w:val="none" w:sz="0" w:space="0" w:color="auto"/>
            <w:left w:val="none" w:sz="0" w:space="0" w:color="auto"/>
            <w:bottom w:val="none" w:sz="0" w:space="0" w:color="auto"/>
            <w:right w:val="none" w:sz="0" w:space="0" w:color="auto"/>
          </w:divBdr>
        </w:div>
        <w:div w:id="933898976">
          <w:marLeft w:val="640"/>
          <w:marRight w:val="0"/>
          <w:marTop w:val="0"/>
          <w:marBottom w:val="0"/>
          <w:divBdr>
            <w:top w:val="none" w:sz="0" w:space="0" w:color="auto"/>
            <w:left w:val="none" w:sz="0" w:space="0" w:color="auto"/>
            <w:bottom w:val="none" w:sz="0" w:space="0" w:color="auto"/>
            <w:right w:val="none" w:sz="0" w:space="0" w:color="auto"/>
          </w:divBdr>
        </w:div>
        <w:div w:id="1523085042">
          <w:marLeft w:val="640"/>
          <w:marRight w:val="0"/>
          <w:marTop w:val="0"/>
          <w:marBottom w:val="0"/>
          <w:divBdr>
            <w:top w:val="none" w:sz="0" w:space="0" w:color="auto"/>
            <w:left w:val="none" w:sz="0" w:space="0" w:color="auto"/>
            <w:bottom w:val="none" w:sz="0" w:space="0" w:color="auto"/>
            <w:right w:val="none" w:sz="0" w:space="0" w:color="auto"/>
          </w:divBdr>
        </w:div>
        <w:div w:id="1691179538">
          <w:marLeft w:val="640"/>
          <w:marRight w:val="0"/>
          <w:marTop w:val="0"/>
          <w:marBottom w:val="0"/>
          <w:divBdr>
            <w:top w:val="none" w:sz="0" w:space="0" w:color="auto"/>
            <w:left w:val="none" w:sz="0" w:space="0" w:color="auto"/>
            <w:bottom w:val="none" w:sz="0" w:space="0" w:color="auto"/>
            <w:right w:val="none" w:sz="0" w:space="0" w:color="auto"/>
          </w:divBdr>
        </w:div>
        <w:div w:id="333342258">
          <w:marLeft w:val="640"/>
          <w:marRight w:val="0"/>
          <w:marTop w:val="0"/>
          <w:marBottom w:val="0"/>
          <w:divBdr>
            <w:top w:val="none" w:sz="0" w:space="0" w:color="auto"/>
            <w:left w:val="none" w:sz="0" w:space="0" w:color="auto"/>
            <w:bottom w:val="none" w:sz="0" w:space="0" w:color="auto"/>
            <w:right w:val="none" w:sz="0" w:space="0" w:color="auto"/>
          </w:divBdr>
        </w:div>
        <w:div w:id="1094936677">
          <w:marLeft w:val="640"/>
          <w:marRight w:val="0"/>
          <w:marTop w:val="0"/>
          <w:marBottom w:val="0"/>
          <w:divBdr>
            <w:top w:val="none" w:sz="0" w:space="0" w:color="auto"/>
            <w:left w:val="none" w:sz="0" w:space="0" w:color="auto"/>
            <w:bottom w:val="none" w:sz="0" w:space="0" w:color="auto"/>
            <w:right w:val="none" w:sz="0" w:space="0" w:color="auto"/>
          </w:divBdr>
        </w:div>
        <w:div w:id="2141609662">
          <w:marLeft w:val="640"/>
          <w:marRight w:val="0"/>
          <w:marTop w:val="0"/>
          <w:marBottom w:val="0"/>
          <w:divBdr>
            <w:top w:val="none" w:sz="0" w:space="0" w:color="auto"/>
            <w:left w:val="none" w:sz="0" w:space="0" w:color="auto"/>
            <w:bottom w:val="none" w:sz="0" w:space="0" w:color="auto"/>
            <w:right w:val="none" w:sz="0" w:space="0" w:color="auto"/>
          </w:divBdr>
        </w:div>
        <w:div w:id="905918396">
          <w:marLeft w:val="640"/>
          <w:marRight w:val="0"/>
          <w:marTop w:val="0"/>
          <w:marBottom w:val="0"/>
          <w:divBdr>
            <w:top w:val="none" w:sz="0" w:space="0" w:color="auto"/>
            <w:left w:val="none" w:sz="0" w:space="0" w:color="auto"/>
            <w:bottom w:val="none" w:sz="0" w:space="0" w:color="auto"/>
            <w:right w:val="none" w:sz="0" w:space="0" w:color="auto"/>
          </w:divBdr>
        </w:div>
        <w:div w:id="1200122510">
          <w:marLeft w:val="640"/>
          <w:marRight w:val="0"/>
          <w:marTop w:val="0"/>
          <w:marBottom w:val="0"/>
          <w:divBdr>
            <w:top w:val="none" w:sz="0" w:space="0" w:color="auto"/>
            <w:left w:val="none" w:sz="0" w:space="0" w:color="auto"/>
            <w:bottom w:val="none" w:sz="0" w:space="0" w:color="auto"/>
            <w:right w:val="none" w:sz="0" w:space="0" w:color="auto"/>
          </w:divBdr>
        </w:div>
        <w:div w:id="2098936030">
          <w:marLeft w:val="640"/>
          <w:marRight w:val="0"/>
          <w:marTop w:val="0"/>
          <w:marBottom w:val="0"/>
          <w:divBdr>
            <w:top w:val="none" w:sz="0" w:space="0" w:color="auto"/>
            <w:left w:val="none" w:sz="0" w:space="0" w:color="auto"/>
            <w:bottom w:val="none" w:sz="0" w:space="0" w:color="auto"/>
            <w:right w:val="none" w:sz="0" w:space="0" w:color="auto"/>
          </w:divBdr>
        </w:div>
        <w:div w:id="859316451">
          <w:marLeft w:val="640"/>
          <w:marRight w:val="0"/>
          <w:marTop w:val="0"/>
          <w:marBottom w:val="0"/>
          <w:divBdr>
            <w:top w:val="none" w:sz="0" w:space="0" w:color="auto"/>
            <w:left w:val="none" w:sz="0" w:space="0" w:color="auto"/>
            <w:bottom w:val="none" w:sz="0" w:space="0" w:color="auto"/>
            <w:right w:val="none" w:sz="0" w:space="0" w:color="auto"/>
          </w:divBdr>
        </w:div>
        <w:div w:id="832374918">
          <w:marLeft w:val="640"/>
          <w:marRight w:val="0"/>
          <w:marTop w:val="0"/>
          <w:marBottom w:val="0"/>
          <w:divBdr>
            <w:top w:val="none" w:sz="0" w:space="0" w:color="auto"/>
            <w:left w:val="none" w:sz="0" w:space="0" w:color="auto"/>
            <w:bottom w:val="none" w:sz="0" w:space="0" w:color="auto"/>
            <w:right w:val="none" w:sz="0" w:space="0" w:color="auto"/>
          </w:divBdr>
        </w:div>
        <w:div w:id="99377431">
          <w:marLeft w:val="640"/>
          <w:marRight w:val="0"/>
          <w:marTop w:val="0"/>
          <w:marBottom w:val="0"/>
          <w:divBdr>
            <w:top w:val="none" w:sz="0" w:space="0" w:color="auto"/>
            <w:left w:val="none" w:sz="0" w:space="0" w:color="auto"/>
            <w:bottom w:val="none" w:sz="0" w:space="0" w:color="auto"/>
            <w:right w:val="none" w:sz="0" w:space="0" w:color="auto"/>
          </w:divBdr>
        </w:div>
        <w:div w:id="1490903853">
          <w:marLeft w:val="640"/>
          <w:marRight w:val="0"/>
          <w:marTop w:val="0"/>
          <w:marBottom w:val="0"/>
          <w:divBdr>
            <w:top w:val="none" w:sz="0" w:space="0" w:color="auto"/>
            <w:left w:val="none" w:sz="0" w:space="0" w:color="auto"/>
            <w:bottom w:val="none" w:sz="0" w:space="0" w:color="auto"/>
            <w:right w:val="none" w:sz="0" w:space="0" w:color="auto"/>
          </w:divBdr>
        </w:div>
        <w:div w:id="1485127831">
          <w:marLeft w:val="640"/>
          <w:marRight w:val="0"/>
          <w:marTop w:val="0"/>
          <w:marBottom w:val="0"/>
          <w:divBdr>
            <w:top w:val="none" w:sz="0" w:space="0" w:color="auto"/>
            <w:left w:val="none" w:sz="0" w:space="0" w:color="auto"/>
            <w:bottom w:val="none" w:sz="0" w:space="0" w:color="auto"/>
            <w:right w:val="none" w:sz="0" w:space="0" w:color="auto"/>
          </w:divBdr>
        </w:div>
        <w:div w:id="2029912584">
          <w:marLeft w:val="640"/>
          <w:marRight w:val="0"/>
          <w:marTop w:val="0"/>
          <w:marBottom w:val="0"/>
          <w:divBdr>
            <w:top w:val="none" w:sz="0" w:space="0" w:color="auto"/>
            <w:left w:val="none" w:sz="0" w:space="0" w:color="auto"/>
            <w:bottom w:val="none" w:sz="0" w:space="0" w:color="auto"/>
            <w:right w:val="none" w:sz="0" w:space="0" w:color="auto"/>
          </w:divBdr>
        </w:div>
        <w:div w:id="2045446469">
          <w:marLeft w:val="640"/>
          <w:marRight w:val="0"/>
          <w:marTop w:val="0"/>
          <w:marBottom w:val="0"/>
          <w:divBdr>
            <w:top w:val="none" w:sz="0" w:space="0" w:color="auto"/>
            <w:left w:val="none" w:sz="0" w:space="0" w:color="auto"/>
            <w:bottom w:val="none" w:sz="0" w:space="0" w:color="auto"/>
            <w:right w:val="none" w:sz="0" w:space="0" w:color="auto"/>
          </w:divBdr>
        </w:div>
        <w:div w:id="845897385">
          <w:marLeft w:val="640"/>
          <w:marRight w:val="0"/>
          <w:marTop w:val="0"/>
          <w:marBottom w:val="0"/>
          <w:divBdr>
            <w:top w:val="none" w:sz="0" w:space="0" w:color="auto"/>
            <w:left w:val="none" w:sz="0" w:space="0" w:color="auto"/>
            <w:bottom w:val="none" w:sz="0" w:space="0" w:color="auto"/>
            <w:right w:val="none" w:sz="0" w:space="0" w:color="auto"/>
          </w:divBdr>
        </w:div>
        <w:div w:id="653295006">
          <w:marLeft w:val="640"/>
          <w:marRight w:val="0"/>
          <w:marTop w:val="0"/>
          <w:marBottom w:val="0"/>
          <w:divBdr>
            <w:top w:val="none" w:sz="0" w:space="0" w:color="auto"/>
            <w:left w:val="none" w:sz="0" w:space="0" w:color="auto"/>
            <w:bottom w:val="none" w:sz="0" w:space="0" w:color="auto"/>
            <w:right w:val="none" w:sz="0" w:space="0" w:color="auto"/>
          </w:divBdr>
        </w:div>
        <w:div w:id="1105810443">
          <w:marLeft w:val="640"/>
          <w:marRight w:val="0"/>
          <w:marTop w:val="0"/>
          <w:marBottom w:val="0"/>
          <w:divBdr>
            <w:top w:val="none" w:sz="0" w:space="0" w:color="auto"/>
            <w:left w:val="none" w:sz="0" w:space="0" w:color="auto"/>
            <w:bottom w:val="none" w:sz="0" w:space="0" w:color="auto"/>
            <w:right w:val="none" w:sz="0" w:space="0" w:color="auto"/>
          </w:divBdr>
        </w:div>
        <w:div w:id="1028870014">
          <w:marLeft w:val="640"/>
          <w:marRight w:val="0"/>
          <w:marTop w:val="0"/>
          <w:marBottom w:val="0"/>
          <w:divBdr>
            <w:top w:val="none" w:sz="0" w:space="0" w:color="auto"/>
            <w:left w:val="none" w:sz="0" w:space="0" w:color="auto"/>
            <w:bottom w:val="none" w:sz="0" w:space="0" w:color="auto"/>
            <w:right w:val="none" w:sz="0" w:space="0" w:color="auto"/>
          </w:divBdr>
        </w:div>
        <w:div w:id="1158109546">
          <w:marLeft w:val="640"/>
          <w:marRight w:val="0"/>
          <w:marTop w:val="0"/>
          <w:marBottom w:val="0"/>
          <w:divBdr>
            <w:top w:val="none" w:sz="0" w:space="0" w:color="auto"/>
            <w:left w:val="none" w:sz="0" w:space="0" w:color="auto"/>
            <w:bottom w:val="none" w:sz="0" w:space="0" w:color="auto"/>
            <w:right w:val="none" w:sz="0" w:space="0" w:color="auto"/>
          </w:divBdr>
        </w:div>
        <w:div w:id="1422800249">
          <w:marLeft w:val="640"/>
          <w:marRight w:val="0"/>
          <w:marTop w:val="0"/>
          <w:marBottom w:val="0"/>
          <w:divBdr>
            <w:top w:val="none" w:sz="0" w:space="0" w:color="auto"/>
            <w:left w:val="none" w:sz="0" w:space="0" w:color="auto"/>
            <w:bottom w:val="none" w:sz="0" w:space="0" w:color="auto"/>
            <w:right w:val="none" w:sz="0" w:space="0" w:color="auto"/>
          </w:divBdr>
        </w:div>
        <w:div w:id="2139563132">
          <w:marLeft w:val="640"/>
          <w:marRight w:val="0"/>
          <w:marTop w:val="0"/>
          <w:marBottom w:val="0"/>
          <w:divBdr>
            <w:top w:val="none" w:sz="0" w:space="0" w:color="auto"/>
            <w:left w:val="none" w:sz="0" w:space="0" w:color="auto"/>
            <w:bottom w:val="none" w:sz="0" w:space="0" w:color="auto"/>
            <w:right w:val="none" w:sz="0" w:space="0" w:color="auto"/>
          </w:divBdr>
        </w:div>
        <w:div w:id="739326412">
          <w:marLeft w:val="640"/>
          <w:marRight w:val="0"/>
          <w:marTop w:val="0"/>
          <w:marBottom w:val="0"/>
          <w:divBdr>
            <w:top w:val="none" w:sz="0" w:space="0" w:color="auto"/>
            <w:left w:val="none" w:sz="0" w:space="0" w:color="auto"/>
            <w:bottom w:val="none" w:sz="0" w:space="0" w:color="auto"/>
            <w:right w:val="none" w:sz="0" w:space="0" w:color="auto"/>
          </w:divBdr>
        </w:div>
        <w:div w:id="1434856886">
          <w:marLeft w:val="640"/>
          <w:marRight w:val="0"/>
          <w:marTop w:val="0"/>
          <w:marBottom w:val="0"/>
          <w:divBdr>
            <w:top w:val="none" w:sz="0" w:space="0" w:color="auto"/>
            <w:left w:val="none" w:sz="0" w:space="0" w:color="auto"/>
            <w:bottom w:val="none" w:sz="0" w:space="0" w:color="auto"/>
            <w:right w:val="none" w:sz="0" w:space="0" w:color="auto"/>
          </w:divBdr>
        </w:div>
        <w:div w:id="592278354">
          <w:marLeft w:val="640"/>
          <w:marRight w:val="0"/>
          <w:marTop w:val="0"/>
          <w:marBottom w:val="0"/>
          <w:divBdr>
            <w:top w:val="none" w:sz="0" w:space="0" w:color="auto"/>
            <w:left w:val="none" w:sz="0" w:space="0" w:color="auto"/>
            <w:bottom w:val="none" w:sz="0" w:space="0" w:color="auto"/>
            <w:right w:val="none" w:sz="0" w:space="0" w:color="auto"/>
          </w:divBdr>
        </w:div>
        <w:div w:id="1244684245">
          <w:marLeft w:val="640"/>
          <w:marRight w:val="0"/>
          <w:marTop w:val="0"/>
          <w:marBottom w:val="0"/>
          <w:divBdr>
            <w:top w:val="none" w:sz="0" w:space="0" w:color="auto"/>
            <w:left w:val="none" w:sz="0" w:space="0" w:color="auto"/>
            <w:bottom w:val="none" w:sz="0" w:space="0" w:color="auto"/>
            <w:right w:val="none" w:sz="0" w:space="0" w:color="auto"/>
          </w:divBdr>
        </w:div>
        <w:div w:id="245388700">
          <w:marLeft w:val="640"/>
          <w:marRight w:val="0"/>
          <w:marTop w:val="0"/>
          <w:marBottom w:val="0"/>
          <w:divBdr>
            <w:top w:val="none" w:sz="0" w:space="0" w:color="auto"/>
            <w:left w:val="none" w:sz="0" w:space="0" w:color="auto"/>
            <w:bottom w:val="none" w:sz="0" w:space="0" w:color="auto"/>
            <w:right w:val="none" w:sz="0" w:space="0" w:color="auto"/>
          </w:divBdr>
        </w:div>
        <w:div w:id="1719696242">
          <w:marLeft w:val="640"/>
          <w:marRight w:val="0"/>
          <w:marTop w:val="0"/>
          <w:marBottom w:val="0"/>
          <w:divBdr>
            <w:top w:val="none" w:sz="0" w:space="0" w:color="auto"/>
            <w:left w:val="none" w:sz="0" w:space="0" w:color="auto"/>
            <w:bottom w:val="none" w:sz="0" w:space="0" w:color="auto"/>
            <w:right w:val="none" w:sz="0" w:space="0" w:color="auto"/>
          </w:divBdr>
        </w:div>
        <w:div w:id="2056345247">
          <w:marLeft w:val="640"/>
          <w:marRight w:val="0"/>
          <w:marTop w:val="0"/>
          <w:marBottom w:val="0"/>
          <w:divBdr>
            <w:top w:val="none" w:sz="0" w:space="0" w:color="auto"/>
            <w:left w:val="none" w:sz="0" w:space="0" w:color="auto"/>
            <w:bottom w:val="none" w:sz="0" w:space="0" w:color="auto"/>
            <w:right w:val="none" w:sz="0" w:space="0" w:color="auto"/>
          </w:divBdr>
        </w:div>
        <w:div w:id="863178092">
          <w:marLeft w:val="640"/>
          <w:marRight w:val="0"/>
          <w:marTop w:val="0"/>
          <w:marBottom w:val="0"/>
          <w:divBdr>
            <w:top w:val="none" w:sz="0" w:space="0" w:color="auto"/>
            <w:left w:val="none" w:sz="0" w:space="0" w:color="auto"/>
            <w:bottom w:val="none" w:sz="0" w:space="0" w:color="auto"/>
            <w:right w:val="none" w:sz="0" w:space="0" w:color="auto"/>
          </w:divBdr>
        </w:div>
        <w:div w:id="58676504">
          <w:marLeft w:val="640"/>
          <w:marRight w:val="0"/>
          <w:marTop w:val="0"/>
          <w:marBottom w:val="0"/>
          <w:divBdr>
            <w:top w:val="none" w:sz="0" w:space="0" w:color="auto"/>
            <w:left w:val="none" w:sz="0" w:space="0" w:color="auto"/>
            <w:bottom w:val="none" w:sz="0" w:space="0" w:color="auto"/>
            <w:right w:val="none" w:sz="0" w:space="0" w:color="auto"/>
          </w:divBdr>
        </w:div>
        <w:div w:id="315377486">
          <w:marLeft w:val="640"/>
          <w:marRight w:val="0"/>
          <w:marTop w:val="0"/>
          <w:marBottom w:val="0"/>
          <w:divBdr>
            <w:top w:val="none" w:sz="0" w:space="0" w:color="auto"/>
            <w:left w:val="none" w:sz="0" w:space="0" w:color="auto"/>
            <w:bottom w:val="none" w:sz="0" w:space="0" w:color="auto"/>
            <w:right w:val="none" w:sz="0" w:space="0" w:color="auto"/>
          </w:divBdr>
        </w:div>
        <w:div w:id="384649784">
          <w:marLeft w:val="640"/>
          <w:marRight w:val="0"/>
          <w:marTop w:val="0"/>
          <w:marBottom w:val="0"/>
          <w:divBdr>
            <w:top w:val="none" w:sz="0" w:space="0" w:color="auto"/>
            <w:left w:val="none" w:sz="0" w:space="0" w:color="auto"/>
            <w:bottom w:val="none" w:sz="0" w:space="0" w:color="auto"/>
            <w:right w:val="none" w:sz="0" w:space="0" w:color="auto"/>
          </w:divBdr>
        </w:div>
        <w:div w:id="1407268276">
          <w:marLeft w:val="640"/>
          <w:marRight w:val="0"/>
          <w:marTop w:val="0"/>
          <w:marBottom w:val="0"/>
          <w:divBdr>
            <w:top w:val="none" w:sz="0" w:space="0" w:color="auto"/>
            <w:left w:val="none" w:sz="0" w:space="0" w:color="auto"/>
            <w:bottom w:val="none" w:sz="0" w:space="0" w:color="auto"/>
            <w:right w:val="none" w:sz="0" w:space="0" w:color="auto"/>
          </w:divBdr>
        </w:div>
        <w:div w:id="1344014792">
          <w:marLeft w:val="640"/>
          <w:marRight w:val="0"/>
          <w:marTop w:val="0"/>
          <w:marBottom w:val="0"/>
          <w:divBdr>
            <w:top w:val="none" w:sz="0" w:space="0" w:color="auto"/>
            <w:left w:val="none" w:sz="0" w:space="0" w:color="auto"/>
            <w:bottom w:val="none" w:sz="0" w:space="0" w:color="auto"/>
            <w:right w:val="none" w:sz="0" w:space="0" w:color="auto"/>
          </w:divBdr>
        </w:div>
        <w:div w:id="1064640826">
          <w:marLeft w:val="640"/>
          <w:marRight w:val="0"/>
          <w:marTop w:val="0"/>
          <w:marBottom w:val="0"/>
          <w:divBdr>
            <w:top w:val="none" w:sz="0" w:space="0" w:color="auto"/>
            <w:left w:val="none" w:sz="0" w:space="0" w:color="auto"/>
            <w:bottom w:val="none" w:sz="0" w:space="0" w:color="auto"/>
            <w:right w:val="none" w:sz="0" w:space="0" w:color="auto"/>
          </w:divBdr>
        </w:div>
        <w:div w:id="1063678081">
          <w:marLeft w:val="640"/>
          <w:marRight w:val="0"/>
          <w:marTop w:val="0"/>
          <w:marBottom w:val="0"/>
          <w:divBdr>
            <w:top w:val="none" w:sz="0" w:space="0" w:color="auto"/>
            <w:left w:val="none" w:sz="0" w:space="0" w:color="auto"/>
            <w:bottom w:val="none" w:sz="0" w:space="0" w:color="auto"/>
            <w:right w:val="none" w:sz="0" w:space="0" w:color="auto"/>
          </w:divBdr>
        </w:div>
        <w:div w:id="537158469">
          <w:marLeft w:val="640"/>
          <w:marRight w:val="0"/>
          <w:marTop w:val="0"/>
          <w:marBottom w:val="0"/>
          <w:divBdr>
            <w:top w:val="none" w:sz="0" w:space="0" w:color="auto"/>
            <w:left w:val="none" w:sz="0" w:space="0" w:color="auto"/>
            <w:bottom w:val="none" w:sz="0" w:space="0" w:color="auto"/>
            <w:right w:val="none" w:sz="0" w:space="0" w:color="auto"/>
          </w:divBdr>
        </w:div>
        <w:div w:id="1810441948">
          <w:marLeft w:val="640"/>
          <w:marRight w:val="0"/>
          <w:marTop w:val="0"/>
          <w:marBottom w:val="0"/>
          <w:divBdr>
            <w:top w:val="none" w:sz="0" w:space="0" w:color="auto"/>
            <w:left w:val="none" w:sz="0" w:space="0" w:color="auto"/>
            <w:bottom w:val="none" w:sz="0" w:space="0" w:color="auto"/>
            <w:right w:val="none" w:sz="0" w:space="0" w:color="auto"/>
          </w:divBdr>
        </w:div>
        <w:div w:id="1417365479">
          <w:marLeft w:val="640"/>
          <w:marRight w:val="0"/>
          <w:marTop w:val="0"/>
          <w:marBottom w:val="0"/>
          <w:divBdr>
            <w:top w:val="none" w:sz="0" w:space="0" w:color="auto"/>
            <w:left w:val="none" w:sz="0" w:space="0" w:color="auto"/>
            <w:bottom w:val="none" w:sz="0" w:space="0" w:color="auto"/>
            <w:right w:val="none" w:sz="0" w:space="0" w:color="auto"/>
          </w:divBdr>
        </w:div>
        <w:div w:id="374737486">
          <w:marLeft w:val="640"/>
          <w:marRight w:val="0"/>
          <w:marTop w:val="0"/>
          <w:marBottom w:val="0"/>
          <w:divBdr>
            <w:top w:val="none" w:sz="0" w:space="0" w:color="auto"/>
            <w:left w:val="none" w:sz="0" w:space="0" w:color="auto"/>
            <w:bottom w:val="none" w:sz="0" w:space="0" w:color="auto"/>
            <w:right w:val="none" w:sz="0" w:space="0" w:color="auto"/>
          </w:divBdr>
        </w:div>
        <w:div w:id="1740244512">
          <w:marLeft w:val="640"/>
          <w:marRight w:val="0"/>
          <w:marTop w:val="0"/>
          <w:marBottom w:val="0"/>
          <w:divBdr>
            <w:top w:val="none" w:sz="0" w:space="0" w:color="auto"/>
            <w:left w:val="none" w:sz="0" w:space="0" w:color="auto"/>
            <w:bottom w:val="none" w:sz="0" w:space="0" w:color="auto"/>
            <w:right w:val="none" w:sz="0" w:space="0" w:color="auto"/>
          </w:divBdr>
        </w:div>
        <w:div w:id="2087414842">
          <w:marLeft w:val="640"/>
          <w:marRight w:val="0"/>
          <w:marTop w:val="0"/>
          <w:marBottom w:val="0"/>
          <w:divBdr>
            <w:top w:val="none" w:sz="0" w:space="0" w:color="auto"/>
            <w:left w:val="none" w:sz="0" w:space="0" w:color="auto"/>
            <w:bottom w:val="none" w:sz="0" w:space="0" w:color="auto"/>
            <w:right w:val="none" w:sz="0" w:space="0" w:color="auto"/>
          </w:divBdr>
        </w:div>
        <w:div w:id="348992609">
          <w:marLeft w:val="640"/>
          <w:marRight w:val="0"/>
          <w:marTop w:val="0"/>
          <w:marBottom w:val="0"/>
          <w:divBdr>
            <w:top w:val="none" w:sz="0" w:space="0" w:color="auto"/>
            <w:left w:val="none" w:sz="0" w:space="0" w:color="auto"/>
            <w:bottom w:val="none" w:sz="0" w:space="0" w:color="auto"/>
            <w:right w:val="none" w:sz="0" w:space="0" w:color="auto"/>
          </w:divBdr>
        </w:div>
        <w:div w:id="289745386">
          <w:marLeft w:val="640"/>
          <w:marRight w:val="0"/>
          <w:marTop w:val="0"/>
          <w:marBottom w:val="0"/>
          <w:divBdr>
            <w:top w:val="none" w:sz="0" w:space="0" w:color="auto"/>
            <w:left w:val="none" w:sz="0" w:space="0" w:color="auto"/>
            <w:bottom w:val="none" w:sz="0" w:space="0" w:color="auto"/>
            <w:right w:val="none" w:sz="0" w:space="0" w:color="auto"/>
          </w:divBdr>
        </w:div>
        <w:div w:id="85999927">
          <w:marLeft w:val="640"/>
          <w:marRight w:val="0"/>
          <w:marTop w:val="0"/>
          <w:marBottom w:val="0"/>
          <w:divBdr>
            <w:top w:val="none" w:sz="0" w:space="0" w:color="auto"/>
            <w:left w:val="none" w:sz="0" w:space="0" w:color="auto"/>
            <w:bottom w:val="none" w:sz="0" w:space="0" w:color="auto"/>
            <w:right w:val="none" w:sz="0" w:space="0" w:color="auto"/>
          </w:divBdr>
        </w:div>
        <w:div w:id="138036221">
          <w:marLeft w:val="640"/>
          <w:marRight w:val="0"/>
          <w:marTop w:val="0"/>
          <w:marBottom w:val="0"/>
          <w:divBdr>
            <w:top w:val="none" w:sz="0" w:space="0" w:color="auto"/>
            <w:left w:val="none" w:sz="0" w:space="0" w:color="auto"/>
            <w:bottom w:val="none" w:sz="0" w:space="0" w:color="auto"/>
            <w:right w:val="none" w:sz="0" w:space="0" w:color="auto"/>
          </w:divBdr>
        </w:div>
        <w:div w:id="1760175470">
          <w:marLeft w:val="640"/>
          <w:marRight w:val="0"/>
          <w:marTop w:val="0"/>
          <w:marBottom w:val="0"/>
          <w:divBdr>
            <w:top w:val="none" w:sz="0" w:space="0" w:color="auto"/>
            <w:left w:val="none" w:sz="0" w:space="0" w:color="auto"/>
            <w:bottom w:val="none" w:sz="0" w:space="0" w:color="auto"/>
            <w:right w:val="none" w:sz="0" w:space="0" w:color="auto"/>
          </w:divBdr>
        </w:div>
        <w:div w:id="48237663">
          <w:marLeft w:val="640"/>
          <w:marRight w:val="0"/>
          <w:marTop w:val="0"/>
          <w:marBottom w:val="0"/>
          <w:divBdr>
            <w:top w:val="none" w:sz="0" w:space="0" w:color="auto"/>
            <w:left w:val="none" w:sz="0" w:space="0" w:color="auto"/>
            <w:bottom w:val="none" w:sz="0" w:space="0" w:color="auto"/>
            <w:right w:val="none" w:sz="0" w:space="0" w:color="auto"/>
          </w:divBdr>
        </w:div>
        <w:div w:id="359624119">
          <w:marLeft w:val="640"/>
          <w:marRight w:val="0"/>
          <w:marTop w:val="0"/>
          <w:marBottom w:val="0"/>
          <w:divBdr>
            <w:top w:val="none" w:sz="0" w:space="0" w:color="auto"/>
            <w:left w:val="none" w:sz="0" w:space="0" w:color="auto"/>
            <w:bottom w:val="none" w:sz="0" w:space="0" w:color="auto"/>
            <w:right w:val="none" w:sz="0" w:space="0" w:color="auto"/>
          </w:divBdr>
        </w:div>
        <w:div w:id="538973831">
          <w:marLeft w:val="640"/>
          <w:marRight w:val="0"/>
          <w:marTop w:val="0"/>
          <w:marBottom w:val="0"/>
          <w:divBdr>
            <w:top w:val="none" w:sz="0" w:space="0" w:color="auto"/>
            <w:left w:val="none" w:sz="0" w:space="0" w:color="auto"/>
            <w:bottom w:val="none" w:sz="0" w:space="0" w:color="auto"/>
            <w:right w:val="none" w:sz="0" w:space="0" w:color="auto"/>
          </w:divBdr>
        </w:div>
        <w:div w:id="1147548700">
          <w:marLeft w:val="640"/>
          <w:marRight w:val="0"/>
          <w:marTop w:val="0"/>
          <w:marBottom w:val="0"/>
          <w:divBdr>
            <w:top w:val="none" w:sz="0" w:space="0" w:color="auto"/>
            <w:left w:val="none" w:sz="0" w:space="0" w:color="auto"/>
            <w:bottom w:val="none" w:sz="0" w:space="0" w:color="auto"/>
            <w:right w:val="none" w:sz="0" w:space="0" w:color="auto"/>
          </w:divBdr>
        </w:div>
        <w:div w:id="521480896">
          <w:marLeft w:val="640"/>
          <w:marRight w:val="0"/>
          <w:marTop w:val="0"/>
          <w:marBottom w:val="0"/>
          <w:divBdr>
            <w:top w:val="none" w:sz="0" w:space="0" w:color="auto"/>
            <w:left w:val="none" w:sz="0" w:space="0" w:color="auto"/>
            <w:bottom w:val="none" w:sz="0" w:space="0" w:color="auto"/>
            <w:right w:val="none" w:sz="0" w:space="0" w:color="auto"/>
          </w:divBdr>
        </w:div>
        <w:div w:id="746224895">
          <w:marLeft w:val="640"/>
          <w:marRight w:val="0"/>
          <w:marTop w:val="0"/>
          <w:marBottom w:val="0"/>
          <w:divBdr>
            <w:top w:val="none" w:sz="0" w:space="0" w:color="auto"/>
            <w:left w:val="none" w:sz="0" w:space="0" w:color="auto"/>
            <w:bottom w:val="none" w:sz="0" w:space="0" w:color="auto"/>
            <w:right w:val="none" w:sz="0" w:space="0" w:color="auto"/>
          </w:divBdr>
        </w:div>
        <w:div w:id="1967272950">
          <w:marLeft w:val="640"/>
          <w:marRight w:val="0"/>
          <w:marTop w:val="0"/>
          <w:marBottom w:val="0"/>
          <w:divBdr>
            <w:top w:val="none" w:sz="0" w:space="0" w:color="auto"/>
            <w:left w:val="none" w:sz="0" w:space="0" w:color="auto"/>
            <w:bottom w:val="none" w:sz="0" w:space="0" w:color="auto"/>
            <w:right w:val="none" w:sz="0" w:space="0" w:color="auto"/>
          </w:divBdr>
        </w:div>
        <w:div w:id="2134857165">
          <w:marLeft w:val="640"/>
          <w:marRight w:val="0"/>
          <w:marTop w:val="0"/>
          <w:marBottom w:val="0"/>
          <w:divBdr>
            <w:top w:val="none" w:sz="0" w:space="0" w:color="auto"/>
            <w:left w:val="none" w:sz="0" w:space="0" w:color="auto"/>
            <w:bottom w:val="none" w:sz="0" w:space="0" w:color="auto"/>
            <w:right w:val="none" w:sz="0" w:space="0" w:color="auto"/>
          </w:divBdr>
        </w:div>
        <w:div w:id="757749745">
          <w:marLeft w:val="640"/>
          <w:marRight w:val="0"/>
          <w:marTop w:val="0"/>
          <w:marBottom w:val="0"/>
          <w:divBdr>
            <w:top w:val="none" w:sz="0" w:space="0" w:color="auto"/>
            <w:left w:val="none" w:sz="0" w:space="0" w:color="auto"/>
            <w:bottom w:val="none" w:sz="0" w:space="0" w:color="auto"/>
            <w:right w:val="none" w:sz="0" w:space="0" w:color="auto"/>
          </w:divBdr>
        </w:div>
        <w:div w:id="1260869696">
          <w:marLeft w:val="640"/>
          <w:marRight w:val="0"/>
          <w:marTop w:val="0"/>
          <w:marBottom w:val="0"/>
          <w:divBdr>
            <w:top w:val="none" w:sz="0" w:space="0" w:color="auto"/>
            <w:left w:val="none" w:sz="0" w:space="0" w:color="auto"/>
            <w:bottom w:val="none" w:sz="0" w:space="0" w:color="auto"/>
            <w:right w:val="none" w:sz="0" w:space="0" w:color="auto"/>
          </w:divBdr>
        </w:div>
        <w:div w:id="1018316866">
          <w:marLeft w:val="640"/>
          <w:marRight w:val="0"/>
          <w:marTop w:val="0"/>
          <w:marBottom w:val="0"/>
          <w:divBdr>
            <w:top w:val="none" w:sz="0" w:space="0" w:color="auto"/>
            <w:left w:val="none" w:sz="0" w:space="0" w:color="auto"/>
            <w:bottom w:val="none" w:sz="0" w:space="0" w:color="auto"/>
            <w:right w:val="none" w:sz="0" w:space="0" w:color="auto"/>
          </w:divBdr>
        </w:div>
        <w:div w:id="1000276529">
          <w:marLeft w:val="640"/>
          <w:marRight w:val="0"/>
          <w:marTop w:val="0"/>
          <w:marBottom w:val="0"/>
          <w:divBdr>
            <w:top w:val="none" w:sz="0" w:space="0" w:color="auto"/>
            <w:left w:val="none" w:sz="0" w:space="0" w:color="auto"/>
            <w:bottom w:val="none" w:sz="0" w:space="0" w:color="auto"/>
            <w:right w:val="none" w:sz="0" w:space="0" w:color="auto"/>
          </w:divBdr>
        </w:div>
        <w:div w:id="288366927">
          <w:marLeft w:val="640"/>
          <w:marRight w:val="0"/>
          <w:marTop w:val="0"/>
          <w:marBottom w:val="0"/>
          <w:divBdr>
            <w:top w:val="none" w:sz="0" w:space="0" w:color="auto"/>
            <w:left w:val="none" w:sz="0" w:space="0" w:color="auto"/>
            <w:bottom w:val="none" w:sz="0" w:space="0" w:color="auto"/>
            <w:right w:val="none" w:sz="0" w:space="0" w:color="auto"/>
          </w:divBdr>
        </w:div>
        <w:div w:id="1742290524">
          <w:marLeft w:val="640"/>
          <w:marRight w:val="0"/>
          <w:marTop w:val="0"/>
          <w:marBottom w:val="0"/>
          <w:divBdr>
            <w:top w:val="none" w:sz="0" w:space="0" w:color="auto"/>
            <w:left w:val="none" w:sz="0" w:space="0" w:color="auto"/>
            <w:bottom w:val="none" w:sz="0" w:space="0" w:color="auto"/>
            <w:right w:val="none" w:sz="0" w:space="0" w:color="auto"/>
          </w:divBdr>
        </w:div>
        <w:div w:id="1789857216">
          <w:marLeft w:val="640"/>
          <w:marRight w:val="0"/>
          <w:marTop w:val="0"/>
          <w:marBottom w:val="0"/>
          <w:divBdr>
            <w:top w:val="none" w:sz="0" w:space="0" w:color="auto"/>
            <w:left w:val="none" w:sz="0" w:space="0" w:color="auto"/>
            <w:bottom w:val="none" w:sz="0" w:space="0" w:color="auto"/>
            <w:right w:val="none" w:sz="0" w:space="0" w:color="auto"/>
          </w:divBdr>
        </w:div>
        <w:div w:id="145828701">
          <w:marLeft w:val="640"/>
          <w:marRight w:val="0"/>
          <w:marTop w:val="0"/>
          <w:marBottom w:val="0"/>
          <w:divBdr>
            <w:top w:val="none" w:sz="0" w:space="0" w:color="auto"/>
            <w:left w:val="none" w:sz="0" w:space="0" w:color="auto"/>
            <w:bottom w:val="none" w:sz="0" w:space="0" w:color="auto"/>
            <w:right w:val="none" w:sz="0" w:space="0" w:color="auto"/>
          </w:divBdr>
        </w:div>
        <w:div w:id="905921918">
          <w:marLeft w:val="640"/>
          <w:marRight w:val="0"/>
          <w:marTop w:val="0"/>
          <w:marBottom w:val="0"/>
          <w:divBdr>
            <w:top w:val="none" w:sz="0" w:space="0" w:color="auto"/>
            <w:left w:val="none" w:sz="0" w:space="0" w:color="auto"/>
            <w:bottom w:val="none" w:sz="0" w:space="0" w:color="auto"/>
            <w:right w:val="none" w:sz="0" w:space="0" w:color="auto"/>
          </w:divBdr>
        </w:div>
        <w:div w:id="507793796">
          <w:marLeft w:val="640"/>
          <w:marRight w:val="0"/>
          <w:marTop w:val="0"/>
          <w:marBottom w:val="0"/>
          <w:divBdr>
            <w:top w:val="none" w:sz="0" w:space="0" w:color="auto"/>
            <w:left w:val="none" w:sz="0" w:space="0" w:color="auto"/>
            <w:bottom w:val="none" w:sz="0" w:space="0" w:color="auto"/>
            <w:right w:val="none" w:sz="0" w:space="0" w:color="auto"/>
          </w:divBdr>
        </w:div>
        <w:div w:id="1563978969">
          <w:marLeft w:val="640"/>
          <w:marRight w:val="0"/>
          <w:marTop w:val="0"/>
          <w:marBottom w:val="0"/>
          <w:divBdr>
            <w:top w:val="none" w:sz="0" w:space="0" w:color="auto"/>
            <w:left w:val="none" w:sz="0" w:space="0" w:color="auto"/>
            <w:bottom w:val="none" w:sz="0" w:space="0" w:color="auto"/>
            <w:right w:val="none" w:sz="0" w:space="0" w:color="auto"/>
          </w:divBdr>
        </w:div>
        <w:div w:id="1899050537">
          <w:marLeft w:val="640"/>
          <w:marRight w:val="0"/>
          <w:marTop w:val="0"/>
          <w:marBottom w:val="0"/>
          <w:divBdr>
            <w:top w:val="none" w:sz="0" w:space="0" w:color="auto"/>
            <w:left w:val="none" w:sz="0" w:space="0" w:color="auto"/>
            <w:bottom w:val="none" w:sz="0" w:space="0" w:color="auto"/>
            <w:right w:val="none" w:sz="0" w:space="0" w:color="auto"/>
          </w:divBdr>
        </w:div>
        <w:div w:id="1730569563">
          <w:marLeft w:val="640"/>
          <w:marRight w:val="0"/>
          <w:marTop w:val="0"/>
          <w:marBottom w:val="0"/>
          <w:divBdr>
            <w:top w:val="none" w:sz="0" w:space="0" w:color="auto"/>
            <w:left w:val="none" w:sz="0" w:space="0" w:color="auto"/>
            <w:bottom w:val="none" w:sz="0" w:space="0" w:color="auto"/>
            <w:right w:val="none" w:sz="0" w:space="0" w:color="auto"/>
          </w:divBdr>
        </w:div>
        <w:div w:id="1941795704">
          <w:marLeft w:val="640"/>
          <w:marRight w:val="0"/>
          <w:marTop w:val="0"/>
          <w:marBottom w:val="0"/>
          <w:divBdr>
            <w:top w:val="none" w:sz="0" w:space="0" w:color="auto"/>
            <w:left w:val="none" w:sz="0" w:space="0" w:color="auto"/>
            <w:bottom w:val="none" w:sz="0" w:space="0" w:color="auto"/>
            <w:right w:val="none" w:sz="0" w:space="0" w:color="auto"/>
          </w:divBdr>
        </w:div>
        <w:div w:id="1722174509">
          <w:marLeft w:val="640"/>
          <w:marRight w:val="0"/>
          <w:marTop w:val="0"/>
          <w:marBottom w:val="0"/>
          <w:divBdr>
            <w:top w:val="none" w:sz="0" w:space="0" w:color="auto"/>
            <w:left w:val="none" w:sz="0" w:space="0" w:color="auto"/>
            <w:bottom w:val="none" w:sz="0" w:space="0" w:color="auto"/>
            <w:right w:val="none" w:sz="0" w:space="0" w:color="auto"/>
          </w:divBdr>
        </w:div>
        <w:div w:id="1768575874">
          <w:marLeft w:val="640"/>
          <w:marRight w:val="0"/>
          <w:marTop w:val="0"/>
          <w:marBottom w:val="0"/>
          <w:divBdr>
            <w:top w:val="none" w:sz="0" w:space="0" w:color="auto"/>
            <w:left w:val="none" w:sz="0" w:space="0" w:color="auto"/>
            <w:bottom w:val="none" w:sz="0" w:space="0" w:color="auto"/>
            <w:right w:val="none" w:sz="0" w:space="0" w:color="auto"/>
          </w:divBdr>
        </w:div>
        <w:div w:id="1278489001">
          <w:marLeft w:val="640"/>
          <w:marRight w:val="0"/>
          <w:marTop w:val="0"/>
          <w:marBottom w:val="0"/>
          <w:divBdr>
            <w:top w:val="none" w:sz="0" w:space="0" w:color="auto"/>
            <w:left w:val="none" w:sz="0" w:space="0" w:color="auto"/>
            <w:bottom w:val="none" w:sz="0" w:space="0" w:color="auto"/>
            <w:right w:val="none" w:sz="0" w:space="0" w:color="auto"/>
          </w:divBdr>
        </w:div>
        <w:div w:id="876890554">
          <w:marLeft w:val="640"/>
          <w:marRight w:val="0"/>
          <w:marTop w:val="0"/>
          <w:marBottom w:val="0"/>
          <w:divBdr>
            <w:top w:val="none" w:sz="0" w:space="0" w:color="auto"/>
            <w:left w:val="none" w:sz="0" w:space="0" w:color="auto"/>
            <w:bottom w:val="none" w:sz="0" w:space="0" w:color="auto"/>
            <w:right w:val="none" w:sz="0" w:space="0" w:color="auto"/>
          </w:divBdr>
        </w:div>
        <w:div w:id="2108041660">
          <w:marLeft w:val="640"/>
          <w:marRight w:val="0"/>
          <w:marTop w:val="0"/>
          <w:marBottom w:val="0"/>
          <w:divBdr>
            <w:top w:val="none" w:sz="0" w:space="0" w:color="auto"/>
            <w:left w:val="none" w:sz="0" w:space="0" w:color="auto"/>
            <w:bottom w:val="none" w:sz="0" w:space="0" w:color="auto"/>
            <w:right w:val="none" w:sz="0" w:space="0" w:color="auto"/>
          </w:divBdr>
        </w:div>
        <w:div w:id="740181190">
          <w:marLeft w:val="640"/>
          <w:marRight w:val="0"/>
          <w:marTop w:val="0"/>
          <w:marBottom w:val="0"/>
          <w:divBdr>
            <w:top w:val="none" w:sz="0" w:space="0" w:color="auto"/>
            <w:left w:val="none" w:sz="0" w:space="0" w:color="auto"/>
            <w:bottom w:val="none" w:sz="0" w:space="0" w:color="auto"/>
            <w:right w:val="none" w:sz="0" w:space="0" w:color="auto"/>
          </w:divBdr>
        </w:div>
        <w:div w:id="1960184488">
          <w:marLeft w:val="640"/>
          <w:marRight w:val="0"/>
          <w:marTop w:val="0"/>
          <w:marBottom w:val="0"/>
          <w:divBdr>
            <w:top w:val="none" w:sz="0" w:space="0" w:color="auto"/>
            <w:left w:val="none" w:sz="0" w:space="0" w:color="auto"/>
            <w:bottom w:val="none" w:sz="0" w:space="0" w:color="auto"/>
            <w:right w:val="none" w:sz="0" w:space="0" w:color="auto"/>
          </w:divBdr>
        </w:div>
        <w:div w:id="1297249629">
          <w:marLeft w:val="640"/>
          <w:marRight w:val="0"/>
          <w:marTop w:val="0"/>
          <w:marBottom w:val="0"/>
          <w:divBdr>
            <w:top w:val="none" w:sz="0" w:space="0" w:color="auto"/>
            <w:left w:val="none" w:sz="0" w:space="0" w:color="auto"/>
            <w:bottom w:val="none" w:sz="0" w:space="0" w:color="auto"/>
            <w:right w:val="none" w:sz="0" w:space="0" w:color="auto"/>
          </w:divBdr>
        </w:div>
        <w:div w:id="235937357">
          <w:marLeft w:val="640"/>
          <w:marRight w:val="0"/>
          <w:marTop w:val="0"/>
          <w:marBottom w:val="0"/>
          <w:divBdr>
            <w:top w:val="none" w:sz="0" w:space="0" w:color="auto"/>
            <w:left w:val="none" w:sz="0" w:space="0" w:color="auto"/>
            <w:bottom w:val="none" w:sz="0" w:space="0" w:color="auto"/>
            <w:right w:val="none" w:sz="0" w:space="0" w:color="auto"/>
          </w:divBdr>
        </w:div>
        <w:div w:id="320886137">
          <w:marLeft w:val="640"/>
          <w:marRight w:val="0"/>
          <w:marTop w:val="0"/>
          <w:marBottom w:val="0"/>
          <w:divBdr>
            <w:top w:val="none" w:sz="0" w:space="0" w:color="auto"/>
            <w:left w:val="none" w:sz="0" w:space="0" w:color="auto"/>
            <w:bottom w:val="none" w:sz="0" w:space="0" w:color="auto"/>
            <w:right w:val="none" w:sz="0" w:space="0" w:color="auto"/>
          </w:divBdr>
        </w:div>
        <w:div w:id="775518801">
          <w:marLeft w:val="640"/>
          <w:marRight w:val="0"/>
          <w:marTop w:val="0"/>
          <w:marBottom w:val="0"/>
          <w:divBdr>
            <w:top w:val="none" w:sz="0" w:space="0" w:color="auto"/>
            <w:left w:val="none" w:sz="0" w:space="0" w:color="auto"/>
            <w:bottom w:val="none" w:sz="0" w:space="0" w:color="auto"/>
            <w:right w:val="none" w:sz="0" w:space="0" w:color="auto"/>
          </w:divBdr>
        </w:div>
        <w:div w:id="441457592">
          <w:marLeft w:val="640"/>
          <w:marRight w:val="0"/>
          <w:marTop w:val="0"/>
          <w:marBottom w:val="0"/>
          <w:divBdr>
            <w:top w:val="none" w:sz="0" w:space="0" w:color="auto"/>
            <w:left w:val="none" w:sz="0" w:space="0" w:color="auto"/>
            <w:bottom w:val="none" w:sz="0" w:space="0" w:color="auto"/>
            <w:right w:val="none" w:sz="0" w:space="0" w:color="auto"/>
          </w:divBdr>
        </w:div>
        <w:div w:id="37709069">
          <w:marLeft w:val="640"/>
          <w:marRight w:val="0"/>
          <w:marTop w:val="0"/>
          <w:marBottom w:val="0"/>
          <w:divBdr>
            <w:top w:val="none" w:sz="0" w:space="0" w:color="auto"/>
            <w:left w:val="none" w:sz="0" w:space="0" w:color="auto"/>
            <w:bottom w:val="none" w:sz="0" w:space="0" w:color="auto"/>
            <w:right w:val="none" w:sz="0" w:space="0" w:color="auto"/>
          </w:divBdr>
        </w:div>
        <w:div w:id="1519346601">
          <w:marLeft w:val="640"/>
          <w:marRight w:val="0"/>
          <w:marTop w:val="0"/>
          <w:marBottom w:val="0"/>
          <w:divBdr>
            <w:top w:val="none" w:sz="0" w:space="0" w:color="auto"/>
            <w:left w:val="none" w:sz="0" w:space="0" w:color="auto"/>
            <w:bottom w:val="none" w:sz="0" w:space="0" w:color="auto"/>
            <w:right w:val="none" w:sz="0" w:space="0" w:color="auto"/>
          </w:divBdr>
        </w:div>
        <w:div w:id="33114921">
          <w:marLeft w:val="640"/>
          <w:marRight w:val="0"/>
          <w:marTop w:val="0"/>
          <w:marBottom w:val="0"/>
          <w:divBdr>
            <w:top w:val="none" w:sz="0" w:space="0" w:color="auto"/>
            <w:left w:val="none" w:sz="0" w:space="0" w:color="auto"/>
            <w:bottom w:val="none" w:sz="0" w:space="0" w:color="auto"/>
            <w:right w:val="none" w:sz="0" w:space="0" w:color="auto"/>
          </w:divBdr>
        </w:div>
        <w:div w:id="175194123">
          <w:marLeft w:val="640"/>
          <w:marRight w:val="0"/>
          <w:marTop w:val="0"/>
          <w:marBottom w:val="0"/>
          <w:divBdr>
            <w:top w:val="none" w:sz="0" w:space="0" w:color="auto"/>
            <w:left w:val="none" w:sz="0" w:space="0" w:color="auto"/>
            <w:bottom w:val="none" w:sz="0" w:space="0" w:color="auto"/>
            <w:right w:val="none" w:sz="0" w:space="0" w:color="auto"/>
          </w:divBdr>
        </w:div>
        <w:div w:id="1972786865">
          <w:marLeft w:val="640"/>
          <w:marRight w:val="0"/>
          <w:marTop w:val="0"/>
          <w:marBottom w:val="0"/>
          <w:divBdr>
            <w:top w:val="none" w:sz="0" w:space="0" w:color="auto"/>
            <w:left w:val="none" w:sz="0" w:space="0" w:color="auto"/>
            <w:bottom w:val="none" w:sz="0" w:space="0" w:color="auto"/>
            <w:right w:val="none" w:sz="0" w:space="0" w:color="auto"/>
          </w:divBdr>
        </w:div>
        <w:div w:id="1710377554">
          <w:marLeft w:val="640"/>
          <w:marRight w:val="0"/>
          <w:marTop w:val="0"/>
          <w:marBottom w:val="0"/>
          <w:divBdr>
            <w:top w:val="none" w:sz="0" w:space="0" w:color="auto"/>
            <w:left w:val="none" w:sz="0" w:space="0" w:color="auto"/>
            <w:bottom w:val="none" w:sz="0" w:space="0" w:color="auto"/>
            <w:right w:val="none" w:sz="0" w:space="0" w:color="auto"/>
          </w:divBdr>
        </w:div>
        <w:div w:id="1514949688">
          <w:marLeft w:val="640"/>
          <w:marRight w:val="0"/>
          <w:marTop w:val="0"/>
          <w:marBottom w:val="0"/>
          <w:divBdr>
            <w:top w:val="none" w:sz="0" w:space="0" w:color="auto"/>
            <w:left w:val="none" w:sz="0" w:space="0" w:color="auto"/>
            <w:bottom w:val="none" w:sz="0" w:space="0" w:color="auto"/>
            <w:right w:val="none" w:sz="0" w:space="0" w:color="auto"/>
          </w:divBdr>
        </w:div>
        <w:div w:id="421151564">
          <w:marLeft w:val="640"/>
          <w:marRight w:val="0"/>
          <w:marTop w:val="0"/>
          <w:marBottom w:val="0"/>
          <w:divBdr>
            <w:top w:val="none" w:sz="0" w:space="0" w:color="auto"/>
            <w:left w:val="none" w:sz="0" w:space="0" w:color="auto"/>
            <w:bottom w:val="none" w:sz="0" w:space="0" w:color="auto"/>
            <w:right w:val="none" w:sz="0" w:space="0" w:color="auto"/>
          </w:divBdr>
        </w:div>
        <w:div w:id="1573196535">
          <w:marLeft w:val="640"/>
          <w:marRight w:val="0"/>
          <w:marTop w:val="0"/>
          <w:marBottom w:val="0"/>
          <w:divBdr>
            <w:top w:val="none" w:sz="0" w:space="0" w:color="auto"/>
            <w:left w:val="none" w:sz="0" w:space="0" w:color="auto"/>
            <w:bottom w:val="none" w:sz="0" w:space="0" w:color="auto"/>
            <w:right w:val="none" w:sz="0" w:space="0" w:color="auto"/>
          </w:divBdr>
        </w:div>
        <w:div w:id="578833953">
          <w:marLeft w:val="640"/>
          <w:marRight w:val="0"/>
          <w:marTop w:val="0"/>
          <w:marBottom w:val="0"/>
          <w:divBdr>
            <w:top w:val="none" w:sz="0" w:space="0" w:color="auto"/>
            <w:left w:val="none" w:sz="0" w:space="0" w:color="auto"/>
            <w:bottom w:val="none" w:sz="0" w:space="0" w:color="auto"/>
            <w:right w:val="none" w:sz="0" w:space="0" w:color="auto"/>
          </w:divBdr>
        </w:div>
        <w:div w:id="1724408756">
          <w:marLeft w:val="640"/>
          <w:marRight w:val="0"/>
          <w:marTop w:val="0"/>
          <w:marBottom w:val="0"/>
          <w:divBdr>
            <w:top w:val="none" w:sz="0" w:space="0" w:color="auto"/>
            <w:left w:val="none" w:sz="0" w:space="0" w:color="auto"/>
            <w:bottom w:val="none" w:sz="0" w:space="0" w:color="auto"/>
            <w:right w:val="none" w:sz="0" w:space="0" w:color="auto"/>
          </w:divBdr>
        </w:div>
        <w:div w:id="121268681">
          <w:marLeft w:val="640"/>
          <w:marRight w:val="0"/>
          <w:marTop w:val="0"/>
          <w:marBottom w:val="0"/>
          <w:divBdr>
            <w:top w:val="none" w:sz="0" w:space="0" w:color="auto"/>
            <w:left w:val="none" w:sz="0" w:space="0" w:color="auto"/>
            <w:bottom w:val="none" w:sz="0" w:space="0" w:color="auto"/>
            <w:right w:val="none" w:sz="0" w:space="0" w:color="auto"/>
          </w:divBdr>
        </w:div>
        <w:div w:id="1995261044">
          <w:marLeft w:val="640"/>
          <w:marRight w:val="0"/>
          <w:marTop w:val="0"/>
          <w:marBottom w:val="0"/>
          <w:divBdr>
            <w:top w:val="none" w:sz="0" w:space="0" w:color="auto"/>
            <w:left w:val="none" w:sz="0" w:space="0" w:color="auto"/>
            <w:bottom w:val="none" w:sz="0" w:space="0" w:color="auto"/>
            <w:right w:val="none" w:sz="0" w:space="0" w:color="auto"/>
          </w:divBdr>
        </w:div>
        <w:div w:id="826171223">
          <w:marLeft w:val="640"/>
          <w:marRight w:val="0"/>
          <w:marTop w:val="0"/>
          <w:marBottom w:val="0"/>
          <w:divBdr>
            <w:top w:val="none" w:sz="0" w:space="0" w:color="auto"/>
            <w:left w:val="none" w:sz="0" w:space="0" w:color="auto"/>
            <w:bottom w:val="none" w:sz="0" w:space="0" w:color="auto"/>
            <w:right w:val="none" w:sz="0" w:space="0" w:color="auto"/>
          </w:divBdr>
        </w:div>
        <w:div w:id="768817954">
          <w:marLeft w:val="640"/>
          <w:marRight w:val="0"/>
          <w:marTop w:val="0"/>
          <w:marBottom w:val="0"/>
          <w:divBdr>
            <w:top w:val="none" w:sz="0" w:space="0" w:color="auto"/>
            <w:left w:val="none" w:sz="0" w:space="0" w:color="auto"/>
            <w:bottom w:val="none" w:sz="0" w:space="0" w:color="auto"/>
            <w:right w:val="none" w:sz="0" w:space="0" w:color="auto"/>
          </w:divBdr>
        </w:div>
        <w:div w:id="704135425">
          <w:marLeft w:val="640"/>
          <w:marRight w:val="0"/>
          <w:marTop w:val="0"/>
          <w:marBottom w:val="0"/>
          <w:divBdr>
            <w:top w:val="none" w:sz="0" w:space="0" w:color="auto"/>
            <w:left w:val="none" w:sz="0" w:space="0" w:color="auto"/>
            <w:bottom w:val="none" w:sz="0" w:space="0" w:color="auto"/>
            <w:right w:val="none" w:sz="0" w:space="0" w:color="auto"/>
          </w:divBdr>
        </w:div>
        <w:div w:id="1475490731">
          <w:marLeft w:val="640"/>
          <w:marRight w:val="0"/>
          <w:marTop w:val="0"/>
          <w:marBottom w:val="0"/>
          <w:divBdr>
            <w:top w:val="none" w:sz="0" w:space="0" w:color="auto"/>
            <w:left w:val="none" w:sz="0" w:space="0" w:color="auto"/>
            <w:bottom w:val="none" w:sz="0" w:space="0" w:color="auto"/>
            <w:right w:val="none" w:sz="0" w:space="0" w:color="auto"/>
          </w:divBdr>
        </w:div>
        <w:div w:id="798034969">
          <w:marLeft w:val="640"/>
          <w:marRight w:val="0"/>
          <w:marTop w:val="0"/>
          <w:marBottom w:val="0"/>
          <w:divBdr>
            <w:top w:val="none" w:sz="0" w:space="0" w:color="auto"/>
            <w:left w:val="none" w:sz="0" w:space="0" w:color="auto"/>
            <w:bottom w:val="none" w:sz="0" w:space="0" w:color="auto"/>
            <w:right w:val="none" w:sz="0" w:space="0" w:color="auto"/>
          </w:divBdr>
        </w:div>
        <w:div w:id="867790042">
          <w:marLeft w:val="640"/>
          <w:marRight w:val="0"/>
          <w:marTop w:val="0"/>
          <w:marBottom w:val="0"/>
          <w:divBdr>
            <w:top w:val="none" w:sz="0" w:space="0" w:color="auto"/>
            <w:left w:val="none" w:sz="0" w:space="0" w:color="auto"/>
            <w:bottom w:val="none" w:sz="0" w:space="0" w:color="auto"/>
            <w:right w:val="none" w:sz="0" w:space="0" w:color="auto"/>
          </w:divBdr>
        </w:div>
        <w:div w:id="366175053">
          <w:marLeft w:val="640"/>
          <w:marRight w:val="0"/>
          <w:marTop w:val="0"/>
          <w:marBottom w:val="0"/>
          <w:divBdr>
            <w:top w:val="none" w:sz="0" w:space="0" w:color="auto"/>
            <w:left w:val="none" w:sz="0" w:space="0" w:color="auto"/>
            <w:bottom w:val="none" w:sz="0" w:space="0" w:color="auto"/>
            <w:right w:val="none" w:sz="0" w:space="0" w:color="auto"/>
          </w:divBdr>
        </w:div>
        <w:div w:id="494493248">
          <w:marLeft w:val="640"/>
          <w:marRight w:val="0"/>
          <w:marTop w:val="0"/>
          <w:marBottom w:val="0"/>
          <w:divBdr>
            <w:top w:val="none" w:sz="0" w:space="0" w:color="auto"/>
            <w:left w:val="none" w:sz="0" w:space="0" w:color="auto"/>
            <w:bottom w:val="none" w:sz="0" w:space="0" w:color="auto"/>
            <w:right w:val="none" w:sz="0" w:space="0" w:color="auto"/>
          </w:divBdr>
        </w:div>
        <w:div w:id="1354574548">
          <w:marLeft w:val="640"/>
          <w:marRight w:val="0"/>
          <w:marTop w:val="0"/>
          <w:marBottom w:val="0"/>
          <w:divBdr>
            <w:top w:val="none" w:sz="0" w:space="0" w:color="auto"/>
            <w:left w:val="none" w:sz="0" w:space="0" w:color="auto"/>
            <w:bottom w:val="none" w:sz="0" w:space="0" w:color="auto"/>
            <w:right w:val="none" w:sz="0" w:space="0" w:color="auto"/>
          </w:divBdr>
        </w:div>
        <w:div w:id="240067775">
          <w:marLeft w:val="640"/>
          <w:marRight w:val="0"/>
          <w:marTop w:val="0"/>
          <w:marBottom w:val="0"/>
          <w:divBdr>
            <w:top w:val="none" w:sz="0" w:space="0" w:color="auto"/>
            <w:left w:val="none" w:sz="0" w:space="0" w:color="auto"/>
            <w:bottom w:val="none" w:sz="0" w:space="0" w:color="auto"/>
            <w:right w:val="none" w:sz="0" w:space="0" w:color="auto"/>
          </w:divBdr>
        </w:div>
        <w:div w:id="1005548319">
          <w:marLeft w:val="640"/>
          <w:marRight w:val="0"/>
          <w:marTop w:val="0"/>
          <w:marBottom w:val="0"/>
          <w:divBdr>
            <w:top w:val="none" w:sz="0" w:space="0" w:color="auto"/>
            <w:left w:val="none" w:sz="0" w:space="0" w:color="auto"/>
            <w:bottom w:val="none" w:sz="0" w:space="0" w:color="auto"/>
            <w:right w:val="none" w:sz="0" w:space="0" w:color="auto"/>
          </w:divBdr>
        </w:div>
        <w:div w:id="403797626">
          <w:marLeft w:val="640"/>
          <w:marRight w:val="0"/>
          <w:marTop w:val="0"/>
          <w:marBottom w:val="0"/>
          <w:divBdr>
            <w:top w:val="none" w:sz="0" w:space="0" w:color="auto"/>
            <w:left w:val="none" w:sz="0" w:space="0" w:color="auto"/>
            <w:bottom w:val="none" w:sz="0" w:space="0" w:color="auto"/>
            <w:right w:val="none" w:sz="0" w:space="0" w:color="auto"/>
          </w:divBdr>
        </w:div>
        <w:div w:id="1353147297">
          <w:marLeft w:val="640"/>
          <w:marRight w:val="0"/>
          <w:marTop w:val="0"/>
          <w:marBottom w:val="0"/>
          <w:divBdr>
            <w:top w:val="none" w:sz="0" w:space="0" w:color="auto"/>
            <w:left w:val="none" w:sz="0" w:space="0" w:color="auto"/>
            <w:bottom w:val="none" w:sz="0" w:space="0" w:color="auto"/>
            <w:right w:val="none" w:sz="0" w:space="0" w:color="auto"/>
          </w:divBdr>
        </w:div>
        <w:div w:id="1104807186">
          <w:marLeft w:val="640"/>
          <w:marRight w:val="0"/>
          <w:marTop w:val="0"/>
          <w:marBottom w:val="0"/>
          <w:divBdr>
            <w:top w:val="none" w:sz="0" w:space="0" w:color="auto"/>
            <w:left w:val="none" w:sz="0" w:space="0" w:color="auto"/>
            <w:bottom w:val="none" w:sz="0" w:space="0" w:color="auto"/>
            <w:right w:val="none" w:sz="0" w:space="0" w:color="auto"/>
          </w:divBdr>
        </w:div>
        <w:div w:id="393814814">
          <w:marLeft w:val="640"/>
          <w:marRight w:val="0"/>
          <w:marTop w:val="0"/>
          <w:marBottom w:val="0"/>
          <w:divBdr>
            <w:top w:val="none" w:sz="0" w:space="0" w:color="auto"/>
            <w:left w:val="none" w:sz="0" w:space="0" w:color="auto"/>
            <w:bottom w:val="none" w:sz="0" w:space="0" w:color="auto"/>
            <w:right w:val="none" w:sz="0" w:space="0" w:color="auto"/>
          </w:divBdr>
        </w:div>
        <w:div w:id="1519925413">
          <w:marLeft w:val="640"/>
          <w:marRight w:val="0"/>
          <w:marTop w:val="0"/>
          <w:marBottom w:val="0"/>
          <w:divBdr>
            <w:top w:val="none" w:sz="0" w:space="0" w:color="auto"/>
            <w:left w:val="none" w:sz="0" w:space="0" w:color="auto"/>
            <w:bottom w:val="none" w:sz="0" w:space="0" w:color="auto"/>
            <w:right w:val="none" w:sz="0" w:space="0" w:color="auto"/>
          </w:divBdr>
        </w:div>
        <w:div w:id="509568493">
          <w:marLeft w:val="640"/>
          <w:marRight w:val="0"/>
          <w:marTop w:val="0"/>
          <w:marBottom w:val="0"/>
          <w:divBdr>
            <w:top w:val="none" w:sz="0" w:space="0" w:color="auto"/>
            <w:left w:val="none" w:sz="0" w:space="0" w:color="auto"/>
            <w:bottom w:val="none" w:sz="0" w:space="0" w:color="auto"/>
            <w:right w:val="none" w:sz="0" w:space="0" w:color="auto"/>
          </w:divBdr>
        </w:div>
        <w:div w:id="1391222949">
          <w:marLeft w:val="640"/>
          <w:marRight w:val="0"/>
          <w:marTop w:val="0"/>
          <w:marBottom w:val="0"/>
          <w:divBdr>
            <w:top w:val="none" w:sz="0" w:space="0" w:color="auto"/>
            <w:left w:val="none" w:sz="0" w:space="0" w:color="auto"/>
            <w:bottom w:val="none" w:sz="0" w:space="0" w:color="auto"/>
            <w:right w:val="none" w:sz="0" w:space="0" w:color="auto"/>
          </w:divBdr>
        </w:div>
        <w:div w:id="1170755296">
          <w:marLeft w:val="640"/>
          <w:marRight w:val="0"/>
          <w:marTop w:val="0"/>
          <w:marBottom w:val="0"/>
          <w:divBdr>
            <w:top w:val="none" w:sz="0" w:space="0" w:color="auto"/>
            <w:left w:val="none" w:sz="0" w:space="0" w:color="auto"/>
            <w:bottom w:val="none" w:sz="0" w:space="0" w:color="auto"/>
            <w:right w:val="none" w:sz="0" w:space="0" w:color="auto"/>
          </w:divBdr>
        </w:div>
        <w:div w:id="2035496452">
          <w:marLeft w:val="640"/>
          <w:marRight w:val="0"/>
          <w:marTop w:val="0"/>
          <w:marBottom w:val="0"/>
          <w:divBdr>
            <w:top w:val="none" w:sz="0" w:space="0" w:color="auto"/>
            <w:left w:val="none" w:sz="0" w:space="0" w:color="auto"/>
            <w:bottom w:val="none" w:sz="0" w:space="0" w:color="auto"/>
            <w:right w:val="none" w:sz="0" w:space="0" w:color="auto"/>
          </w:divBdr>
        </w:div>
        <w:div w:id="1310742885">
          <w:marLeft w:val="640"/>
          <w:marRight w:val="0"/>
          <w:marTop w:val="0"/>
          <w:marBottom w:val="0"/>
          <w:divBdr>
            <w:top w:val="none" w:sz="0" w:space="0" w:color="auto"/>
            <w:left w:val="none" w:sz="0" w:space="0" w:color="auto"/>
            <w:bottom w:val="none" w:sz="0" w:space="0" w:color="auto"/>
            <w:right w:val="none" w:sz="0" w:space="0" w:color="auto"/>
          </w:divBdr>
        </w:div>
        <w:div w:id="257522759">
          <w:marLeft w:val="640"/>
          <w:marRight w:val="0"/>
          <w:marTop w:val="0"/>
          <w:marBottom w:val="0"/>
          <w:divBdr>
            <w:top w:val="none" w:sz="0" w:space="0" w:color="auto"/>
            <w:left w:val="none" w:sz="0" w:space="0" w:color="auto"/>
            <w:bottom w:val="none" w:sz="0" w:space="0" w:color="auto"/>
            <w:right w:val="none" w:sz="0" w:space="0" w:color="auto"/>
          </w:divBdr>
        </w:div>
        <w:div w:id="1852642710">
          <w:marLeft w:val="640"/>
          <w:marRight w:val="0"/>
          <w:marTop w:val="0"/>
          <w:marBottom w:val="0"/>
          <w:divBdr>
            <w:top w:val="none" w:sz="0" w:space="0" w:color="auto"/>
            <w:left w:val="none" w:sz="0" w:space="0" w:color="auto"/>
            <w:bottom w:val="none" w:sz="0" w:space="0" w:color="auto"/>
            <w:right w:val="none" w:sz="0" w:space="0" w:color="auto"/>
          </w:divBdr>
        </w:div>
        <w:div w:id="696345568">
          <w:marLeft w:val="640"/>
          <w:marRight w:val="0"/>
          <w:marTop w:val="0"/>
          <w:marBottom w:val="0"/>
          <w:divBdr>
            <w:top w:val="none" w:sz="0" w:space="0" w:color="auto"/>
            <w:left w:val="none" w:sz="0" w:space="0" w:color="auto"/>
            <w:bottom w:val="none" w:sz="0" w:space="0" w:color="auto"/>
            <w:right w:val="none" w:sz="0" w:space="0" w:color="auto"/>
          </w:divBdr>
        </w:div>
        <w:div w:id="956062531">
          <w:marLeft w:val="640"/>
          <w:marRight w:val="0"/>
          <w:marTop w:val="0"/>
          <w:marBottom w:val="0"/>
          <w:divBdr>
            <w:top w:val="none" w:sz="0" w:space="0" w:color="auto"/>
            <w:left w:val="none" w:sz="0" w:space="0" w:color="auto"/>
            <w:bottom w:val="none" w:sz="0" w:space="0" w:color="auto"/>
            <w:right w:val="none" w:sz="0" w:space="0" w:color="auto"/>
          </w:divBdr>
        </w:div>
        <w:div w:id="1004549792">
          <w:marLeft w:val="640"/>
          <w:marRight w:val="0"/>
          <w:marTop w:val="0"/>
          <w:marBottom w:val="0"/>
          <w:divBdr>
            <w:top w:val="none" w:sz="0" w:space="0" w:color="auto"/>
            <w:left w:val="none" w:sz="0" w:space="0" w:color="auto"/>
            <w:bottom w:val="none" w:sz="0" w:space="0" w:color="auto"/>
            <w:right w:val="none" w:sz="0" w:space="0" w:color="auto"/>
          </w:divBdr>
        </w:div>
        <w:div w:id="943609518">
          <w:marLeft w:val="640"/>
          <w:marRight w:val="0"/>
          <w:marTop w:val="0"/>
          <w:marBottom w:val="0"/>
          <w:divBdr>
            <w:top w:val="none" w:sz="0" w:space="0" w:color="auto"/>
            <w:left w:val="none" w:sz="0" w:space="0" w:color="auto"/>
            <w:bottom w:val="none" w:sz="0" w:space="0" w:color="auto"/>
            <w:right w:val="none" w:sz="0" w:space="0" w:color="auto"/>
          </w:divBdr>
        </w:div>
        <w:div w:id="2052724012">
          <w:marLeft w:val="640"/>
          <w:marRight w:val="0"/>
          <w:marTop w:val="0"/>
          <w:marBottom w:val="0"/>
          <w:divBdr>
            <w:top w:val="none" w:sz="0" w:space="0" w:color="auto"/>
            <w:left w:val="none" w:sz="0" w:space="0" w:color="auto"/>
            <w:bottom w:val="none" w:sz="0" w:space="0" w:color="auto"/>
            <w:right w:val="none" w:sz="0" w:space="0" w:color="auto"/>
          </w:divBdr>
        </w:div>
        <w:div w:id="923341298">
          <w:marLeft w:val="640"/>
          <w:marRight w:val="0"/>
          <w:marTop w:val="0"/>
          <w:marBottom w:val="0"/>
          <w:divBdr>
            <w:top w:val="none" w:sz="0" w:space="0" w:color="auto"/>
            <w:left w:val="none" w:sz="0" w:space="0" w:color="auto"/>
            <w:bottom w:val="none" w:sz="0" w:space="0" w:color="auto"/>
            <w:right w:val="none" w:sz="0" w:space="0" w:color="auto"/>
          </w:divBdr>
        </w:div>
        <w:div w:id="100534073">
          <w:marLeft w:val="640"/>
          <w:marRight w:val="0"/>
          <w:marTop w:val="0"/>
          <w:marBottom w:val="0"/>
          <w:divBdr>
            <w:top w:val="none" w:sz="0" w:space="0" w:color="auto"/>
            <w:left w:val="none" w:sz="0" w:space="0" w:color="auto"/>
            <w:bottom w:val="none" w:sz="0" w:space="0" w:color="auto"/>
            <w:right w:val="none" w:sz="0" w:space="0" w:color="auto"/>
          </w:divBdr>
        </w:div>
        <w:div w:id="766117077">
          <w:marLeft w:val="640"/>
          <w:marRight w:val="0"/>
          <w:marTop w:val="0"/>
          <w:marBottom w:val="0"/>
          <w:divBdr>
            <w:top w:val="none" w:sz="0" w:space="0" w:color="auto"/>
            <w:left w:val="none" w:sz="0" w:space="0" w:color="auto"/>
            <w:bottom w:val="none" w:sz="0" w:space="0" w:color="auto"/>
            <w:right w:val="none" w:sz="0" w:space="0" w:color="auto"/>
          </w:divBdr>
        </w:div>
        <w:div w:id="1452479398">
          <w:marLeft w:val="640"/>
          <w:marRight w:val="0"/>
          <w:marTop w:val="0"/>
          <w:marBottom w:val="0"/>
          <w:divBdr>
            <w:top w:val="none" w:sz="0" w:space="0" w:color="auto"/>
            <w:left w:val="none" w:sz="0" w:space="0" w:color="auto"/>
            <w:bottom w:val="none" w:sz="0" w:space="0" w:color="auto"/>
            <w:right w:val="none" w:sz="0" w:space="0" w:color="auto"/>
          </w:divBdr>
        </w:div>
        <w:div w:id="1309364443">
          <w:marLeft w:val="640"/>
          <w:marRight w:val="0"/>
          <w:marTop w:val="0"/>
          <w:marBottom w:val="0"/>
          <w:divBdr>
            <w:top w:val="none" w:sz="0" w:space="0" w:color="auto"/>
            <w:left w:val="none" w:sz="0" w:space="0" w:color="auto"/>
            <w:bottom w:val="none" w:sz="0" w:space="0" w:color="auto"/>
            <w:right w:val="none" w:sz="0" w:space="0" w:color="auto"/>
          </w:divBdr>
        </w:div>
        <w:div w:id="63845318">
          <w:marLeft w:val="640"/>
          <w:marRight w:val="0"/>
          <w:marTop w:val="0"/>
          <w:marBottom w:val="0"/>
          <w:divBdr>
            <w:top w:val="none" w:sz="0" w:space="0" w:color="auto"/>
            <w:left w:val="none" w:sz="0" w:space="0" w:color="auto"/>
            <w:bottom w:val="none" w:sz="0" w:space="0" w:color="auto"/>
            <w:right w:val="none" w:sz="0" w:space="0" w:color="auto"/>
          </w:divBdr>
        </w:div>
        <w:div w:id="992875508">
          <w:marLeft w:val="640"/>
          <w:marRight w:val="0"/>
          <w:marTop w:val="0"/>
          <w:marBottom w:val="0"/>
          <w:divBdr>
            <w:top w:val="none" w:sz="0" w:space="0" w:color="auto"/>
            <w:left w:val="none" w:sz="0" w:space="0" w:color="auto"/>
            <w:bottom w:val="none" w:sz="0" w:space="0" w:color="auto"/>
            <w:right w:val="none" w:sz="0" w:space="0" w:color="auto"/>
          </w:divBdr>
        </w:div>
        <w:div w:id="91627513">
          <w:marLeft w:val="640"/>
          <w:marRight w:val="0"/>
          <w:marTop w:val="0"/>
          <w:marBottom w:val="0"/>
          <w:divBdr>
            <w:top w:val="none" w:sz="0" w:space="0" w:color="auto"/>
            <w:left w:val="none" w:sz="0" w:space="0" w:color="auto"/>
            <w:bottom w:val="none" w:sz="0" w:space="0" w:color="auto"/>
            <w:right w:val="none" w:sz="0" w:space="0" w:color="auto"/>
          </w:divBdr>
        </w:div>
      </w:divsChild>
    </w:div>
    <w:div w:id="519591197">
      <w:bodyDiv w:val="1"/>
      <w:marLeft w:val="0"/>
      <w:marRight w:val="0"/>
      <w:marTop w:val="0"/>
      <w:marBottom w:val="0"/>
      <w:divBdr>
        <w:top w:val="none" w:sz="0" w:space="0" w:color="auto"/>
        <w:left w:val="none" w:sz="0" w:space="0" w:color="auto"/>
        <w:bottom w:val="none" w:sz="0" w:space="0" w:color="auto"/>
        <w:right w:val="none" w:sz="0" w:space="0" w:color="auto"/>
      </w:divBdr>
      <w:divsChild>
        <w:div w:id="227501446">
          <w:marLeft w:val="640"/>
          <w:marRight w:val="0"/>
          <w:marTop w:val="0"/>
          <w:marBottom w:val="0"/>
          <w:divBdr>
            <w:top w:val="none" w:sz="0" w:space="0" w:color="auto"/>
            <w:left w:val="none" w:sz="0" w:space="0" w:color="auto"/>
            <w:bottom w:val="none" w:sz="0" w:space="0" w:color="auto"/>
            <w:right w:val="none" w:sz="0" w:space="0" w:color="auto"/>
          </w:divBdr>
        </w:div>
        <w:div w:id="2039089112">
          <w:marLeft w:val="640"/>
          <w:marRight w:val="0"/>
          <w:marTop w:val="0"/>
          <w:marBottom w:val="0"/>
          <w:divBdr>
            <w:top w:val="none" w:sz="0" w:space="0" w:color="auto"/>
            <w:left w:val="none" w:sz="0" w:space="0" w:color="auto"/>
            <w:bottom w:val="none" w:sz="0" w:space="0" w:color="auto"/>
            <w:right w:val="none" w:sz="0" w:space="0" w:color="auto"/>
          </w:divBdr>
        </w:div>
        <w:div w:id="1742288974">
          <w:marLeft w:val="640"/>
          <w:marRight w:val="0"/>
          <w:marTop w:val="0"/>
          <w:marBottom w:val="0"/>
          <w:divBdr>
            <w:top w:val="none" w:sz="0" w:space="0" w:color="auto"/>
            <w:left w:val="none" w:sz="0" w:space="0" w:color="auto"/>
            <w:bottom w:val="none" w:sz="0" w:space="0" w:color="auto"/>
            <w:right w:val="none" w:sz="0" w:space="0" w:color="auto"/>
          </w:divBdr>
        </w:div>
        <w:div w:id="513156347">
          <w:marLeft w:val="640"/>
          <w:marRight w:val="0"/>
          <w:marTop w:val="0"/>
          <w:marBottom w:val="0"/>
          <w:divBdr>
            <w:top w:val="none" w:sz="0" w:space="0" w:color="auto"/>
            <w:left w:val="none" w:sz="0" w:space="0" w:color="auto"/>
            <w:bottom w:val="none" w:sz="0" w:space="0" w:color="auto"/>
            <w:right w:val="none" w:sz="0" w:space="0" w:color="auto"/>
          </w:divBdr>
        </w:div>
        <w:div w:id="1437821458">
          <w:marLeft w:val="640"/>
          <w:marRight w:val="0"/>
          <w:marTop w:val="0"/>
          <w:marBottom w:val="0"/>
          <w:divBdr>
            <w:top w:val="none" w:sz="0" w:space="0" w:color="auto"/>
            <w:left w:val="none" w:sz="0" w:space="0" w:color="auto"/>
            <w:bottom w:val="none" w:sz="0" w:space="0" w:color="auto"/>
            <w:right w:val="none" w:sz="0" w:space="0" w:color="auto"/>
          </w:divBdr>
        </w:div>
        <w:div w:id="1535921674">
          <w:marLeft w:val="640"/>
          <w:marRight w:val="0"/>
          <w:marTop w:val="0"/>
          <w:marBottom w:val="0"/>
          <w:divBdr>
            <w:top w:val="none" w:sz="0" w:space="0" w:color="auto"/>
            <w:left w:val="none" w:sz="0" w:space="0" w:color="auto"/>
            <w:bottom w:val="none" w:sz="0" w:space="0" w:color="auto"/>
            <w:right w:val="none" w:sz="0" w:space="0" w:color="auto"/>
          </w:divBdr>
        </w:div>
        <w:div w:id="2045402419">
          <w:marLeft w:val="640"/>
          <w:marRight w:val="0"/>
          <w:marTop w:val="0"/>
          <w:marBottom w:val="0"/>
          <w:divBdr>
            <w:top w:val="none" w:sz="0" w:space="0" w:color="auto"/>
            <w:left w:val="none" w:sz="0" w:space="0" w:color="auto"/>
            <w:bottom w:val="none" w:sz="0" w:space="0" w:color="auto"/>
            <w:right w:val="none" w:sz="0" w:space="0" w:color="auto"/>
          </w:divBdr>
        </w:div>
        <w:div w:id="66806588">
          <w:marLeft w:val="640"/>
          <w:marRight w:val="0"/>
          <w:marTop w:val="0"/>
          <w:marBottom w:val="0"/>
          <w:divBdr>
            <w:top w:val="none" w:sz="0" w:space="0" w:color="auto"/>
            <w:left w:val="none" w:sz="0" w:space="0" w:color="auto"/>
            <w:bottom w:val="none" w:sz="0" w:space="0" w:color="auto"/>
            <w:right w:val="none" w:sz="0" w:space="0" w:color="auto"/>
          </w:divBdr>
        </w:div>
        <w:div w:id="400716309">
          <w:marLeft w:val="640"/>
          <w:marRight w:val="0"/>
          <w:marTop w:val="0"/>
          <w:marBottom w:val="0"/>
          <w:divBdr>
            <w:top w:val="none" w:sz="0" w:space="0" w:color="auto"/>
            <w:left w:val="none" w:sz="0" w:space="0" w:color="auto"/>
            <w:bottom w:val="none" w:sz="0" w:space="0" w:color="auto"/>
            <w:right w:val="none" w:sz="0" w:space="0" w:color="auto"/>
          </w:divBdr>
        </w:div>
        <w:div w:id="1130366674">
          <w:marLeft w:val="640"/>
          <w:marRight w:val="0"/>
          <w:marTop w:val="0"/>
          <w:marBottom w:val="0"/>
          <w:divBdr>
            <w:top w:val="none" w:sz="0" w:space="0" w:color="auto"/>
            <w:left w:val="none" w:sz="0" w:space="0" w:color="auto"/>
            <w:bottom w:val="none" w:sz="0" w:space="0" w:color="auto"/>
            <w:right w:val="none" w:sz="0" w:space="0" w:color="auto"/>
          </w:divBdr>
        </w:div>
        <w:div w:id="533737299">
          <w:marLeft w:val="640"/>
          <w:marRight w:val="0"/>
          <w:marTop w:val="0"/>
          <w:marBottom w:val="0"/>
          <w:divBdr>
            <w:top w:val="none" w:sz="0" w:space="0" w:color="auto"/>
            <w:left w:val="none" w:sz="0" w:space="0" w:color="auto"/>
            <w:bottom w:val="none" w:sz="0" w:space="0" w:color="auto"/>
            <w:right w:val="none" w:sz="0" w:space="0" w:color="auto"/>
          </w:divBdr>
        </w:div>
        <w:div w:id="351616303">
          <w:marLeft w:val="640"/>
          <w:marRight w:val="0"/>
          <w:marTop w:val="0"/>
          <w:marBottom w:val="0"/>
          <w:divBdr>
            <w:top w:val="none" w:sz="0" w:space="0" w:color="auto"/>
            <w:left w:val="none" w:sz="0" w:space="0" w:color="auto"/>
            <w:bottom w:val="none" w:sz="0" w:space="0" w:color="auto"/>
            <w:right w:val="none" w:sz="0" w:space="0" w:color="auto"/>
          </w:divBdr>
        </w:div>
        <w:div w:id="1107584126">
          <w:marLeft w:val="640"/>
          <w:marRight w:val="0"/>
          <w:marTop w:val="0"/>
          <w:marBottom w:val="0"/>
          <w:divBdr>
            <w:top w:val="none" w:sz="0" w:space="0" w:color="auto"/>
            <w:left w:val="none" w:sz="0" w:space="0" w:color="auto"/>
            <w:bottom w:val="none" w:sz="0" w:space="0" w:color="auto"/>
            <w:right w:val="none" w:sz="0" w:space="0" w:color="auto"/>
          </w:divBdr>
        </w:div>
        <w:div w:id="1838037142">
          <w:marLeft w:val="640"/>
          <w:marRight w:val="0"/>
          <w:marTop w:val="0"/>
          <w:marBottom w:val="0"/>
          <w:divBdr>
            <w:top w:val="none" w:sz="0" w:space="0" w:color="auto"/>
            <w:left w:val="none" w:sz="0" w:space="0" w:color="auto"/>
            <w:bottom w:val="none" w:sz="0" w:space="0" w:color="auto"/>
            <w:right w:val="none" w:sz="0" w:space="0" w:color="auto"/>
          </w:divBdr>
        </w:div>
        <w:div w:id="1870029517">
          <w:marLeft w:val="640"/>
          <w:marRight w:val="0"/>
          <w:marTop w:val="0"/>
          <w:marBottom w:val="0"/>
          <w:divBdr>
            <w:top w:val="none" w:sz="0" w:space="0" w:color="auto"/>
            <w:left w:val="none" w:sz="0" w:space="0" w:color="auto"/>
            <w:bottom w:val="none" w:sz="0" w:space="0" w:color="auto"/>
            <w:right w:val="none" w:sz="0" w:space="0" w:color="auto"/>
          </w:divBdr>
        </w:div>
        <w:div w:id="15010647">
          <w:marLeft w:val="640"/>
          <w:marRight w:val="0"/>
          <w:marTop w:val="0"/>
          <w:marBottom w:val="0"/>
          <w:divBdr>
            <w:top w:val="none" w:sz="0" w:space="0" w:color="auto"/>
            <w:left w:val="none" w:sz="0" w:space="0" w:color="auto"/>
            <w:bottom w:val="none" w:sz="0" w:space="0" w:color="auto"/>
            <w:right w:val="none" w:sz="0" w:space="0" w:color="auto"/>
          </w:divBdr>
        </w:div>
        <w:div w:id="600141317">
          <w:marLeft w:val="640"/>
          <w:marRight w:val="0"/>
          <w:marTop w:val="0"/>
          <w:marBottom w:val="0"/>
          <w:divBdr>
            <w:top w:val="none" w:sz="0" w:space="0" w:color="auto"/>
            <w:left w:val="none" w:sz="0" w:space="0" w:color="auto"/>
            <w:bottom w:val="none" w:sz="0" w:space="0" w:color="auto"/>
            <w:right w:val="none" w:sz="0" w:space="0" w:color="auto"/>
          </w:divBdr>
        </w:div>
        <w:div w:id="1579363004">
          <w:marLeft w:val="640"/>
          <w:marRight w:val="0"/>
          <w:marTop w:val="0"/>
          <w:marBottom w:val="0"/>
          <w:divBdr>
            <w:top w:val="none" w:sz="0" w:space="0" w:color="auto"/>
            <w:left w:val="none" w:sz="0" w:space="0" w:color="auto"/>
            <w:bottom w:val="none" w:sz="0" w:space="0" w:color="auto"/>
            <w:right w:val="none" w:sz="0" w:space="0" w:color="auto"/>
          </w:divBdr>
        </w:div>
        <w:div w:id="180321561">
          <w:marLeft w:val="640"/>
          <w:marRight w:val="0"/>
          <w:marTop w:val="0"/>
          <w:marBottom w:val="0"/>
          <w:divBdr>
            <w:top w:val="none" w:sz="0" w:space="0" w:color="auto"/>
            <w:left w:val="none" w:sz="0" w:space="0" w:color="auto"/>
            <w:bottom w:val="none" w:sz="0" w:space="0" w:color="auto"/>
            <w:right w:val="none" w:sz="0" w:space="0" w:color="auto"/>
          </w:divBdr>
        </w:div>
        <w:div w:id="1198397099">
          <w:marLeft w:val="640"/>
          <w:marRight w:val="0"/>
          <w:marTop w:val="0"/>
          <w:marBottom w:val="0"/>
          <w:divBdr>
            <w:top w:val="none" w:sz="0" w:space="0" w:color="auto"/>
            <w:left w:val="none" w:sz="0" w:space="0" w:color="auto"/>
            <w:bottom w:val="none" w:sz="0" w:space="0" w:color="auto"/>
            <w:right w:val="none" w:sz="0" w:space="0" w:color="auto"/>
          </w:divBdr>
        </w:div>
        <w:div w:id="492337250">
          <w:marLeft w:val="640"/>
          <w:marRight w:val="0"/>
          <w:marTop w:val="0"/>
          <w:marBottom w:val="0"/>
          <w:divBdr>
            <w:top w:val="none" w:sz="0" w:space="0" w:color="auto"/>
            <w:left w:val="none" w:sz="0" w:space="0" w:color="auto"/>
            <w:bottom w:val="none" w:sz="0" w:space="0" w:color="auto"/>
            <w:right w:val="none" w:sz="0" w:space="0" w:color="auto"/>
          </w:divBdr>
        </w:div>
        <w:div w:id="1714576746">
          <w:marLeft w:val="640"/>
          <w:marRight w:val="0"/>
          <w:marTop w:val="0"/>
          <w:marBottom w:val="0"/>
          <w:divBdr>
            <w:top w:val="none" w:sz="0" w:space="0" w:color="auto"/>
            <w:left w:val="none" w:sz="0" w:space="0" w:color="auto"/>
            <w:bottom w:val="none" w:sz="0" w:space="0" w:color="auto"/>
            <w:right w:val="none" w:sz="0" w:space="0" w:color="auto"/>
          </w:divBdr>
        </w:div>
        <w:div w:id="1551576328">
          <w:marLeft w:val="640"/>
          <w:marRight w:val="0"/>
          <w:marTop w:val="0"/>
          <w:marBottom w:val="0"/>
          <w:divBdr>
            <w:top w:val="none" w:sz="0" w:space="0" w:color="auto"/>
            <w:left w:val="none" w:sz="0" w:space="0" w:color="auto"/>
            <w:bottom w:val="none" w:sz="0" w:space="0" w:color="auto"/>
            <w:right w:val="none" w:sz="0" w:space="0" w:color="auto"/>
          </w:divBdr>
        </w:div>
        <w:div w:id="308831472">
          <w:marLeft w:val="640"/>
          <w:marRight w:val="0"/>
          <w:marTop w:val="0"/>
          <w:marBottom w:val="0"/>
          <w:divBdr>
            <w:top w:val="none" w:sz="0" w:space="0" w:color="auto"/>
            <w:left w:val="none" w:sz="0" w:space="0" w:color="auto"/>
            <w:bottom w:val="none" w:sz="0" w:space="0" w:color="auto"/>
            <w:right w:val="none" w:sz="0" w:space="0" w:color="auto"/>
          </w:divBdr>
        </w:div>
        <w:div w:id="2072269151">
          <w:marLeft w:val="640"/>
          <w:marRight w:val="0"/>
          <w:marTop w:val="0"/>
          <w:marBottom w:val="0"/>
          <w:divBdr>
            <w:top w:val="none" w:sz="0" w:space="0" w:color="auto"/>
            <w:left w:val="none" w:sz="0" w:space="0" w:color="auto"/>
            <w:bottom w:val="none" w:sz="0" w:space="0" w:color="auto"/>
            <w:right w:val="none" w:sz="0" w:space="0" w:color="auto"/>
          </w:divBdr>
        </w:div>
        <w:div w:id="1401516995">
          <w:marLeft w:val="640"/>
          <w:marRight w:val="0"/>
          <w:marTop w:val="0"/>
          <w:marBottom w:val="0"/>
          <w:divBdr>
            <w:top w:val="none" w:sz="0" w:space="0" w:color="auto"/>
            <w:left w:val="none" w:sz="0" w:space="0" w:color="auto"/>
            <w:bottom w:val="none" w:sz="0" w:space="0" w:color="auto"/>
            <w:right w:val="none" w:sz="0" w:space="0" w:color="auto"/>
          </w:divBdr>
        </w:div>
        <w:div w:id="924649903">
          <w:marLeft w:val="640"/>
          <w:marRight w:val="0"/>
          <w:marTop w:val="0"/>
          <w:marBottom w:val="0"/>
          <w:divBdr>
            <w:top w:val="none" w:sz="0" w:space="0" w:color="auto"/>
            <w:left w:val="none" w:sz="0" w:space="0" w:color="auto"/>
            <w:bottom w:val="none" w:sz="0" w:space="0" w:color="auto"/>
            <w:right w:val="none" w:sz="0" w:space="0" w:color="auto"/>
          </w:divBdr>
        </w:div>
        <w:div w:id="158271147">
          <w:marLeft w:val="640"/>
          <w:marRight w:val="0"/>
          <w:marTop w:val="0"/>
          <w:marBottom w:val="0"/>
          <w:divBdr>
            <w:top w:val="none" w:sz="0" w:space="0" w:color="auto"/>
            <w:left w:val="none" w:sz="0" w:space="0" w:color="auto"/>
            <w:bottom w:val="none" w:sz="0" w:space="0" w:color="auto"/>
            <w:right w:val="none" w:sz="0" w:space="0" w:color="auto"/>
          </w:divBdr>
        </w:div>
        <w:div w:id="1311011166">
          <w:marLeft w:val="640"/>
          <w:marRight w:val="0"/>
          <w:marTop w:val="0"/>
          <w:marBottom w:val="0"/>
          <w:divBdr>
            <w:top w:val="none" w:sz="0" w:space="0" w:color="auto"/>
            <w:left w:val="none" w:sz="0" w:space="0" w:color="auto"/>
            <w:bottom w:val="none" w:sz="0" w:space="0" w:color="auto"/>
            <w:right w:val="none" w:sz="0" w:space="0" w:color="auto"/>
          </w:divBdr>
        </w:div>
        <w:div w:id="1461731340">
          <w:marLeft w:val="640"/>
          <w:marRight w:val="0"/>
          <w:marTop w:val="0"/>
          <w:marBottom w:val="0"/>
          <w:divBdr>
            <w:top w:val="none" w:sz="0" w:space="0" w:color="auto"/>
            <w:left w:val="none" w:sz="0" w:space="0" w:color="auto"/>
            <w:bottom w:val="none" w:sz="0" w:space="0" w:color="auto"/>
            <w:right w:val="none" w:sz="0" w:space="0" w:color="auto"/>
          </w:divBdr>
        </w:div>
        <w:div w:id="890385956">
          <w:marLeft w:val="640"/>
          <w:marRight w:val="0"/>
          <w:marTop w:val="0"/>
          <w:marBottom w:val="0"/>
          <w:divBdr>
            <w:top w:val="none" w:sz="0" w:space="0" w:color="auto"/>
            <w:left w:val="none" w:sz="0" w:space="0" w:color="auto"/>
            <w:bottom w:val="none" w:sz="0" w:space="0" w:color="auto"/>
            <w:right w:val="none" w:sz="0" w:space="0" w:color="auto"/>
          </w:divBdr>
        </w:div>
        <w:div w:id="282075281">
          <w:marLeft w:val="640"/>
          <w:marRight w:val="0"/>
          <w:marTop w:val="0"/>
          <w:marBottom w:val="0"/>
          <w:divBdr>
            <w:top w:val="none" w:sz="0" w:space="0" w:color="auto"/>
            <w:left w:val="none" w:sz="0" w:space="0" w:color="auto"/>
            <w:bottom w:val="none" w:sz="0" w:space="0" w:color="auto"/>
            <w:right w:val="none" w:sz="0" w:space="0" w:color="auto"/>
          </w:divBdr>
        </w:div>
        <w:div w:id="1626349756">
          <w:marLeft w:val="640"/>
          <w:marRight w:val="0"/>
          <w:marTop w:val="0"/>
          <w:marBottom w:val="0"/>
          <w:divBdr>
            <w:top w:val="none" w:sz="0" w:space="0" w:color="auto"/>
            <w:left w:val="none" w:sz="0" w:space="0" w:color="auto"/>
            <w:bottom w:val="none" w:sz="0" w:space="0" w:color="auto"/>
            <w:right w:val="none" w:sz="0" w:space="0" w:color="auto"/>
          </w:divBdr>
        </w:div>
        <w:div w:id="1343243805">
          <w:marLeft w:val="640"/>
          <w:marRight w:val="0"/>
          <w:marTop w:val="0"/>
          <w:marBottom w:val="0"/>
          <w:divBdr>
            <w:top w:val="none" w:sz="0" w:space="0" w:color="auto"/>
            <w:left w:val="none" w:sz="0" w:space="0" w:color="auto"/>
            <w:bottom w:val="none" w:sz="0" w:space="0" w:color="auto"/>
            <w:right w:val="none" w:sz="0" w:space="0" w:color="auto"/>
          </w:divBdr>
        </w:div>
        <w:div w:id="1476412415">
          <w:marLeft w:val="640"/>
          <w:marRight w:val="0"/>
          <w:marTop w:val="0"/>
          <w:marBottom w:val="0"/>
          <w:divBdr>
            <w:top w:val="none" w:sz="0" w:space="0" w:color="auto"/>
            <w:left w:val="none" w:sz="0" w:space="0" w:color="auto"/>
            <w:bottom w:val="none" w:sz="0" w:space="0" w:color="auto"/>
            <w:right w:val="none" w:sz="0" w:space="0" w:color="auto"/>
          </w:divBdr>
        </w:div>
        <w:div w:id="443421663">
          <w:marLeft w:val="640"/>
          <w:marRight w:val="0"/>
          <w:marTop w:val="0"/>
          <w:marBottom w:val="0"/>
          <w:divBdr>
            <w:top w:val="none" w:sz="0" w:space="0" w:color="auto"/>
            <w:left w:val="none" w:sz="0" w:space="0" w:color="auto"/>
            <w:bottom w:val="none" w:sz="0" w:space="0" w:color="auto"/>
            <w:right w:val="none" w:sz="0" w:space="0" w:color="auto"/>
          </w:divBdr>
        </w:div>
        <w:div w:id="1432162003">
          <w:marLeft w:val="640"/>
          <w:marRight w:val="0"/>
          <w:marTop w:val="0"/>
          <w:marBottom w:val="0"/>
          <w:divBdr>
            <w:top w:val="none" w:sz="0" w:space="0" w:color="auto"/>
            <w:left w:val="none" w:sz="0" w:space="0" w:color="auto"/>
            <w:bottom w:val="none" w:sz="0" w:space="0" w:color="auto"/>
            <w:right w:val="none" w:sz="0" w:space="0" w:color="auto"/>
          </w:divBdr>
        </w:div>
        <w:div w:id="1193811559">
          <w:marLeft w:val="640"/>
          <w:marRight w:val="0"/>
          <w:marTop w:val="0"/>
          <w:marBottom w:val="0"/>
          <w:divBdr>
            <w:top w:val="none" w:sz="0" w:space="0" w:color="auto"/>
            <w:left w:val="none" w:sz="0" w:space="0" w:color="auto"/>
            <w:bottom w:val="none" w:sz="0" w:space="0" w:color="auto"/>
            <w:right w:val="none" w:sz="0" w:space="0" w:color="auto"/>
          </w:divBdr>
        </w:div>
        <w:div w:id="1477725417">
          <w:marLeft w:val="640"/>
          <w:marRight w:val="0"/>
          <w:marTop w:val="0"/>
          <w:marBottom w:val="0"/>
          <w:divBdr>
            <w:top w:val="none" w:sz="0" w:space="0" w:color="auto"/>
            <w:left w:val="none" w:sz="0" w:space="0" w:color="auto"/>
            <w:bottom w:val="none" w:sz="0" w:space="0" w:color="auto"/>
            <w:right w:val="none" w:sz="0" w:space="0" w:color="auto"/>
          </w:divBdr>
        </w:div>
        <w:div w:id="382799454">
          <w:marLeft w:val="640"/>
          <w:marRight w:val="0"/>
          <w:marTop w:val="0"/>
          <w:marBottom w:val="0"/>
          <w:divBdr>
            <w:top w:val="none" w:sz="0" w:space="0" w:color="auto"/>
            <w:left w:val="none" w:sz="0" w:space="0" w:color="auto"/>
            <w:bottom w:val="none" w:sz="0" w:space="0" w:color="auto"/>
            <w:right w:val="none" w:sz="0" w:space="0" w:color="auto"/>
          </w:divBdr>
        </w:div>
        <w:div w:id="739253292">
          <w:marLeft w:val="640"/>
          <w:marRight w:val="0"/>
          <w:marTop w:val="0"/>
          <w:marBottom w:val="0"/>
          <w:divBdr>
            <w:top w:val="none" w:sz="0" w:space="0" w:color="auto"/>
            <w:left w:val="none" w:sz="0" w:space="0" w:color="auto"/>
            <w:bottom w:val="none" w:sz="0" w:space="0" w:color="auto"/>
            <w:right w:val="none" w:sz="0" w:space="0" w:color="auto"/>
          </w:divBdr>
        </w:div>
        <w:div w:id="1477723412">
          <w:marLeft w:val="640"/>
          <w:marRight w:val="0"/>
          <w:marTop w:val="0"/>
          <w:marBottom w:val="0"/>
          <w:divBdr>
            <w:top w:val="none" w:sz="0" w:space="0" w:color="auto"/>
            <w:left w:val="none" w:sz="0" w:space="0" w:color="auto"/>
            <w:bottom w:val="none" w:sz="0" w:space="0" w:color="auto"/>
            <w:right w:val="none" w:sz="0" w:space="0" w:color="auto"/>
          </w:divBdr>
        </w:div>
        <w:div w:id="856504687">
          <w:marLeft w:val="640"/>
          <w:marRight w:val="0"/>
          <w:marTop w:val="0"/>
          <w:marBottom w:val="0"/>
          <w:divBdr>
            <w:top w:val="none" w:sz="0" w:space="0" w:color="auto"/>
            <w:left w:val="none" w:sz="0" w:space="0" w:color="auto"/>
            <w:bottom w:val="none" w:sz="0" w:space="0" w:color="auto"/>
            <w:right w:val="none" w:sz="0" w:space="0" w:color="auto"/>
          </w:divBdr>
        </w:div>
        <w:div w:id="1994604157">
          <w:marLeft w:val="640"/>
          <w:marRight w:val="0"/>
          <w:marTop w:val="0"/>
          <w:marBottom w:val="0"/>
          <w:divBdr>
            <w:top w:val="none" w:sz="0" w:space="0" w:color="auto"/>
            <w:left w:val="none" w:sz="0" w:space="0" w:color="auto"/>
            <w:bottom w:val="none" w:sz="0" w:space="0" w:color="auto"/>
            <w:right w:val="none" w:sz="0" w:space="0" w:color="auto"/>
          </w:divBdr>
        </w:div>
        <w:div w:id="1255212470">
          <w:marLeft w:val="640"/>
          <w:marRight w:val="0"/>
          <w:marTop w:val="0"/>
          <w:marBottom w:val="0"/>
          <w:divBdr>
            <w:top w:val="none" w:sz="0" w:space="0" w:color="auto"/>
            <w:left w:val="none" w:sz="0" w:space="0" w:color="auto"/>
            <w:bottom w:val="none" w:sz="0" w:space="0" w:color="auto"/>
            <w:right w:val="none" w:sz="0" w:space="0" w:color="auto"/>
          </w:divBdr>
        </w:div>
        <w:div w:id="501355902">
          <w:marLeft w:val="640"/>
          <w:marRight w:val="0"/>
          <w:marTop w:val="0"/>
          <w:marBottom w:val="0"/>
          <w:divBdr>
            <w:top w:val="none" w:sz="0" w:space="0" w:color="auto"/>
            <w:left w:val="none" w:sz="0" w:space="0" w:color="auto"/>
            <w:bottom w:val="none" w:sz="0" w:space="0" w:color="auto"/>
            <w:right w:val="none" w:sz="0" w:space="0" w:color="auto"/>
          </w:divBdr>
        </w:div>
        <w:div w:id="234241249">
          <w:marLeft w:val="640"/>
          <w:marRight w:val="0"/>
          <w:marTop w:val="0"/>
          <w:marBottom w:val="0"/>
          <w:divBdr>
            <w:top w:val="none" w:sz="0" w:space="0" w:color="auto"/>
            <w:left w:val="none" w:sz="0" w:space="0" w:color="auto"/>
            <w:bottom w:val="none" w:sz="0" w:space="0" w:color="auto"/>
            <w:right w:val="none" w:sz="0" w:space="0" w:color="auto"/>
          </w:divBdr>
        </w:div>
        <w:div w:id="429129835">
          <w:marLeft w:val="640"/>
          <w:marRight w:val="0"/>
          <w:marTop w:val="0"/>
          <w:marBottom w:val="0"/>
          <w:divBdr>
            <w:top w:val="none" w:sz="0" w:space="0" w:color="auto"/>
            <w:left w:val="none" w:sz="0" w:space="0" w:color="auto"/>
            <w:bottom w:val="none" w:sz="0" w:space="0" w:color="auto"/>
            <w:right w:val="none" w:sz="0" w:space="0" w:color="auto"/>
          </w:divBdr>
        </w:div>
        <w:div w:id="463548591">
          <w:marLeft w:val="640"/>
          <w:marRight w:val="0"/>
          <w:marTop w:val="0"/>
          <w:marBottom w:val="0"/>
          <w:divBdr>
            <w:top w:val="none" w:sz="0" w:space="0" w:color="auto"/>
            <w:left w:val="none" w:sz="0" w:space="0" w:color="auto"/>
            <w:bottom w:val="none" w:sz="0" w:space="0" w:color="auto"/>
            <w:right w:val="none" w:sz="0" w:space="0" w:color="auto"/>
          </w:divBdr>
        </w:div>
        <w:div w:id="1270233073">
          <w:marLeft w:val="640"/>
          <w:marRight w:val="0"/>
          <w:marTop w:val="0"/>
          <w:marBottom w:val="0"/>
          <w:divBdr>
            <w:top w:val="none" w:sz="0" w:space="0" w:color="auto"/>
            <w:left w:val="none" w:sz="0" w:space="0" w:color="auto"/>
            <w:bottom w:val="none" w:sz="0" w:space="0" w:color="auto"/>
            <w:right w:val="none" w:sz="0" w:space="0" w:color="auto"/>
          </w:divBdr>
        </w:div>
        <w:div w:id="640623599">
          <w:marLeft w:val="640"/>
          <w:marRight w:val="0"/>
          <w:marTop w:val="0"/>
          <w:marBottom w:val="0"/>
          <w:divBdr>
            <w:top w:val="none" w:sz="0" w:space="0" w:color="auto"/>
            <w:left w:val="none" w:sz="0" w:space="0" w:color="auto"/>
            <w:bottom w:val="none" w:sz="0" w:space="0" w:color="auto"/>
            <w:right w:val="none" w:sz="0" w:space="0" w:color="auto"/>
          </w:divBdr>
        </w:div>
        <w:div w:id="669258899">
          <w:marLeft w:val="640"/>
          <w:marRight w:val="0"/>
          <w:marTop w:val="0"/>
          <w:marBottom w:val="0"/>
          <w:divBdr>
            <w:top w:val="none" w:sz="0" w:space="0" w:color="auto"/>
            <w:left w:val="none" w:sz="0" w:space="0" w:color="auto"/>
            <w:bottom w:val="none" w:sz="0" w:space="0" w:color="auto"/>
            <w:right w:val="none" w:sz="0" w:space="0" w:color="auto"/>
          </w:divBdr>
        </w:div>
        <w:div w:id="1367411051">
          <w:marLeft w:val="640"/>
          <w:marRight w:val="0"/>
          <w:marTop w:val="0"/>
          <w:marBottom w:val="0"/>
          <w:divBdr>
            <w:top w:val="none" w:sz="0" w:space="0" w:color="auto"/>
            <w:left w:val="none" w:sz="0" w:space="0" w:color="auto"/>
            <w:bottom w:val="none" w:sz="0" w:space="0" w:color="auto"/>
            <w:right w:val="none" w:sz="0" w:space="0" w:color="auto"/>
          </w:divBdr>
        </w:div>
        <w:div w:id="1437552897">
          <w:marLeft w:val="640"/>
          <w:marRight w:val="0"/>
          <w:marTop w:val="0"/>
          <w:marBottom w:val="0"/>
          <w:divBdr>
            <w:top w:val="none" w:sz="0" w:space="0" w:color="auto"/>
            <w:left w:val="none" w:sz="0" w:space="0" w:color="auto"/>
            <w:bottom w:val="none" w:sz="0" w:space="0" w:color="auto"/>
            <w:right w:val="none" w:sz="0" w:space="0" w:color="auto"/>
          </w:divBdr>
        </w:div>
        <w:div w:id="799886580">
          <w:marLeft w:val="640"/>
          <w:marRight w:val="0"/>
          <w:marTop w:val="0"/>
          <w:marBottom w:val="0"/>
          <w:divBdr>
            <w:top w:val="none" w:sz="0" w:space="0" w:color="auto"/>
            <w:left w:val="none" w:sz="0" w:space="0" w:color="auto"/>
            <w:bottom w:val="none" w:sz="0" w:space="0" w:color="auto"/>
            <w:right w:val="none" w:sz="0" w:space="0" w:color="auto"/>
          </w:divBdr>
        </w:div>
        <w:div w:id="1035040460">
          <w:marLeft w:val="640"/>
          <w:marRight w:val="0"/>
          <w:marTop w:val="0"/>
          <w:marBottom w:val="0"/>
          <w:divBdr>
            <w:top w:val="none" w:sz="0" w:space="0" w:color="auto"/>
            <w:left w:val="none" w:sz="0" w:space="0" w:color="auto"/>
            <w:bottom w:val="none" w:sz="0" w:space="0" w:color="auto"/>
            <w:right w:val="none" w:sz="0" w:space="0" w:color="auto"/>
          </w:divBdr>
        </w:div>
        <w:div w:id="693189554">
          <w:marLeft w:val="640"/>
          <w:marRight w:val="0"/>
          <w:marTop w:val="0"/>
          <w:marBottom w:val="0"/>
          <w:divBdr>
            <w:top w:val="none" w:sz="0" w:space="0" w:color="auto"/>
            <w:left w:val="none" w:sz="0" w:space="0" w:color="auto"/>
            <w:bottom w:val="none" w:sz="0" w:space="0" w:color="auto"/>
            <w:right w:val="none" w:sz="0" w:space="0" w:color="auto"/>
          </w:divBdr>
        </w:div>
        <w:div w:id="1055927854">
          <w:marLeft w:val="640"/>
          <w:marRight w:val="0"/>
          <w:marTop w:val="0"/>
          <w:marBottom w:val="0"/>
          <w:divBdr>
            <w:top w:val="none" w:sz="0" w:space="0" w:color="auto"/>
            <w:left w:val="none" w:sz="0" w:space="0" w:color="auto"/>
            <w:bottom w:val="none" w:sz="0" w:space="0" w:color="auto"/>
            <w:right w:val="none" w:sz="0" w:space="0" w:color="auto"/>
          </w:divBdr>
        </w:div>
        <w:div w:id="599874359">
          <w:marLeft w:val="640"/>
          <w:marRight w:val="0"/>
          <w:marTop w:val="0"/>
          <w:marBottom w:val="0"/>
          <w:divBdr>
            <w:top w:val="none" w:sz="0" w:space="0" w:color="auto"/>
            <w:left w:val="none" w:sz="0" w:space="0" w:color="auto"/>
            <w:bottom w:val="none" w:sz="0" w:space="0" w:color="auto"/>
            <w:right w:val="none" w:sz="0" w:space="0" w:color="auto"/>
          </w:divBdr>
        </w:div>
        <w:div w:id="1757705763">
          <w:marLeft w:val="640"/>
          <w:marRight w:val="0"/>
          <w:marTop w:val="0"/>
          <w:marBottom w:val="0"/>
          <w:divBdr>
            <w:top w:val="none" w:sz="0" w:space="0" w:color="auto"/>
            <w:left w:val="none" w:sz="0" w:space="0" w:color="auto"/>
            <w:bottom w:val="none" w:sz="0" w:space="0" w:color="auto"/>
            <w:right w:val="none" w:sz="0" w:space="0" w:color="auto"/>
          </w:divBdr>
        </w:div>
        <w:div w:id="1203592726">
          <w:marLeft w:val="640"/>
          <w:marRight w:val="0"/>
          <w:marTop w:val="0"/>
          <w:marBottom w:val="0"/>
          <w:divBdr>
            <w:top w:val="none" w:sz="0" w:space="0" w:color="auto"/>
            <w:left w:val="none" w:sz="0" w:space="0" w:color="auto"/>
            <w:bottom w:val="none" w:sz="0" w:space="0" w:color="auto"/>
            <w:right w:val="none" w:sz="0" w:space="0" w:color="auto"/>
          </w:divBdr>
        </w:div>
        <w:div w:id="676689276">
          <w:marLeft w:val="640"/>
          <w:marRight w:val="0"/>
          <w:marTop w:val="0"/>
          <w:marBottom w:val="0"/>
          <w:divBdr>
            <w:top w:val="none" w:sz="0" w:space="0" w:color="auto"/>
            <w:left w:val="none" w:sz="0" w:space="0" w:color="auto"/>
            <w:bottom w:val="none" w:sz="0" w:space="0" w:color="auto"/>
            <w:right w:val="none" w:sz="0" w:space="0" w:color="auto"/>
          </w:divBdr>
        </w:div>
        <w:div w:id="801075008">
          <w:marLeft w:val="640"/>
          <w:marRight w:val="0"/>
          <w:marTop w:val="0"/>
          <w:marBottom w:val="0"/>
          <w:divBdr>
            <w:top w:val="none" w:sz="0" w:space="0" w:color="auto"/>
            <w:left w:val="none" w:sz="0" w:space="0" w:color="auto"/>
            <w:bottom w:val="none" w:sz="0" w:space="0" w:color="auto"/>
            <w:right w:val="none" w:sz="0" w:space="0" w:color="auto"/>
          </w:divBdr>
        </w:div>
        <w:div w:id="192571125">
          <w:marLeft w:val="640"/>
          <w:marRight w:val="0"/>
          <w:marTop w:val="0"/>
          <w:marBottom w:val="0"/>
          <w:divBdr>
            <w:top w:val="none" w:sz="0" w:space="0" w:color="auto"/>
            <w:left w:val="none" w:sz="0" w:space="0" w:color="auto"/>
            <w:bottom w:val="none" w:sz="0" w:space="0" w:color="auto"/>
            <w:right w:val="none" w:sz="0" w:space="0" w:color="auto"/>
          </w:divBdr>
        </w:div>
        <w:div w:id="1761755687">
          <w:marLeft w:val="640"/>
          <w:marRight w:val="0"/>
          <w:marTop w:val="0"/>
          <w:marBottom w:val="0"/>
          <w:divBdr>
            <w:top w:val="none" w:sz="0" w:space="0" w:color="auto"/>
            <w:left w:val="none" w:sz="0" w:space="0" w:color="auto"/>
            <w:bottom w:val="none" w:sz="0" w:space="0" w:color="auto"/>
            <w:right w:val="none" w:sz="0" w:space="0" w:color="auto"/>
          </w:divBdr>
        </w:div>
        <w:div w:id="2060932379">
          <w:marLeft w:val="640"/>
          <w:marRight w:val="0"/>
          <w:marTop w:val="0"/>
          <w:marBottom w:val="0"/>
          <w:divBdr>
            <w:top w:val="none" w:sz="0" w:space="0" w:color="auto"/>
            <w:left w:val="none" w:sz="0" w:space="0" w:color="auto"/>
            <w:bottom w:val="none" w:sz="0" w:space="0" w:color="auto"/>
            <w:right w:val="none" w:sz="0" w:space="0" w:color="auto"/>
          </w:divBdr>
        </w:div>
        <w:div w:id="2140876225">
          <w:marLeft w:val="640"/>
          <w:marRight w:val="0"/>
          <w:marTop w:val="0"/>
          <w:marBottom w:val="0"/>
          <w:divBdr>
            <w:top w:val="none" w:sz="0" w:space="0" w:color="auto"/>
            <w:left w:val="none" w:sz="0" w:space="0" w:color="auto"/>
            <w:bottom w:val="none" w:sz="0" w:space="0" w:color="auto"/>
            <w:right w:val="none" w:sz="0" w:space="0" w:color="auto"/>
          </w:divBdr>
        </w:div>
        <w:div w:id="1445155734">
          <w:marLeft w:val="640"/>
          <w:marRight w:val="0"/>
          <w:marTop w:val="0"/>
          <w:marBottom w:val="0"/>
          <w:divBdr>
            <w:top w:val="none" w:sz="0" w:space="0" w:color="auto"/>
            <w:left w:val="none" w:sz="0" w:space="0" w:color="auto"/>
            <w:bottom w:val="none" w:sz="0" w:space="0" w:color="auto"/>
            <w:right w:val="none" w:sz="0" w:space="0" w:color="auto"/>
          </w:divBdr>
        </w:div>
        <w:div w:id="1370571731">
          <w:marLeft w:val="640"/>
          <w:marRight w:val="0"/>
          <w:marTop w:val="0"/>
          <w:marBottom w:val="0"/>
          <w:divBdr>
            <w:top w:val="none" w:sz="0" w:space="0" w:color="auto"/>
            <w:left w:val="none" w:sz="0" w:space="0" w:color="auto"/>
            <w:bottom w:val="none" w:sz="0" w:space="0" w:color="auto"/>
            <w:right w:val="none" w:sz="0" w:space="0" w:color="auto"/>
          </w:divBdr>
        </w:div>
        <w:div w:id="549464988">
          <w:marLeft w:val="640"/>
          <w:marRight w:val="0"/>
          <w:marTop w:val="0"/>
          <w:marBottom w:val="0"/>
          <w:divBdr>
            <w:top w:val="none" w:sz="0" w:space="0" w:color="auto"/>
            <w:left w:val="none" w:sz="0" w:space="0" w:color="auto"/>
            <w:bottom w:val="none" w:sz="0" w:space="0" w:color="auto"/>
            <w:right w:val="none" w:sz="0" w:space="0" w:color="auto"/>
          </w:divBdr>
        </w:div>
        <w:div w:id="318389897">
          <w:marLeft w:val="640"/>
          <w:marRight w:val="0"/>
          <w:marTop w:val="0"/>
          <w:marBottom w:val="0"/>
          <w:divBdr>
            <w:top w:val="none" w:sz="0" w:space="0" w:color="auto"/>
            <w:left w:val="none" w:sz="0" w:space="0" w:color="auto"/>
            <w:bottom w:val="none" w:sz="0" w:space="0" w:color="auto"/>
            <w:right w:val="none" w:sz="0" w:space="0" w:color="auto"/>
          </w:divBdr>
        </w:div>
        <w:div w:id="653920671">
          <w:marLeft w:val="640"/>
          <w:marRight w:val="0"/>
          <w:marTop w:val="0"/>
          <w:marBottom w:val="0"/>
          <w:divBdr>
            <w:top w:val="none" w:sz="0" w:space="0" w:color="auto"/>
            <w:left w:val="none" w:sz="0" w:space="0" w:color="auto"/>
            <w:bottom w:val="none" w:sz="0" w:space="0" w:color="auto"/>
            <w:right w:val="none" w:sz="0" w:space="0" w:color="auto"/>
          </w:divBdr>
        </w:div>
        <w:div w:id="485901358">
          <w:marLeft w:val="640"/>
          <w:marRight w:val="0"/>
          <w:marTop w:val="0"/>
          <w:marBottom w:val="0"/>
          <w:divBdr>
            <w:top w:val="none" w:sz="0" w:space="0" w:color="auto"/>
            <w:left w:val="none" w:sz="0" w:space="0" w:color="auto"/>
            <w:bottom w:val="none" w:sz="0" w:space="0" w:color="auto"/>
            <w:right w:val="none" w:sz="0" w:space="0" w:color="auto"/>
          </w:divBdr>
        </w:div>
        <w:div w:id="872574627">
          <w:marLeft w:val="640"/>
          <w:marRight w:val="0"/>
          <w:marTop w:val="0"/>
          <w:marBottom w:val="0"/>
          <w:divBdr>
            <w:top w:val="none" w:sz="0" w:space="0" w:color="auto"/>
            <w:left w:val="none" w:sz="0" w:space="0" w:color="auto"/>
            <w:bottom w:val="none" w:sz="0" w:space="0" w:color="auto"/>
            <w:right w:val="none" w:sz="0" w:space="0" w:color="auto"/>
          </w:divBdr>
        </w:div>
        <w:div w:id="490099015">
          <w:marLeft w:val="640"/>
          <w:marRight w:val="0"/>
          <w:marTop w:val="0"/>
          <w:marBottom w:val="0"/>
          <w:divBdr>
            <w:top w:val="none" w:sz="0" w:space="0" w:color="auto"/>
            <w:left w:val="none" w:sz="0" w:space="0" w:color="auto"/>
            <w:bottom w:val="none" w:sz="0" w:space="0" w:color="auto"/>
            <w:right w:val="none" w:sz="0" w:space="0" w:color="auto"/>
          </w:divBdr>
        </w:div>
        <w:div w:id="1093359514">
          <w:marLeft w:val="640"/>
          <w:marRight w:val="0"/>
          <w:marTop w:val="0"/>
          <w:marBottom w:val="0"/>
          <w:divBdr>
            <w:top w:val="none" w:sz="0" w:space="0" w:color="auto"/>
            <w:left w:val="none" w:sz="0" w:space="0" w:color="auto"/>
            <w:bottom w:val="none" w:sz="0" w:space="0" w:color="auto"/>
            <w:right w:val="none" w:sz="0" w:space="0" w:color="auto"/>
          </w:divBdr>
        </w:div>
        <w:div w:id="1056708758">
          <w:marLeft w:val="640"/>
          <w:marRight w:val="0"/>
          <w:marTop w:val="0"/>
          <w:marBottom w:val="0"/>
          <w:divBdr>
            <w:top w:val="none" w:sz="0" w:space="0" w:color="auto"/>
            <w:left w:val="none" w:sz="0" w:space="0" w:color="auto"/>
            <w:bottom w:val="none" w:sz="0" w:space="0" w:color="auto"/>
            <w:right w:val="none" w:sz="0" w:space="0" w:color="auto"/>
          </w:divBdr>
        </w:div>
        <w:div w:id="1287849963">
          <w:marLeft w:val="640"/>
          <w:marRight w:val="0"/>
          <w:marTop w:val="0"/>
          <w:marBottom w:val="0"/>
          <w:divBdr>
            <w:top w:val="none" w:sz="0" w:space="0" w:color="auto"/>
            <w:left w:val="none" w:sz="0" w:space="0" w:color="auto"/>
            <w:bottom w:val="none" w:sz="0" w:space="0" w:color="auto"/>
            <w:right w:val="none" w:sz="0" w:space="0" w:color="auto"/>
          </w:divBdr>
        </w:div>
        <w:div w:id="1313750036">
          <w:marLeft w:val="640"/>
          <w:marRight w:val="0"/>
          <w:marTop w:val="0"/>
          <w:marBottom w:val="0"/>
          <w:divBdr>
            <w:top w:val="none" w:sz="0" w:space="0" w:color="auto"/>
            <w:left w:val="none" w:sz="0" w:space="0" w:color="auto"/>
            <w:bottom w:val="none" w:sz="0" w:space="0" w:color="auto"/>
            <w:right w:val="none" w:sz="0" w:space="0" w:color="auto"/>
          </w:divBdr>
        </w:div>
        <w:div w:id="1484157506">
          <w:marLeft w:val="640"/>
          <w:marRight w:val="0"/>
          <w:marTop w:val="0"/>
          <w:marBottom w:val="0"/>
          <w:divBdr>
            <w:top w:val="none" w:sz="0" w:space="0" w:color="auto"/>
            <w:left w:val="none" w:sz="0" w:space="0" w:color="auto"/>
            <w:bottom w:val="none" w:sz="0" w:space="0" w:color="auto"/>
            <w:right w:val="none" w:sz="0" w:space="0" w:color="auto"/>
          </w:divBdr>
        </w:div>
        <w:div w:id="1709524472">
          <w:marLeft w:val="640"/>
          <w:marRight w:val="0"/>
          <w:marTop w:val="0"/>
          <w:marBottom w:val="0"/>
          <w:divBdr>
            <w:top w:val="none" w:sz="0" w:space="0" w:color="auto"/>
            <w:left w:val="none" w:sz="0" w:space="0" w:color="auto"/>
            <w:bottom w:val="none" w:sz="0" w:space="0" w:color="auto"/>
            <w:right w:val="none" w:sz="0" w:space="0" w:color="auto"/>
          </w:divBdr>
        </w:div>
        <w:div w:id="1544558542">
          <w:marLeft w:val="640"/>
          <w:marRight w:val="0"/>
          <w:marTop w:val="0"/>
          <w:marBottom w:val="0"/>
          <w:divBdr>
            <w:top w:val="none" w:sz="0" w:space="0" w:color="auto"/>
            <w:left w:val="none" w:sz="0" w:space="0" w:color="auto"/>
            <w:bottom w:val="none" w:sz="0" w:space="0" w:color="auto"/>
            <w:right w:val="none" w:sz="0" w:space="0" w:color="auto"/>
          </w:divBdr>
        </w:div>
        <w:div w:id="1052844043">
          <w:marLeft w:val="640"/>
          <w:marRight w:val="0"/>
          <w:marTop w:val="0"/>
          <w:marBottom w:val="0"/>
          <w:divBdr>
            <w:top w:val="none" w:sz="0" w:space="0" w:color="auto"/>
            <w:left w:val="none" w:sz="0" w:space="0" w:color="auto"/>
            <w:bottom w:val="none" w:sz="0" w:space="0" w:color="auto"/>
            <w:right w:val="none" w:sz="0" w:space="0" w:color="auto"/>
          </w:divBdr>
        </w:div>
        <w:div w:id="1388722200">
          <w:marLeft w:val="640"/>
          <w:marRight w:val="0"/>
          <w:marTop w:val="0"/>
          <w:marBottom w:val="0"/>
          <w:divBdr>
            <w:top w:val="none" w:sz="0" w:space="0" w:color="auto"/>
            <w:left w:val="none" w:sz="0" w:space="0" w:color="auto"/>
            <w:bottom w:val="none" w:sz="0" w:space="0" w:color="auto"/>
            <w:right w:val="none" w:sz="0" w:space="0" w:color="auto"/>
          </w:divBdr>
        </w:div>
        <w:div w:id="46228177">
          <w:marLeft w:val="640"/>
          <w:marRight w:val="0"/>
          <w:marTop w:val="0"/>
          <w:marBottom w:val="0"/>
          <w:divBdr>
            <w:top w:val="none" w:sz="0" w:space="0" w:color="auto"/>
            <w:left w:val="none" w:sz="0" w:space="0" w:color="auto"/>
            <w:bottom w:val="none" w:sz="0" w:space="0" w:color="auto"/>
            <w:right w:val="none" w:sz="0" w:space="0" w:color="auto"/>
          </w:divBdr>
        </w:div>
        <w:div w:id="484443549">
          <w:marLeft w:val="640"/>
          <w:marRight w:val="0"/>
          <w:marTop w:val="0"/>
          <w:marBottom w:val="0"/>
          <w:divBdr>
            <w:top w:val="none" w:sz="0" w:space="0" w:color="auto"/>
            <w:left w:val="none" w:sz="0" w:space="0" w:color="auto"/>
            <w:bottom w:val="none" w:sz="0" w:space="0" w:color="auto"/>
            <w:right w:val="none" w:sz="0" w:space="0" w:color="auto"/>
          </w:divBdr>
        </w:div>
        <w:div w:id="1522158120">
          <w:marLeft w:val="640"/>
          <w:marRight w:val="0"/>
          <w:marTop w:val="0"/>
          <w:marBottom w:val="0"/>
          <w:divBdr>
            <w:top w:val="none" w:sz="0" w:space="0" w:color="auto"/>
            <w:left w:val="none" w:sz="0" w:space="0" w:color="auto"/>
            <w:bottom w:val="none" w:sz="0" w:space="0" w:color="auto"/>
            <w:right w:val="none" w:sz="0" w:space="0" w:color="auto"/>
          </w:divBdr>
        </w:div>
        <w:div w:id="2131777256">
          <w:marLeft w:val="640"/>
          <w:marRight w:val="0"/>
          <w:marTop w:val="0"/>
          <w:marBottom w:val="0"/>
          <w:divBdr>
            <w:top w:val="none" w:sz="0" w:space="0" w:color="auto"/>
            <w:left w:val="none" w:sz="0" w:space="0" w:color="auto"/>
            <w:bottom w:val="none" w:sz="0" w:space="0" w:color="auto"/>
            <w:right w:val="none" w:sz="0" w:space="0" w:color="auto"/>
          </w:divBdr>
        </w:div>
        <w:div w:id="302003467">
          <w:marLeft w:val="640"/>
          <w:marRight w:val="0"/>
          <w:marTop w:val="0"/>
          <w:marBottom w:val="0"/>
          <w:divBdr>
            <w:top w:val="none" w:sz="0" w:space="0" w:color="auto"/>
            <w:left w:val="none" w:sz="0" w:space="0" w:color="auto"/>
            <w:bottom w:val="none" w:sz="0" w:space="0" w:color="auto"/>
            <w:right w:val="none" w:sz="0" w:space="0" w:color="auto"/>
          </w:divBdr>
        </w:div>
        <w:div w:id="38022204">
          <w:marLeft w:val="640"/>
          <w:marRight w:val="0"/>
          <w:marTop w:val="0"/>
          <w:marBottom w:val="0"/>
          <w:divBdr>
            <w:top w:val="none" w:sz="0" w:space="0" w:color="auto"/>
            <w:left w:val="none" w:sz="0" w:space="0" w:color="auto"/>
            <w:bottom w:val="none" w:sz="0" w:space="0" w:color="auto"/>
            <w:right w:val="none" w:sz="0" w:space="0" w:color="auto"/>
          </w:divBdr>
        </w:div>
        <w:div w:id="334260573">
          <w:marLeft w:val="640"/>
          <w:marRight w:val="0"/>
          <w:marTop w:val="0"/>
          <w:marBottom w:val="0"/>
          <w:divBdr>
            <w:top w:val="none" w:sz="0" w:space="0" w:color="auto"/>
            <w:left w:val="none" w:sz="0" w:space="0" w:color="auto"/>
            <w:bottom w:val="none" w:sz="0" w:space="0" w:color="auto"/>
            <w:right w:val="none" w:sz="0" w:space="0" w:color="auto"/>
          </w:divBdr>
        </w:div>
        <w:div w:id="694885511">
          <w:marLeft w:val="640"/>
          <w:marRight w:val="0"/>
          <w:marTop w:val="0"/>
          <w:marBottom w:val="0"/>
          <w:divBdr>
            <w:top w:val="none" w:sz="0" w:space="0" w:color="auto"/>
            <w:left w:val="none" w:sz="0" w:space="0" w:color="auto"/>
            <w:bottom w:val="none" w:sz="0" w:space="0" w:color="auto"/>
            <w:right w:val="none" w:sz="0" w:space="0" w:color="auto"/>
          </w:divBdr>
        </w:div>
        <w:div w:id="2128545054">
          <w:marLeft w:val="640"/>
          <w:marRight w:val="0"/>
          <w:marTop w:val="0"/>
          <w:marBottom w:val="0"/>
          <w:divBdr>
            <w:top w:val="none" w:sz="0" w:space="0" w:color="auto"/>
            <w:left w:val="none" w:sz="0" w:space="0" w:color="auto"/>
            <w:bottom w:val="none" w:sz="0" w:space="0" w:color="auto"/>
            <w:right w:val="none" w:sz="0" w:space="0" w:color="auto"/>
          </w:divBdr>
        </w:div>
        <w:div w:id="1226070229">
          <w:marLeft w:val="640"/>
          <w:marRight w:val="0"/>
          <w:marTop w:val="0"/>
          <w:marBottom w:val="0"/>
          <w:divBdr>
            <w:top w:val="none" w:sz="0" w:space="0" w:color="auto"/>
            <w:left w:val="none" w:sz="0" w:space="0" w:color="auto"/>
            <w:bottom w:val="none" w:sz="0" w:space="0" w:color="auto"/>
            <w:right w:val="none" w:sz="0" w:space="0" w:color="auto"/>
          </w:divBdr>
        </w:div>
        <w:div w:id="2044210533">
          <w:marLeft w:val="640"/>
          <w:marRight w:val="0"/>
          <w:marTop w:val="0"/>
          <w:marBottom w:val="0"/>
          <w:divBdr>
            <w:top w:val="none" w:sz="0" w:space="0" w:color="auto"/>
            <w:left w:val="none" w:sz="0" w:space="0" w:color="auto"/>
            <w:bottom w:val="none" w:sz="0" w:space="0" w:color="auto"/>
            <w:right w:val="none" w:sz="0" w:space="0" w:color="auto"/>
          </w:divBdr>
        </w:div>
        <w:div w:id="125783301">
          <w:marLeft w:val="640"/>
          <w:marRight w:val="0"/>
          <w:marTop w:val="0"/>
          <w:marBottom w:val="0"/>
          <w:divBdr>
            <w:top w:val="none" w:sz="0" w:space="0" w:color="auto"/>
            <w:left w:val="none" w:sz="0" w:space="0" w:color="auto"/>
            <w:bottom w:val="none" w:sz="0" w:space="0" w:color="auto"/>
            <w:right w:val="none" w:sz="0" w:space="0" w:color="auto"/>
          </w:divBdr>
        </w:div>
        <w:div w:id="1268929488">
          <w:marLeft w:val="640"/>
          <w:marRight w:val="0"/>
          <w:marTop w:val="0"/>
          <w:marBottom w:val="0"/>
          <w:divBdr>
            <w:top w:val="none" w:sz="0" w:space="0" w:color="auto"/>
            <w:left w:val="none" w:sz="0" w:space="0" w:color="auto"/>
            <w:bottom w:val="none" w:sz="0" w:space="0" w:color="auto"/>
            <w:right w:val="none" w:sz="0" w:space="0" w:color="auto"/>
          </w:divBdr>
        </w:div>
        <w:div w:id="2141723686">
          <w:marLeft w:val="640"/>
          <w:marRight w:val="0"/>
          <w:marTop w:val="0"/>
          <w:marBottom w:val="0"/>
          <w:divBdr>
            <w:top w:val="none" w:sz="0" w:space="0" w:color="auto"/>
            <w:left w:val="none" w:sz="0" w:space="0" w:color="auto"/>
            <w:bottom w:val="none" w:sz="0" w:space="0" w:color="auto"/>
            <w:right w:val="none" w:sz="0" w:space="0" w:color="auto"/>
          </w:divBdr>
        </w:div>
        <w:div w:id="1727025861">
          <w:marLeft w:val="640"/>
          <w:marRight w:val="0"/>
          <w:marTop w:val="0"/>
          <w:marBottom w:val="0"/>
          <w:divBdr>
            <w:top w:val="none" w:sz="0" w:space="0" w:color="auto"/>
            <w:left w:val="none" w:sz="0" w:space="0" w:color="auto"/>
            <w:bottom w:val="none" w:sz="0" w:space="0" w:color="auto"/>
            <w:right w:val="none" w:sz="0" w:space="0" w:color="auto"/>
          </w:divBdr>
        </w:div>
        <w:div w:id="2097483282">
          <w:marLeft w:val="640"/>
          <w:marRight w:val="0"/>
          <w:marTop w:val="0"/>
          <w:marBottom w:val="0"/>
          <w:divBdr>
            <w:top w:val="none" w:sz="0" w:space="0" w:color="auto"/>
            <w:left w:val="none" w:sz="0" w:space="0" w:color="auto"/>
            <w:bottom w:val="none" w:sz="0" w:space="0" w:color="auto"/>
            <w:right w:val="none" w:sz="0" w:space="0" w:color="auto"/>
          </w:divBdr>
        </w:div>
        <w:div w:id="1581018550">
          <w:marLeft w:val="640"/>
          <w:marRight w:val="0"/>
          <w:marTop w:val="0"/>
          <w:marBottom w:val="0"/>
          <w:divBdr>
            <w:top w:val="none" w:sz="0" w:space="0" w:color="auto"/>
            <w:left w:val="none" w:sz="0" w:space="0" w:color="auto"/>
            <w:bottom w:val="none" w:sz="0" w:space="0" w:color="auto"/>
            <w:right w:val="none" w:sz="0" w:space="0" w:color="auto"/>
          </w:divBdr>
        </w:div>
        <w:div w:id="123544666">
          <w:marLeft w:val="640"/>
          <w:marRight w:val="0"/>
          <w:marTop w:val="0"/>
          <w:marBottom w:val="0"/>
          <w:divBdr>
            <w:top w:val="none" w:sz="0" w:space="0" w:color="auto"/>
            <w:left w:val="none" w:sz="0" w:space="0" w:color="auto"/>
            <w:bottom w:val="none" w:sz="0" w:space="0" w:color="auto"/>
            <w:right w:val="none" w:sz="0" w:space="0" w:color="auto"/>
          </w:divBdr>
        </w:div>
        <w:div w:id="603850074">
          <w:marLeft w:val="640"/>
          <w:marRight w:val="0"/>
          <w:marTop w:val="0"/>
          <w:marBottom w:val="0"/>
          <w:divBdr>
            <w:top w:val="none" w:sz="0" w:space="0" w:color="auto"/>
            <w:left w:val="none" w:sz="0" w:space="0" w:color="auto"/>
            <w:bottom w:val="none" w:sz="0" w:space="0" w:color="auto"/>
            <w:right w:val="none" w:sz="0" w:space="0" w:color="auto"/>
          </w:divBdr>
        </w:div>
        <w:div w:id="1443721309">
          <w:marLeft w:val="640"/>
          <w:marRight w:val="0"/>
          <w:marTop w:val="0"/>
          <w:marBottom w:val="0"/>
          <w:divBdr>
            <w:top w:val="none" w:sz="0" w:space="0" w:color="auto"/>
            <w:left w:val="none" w:sz="0" w:space="0" w:color="auto"/>
            <w:bottom w:val="none" w:sz="0" w:space="0" w:color="auto"/>
            <w:right w:val="none" w:sz="0" w:space="0" w:color="auto"/>
          </w:divBdr>
        </w:div>
        <w:div w:id="1440877061">
          <w:marLeft w:val="640"/>
          <w:marRight w:val="0"/>
          <w:marTop w:val="0"/>
          <w:marBottom w:val="0"/>
          <w:divBdr>
            <w:top w:val="none" w:sz="0" w:space="0" w:color="auto"/>
            <w:left w:val="none" w:sz="0" w:space="0" w:color="auto"/>
            <w:bottom w:val="none" w:sz="0" w:space="0" w:color="auto"/>
            <w:right w:val="none" w:sz="0" w:space="0" w:color="auto"/>
          </w:divBdr>
        </w:div>
        <w:div w:id="1800606385">
          <w:marLeft w:val="640"/>
          <w:marRight w:val="0"/>
          <w:marTop w:val="0"/>
          <w:marBottom w:val="0"/>
          <w:divBdr>
            <w:top w:val="none" w:sz="0" w:space="0" w:color="auto"/>
            <w:left w:val="none" w:sz="0" w:space="0" w:color="auto"/>
            <w:bottom w:val="none" w:sz="0" w:space="0" w:color="auto"/>
            <w:right w:val="none" w:sz="0" w:space="0" w:color="auto"/>
          </w:divBdr>
        </w:div>
        <w:div w:id="637996790">
          <w:marLeft w:val="640"/>
          <w:marRight w:val="0"/>
          <w:marTop w:val="0"/>
          <w:marBottom w:val="0"/>
          <w:divBdr>
            <w:top w:val="none" w:sz="0" w:space="0" w:color="auto"/>
            <w:left w:val="none" w:sz="0" w:space="0" w:color="auto"/>
            <w:bottom w:val="none" w:sz="0" w:space="0" w:color="auto"/>
            <w:right w:val="none" w:sz="0" w:space="0" w:color="auto"/>
          </w:divBdr>
        </w:div>
        <w:div w:id="1908759100">
          <w:marLeft w:val="640"/>
          <w:marRight w:val="0"/>
          <w:marTop w:val="0"/>
          <w:marBottom w:val="0"/>
          <w:divBdr>
            <w:top w:val="none" w:sz="0" w:space="0" w:color="auto"/>
            <w:left w:val="none" w:sz="0" w:space="0" w:color="auto"/>
            <w:bottom w:val="none" w:sz="0" w:space="0" w:color="auto"/>
            <w:right w:val="none" w:sz="0" w:space="0" w:color="auto"/>
          </w:divBdr>
        </w:div>
        <w:div w:id="1291203599">
          <w:marLeft w:val="640"/>
          <w:marRight w:val="0"/>
          <w:marTop w:val="0"/>
          <w:marBottom w:val="0"/>
          <w:divBdr>
            <w:top w:val="none" w:sz="0" w:space="0" w:color="auto"/>
            <w:left w:val="none" w:sz="0" w:space="0" w:color="auto"/>
            <w:bottom w:val="none" w:sz="0" w:space="0" w:color="auto"/>
            <w:right w:val="none" w:sz="0" w:space="0" w:color="auto"/>
          </w:divBdr>
        </w:div>
        <w:div w:id="1000817340">
          <w:marLeft w:val="640"/>
          <w:marRight w:val="0"/>
          <w:marTop w:val="0"/>
          <w:marBottom w:val="0"/>
          <w:divBdr>
            <w:top w:val="none" w:sz="0" w:space="0" w:color="auto"/>
            <w:left w:val="none" w:sz="0" w:space="0" w:color="auto"/>
            <w:bottom w:val="none" w:sz="0" w:space="0" w:color="auto"/>
            <w:right w:val="none" w:sz="0" w:space="0" w:color="auto"/>
          </w:divBdr>
        </w:div>
        <w:div w:id="1008291727">
          <w:marLeft w:val="640"/>
          <w:marRight w:val="0"/>
          <w:marTop w:val="0"/>
          <w:marBottom w:val="0"/>
          <w:divBdr>
            <w:top w:val="none" w:sz="0" w:space="0" w:color="auto"/>
            <w:left w:val="none" w:sz="0" w:space="0" w:color="auto"/>
            <w:bottom w:val="none" w:sz="0" w:space="0" w:color="auto"/>
            <w:right w:val="none" w:sz="0" w:space="0" w:color="auto"/>
          </w:divBdr>
        </w:div>
        <w:div w:id="1319845857">
          <w:marLeft w:val="640"/>
          <w:marRight w:val="0"/>
          <w:marTop w:val="0"/>
          <w:marBottom w:val="0"/>
          <w:divBdr>
            <w:top w:val="none" w:sz="0" w:space="0" w:color="auto"/>
            <w:left w:val="none" w:sz="0" w:space="0" w:color="auto"/>
            <w:bottom w:val="none" w:sz="0" w:space="0" w:color="auto"/>
            <w:right w:val="none" w:sz="0" w:space="0" w:color="auto"/>
          </w:divBdr>
        </w:div>
        <w:div w:id="728574868">
          <w:marLeft w:val="640"/>
          <w:marRight w:val="0"/>
          <w:marTop w:val="0"/>
          <w:marBottom w:val="0"/>
          <w:divBdr>
            <w:top w:val="none" w:sz="0" w:space="0" w:color="auto"/>
            <w:left w:val="none" w:sz="0" w:space="0" w:color="auto"/>
            <w:bottom w:val="none" w:sz="0" w:space="0" w:color="auto"/>
            <w:right w:val="none" w:sz="0" w:space="0" w:color="auto"/>
          </w:divBdr>
        </w:div>
        <w:div w:id="1691445139">
          <w:marLeft w:val="640"/>
          <w:marRight w:val="0"/>
          <w:marTop w:val="0"/>
          <w:marBottom w:val="0"/>
          <w:divBdr>
            <w:top w:val="none" w:sz="0" w:space="0" w:color="auto"/>
            <w:left w:val="none" w:sz="0" w:space="0" w:color="auto"/>
            <w:bottom w:val="none" w:sz="0" w:space="0" w:color="auto"/>
            <w:right w:val="none" w:sz="0" w:space="0" w:color="auto"/>
          </w:divBdr>
        </w:div>
        <w:div w:id="670180917">
          <w:marLeft w:val="640"/>
          <w:marRight w:val="0"/>
          <w:marTop w:val="0"/>
          <w:marBottom w:val="0"/>
          <w:divBdr>
            <w:top w:val="none" w:sz="0" w:space="0" w:color="auto"/>
            <w:left w:val="none" w:sz="0" w:space="0" w:color="auto"/>
            <w:bottom w:val="none" w:sz="0" w:space="0" w:color="auto"/>
            <w:right w:val="none" w:sz="0" w:space="0" w:color="auto"/>
          </w:divBdr>
        </w:div>
        <w:div w:id="1284651771">
          <w:marLeft w:val="640"/>
          <w:marRight w:val="0"/>
          <w:marTop w:val="0"/>
          <w:marBottom w:val="0"/>
          <w:divBdr>
            <w:top w:val="none" w:sz="0" w:space="0" w:color="auto"/>
            <w:left w:val="none" w:sz="0" w:space="0" w:color="auto"/>
            <w:bottom w:val="none" w:sz="0" w:space="0" w:color="auto"/>
            <w:right w:val="none" w:sz="0" w:space="0" w:color="auto"/>
          </w:divBdr>
        </w:div>
        <w:div w:id="1498106092">
          <w:marLeft w:val="640"/>
          <w:marRight w:val="0"/>
          <w:marTop w:val="0"/>
          <w:marBottom w:val="0"/>
          <w:divBdr>
            <w:top w:val="none" w:sz="0" w:space="0" w:color="auto"/>
            <w:left w:val="none" w:sz="0" w:space="0" w:color="auto"/>
            <w:bottom w:val="none" w:sz="0" w:space="0" w:color="auto"/>
            <w:right w:val="none" w:sz="0" w:space="0" w:color="auto"/>
          </w:divBdr>
        </w:div>
        <w:div w:id="651720335">
          <w:marLeft w:val="640"/>
          <w:marRight w:val="0"/>
          <w:marTop w:val="0"/>
          <w:marBottom w:val="0"/>
          <w:divBdr>
            <w:top w:val="none" w:sz="0" w:space="0" w:color="auto"/>
            <w:left w:val="none" w:sz="0" w:space="0" w:color="auto"/>
            <w:bottom w:val="none" w:sz="0" w:space="0" w:color="auto"/>
            <w:right w:val="none" w:sz="0" w:space="0" w:color="auto"/>
          </w:divBdr>
        </w:div>
        <w:div w:id="48891036">
          <w:marLeft w:val="640"/>
          <w:marRight w:val="0"/>
          <w:marTop w:val="0"/>
          <w:marBottom w:val="0"/>
          <w:divBdr>
            <w:top w:val="none" w:sz="0" w:space="0" w:color="auto"/>
            <w:left w:val="none" w:sz="0" w:space="0" w:color="auto"/>
            <w:bottom w:val="none" w:sz="0" w:space="0" w:color="auto"/>
            <w:right w:val="none" w:sz="0" w:space="0" w:color="auto"/>
          </w:divBdr>
        </w:div>
        <w:div w:id="1408501398">
          <w:marLeft w:val="640"/>
          <w:marRight w:val="0"/>
          <w:marTop w:val="0"/>
          <w:marBottom w:val="0"/>
          <w:divBdr>
            <w:top w:val="none" w:sz="0" w:space="0" w:color="auto"/>
            <w:left w:val="none" w:sz="0" w:space="0" w:color="auto"/>
            <w:bottom w:val="none" w:sz="0" w:space="0" w:color="auto"/>
            <w:right w:val="none" w:sz="0" w:space="0" w:color="auto"/>
          </w:divBdr>
        </w:div>
        <w:div w:id="871651420">
          <w:marLeft w:val="640"/>
          <w:marRight w:val="0"/>
          <w:marTop w:val="0"/>
          <w:marBottom w:val="0"/>
          <w:divBdr>
            <w:top w:val="none" w:sz="0" w:space="0" w:color="auto"/>
            <w:left w:val="none" w:sz="0" w:space="0" w:color="auto"/>
            <w:bottom w:val="none" w:sz="0" w:space="0" w:color="auto"/>
            <w:right w:val="none" w:sz="0" w:space="0" w:color="auto"/>
          </w:divBdr>
        </w:div>
        <w:div w:id="1464810158">
          <w:marLeft w:val="640"/>
          <w:marRight w:val="0"/>
          <w:marTop w:val="0"/>
          <w:marBottom w:val="0"/>
          <w:divBdr>
            <w:top w:val="none" w:sz="0" w:space="0" w:color="auto"/>
            <w:left w:val="none" w:sz="0" w:space="0" w:color="auto"/>
            <w:bottom w:val="none" w:sz="0" w:space="0" w:color="auto"/>
            <w:right w:val="none" w:sz="0" w:space="0" w:color="auto"/>
          </w:divBdr>
        </w:div>
        <w:div w:id="796413859">
          <w:marLeft w:val="640"/>
          <w:marRight w:val="0"/>
          <w:marTop w:val="0"/>
          <w:marBottom w:val="0"/>
          <w:divBdr>
            <w:top w:val="none" w:sz="0" w:space="0" w:color="auto"/>
            <w:left w:val="none" w:sz="0" w:space="0" w:color="auto"/>
            <w:bottom w:val="none" w:sz="0" w:space="0" w:color="auto"/>
            <w:right w:val="none" w:sz="0" w:space="0" w:color="auto"/>
          </w:divBdr>
        </w:div>
        <w:div w:id="966861230">
          <w:marLeft w:val="640"/>
          <w:marRight w:val="0"/>
          <w:marTop w:val="0"/>
          <w:marBottom w:val="0"/>
          <w:divBdr>
            <w:top w:val="none" w:sz="0" w:space="0" w:color="auto"/>
            <w:left w:val="none" w:sz="0" w:space="0" w:color="auto"/>
            <w:bottom w:val="none" w:sz="0" w:space="0" w:color="auto"/>
            <w:right w:val="none" w:sz="0" w:space="0" w:color="auto"/>
          </w:divBdr>
        </w:div>
        <w:div w:id="303631945">
          <w:marLeft w:val="640"/>
          <w:marRight w:val="0"/>
          <w:marTop w:val="0"/>
          <w:marBottom w:val="0"/>
          <w:divBdr>
            <w:top w:val="none" w:sz="0" w:space="0" w:color="auto"/>
            <w:left w:val="none" w:sz="0" w:space="0" w:color="auto"/>
            <w:bottom w:val="none" w:sz="0" w:space="0" w:color="auto"/>
            <w:right w:val="none" w:sz="0" w:space="0" w:color="auto"/>
          </w:divBdr>
        </w:div>
        <w:div w:id="613555956">
          <w:marLeft w:val="640"/>
          <w:marRight w:val="0"/>
          <w:marTop w:val="0"/>
          <w:marBottom w:val="0"/>
          <w:divBdr>
            <w:top w:val="none" w:sz="0" w:space="0" w:color="auto"/>
            <w:left w:val="none" w:sz="0" w:space="0" w:color="auto"/>
            <w:bottom w:val="none" w:sz="0" w:space="0" w:color="auto"/>
            <w:right w:val="none" w:sz="0" w:space="0" w:color="auto"/>
          </w:divBdr>
        </w:div>
        <w:div w:id="58525921">
          <w:marLeft w:val="640"/>
          <w:marRight w:val="0"/>
          <w:marTop w:val="0"/>
          <w:marBottom w:val="0"/>
          <w:divBdr>
            <w:top w:val="none" w:sz="0" w:space="0" w:color="auto"/>
            <w:left w:val="none" w:sz="0" w:space="0" w:color="auto"/>
            <w:bottom w:val="none" w:sz="0" w:space="0" w:color="auto"/>
            <w:right w:val="none" w:sz="0" w:space="0" w:color="auto"/>
          </w:divBdr>
        </w:div>
        <w:div w:id="406003508">
          <w:marLeft w:val="640"/>
          <w:marRight w:val="0"/>
          <w:marTop w:val="0"/>
          <w:marBottom w:val="0"/>
          <w:divBdr>
            <w:top w:val="none" w:sz="0" w:space="0" w:color="auto"/>
            <w:left w:val="none" w:sz="0" w:space="0" w:color="auto"/>
            <w:bottom w:val="none" w:sz="0" w:space="0" w:color="auto"/>
            <w:right w:val="none" w:sz="0" w:space="0" w:color="auto"/>
          </w:divBdr>
        </w:div>
        <w:div w:id="216209516">
          <w:marLeft w:val="640"/>
          <w:marRight w:val="0"/>
          <w:marTop w:val="0"/>
          <w:marBottom w:val="0"/>
          <w:divBdr>
            <w:top w:val="none" w:sz="0" w:space="0" w:color="auto"/>
            <w:left w:val="none" w:sz="0" w:space="0" w:color="auto"/>
            <w:bottom w:val="none" w:sz="0" w:space="0" w:color="auto"/>
            <w:right w:val="none" w:sz="0" w:space="0" w:color="auto"/>
          </w:divBdr>
        </w:div>
        <w:div w:id="2128309548">
          <w:marLeft w:val="640"/>
          <w:marRight w:val="0"/>
          <w:marTop w:val="0"/>
          <w:marBottom w:val="0"/>
          <w:divBdr>
            <w:top w:val="none" w:sz="0" w:space="0" w:color="auto"/>
            <w:left w:val="none" w:sz="0" w:space="0" w:color="auto"/>
            <w:bottom w:val="none" w:sz="0" w:space="0" w:color="auto"/>
            <w:right w:val="none" w:sz="0" w:space="0" w:color="auto"/>
          </w:divBdr>
        </w:div>
        <w:div w:id="1695185738">
          <w:marLeft w:val="640"/>
          <w:marRight w:val="0"/>
          <w:marTop w:val="0"/>
          <w:marBottom w:val="0"/>
          <w:divBdr>
            <w:top w:val="none" w:sz="0" w:space="0" w:color="auto"/>
            <w:left w:val="none" w:sz="0" w:space="0" w:color="auto"/>
            <w:bottom w:val="none" w:sz="0" w:space="0" w:color="auto"/>
            <w:right w:val="none" w:sz="0" w:space="0" w:color="auto"/>
          </w:divBdr>
        </w:div>
        <w:div w:id="1867719099">
          <w:marLeft w:val="640"/>
          <w:marRight w:val="0"/>
          <w:marTop w:val="0"/>
          <w:marBottom w:val="0"/>
          <w:divBdr>
            <w:top w:val="none" w:sz="0" w:space="0" w:color="auto"/>
            <w:left w:val="none" w:sz="0" w:space="0" w:color="auto"/>
            <w:bottom w:val="none" w:sz="0" w:space="0" w:color="auto"/>
            <w:right w:val="none" w:sz="0" w:space="0" w:color="auto"/>
          </w:divBdr>
        </w:div>
        <w:div w:id="588974111">
          <w:marLeft w:val="640"/>
          <w:marRight w:val="0"/>
          <w:marTop w:val="0"/>
          <w:marBottom w:val="0"/>
          <w:divBdr>
            <w:top w:val="none" w:sz="0" w:space="0" w:color="auto"/>
            <w:left w:val="none" w:sz="0" w:space="0" w:color="auto"/>
            <w:bottom w:val="none" w:sz="0" w:space="0" w:color="auto"/>
            <w:right w:val="none" w:sz="0" w:space="0" w:color="auto"/>
          </w:divBdr>
        </w:div>
        <w:div w:id="310594910">
          <w:marLeft w:val="640"/>
          <w:marRight w:val="0"/>
          <w:marTop w:val="0"/>
          <w:marBottom w:val="0"/>
          <w:divBdr>
            <w:top w:val="none" w:sz="0" w:space="0" w:color="auto"/>
            <w:left w:val="none" w:sz="0" w:space="0" w:color="auto"/>
            <w:bottom w:val="none" w:sz="0" w:space="0" w:color="auto"/>
            <w:right w:val="none" w:sz="0" w:space="0" w:color="auto"/>
          </w:divBdr>
        </w:div>
        <w:div w:id="926842073">
          <w:marLeft w:val="640"/>
          <w:marRight w:val="0"/>
          <w:marTop w:val="0"/>
          <w:marBottom w:val="0"/>
          <w:divBdr>
            <w:top w:val="none" w:sz="0" w:space="0" w:color="auto"/>
            <w:left w:val="none" w:sz="0" w:space="0" w:color="auto"/>
            <w:bottom w:val="none" w:sz="0" w:space="0" w:color="auto"/>
            <w:right w:val="none" w:sz="0" w:space="0" w:color="auto"/>
          </w:divBdr>
        </w:div>
        <w:div w:id="892234145">
          <w:marLeft w:val="640"/>
          <w:marRight w:val="0"/>
          <w:marTop w:val="0"/>
          <w:marBottom w:val="0"/>
          <w:divBdr>
            <w:top w:val="none" w:sz="0" w:space="0" w:color="auto"/>
            <w:left w:val="none" w:sz="0" w:space="0" w:color="auto"/>
            <w:bottom w:val="none" w:sz="0" w:space="0" w:color="auto"/>
            <w:right w:val="none" w:sz="0" w:space="0" w:color="auto"/>
          </w:divBdr>
        </w:div>
        <w:div w:id="2041544222">
          <w:marLeft w:val="640"/>
          <w:marRight w:val="0"/>
          <w:marTop w:val="0"/>
          <w:marBottom w:val="0"/>
          <w:divBdr>
            <w:top w:val="none" w:sz="0" w:space="0" w:color="auto"/>
            <w:left w:val="none" w:sz="0" w:space="0" w:color="auto"/>
            <w:bottom w:val="none" w:sz="0" w:space="0" w:color="auto"/>
            <w:right w:val="none" w:sz="0" w:space="0" w:color="auto"/>
          </w:divBdr>
        </w:div>
        <w:div w:id="37820471">
          <w:marLeft w:val="640"/>
          <w:marRight w:val="0"/>
          <w:marTop w:val="0"/>
          <w:marBottom w:val="0"/>
          <w:divBdr>
            <w:top w:val="none" w:sz="0" w:space="0" w:color="auto"/>
            <w:left w:val="none" w:sz="0" w:space="0" w:color="auto"/>
            <w:bottom w:val="none" w:sz="0" w:space="0" w:color="auto"/>
            <w:right w:val="none" w:sz="0" w:space="0" w:color="auto"/>
          </w:divBdr>
        </w:div>
        <w:div w:id="396783687">
          <w:marLeft w:val="640"/>
          <w:marRight w:val="0"/>
          <w:marTop w:val="0"/>
          <w:marBottom w:val="0"/>
          <w:divBdr>
            <w:top w:val="none" w:sz="0" w:space="0" w:color="auto"/>
            <w:left w:val="none" w:sz="0" w:space="0" w:color="auto"/>
            <w:bottom w:val="none" w:sz="0" w:space="0" w:color="auto"/>
            <w:right w:val="none" w:sz="0" w:space="0" w:color="auto"/>
          </w:divBdr>
        </w:div>
        <w:div w:id="2068993504">
          <w:marLeft w:val="640"/>
          <w:marRight w:val="0"/>
          <w:marTop w:val="0"/>
          <w:marBottom w:val="0"/>
          <w:divBdr>
            <w:top w:val="none" w:sz="0" w:space="0" w:color="auto"/>
            <w:left w:val="none" w:sz="0" w:space="0" w:color="auto"/>
            <w:bottom w:val="none" w:sz="0" w:space="0" w:color="auto"/>
            <w:right w:val="none" w:sz="0" w:space="0" w:color="auto"/>
          </w:divBdr>
        </w:div>
        <w:div w:id="426737002">
          <w:marLeft w:val="640"/>
          <w:marRight w:val="0"/>
          <w:marTop w:val="0"/>
          <w:marBottom w:val="0"/>
          <w:divBdr>
            <w:top w:val="none" w:sz="0" w:space="0" w:color="auto"/>
            <w:left w:val="none" w:sz="0" w:space="0" w:color="auto"/>
            <w:bottom w:val="none" w:sz="0" w:space="0" w:color="auto"/>
            <w:right w:val="none" w:sz="0" w:space="0" w:color="auto"/>
          </w:divBdr>
        </w:div>
        <w:div w:id="2021010281">
          <w:marLeft w:val="640"/>
          <w:marRight w:val="0"/>
          <w:marTop w:val="0"/>
          <w:marBottom w:val="0"/>
          <w:divBdr>
            <w:top w:val="none" w:sz="0" w:space="0" w:color="auto"/>
            <w:left w:val="none" w:sz="0" w:space="0" w:color="auto"/>
            <w:bottom w:val="none" w:sz="0" w:space="0" w:color="auto"/>
            <w:right w:val="none" w:sz="0" w:space="0" w:color="auto"/>
          </w:divBdr>
        </w:div>
        <w:div w:id="41491167">
          <w:marLeft w:val="640"/>
          <w:marRight w:val="0"/>
          <w:marTop w:val="0"/>
          <w:marBottom w:val="0"/>
          <w:divBdr>
            <w:top w:val="none" w:sz="0" w:space="0" w:color="auto"/>
            <w:left w:val="none" w:sz="0" w:space="0" w:color="auto"/>
            <w:bottom w:val="none" w:sz="0" w:space="0" w:color="auto"/>
            <w:right w:val="none" w:sz="0" w:space="0" w:color="auto"/>
          </w:divBdr>
        </w:div>
        <w:div w:id="1657801236">
          <w:marLeft w:val="640"/>
          <w:marRight w:val="0"/>
          <w:marTop w:val="0"/>
          <w:marBottom w:val="0"/>
          <w:divBdr>
            <w:top w:val="none" w:sz="0" w:space="0" w:color="auto"/>
            <w:left w:val="none" w:sz="0" w:space="0" w:color="auto"/>
            <w:bottom w:val="none" w:sz="0" w:space="0" w:color="auto"/>
            <w:right w:val="none" w:sz="0" w:space="0" w:color="auto"/>
          </w:divBdr>
        </w:div>
        <w:div w:id="530382969">
          <w:marLeft w:val="640"/>
          <w:marRight w:val="0"/>
          <w:marTop w:val="0"/>
          <w:marBottom w:val="0"/>
          <w:divBdr>
            <w:top w:val="none" w:sz="0" w:space="0" w:color="auto"/>
            <w:left w:val="none" w:sz="0" w:space="0" w:color="auto"/>
            <w:bottom w:val="none" w:sz="0" w:space="0" w:color="auto"/>
            <w:right w:val="none" w:sz="0" w:space="0" w:color="auto"/>
          </w:divBdr>
        </w:div>
        <w:div w:id="939411529">
          <w:marLeft w:val="640"/>
          <w:marRight w:val="0"/>
          <w:marTop w:val="0"/>
          <w:marBottom w:val="0"/>
          <w:divBdr>
            <w:top w:val="none" w:sz="0" w:space="0" w:color="auto"/>
            <w:left w:val="none" w:sz="0" w:space="0" w:color="auto"/>
            <w:bottom w:val="none" w:sz="0" w:space="0" w:color="auto"/>
            <w:right w:val="none" w:sz="0" w:space="0" w:color="auto"/>
          </w:divBdr>
        </w:div>
        <w:div w:id="793060281">
          <w:marLeft w:val="640"/>
          <w:marRight w:val="0"/>
          <w:marTop w:val="0"/>
          <w:marBottom w:val="0"/>
          <w:divBdr>
            <w:top w:val="none" w:sz="0" w:space="0" w:color="auto"/>
            <w:left w:val="none" w:sz="0" w:space="0" w:color="auto"/>
            <w:bottom w:val="none" w:sz="0" w:space="0" w:color="auto"/>
            <w:right w:val="none" w:sz="0" w:space="0" w:color="auto"/>
          </w:divBdr>
        </w:div>
        <w:div w:id="64498018">
          <w:marLeft w:val="640"/>
          <w:marRight w:val="0"/>
          <w:marTop w:val="0"/>
          <w:marBottom w:val="0"/>
          <w:divBdr>
            <w:top w:val="none" w:sz="0" w:space="0" w:color="auto"/>
            <w:left w:val="none" w:sz="0" w:space="0" w:color="auto"/>
            <w:bottom w:val="none" w:sz="0" w:space="0" w:color="auto"/>
            <w:right w:val="none" w:sz="0" w:space="0" w:color="auto"/>
          </w:divBdr>
        </w:div>
        <w:div w:id="434860345">
          <w:marLeft w:val="640"/>
          <w:marRight w:val="0"/>
          <w:marTop w:val="0"/>
          <w:marBottom w:val="0"/>
          <w:divBdr>
            <w:top w:val="none" w:sz="0" w:space="0" w:color="auto"/>
            <w:left w:val="none" w:sz="0" w:space="0" w:color="auto"/>
            <w:bottom w:val="none" w:sz="0" w:space="0" w:color="auto"/>
            <w:right w:val="none" w:sz="0" w:space="0" w:color="auto"/>
          </w:divBdr>
        </w:div>
        <w:div w:id="1083140454">
          <w:marLeft w:val="640"/>
          <w:marRight w:val="0"/>
          <w:marTop w:val="0"/>
          <w:marBottom w:val="0"/>
          <w:divBdr>
            <w:top w:val="none" w:sz="0" w:space="0" w:color="auto"/>
            <w:left w:val="none" w:sz="0" w:space="0" w:color="auto"/>
            <w:bottom w:val="none" w:sz="0" w:space="0" w:color="auto"/>
            <w:right w:val="none" w:sz="0" w:space="0" w:color="auto"/>
          </w:divBdr>
        </w:div>
        <w:div w:id="612251199">
          <w:marLeft w:val="640"/>
          <w:marRight w:val="0"/>
          <w:marTop w:val="0"/>
          <w:marBottom w:val="0"/>
          <w:divBdr>
            <w:top w:val="none" w:sz="0" w:space="0" w:color="auto"/>
            <w:left w:val="none" w:sz="0" w:space="0" w:color="auto"/>
            <w:bottom w:val="none" w:sz="0" w:space="0" w:color="auto"/>
            <w:right w:val="none" w:sz="0" w:space="0" w:color="auto"/>
          </w:divBdr>
        </w:div>
        <w:div w:id="446855906">
          <w:marLeft w:val="640"/>
          <w:marRight w:val="0"/>
          <w:marTop w:val="0"/>
          <w:marBottom w:val="0"/>
          <w:divBdr>
            <w:top w:val="none" w:sz="0" w:space="0" w:color="auto"/>
            <w:left w:val="none" w:sz="0" w:space="0" w:color="auto"/>
            <w:bottom w:val="none" w:sz="0" w:space="0" w:color="auto"/>
            <w:right w:val="none" w:sz="0" w:space="0" w:color="auto"/>
          </w:divBdr>
        </w:div>
        <w:div w:id="1700814322">
          <w:marLeft w:val="640"/>
          <w:marRight w:val="0"/>
          <w:marTop w:val="0"/>
          <w:marBottom w:val="0"/>
          <w:divBdr>
            <w:top w:val="none" w:sz="0" w:space="0" w:color="auto"/>
            <w:left w:val="none" w:sz="0" w:space="0" w:color="auto"/>
            <w:bottom w:val="none" w:sz="0" w:space="0" w:color="auto"/>
            <w:right w:val="none" w:sz="0" w:space="0" w:color="auto"/>
          </w:divBdr>
        </w:div>
        <w:div w:id="681052198">
          <w:marLeft w:val="640"/>
          <w:marRight w:val="0"/>
          <w:marTop w:val="0"/>
          <w:marBottom w:val="0"/>
          <w:divBdr>
            <w:top w:val="none" w:sz="0" w:space="0" w:color="auto"/>
            <w:left w:val="none" w:sz="0" w:space="0" w:color="auto"/>
            <w:bottom w:val="none" w:sz="0" w:space="0" w:color="auto"/>
            <w:right w:val="none" w:sz="0" w:space="0" w:color="auto"/>
          </w:divBdr>
        </w:div>
        <w:div w:id="892084855">
          <w:marLeft w:val="640"/>
          <w:marRight w:val="0"/>
          <w:marTop w:val="0"/>
          <w:marBottom w:val="0"/>
          <w:divBdr>
            <w:top w:val="none" w:sz="0" w:space="0" w:color="auto"/>
            <w:left w:val="none" w:sz="0" w:space="0" w:color="auto"/>
            <w:bottom w:val="none" w:sz="0" w:space="0" w:color="auto"/>
            <w:right w:val="none" w:sz="0" w:space="0" w:color="auto"/>
          </w:divBdr>
        </w:div>
        <w:div w:id="1306274194">
          <w:marLeft w:val="640"/>
          <w:marRight w:val="0"/>
          <w:marTop w:val="0"/>
          <w:marBottom w:val="0"/>
          <w:divBdr>
            <w:top w:val="none" w:sz="0" w:space="0" w:color="auto"/>
            <w:left w:val="none" w:sz="0" w:space="0" w:color="auto"/>
            <w:bottom w:val="none" w:sz="0" w:space="0" w:color="auto"/>
            <w:right w:val="none" w:sz="0" w:space="0" w:color="auto"/>
          </w:divBdr>
        </w:div>
        <w:div w:id="1239246407">
          <w:marLeft w:val="640"/>
          <w:marRight w:val="0"/>
          <w:marTop w:val="0"/>
          <w:marBottom w:val="0"/>
          <w:divBdr>
            <w:top w:val="none" w:sz="0" w:space="0" w:color="auto"/>
            <w:left w:val="none" w:sz="0" w:space="0" w:color="auto"/>
            <w:bottom w:val="none" w:sz="0" w:space="0" w:color="auto"/>
            <w:right w:val="none" w:sz="0" w:space="0" w:color="auto"/>
          </w:divBdr>
        </w:div>
        <w:div w:id="1584533690">
          <w:marLeft w:val="640"/>
          <w:marRight w:val="0"/>
          <w:marTop w:val="0"/>
          <w:marBottom w:val="0"/>
          <w:divBdr>
            <w:top w:val="none" w:sz="0" w:space="0" w:color="auto"/>
            <w:left w:val="none" w:sz="0" w:space="0" w:color="auto"/>
            <w:bottom w:val="none" w:sz="0" w:space="0" w:color="auto"/>
            <w:right w:val="none" w:sz="0" w:space="0" w:color="auto"/>
          </w:divBdr>
        </w:div>
        <w:div w:id="789737280">
          <w:marLeft w:val="640"/>
          <w:marRight w:val="0"/>
          <w:marTop w:val="0"/>
          <w:marBottom w:val="0"/>
          <w:divBdr>
            <w:top w:val="none" w:sz="0" w:space="0" w:color="auto"/>
            <w:left w:val="none" w:sz="0" w:space="0" w:color="auto"/>
            <w:bottom w:val="none" w:sz="0" w:space="0" w:color="auto"/>
            <w:right w:val="none" w:sz="0" w:space="0" w:color="auto"/>
          </w:divBdr>
        </w:div>
        <w:div w:id="586503922">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5821289">
      <w:bodyDiv w:val="1"/>
      <w:marLeft w:val="0"/>
      <w:marRight w:val="0"/>
      <w:marTop w:val="0"/>
      <w:marBottom w:val="0"/>
      <w:divBdr>
        <w:top w:val="none" w:sz="0" w:space="0" w:color="auto"/>
        <w:left w:val="none" w:sz="0" w:space="0" w:color="auto"/>
        <w:bottom w:val="none" w:sz="0" w:space="0" w:color="auto"/>
        <w:right w:val="none" w:sz="0" w:space="0" w:color="auto"/>
      </w:divBdr>
      <w:divsChild>
        <w:div w:id="254941059">
          <w:marLeft w:val="640"/>
          <w:marRight w:val="0"/>
          <w:marTop w:val="0"/>
          <w:marBottom w:val="0"/>
          <w:divBdr>
            <w:top w:val="none" w:sz="0" w:space="0" w:color="auto"/>
            <w:left w:val="none" w:sz="0" w:space="0" w:color="auto"/>
            <w:bottom w:val="none" w:sz="0" w:space="0" w:color="auto"/>
            <w:right w:val="none" w:sz="0" w:space="0" w:color="auto"/>
          </w:divBdr>
        </w:div>
        <w:div w:id="261452136">
          <w:marLeft w:val="640"/>
          <w:marRight w:val="0"/>
          <w:marTop w:val="0"/>
          <w:marBottom w:val="0"/>
          <w:divBdr>
            <w:top w:val="none" w:sz="0" w:space="0" w:color="auto"/>
            <w:left w:val="none" w:sz="0" w:space="0" w:color="auto"/>
            <w:bottom w:val="none" w:sz="0" w:space="0" w:color="auto"/>
            <w:right w:val="none" w:sz="0" w:space="0" w:color="auto"/>
          </w:divBdr>
        </w:div>
        <w:div w:id="1218276979">
          <w:marLeft w:val="640"/>
          <w:marRight w:val="0"/>
          <w:marTop w:val="0"/>
          <w:marBottom w:val="0"/>
          <w:divBdr>
            <w:top w:val="none" w:sz="0" w:space="0" w:color="auto"/>
            <w:left w:val="none" w:sz="0" w:space="0" w:color="auto"/>
            <w:bottom w:val="none" w:sz="0" w:space="0" w:color="auto"/>
            <w:right w:val="none" w:sz="0" w:space="0" w:color="auto"/>
          </w:divBdr>
        </w:div>
        <w:div w:id="1678078747">
          <w:marLeft w:val="640"/>
          <w:marRight w:val="0"/>
          <w:marTop w:val="0"/>
          <w:marBottom w:val="0"/>
          <w:divBdr>
            <w:top w:val="none" w:sz="0" w:space="0" w:color="auto"/>
            <w:left w:val="none" w:sz="0" w:space="0" w:color="auto"/>
            <w:bottom w:val="none" w:sz="0" w:space="0" w:color="auto"/>
            <w:right w:val="none" w:sz="0" w:space="0" w:color="auto"/>
          </w:divBdr>
        </w:div>
        <w:div w:id="2122454006">
          <w:marLeft w:val="640"/>
          <w:marRight w:val="0"/>
          <w:marTop w:val="0"/>
          <w:marBottom w:val="0"/>
          <w:divBdr>
            <w:top w:val="none" w:sz="0" w:space="0" w:color="auto"/>
            <w:left w:val="none" w:sz="0" w:space="0" w:color="auto"/>
            <w:bottom w:val="none" w:sz="0" w:space="0" w:color="auto"/>
            <w:right w:val="none" w:sz="0" w:space="0" w:color="auto"/>
          </w:divBdr>
        </w:div>
        <w:div w:id="1305544261">
          <w:marLeft w:val="640"/>
          <w:marRight w:val="0"/>
          <w:marTop w:val="0"/>
          <w:marBottom w:val="0"/>
          <w:divBdr>
            <w:top w:val="none" w:sz="0" w:space="0" w:color="auto"/>
            <w:left w:val="none" w:sz="0" w:space="0" w:color="auto"/>
            <w:bottom w:val="none" w:sz="0" w:space="0" w:color="auto"/>
            <w:right w:val="none" w:sz="0" w:space="0" w:color="auto"/>
          </w:divBdr>
        </w:div>
        <w:div w:id="213810130">
          <w:marLeft w:val="640"/>
          <w:marRight w:val="0"/>
          <w:marTop w:val="0"/>
          <w:marBottom w:val="0"/>
          <w:divBdr>
            <w:top w:val="none" w:sz="0" w:space="0" w:color="auto"/>
            <w:left w:val="none" w:sz="0" w:space="0" w:color="auto"/>
            <w:bottom w:val="none" w:sz="0" w:space="0" w:color="auto"/>
            <w:right w:val="none" w:sz="0" w:space="0" w:color="auto"/>
          </w:divBdr>
        </w:div>
        <w:div w:id="1609198598">
          <w:marLeft w:val="640"/>
          <w:marRight w:val="0"/>
          <w:marTop w:val="0"/>
          <w:marBottom w:val="0"/>
          <w:divBdr>
            <w:top w:val="none" w:sz="0" w:space="0" w:color="auto"/>
            <w:left w:val="none" w:sz="0" w:space="0" w:color="auto"/>
            <w:bottom w:val="none" w:sz="0" w:space="0" w:color="auto"/>
            <w:right w:val="none" w:sz="0" w:space="0" w:color="auto"/>
          </w:divBdr>
        </w:div>
        <w:div w:id="936987310">
          <w:marLeft w:val="640"/>
          <w:marRight w:val="0"/>
          <w:marTop w:val="0"/>
          <w:marBottom w:val="0"/>
          <w:divBdr>
            <w:top w:val="none" w:sz="0" w:space="0" w:color="auto"/>
            <w:left w:val="none" w:sz="0" w:space="0" w:color="auto"/>
            <w:bottom w:val="none" w:sz="0" w:space="0" w:color="auto"/>
            <w:right w:val="none" w:sz="0" w:space="0" w:color="auto"/>
          </w:divBdr>
        </w:div>
        <w:div w:id="600724868">
          <w:marLeft w:val="640"/>
          <w:marRight w:val="0"/>
          <w:marTop w:val="0"/>
          <w:marBottom w:val="0"/>
          <w:divBdr>
            <w:top w:val="none" w:sz="0" w:space="0" w:color="auto"/>
            <w:left w:val="none" w:sz="0" w:space="0" w:color="auto"/>
            <w:bottom w:val="none" w:sz="0" w:space="0" w:color="auto"/>
            <w:right w:val="none" w:sz="0" w:space="0" w:color="auto"/>
          </w:divBdr>
        </w:div>
        <w:div w:id="1099258078">
          <w:marLeft w:val="640"/>
          <w:marRight w:val="0"/>
          <w:marTop w:val="0"/>
          <w:marBottom w:val="0"/>
          <w:divBdr>
            <w:top w:val="none" w:sz="0" w:space="0" w:color="auto"/>
            <w:left w:val="none" w:sz="0" w:space="0" w:color="auto"/>
            <w:bottom w:val="none" w:sz="0" w:space="0" w:color="auto"/>
            <w:right w:val="none" w:sz="0" w:space="0" w:color="auto"/>
          </w:divBdr>
        </w:div>
        <w:div w:id="1438404609">
          <w:marLeft w:val="640"/>
          <w:marRight w:val="0"/>
          <w:marTop w:val="0"/>
          <w:marBottom w:val="0"/>
          <w:divBdr>
            <w:top w:val="none" w:sz="0" w:space="0" w:color="auto"/>
            <w:left w:val="none" w:sz="0" w:space="0" w:color="auto"/>
            <w:bottom w:val="none" w:sz="0" w:space="0" w:color="auto"/>
            <w:right w:val="none" w:sz="0" w:space="0" w:color="auto"/>
          </w:divBdr>
        </w:div>
        <w:div w:id="1127353087">
          <w:marLeft w:val="640"/>
          <w:marRight w:val="0"/>
          <w:marTop w:val="0"/>
          <w:marBottom w:val="0"/>
          <w:divBdr>
            <w:top w:val="none" w:sz="0" w:space="0" w:color="auto"/>
            <w:left w:val="none" w:sz="0" w:space="0" w:color="auto"/>
            <w:bottom w:val="none" w:sz="0" w:space="0" w:color="auto"/>
            <w:right w:val="none" w:sz="0" w:space="0" w:color="auto"/>
          </w:divBdr>
        </w:div>
        <w:div w:id="1558518273">
          <w:marLeft w:val="640"/>
          <w:marRight w:val="0"/>
          <w:marTop w:val="0"/>
          <w:marBottom w:val="0"/>
          <w:divBdr>
            <w:top w:val="none" w:sz="0" w:space="0" w:color="auto"/>
            <w:left w:val="none" w:sz="0" w:space="0" w:color="auto"/>
            <w:bottom w:val="none" w:sz="0" w:space="0" w:color="auto"/>
            <w:right w:val="none" w:sz="0" w:space="0" w:color="auto"/>
          </w:divBdr>
        </w:div>
        <w:div w:id="838037740">
          <w:marLeft w:val="640"/>
          <w:marRight w:val="0"/>
          <w:marTop w:val="0"/>
          <w:marBottom w:val="0"/>
          <w:divBdr>
            <w:top w:val="none" w:sz="0" w:space="0" w:color="auto"/>
            <w:left w:val="none" w:sz="0" w:space="0" w:color="auto"/>
            <w:bottom w:val="none" w:sz="0" w:space="0" w:color="auto"/>
            <w:right w:val="none" w:sz="0" w:space="0" w:color="auto"/>
          </w:divBdr>
        </w:div>
        <w:div w:id="915672335">
          <w:marLeft w:val="640"/>
          <w:marRight w:val="0"/>
          <w:marTop w:val="0"/>
          <w:marBottom w:val="0"/>
          <w:divBdr>
            <w:top w:val="none" w:sz="0" w:space="0" w:color="auto"/>
            <w:left w:val="none" w:sz="0" w:space="0" w:color="auto"/>
            <w:bottom w:val="none" w:sz="0" w:space="0" w:color="auto"/>
            <w:right w:val="none" w:sz="0" w:space="0" w:color="auto"/>
          </w:divBdr>
        </w:div>
        <w:div w:id="345445827">
          <w:marLeft w:val="640"/>
          <w:marRight w:val="0"/>
          <w:marTop w:val="0"/>
          <w:marBottom w:val="0"/>
          <w:divBdr>
            <w:top w:val="none" w:sz="0" w:space="0" w:color="auto"/>
            <w:left w:val="none" w:sz="0" w:space="0" w:color="auto"/>
            <w:bottom w:val="none" w:sz="0" w:space="0" w:color="auto"/>
            <w:right w:val="none" w:sz="0" w:space="0" w:color="auto"/>
          </w:divBdr>
        </w:div>
        <w:div w:id="1447430199">
          <w:marLeft w:val="640"/>
          <w:marRight w:val="0"/>
          <w:marTop w:val="0"/>
          <w:marBottom w:val="0"/>
          <w:divBdr>
            <w:top w:val="none" w:sz="0" w:space="0" w:color="auto"/>
            <w:left w:val="none" w:sz="0" w:space="0" w:color="auto"/>
            <w:bottom w:val="none" w:sz="0" w:space="0" w:color="auto"/>
            <w:right w:val="none" w:sz="0" w:space="0" w:color="auto"/>
          </w:divBdr>
        </w:div>
        <w:div w:id="834611979">
          <w:marLeft w:val="640"/>
          <w:marRight w:val="0"/>
          <w:marTop w:val="0"/>
          <w:marBottom w:val="0"/>
          <w:divBdr>
            <w:top w:val="none" w:sz="0" w:space="0" w:color="auto"/>
            <w:left w:val="none" w:sz="0" w:space="0" w:color="auto"/>
            <w:bottom w:val="none" w:sz="0" w:space="0" w:color="auto"/>
            <w:right w:val="none" w:sz="0" w:space="0" w:color="auto"/>
          </w:divBdr>
        </w:div>
        <w:div w:id="1261061660">
          <w:marLeft w:val="640"/>
          <w:marRight w:val="0"/>
          <w:marTop w:val="0"/>
          <w:marBottom w:val="0"/>
          <w:divBdr>
            <w:top w:val="none" w:sz="0" w:space="0" w:color="auto"/>
            <w:left w:val="none" w:sz="0" w:space="0" w:color="auto"/>
            <w:bottom w:val="none" w:sz="0" w:space="0" w:color="auto"/>
            <w:right w:val="none" w:sz="0" w:space="0" w:color="auto"/>
          </w:divBdr>
        </w:div>
        <w:div w:id="789662855">
          <w:marLeft w:val="640"/>
          <w:marRight w:val="0"/>
          <w:marTop w:val="0"/>
          <w:marBottom w:val="0"/>
          <w:divBdr>
            <w:top w:val="none" w:sz="0" w:space="0" w:color="auto"/>
            <w:left w:val="none" w:sz="0" w:space="0" w:color="auto"/>
            <w:bottom w:val="none" w:sz="0" w:space="0" w:color="auto"/>
            <w:right w:val="none" w:sz="0" w:space="0" w:color="auto"/>
          </w:divBdr>
        </w:div>
        <w:div w:id="2050523079">
          <w:marLeft w:val="640"/>
          <w:marRight w:val="0"/>
          <w:marTop w:val="0"/>
          <w:marBottom w:val="0"/>
          <w:divBdr>
            <w:top w:val="none" w:sz="0" w:space="0" w:color="auto"/>
            <w:left w:val="none" w:sz="0" w:space="0" w:color="auto"/>
            <w:bottom w:val="none" w:sz="0" w:space="0" w:color="auto"/>
            <w:right w:val="none" w:sz="0" w:space="0" w:color="auto"/>
          </w:divBdr>
        </w:div>
        <w:div w:id="487091449">
          <w:marLeft w:val="640"/>
          <w:marRight w:val="0"/>
          <w:marTop w:val="0"/>
          <w:marBottom w:val="0"/>
          <w:divBdr>
            <w:top w:val="none" w:sz="0" w:space="0" w:color="auto"/>
            <w:left w:val="none" w:sz="0" w:space="0" w:color="auto"/>
            <w:bottom w:val="none" w:sz="0" w:space="0" w:color="auto"/>
            <w:right w:val="none" w:sz="0" w:space="0" w:color="auto"/>
          </w:divBdr>
        </w:div>
        <w:div w:id="720636517">
          <w:marLeft w:val="640"/>
          <w:marRight w:val="0"/>
          <w:marTop w:val="0"/>
          <w:marBottom w:val="0"/>
          <w:divBdr>
            <w:top w:val="none" w:sz="0" w:space="0" w:color="auto"/>
            <w:left w:val="none" w:sz="0" w:space="0" w:color="auto"/>
            <w:bottom w:val="none" w:sz="0" w:space="0" w:color="auto"/>
            <w:right w:val="none" w:sz="0" w:space="0" w:color="auto"/>
          </w:divBdr>
        </w:div>
        <w:div w:id="1361202372">
          <w:marLeft w:val="640"/>
          <w:marRight w:val="0"/>
          <w:marTop w:val="0"/>
          <w:marBottom w:val="0"/>
          <w:divBdr>
            <w:top w:val="none" w:sz="0" w:space="0" w:color="auto"/>
            <w:left w:val="none" w:sz="0" w:space="0" w:color="auto"/>
            <w:bottom w:val="none" w:sz="0" w:space="0" w:color="auto"/>
            <w:right w:val="none" w:sz="0" w:space="0" w:color="auto"/>
          </w:divBdr>
        </w:div>
        <w:div w:id="350421513">
          <w:marLeft w:val="640"/>
          <w:marRight w:val="0"/>
          <w:marTop w:val="0"/>
          <w:marBottom w:val="0"/>
          <w:divBdr>
            <w:top w:val="none" w:sz="0" w:space="0" w:color="auto"/>
            <w:left w:val="none" w:sz="0" w:space="0" w:color="auto"/>
            <w:bottom w:val="none" w:sz="0" w:space="0" w:color="auto"/>
            <w:right w:val="none" w:sz="0" w:space="0" w:color="auto"/>
          </w:divBdr>
        </w:div>
        <w:div w:id="270747464">
          <w:marLeft w:val="640"/>
          <w:marRight w:val="0"/>
          <w:marTop w:val="0"/>
          <w:marBottom w:val="0"/>
          <w:divBdr>
            <w:top w:val="none" w:sz="0" w:space="0" w:color="auto"/>
            <w:left w:val="none" w:sz="0" w:space="0" w:color="auto"/>
            <w:bottom w:val="none" w:sz="0" w:space="0" w:color="auto"/>
            <w:right w:val="none" w:sz="0" w:space="0" w:color="auto"/>
          </w:divBdr>
        </w:div>
        <w:div w:id="600139428">
          <w:marLeft w:val="640"/>
          <w:marRight w:val="0"/>
          <w:marTop w:val="0"/>
          <w:marBottom w:val="0"/>
          <w:divBdr>
            <w:top w:val="none" w:sz="0" w:space="0" w:color="auto"/>
            <w:left w:val="none" w:sz="0" w:space="0" w:color="auto"/>
            <w:bottom w:val="none" w:sz="0" w:space="0" w:color="auto"/>
            <w:right w:val="none" w:sz="0" w:space="0" w:color="auto"/>
          </w:divBdr>
        </w:div>
        <w:div w:id="1342779864">
          <w:marLeft w:val="640"/>
          <w:marRight w:val="0"/>
          <w:marTop w:val="0"/>
          <w:marBottom w:val="0"/>
          <w:divBdr>
            <w:top w:val="none" w:sz="0" w:space="0" w:color="auto"/>
            <w:left w:val="none" w:sz="0" w:space="0" w:color="auto"/>
            <w:bottom w:val="none" w:sz="0" w:space="0" w:color="auto"/>
            <w:right w:val="none" w:sz="0" w:space="0" w:color="auto"/>
          </w:divBdr>
        </w:div>
        <w:div w:id="906380504">
          <w:marLeft w:val="640"/>
          <w:marRight w:val="0"/>
          <w:marTop w:val="0"/>
          <w:marBottom w:val="0"/>
          <w:divBdr>
            <w:top w:val="none" w:sz="0" w:space="0" w:color="auto"/>
            <w:left w:val="none" w:sz="0" w:space="0" w:color="auto"/>
            <w:bottom w:val="none" w:sz="0" w:space="0" w:color="auto"/>
            <w:right w:val="none" w:sz="0" w:space="0" w:color="auto"/>
          </w:divBdr>
        </w:div>
        <w:div w:id="955983811">
          <w:marLeft w:val="640"/>
          <w:marRight w:val="0"/>
          <w:marTop w:val="0"/>
          <w:marBottom w:val="0"/>
          <w:divBdr>
            <w:top w:val="none" w:sz="0" w:space="0" w:color="auto"/>
            <w:left w:val="none" w:sz="0" w:space="0" w:color="auto"/>
            <w:bottom w:val="none" w:sz="0" w:space="0" w:color="auto"/>
            <w:right w:val="none" w:sz="0" w:space="0" w:color="auto"/>
          </w:divBdr>
        </w:div>
        <w:div w:id="1957711866">
          <w:marLeft w:val="640"/>
          <w:marRight w:val="0"/>
          <w:marTop w:val="0"/>
          <w:marBottom w:val="0"/>
          <w:divBdr>
            <w:top w:val="none" w:sz="0" w:space="0" w:color="auto"/>
            <w:left w:val="none" w:sz="0" w:space="0" w:color="auto"/>
            <w:bottom w:val="none" w:sz="0" w:space="0" w:color="auto"/>
            <w:right w:val="none" w:sz="0" w:space="0" w:color="auto"/>
          </w:divBdr>
        </w:div>
        <w:div w:id="967933445">
          <w:marLeft w:val="640"/>
          <w:marRight w:val="0"/>
          <w:marTop w:val="0"/>
          <w:marBottom w:val="0"/>
          <w:divBdr>
            <w:top w:val="none" w:sz="0" w:space="0" w:color="auto"/>
            <w:left w:val="none" w:sz="0" w:space="0" w:color="auto"/>
            <w:bottom w:val="none" w:sz="0" w:space="0" w:color="auto"/>
            <w:right w:val="none" w:sz="0" w:space="0" w:color="auto"/>
          </w:divBdr>
        </w:div>
        <w:div w:id="632951652">
          <w:marLeft w:val="640"/>
          <w:marRight w:val="0"/>
          <w:marTop w:val="0"/>
          <w:marBottom w:val="0"/>
          <w:divBdr>
            <w:top w:val="none" w:sz="0" w:space="0" w:color="auto"/>
            <w:left w:val="none" w:sz="0" w:space="0" w:color="auto"/>
            <w:bottom w:val="none" w:sz="0" w:space="0" w:color="auto"/>
            <w:right w:val="none" w:sz="0" w:space="0" w:color="auto"/>
          </w:divBdr>
        </w:div>
        <w:div w:id="2078891901">
          <w:marLeft w:val="640"/>
          <w:marRight w:val="0"/>
          <w:marTop w:val="0"/>
          <w:marBottom w:val="0"/>
          <w:divBdr>
            <w:top w:val="none" w:sz="0" w:space="0" w:color="auto"/>
            <w:left w:val="none" w:sz="0" w:space="0" w:color="auto"/>
            <w:bottom w:val="none" w:sz="0" w:space="0" w:color="auto"/>
            <w:right w:val="none" w:sz="0" w:space="0" w:color="auto"/>
          </w:divBdr>
        </w:div>
        <w:div w:id="1431121206">
          <w:marLeft w:val="640"/>
          <w:marRight w:val="0"/>
          <w:marTop w:val="0"/>
          <w:marBottom w:val="0"/>
          <w:divBdr>
            <w:top w:val="none" w:sz="0" w:space="0" w:color="auto"/>
            <w:left w:val="none" w:sz="0" w:space="0" w:color="auto"/>
            <w:bottom w:val="none" w:sz="0" w:space="0" w:color="auto"/>
            <w:right w:val="none" w:sz="0" w:space="0" w:color="auto"/>
          </w:divBdr>
        </w:div>
        <w:div w:id="218135075">
          <w:marLeft w:val="640"/>
          <w:marRight w:val="0"/>
          <w:marTop w:val="0"/>
          <w:marBottom w:val="0"/>
          <w:divBdr>
            <w:top w:val="none" w:sz="0" w:space="0" w:color="auto"/>
            <w:left w:val="none" w:sz="0" w:space="0" w:color="auto"/>
            <w:bottom w:val="none" w:sz="0" w:space="0" w:color="auto"/>
            <w:right w:val="none" w:sz="0" w:space="0" w:color="auto"/>
          </w:divBdr>
        </w:div>
        <w:div w:id="788931347">
          <w:marLeft w:val="640"/>
          <w:marRight w:val="0"/>
          <w:marTop w:val="0"/>
          <w:marBottom w:val="0"/>
          <w:divBdr>
            <w:top w:val="none" w:sz="0" w:space="0" w:color="auto"/>
            <w:left w:val="none" w:sz="0" w:space="0" w:color="auto"/>
            <w:bottom w:val="none" w:sz="0" w:space="0" w:color="auto"/>
            <w:right w:val="none" w:sz="0" w:space="0" w:color="auto"/>
          </w:divBdr>
        </w:div>
        <w:div w:id="698240926">
          <w:marLeft w:val="640"/>
          <w:marRight w:val="0"/>
          <w:marTop w:val="0"/>
          <w:marBottom w:val="0"/>
          <w:divBdr>
            <w:top w:val="none" w:sz="0" w:space="0" w:color="auto"/>
            <w:left w:val="none" w:sz="0" w:space="0" w:color="auto"/>
            <w:bottom w:val="none" w:sz="0" w:space="0" w:color="auto"/>
            <w:right w:val="none" w:sz="0" w:space="0" w:color="auto"/>
          </w:divBdr>
        </w:div>
        <w:div w:id="2065324440">
          <w:marLeft w:val="640"/>
          <w:marRight w:val="0"/>
          <w:marTop w:val="0"/>
          <w:marBottom w:val="0"/>
          <w:divBdr>
            <w:top w:val="none" w:sz="0" w:space="0" w:color="auto"/>
            <w:left w:val="none" w:sz="0" w:space="0" w:color="auto"/>
            <w:bottom w:val="none" w:sz="0" w:space="0" w:color="auto"/>
            <w:right w:val="none" w:sz="0" w:space="0" w:color="auto"/>
          </w:divBdr>
        </w:div>
        <w:div w:id="739014948">
          <w:marLeft w:val="640"/>
          <w:marRight w:val="0"/>
          <w:marTop w:val="0"/>
          <w:marBottom w:val="0"/>
          <w:divBdr>
            <w:top w:val="none" w:sz="0" w:space="0" w:color="auto"/>
            <w:left w:val="none" w:sz="0" w:space="0" w:color="auto"/>
            <w:bottom w:val="none" w:sz="0" w:space="0" w:color="auto"/>
            <w:right w:val="none" w:sz="0" w:space="0" w:color="auto"/>
          </w:divBdr>
        </w:div>
        <w:div w:id="87702495">
          <w:marLeft w:val="640"/>
          <w:marRight w:val="0"/>
          <w:marTop w:val="0"/>
          <w:marBottom w:val="0"/>
          <w:divBdr>
            <w:top w:val="none" w:sz="0" w:space="0" w:color="auto"/>
            <w:left w:val="none" w:sz="0" w:space="0" w:color="auto"/>
            <w:bottom w:val="none" w:sz="0" w:space="0" w:color="auto"/>
            <w:right w:val="none" w:sz="0" w:space="0" w:color="auto"/>
          </w:divBdr>
        </w:div>
        <w:div w:id="2062363939">
          <w:marLeft w:val="640"/>
          <w:marRight w:val="0"/>
          <w:marTop w:val="0"/>
          <w:marBottom w:val="0"/>
          <w:divBdr>
            <w:top w:val="none" w:sz="0" w:space="0" w:color="auto"/>
            <w:left w:val="none" w:sz="0" w:space="0" w:color="auto"/>
            <w:bottom w:val="none" w:sz="0" w:space="0" w:color="auto"/>
            <w:right w:val="none" w:sz="0" w:space="0" w:color="auto"/>
          </w:divBdr>
        </w:div>
        <w:div w:id="896673407">
          <w:marLeft w:val="640"/>
          <w:marRight w:val="0"/>
          <w:marTop w:val="0"/>
          <w:marBottom w:val="0"/>
          <w:divBdr>
            <w:top w:val="none" w:sz="0" w:space="0" w:color="auto"/>
            <w:left w:val="none" w:sz="0" w:space="0" w:color="auto"/>
            <w:bottom w:val="none" w:sz="0" w:space="0" w:color="auto"/>
            <w:right w:val="none" w:sz="0" w:space="0" w:color="auto"/>
          </w:divBdr>
        </w:div>
        <w:div w:id="1702124143">
          <w:marLeft w:val="640"/>
          <w:marRight w:val="0"/>
          <w:marTop w:val="0"/>
          <w:marBottom w:val="0"/>
          <w:divBdr>
            <w:top w:val="none" w:sz="0" w:space="0" w:color="auto"/>
            <w:left w:val="none" w:sz="0" w:space="0" w:color="auto"/>
            <w:bottom w:val="none" w:sz="0" w:space="0" w:color="auto"/>
            <w:right w:val="none" w:sz="0" w:space="0" w:color="auto"/>
          </w:divBdr>
        </w:div>
        <w:div w:id="1715541909">
          <w:marLeft w:val="640"/>
          <w:marRight w:val="0"/>
          <w:marTop w:val="0"/>
          <w:marBottom w:val="0"/>
          <w:divBdr>
            <w:top w:val="none" w:sz="0" w:space="0" w:color="auto"/>
            <w:left w:val="none" w:sz="0" w:space="0" w:color="auto"/>
            <w:bottom w:val="none" w:sz="0" w:space="0" w:color="auto"/>
            <w:right w:val="none" w:sz="0" w:space="0" w:color="auto"/>
          </w:divBdr>
        </w:div>
        <w:div w:id="994188989">
          <w:marLeft w:val="640"/>
          <w:marRight w:val="0"/>
          <w:marTop w:val="0"/>
          <w:marBottom w:val="0"/>
          <w:divBdr>
            <w:top w:val="none" w:sz="0" w:space="0" w:color="auto"/>
            <w:left w:val="none" w:sz="0" w:space="0" w:color="auto"/>
            <w:bottom w:val="none" w:sz="0" w:space="0" w:color="auto"/>
            <w:right w:val="none" w:sz="0" w:space="0" w:color="auto"/>
          </w:divBdr>
        </w:div>
        <w:div w:id="1065565142">
          <w:marLeft w:val="640"/>
          <w:marRight w:val="0"/>
          <w:marTop w:val="0"/>
          <w:marBottom w:val="0"/>
          <w:divBdr>
            <w:top w:val="none" w:sz="0" w:space="0" w:color="auto"/>
            <w:left w:val="none" w:sz="0" w:space="0" w:color="auto"/>
            <w:bottom w:val="none" w:sz="0" w:space="0" w:color="auto"/>
            <w:right w:val="none" w:sz="0" w:space="0" w:color="auto"/>
          </w:divBdr>
        </w:div>
        <w:div w:id="444466276">
          <w:marLeft w:val="640"/>
          <w:marRight w:val="0"/>
          <w:marTop w:val="0"/>
          <w:marBottom w:val="0"/>
          <w:divBdr>
            <w:top w:val="none" w:sz="0" w:space="0" w:color="auto"/>
            <w:left w:val="none" w:sz="0" w:space="0" w:color="auto"/>
            <w:bottom w:val="none" w:sz="0" w:space="0" w:color="auto"/>
            <w:right w:val="none" w:sz="0" w:space="0" w:color="auto"/>
          </w:divBdr>
        </w:div>
        <w:div w:id="2112435857">
          <w:marLeft w:val="640"/>
          <w:marRight w:val="0"/>
          <w:marTop w:val="0"/>
          <w:marBottom w:val="0"/>
          <w:divBdr>
            <w:top w:val="none" w:sz="0" w:space="0" w:color="auto"/>
            <w:left w:val="none" w:sz="0" w:space="0" w:color="auto"/>
            <w:bottom w:val="none" w:sz="0" w:space="0" w:color="auto"/>
            <w:right w:val="none" w:sz="0" w:space="0" w:color="auto"/>
          </w:divBdr>
        </w:div>
        <w:div w:id="1691297524">
          <w:marLeft w:val="640"/>
          <w:marRight w:val="0"/>
          <w:marTop w:val="0"/>
          <w:marBottom w:val="0"/>
          <w:divBdr>
            <w:top w:val="none" w:sz="0" w:space="0" w:color="auto"/>
            <w:left w:val="none" w:sz="0" w:space="0" w:color="auto"/>
            <w:bottom w:val="none" w:sz="0" w:space="0" w:color="auto"/>
            <w:right w:val="none" w:sz="0" w:space="0" w:color="auto"/>
          </w:divBdr>
        </w:div>
        <w:div w:id="1660500208">
          <w:marLeft w:val="640"/>
          <w:marRight w:val="0"/>
          <w:marTop w:val="0"/>
          <w:marBottom w:val="0"/>
          <w:divBdr>
            <w:top w:val="none" w:sz="0" w:space="0" w:color="auto"/>
            <w:left w:val="none" w:sz="0" w:space="0" w:color="auto"/>
            <w:bottom w:val="none" w:sz="0" w:space="0" w:color="auto"/>
            <w:right w:val="none" w:sz="0" w:space="0" w:color="auto"/>
          </w:divBdr>
        </w:div>
        <w:div w:id="1742288551">
          <w:marLeft w:val="640"/>
          <w:marRight w:val="0"/>
          <w:marTop w:val="0"/>
          <w:marBottom w:val="0"/>
          <w:divBdr>
            <w:top w:val="none" w:sz="0" w:space="0" w:color="auto"/>
            <w:left w:val="none" w:sz="0" w:space="0" w:color="auto"/>
            <w:bottom w:val="none" w:sz="0" w:space="0" w:color="auto"/>
            <w:right w:val="none" w:sz="0" w:space="0" w:color="auto"/>
          </w:divBdr>
        </w:div>
        <w:div w:id="1038621983">
          <w:marLeft w:val="640"/>
          <w:marRight w:val="0"/>
          <w:marTop w:val="0"/>
          <w:marBottom w:val="0"/>
          <w:divBdr>
            <w:top w:val="none" w:sz="0" w:space="0" w:color="auto"/>
            <w:left w:val="none" w:sz="0" w:space="0" w:color="auto"/>
            <w:bottom w:val="none" w:sz="0" w:space="0" w:color="auto"/>
            <w:right w:val="none" w:sz="0" w:space="0" w:color="auto"/>
          </w:divBdr>
        </w:div>
        <w:div w:id="772701198">
          <w:marLeft w:val="640"/>
          <w:marRight w:val="0"/>
          <w:marTop w:val="0"/>
          <w:marBottom w:val="0"/>
          <w:divBdr>
            <w:top w:val="none" w:sz="0" w:space="0" w:color="auto"/>
            <w:left w:val="none" w:sz="0" w:space="0" w:color="auto"/>
            <w:bottom w:val="none" w:sz="0" w:space="0" w:color="auto"/>
            <w:right w:val="none" w:sz="0" w:space="0" w:color="auto"/>
          </w:divBdr>
        </w:div>
        <w:div w:id="1270355502">
          <w:marLeft w:val="640"/>
          <w:marRight w:val="0"/>
          <w:marTop w:val="0"/>
          <w:marBottom w:val="0"/>
          <w:divBdr>
            <w:top w:val="none" w:sz="0" w:space="0" w:color="auto"/>
            <w:left w:val="none" w:sz="0" w:space="0" w:color="auto"/>
            <w:bottom w:val="none" w:sz="0" w:space="0" w:color="auto"/>
            <w:right w:val="none" w:sz="0" w:space="0" w:color="auto"/>
          </w:divBdr>
        </w:div>
        <w:div w:id="1742827459">
          <w:marLeft w:val="640"/>
          <w:marRight w:val="0"/>
          <w:marTop w:val="0"/>
          <w:marBottom w:val="0"/>
          <w:divBdr>
            <w:top w:val="none" w:sz="0" w:space="0" w:color="auto"/>
            <w:left w:val="none" w:sz="0" w:space="0" w:color="auto"/>
            <w:bottom w:val="none" w:sz="0" w:space="0" w:color="auto"/>
            <w:right w:val="none" w:sz="0" w:space="0" w:color="auto"/>
          </w:divBdr>
        </w:div>
        <w:div w:id="1144931605">
          <w:marLeft w:val="640"/>
          <w:marRight w:val="0"/>
          <w:marTop w:val="0"/>
          <w:marBottom w:val="0"/>
          <w:divBdr>
            <w:top w:val="none" w:sz="0" w:space="0" w:color="auto"/>
            <w:left w:val="none" w:sz="0" w:space="0" w:color="auto"/>
            <w:bottom w:val="none" w:sz="0" w:space="0" w:color="auto"/>
            <w:right w:val="none" w:sz="0" w:space="0" w:color="auto"/>
          </w:divBdr>
        </w:div>
        <w:div w:id="1146510238">
          <w:marLeft w:val="640"/>
          <w:marRight w:val="0"/>
          <w:marTop w:val="0"/>
          <w:marBottom w:val="0"/>
          <w:divBdr>
            <w:top w:val="none" w:sz="0" w:space="0" w:color="auto"/>
            <w:left w:val="none" w:sz="0" w:space="0" w:color="auto"/>
            <w:bottom w:val="none" w:sz="0" w:space="0" w:color="auto"/>
            <w:right w:val="none" w:sz="0" w:space="0" w:color="auto"/>
          </w:divBdr>
        </w:div>
        <w:div w:id="1710763019">
          <w:marLeft w:val="640"/>
          <w:marRight w:val="0"/>
          <w:marTop w:val="0"/>
          <w:marBottom w:val="0"/>
          <w:divBdr>
            <w:top w:val="none" w:sz="0" w:space="0" w:color="auto"/>
            <w:left w:val="none" w:sz="0" w:space="0" w:color="auto"/>
            <w:bottom w:val="none" w:sz="0" w:space="0" w:color="auto"/>
            <w:right w:val="none" w:sz="0" w:space="0" w:color="auto"/>
          </w:divBdr>
        </w:div>
        <w:div w:id="1048839754">
          <w:marLeft w:val="640"/>
          <w:marRight w:val="0"/>
          <w:marTop w:val="0"/>
          <w:marBottom w:val="0"/>
          <w:divBdr>
            <w:top w:val="none" w:sz="0" w:space="0" w:color="auto"/>
            <w:left w:val="none" w:sz="0" w:space="0" w:color="auto"/>
            <w:bottom w:val="none" w:sz="0" w:space="0" w:color="auto"/>
            <w:right w:val="none" w:sz="0" w:space="0" w:color="auto"/>
          </w:divBdr>
        </w:div>
        <w:div w:id="1253006902">
          <w:marLeft w:val="640"/>
          <w:marRight w:val="0"/>
          <w:marTop w:val="0"/>
          <w:marBottom w:val="0"/>
          <w:divBdr>
            <w:top w:val="none" w:sz="0" w:space="0" w:color="auto"/>
            <w:left w:val="none" w:sz="0" w:space="0" w:color="auto"/>
            <w:bottom w:val="none" w:sz="0" w:space="0" w:color="auto"/>
            <w:right w:val="none" w:sz="0" w:space="0" w:color="auto"/>
          </w:divBdr>
        </w:div>
        <w:div w:id="1565678234">
          <w:marLeft w:val="640"/>
          <w:marRight w:val="0"/>
          <w:marTop w:val="0"/>
          <w:marBottom w:val="0"/>
          <w:divBdr>
            <w:top w:val="none" w:sz="0" w:space="0" w:color="auto"/>
            <w:left w:val="none" w:sz="0" w:space="0" w:color="auto"/>
            <w:bottom w:val="none" w:sz="0" w:space="0" w:color="auto"/>
            <w:right w:val="none" w:sz="0" w:space="0" w:color="auto"/>
          </w:divBdr>
        </w:div>
        <w:div w:id="1989937188">
          <w:marLeft w:val="640"/>
          <w:marRight w:val="0"/>
          <w:marTop w:val="0"/>
          <w:marBottom w:val="0"/>
          <w:divBdr>
            <w:top w:val="none" w:sz="0" w:space="0" w:color="auto"/>
            <w:left w:val="none" w:sz="0" w:space="0" w:color="auto"/>
            <w:bottom w:val="none" w:sz="0" w:space="0" w:color="auto"/>
            <w:right w:val="none" w:sz="0" w:space="0" w:color="auto"/>
          </w:divBdr>
        </w:div>
        <w:div w:id="1725982514">
          <w:marLeft w:val="640"/>
          <w:marRight w:val="0"/>
          <w:marTop w:val="0"/>
          <w:marBottom w:val="0"/>
          <w:divBdr>
            <w:top w:val="none" w:sz="0" w:space="0" w:color="auto"/>
            <w:left w:val="none" w:sz="0" w:space="0" w:color="auto"/>
            <w:bottom w:val="none" w:sz="0" w:space="0" w:color="auto"/>
            <w:right w:val="none" w:sz="0" w:space="0" w:color="auto"/>
          </w:divBdr>
        </w:div>
        <w:div w:id="484587563">
          <w:marLeft w:val="640"/>
          <w:marRight w:val="0"/>
          <w:marTop w:val="0"/>
          <w:marBottom w:val="0"/>
          <w:divBdr>
            <w:top w:val="none" w:sz="0" w:space="0" w:color="auto"/>
            <w:left w:val="none" w:sz="0" w:space="0" w:color="auto"/>
            <w:bottom w:val="none" w:sz="0" w:space="0" w:color="auto"/>
            <w:right w:val="none" w:sz="0" w:space="0" w:color="auto"/>
          </w:divBdr>
        </w:div>
        <w:div w:id="1590459807">
          <w:marLeft w:val="640"/>
          <w:marRight w:val="0"/>
          <w:marTop w:val="0"/>
          <w:marBottom w:val="0"/>
          <w:divBdr>
            <w:top w:val="none" w:sz="0" w:space="0" w:color="auto"/>
            <w:left w:val="none" w:sz="0" w:space="0" w:color="auto"/>
            <w:bottom w:val="none" w:sz="0" w:space="0" w:color="auto"/>
            <w:right w:val="none" w:sz="0" w:space="0" w:color="auto"/>
          </w:divBdr>
        </w:div>
        <w:div w:id="1537231469">
          <w:marLeft w:val="640"/>
          <w:marRight w:val="0"/>
          <w:marTop w:val="0"/>
          <w:marBottom w:val="0"/>
          <w:divBdr>
            <w:top w:val="none" w:sz="0" w:space="0" w:color="auto"/>
            <w:left w:val="none" w:sz="0" w:space="0" w:color="auto"/>
            <w:bottom w:val="none" w:sz="0" w:space="0" w:color="auto"/>
            <w:right w:val="none" w:sz="0" w:space="0" w:color="auto"/>
          </w:divBdr>
        </w:div>
        <w:div w:id="1753892891">
          <w:marLeft w:val="640"/>
          <w:marRight w:val="0"/>
          <w:marTop w:val="0"/>
          <w:marBottom w:val="0"/>
          <w:divBdr>
            <w:top w:val="none" w:sz="0" w:space="0" w:color="auto"/>
            <w:left w:val="none" w:sz="0" w:space="0" w:color="auto"/>
            <w:bottom w:val="none" w:sz="0" w:space="0" w:color="auto"/>
            <w:right w:val="none" w:sz="0" w:space="0" w:color="auto"/>
          </w:divBdr>
        </w:div>
        <w:div w:id="1348143518">
          <w:marLeft w:val="640"/>
          <w:marRight w:val="0"/>
          <w:marTop w:val="0"/>
          <w:marBottom w:val="0"/>
          <w:divBdr>
            <w:top w:val="none" w:sz="0" w:space="0" w:color="auto"/>
            <w:left w:val="none" w:sz="0" w:space="0" w:color="auto"/>
            <w:bottom w:val="none" w:sz="0" w:space="0" w:color="auto"/>
            <w:right w:val="none" w:sz="0" w:space="0" w:color="auto"/>
          </w:divBdr>
        </w:div>
        <w:div w:id="228393751">
          <w:marLeft w:val="640"/>
          <w:marRight w:val="0"/>
          <w:marTop w:val="0"/>
          <w:marBottom w:val="0"/>
          <w:divBdr>
            <w:top w:val="none" w:sz="0" w:space="0" w:color="auto"/>
            <w:left w:val="none" w:sz="0" w:space="0" w:color="auto"/>
            <w:bottom w:val="none" w:sz="0" w:space="0" w:color="auto"/>
            <w:right w:val="none" w:sz="0" w:space="0" w:color="auto"/>
          </w:divBdr>
        </w:div>
        <w:div w:id="93592821">
          <w:marLeft w:val="640"/>
          <w:marRight w:val="0"/>
          <w:marTop w:val="0"/>
          <w:marBottom w:val="0"/>
          <w:divBdr>
            <w:top w:val="none" w:sz="0" w:space="0" w:color="auto"/>
            <w:left w:val="none" w:sz="0" w:space="0" w:color="auto"/>
            <w:bottom w:val="none" w:sz="0" w:space="0" w:color="auto"/>
            <w:right w:val="none" w:sz="0" w:space="0" w:color="auto"/>
          </w:divBdr>
        </w:div>
        <w:div w:id="1890606827">
          <w:marLeft w:val="640"/>
          <w:marRight w:val="0"/>
          <w:marTop w:val="0"/>
          <w:marBottom w:val="0"/>
          <w:divBdr>
            <w:top w:val="none" w:sz="0" w:space="0" w:color="auto"/>
            <w:left w:val="none" w:sz="0" w:space="0" w:color="auto"/>
            <w:bottom w:val="none" w:sz="0" w:space="0" w:color="auto"/>
            <w:right w:val="none" w:sz="0" w:space="0" w:color="auto"/>
          </w:divBdr>
        </w:div>
        <w:div w:id="48650492">
          <w:marLeft w:val="640"/>
          <w:marRight w:val="0"/>
          <w:marTop w:val="0"/>
          <w:marBottom w:val="0"/>
          <w:divBdr>
            <w:top w:val="none" w:sz="0" w:space="0" w:color="auto"/>
            <w:left w:val="none" w:sz="0" w:space="0" w:color="auto"/>
            <w:bottom w:val="none" w:sz="0" w:space="0" w:color="auto"/>
            <w:right w:val="none" w:sz="0" w:space="0" w:color="auto"/>
          </w:divBdr>
        </w:div>
        <w:div w:id="1572813947">
          <w:marLeft w:val="640"/>
          <w:marRight w:val="0"/>
          <w:marTop w:val="0"/>
          <w:marBottom w:val="0"/>
          <w:divBdr>
            <w:top w:val="none" w:sz="0" w:space="0" w:color="auto"/>
            <w:left w:val="none" w:sz="0" w:space="0" w:color="auto"/>
            <w:bottom w:val="none" w:sz="0" w:space="0" w:color="auto"/>
            <w:right w:val="none" w:sz="0" w:space="0" w:color="auto"/>
          </w:divBdr>
        </w:div>
        <w:div w:id="1158378683">
          <w:marLeft w:val="640"/>
          <w:marRight w:val="0"/>
          <w:marTop w:val="0"/>
          <w:marBottom w:val="0"/>
          <w:divBdr>
            <w:top w:val="none" w:sz="0" w:space="0" w:color="auto"/>
            <w:left w:val="none" w:sz="0" w:space="0" w:color="auto"/>
            <w:bottom w:val="none" w:sz="0" w:space="0" w:color="auto"/>
            <w:right w:val="none" w:sz="0" w:space="0" w:color="auto"/>
          </w:divBdr>
        </w:div>
        <w:div w:id="1225144528">
          <w:marLeft w:val="640"/>
          <w:marRight w:val="0"/>
          <w:marTop w:val="0"/>
          <w:marBottom w:val="0"/>
          <w:divBdr>
            <w:top w:val="none" w:sz="0" w:space="0" w:color="auto"/>
            <w:left w:val="none" w:sz="0" w:space="0" w:color="auto"/>
            <w:bottom w:val="none" w:sz="0" w:space="0" w:color="auto"/>
            <w:right w:val="none" w:sz="0" w:space="0" w:color="auto"/>
          </w:divBdr>
        </w:div>
        <w:div w:id="696080052">
          <w:marLeft w:val="640"/>
          <w:marRight w:val="0"/>
          <w:marTop w:val="0"/>
          <w:marBottom w:val="0"/>
          <w:divBdr>
            <w:top w:val="none" w:sz="0" w:space="0" w:color="auto"/>
            <w:left w:val="none" w:sz="0" w:space="0" w:color="auto"/>
            <w:bottom w:val="none" w:sz="0" w:space="0" w:color="auto"/>
            <w:right w:val="none" w:sz="0" w:space="0" w:color="auto"/>
          </w:divBdr>
        </w:div>
        <w:div w:id="1602684535">
          <w:marLeft w:val="640"/>
          <w:marRight w:val="0"/>
          <w:marTop w:val="0"/>
          <w:marBottom w:val="0"/>
          <w:divBdr>
            <w:top w:val="none" w:sz="0" w:space="0" w:color="auto"/>
            <w:left w:val="none" w:sz="0" w:space="0" w:color="auto"/>
            <w:bottom w:val="none" w:sz="0" w:space="0" w:color="auto"/>
            <w:right w:val="none" w:sz="0" w:space="0" w:color="auto"/>
          </w:divBdr>
        </w:div>
        <w:div w:id="97677055">
          <w:marLeft w:val="640"/>
          <w:marRight w:val="0"/>
          <w:marTop w:val="0"/>
          <w:marBottom w:val="0"/>
          <w:divBdr>
            <w:top w:val="none" w:sz="0" w:space="0" w:color="auto"/>
            <w:left w:val="none" w:sz="0" w:space="0" w:color="auto"/>
            <w:bottom w:val="none" w:sz="0" w:space="0" w:color="auto"/>
            <w:right w:val="none" w:sz="0" w:space="0" w:color="auto"/>
          </w:divBdr>
        </w:div>
        <w:div w:id="1164781073">
          <w:marLeft w:val="640"/>
          <w:marRight w:val="0"/>
          <w:marTop w:val="0"/>
          <w:marBottom w:val="0"/>
          <w:divBdr>
            <w:top w:val="none" w:sz="0" w:space="0" w:color="auto"/>
            <w:left w:val="none" w:sz="0" w:space="0" w:color="auto"/>
            <w:bottom w:val="none" w:sz="0" w:space="0" w:color="auto"/>
            <w:right w:val="none" w:sz="0" w:space="0" w:color="auto"/>
          </w:divBdr>
        </w:div>
        <w:div w:id="1774085671">
          <w:marLeft w:val="640"/>
          <w:marRight w:val="0"/>
          <w:marTop w:val="0"/>
          <w:marBottom w:val="0"/>
          <w:divBdr>
            <w:top w:val="none" w:sz="0" w:space="0" w:color="auto"/>
            <w:left w:val="none" w:sz="0" w:space="0" w:color="auto"/>
            <w:bottom w:val="none" w:sz="0" w:space="0" w:color="auto"/>
            <w:right w:val="none" w:sz="0" w:space="0" w:color="auto"/>
          </w:divBdr>
        </w:div>
        <w:div w:id="107938820">
          <w:marLeft w:val="640"/>
          <w:marRight w:val="0"/>
          <w:marTop w:val="0"/>
          <w:marBottom w:val="0"/>
          <w:divBdr>
            <w:top w:val="none" w:sz="0" w:space="0" w:color="auto"/>
            <w:left w:val="none" w:sz="0" w:space="0" w:color="auto"/>
            <w:bottom w:val="none" w:sz="0" w:space="0" w:color="auto"/>
            <w:right w:val="none" w:sz="0" w:space="0" w:color="auto"/>
          </w:divBdr>
        </w:div>
        <w:div w:id="148982868">
          <w:marLeft w:val="640"/>
          <w:marRight w:val="0"/>
          <w:marTop w:val="0"/>
          <w:marBottom w:val="0"/>
          <w:divBdr>
            <w:top w:val="none" w:sz="0" w:space="0" w:color="auto"/>
            <w:left w:val="none" w:sz="0" w:space="0" w:color="auto"/>
            <w:bottom w:val="none" w:sz="0" w:space="0" w:color="auto"/>
            <w:right w:val="none" w:sz="0" w:space="0" w:color="auto"/>
          </w:divBdr>
        </w:div>
        <w:div w:id="1370035056">
          <w:marLeft w:val="640"/>
          <w:marRight w:val="0"/>
          <w:marTop w:val="0"/>
          <w:marBottom w:val="0"/>
          <w:divBdr>
            <w:top w:val="none" w:sz="0" w:space="0" w:color="auto"/>
            <w:left w:val="none" w:sz="0" w:space="0" w:color="auto"/>
            <w:bottom w:val="none" w:sz="0" w:space="0" w:color="auto"/>
            <w:right w:val="none" w:sz="0" w:space="0" w:color="auto"/>
          </w:divBdr>
        </w:div>
        <w:div w:id="1012956520">
          <w:marLeft w:val="640"/>
          <w:marRight w:val="0"/>
          <w:marTop w:val="0"/>
          <w:marBottom w:val="0"/>
          <w:divBdr>
            <w:top w:val="none" w:sz="0" w:space="0" w:color="auto"/>
            <w:left w:val="none" w:sz="0" w:space="0" w:color="auto"/>
            <w:bottom w:val="none" w:sz="0" w:space="0" w:color="auto"/>
            <w:right w:val="none" w:sz="0" w:space="0" w:color="auto"/>
          </w:divBdr>
        </w:div>
        <w:div w:id="1016662677">
          <w:marLeft w:val="640"/>
          <w:marRight w:val="0"/>
          <w:marTop w:val="0"/>
          <w:marBottom w:val="0"/>
          <w:divBdr>
            <w:top w:val="none" w:sz="0" w:space="0" w:color="auto"/>
            <w:left w:val="none" w:sz="0" w:space="0" w:color="auto"/>
            <w:bottom w:val="none" w:sz="0" w:space="0" w:color="auto"/>
            <w:right w:val="none" w:sz="0" w:space="0" w:color="auto"/>
          </w:divBdr>
        </w:div>
        <w:div w:id="96679024">
          <w:marLeft w:val="640"/>
          <w:marRight w:val="0"/>
          <w:marTop w:val="0"/>
          <w:marBottom w:val="0"/>
          <w:divBdr>
            <w:top w:val="none" w:sz="0" w:space="0" w:color="auto"/>
            <w:left w:val="none" w:sz="0" w:space="0" w:color="auto"/>
            <w:bottom w:val="none" w:sz="0" w:space="0" w:color="auto"/>
            <w:right w:val="none" w:sz="0" w:space="0" w:color="auto"/>
          </w:divBdr>
        </w:div>
        <w:div w:id="960763380">
          <w:marLeft w:val="640"/>
          <w:marRight w:val="0"/>
          <w:marTop w:val="0"/>
          <w:marBottom w:val="0"/>
          <w:divBdr>
            <w:top w:val="none" w:sz="0" w:space="0" w:color="auto"/>
            <w:left w:val="none" w:sz="0" w:space="0" w:color="auto"/>
            <w:bottom w:val="none" w:sz="0" w:space="0" w:color="auto"/>
            <w:right w:val="none" w:sz="0" w:space="0" w:color="auto"/>
          </w:divBdr>
        </w:div>
        <w:div w:id="1187988477">
          <w:marLeft w:val="640"/>
          <w:marRight w:val="0"/>
          <w:marTop w:val="0"/>
          <w:marBottom w:val="0"/>
          <w:divBdr>
            <w:top w:val="none" w:sz="0" w:space="0" w:color="auto"/>
            <w:left w:val="none" w:sz="0" w:space="0" w:color="auto"/>
            <w:bottom w:val="none" w:sz="0" w:space="0" w:color="auto"/>
            <w:right w:val="none" w:sz="0" w:space="0" w:color="auto"/>
          </w:divBdr>
        </w:div>
        <w:div w:id="1329865193">
          <w:marLeft w:val="640"/>
          <w:marRight w:val="0"/>
          <w:marTop w:val="0"/>
          <w:marBottom w:val="0"/>
          <w:divBdr>
            <w:top w:val="none" w:sz="0" w:space="0" w:color="auto"/>
            <w:left w:val="none" w:sz="0" w:space="0" w:color="auto"/>
            <w:bottom w:val="none" w:sz="0" w:space="0" w:color="auto"/>
            <w:right w:val="none" w:sz="0" w:space="0" w:color="auto"/>
          </w:divBdr>
        </w:div>
        <w:div w:id="1800688132">
          <w:marLeft w:val="640"/>
          <w:marRight w:val="0"/>
          <w:marTop w:val="0"/>
          <w:marBottom w:val="0"/>
          <w:divBdr>
            <w:top w:val="none" w:sz="0" w:space="0" w:color="auto"/>
            <w:left w:val="none" w:sz="0" w:space="0" w:color="auto"/>
            <w:bottom w:val="none" w:sz="0" w:space="0" w:color="auto"/>
            <w:right w:val="none" w:sz="0" w:space="0" w:color="auto"/>
          </w:divBdr>
        </w:div>
        <w:div w:id="101808764">
          <w:marLeft w:val="640"/>
          <w:marRight w:val="0"/>
          <w:marTop w:val="0"/>
          <w:marBottom w:val="0"/>
          <w:divBdr>
            <w:top w:val="none" w:sz="0" w:space="0" w:color="auto"/>
            <w:left w:val="none" w:sz="0" w:space="0" w:color="auto"/>
            <w:bottom w:val="none" w:sz="0" w:space="0" w:color="auto"/>
            <w:right w:val="none" w:sz="0" w:space="0" w:color="auto"/>
          </w:divBdr>
        </w:div>
        <w:div w:id="459690504">
          <w:marLeft w:val="640"/>
          <w:marRight w:val="0"/>
          <w:marTop w:val="0"/>
          <w:marBottom w:val="0"/>
          <w:divBdr>
            <w:top w:val="none" w:sz="0" w:space="0" w:color="auto"/>
            <w:left w:val="none" w:sz="0" w:space="0" w:color="auto"/>
            <w:bottom w:val="none" w:sz="0" w:space="0" w:color="auto"/>
            <w:right w:val="none" w:sz="0" w:space="0" w:color="auto"/>
          </w:divBdr>
        </w:div>
        <w:div w:id="369840639">
          <w:marLeft w:val="640"/>
          <w:marRight w:val="0"/>
          <w:marTop w:val="0"/>
          <w:marBottom w:val="0"/>
          <w:divBdr>
            <w:top w:val="none" w:sz="0" w:space="0" w:color="auto"/>
            <w:left w:val="none" w:sz="0" w:space="0" w:color="auto"/>
            <w:bottom w:val="none" w:sz="0" w:space="0" w:color="auto"/>
            <w:right w:val="none" w:sz="0" w:space="0" w:color="auto"/>
          </w:divBdr>
        </w:div>
        <w:div w:id="1452626674">
          <w:marLeft w:val="640"/>
          <w:marRight w:val="0"/>
          <w:marTop w:val="0"/>
          <w:marBottom w:val="0"/>
          <w:divBdr>
            <w:top w:val="none" w:sz="0" w:space="0" w:color="auto"/>
            <w:left w:val="none" w:sz="0" w:space="0" w:color="auto"/>
            <w:bottom w:val="none" w:sz="0" w:space="0" w:color="auto"/>
            <w:right w:val="none" w:sz="0" w:space="0" w:color="auto"/>
          </w:divBdr>
        </w:div>
        <w:div w:id="607083737">
          <w:marLeft w:val="640"/>
          <w:marRight w:val="0"/>
          <w:marTop w:val="0"/>
          <w:marBottom w:val="0"/>
          <w:divBdr>
            <w:top w:val="none" w:sz="0" w:space="0" w:color="auto"/>
            <w:left w:val="none" w:sz="0" w:space="0" w:color="auto"/>
            <w:bottom w:val="none" w:sz="0" w:space="0" w:color="auto"/>
            <w:right w:val="none" w:sz="0" w:space="0" w:color="auto"/>
          </w:divBdr>
        </w:div>
        <w:div w:id="388499231">
          <w:marLeft w:val="640"/>
          <w:marRight w:val="0"/>
          <w:marTop w:val="0"/>
          <w:marBottom w:val="0"/>
          <w:divBdr>
            <w:top w:val="none" w:sz="0" w:space="0" w:color="auto"/>
            <w:left w:val="none" w:sz="0" w:space="0" w:color="auto"/>
            <w:bottom w:val="none" w:sz="0" w:space="0" w:color="auto"/>
            <w:right w:val="none" w:sz="0" w:space="0" w:color="auto"/>
          </w:divBdr>
        </w:div>
        <w:div w:id="1219316001">
          <w:marLeft w:val="640"/>
          <w:marRight w:val="0"/>
          <w:marTop w:val="0"/>
          <w:marBottom w:val="0"/>
          <w:divBdr>
            <w:top w:val="none" w:sz="0" w:space="0" w:color="auto"/>
            <w:left w:val="none" w:sz="0" w:space="0" w:color="auto"/>
            <w:bottom w:val="none" w:sz="0" w:space="0" w:color="auto"/>
            <w:right w:val="none" w:sz="0" w:space="0" w:color="auto"/>
          </w:divBdr>
        </w:div>
        <w:div w:id="77137602">
          <w:marLeft w:val="640"/>
          <w:marRight w:val="0"/>
          <w:marTop w:val="0"/>
          <w:marBottom w:val="0"/>
          <w:divBdr>
            <w:top w:val="none" w:sz="0" w:space="0" w:color="auto"/>
            <w:left w:val="none" w:sz="0" w:space="0" w:color="auto"/>
            <w:bottom w:val="none" w:sz="0" w:space="0" w:color="auto"/>
            <w:right w:val="none" w:sz="0" w:space="0" w:color="auto"/>
          </w:divBdr>
        </w:div>
        <w:div w:id="1009259857">
          <w:marLeft w:val="640"/>
          <w:marRight w:val="0"/>
          <w:marTop w:val="0"/>
          <w:marBottom w:val="0"/>
          <w:divBdr>
            <w:top w:val="none" w:sz="0" w:space="0" w:color="auto"/>
            <w:left w:val="none" w:sz="0" w:space="0" w:color="auto"/>
            <w:bottom w:val="none" w:sz="0" w:space="0" w:color="auto"/>
            <w:right w:val="none" w:sz="0" w:space="0" w:color="auto"/>
          </w:divBdr>
        </w:div>
        <w:div w:id="1317764511">
          <w:marLeft w:val="640"/>
          <w:marRight w:val="0"/>
          <w:marTop w:val="0"/>
          <w:marBottom w:val="0"/>
          <w:divBdr>
            <w:top w:val="none" w:sz="0" w:space="0" w:color="auto"/>
            <w:left w:val="none" w:sz="0" w:space="0" w:color="auto"/>
            <w:bottom w:val="none" w:sz="0" w:space="0" w:color="auto"/>
            <w:right w:val="none" w:sz="0" w:space="0" w:color="auto"/>
          </w:divBdr>
        </w:div>
        <w:div w:id="1894538095">
          <w:marLeft w:val="640"/>
          <w:marRight w:val="0"/>
          <w:marTop w:val="0"/>
          <w:marBottom w:val="0"/>
          <w:divBdr>
            <w:top w:val="none" w:sz="0" w:space="0" w:color="auto"/>
            <w:left w:val="none" w:sz="0" w:space="0" w:color="auto"/>
            <w:bottom w:val="none" w:sz="0" w:space="0" w:color="auto"/>
            <w:right w:val="none" w:sz="0" w:space="0" w:color="auto"/>
          </w:divBdr>
        </w:div>
        <w:div w:id="1128084405">
          <w:marLeft w:val="640"/>
          <w:marRight w:val="0"/>
          <w:marTop w:val="0"/>
          <w:marBottom w:val="0"/>
          <w:divBdr>
            <w:top w:val="none" w:sz="0" w:space="0" w:color="auto"/>
            <w:left w:val="none" w:sz="0" w:space="0" w:color="auto"/>
            <w:bottom w:val="none" w:sz="0" w:space="0" w:color="auto"/>
            <w:right w:val="none" w:sz="0" w:space="0" w:color="auto"/>
          </w:divBdr>
        </w:div>
        <w:div w:id="1032459829">
          <w:marLeft w:val="640"/>
          <w:marRight w:val="0"/>
          <w:marTop w:val="0"/>
          <w:marBottom w:val="0"/>
          <w:divBdr>
            <w:top w:val="none" w:sz="0" w:space="0" w:color="auto"/>
            <w:left w:val="none" w:sz="0" w:space="0" w:color="auto"/>
            <w:bottom w:val="none" w:sz="0" w:space="0" w:color="auto"/>
            <w:right w:val="none" w:sz="0" w:space="0" w:color="auto"/>
          </w:divBdr>
        </w:div>
        <w:div w:id="191573702">
          <w:marLeft w:val="640"/>
          <w:marRight w:val="0"/>
          <w:marTop w:val="0"/>
          <w:marBottom w:val="0"/>
          <w:divBdr>
            <w:top w:val="none" w:sz="0" w:space="0" w:color="auto"/>
            <w:left w:val="none" w:sz="0" w:space="0" w:color="auto"/>
            <w:bottom w:val="none" w:sz="0" w:space="0" w:color="auto"/>
            <w:right w:val="none" w:sz="0" w:space="0" w:color="auto"/>
          </w:divBdr>
        </w:div>
        <w:div w:id="59402920">
          <w:marLeft w:val="640"/>
          <w:marRight w:val="0"/>
          <w:marTop w:val="0"/>
          <w:marBottom w:val="0"/>
          <w:divBdr>
            <w:top w:val="none" w:sz="0" w:space="0" w:color="auto"/>
            <w:left w:val="none" w:sz="0" w:space="0" w:color="auto"/>
            <w:bottom w:val="none" w:sz="0" w:space="0" w:color="auto"/>
            <w:right w:val="none" w:sz="0" w:space="0" w:color="auto"/>
          </w:divBdr>
        </w:div>
        <w:div w:id="1207832764">
          <w:marLeft w:val="640"/>
          <w:marRight w:val="0"/>
          <w:marTop w:val="0"/>
          <w:marBottom w:val="0"/>
          <w:divBdr>
            <w:top w:val="none" w:sz="0" w:space="0" w:color="auto"/>
            <w:left w:val="none" w:sz="0" w:space="0" w:color="auto"/>
            <w:bottom w:val="none" w:sz="0" w:space="0" w:color="auto"/>
            <w:right w:val="none" w:sz="0" w:space="0" w:color="auto"/>
          </w:divBdr>
        </w:div>
        <w:div w:id="2109348534">
          <w:marLeft w:val="640"/>
          <w:marRight w:val="0"/>
          <w:marTop w:val="0"/>
          <w:marBottom w:val="0"/>
          <w:divBdr>
            <w:top w:val="none" w:sz="0" w:space="0" w:color="auto"/>
            <w:left w:val="none" w:sz="0" w:space="0" w:color="auto"/>
            <w:bottom w:val="none" w:sz="0" w:space="0" w:color="auto"/>
            <w:right w:val="none" w:sz="0" w:space="0" w:color="auto"/>
          </w:divBdr>
        </w:div>
        <w:div w:id="1515998766">
          <w:marLeft w:val="640"/>
          <w:marRight w:val="0"/>
          <w:marTop w:val="0"/>
          <w:marBottom w:val="0"/>
          <w:divBdr>
            <w:top w:val="none" w:sz="0" w:space="0" w:color="auto"/>
            <w:left w:val="none" w:sz="0" w:space="0" w:color="auto"/>
            <w:bottom w:val="none" w:sz="0" w:space="0" w:color="auto"/>
            <w:right w:val="none" w:sz="0" w:space="0" w:color="auto"/>
          </w:divBdr>
        </w:div>
        <w:div w:id="1792236829">
          <w:marLeft w:val="640"/>
          <w:marRight w:val="0"/>
          <w:marTop w:val="0"/>
          <w:marBottom w:val="0"/>
          <w:divBdr>
            <w:top w:val="none" w:sz="0" w:space="0" w:color="auto"/>
            <w:left w:val="none" w:sz="0" w:space="0" w:color="auto"/>
            <w:bottom w:val="none" w:sz="0" w:space="0" w:color="auto"/>
            <w:right w:val="none" w:sz="0" w:space="0" w:color="auto"/>
          </w:divBdr>
        </w:div>
        <w:div w:id="1204946536">
          <w:marLeft w:val="640"/>
          <w:marRight w:val="0"/>
          <w:marTop w:val="0"/>
          <w:marBottom w:val="0"/>
          <w:divBdr>
            <w:top w:val="none" w:sz="0" w:space="0" w:color="auto"/>
            <w:left w:val="none" w:sz="0" w:space="0" w:color="auto"/>
            <w:bottom w:val="none" w:sz="0" w:space="0" w:color="auto"/>
            <w:right w:val="none" w:sz="0" w:space="0" w:color="auto"/>
          </w:divBdr>
        </w:div>
        <w:div w:id="1171219521">
          <w:marLeft w:val="640"/>
          <w:marRight w:val="0"/>
          <w:marTop w:val="0"/>
          <w:marBottom w:val="0"/>
          <w:divBdr>
            <w:top w:val="none" w:sz="0" w:space="0" w:color="auto"/>
            <w:left w:val="none" w:sz="0" w:space="0" w:color="auto"/>
            <w:bottom w:val="none" w:sz="0" w:space="0" w:color="auto"/>
            <w:right w:val="none" w:sz="0" w:space="0" w:color="auto"/>
          </w:divBdr>
        </w:div>
        <w:div w:id="938636098">
          <w:marLeft w:val="640"/>
          <w:marRight w:val="0"/>
          <w:marTop w:val="0"/>
          <w:marBottom w:val="0"/>
          <w:divBdr>
            <w:top w:val="none" w:sz="0" w:space="0" w:color="auto"/>
            <w:left w:val="none" w:sz="0" w:space="0" w:color="auto"/>
            <w:bottom w:val="none" w:sz="0" w:space="0" w:color="auto"/>
            <w:right w:val="none" w:sz="0" w:space="0" w:color="auto"/>
          </w:divBdr>
        </w:div>
        <w:div w:id="1689941606">
          <w:marLeft w:val="640"/>
          <w:marRight w:val="0"/>
          <w:marTop w:val="0"/>
          <w:marBottom w:val="0"/>
          <w:divBdr>
            <w:top w:val="none" w:sz="0" w:space="0" w:color="auto"/>
            <w:left w:val="none" w:sz="0" w:space="0" w:color="auto"/>
            <w:bottom w:val="none" w:sz="0" w:space="0" w:color="auto"/>
            <w:right w:val="none" w:sz="0" w:space="0" w:color="auto"/>
          </w:divBdr>
        </w:div>
        <w:div w:id="1093820457">
          <w:marLeft w:val="640"/>
          <w:marRight w:val="0"/>
          <w:marTop w:val="0"/>
          <w:marBottom w:val="0"/>
          <w:divBdr>
            <w:top w:val="none" w:sz="0" w:space="0" w:color="auto"/>
            <w:left w:val="none" w:sz="0" w:space="0" w:color="auto"/>
            <w:bottom w:val="none" w:sz="0" w:space="0" w:color="auto"/>
            <w:right w:val="none" w:sz="0" w:space="0" w:color="auto"/>
          </w:divBdr>
        </w:div>
        <w:div w:id="379978909">
          <w:marLeft w:val="640"/>
          <w:marRight w:val="0"/>
          <w:marTop w:val="0"/>
          <w:marBottom w:val="0"/>
          <w:divBdr>
            <w:top w:val="none" w:sz="0" w:space="0" w:color="auto"/>
            <w:left w:val="none" w:sz="0" w:space="0" w:color="auto"/>
            <w:bottom w:val="none" w:sz="0" w:space="0" w:color="auto"/>
            <w:right w:val="none" w:sz="0" w:space="0" w:color="auto"/>
          </w:divBdr>
        </w:div>
        <w:div w:id="113257208">
          <w:marLeft w:val="640"/>
          <w:marRight w:val="0"/>
          <w:marTop w:val="0"/>
          <w:marBottom w:val="0"/>
          <w:divBdr>
            <w:top w:val="none" w:sz="0" w:space="0" w:color="auto"/>
            <w:left w:val="none" w:sz="0" w:space="0" w:color="auto"/>
            <w:bottom w:val="none" w:sz="0" w:space="0" w:color="auto"/>
            <w:right w:val="none" w:sz="0" w:space="0" w:color="auto"/>
          </w:divBdr>
        </w:div>
        <w:div w:id="105783215">
          <w:marLeft w:val="640"/>
          <w:marRight w:val="0"/>
          <w:marTop w:val="0"/>
          <w:marBottom w:val="0"/>
          <w:divBdr>
            <w:top w:val="none" w:sz="0" w:space="0" w:color="auto"/>
            <w:left w:val="none" w:sz="0" w:space="0" w:color="auto"/>
            <w:bottom w:val="none" w:sz="0" w:space="0" w:color="auto"/>
            <w:right w:val="none" w:sz="0" w:space="0" w:color="auto"/>
          </w:divBdr>
        </w:div>
        <w:div w:id="463162292">
          <w:marLeft w:val="640"/>
          <w:marRight w:val="0"/>
          <w:marTop w:val="0"/>
          <w:marBottom w:val="0"/>
          <w:divBdr>
            <w:top w:val="none" w:sz="0" w:space="0" w:color="auto"/>
            <w:left w:val="none" w:sz="0" w:space="0" w:color="auto"/>
            <w:bottom w:val="none" w:sz="0" w:space="0" w:color="auto"/>
            <w:right w:val="none" w:sz="0" w:space="0" w:color="auto"/>
          </w:divBdr>
        </w:div>
        <w:div w:id="1353847218">
          <w:marLeft w:val="640"/>
          <w:marRight w:val="0"/>
          <w:marTop w:val="0"/>
          <w:marBottom w:val="0"/>
          <w:divBdr>
            <w:top w:val="none" w:sz="0" w:space="0" w:color="auto"/>
            <w:left w:val="none" w:sz="0" w:space="0" w:color="auto"/>
            <w:bottom w:val="none" w:sz="0" w:space="0" w:color="auto"/>
            <w:right w:val="none" w:sz="0" w:space="0" w:color="auto"/>
          </w:divBdr>
        </w:div>
        <w:div w:id="1960645461">
          <w:marLeft w:val="640"/>
          <w:marRight w:val="0"/>
          <w:marTop w:val="0"/>
          <w:marBottom w:val="0"/>
          <w:divBdr>
            <w:top w:val="none" w:sz="0" w:space="0" w:color="auto"/>
            <w:left w:val="none" w:sz="0" w:space="0" w:color="auto"/>
            <w:bottom w:val="none" w:sz="0" w:space="0" w:color="auto"/>
            <w:right w:val="none" w:sz="0" w:space="0" w:color="auto"/>
          </w:divBdr>
        </w:div>
        <w:div w:id="1036926696">
          <w:marLeft w:val="640"/>
          <w:marRight w:val="0"/>
          <w:marTop w:val="0"/>
          <w:marBottom w:val="0"/>
          <w:divBdr>
            <w:top w:val="none" w:sz="0" w:space="0" w:color="auto"/>
            <w:left w:val="none" w:sz="0" w:space="0" w:color="auto"/>
            <w:bottom w:val="none" w:sz="0" w:space="0" w:color="auto"/>
            <w:right w:val="none" w:sz="0" w:space="0" w:color="auto"/>
          </w:divBdr>
        </w:div>
        <w:div w:id="1982424947">
          <w:marLeft w:val="640"/>
          <w:marRight w:val="0"/>
          <w:marTop w:val="0"/>
          <w:marBottom w:val="0"/>
          <w:divBdr>
            <w:top w:val="none" w:sz="0" w:space="0" w:color="auto"/>
            <w:left w:val="none" w:sz="0" w:space="0" w:color="auto"/>
            <w:bottom w:val="none" w:sz="0" w:space="0" w:color="auto"/>
            <w:right w:val="none" w:sz="0" w:space="0" w:color="auto"/>
          </w:divBdr>
        </w:div>
        <w:div w:id="1405566861">
          <w:marLeft w:val="640"/>
          <w:marRight w:val="0"/>
          <w:marTop w:val="0"/>
          <w:marBottom w:val="0"/>
          <w:divBdr>
            <w:top w:val="none" w:sz="0" w:space="0" w:color="auto"/>
            <w:left w:val="none" w:sz="0" w:space="0" w:color="auto"/>
            <w:bottom w:val="none" w:sz="0" w:space="0" w:color="auto"/>
            <w:right w:val="none" w:sz="0" w:space="0" w:color="auto"/>
          </w:divBdr>
        </w:div>
        <w:div w:id="666521782">
          <w:marLeft w:val="640"/>
          <w:marRight w:val="0"/>
          <w:marTop w:val="0"/>
          <w:marBottom w:val="0"/>
          <w:divBdr>
            <w:top w:val="none" w:sz="0" w:space="0" w:color="auto"/>
            <w:left w:val="none" w:sz="0" w:space="0" w:color="auto"/>
            <w:bottom w:val="none" w:sz="0" w:space="0" w:color="auto"/>
            <w:right w:val="none" w:sz="0" w:space="0" w:color="auto"/>
          </w:divBdr>
        </w:div>
        <w:div w:id="1815174933">
          <w:marLeft w:val="640"/>
          <w:marRight w:val="0"/>
          <w:marTop w:val="0"/>
          <w:marBottom w:val="0"/>
          <w:divBdr>
            <w:top w:val="none" w:sz="0" w:space="0" w:color="auto"/>
            <w:left w:val="none" w:sz="0" w:space="0" w:color="auto"/>
            <w:bottom w:val="none" w:sz="0" w:space="0" w:color="auto"/>
            <w:right w:val="none" w:sz="0" w:space="0" w:color="auto"/>
          </w:divBdr>
        </w:div>
        <w:div w:id="1367751054">
          <w:marLeft w:val="640"/>
          <w:marRight w:val="0"/>
          <w:marTop w:val="0"/>
          <w:marBottom w:val="0"/>
          <w:divBdr>
            <w:top w:val="none" w:sz="0" w:space="0" w:color="auto"/>
            <w:left w:val="none" w:sz="0" w:space="0" w:color="auto"/>
            <w:bottom w:val="none" w:sz="0" w:space="0" w:color="auto"/>
            <w:right w:val="none" w:sz="0" w:space="0" w:color="auto"/>
          </w:divBdr>
        </w:div>
        <w:div w:id="324866287">
          <w:marLeft w:val="640"/>
          <w:marRight w:val="0"/>
          <w:marTop w:val="0"/>
          <w:marBottom w:val="0"/>
          <w:divBdr>
            <w:top w:val="none" w:sz="0" w:space="0" w:color="auto"/>
            <w:left w:val="none" w:sz="0" w:space="0" w:color="auto"/>
            <w:bottom w:val="none" w:sz="0" w:space="0" w:color="auto"/>
            <w:right w:val="none" w:sz="0" w:space="0" w:color="auto"/>
          </w:divBdr>
        </w:div>
        <w:div w:id="813110313">
          <w:marLeft w:val="640"/>
          <w:marRight w:val="0"/>
          <w:marTop w:val="0"/>
          <w:marBottom w:val="0"/>
          <w:divBdr>
            <w:top w:val="none" w:sz="0" w:space="0" w:color="auto"/>
            <w:left w:val="none" w:sz="0" w:space="0" w:color="auto"/>
            <w:bottom w:val="none" w:sz="0" w:space="0" w:color="auto"/>
            <w:right w:val="none" w:sz="0" w:space="0" w:color="auto"/>
          </w:divBdr>
        </w:div>
        <w:div w:id="8991740">
          <w:marLeft w:val="640"/>
          <w:marRight w:val="0"/>
          <w:marTop w:val="0"/>
          <w:marBottom w:val="0"/>
          <w:divBdr>
            <w:top w:val="none" w:sz="0" w:space="0" w:color="auto"/>
            <w:left w:val="none" w:sz="0" w:space="0" w:color="auto"/>
            <w:bottom w:val="none" w:sz="0" w:space="0" w:color="auto"/>
            <w:right w:val="none" w:sz="0" w:space="0" w:color="auto"/>
          </w:divBdr>
        </w:div>
        <w:div w:id="1951932653">
          <w:marLeft w:val="640"/>
          <w:marRight w:val="0"/>
          <w:marTop w:val="0"/>
          <w:marBottom w:val="0"/>
          <w:divBdr>
            <w:top w:val="none" w:sz="0" w:space="0" w:color="auto"/>
            <w:left w:val="none" w:sz="0" w:space="0" w:color="auto"/>
            <w:bottom w:val="none" w:sz="0" w:space="0" w:color="auto"/>
            <w:right w:val="none" w:sz="0" w:space="0" w:color="auto"/>
          </w:divBdr>
        </w:div>
        <w:div w:id="596213576">
          <w:marLeft w:val="640"/>
          <w:marRight w:val="0"/>
          <w:marTop w:val="0"/>
          <w:marBottom w:val="0"/>
          <w:divBdr>
            <w:top w:val="none" w:sz="0" w:space="0" w:color="auto"/>
            <w:left w:val="none" w:sz="0" w:space="0" w:color="auto"/>
            <w:bottom w:val="none" w:sz="0" w:space="0" w:color="auto"/>
            <w:right w:val="none" w:sz="0" w:space="0" w:color="auto"/>
          </w:divBdr>
        </w:div>
        <w:div w:id="612858406">
          <w:marLeft w:val="640"/>
          <w:marRight w:val="0"/>
          <w:marTop w:val="0"/>
          <w:marBottom w:val="0"/>
          <w:divBdr>
            <w:top w:val="none" w:sz="0" w:space="0" w:color="auto"/>
            <w:left w:val="none" w:sz="0" w:space="0" w:color="auto"/>
            <w:bottom w:val="none" w:sz="0" w:space="0" w:color="auto"/>
            <w:right w:val="none" w:sz="0" w:space="0" w:color="auto"/>
          </w:divBdr>
        </w:div>
        <w:div w:id="1112748627">
          <w:marLeft w:val="640"/>
          <w:marRight w:val="0"/>
          <w:marTop w:val="0"/>
          <w:marBottom w:val="0"/>
          <w:divBdr>
            <w:top w:val="none" w:sz="0" w:space="0" w:color="auto"/>
            <w:left w:val="none" w:sz="0" w:space="0" w:color="auto"/>
            <w:bottom w:val="none" w:sz="0" w:space="0" w:color="auto"/>
            <w:right w:val="none" w:sz="0" w:space="0" w:color="auto"/>
          </w:divBdr>
        </w:div>
        <w:div w:id="1002585339">
          <w:marLeft w:val="640"/>
          <w:marRight w:val="0"/>
          <w:marTop w:val="0"/>
          <w:marBottom w:val="0"/>
          <w:divBdr>
            <w:top w:val="none" w:sz="0" w:space="0" w:color="auto"/>
            <w:left w:val="none" w:sz="0" w:space="0" w:color="auto"/>
            <w:bottom w:val="none" w:sz="0" w:space="0" w:color="auto"/>
            <w:right w:val="none" w:sz="0" w:space="0" w:color="auto"/>
          </w:divBdr>
        </w:div>
        <w:div w:id="108160491">
          <w:marLeft w:val="640"/>
          <w:marRight w:val="0"/>
          <w:marTop w:val="0"/>
          <w:marBottom w:val="0"/>
          <w:divBdr>
            <w:top w:val="none" w:sz="0" w:space="0" w:color="auto"/>
            <w:left w:val="none" w:sz="0" w:space="0" w:color="auto"/>
            <w:bottom w:val="none" w:sz="0" w:space="0" w:color="auto"/>
            <w:right w:val="none" w:sz="0" w:space="0" w:color="auto"/>
          </w:divBdr>
        </w:div>
        <w:div w:id="211313836">
          <w:marLeft w:val="640"/>
          <w:marRight w:val="0"/>
          <w:marTop w:val="0"/>
          <w:marBottom w:val="0"/>
          <w:divBdr>
            <w:top w:val="none" w:sz="0" w:space="0" w:color="auto"/>
            <w:left w:val="none" w:sz="0" w:space="0" w:color="auto"/>
            <w:bottom w:val="none" w:sz="0" w:space="0" w:color="auto"/>
            <w:right w:val="none" w:sz="0" w:space="0" w:color="auto"/>
          </w:divBdr>
        </w:div>
        <w:div w:id="816461701">
          <w:marLeft w:val="640"/>
          <w:marRight w:val="0"/>
          <w:marTop w:val="0"/>
          <w:marBottom w:val="0"/>
          <w:divBdr>
            <w:top w:val="none" w:sz="0" w:space="0" w:color="auto"/>
            <w:left w:val="none" w:sz="0" w:space="0" w:color="auto"/>
            <w:bottom w:val="none" w:sz="0" w:space="0" w:color="auto"/>
            <w:right w:val="none" w:sz="0" w:space="0" w:color="auto"/>
          </w:divBdr>
        </w:div>
        <w:div w:id="87771972">
          <w:marLeft w:val="640"/>
          <w:marRight w:val="0"/>
          <w:marTop w:val="0"/>
          <w:marBottom w:val="0"/>
          <w:divBdr>
            <w:top w:val="none" w:sz="0" w:space="0" w:color="auto"/>
            <w:left w:val="none" w:sz="0" w:space="0" w:color="auto"/>
            <w:bottom w:val="none" w:sz="0" w:space="0" w:color="auto"/>
            <w:right w:val="none" w:sz="0" w:space="0" w:color="auto"/>
          </w:divBdr>
        </w:div>
        <w:div w:id="143593186">
          <w:marLeft w:val="640"/>
          <w:marRight w:val="0"/>
          <w:marTop w:val="0"/>
          <w:marBottom w:val="0"/>
          <w:divBdr>
            <w:top w:val="none" w:sz="0" w:space="0" w:color="auto"/>
            <w:left w:val="none" w:sz="0" w:space="0" w:color="auto"/>
            <w:bottom w:val="none" w:sz="0" w:space="0" w:color="auto"/>
            <w:right w:val="none" w:sz="0" w:space="0" w:color="auto"/>
          </w:divBdr>
        </w:div>
        <w:div w:id="1856456234">
          <w:marLeft w:val="640"/>
          <w:marRight w:val="0"/>
          <w:marTop w:val="0"/>
          <w:marBottom w:val="0"/>
          <w:divBdr>
            <w:top w:val="none" w:sz="0" w:space="0" w:color="auto"/>
            <w:left w:val="none" w:sz="0" w:space="0" w:color="auto"/>
            <w:bottom w:val="none" w:sz="0" w:space="0" w:color="auto"/>
            <w:right w:val="none" w:sz="0" w:space="0" w:color="auto"/>
          </w:divBdr>
        </w:div>
        <w:div w:id="1690644383">
          <w:marLeft w:val="640"/>
          <w:marRight w:val="0"/>
          <w:marTop w:val="0"/>
          <w:marBottom w:val="0"/>
          <w:divBdr>
            <w:top w:val="none" w:sz="0" w:space="0" w:color="auto"/>
            <w:left w:val="none" w:sz="0" w:space="0" w:color="auto"/>
            <w:bottom w:val="none" w:sz="0" w:space="0" w:color="auto"/>
            <w:right w:val="none" w:sz="0" w:space="0" w:color="auto"/>
          </w:divBdr>
        </w:div>
        <w:div w:id="2090271714">
          <w:marLeft w:val="640"/>
          <w:marRight w:val="0"/>
          <w:marTop w:val="0"/>
          <w:marBottom w:val="0"/>
          <w:divBdr>
            <w:top w:val="none" w:sz="0" w:space="0" w:color="auto"/>
            <w:left w:val="none" w:sz="0" w:space="0" w:color="auto"/>
            <w:bottom w:val="none" w:sz="0" w:space="0" w:color="auto"/>
            <w:right w:val="none" w:sz="0" w:space="0" w:color="auto"/>
          </w:divBdr>
        </w:div>
        <w:div w:id="2141872131">
          <w:marLeft w:val="640"/>
          <w:marRight w:val="0"/>
          <w:marTop w:val="0"/>
          <w:marBottom w:val="0"/>
          <w:divBdr>
            <w:top w:val="none" w:sz="0" w:space="0" w:color="auto"/>
            <w:left w:val="none" w:sz="0" w:space="0" w:color="auto"/>
            <w:bottom w:val="none" w:sz="0" w:space="0" w:color="auto"/>
            <w:right w:val="none" w:sz="0" w:space="0" w:color="auto"/>
          </w:divBdr>
        </w:div>
        <w:div w:id="170338744">
          <w:marLeft w:val="640"/>
          <w:marRight w:val="0"/>
          <w:marTop w:val="0"/>
          <w:marBottom w:val="0"/>
          <w:divBdr>
            <w:top w:val="none" w:sz="0" w:space="0" w:color="auto"/>
            <w:left w:val="none" w:sz="0" w:space="0" w:color="auto"/>
            <w:bottom w:val="none" w:sz="0" w:space="0" w:color="auto"/>
            <w:right w:val="none" w:sz="0" w:space="0" w:color="auto"/>
          </w:divBdr>
        </w:div>
        <w:div w:id="45498195">
          <w:marLeft w:val="640"/>
          <w:marRight w:val="0"/>
          <w:marTop w:val="0"/>
          <w:marBottom w:val="0"/>
          <w:divBdr>
            <w:top w:val="none" w:sz="0" w:space="0" w:color="auto"/>
            <w:left w:val="none" w:sz="0" w:space="0" w:color="auto"/>
            <w:bottom w:val="none" w:sz="0" w:space="0" w:color="auto"/>
            <w:right w:val="none" w:sz="0" w:space="0" w:color="auto"/>
          </w:divBdr>
        </w:div>
        <w:div w:id="1549488033">
          <w:marLeft w:val="640"/>
          <w:marRight w:val="0"/>
          <w:marTop w:val="0"/>
          <w:marBottom w:val="0"/>
          <w:divBdr>
            <w:top w:val="none" w:sz="0" w:space="0" w:color="auto"/>
            <w:left w:val="none" w:sz="0" w:space="0" w:color="auto"/>
            <w:bottom w:val="none" w:sz="0" w:space="0" w:color="auto"/>
            <w:right w:val="none" w:sz="0" w:space="0" w:color="auto"/>
          </w:divBdr>
        </w:div>
        <w:div w:id="85032583">
          <w:marLeft w:val="640"/>
          <w:marRight w:val="0"/>
          <w:marTop w:val="0"/>
          <w:marBottom w:val="0"/>
          <w:divBdr>
            <w:top w:val="none" w:sz="0" w:space="0" w:color="auto"/>
            <w:left w:val="none" w:sz="0" w:space="0" w:color="auto"/>
            <w:bottom w:val="none" w:sz="0" w:space="0" w:color="auto"/>
            <w:right w:val="none" w:sz="0" w:space="0" w:color="auto"/>
          </w:divBdr>
        </w:div>
        <w:div w:id="1043670864">
          <w:marLeft w:val="640"/>
          <w:marRight w:val="0"/>
          <w:marTop w:val="0"/>
          <w:marBottom w:val="0"/>
          <w:divBdr>
            <w:top w:val="none" w:sz="0" w:space="0" w:color="auto"/>
            <w:left w:val="none" w:sz="0" w:space="0" w:color="auto"/>
            <w:bottom w:val="none" w:sz="0" w:space="0" w:color="auto"/>
            <w:right w:val="none" w:sz="0" w:space="0" w:color="auto"/>
          </w:divBdr>
        </w:div>
        <w:div w:id="917593304">
          <w:marLeft w:val="640"/>
          <w:marRight w:val="0"/>
          <w:marTop w:val="0"/>
          <w:marBottom w:val="0"/>
          <w:divBdr>
            <w:top w:val="none" w:sz="0" w:space="0" w:color="auto"/>
            <w:left w:val="none" w:sz="0" w:space="0" w:color="auto"/>
            <w:bottom w:val="none" w:sz="0" w:space="0" w:color="auto"/>
            <w:right w:val="none" w:sz="0" w:space="0" w:color="auto"/>
          </w:divBdr>
        </w:div>
        <w:div w:id="2073918320">
          <w:marLeft w:val="640"/>
          <w:marRight w:val="0"/>
          <w:marTop w:val="0"/>
          <w:marBottom w:val="0"/>
          <w:divBdr>
            <w:top w:val="none" w:sz="0" w:space="0" w:color="auto"/>
            <w:left w:val="none" w:sz="0" w:space="0" w:color="auto"/>
            <w:bottom w:val="none" w:sz="0" w:space="0" w:color="auto"/>
            <w:right w:val="none" w:sz="0" w:space="0" w:color="auto"/>
          </w:divBdr>
        </w:div>
        <w:div w:id="863179658">
          <w:marLeft w:val="640"/>
          <w:marRight w:val="0"/>
          <w:marTop w:val="0"/>
          <w:marBottom w:val="0"/>
          <w:divBdr>
            <w:top w:val="none" w:sz="0" w:space="0" w:color="auto"/>
            <w:left w:val="none" w:sz="0" w:space="0" w:color="auto"/>
            <w:bottom w:val="none" w:sz="0" w:space="0" w:color="auto"/>
            <w:right w:val="none" w:sz="0" w:space="0" w:color="auto"/>
          </w:divBdr>
        </w:div>
        <w:div w:id="622930712">
          <w:marLeft w:val="640"/>
          <w:marRight w:val="0"/>
          <w:marTop w:val="0"/>
          <w:marBottom w:val="0"/>
          <w:divBdr>
            <w:top w:val="none" w:sz="0" w:space="0" w:color="auto"/>
            <w:left w:val="none" w:sz="0" w:space="0" w:color="auto"/>
            <w:bottom w:val="none" w:sz="0" w:space="0" w:color="auto"/>
            <w:right w:val="none" w:sz="0" w:space="0" w:color="auto"/>
          </w:divBdr>
        </w:div>
        <w:div w:id="1567253371">
          <w:marLeft w:val="640"/>
          <w:marRight w:val="0"/>
          <w:marTop w:val="0"/>
          <w:marBottom w:val="0"/>
          <w:divBdr>
            <w:top w:val="none" w:sz="0" w:space="0" w:color="auto"/>
            <w:left w:val="none" w:sz="0" w:space="0" w:color="auto"/>
            <w:bottom w:val="none" w:sz="0" w:space="0" w:color="auto"/>
            <w:right w:val="none" w:sz="0" w:space="0" w:color="auto"/>
          </w:divBdr>
        </w:div>
        <w:div w:id="2062826292">
          <w:marLeft w:val="640"/>
          <w:marRight w:val="0"/>
          <w:marTop w:val="0"/>
          <w:marBottom w:val="0"/>
          <w:divBdr>
            <w:top w:val="none" w:sz="0" w:space="0" w:color="auto"/>
            <w:left w:val="none" w:sz="0" w:space="0" w:color="auto"/>
            <w:bottom w:val="none" w:sz="0" w:space="0" w:color="auto"/>
            <w:right w:val="none" w:sz="0" w:space="0" w:color="auto"/>
          </w:divBdr>
        </w:div>
        <w:div w:id="1388648738">
          <w:marLeft w:val="640"/>
          <w:marRight w:val="0"/>
          <w:marTop w:val="0"/>
          <w:marBottom w:val="0"/>
          <w:divBdr>
            <w:top w:val="none" w:sz="0" w:space="0" w:color="auto"/>
            <w:left w:val="none" w:sz="0" w:space="0" w:color="auto"/>
            <w:bottom w:val="none" w:sz="0" w:space="0" w:color="auto"/>
            <w:right w:val="none" w:sz="0" w:space="0" w:color="auto"/>
          </w:divBdr>
        </w:div>
        <w:div w:id="843671709">
          <w:marLeft w:val="640"/>
          <w:marRight w:val="0"/>
          <w:marTop w:val="0"/>
          <w:marBottom w:val="0"/>
          <w:divBdr>
            <w:top w:val="none" w:sz="0" w:space="0" w:color="auto"/>
            <w:left w:val="none" w:sz="0" w:space="0" w:color="auto"/>
            <w:bottom w:val="none" w:sz="0" w:space="0" w:color="auto"/>
            <w:right w:val="none" w:sz="0" w:space="0" w:color="auto"/>
          </w:divBdr>
        </w:div>
        <w:div w:id="1716654731">
          <w:marLeft w:val="640"/>
          <w:marRight w:val="0"/>
          <w:marTop w:val="0"/>
          <w:marBottom w:val="0"/>
          <w:divBdr>
            <w:top w:val="none" w:sz="0" w:space="0" w:color="auto"/>
            <w:left w:val="none" w:sz="0" w:space="0" w:color="auto"/>
            <w:bottom w:val="none" w:sz="0" w:space="0" w:color="auto"/>
            <w:right w:val="none" w:sz="0" w:space="0" w:color="auto"/>
          </w:divBdr>
        </w:div>
        <w:div w:id="1907910520">
          <w:marLeft w:val="640"/>
          <w:marRight w:val="0"/>
          <w:marTop w:val="0"/>
          <w:marBottom w:val="0"/>
          <w:divBdr>
            <w:top w:val="none" w:sz="0" w:space="0" w:color="auto"/>
            <w:left w:val="none" w:sz="0" w:space="0" w:color="auto"/>
            <w:bottom w:val="none" w:sz="0" w:space="0" w:color="auto"/>
            <w:right w:val="none" w:sz="0" w:space="0" w:color="auto"/>
          </w:divBdr>
        </w:div>
        <w:div w:id="28917937">
          <w:marLeft w:val="640"/>
          <w:marRight w:val="0"/>
          <w:marTop w:val="0"/>
          <w:marBottom w:val="0"/>
          <w:divBdr>
            <w:top w:val="none" w:sz="0" w:space="0" w:color="auto"/>
            <w:left w:val="none" w:sz="0" w:space="0" w:color="auto"/>
            <w:bottom w:val="none" w:sz="0" w:space="0" w:color="auto"/>
            <w:right w:val="none" w:sz="0" w:space="0" w:color="auto"/>
          </w:divBdr>
        </w:div>
        <w:div w:id="1889756184">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592710152">
      <w:bodyDiv w:val="1"/>
      <w:marLeft w:val="0"/>
      <w:marRight w:val="0"/>
      <w:marTop w:val="0"/>
      <w:marBottom w:val="0"/>
      <w:divBdr>
        <w:top w:val="none" w:sz="0" w:space="0" w:color="auto"/>
        <w:left w:val="none" w:sz="0" w:space="0" w:color="auto"/>
        <w:bottom w:val="none" w:sz="0" w:space="0" w:color="auto"/>
        <w:right w:val="none" w:sz="0" w:space="0" w:color="auto"/>
      </w:divBdr>
      <w:divsChild>
        <w:div w:id="1107844781">
          <w:marLeft w:val="640"/>
          <w:marRight w:val="0"/>
          <w:marTop w:val="0"/>
          <w:marBottom w:val="0"/>
          <w:divBdr>
            <w:top w:val="none" w:sz="0" w:space="0" w:color="auto"/>
            <w:left w:val="none" w:sz="0" w:space="0" w:color="auto"/>
            <w:bottom w:val="none" w:sz="0" w:space="0" w:color="auto"/>
            <w:right w:val="none" w:sz="0" w:space="0" w:color="auto"/>
          </w:divBdr>
        </w:div>
        <w:div w:id="708575678">
          <w:marLeft w:val="640"/>
          <w:marRight w:val="0"/>
          <w:marTop w:val="0"/>
          <w:marBottom w:val="0"/>
          <w:divBdr>
            <w:top w:val="none" w:sz="0" w:space="0" w:color="auto"/>
            <w:left w:val="none" w:sz="0" w:space="0" w:color="auto"/>
            <w:bottom w:val="none" w:sz="0" w:space="0" w:color="auto"/>
            <w:right w:val="none" w:sz="0" w:space="0" w:color="auto"/>
          </w:divBdr>
        </w:div>
        <w:div w:id="1637444103">
          <w:marLeft w:val="640"/>
          <w:marRight w:val="0"/>
          <w:marTop w:val="0"/>
          <w:marBottom w:val="0"/>
          <w:divBdr>
            <w:top w:val="none" w:sz="0" w:space="0" w:color="auto"/>
            <w:left w:val="none" w:sz="0" w:space="0" w:color="auto"/>
            <w:bottom w:val="none" w:sz="0" w:space="0" w:color="auto"/>
            <w:right w:val="none" w:sz="0" w:space="0" w:color="auto"/>
          </w:divBdr>
        </w:div>
        <w:div w:id="613443590">
          <w:marLeft w:val="640"/>
          <w:marRight w:val="0"/>
          <w:marTop w:val="0"/>
          <w:marBottom w:val="0"/>
          <w:divBdr>
            <w:top w:val="none" w:sz="0" w:space="0" w:color="auto"/>
            <w:left w:val="none" w:sz="0" w:space="0" w:color="auto"/>
            <w:bottom w:val="none" w:sz="0" w:space="0" w:color="auto"/>
            <w:right w:val="none" w:sz="0" w:space="0" w:color="auto"/>
          </w:divBdr>
        </w:div>
        <w:div w:id="1177385128">
          <w:marLeft w:val="640"/>
          <w:marRight w:val="0"/>
          <w:marTop w:val="0"/>
          <w:marBottom w:val="0"/>
          <w:divBdr>
            <w:top w:val="none" w:sz="0" w:space="0" w:color="auto"/>
            <w:left w:val="none" w:sz="0" w:space="0" w:color="auto"/>
            <w:bottom w:val="none" w:sz="0" w:space="0" w:color="auto"/>
            <w:right w:val="none" w:sz="0" w:space="0" w:color="auto"/>
          </w:divBdr>
        </w:div>
        <w:div w:id="2094619778">
          <w:marLeft w:val="640"/>
          <w:marRight w:val="0"/>
          <w:marTop w:val="0"/>
          <w:marBottom w:val="0"/>
          <w:divBdr>
            <w:top w:val="none" w:sz="0" w:space="0" w:color="auto"/>
            <w:left w:val="none" w:sz="0" w:space="0" w:color="auto"/>
            <w:bottom w:val="none" w:sz="0" w:space="0" w:color="auto"/>
            <w:right w:val="none" w:sz="0" w:space="0" w:color="auto"/>
          </w:divBdr>
        </w:div>
        <w:div w:id="405422673">
          <w:marLeft w:val="640"/>
          <w:marRight w:val="0"/>
          <w:marTop w:val="0"/>
          <w:marBottom w:val="0"/>
          <w:divBdr>
            <w:top w:val="none" w:sz="0" w:space="0" w:color="auto"/>
            <w:left w:val="none" w:sz="0" w:space="0" w:color="auto"/>
            <w:bottom w:val="none" w:sz="0" w:space="0" w:color="auto"/>
            <w:right w:val="none" w:sz="0" w:space="0" w:color="auto"/>
          </w:divBdr>
        </w:div>
        <w:div w:id="1102645289">
          <w:marLeft w:val="640"/>
          <w:marRight w:val="0"/>
          <w:marTop w:val="0"/>
          <w:marBottom w:val="0"/>
          <w:divBdr>
            <w:top w:val="none" w:sz="0" w:space="0" w:color="auto"/>
            <w:left w:val="none" w:sz="0" w:space="0" w:color="auto"/>
            <w:bottom w:val="none" w:sz="0" w:space="0" w:color="auto"/>
            <w:right w:val="none" w:sz="0" w:space="0" w:color="auto"/>
          </w:divBdr>
        </w:div>
        <w:div w:id="606812544">
          <w:marLeft w:val="640"/>
          <w:marRight w:val="0"/>
          <w:marTop w:val="0"/>
          <w:marBottom w:val="0"/>
          <w:divBdr>
            <w:top w:val="none" w:sz="0" w:space="0" w:color="auto"/>
            <w:left w:val="none" w:sz="0" w:space="0" w:color="auto"/>
            <w:bottom w:val="none" w:sz="0" w:space="0" w:color="auto"/>
            <w:right w:val="none" w:sz="0" w:space="0" w:color="auto"/>
          </w:divBdr>
        </w:div>
        <w:div w:id="2144537809">
          <w:marLeft w:val="640"/>
          <w:marRight w:val="0"/>
          <w:marTop w:val="0"/>
          <w:marBottom w:val="0"/>
          <w:divBdr>
            <w:top w:val="none" w:sz="0" w:space="0" w:color="auto"/>
            <w:left w:val="none" w:sz="0" w:space="0" w:color="auto"/>
            <w:bottom w:val="none" w:sz="0" w:space="0" w:color="auto"/>
            <w:right w:val="none" w:sz="0" w:space="0" w:color="auto"/>
          </w:divBdr>
        </w:div>
        <w:div w:id="1239560813">
          <w:marLeft w:val="640"/>
          <w:marRight w:val="0"/>
          <w:marTop w:val="0"/>
          <w:marBottom w:val="0"/>
          <w:divBdr>
            <w:top w:val="none" w:sz="0" w:space="0" w:color="auto"/>
            <w:left w:val="none" w:sz="0" w:space="0" w:color="auto"/>
            <w:bottom w:val="none" w:sz="0" w:space="0" w:color="auto"/>
            <w:right w:val="none" w:sz="0" w:space="0" w:color="auto"/>
          </w:divBdr>
        </w:div>
        <w:div w:id="337772913">
          <w:marLeft w:val="640"/>
          <w:marRight w:val="0"/>
          <w:marTop w:val="0"/>
          <w:marBottom w:val="0"/>
          <w:divBdr>
            <w:top w:val="none" w:sz="0" w:space="0" w:color="auto"/>
            <w:left w:val="none" w:sz="0" w:space="0" w:color="auto"/>
            <w:bottom w:val="none" w:sz="0" w:space="0" w:color="auto"/>
            <w:right w:val="none" w:sz="0" w:space="0" w:color="auto"/>
          </w:divBdr>
        </w:div>
        <w:div w:id="1646933526">
          <w:marLeft w:val="640"/>
          <w:marRight w:val="0"/>
          <w:marTop w:val="0"/>
          <w:marBottom w:val="0"/>
          <w:divBdr>
            <w:top w:val="none" w:sz="0" w:space="0" w:color="auto"/>
            <w:left w:val="none" w:sz="0" w:space="0" w:color="auto"/>
            <w:bottom w:val="none" w:sz="0" w:space="0" w:color="auto"/>
            <w:right w:val="none" w:sz="0" w:space="0" w:color="auto"/>
          </w:divBdr>
        </w:div>
        <w:div w:id="310790406">
          <w:marLeft w:val="640"/>
          <w:marRight w:val="0"/>
          <w:marTop w:val="0"/>
          <w:marBottom w:val="0"/>
          <w:divBdr>
            <w:top w:val="none" w:sz="0" w:space="0" w:color="auto"/>
            <w:left w:val="none" w:sz="0" w:space="0" w:color="auto"/>
            <w:bottom w:val="none" w:sz="0" w:space="0" w:color="auto"/>
            <w:right w:val="none" w:sz="0" w:space="0" w:color="auto"/>
          </w:divBdr>
        </w:div>
        <w:div w:id="2020305519">
          <w:marLeft w:val="640"/>
          <w:marRight w:val="0"/>
          <w:marTop w:val="0"/>
          <w:marBottom w:val="0"/>
          <w:divBdr>
            <w:top w:val="none" w:sz="0" w:space="0" w:color="auto"/>
            <w:left w:val="none" w:sz="0" w:space="0" w:color="auto"/>
            <w:bottom w:val="none" w:sz="0" w:space="0" w:color="auto"/>
            <w:right w:val="none" w:sz="0" w:space="0" w:color="auto"/>
          </w:divBdr>
        </w:div>
        <w:div w:id="1394429032">
          <w:marLeft w:val="640"/>
          <w:marRight w:val="0"/>
          <w:marTop w:val="0"/>
          <w:marBottom w:val="0"/>
          <w:divBdr>
            <w:top w:val="none" w:sz="0" w:space="0" w:color="auto"/>
            <w:left w:val="none" w:sz="0" w:space="0" w:color="auto"/>
            <w:bottom w:val="none" w:sz="0" w:space="0" w:color="auto"/>
            <w:right w:val="none" w:sz="0" w:space="0" w:color="auto"/>
          </w:divBdr>
        </w:div>
        <w:div w:id="1557358058">
          <w:marLeft w:val="640"/>
          <w:marRight w:val="0"/>
          <w:marTop w:val="0"/>
          <w:marBottom w:val="0"/>
          <w:divBdr>
            <w:top w:val="none" w:sz="0" w:space="0" w:color="auto"/>
            <w:left w:val="none" w:sz="0" w:space="0" w:color="auto"/>
            <w:bottom w:val="none" w:sz="0" w:space="0" w:color="auto"/>
            <w:right w:val="none" w:sz="0" w:space="0" w:color="auto"/>
          </w:divBdr>
        </w:div>
        <w:div w:id="2043283122">
          <w:marLeft w:val="640"/>
          <w:marRight w:val="0"/>
          <w:marTop w:val="0"/>
          <w:marBottom w:val="0"/>
          <w:divBdr>
            <w:top w:val="none" w:sz="0" w:space="0" w:color="auto"/>
            <w:left w:val="none" w:sz="0" w:space="0" w:color="auto"/>
            <w:bottom w:val="none" w:sz="0" w:space="0" w:color="auto"/>
            <w:right w:val="none" w:sz="0" w:space="0" w:color="auto"/>
          </w:divBdr>
        </w:div>
        <w:div w:id="1782453931">
          <w:marLeft w:val="640"/>
          <w:marRight w:val="0"/>
          <w:marTop w:val="0"/>
          <w:marBottom w:val="0"/>
          <w:divBdr>
            <w:top w:val="none" w:sz="0" w:space="0" w:color="auto"/>
            <w:left w:val="none" w:sz="0" w:space="0" w:color="auto"/>
            <w:bottom w:val="none" w:sz="0" w:space="0" w:color="auto"/>
            <w:right w:val="none" w:sz="0" w:space="0" w:color="auto"/>
          </w:divBdr>
        </w:div>
        <w:div w:id="471599700">
          <w:marLeft w:val="640"/>
          <w:marRight w:val="0"/>
          <w:marTop w:val="0"/>
          <w:marBottom w:val="0"/>
          <w:divBdr>
            <w:top w:val="none" w:sz="0" w:space="0" w:color="auto"/>
            <w:left w:val="none" w:sz="0" w:space="0" w:color="auto"/>
            <w:bottom w:val="none" w:sz="0" w:space="0" w:color="auto"/>
            <w:right w:val="none" w:sz="0" w:space="0" w:color="auto"/>
          </w:divBdr>
        </w:div>
        <w:div w:id="1079212544">
          <w:marLeft w:val="640"/>
          <w:marRight w:val="0"/>
          <w:marTop w:val="0"/>
          <w:marBottom w:val="0"/>
          <w:divBdr>
            <w:top w:val="none" w:sz="0" w:space="0" w:color="auto"/>
            <w:left w:val="none" w:sz="0" w:space="0" w:color="auto"/>
            <w:bottom w:val="none" w:sz="0" w:space="0" w:color="auto"/>
            <w:right w:val="none" w:sz="0" w:space="0" w:color="auto"/>
          </w:divBdr>
        </w:div>
        <w:div w:id="171380297">
          <w:marLeft w:val="640"/>
          <w:marRight w:val="0"/>
          <w:marTop w:val="0"/>
          <w:marBottom w:val="0"/>
          <w:divBdr>
            <w:top w:val="none" w:sz="0" w:space="0" w:color="auto"/>
            <w:left w:val="none" w:sz="0" w:space="0" w:color="auto"/>
            <w:bottom w:val="none" w:sz="0" w:space="0" w:color="auto"/>
            <w:right w:val="none" w:sz="0" w:space="0" w:color="auto"/>
          </w:divBdr>
        </w:div>
        <w:div w:id="58601969">
          <w:marLeft w:val="640"/>
          <w:marRight w:val="0"/>
          <w:marTop w:val="0"/>
          <w:marBottom w:val="0"/>
          <w:divBdr>
            <w:top w:val="none" w:sz="0" w:space="0" w:color="auto"/>
            <w:left w:val="none" w:sz="0" w:space="0" w:color="auto"/>
            <w:bottom w:val="none" w:sz="0" w:space="0" w:color="auto"/>
            <w:right w:val="none" w:sz="0" w:space="0" w:color="auto"/>
          </w:divBdr>
        </w:div>
        <w:div w:id="284969103">
          <w:marLeft w:val="640"/>
          <w:marRight w:val="0"/>
          <w:marTop w:val="0"/>
          <w:marBottom w:val="0"/>
          <w:divBdr>
            <w:top w:val="none" w:sz="0" w:space="0" w:color="auto"/>
            <w:left w:val="none" w:sz="0" w:space="0" w:color="auto"/>
            <w:bottom w:val="none" w:sz="0" w:space="0" w:color="auto"/>
            <w:right w:val="none" w:sz="0" w:space="0" w:color="auto"/>
          </w:divBdr>
        </w:div>
        <w:div w:id="1156343395">
          <w:marLeft w:val="640"/>
          <w:marRight w:val="0"/>
          <w:marTop w:val="0"/>
          <w:marBottom w:val="0"/>
          <w:divBdr>
            <w:top w:val="none" w:sz="0" w:space="0" w:color="auto"/>
            <w:left w:val="none" w:sz="0" w:space="0" w:color="auto"/>
            <w:bottom w:val="none" w:sz="0" w:space="0" w:color="auto"/>
            <w:right w:val="none" w:sz="0" w:space="0" w:color="auto"/>
          </w:divBdr>
        </w:div>
        <w:div w:id="2015188052">
          <w:marLeft w:val="640"/>
          <w:marRight w:val="0"/>
          <w:marTop w:val="0"/>
          <w:marBottom w:val="0"/>
          <w:divBdr>
            <w:top w:val="none" w:sz="0" w:space="0" w:color="auto"/>
            <w:left w:val="none" w:sz="0" w:space="0" w:color="auto"/>
            <w:bottom w:val="none" w:sz="0" w:space="0" w:color="auto"/>
            <w:right w:val="none" w:sz="0" w:space="0" w:color="auto"/>
          </w:divBdr>
        </w:div>
        <w:div w:id="1091003824">
          <w:marLeft w:val="640"/>
          <w:marRight w:val="0"/>
          <w:marTop w:val="0"/>
          <w:marBottom w:val="0"/>
          <w:divBdr>
            <w:top w:val="none" w:sz="0" w:space="0" w:color="auto"/>
            <w:left w:val="none" w:sz="0" w:space="0" w:color="auto"/>
            <w:bottom w:val="none" w:sz="0" w:space="0" w:color="auto"/>
            <w:right w:val="none" w:sz="0" w:space="0" w:color="auto"/>
          </w:divBdr>
        </w:div>
        <w:div w:id="611668528">
          <w:marLeft w:val="640"/>
          <w:marRight w:val="0"/>
          <w:marTop w:val="0"/>
          <w:marBottom w:val="0"/>
          <w:divBdr>
            <w:top w:val="none" w:sz="0" w:space="0" w:color="auto"/>
            <w:left w:val="none" w:sz="0" w:space="0" w:color="auto"/>
            <w:bottom w:val="none" w:sz="0" w:space="0" w:color="auto"/>
            <w:right w:val="none" w:sz="0" w:space="0" w:color="auto"/>
          </w:divBdr>
        </w:div>
        <w:div w:id="785003890">
          <w:marLeft w:val="640"/>
          <w:marRight w:val="0"/>
          <w:marTop w:val="0"/>
          <w:marBottom w:val="0"/>
          <w:divBdr>
            <w:top w:val="none" w:sz="0" w:space="0" w:color="auto"/>
            <w:left w:val="none" w:sz="0" w:space="0" w:color="auto"/>
            <w:bottom w:val="none" w:sz="0" w:space="0" w:color="auto"/>
            <w:right w:val="none" w:sz="0" w:space="0" w:color="auto"/>
          </w:divBdr>
        </w:div>
        <w:div w:id="1936210419">
          <w:marLeft w:val="640"/>
          <w:marRight w:val="0"/>
          <w:marTop w:val="0"/>
          <w:marBottom w:val="0"/>
          <w:divBdr>
            <w:top w:val="none" w:sz="0" w:space="0" w:color="auto"/>
            <w:left w:val="none" w:sz="0" w:space="0" w:color="auto"/>
            <w:bottom w:val="none" w:sz="0" w:space="0" w:color="auto"/>
            <w:right w:val="none" w:sz="0" w:space="0" w:color="auto"/>
          </w:divBdr>
        </w:div>
        <w:div w:id="861750736">
          <w:marLeft w:val="640"/>
          <w:marRight w:val="0"/>
          <w:marTop w:val="0"/>
          <w:marBottom w:val="0"/>
          <w:divBdr>
            <w:top w:val="none" w:sz="0" w:space="0" w:color="auto"/>
            <w:left w:val="none" w:sz="0" w:space="0" w:color="auto"/>
            <w:bottom w:val="none" w:sz="0" w:space="0" w:color="auto"/>
            <w:right w:val="none" w:sz="0" w:space="0" w:color="auto"/>
          </w:divBdr>
        </w:div>
        <w:div w:id="1614050863">
          <w:marLeft w:val="640"/>
          <w:marRight w:val="0"/>
          <w:marTop w:val="0"/>
          <w:marBottom w:val="0"/>
          <w:divBdr>
            <w:top w:val="none" w:sz="0" w:space="0" w:color="auto"/>
            <w:left w:val="none" w:sz="0" w:space="0" w:color="auto"/>
            <w:bottom w:val="none" w:sz="0" w:space="0" w:color="auto"/>
            <w:right w:val="none" w:sz="0" w:space="0" w:color="auto"/>
          </w:divBdr>
        </w:div>
        <w:div w:id="216363152">
          <w:marLeft w:val="640"/>
          <w:marRight w:val="0"/>
          <w:marTop w:val="0"/>
          <w:marBottom w:val="0"/>
          <w:divBdr>
            <w:top w:val="none" w:sz="0" w:space="0" w:color="auto"/>
            <w:left w:val="none" w:sz="0" w:space="0" w:color="auto"/>
            <w:bottom w:val="none" w:sz="0" w:space="0" w:color="auto"/>
            <w:right w:val="none" w:sz="0" w:space="0" w:color="auto"/>
          </w:divBdr>
        </w:div>
        <w:div w:id="1561019222">
          <w:marLeft w:val="640"/>
          <w:marRight w:val="0"/>
          <w:marTop w:val="0"/>
          <w:marBottom w:val="0"/>
          <w:divBdr>
            <w:top w:val="none" w:sz="0" w:space="0" w:color="auto"/>
            <w:left w:val="none" w:sz="0" w:space="0" w:color="auto"/>
            <w:bottom w:val="none" w:sz="0" w:space="0" w:color="auto"/>
            <w:right w:val="none" w:sz="0" w:space="0" w:color="auto"/>
          </w:divBdr>
        </w:div>
        <w:div w:id="1689719804">
          <w:marLeft w:val="640"/>
          <w:marRight w:val="0"/>
          <w:marTop w:val="0"/>
          <w:marBottom w:val="0"/>
          <w:divBdr>
            <w:top w:val="none" w:sz="0" w:space="0" w:color="auto"/>
            <w:left w:val="none" w:sz="0" w:space="0" w:color="auto"/>
            <w:bottom w:val="none" w:sz="0" w:space="0" w:color="auto"/>
            <w:right w:val="none" w:sz="0" w:space="0" w:color="auto"/>
          </w:divBdr>
        </w:div>
        <w:div w:id="825558830">
          <w:marLeft w:val="640"/>
          <w:marRight w:val="0"/>
          <w:marTop w:val="0"/>
          <w:marBottom w:val="0"/>
          <w:divBdr>
            <w:top w:val="none" w:sz="0" w:space="0" w:color="auto"/>
            <w:left w:val="none" w:sz="0" w:space="0" w:color="auto"/>
            <w:bottom w:val="none" w:sz="0" w:space="0" w:color="auto"/>
            <w:right w:val="none" w:sz="0" w:space="0" w:color="auto"/>
          </w:divBdr>
        </w:div>
        <w:div w:id="2083064939">
          <w:marLeft w:val="640"/>
          <w:marRight w:val="0"/>
          <w:marTop w:val="0"/>
          <w:marBottom w:val="0"/>
          <w:divBdr>
            <w:top w:val="none" w:sz="0" w:space="0" w:color="auto"/>
            <w:left w:val="none" w:sz="0" w:space="0" w:color="auto"/>
            <w:bottom w:val="none" w:sz="0" w:space="0" w:color="auto"/>
            <w:right w:val="none" w:sz="0" w:space="0" w:color="auto"/>
          </w:divBdr>
        </w:div>
        <w:div w:id="1893686258">
          <w:marLeft w:val="640"/>
          <w:marRight w:val="0"/>
          <w:marTop w:val="0"/>
          <w:marBottom w:val="0"/>
          <w:divBdr>
            <w:top w:val="none" w:sz="0" w:space="0" w:color="auto"/>
            <w:left w:val="none" w:sz="0" w:space="0" w:color="auto"/>
            <w:bottom w:val="none" w:sz="0" w:space="0" w:color="auto"/>
            <w:right w:val="none" w:sz="0" w:space="0" w:color="auto"/>
          </w:divBdr>
        </w:div>
        <w:div w:id="1792360227">
          <w:marLeft w:val="640"/>
          <w:marRight w:val="0"/>
          <w:marTop w:val="0"/>
          <w:marBottom w:val="0"/>
          <w:divBdr>
            <w:top w:val="none" w:sz="0" w:space="0" w:color="auto"/>
            <w:left w:val="none" w:sz="0" w:space="0" w:color="auto"/>
            <w:bottom w:val="none" w:sz="0" w:space="0" w:color="auto"/>
            <w:right w:val="none" w:sz="0" w:space="0" w:color="auto"/>
          </w:divBdr>
        </w:div>
        <w:div w:id="954949144">
          <w:marLeft w:val="640"/>
          <w:marRight w:val="0"/>
          <w:marTop w:val="0"/>
          <w:marBottom w:val="0"/>
          <w:divBdr>
            <w:top w:val="none" w:sz="0" w:space="0" w:color="auto"/>
            <w:left w:val="none" w:sz="0" w:space="0" w:color="auto"/>
            <w:bottom w:val="none" w:sz="0" w:space="0" w:color="auto"/>
            <w:right w:val="none" w:sz="0" w:space="0" w:color="auto"/>
          </w:divBdr>
        </w:div>
        <w:div w:id="1759249637">
          <w:marLeft w:val="640"/>
          <w:marRight w:val="0"/>
          <w:marTop w:val="0"/>
          <w:marBottom w:val="0"/>
          <w:divBdr>
            <w:top w:val="none" w:sz="0" w:space="0" w:color="auto"/>
            <w:left w:val="none" w:sz="0" w:space="0" w:color="auto"/>
            <w:bottom w:val="none" w:sz="0" w:space="0" w:color="auto"/>
            <w:right w:val="none" w:sz="0" w:space="0" w:color="auto"/>
          </w:divBdr>
        </w:div>
        <w:div w:id="1586845095">
          <w:marLeft w:val="640"/>
          <w:marRight w:val="0"/>
          <w:marTop w:val="0"/>
          <w:marBottom w:val="0"/>
          <w:divBdr>
            <w:top w:val="none" w:sz="0" w:space="0" w:color="auto"/>
            <w:left w:val="none" w:sz="0" w:space="0" w:color="auto"/>
            <w:bottom w:val="none" w:sz="0" w:space="0" w:color="auto"/>
            <w:right w:val="none" w:sz="0" w:space="0" w:color="auto"/>
          </w:divBdr>
        </w:div>
        <w:div w:id="2038699353">
          <w:marLeft w:val="640"/>
          <w:marRight w:val="0"/>
          <w:marTop w:val="0"/>
          <w:marBottom w:val="0"/>
          <w:divBdr>
            <w:top w:val="none" w:sz="0" w:space="0" w:color="auto"/>
            <w:left w:val="none" w:sz="0" w:space="0" w:color="auto"/>
            <w:bottom w:val="none" w:sz="0" w:space="0" w:color="auto"/>
            <w:right w:val="none" w:sz="0" w:space="0" w:color="auto"/>
          </w:divBdr>
        </w:div>
        <w:div w:id="17508137">
          <w:marLeft w:val="640"/>
          <w:marRight w:val="0"/>
          <w:marTop w:val="0"/>
          <w:marBottom w:val="0"/>
          <w:divBdr>
            <w:top w:val="none" w:sz="0" w:space="0" w:color="auto"/>
            <w:left w:val="none" w:sz="0" w:space="0" w:color="auto"/>
            <w:bottom w:val="none" w:sz="0" w:space="0" w:color="auto"/>
            <w:right w:val="none" w:sz="0" w:space="0" w:color="auto"/>
          </w:divBdr>
        </w:div>
        <w:div w:id="1727297987">
          <w:marLeft w:val="640"/>
          <w:marRight w:val="0"/>
          <w:marTop w:val="0"/>
          <w:marBottom w:val="0"/>
          <w:divBdr>
            <w:top w:val="none" w:sz="0" w:space="0" w:color="auto"/>
            <w:left w:val="none" w:sz="0" w:space="0" w:color="auto"/>
            <w:bottom w:val="none" w:sz="0" w:space="0" w:color="auto"/>
            <w:right w:val="none" w:sz="0" w:space="0" w:color="auto"/>
          </w:divBdr>
        </w:div>
        <w:div w:id="1539708480">
          <w:marLeft w:val="640"/>
          <w:marRight w:val="0"/>
          <w:marTop w:val="0"/>
          <w:marBottom w:val="0"/>
          <w:divBdr>
            <w:top w:val="none" w:sz="0" w:space="0" w:color="auto"/>
            <w:left w:val="none" w:sz="0" w:space="0" w:color="auto"/>
            <w:bottom w:val="none" w:sz="0" w:space="0" w:color="auto"/>
            <w:right w:val="none" w:sz="0" w:space="0" w:color="auto"/>
          </w:divBdr>
        </w:div>
        <w:div w:id="414939762">
          <w:marLeft w:val="640"/>
          <w:marRight w:val="0"/>
          <w:marTop w:val="0"/>
          <w:marBottom w:val="0"/>
          <w:divBdr>
            <w:top w:val="none" w:sz="0" w:space="0" w:color="auto"/>
            <w:left w:val="none" w:sz="0" w:space="0" w:color="auto"/>
            <w:bottom w:val="none" w:sz="0" w:space="0" w:color="auto"/>
            <w:right w:val="none" w:sz="0" w:space="0" w:color="auto"/>
          </w:divBdr>
        </w:div>
        <w:div w:id="291136536">
          <w:marLeft w:val="640"/>
          <w:marRight w:val="0"/>
          <w:marTop w:val="0"/>
          <w:marBottom w:val="0"/>
          <w:divBdr>
            <w:top w:val="none" w:sz="0" w:space="0" w:color="auto"/>
            <w:left w:val="none" w:sz="0" w:space="0" w:color="auto"/>
            <w:bottom w:val="none" w:sz="0" w:space="0" w:color="auto"/>
            <w:right w:val="none" w:sz="0" w:space="0" w:color="auto"/>
          </w:divBdr>
        </w:div>
        <w:div w:id="7680049">
          <w:marLeft w:val="640"/>
          <w:marRight w:val="0"/>
          <w:marTop w:val="0"/>
          <w:marBottom w:val="0"/>
          <w:divBdr>
            <w:top w:val="none" w:sz="0" w:space="0" w:color="auto"/>
            <w:left w:val="none" w:sz="0" w:space="0" w:color="auto"/>
            <w:bottom w:val="none" w:sz="0" w:space="0" w:color="auto"/>
            <w:right w:val="none" w:sz="0" w:space="0" w:color="auto"/>
          </w:divBdr>
        </w:div>
        <w:div w:id="1808081118">
          <w:marLeft w:val="640"/>
          <w:marRight w:val="0"/>
          <w:marTop w:val="0"/>
          <w:marBottom w:val="0"/>
          <w:divBdr>
            <w:top w:val="none" w:sz="0" w:space="0" w:color="auto"/>
            <w:left w:val="none" w:sz="0" w:space="0" w:color="auto"/>
            <w:bottom w:val="none" w:sz="0" w:space="0" w:color="auto"/>
            <w:right w:val="none" w:sz="0" w:space="0" w:color="auto"/>
          </w:divBdr>
        </w:div>
        <w:div w:id="1878270873">
          <w:marLeft w:val="640"/>
          <w:marRight w:val="0"/>
          <w:marTop w:val="0"/>
          <w:marBottom w:val="0"/>
          <w:divBdr>
            <w:top w:val="none" w:sz="0" w:space="0" w:color="auto"/>
            <w:left w:val="none" w:sz="0" w:space="0" w:color="auto"/>
            <w:bottom w:val="none" w:sz="0" w:space="0" w:color="auto"/>
            <w:right w:val="none" w:sz="0" w:space="0" w:color="auto"/>
          </w:divBdr>
        </w:div>
        <w:div w:id="706878423">
          <w:marLeft w:val="640"/>
          <w:marRight w:val="0"/>
          <w:marTop w:val="0"/>
          <w:marBottom w:val="0"/>
          <w:divBdr>
            <w:top w:val="none" w:sz="0" w:space="0" w:color="auto"/>
            <w:left w:val="none" w:sz="0" w:space="0" w:color="auto"/>
            <w:bottom w:val="none" w:sz="0" w:space="0" w:color="auto"/>
            <w:right w:val="none" w:sz="0" w:space="0" w:color="auto"/>
          </w:divBdr>
        </w:div>
        <w:div w:id="97987716">
          <w:marLeft w:val="640"/>
          <w:marRight w:val="0"/>
          <w:marTop w:val="0"/>
          <w:marBottom w:val="0"/>
          <w:divBdr>
            <w:top w:val="none" w:sz="0" w:space="0" w:color="auto"/>
            <w:left w:val="none" w:sz="0" w:space="0" w:color="auto"/>
            <w:bottom w:val="none" w:sz="0" w:space="0" w:color="auto"/>
            <w:right w:val="none" w:sz="0" w:space="0" w:color="auto"/>
          </w:divBdr>
        </w:div>
        <w:div w:id="1739788630">
          <w:marLeft w:val="640"/>
          <w:marRight w:val="0"/>
          <w:marTop w:val="0"/>
          <w:marBottom w:val="0"/>
          <w:divBdr>
            <w:top w:val="none" w:sz="0" w:space="0" w:color="auto"/>
            <w:left w:val="none" w:sz="0" w:space="0" w:color="auto"/>
            <w:bottom w:val="none" w:sz="0" w:space="0" w:color="auto"/>
            <w:right w:val="none" w:sz="0" w:space="0" w:color="auto"/>
          </w:divBdr>
        </w:div>
        <w:div w:id="736779104">
          <w:marLeft w:val="640"/>
          <w:marRight w:val="0"/>
          <w:marTop w:val="0"/>
          <w:marBottom w:val="0"/>
          <w:divBdr>
            <w:top w:val="none" w:sz="0" w:space="0" w:color="auto"/>
            <w:left w:val="none" w:sz="0" w:space="0" w:color="auto"/>
            <w:bottom w:val="none" w:sz="0" w:space="0" w:color="auto"/>
            <w:right w:val="none" w:sz="0" w:space="0" w:color="auto"/>
          </w:divBdr>
        </w:div>
        <w:div w:id="342702872">
          <w:marLeft w:val="640"/>
          <w:marRight w:val="0"/>
          <w:marTop w:val="0"/>
          <w:marBottom w:val="0"/>
          <w:divBdr>
            <w:top w:val="none" w:sz="0" w:space="0" w:color="auto"/>
            <w:left w:val="none" w:sz="0" w:space="0" w:color="auto"/>
            <w:bottom w:val="none" w:sz="0" w:space="0" w:color="auto"/>
            <w:right w:val="none" w:sz="0" w:space="0" w:color="auto"/>
          </w:divBdr>
        </w:div>
        <w:div w:id="526604874">
          <w:marLeft w:val="640"/>
          <w:marRight w:val="0"/>
          <w:marTop w:val="0"/>
          <w:marBottom w:val="0"/>
          <w:divBdr>
            <w:top w:val="none" w:sz="0" w:space="0" w:color="auto"/>
            <w:left w:val="none" w:sz="0" w:space="0" w:color="auto"/>
            <w:bottom w:val="none" w:sz="0" w:space="0" w:color="auto"/>
            <w:right w:val="none" w:sz="0" w:space="0" w:color="auto"/>
          </w:divBdr>
        </w:div>
        <w:div w:id="1581869261">
          <w:marLeft w:val="640"/>
          <w:marRight w:val="0"/>
          <w:marTop w:val="0"/>
          <w:marBottom w:val="0"/>
          <w:divBdr>
            <w:top w:val="none" w:sz="0" w:space="0" w:color="auto"/>
            <w:left w:val="none" w:sz="0" w:space="0" w:color="auto"/>
            <w:bottom w:val="none" w:sz="0" w:space="0" w:color="auto"/>
            <w:right w:val="none" w:sz="0" w:space="0" w:color="auto"/>
          </w:divBdr>
        </w:div>
        <w:div w:id="408501716">
          <w:marLeft w:val="640"/>
          <w:marRight w:val="0"/>
          <w:marTop w:val="0"/>
          <w:marBottom w:val="0"/>
          <w:divBdr>
            <w:top w:val="none" w:sz="0" w:space="0" w:color="auto"/>
            <w:left w:val="none" w:sz="0" w:space="0" w:color="auto"/>
            <w:bottom w:val="none" w:sz="0" w:space="0" w:color="auto"/>
            <w:right w:val="none" w:sz="0" w:space="0" w:color="auto"/>
          </w:divBdr>
        </w:div>
        <w:div w:id="2091809515">
          <w:marLeft w:val="640"/>
          <w:marRight w:val="0"/>
          <w:marTop w:val="0"/>
          <w:marBottom w:val="0"/>
          <w:divBdr>
            <w:top w:val="none" w:sz="0" w:space="0" w:color="auto"/>
            <w:left w:val="none" w:sz="0" w:space="0" w:color="auto"/>
            <w:bottom w:val="none" w:sz="0" w:space="0" w:color="auto"/>
            <w:right w:val="none" w:sz="0" w:space="0" w:color="auto"/>
          </w:divBdr>
        </w:div>
        <w:div w:id="826701853">
          <w:marLeft w:val="640"/>
          <w:marRight w:val="0"/>
          <w:marTop w:val="0"/>
          <w:marBottom w:val="0"/>
          <w:divBdr>
            <w:top w:val="none" w:sz="0" w:space="0" w:color="auto"/>
            <w:left w:val="none" w:sz="0" w:space="0" w:color="auto"/>
            <w:bottom w:val="none" w:sz="0" w:space="0" w:color="auto"/>
            <w:right w:val="none" w:sz="0" w:space="0" w:color="auto"/>
          </w:divBdr>
        </w:div>
        <w:div w:id="355426647">
          <w:marLeft w:val="640"/>
          <w:marRight w:val="0"/>
          <w:marTop w:val="0"/>
          <w:marBottom w:val="0"/>
          <w:divBdr>
            <w:top w:val="none" w:sz="0" w:space="0" w:color="auto"/>
            <w:left w:val="none" w:sz="0" w:space="0" w:color="auto"/>
            <w:bottom w:val="none" w:sz="0" w:space="0" w:color="auto"/>
            <w:right w:val="none" w:sz="0" w:space="0" w:color="auto"/>
          </w:divBdr>
        </w:div>
        <w:div w:id="1502307360">
          <w:marLeft w:val="640"/>
          <w:marRight w:val="0"/>
          <w:marTop w:val="0"/>
          <w:marBottom w:val="0"/>
          <w:divBdr>
            <w:top w:val="none" w:sz="0" w:space="0" w:color="auto"/>
            <w:left w:val="none" w:sz="0" w:space="0" w:color="auto"/>
            <w:bottom w:val="none" w:sz="0" w:space="0" w:color="auto"/>
            <w:right w:val="none" w:sz="0" w:space="0" w:color="auto"/>
          </w:divBdr>
        </w:div>
        <w:div w:id="1440876519">
          <w:marLeft w:val="640"/>
          <w:marRight w:val="0"/>
          <w:marTop w:val="0"/>
          <w:marBottom w:val="0"/>
          <w:divBdr>
            <w:top w:val="none" w:sz="0" w:space="0" w:color="auto"/>
            <w:left w:val="none" w:sz="0" w:space="0" w:color="auto"/>
            <w:bottom w:val="none" w:sz="0" w:space="0" w:color="auto"/>
            <w:right w:val="none" w:sz="0" w:space="0" w:color="auto"/>
          </w:divBdr>
        </w:div>
        <w:div w:id="736250759">
          <w:marLeft w:val="640"/>
          <w:marRight w:val="0"/>
          <w:marTop w:val="0"/>
          <w:marBottom w:val="0"/>
          <w:divBdr>
            <w:top w:val="none" w:sz="0" w:space="0" w:color="auto"/>
            <w:left w:val="none" w:sz="0" w:space="0" w:color="auto"/>
            <w:bottom w:val="none" w:sz="0" w:space="0" w:color="auto"/>
            <w:right w:val="none" w:sz="0" w:space="0" w:color="auto"/>
          </w:divBdr>
        </w:div>
        <w:div w:id="298268167">
          <w:marLeft w:val="640"/>
          <w:marRight w:val="0"/>
          <w:marTop w:val="0"/>
          <w:marBottom w:val="0"/>
          <w:divBdr>
            <w:top w:val="none" w:sz="0" w:space="0" w:color="auto"/>
            <w:left w:val="none" w:sz="0" w:space="0" w:color="auto"/>
            <w:bottom w:val="none" w:sz="0" w:space="0" w:color="auto"/>
            <w:right w:val="none" w:sz="0" w:space="0" w:color="auto"/>
          </w:divBdr>
        </w:div>
        <w:div w:id="918101629">
          <w:marLeft w:val="640"/>
          <w:marRight w:val="0"/>
          <w:marTop w:val="0"/>
          <w:marBottom w:val="0"/>
          <w:divBdr>
            <w:top w:val="none" w:sz="0" w:space="0" w:color="auto"/>
            <w:left w:val="none" w:sz="0" w:space="0" w:color="auto"/>
            <w:bottom w:val="none" w:sz="0" w:space="0" w:color="auto"/>
            <w:right w:val="none" w:sz="0" w:space="0" w:color="auto"/>
          </w:divBdr>
        </w:div>
        <w:div w:id="1086458195">
          <w:marLeft w:val="640"/>
          <w:marRight w:val="0"/>
          <w:marTop w:val="0"/>
          <w:marBottom w:val="0"/>
          <w:divBdr>
            <w:top w:val="none" w:sz="0" w:space="0" w:color="auto"/>
            <w:left w:val="none" w:sz="0" w:space="0" w:color="auto"/>
            <w:bottom w:val="none" w:sz="0" w:space="0" w:color="auto"/>
            <w:right w:val="none" w:sz="0" w:space="0" w:color="auto"/>
          </w:divBdr>
        </w:div>
        <w:div w:id="793711740">
          <w:marLeft w:val="640"/>
          <w:marRight w:val="0"/>
          <w:marTop w:val="0"/>
          <w:marBottom w:val="0"/>
          <w:divBdr>
            <w:top w:val="none" w:sz="0" w:space="0" w:color="auto"/>
            <w:left w:val="none" w:sz="0" w:space="0" w:color="auto"/>
            <w:bottom w:val="none" w:sz="0" w:space="0" w:color="auto"/>
            <w:right w:val="none" w:sz="0" w:space="0" w:color="auto"/>
          </w:divBdr>
        </w:div>
        <w:div w:id="1713843846">
          <w:marLeft w:val="640"/>
          <w:marRight w:val="0"/>
          <w:marTop w:val="0"/>
          <w:marBottom w:val="0"/>
          <w:divBdr>
            <w:top w:val="none" w:sz="0" w:space="0" w:color="auto"/>
            <w:left w:val="none" w:sz="0" w:space="0" w:color="auto"/>
            <w:bottom w:val="none" w:sz="0" w:space="0" w:color="auto"/>
            <w:right w:val="none" w:sz="0" w:space="0" w:color="auto"/>
          </w:divBdr>
        </w:div>
        <w:div w:id="1869442352">
          <w:marLeft w:val="640"/>
          <w:marRight w:val="0"/>
          <w:marTop w:val="0"/>
          <w:marBottom w:val="0"/>
          <w:divBdr>
            <w:top w:val="none" w:sz="0" w:space="0" w:color="auto"/>
            <w:left w:val="none" w:sz="0" w:space="0" w:color="auto"/>
            <w:bottom w:val="none" w:sz="0" w:space="0" w:color="auto"/>
            <w:right w:val="none" w:sz="0" w:space="0" w:color="auto"/>
          </w:divBdr>
        </w:div>
        <w:div w:id="1991324499">
          <w:marLeft w:val="640"/>
          <w:marRight w:val="0"/>
          <w:marTop w:val="0"/>
          <w:marBottom w:val="0"/>
          <w:divBdr>
            <w:top w:val="none" w:sz="0" w:space="0" w:color="auto"/>
            <w:left w:val="none" w:sz="0" w:space="0" w:color="auto"/>
            <w:bottom w:val="none" w:sz="0" w:space="0" w:color="auto"/>
            <w:right w:val="none" w:sz="0" w:space="0" w:color="auto"/>
          </w:divBdr>
        </w:div>
        <w:div w:id="460805499">
          <w:marLeft w:val="640"/>
          <w:marRight w:val="0"/>
          <w:marTop w:val="0"/>
          <w:marBottom w:val="0"/>
          <w:divBdr>
            <w:top w:val="none" w:sz="0" w:space="0" w:color="auto"/>
            <w:left w:val="none" w:sz="0" w:space="0" w:color="auto"/>
            <w:bottom w:val="none" w:sz="0" w:space="0" w:color="auto"/>
            <w:right w:val="none" w:sz="0" w:space="0" w:color="auto"/>
          </w:divBdr>
        </w:div>
        <w:div w:id="2131168632">
          <w:marLeft w:val="640"/>
          <w:marRight w:val="0"/>
          <w:marTop w:val="0"/>
          <w:marBottom w:val="0"/>
          <w:divBdr>
            <w:top w:val="none" w:sz="0" w:space="0" w:color="auto"/>
            <w:left w:val="none" w:sz="0" w:space="0" w:color="auto"/>
            <w:bottom w:val="none" w:sz="0" w:space="0" w:color="auto"/>
            <w:right w:val="none" w:sz="0" w:space="0" w:color="auto"/>
          </w:divBdr>
        </w:div>
        <w:div w:id="1373769797">
          <w:marLeft w:val="640"/>
          <w:marRight w:val="0"/>
          <w:marTop w:val="0"/>
          <w:marBottom w:val="0"/>
          <w:divBdr>
            <w:top w:val="none" w:sz="0" w:space="0" w:color="auto"/>
            <w:left w:val="none" w:sz="0" w:space="0" w:color="auto"/>
            <w:bottom w:val="none" w:sz="0" w:space="0" w:color="auto"/>
            <w:right w:val="none" w:sz="0" w:space="0" w:color="auto"/>
          </w:divBdr>
        </w:div>
        <w:div w:id="609044553">
          <w:marLeft w:val="640"/>
          <w:marRight w:val="0"/>
          <w:marTop w:val="0"/>
          <w:marBottom w:val="0"/>
          <w:divBdr>
            <w:top w:val="none" w:sz="0" w:space="0" w:color="auto"/>
            <w:left w:val="none" w:sz="0" w:space="0" w:color="auto"/>
            <w:bottom w:val="none" w:sz="0" w:space="0" w:color="auto"/>
            <w:right w:val="none" w:sz="0" w:space="0" w:color="auto"/>
          </w:divBdr>
        </w:div>
        <w:div w:id="671178317">
          <w:marLeft w:val="640"/>
          <w:marRight w:val="0"/>
          <w:marTop w:val="0"/>
          <w:marBottom w:val="0"/>
          <w:divBdr>
            <w:top w:val="none" w:sz="0" w:space="0" w:color="auto"/>
            <w:left w:val="none" w:sz="0" w:space="0" w:color="auto"/>
            <w:bottom w:val="none" w:sz="0" w:space="0" w:color="auto"/>
            <w:right w:val="none" w:sz="0" w:space="0" w:color="auto"/>
          </w:divBdr>
        </w:div>
        <w:div w:id="1480876118">
          <w:marLeft w:val="640"/>
          <w:marRight w:val="0"/>
          <w:marTop w:val="0"/>
          <w:marBottom w:val="0"/>
          <w:divBdr>
            <w:top w:val="none" w:sz="0" w:space="0" w:color="auto"/>
            <w:left w:val="none" w:sz="0" w:space="0" w:color="auto"/>
            <w:bottom w:val="none" w:sz="0" w:space="0" w:color="auto"/>
            <w:right w:val="none" w:sz="0" w:space="0" w:color="auto"/>
          </w:divBdr>
        </w:div>
        <w:div w:id="1551571616">
          <w:marLeft w:val="640"/>
          <w:marRight w:val="0"/>
          <w:marTop w:val="0"/>
          <w:marBottom w:val="0"/>
          <w:divBdr>
            <w:top w:val="none" w:sz="0" w:space="0" w:color="auto"/>
            <w:left w:val="none" w:sz="0" w:space="0" w:color="auto"/>
            <w:bottom w:val="none" w:sz="0" w:space="0" w:color="auto"/>
            <w:right w:val="none" w:sz="0" w:space="0" w:color="auto"/>
          </w:divBdr>
        </w:div>
        <w:div w:id="1826973286">
          <w:marLeft w:val="640"/>
          <w:marRight w:val="0"/>
          <w:marTop w:val="0"/>
          <w:marBottom w:val="0"/>
          <w:divBdr>
            <w:top w:val="none" w:sz="0" w:space="0" w:color="auto"/>
            <w:left w:val="none" w:sz="0" w:space="0" w:color="auto"/>
            <w:bottom w:val="none" w:sz="0" w:space="0" w:color="auto"/>
            <w:right w:val="none" w:sz="0" w:space="0" w:color="auto"/>
          </w:divBdr>
        </w:div>
        <w:div w:id="129131799">
          <w:marLeft w:val="640"/>
          <w:marRight w:val="0"/>
          <w:marTop w:val="0"/>
          <w:marBottom w:val="0"/>
          <w:divBdr>
            <w:top w:val="none" w:sz="0" w:space="0" w:color="auto"/>
            <w:left w:val="none" w:sz="0" w:space="0" w:color="auto"/>
            <w:bottom w:val="none" w:sz="0" w:space="0" w:color="auto"/>
            <w:right w:val="none" w:sz="0" w:space="0" w:color="auto"/>
          </w:divBdr>
        </w:div>
        <w:div w:id="1182160475">
          <w:marLeft w:val="640"/>
          <w:marRight w:val="0"/>
          <w:marTop w:val="0"/>
          <w:marBottom w:val="0"/>
          <w:divBdr>
            <w:top w:val="none" w:sz="0" w:space="0" w:color="auto"/>
            <w:left w:val="none" w:sz="0" w:space="0" w:color="auto"/>
            <w:bottom w:val="none" w:sz="0" w:space="0" w:color="auto"/>
            <w:right w:val="none" w:sz="0" w:space="0" w:color="auto"/>
          </w:divBdr>
        </w:div>
        <w:div w:id="2076463474">
          <w:marLeft w:val="640"/>
          <w:marRight w:val="0"/>
          <w:marTop w:val="0"/>
          <w:marBottom w:val="0"/>
          <w:divBdr>
            <w:top w:val="none" w:sz="0" w:space="0" w:color="auto"/>
            <w:left w:val="none" w:sz="0" w:space="0" w:color="auto"/>
            <w:bottom w:val="none" w:sz="0" w:space="0" w:color="auto"/>
            <w:right w:val="none" w:sz="0" w:space="0" w:color="auto"/>
          </w:divBdr>
        </w:div>
        <w:div w:id="618027361">
          <w:marLeft w:val="640"/>
          <w:marRight w:val="0"/>
          <w:marTop w:val="0"/>
          <w:marBottom w:val="0"/>
          <w:divBdr>
            <w:top w:val="none" w:sz="0" w:space="0" w:color="auto"/>
            <w:left w:val="none" w:sz="0" w:space="0" w:color="auto"/>
            <w:bottom w:val="none" w:sz="0" w:space="0" w:color="auto"/>
            <w:right w:val="none" w:sz="0" w:space="0" w:color="auto"/>
          </w:divBdr>
        </w:div>
        <w:div w:id="243613867">
          <w:marLeft w:val="640"/>
          <w:marRight w:val="0"/>
          <w:marTop w:val="0"/>
          <w:marBottom w:val="0"/>
          <w:divBdr>
            <w:top w:val="none" w:sz="0" w:space="0" w:color="auto"/>
            <w:left w:val="none" w:sz="0" w:space="0" w:color="auto"/>
            <w:bottom w:val="none" w:sz="0" w:space="0" w:color="auto"/>
            <w:right w:val="none" w:sz="0" w:space="0" w:color="auto"/>
          </w:divBdr>
        </w:div>
        <w:div w:id="2117945330">
          <w:marLeft w:val="640"/>
          <w:marRight w:val="0"/>
          <w:marTop w:val="0"/>
          <w:marBottom w:val="0"/>
          <w:divBdr>
            <w:top w:val="none" w:sz="0" w:space="0" w:color="auto"/>
            <w:left w:val="none" w:sz="0" w:space="0" w:color="auto"/>
            <w:bottom w:val="none" w:sz="0" w:space="0" w:color="auto"/>
            <w:right w:val="none" w:sz="0" w:space="0" w:color="auto"/>
          </w:divBdr>
        </w:div>
        <w:div w:id="835413580">
          <w:marLeft w:val="640"/>
          <w:marRight w:val="0"/>
          <w:marTop w:val="0"/>
          <w:marBottom w:val="0"/>
          <w:divBdr>
            <w:top w:val="none" w:sz="0" w:space="0" w:color="auto"/>
            <w:left w:val="none" w:sz="0" w:space="0" w:color="auto"/>
            <w:bottom w:val="none" w:sz="0" w:space="0" w:color="auto"/>
            <w:right w:val="none" w:sz="0" w:space="0" w:color="auto"/>
          </w:divBdr>
        </w:div>
        <w:div w:id="139032629">
          <w:marLeft w:val="640"/>
          <w:marRight w:val="0"/>
          <w:marTop w:val="0"/>
          <w:marBottom w:val="0"/>
          <w:divBdr>
            <w:top w:val="none" w:sz="0" w:space="0" w:color="auto"/>
            <w:left w:val="none" w:sz="0" w:space="0" w:color="auto"/>
            <w:bottom w:val="none" w:sz="0" w:space="0" w:color="auto"/>
            <w:right w:val="none" w:sz="0" w:space="0" w:color="auto"/>
          </w:divBdr>
        </w:div>
        <w:div w:id="782189118">
          <w:marLeft w:val="640"/>
          <w:marRight w:val="0"/>
          <w:marTop w:val="0"/>
          <w:marBottom w:val="0"/>
          <w:divBdr>
            <w:top w:val="none" w:sz="0" w:space="0" w:color="auto"/>
            <w:left w:val="none" w:sz="0" w:space="0" w:color="auto"/>
            <w:bottom w:val="none" w:sz="0" w:space="0" w:color="auto"/>
            <w:right w:val="none" w:sz="0" w:space="0" w:color="auto"/>
          </w:divBdr>
        </w:div>
        <w:div w:id="1883666176">
          <w:marLeft w:val="640"/>
          <w:marRight w:val="0"/>
          <w:marTop w:val="0"/>
          <w:marBottom w:val="0"/>
          <w:divBdr>
            <w:top w:val="none" w:sz="0" w:space="0" w:color="auto"/>
            <w:left w:val="none" w:sz="0" w:space="0" w:color="auto"/>
            <w:bottom w:val="none" w:sz="0" w:space="0" w:color="auto"/>
            <w:right w:val="none" w:sz="0" w:space="0" w:color="auto"/>
          </w:divBdr>
        </w:div>
        <w:div w:id="1774980967">
          <w:marLeft w:val="640"/>
          <w:marRight w:val="0"/>
          <w:marTop w:val="0"/>
          <w:marBottom w:val="0"/>
          <w:divBdr>
            <w:top w:val="none" w:sz="0" w:space="0" w:color="auto"/>
            <w:left w:val="none" w:sz="0" w:space="0" w:color="auto"/>
            <w:bottom w:val="none" w:sz="0" w:space="0" w:color="auto"/>
            <w:right w:val="none" w:sz="0" w:space="0" w:color="auto"/>
          </w:divBdr>
        </w:div>
        <w:div w:id="1591087014">
          <w:marLeft w:val="640"/>
          <w:marRight w:val="0"/>
          <w:marTop w:val="0"/>
          <w:marBottom w:val="0"/>
          <w:divBdr>
            <w:top w:val="none" w:sz="0" w:space="0" w:color="auto"/>
            <w:left w:val="none" w:sz="0" w:space="0" w:color="auto"/>
            <w:bottom w:val="none" w:sz="0" w:space="0" w:color="auto"/>
            <w:right w:val="none" w:sz="0" w:space="0" w:color="auto"/>
          </w:divBdr>
        </w:div>
        <w:div w:id="1532962619">
          <w:marLeft w:val="640"/>
          <w:marRight w:val="0"/>
          <w:marTop w:val="0"/>
          <w:marBottom w:val="0"/>
          <w:divBdr>
            <w:top w:val="none" w:sz="0" w:space="0" w:color="auto"/>
            <w:left w:val="none" w:sz="0" w:space="0" w:color="auto"/>
            <w:bottom w:val="none" w:sz="0" w:space="0" w:color="auto"/>
            <w:right w:val="none" w:sz="0" w:space="0" w:color="auto"/>
          </w:divBdr>
        </w:div>
        <w:div w:id="601259926">
          <w:marLeft w:val="640"/>
          <w:marRight w:val="0"/>
          <w:marTop w:val="0"/>
          <w:marBottom w:val="0"/>
          <w:divBdr>
            <w:top w:val="none" w:sz="0" w:space="0" w:color="auto"/>
            <w:left w:val="none" w:sz="0" w:space="0" w:color="auto"/>
            <w:bottom w:val="none" w:sz="0" w:space="0" w:color="auto"/>
            <w:right w:val="none" w:sz="0" w:space="0" w:color="auto"/>
          </w:divBdr>
        </w:div>
        <w:div w:id="1443526780">
          <w:marLeft w:val="640"/>
          <w:marRight w:val="0"/>
          <w:marTop w:val="0"/>
          <w:marBottom w:val="0"/>
          <w:divBdr>
            <w:top w:val="none" w:sz="0" w:space="0" w:color="auto"/>
            <w:left w:val="none" w:sz="0" w:space="0" w:color="auto"/>
            <w:bottom w:val="none" w:sz="0" w:space="0" w:color="auto"/>
            <w:right w:val="none" w:sz="0" w:space="0" w:color="auto"/>
          </w:divBdr>
        </w:div>
        <w:div w:id="1735351583">
          <w:marLeft w:val="640"/>
          <w:marRight w:val="0"/>
          <w:marTop w:val="0"/>
          <w:marBottom w:val="0"/>
          <w:divBdr>
            <w:top w:val="none" w:sz="0" w:space="0" w:color="auto"/>
            <w:left w:val="none" w:sz="0" w:space="0" w:color="auto"/>
            <w:bottom w:val="none" w:sz="0" w:space="0" w:color="auto"/>
            <w:right w:val="none" w:sz="0" w:space="0" w:color="auto"/>
          </w:divBdr>
        </w:div>
        <w:div w:id="433521946">
          <w:marLeft w:val="640"/>
          <w:marRight w:val="0"/>
          <w:marTop w:val="0"/>
          <w:marBottom w:val="0"/>
          <w:divBdr>
            <w:top w:val="none" w:sz="0" w:space="0" w:color="auto"/>
            <w:left w:val="none" w:sz="0" w:space="0" w:color="auto"/>
            <w:bottom w:val="none" w:sz="0" w:space="0" w:color="auto"/>
            <w:right w:val="none" w:sz="0" w:space="0" w:color="auto"/>
          </w:divBdr>
        </w:div>
        <w:div w:id="884219921">
          <w:marLeft w:val="640"/>
          <w:marRight w:val="0"/>
          <w:marTop w:val="0"/>
          <w:marBottom w:val="0"/>
          <w:divBdr>
            <w:top w:val="none" w:sz="0" w:space="0" w:color="auto"/>
            <w:left w:val="none" w:sz="0" w:space="0" w:color="auto"/>
            <w:bottom w:val="none" w:sz="0" w:space="0" w:color="auto"/>
            <w:right w:val="none" w:sz="0" w:space="0" w:color="auto"/>
          </w:divBdr>
        </w:div>
        <w:div w:id="883902953">
          <w:marLeft w:val="640"/>
          <w:marRight w:val="0"/>
          <w:marTop w:val="0"/>
          <w:marBottom w:val="0"/>
          <w:divBdr>
            <w:top w:val="none" w:sz="0" w:space="0" w:color="auto"/>
            <w:left w:val="none" w:sz="0" w:space="0" w:color="auto"/>
            <w:bottom w:val="none" w:sz="0" w:space="0" w:color="auto"/>
            <w:right w:val="none" w:sz="0" w:space="0" w:color="auto"/>
          </w:divBdr>
        </w:div>
        <w:div w:id="346716866">
          <w:marLeft w:val="640"/>
          <w:marRight w:val="0"/>
          <w:marTop w:val="0"/>
          <w:marBottom w:val="0"/>
          <w:divBdr>
            <w:top w:val="none" w:sz="0" w:space="0" w:color="auto"/>
            <w:left w:val="none" w:sz="0" w:space="0" w:color="auto"/>
            <w:bottom w:val="none" w:sz="0" w:space="0" w:color="auto"/>
            <w:right w:val="none" w:sz="0" w:space="0" w:color="auto"/>
          </w:divBdr>
        </w:div>
        <w:div w:id="133913223">
          <w:marLeft w:val="640"/>
          <w:marRight w:val="0"/>
          <w:marTop w:val="0"/>
          <w:marBottom w:val="0"/>
          <w:divBdr>
            <w:top w:val="none" w:sz="0" w:space="0" w:color="auto"/>
            <w:left w:val="none" w:sz="0" w:space="0" w:color="auto"/>
            <w:bottom w:val="none" w:sz="0" w:space="0" w:color="auto"/>
            <w:right w:val="none" w:sz="0" w:space="0" w:color="auto"/>
          </w:divBdr>
        </w:div>
        <w:div w:id="223686235">
          <w:marLeft w:val="640"/>
          <w:marRight w:val="0"/>
          <w:marTop w:val="0"/>
          <w:marBottom w:val="0"/>
          <w:divBdr>
            <w:top w:val="none" w:sz="0" w:space="0" w:color="auto"/>
            <w:left w:val="none" w:sz="0" w:space="0" w:color="auto"/>
            <w:bottom w:val="none" w:sz="0" w:space="0" w:color="auto"/>
            <w:right w:val="none" w:sz="0" w:space="0" w:color="auto"/>
          </w:divBdr>
        </w:div>
        <w:div w:id="1854146233">
          <w:marLeft w:val="640"/>
          <w:marRight w:val="0"/>
          <w:marTop w:val="0"/>
          <w:marBottom w:val="0"/>
          <w:divBdr>
            <w:top w:val="none" w:sz="0" w:space="0" w:color="auto"/>
            <w:left w:val="none" w:sz="0" w:space="0" w:color="auto"/>
            <w:bottom w:val="none" w:sz="0" w:space="0" w:color="auto"/>
            <w:right w:val="none" w:sz="0" w:space="0" w:color="auto"/>
          </w:divBdr>
        </w:div>
        <w:div w:id="1577977828">
          <w:marLeft w:val="640"/>
          <w:marRight w:val="0"/>
          <w:marTop w:val="0"/>
          <w:marBottom w:val="0"/>
          <w:divBdr>
            <w:top w:val="none" w:sz="0" w:space="0" w:color="auto"/>
            <w:left w:val="none" w:sz="0" w:space="0" w:color="auto"/>
            <w:bottom w:val="none" w:sz="0" w:space="0" w:color="auto"/>
            <w:right w:val="none" w:sz="0" w:space="0" w:color="auto"/>
          </w:divBdr>
        </w:div>
        <w:div w:id="1085955182">
          <w:marLeft w:val="640"/>
          <w:marRight w:val="0"/>
          <w:marTop w:val="0"/>
          <w:marBottom w:val="0"/>
          <w:divBdr>
            <w:top w:val="none" w:sz="0" w:space="0" w:color="auto"/>
            <w:left w:val="none" w:sz="0" w:space="0" w:color="auto"/>
            <w:bottom w:val="none" w:sz="0" w:space="0" w:color="auto"/>
            <w:right w:val="none" w:sz="0" w:space="0" w:color="auto"/>
          </w:divBdr>
        </w:div>
        <w:div w:id="264460079">
          <w:marLeft w:val="640"/>
          <w:marRight w:val="0"/>
          <w:marTop w:val="0"/>
          <w:marBottom w:val="0"/>
          <w:divBdr>
            <w:top w:val="none" w:sz="0" w:space="0" w:color="auto"/>
            <w:left w:val="none" w:sz="0" w:space="0" w:color="auto"/>
            <w:bottom w:val="none" w:sz="0" w:space="0" w:color="auto"/>
            <w:right w:val="none" w:sz="0" w:space="0" w:color="auto"/>
          </w:divBdr>
        </w:div>
        <w:div w:id="1241326924">
          <w:marLeft w:val="640"/>
          <w:marRight w:val="0"/>
          <w:marTop w:val="0"/>
          <w:marBottom w:val="0"/>
          <w:divBdr>
            <w:top w:val="none" w:sz="0" w:space="0" w:color="auto"/>
            <w:left w:val="none" w:sz="0" w:space="0" w:color="auto"/>
            <w:bottom w:val="none" w:sz="0" w:space="0" w:color="auto"/>
            <w:right w:val="none" w:sz="0" w:space="0" w:color="auto"/>
          </w:divBdr>
        </w:div>
        <w:div w:id="1776486136">
          <w:marLeft w:val="640"/>
          <w:marRight w:val="0"/>
          <w:marTop w:val="0"/>
          <w:marBottom w:val="0"/>
          <w:divBdr>
            <w:top w:val="none" w:sz="0" w:space="0" w:color="auto"/>
            <w:left w:val="none" w:sz="0" w:space="0" w:color="auto"/>
            <w:bottom w:val="none" w:sz="0" w:space="0" w:color="auto"/>
            <w:right w:val="none" w:sz="0" w:space="0" w:color="auto"/>
          </w:divBdr>
        </w:div>
        <w:div w:id="1380982482">
          <w:marLeft w:val="640"/>
          <w:marRight w:val="0"/>
          <w:marTop w:val="0"/>
          <w:marBottom w:val="0"/>
          <w:divBdr>
            <w:top w:val="none" w:sz="0" w:space="0" w:color="auto"/>
            <w:left w:val="none" w:sz="0" w:space="0" w:color="auto"/>
            <w:bottom w:val="none" w:sz="0" w:space="0" w:color="auto"/>
            <w:right w:val="none" w:sz="0" w:space="0" w:color="auto"/>
          </w:divBdr>
        </w:div>
        <w:div w:id="2114323453">
          <w:marLeft w:val="640"/>
          <w:marRight w:val="0"/>
          <w:marTop w:val="0"/>
          <w:marBottom w:val="0"/>
          <w:divBdr>
            <w:top w:val="none" w:sz="0" w:space="0" w:color="auto"/>
            <w:left w:val="none" w:sz="0" w:space="0" w:color="auto"/>
            <w:bottom w:val="none" w:sz="0" w:space="0" w:color="auto"/>
            <w:right w:val="none" w:sz="0" w:space="0" w:color="auto"/>
          </w:divBdr>
        </w:div>
        <w:div w:id="90048244">
          <w:marLeft w:val="640"/>
          <w:marRight w:val="0"/>
          <w:marTop w:val="0"/>
          <w:marBottom w:val="0"/>
          <w:divBdr>
            <w:top w:val="none" w:sz="0" w:space="0" w:color="auto"/>
            <w:left w:val="none" w:sz="0" w:space="0" w:color="auto"/>
            <w:bottom w:val="none" w:sz="0" w:space="0" w:color="auto"/>
            <w:right w:val="none" w:sz="0" w:space="0" w:color="auto"/>
          </w:divBdr>
        </w:div>
        <w:div w:id="897205310">
          <w:marLeft w:val="640"/>
          <w:marRight w:val="0"/>
          <w:marTop w:val="0"/>
          <w:marBottom w:val="0"/>
          <w:divBdr>
            <w:top w:val="none" w:sz="0" w:space="0" w:color="auto"/>
            <w:left w:val="none" w:sz="0" w:space="0" w:color="auto"/>
            <w:bottom w:val="none" w:sz="0" w:space="0" w:color="auto"/>
            <w:right w:val="none" w:sz="0" w:space="0" w:color="auto"/>
          </w:divBdr>
        </w:div>
        <w:div w:id="513691555">
          <w:marLeft w:val="640"/>
          <w:marRight w:val="0"/>
          <w:marTop w:val="0"/>
          <w:marBottom w:val="0"/>
          <w:divBdr>
            <w:top w:val="none" w:sz="0" w:space="0" w:color="auto"/>
            <w:left w:val="none" w:sz="0" w:space="0" w:color="auto"/>
            <w:bottom w:val="none" w:sz="0" w:space="0" w:color="auto"/>
            <w:right w:val="none" w:sz="0" w:space="0" w:color="auto"/>
          </w:divBdr>
        </w:div>
        <w:div w:id="904097988">
          <w:marLeft w:val="640"/>
          <w:marRight w:val="0"/>
          <w:marTop w:val="0"/>
          <w:marBottom w:val="0"/>
          <w:divBdr>
            <w:top w:val="none" w:sz="0" w:space="0" w:color="auto"/>
            <w:left w:val="none" w:sz="0" w:space="0" w:color="auto"/>
            <w:bottom w:val="none" w:sz="0" w:space="0" w:color="auto"/>
            <w:right w:val="none" w:sz="0" w:space="0" w:color="auto"/>
          </w:divBdr>
        </w:div>
        <w:div w:id="919488790">
          <w:marLeft w:val="640"/>
          <w:marRight w:val="0"/>
          <w:marTop w:val="0"/>
          <w:marBottom w:val="0"/>
          <w:divBdr>
            <w:top w:val="none" w:sz="0" w:space="0" w:color="auto"/>
            <w:left w:val="none" w:sz="0" w:space="0" w:color="auto"/>
            <w:bottom w:val="none" w:sz="0" w:space="0" w:color="auto"/>
            <w:right w:val="none" w:sz="0" w:space="0" w:color="auto"/>
          </w:divBdr>
        </w:div>
        <w:div w:id="1990667952">
          <w:marLeft w:val="640"/>
          <w:marRight w:val="0"/>
          <w:marTop w:val="0"/>
          <w:marBottom w:val="0"/>
          <w:divBdr>
            <w:top w:val="none" w:sz="0" w:space="0" w:color="auto"/>
            <w:left w:val="none" w:sz="0" w:space="0" w:color="auto"/>
            <w:bottom w:val="none" w:sz="0" w:space="0" w:color="auto"/>
            <w:right w:val="none" w:sz="0" w:space="0" w:color="auto"/>
          </w:divBdr>
        </w:div>
        <w:div w:id="1028683874">
          <w:marLeft w:val="640"/>
          <w:marRight w:val="0"/>
          <w:marTop w:val="0"/>
          <w:marBottom w:val="0"/>
          <w:divBdr>
            <w:top w:val="none" w:sz="0" w:space="0" w:color="auto"/>
            <w:left w:val="none" w:sz="0" w:space="0" w:color="auto"/>
            <w:bottom w:val="none" w:sz="0" w:space="0" w:color="auto"/>
            <w:right w:val="none" w:sz="0" w:space="0" w:color="auto"/>
          </w:divBdr>
        </w:div>
        <w:div w:id="61686068">
          <w:marLeft w:val="640"/>
          <w:marRight w:val="0"/>
          <w:marTop w:val="0"/>
          <w:marBottom w:val="0"/>
          <w:divBdr>
            <w:top w:val="none" w:sz="0" w:space="0" w:color="auto"/>
            <w:left w:val="none" w:sz="0" w:space="0" w:color="auto"/>
            <w:bottom w:val="none" w:sz="0" w:space="0" w:color="auto"/>
            <w:right w:val="none" w:sz="0" w:space="0" w:color="auto"/>
          </w:divBdr>
        </w:div>
        <w:div w:id="374545997">
          <w:marLeft w:val="640"/>
          <w:marRight w:val="0"/>
          <w:marTop w:val="0"/>
          <w:marBottom w:val="0"/>
          <w:divBdr>
            <w:top w:val="none" w:sz="0" w:space="0" w:color="auto"/>
            <w:left w:val="none" w:sz="0" w:space="0" w:color="auto"/>
            <w:bottom w:val="none" w:sz="0" w:space="0" w:color="auto"/>
            <w:right w:val="none" w:sz="0" w:space="0" w:color="auto"/>
          </w:divBdr>
        </w:div>
        <w:div w:id="1946158085">
          <w:marLeft w:val="640"/>
          <w:marRight w:val="0"/>
          <w:marTop w:val="0"/>
          <w:marBottom w:val="0"/>
          <w:divBdr>
            <w:top w:val="none" w:sz="0" w:space="0" w:color="auto"/>
            <w:left w:val="none" w:sz="0" w:space="0" w:color="auto"/>
            <w:bottom w:val="none" w:sz="0" w:space="0" w:color="auto"/>
            <w:right w:val="none" w:sz="0" w:space="0" w:color="auto"/>
          </w:divBdr>
        </w:div>
        <w:div w:id="937903645">
          <w:marLeft w:val="640"/>
          <w:marRight w:val="0"/>
          <w:marTop w:val="0"/>
          <w:marBottom w:val="0"/>
          <w:divBdr>
            <w:top w:val="none" w:sz="0" w:space="0" w:color="auto"/>
            <w:left w:val="none" w:sz="0" w:space="0" w:color="auto"/>
            <w:bottom w:val="none" w:sz="0" w:space="0" w:color="auto"/>
            <w:right w:val="none" w:sz="0" w:space="0" w:color="auto"/>
          </w:divBdr>
        </w:div>
        <w:div w:id="1909344868">
          <w:marLeft w:val="640"/>
          <w:marRight w:val="0"/>
          <w:marTop w:val="0"/>
          <w:marBottom w:val="0"/>
          <w:divBdr>
            <w:top w:val="none" w:sz="0" w:space="0" w:color="auto"/>
            <w:left w:val="none" w:sz="0" w:space="0" w:color="auto"/>
            <w:bottom w:val="none" w:sz="0" w:space="0" w:color="auto"/>
            <w:right w:val="none" w:sz="0" w:space="0" w:color="auto"/>
          </w:divBdr>
        </w:div>
        <w:div w:id="206337525">
          <w:marLeft w:val="640"/>
          <w:marRight w:val="0"/>
          <w:marTop w:val="0"/>
          <w:marBottom w:val="0"/>
          <w:divBdr>
            <w:top w:val="none" w:sz="0" w:space="0" w:color="auto"/>
            <w:left w:val="none" w:sz="0" w:space="0" w:color="auto"/>
            <w:bottom w:val="none" w:sz="0" w:space="0" w:color="auto"/>
            <w:right w:val="none" w:sz="0" w:space="0" w:color="auto"/>
          </w:divBdr>
        </w:div>
        <w:div w:id="1644000316">
          <w:marLeft w:val="640"/>
          <w:marRight w:val="0"/>
          <w:marTop w:val="0"/>
          <w:marBottom w:val="0"/>
          <w:divBdr>
            <w:top w:val="none" w:sz="0" w:space="0" w:color="auto"/>
            <w:left w:val="none" w:sz="0" w:space="0" w:color="auto"/>
            <w:bottom w:val="none" w:sz="0" w:space="0" w:color="auto"/>
            <w:right w:val="none" w:sz="0" w:space="0" w:color="auto"/>
          </w:divBdr>
        </w:div>
        <w:div w:id="1420563652">
          <w:marLeft w:val="640"/>
          <w:marRight w:val="0"/>
          <w:marTop w:val="0"/>
          <w:marBottom w:val="0"/>
          <w:divBdr>
            <w:top w:val="none" w:sz="0" w:space="0" w:color="auto"/>
            <w:left w:val="none" w:sz="0" w:space="0" w:color="auto"/>
            <w:bottom w:val="none" w:sz="0" w:space="0" w:color="auto"/>
            <w:right w:val="none" w:sz="0" w:space="0" w:color="auto"/>
          </w:divBdr>
        </w:div>
        <w:div w:id="733964843">
          <w:marLeft w:val="640"/>
          <w:marRight w:val="0"/>
          <w:marTop w:val="0"/>
          <w:marBottom w:val="0"/>
          <w:divBdr>
            <w:top w:val="none" w:sz="0" w:space="0" w:color="auto"/>
            <w:left w:val="none" w:sz="0" w:space="0" w:color="auto"/>
            <w:bottom w:val="none" w:sz="0" w:space="0" w:color="auto"/>
            <w:right w:val="none" w:sz="0" w:space="0" w:color="auto"/>
          </w:divBdr>
        </w:div>
        <w:div w:id="407652743">
          <w:marLeft w:val="640"/>
          <w:marRight w:val="0"/>
          <w:marTop w:val="0"/>
          <w:marBottom w:val="0"/>
          <w:divBdr>
            <w:top w:val="none" w:sz="0" w:space="0" w:color="auto"/>
            <w:left w:val="none" w:sz="0" w:space="0" w:color="auto"/>
            <w:bottom w:val="none" w:sz="0" w:space="0" w:color="auto"/>
            <w:right w:val="none" w:sz="0" w:space="0" w:color="auto"/>
          </w:divBdr>
        </w:div>
        <w:div w:id="1712682849">
          <w:marLeft w:val="640"/>
          <w:marRight w:val="0"/>
          <w:marTop w:val="0"/>
          <w:marBottom w:val="0"/>
          <w:divBdr>
            <w:top w:val="none" w:sz="0" w:space="0" w:color="auto"/>
            <w:left w:val="none" w:sz="0" w:space="0" w:color="auto"/>
            <w:bottom w:val="none" w:sz="0" w:space="0" w:color="auto"/>
            <w:right w:val="none" w:sz="0" w:space="0" w:color="auto"/>
          </w:divBdr>
        </w:div>
        <w:div w:id="2037463606">
          <w:marLeft w:val="640"/>
          <w:marRight w:val="0"/>
          <w:marTop w:val="0"/>
          <w:marBottom w:val="0"/>
          <w:divBdr>
            <w:top w:val="none" w:sz="0" w:space="0" w:color="auto"/>
            <w:left w:val="none" w:sz="0" w:space="0" w:color="auto"/>
            <w:bottom w:val="none" w:sz="0" w:space="0" w:color="auto"/>
            <w:right w:val="none" w:sz="0" w:space="0" w:color="auto"/>
          </w:divBdr>
        </w:div>
        <w:div w:id="1338538641">
          <w:marLeft w:val="640"/>
          <w:marRight w:val="0"/>
          <w:marTop w:val="0"/>
          <w:marBottom w:val="0"/>
          <w:divBdr>
            <w:top w:val="none" w:sz="0" w:space="0" w:color="auto"/>
            <w:left w:val="none" w:sz="0" w:space="0" w:color="auto"/>
            <w:bottom w:val="none" w:sz="0" w:space="0" w:color="auto"/>
            <w:right w:val="none" w:sz="0" w:space="0" w:color="auto"/>
          </w:divBdr>
        </w:div>
        <w:div w:id="874346709">
          <w:marLeft w:val="640"/>
          <w:marRight w:val="0"/>
          <w:marTop w:val="0"/>
          <w:marBottom w:val="0"/>
          <w:divBdr>
            <w:top w:val="none" w:sz="0" w:space="0" w:color="auto"/>
            <w:left w:val="none" w:sz="0" w:space="0" w:color="auto"/>
            <w:bottom w:val="none" w:sz="0" w:space="0" w:color="auto"/>
            <w:right w:val="none" w:sz="0" w:space="0" w:color="auto"/>
          </w:divBdr>
        </w:div>
        <w:div w:id="662513708">
          <w:marLeft w:val="640"/>
          <w:marRight w:val="0"/>
          <w:marTop w:val="0"/>
          <w:marBottom w:val="0"/>
          <w:divBdr>
            <w:top w:val="none" w:sz="0" w:space="0" w:color="auto"/>
            <w:left w:val="none" w:sz="0" w:space="0" w:color="auto"/>
            <w:bottom w:val="none" w:sz="0" w:space="0" w:color="auto"/>
            <w:right w:val="none" w:sz="0" w:space="0" w:color="auto"/>
          </w:divBdr>
        </w:div>
        <w:div w:id="773598382">
          <w:marLeft w:val="640"/>
          <w:marRight w:val="0"/>
          <w:marTop w:val="0"/>
          <w:marBottom w:val="0"/>
          <w:divBdr>
            <w:top w:val="none" w:sz="0" w:space="0" w:color="auto"/>
            <w:left w:val="none" w:sz="0" w:space="0" w:color="auto"/>
            <w:bottom w:val="none" w:sz="0" w:space="0" w:color="auto"/>
            <w:right w:val="none" w:sz="0" w:space="0" w:color="auto"/>
          </w:divBdr>
        </w:div>
        <w:div w:id="832062506">
          <w:marLeft w:val="640"/>
          <w:marRight w:val="0"/>
          <w:marTop w:val="0"/>
          <w:marBottom w:val="0"/>
          <w:divBdr>
            <w:top w:val="none" w:sz="0" w:space="0" w:color="auto"/>
            <w:left w:val="none" w:sz="0" w:space="0" w:color="auto"/>
            <w:bottom w:val="none" w:sz="0" w:space="0" w:color="auto"/>
            <w:right w:val="none" w:sz="0" w:space="0" w:color="auto"/>
          </w:divBdr>
        </w:div>
        <w:div w:id="347830460">
          <w:marLeft w:val="640"/>
          <w:marRight w:val="0"/>
          <w:marTop w:val="0"/>
          <w:marBottom w:val="0"/>
          <w:divBdr>
            <w:top w:val="none" w:sz="0" w:space="0" w:color="auto"/>
            <w:left w:val="none" w:sz="0" w:space="0" w:color="auto"/>
            <w:bottom w:val="none" w:sz="0" w:space="0" w:color="auto"/>
            <w:right w:val="none" w:sz="0" w:space="0" w:color="auto"/>
          </w:divBdr>
        </w:div>
        <w:div w:id="1645045117">
          <w:marLeft w:val="640"/>
          <w:marRight w:val="0"/>
          <w:marTop w:val="0"/>
          <w:marBottom w:val="0"/>
          <w:divBdr>
            <w:top w:val="none" w:sz="0" w:space="0" w:color="auto"/>
            <w:left w:val="none" w:sz="0" w:space="0" w:color="auto"/>
            <w:bottom w:val="none" w:sz="0" w:space="0" w:color="auto"/>
            <w:right w:val="none" w:sz="0" w:space="0" w:color="auto"/>
          </w:divBdr>
        </w:div>
        <w:div w:id="10957261">
          <w:marLeft w:val="640"/>
          <w:marRight w:val="0"/>
          <w:marTop w:val="0"/>
          <w:marBottom w:val="0"/>
          <w:divBdr>
            <w:top w:val="none" w:sz="0" w:space="0" w:color="auto"/>
            <w:left w:val="none" w:sz="0" w:space="0" w:color="auto"/>
            <w:bottom w:val="none" w:sz="0" w:space="0" w:color="auto"/>
            <w:right w:val="none" w:sz="0" w:space="0" w:color="auto"/>
          </w:divBdr>
        </w:div>
        <w:div w:id="175047476">
          <w:marLeft w:val="640"/>
          <w:marRight w:val="0"/>
          <w:marTop w:val="0"/>
          <w:marBottom w:val="0"/>
          <w:divBdr>
            <w:top w:val="none" w:sz="0" w:space="0" w:color="auto"/>
            <w:left w:val="none" w:sz="0" w:space="0" w:color="auto"/>
            <w:bottom w:val="none" w:sz="0" w:space="0" w:color="auto"/>
            <w:right w:val="none" w:sz="0" w:space="0" w:color="auto"/>
          </w:divBdr>
        </w:div>
        <w:div w:id="1725713094">
          <w:marLeft w:val="640"/>
          <w:marRight w:val="0"/>
          <w:marTop w:val="0"/>
          <w:marBottom w:val="0"/>
          <w:divBdr>
            <w:top w:val="none" w:sz="0" w:space="0" w:color="auto"/>
            <w:left w:val="none" w:sz="0" w:space="0" w:color="auto"/>
            <w:bottom w:val="none" w:sz="0" w:space="0" w:color="auto"/>
            <w:right w:val="none" w:sz="0" w:space="0" w:color="auto"/>
          </w:divBdr>
        </w:div>
        <w:div w:id="990787900">
          <w:marLeft w:val="640"/>
          <w:marRight w:val="0"/>
          <w:marTop w:val="0"/>
          <w:marBottom w:val="0"/>
          <w:divBdr>
            <w:top w:val="none" w:sz="0" w:space="0" w:color="auto"/>
            <w:left w:val="none" w:sz="0" w:space="0" w:color="auto"/>
            <w:bottom w:val="none" w:sz="0" w:space="0" w:color="auto"/>
            <w:right w:val="none" w:sz="0" w:space="0" w:color="auto"/>
          </w:divBdr>
        </w:div>
        <w:div w:id="1025055869">
          <w:marLeft w:val="640"/>
          <w:marRight w:val="0"/>
          <w:marTop w:val="0"/>
          <w:marBottom w:val="0"/>
          <w:divBdr>
            <w:top w:val="none" w:sz="0" w:space="0" w:color="auto"/>
            <w:left w:val="none" w:sz="0" w:space="0" w:color="auto"/>
            <w:bottom w:val="none" w:sz="0" w:space="0" w:color="auto"/>
            <w:right w:val="none" w:sz="0" w:space="0" w:color="auto"/>
          </w:divBdr>
        </w:div>
        <w:div w:id="1812284517">
          <w:marLeft w:val="640"/>
          <w:marRight w:val="0"/>
          <w:marTop w:val="0"/>
          <w:marBottom w:val="0"/>
          <w:divBdr>
            <w:top w:val="none" w:sz="0" w:space="0" w:color="auto"/>
            <w:left w:val="none" w:sz="0" w:space="0" w:color="auto"/>
            <w:bottom w:val="none" w:sz="0" w:space="0" w:color="auto"/>
            <w:right w:val="none" w:sz="0" w:space="0" w:color="auto"/>
          </w:divBdr>
        </w:div>
        <w:div w:id="1929196856">
          <w:marLeft w:val="640"/>
          <w:marRight w:val="0"/>
          <w:marTop w:val="0"/>
          <w:marBottom w:val="0"/>
          <w:divBdr>
            <w:top w:val="none" w:sz="0" w:space="0" w:color="auto"/>
            <w:left w:val="none" w:sz="0" w:space="0" w:color="auto"/>
            <w:bottom w:val="none" w:sz="0" w:space="0" w:color="auto"/>
            <w:right w:val="none" w:sz="0" w:space="0" w:color="auto"/>
          </w:divBdr>
        </w:div>
        <w:div w:id="1150747879">
          <w:marLeft w:val="640"/>
          <w:marRight w:val="0"/>
          <w:marTop w:val="0"/>
          <w:marBottom w:val="0"/>
          <w:divBdr>
            <w:top w:val="none" w:sz="0" w:space="0" w:color="auto"/>
            <w:left w:val="none" w:sz="0" w:space="0" w:color="auto"/>
            <w:bottom w:val="none" w:sz="0" w:space="0" w:color="auto"/>
            <w:right w:val="none" w:sz="0" w:space="0" w:color="auto"/>
          </w:divBdr>
        </w:div>
        <w:div w:id="721757207">
          <w:marLeft w:val="640"/>
          <w:marRight w:val="0"/>
          <w:marTop w:val="0"/>
          <w:marBottom w:val="0"/>
          <w:divBdr>
            <w:top w:val="none" w:sz="0" w:space="0" w:color="auto"/>
            <w:left w:val="none" w:sz="0" w:space="0" w:color="auto"/>
            <w:bottom w:val="none" w:sz="0" w:space="0" w:color="auto"/>
            <w:right w:val="none" w:sz="0" w:space="0" w:color="auto"/>
          </w:divBdr>
        </w:div>
        <w:div w:id="389816429">
          <w:marLeft w:val="640"/>
          <w:marRight w:val="0"/>
          <w:marTop w:val="0"/>
          <w:marBottom w:val="0"/>
          <w:divBdr>
            <w:top w:val="none" w:sz="0" w:space="0" w:color="auto"/>
            <w:left w:val="none" w:sz="0" w:space="0" w:color="auto"/>
            <w:bottom w:val="none" w:sz="0" w:space="0" w:color="auto"/>
            <w:right w:val="none" w:sz="0" w:space="0" w:color="auto"/>
          </w:divBdr>
        </w:div>
        <w:div w:id="21323099">
          <w:marLeft w:val="640"/>
          <w:marRight w:val="0"/>
          <w:marTop w:val="0"/>
          <w:marBottom w:val="0"/>
          <w:divBdr>
            <w:top w:val="none" w:sz="0" w:space="0" w:color="auto"/>
            <w:left w:val="none" w:sz="0" w:space="0" w:color="auto"/>
            <w:bottom w:val="none" w:sz="0" w:space="0" w:color="auto"/>
            <w:right w:val="none" w:sz="0" w:space="0" w:color="auto"/>
          </w:divBdr>
        </w:div>
        <w:div w:id="419060328">
          <w:marLeft w:val="640"/>
          <w:marRight w:val="0"/>
          <w:marTop w:val="0"/>
          <w:marBottom w:val="0"/>
          <w:divBdr>
            <w:top w:val="none" w:sz="0" w:space="0" w:color="auto"/>
            <w:left w:val="none" w:sz="0" w:space="0" w:color="auto"/>
            <w:bottom w:val="none" w:sz="0" w:space="0" w:color="auto"/>
            <w:right w:val="none" w:sz="0" w:space="0" w:color="auto"/>
          </w:divBdr>
        </w:div>
        <w:div w:id="1793941228">
          <w:marLeft w:val="640"/>
          <w:marRight w:val="0"/>
          <w:marTop w:val="0"/>
          <w:marBottom w:val="0"/>
          <w:divBdr>
            <w:top w:val="none" w:sz="0" w:space="0" w:color="auto"/>
            <w:left w:val="none" w:sz="0" w:space="0" w:color="auto"/>
            <w:bottom w:val="none" w:sz="0" w:space="0" w:color="auto"/>
            <w:right w:val="none" w:sz="0" w:space="0" w:color="auto"/>
          </w:divBdr>
        </w:div>
        <w:div w:id="964579180">
          <w:marLeft w:val="640"/>
          <w:marRight w:val="0"/>
          <w:marTop w:val="0"/>
          <w:marBottom w:val="0"/>
          <w:divBdr>
            <w:top w:val="none" w:sz="0" w:space="0" w:color="auto"/>
            <w:left w:val="none" w:sz="0" w:space="0" w:color="auto"/>
            <w:bottom w:val="none" w:sz="0" w:space="0" w:color="auto"/>
            <w:right w:val="none" w:sz="0" w:space="0" w:color="auto"/>
          </w:divBdr>
        </w:div>
        <w:div w:id="212694106">
          <w:marLeft w:val="640"/>
          <w:marRight w:val="0"/>
          <w:marTop w:val="0"/>
          <w:marBottom w:val="0"/>
          <w:divBdr>
            <w:top w:val="none" w:sz="0" w:space="0" w:color="auto"/>
            <w:left w:val="none" w:sz="0" w:space="0" w:color="auto"/>
            <w:bottom w:val="none" w:sz="0" w:space="0" w:color="auto"/>
            <w:right w:val="none" w:sz="0" w:space="0" w:color="auto"/>
          </w:divBdr>
        </w:div>
        <w:div w:id="970864737">
          <w:marLeft w:val="640"/>
          <w:marRight w:val="0"/>
          <w:marTop w:val="0"/>
          <w:marBottom w:val="0"/>
          <w:divBdr>
            <w:top w:val="none" w:sz="0" w:space="0" w:color="auto"/>
            <w:left w:val="none" w:sz="0" w:space="0" w:color="auto"/>
            <w:bottom w:val="none" w:sz="0" w:space="0" w:color="auto"/>
            <w:right w:val="none" w:sz="0" w:space="0" w:color="auto"/>
          </w:divBdr>
        </w:div>
        <w:div w:id="1738742675">
          <w:marLeft w:val="640"/>
          <w:marRight w:val="0"/>
          <w:marTop w:val="0"/>
          <w:marBottom w:val="0"/>
          <w:divBdr>
            <w:top w:val="none" w:sz="0" w:space="0" w:color="auto"/>
            <w:left w:val="none" w:sz="0" w:space="0" w:color="auto"/>
            <w:bottom w:val="none" w:sz="0" w:space="0" w:color="auto"/>
            <w:right w:val="none" w:sz="0" w:space="0" w:color="auto"/>
          </w:divBdr>
        </w:div>
        <w:div w:id="1589076896">
          <w:marLeft w:val="640"/>
          <w:marRight w:val="0"/>
          <w:marTop w:val="0"/>
          <w:marBottom w:val="0"/>
          <w:divBdr>
            <w:top w:val="none" w:sz="0" w:space="0" w:color="auto"/>
            <w:left w:val="none" w:sz="0" w:space="0" w:color="auto"/>
            <w:bottom w:val="none" w:sz="0" w:space="0" w:color="auto"/>
            <w:right w:val="none" w:sz="0" w:space="0" w:color="auto"/>
          </w:divBdr>
        </w:div>
        <w:div w:id="142279384">
          <w:marLeft w:val="640"/>
          <w:marRight w:val="0"/>
          <w:marTop w:val="0"/>
          <w:marBottom w:val="0"/>
          <w:divBdr>
            <w:top w:val="none" w:sz="0" w:space="0" w:color="auto"/>
            <w:left w:val="none" w:sz="0" w:space="0" w:color="auto"/>
            <w:bottom w:val="none" w:sz="0" w:space="0" w:color="auto"/>
            <w:right w:val="none" w:sz="0" w:space="0" w:color="auto"/>
          </w:divBdr>
        </w:div>
        <w:div w:id="548804651">
          <w:marLeft w:val="640"/>
          <w:marRight w:val="0"/>
          <w:marTop w:val="0"/>
          <w:marBottom w:val="0"/>
          <w:divBdr>
            <w:top w:val="none" w:sz="0" w:space="0" w:color="auto"/>
            <w:left w:val="none" w:sz="0" w:space="0" w:color="auto"/>
            <w:bottom w:val="none" w:sz="0" w:space="0" w:color="auto"/>
            <w:right w:val="none" w:sz="0" w:space="0" w:color="auto"/>
          </w:divBdr>
        </w:div>
        <w:div w:id="1068768873">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02109462">
      <w:bodyDiv w:val="1"/>
      <w:marLeft w:val="0"/>
      <w:marRight w:val="0"/>
      <w:marTop w:val="0"/>
      <w:marBottom w:val="0"/>
      <w:divBdr>
        <w:top w:val="none" w:sz="0" w:space="0" w:color="auto"/>
        <w:left w:val="none" w:sz="0" w:space="0" w:color="auto"/>
        <w:bottom w:val="none" w:sz="0" w:space="0" w:color="auto"/>
        <w:right w:val="none" w:sz="0" w:space="0" w:color="auto"/>
      </w:divBdr>
      <w:divsChild>
        <w:div w:id="798914342">
          <w:marLeft w:val="640"/>
          <w:marRight w:val="0"/>
          <w:marTop w:val="0"/>
          <w:marBottom w:val="0"/>
          <w:divBdr>
            <w:top w:val="none" w:sz="0" w:space="0" w:color="auto"/>
            <w:left w:val="none" w:sz="0" w:space="0" w:color="auto"/>
            <w:bottom w:val="none" w:sz="0" w:space="0" w:color="auto"/>
            <w:right w:val="none" w:sz="0" w:space="0" w:color="auto"/>
          </w:divBdr>
        </w:div>
        <w:div w:id="195196269">
          <w:marLeft w:val="640"/>
          <w:marRight w:val="0"/>
          <w:marTop w:val="0"/>
          <w:marBottom w:val="0"/>
          <w:divBdr>
            <w:top w:val="none" w:sz="0" w:space="0" w:color="auto"/>
            <w:left w:val="none" w:sz="0" w:space="0" w:color="auto"/>
            <w:bottom w:val="none" w:sz="0" w:space="0" w:color="auto"/>
            <w:right w:val="none" w:sz="0" w:space="0" w:color="auto"/>
          </w:divBdr>
        </w:div>
        <w:div w:id="339891042">
          <w:marLeft w:val="640"/>
          <w:marRight w:val="0"/>
          <w:marTop w:val="0"/>
          <w:marBottom w:val="0"/>
          <w:divBdr>
            <w:top w:val="none" w:sz="0" w:space="0" w:color="auto"/>
            <w:left w:val="none" w:sz="0" w:space="0" w:color="auto"/>
            <w:bottom w:val="none" w:sz="0" w:space="0" w:color="auto"/>
            <w:right w:val="none" w:sz="0" w:space="0" w:color="auto"/>
          </w:divBdr>
        </w:div>
        <w:div w:id="1863935516">
          <w:marLeft w:val="640"/>
          <w:marRight w:val="0"/>
          <w:marTop w:val="0"/>
          <w:marBottom w:val="0"/>
          <w:divBdr>
            <w:top w:val="none" w:sz="0" w:space="0" w:color="auto"/>
            <w:left w:val="none" w:sz="0" w:space="0" w:color="auto"/>
            <w:bottom w:val="none" w:sz="0" w:space="0" w:color="auto"/>
            <w:right w:val="none" w:sz="0" w:space="0" w:color="auto"/>
          </w:divBdr>
        </w:div>
        <w:div w:id="1514538364">
          <w:marLeft w:val="640"/>
          <w:marRight w:val="0"/>
          <w:marTop w:val="0"/>
          <w:marBottom w:val="0"/>
          <w:divBdr>
            <w:top w:val="none" w:sz="0" w:space="0" w:color="auto"/>
            <w:left w:val="none" w:sz="0" w:space="0" w:color="auto"/>
            <w:bottom w:val="none" w:sz="0" w:space="0" w:color="auto"/>
            <w:right w:val="none" w:sz="0" w:space="0" w:color="auto"/>
          </w:divBdr>
        </w:div>
        <w:div w:id="1602836778">
          <w:marLeft w:val="640"/>
          <w:marRight w:val="0"/>
          <w:marTop w:val="0"/>
          <w:marBottom w:val="0"/>
          <w:divBdr>
            <w:top w:val="none" w:sz="0" w:space="0" w:color="auto"/>
            <w:left w:val="none" w:sz="0" w:space="0" w:color="auto"/>
            <w:bottom w:val="none" w:sz="0" w:space="0" w:color="auto"/>
            <w:right w:val="none" w:sz="0" w:space="0" w:color="auto"/>
          </w:divBdr>
        </w:div>
        <w:div w:id="1351879328">
          <w:marLeft w:val="640"/>
          <w:marRight w:val="0"/>
          <w:marTop w:val="0"/>
          <w:marBottom w:val="0"/>
          <w:divBdr>
            <w:top w:val="none" w:sz="0" w:space="0" w:color="auto"/>
            <w:left w:val="none" w:sz="0" w:space="0" w:color="auto"/>
            <w:bottom w:val="none" w:sz="0" w:space="0" w:color="auto"/>
            <w:right w:val="none" w:sz="0" w:space="0" w:color="auto"/>
          </w:divBdr>
        </w:div>
        <w:div w:id="653727000">
          <w:marLeft w:val="640"/>
          <w:marRight w:val="0"/>
          <w:marTop w:val="0"/>
          <w:marBottom w:val="0"/>
          <w:divBdr>
            <w:top w:val="none" w:sz="0" w:space="0" w:color="auto"/>
            <w:left w:val="none" w:sz="0" w:space="0" w:color="auto"/>
            <w:bottom w:val="none" w:sz="0" w:space="0" w:color="auto"/>
            <w:right w:val="none" w:sz="0" w:space="0" w:color="auto"/>
          </w:divBdr>
        </w:div>
        <w:div w:id="1216048128">
          <w:marLeft w:val="640"/>
          <w:marRight w:val="0"/>
          <w:marTop w:val="0"/>
          <w:marBottom w:val="0"/>
          <w:divBdr>
            <w:top w:val="none" w:sz="0" w:space="0" w:color="auto"/>
            <w:left w:val="none" w:sz="0" w:space="0" w:color="auto"/>
            <w:bottom w:val="none" w:sz="0" w:space="0" w:color="auto"/>
            <w:right w:val="none" w:sz="0" w:space="0" w:color="auto"/>
          </w:divBdr>
        </w:div>
        <w:div w:id="1925458201">
          <w:marLeft w:val="640"/>
          <w:marRight w:val="0"/>
          <w:marTop w:val="0"/>
          <w:marBottom w:val="0"/>
          <w:divBdr>
            <w:top w:val="none" w:sz="0" w:space="0" w:color="auto"/>
            <w:left w:val="none" w:sz="0" w:space="0" w:color="auto"/>
            <w:bottom w:val="none" w:sz="0" w:space="0" w:color="auto"/>
            <w:right w:val="none" w:sz="0" w:space="0" w:color="auto"/>
          </w:divBdr>
        </w:div>
        <w:div w:id="1110078679">
          <w:marLeft w:val="640"/>
          <w:marRight w:val="0"/>
          <w:marTop w:val="0"/>
          <w:marBottom w:val="0"/>
          <w:divBdr>
            <w:top w:val="none" w:sz="0" w:space="0" w:color="auto"/>
            <w:left w:val="none" w:sz="0" w:space="0" w:color="auto"/>
            <w:bottom w:val="none" w:sz="0" w:space="0" w:color="auto"/>
            <w:right w:val="none" w:sz="0" w:space="0" w:color="auto"/>
          </w:divBdr>
        </w:div>
        <w:div w:id="377241898">
          <w:marLeft w:val="640"/>
          <w:marRight w:val="0"/>
          <w:marTop w:val="0"/>
          <w:marBottom w:val="0"/>
          <w:divBdr>
            <w:top w:val="none" w:sz="0" w:space="0" w:color="auto"/>
            <w:left w:val="none" w:sz="0" w:space="0" w:color="auto"/>
            <w:bottom w:val="none" w:sz="0" w:space="0" w:color="auto"/>
            <w:right w:val="none" w:sz="0" w:space="0" w:color="auto"/>
          </w:divBdr>
        </w:div>
        <w:div w:id="1895893994">
          <w:marLeft w:val="640"/>
          <w:marRight w:val="0"/>
          <w:marTop w:val="0"/>
          <w:marBottom w:val="0"/>
          <w:divBdr>
            <w:top w:val="none" w:sz="0" w:space="0" w:color="auto"/>
            <w:left w:val="none" w:sz="0" w:space="0" w:color="auto"/>
            <w:bottom w:val="none" w:sz="0" w:space="0" w:color="auto"/>
            <w:right w:val="none" w:sz="0" w:space="0" w:color="auto"/>
          </w:divBdr>
        </w:div>
        <w:div w:id="230116982">
          <w:marLeft w:val="640"/>
          <w:marRight w:val="0"/>
          <w:marTop w:val="0"/>
          <w:marBottom w:val="0"/>
          <w:divBdr>
            <w:top w:val="none" w:sz="0" w:space="0" w:color="auto"/>
            <w:left w:val="none" w:sz="0" w:space="0" w:color="auto"/>
            <w:bottom w:val="none" w:sz="0" w:space="0" w:color="auto"/>
            <w:right w:val="none" w:sz="0" w:space="0" w:color="auto"/>
          </w:divBdr>
        </w:div>
        <w:div w:id="318583363">
          <w:marLeft w:val="640"/>
          <w:marRight w:val="0"/>
          <w:marTop w:val="0"/>
          <w:marBottom w:val="0"/>
          <w:divBdr>
            <w:top w:val="none" w:sz="0" w:space="0" w:color="auto"/>
            <w:left w:val="none" w:sz="0" w:space="0" w:color="auto"/>
            <w:bottom w:val="none" w:sz="0" w:space="0" w:color="auto"/>
            <w:right w:val="none" w:sz="0" w:space="0" w:color="auto"/>
          </w:divBdr>
        </w:div>
        <w:div w:id="1215510430">
          <w:marLeft w:val="640"/>
          <w:marRight w:val="0"/>
          <w:marTop w:val="0"/>
          <w:marBottom w:val="0"/>
          <w:divBdr>
            <w:top w:val="none" w:sz="0" w:space="0" w:color="auto"/>
            <w:left w:val="none" w:sz="0" w:space="0" w:color="auto"/>
            <w:bottom w:val="none" w:sz="0" w:space="0" w:color="auto"/>
            <w:right w:val="none" w:sz="0" w:space="0" w:color="auto"/>
          </w:divBdr>
        </w:div>
        <w:div w:id="907378203">
          <w:marLeft w:val="640"/>
          <w:marRight w:val="0"/>
          <w:marTop w:val="0"/>
          <w:marBottom w:val="0"/>
          <w:divBdr>
            <w:top w:val="none" w:sz="0" w:space="0" w:color="auto"/>
            <w:left w:val="none" w:sz="0" w:space="0" w:color="auto"/>
            <w:bottom w:val="none" w:sz="0" w:space="0" w:color="auto"/>
            <w:right w:val="none" w:sz="0" w:space="0" w:color="auto"/>
          </w:divBdr>
        </w:div>
        <w:div w:id="196892733">
          <w:marLeft w:val="640"/>
          <w:marRight w:val="0"/>
          <w:marTop w:val="0"/>
          <w:marBottom w:val="0"/>
          <w:divBdr>
            <w:top w:val="none" w:sz="0" w:space="0" w:color="auto"/>
            <w:left w:val="none" w:sz="0" w:space="0" w:color="auto"/>
            <w:bottom w:val="none" w:sz="0" w:space="0" w:color="auto"/>
            <w:right w:val="none" w:sz="0" w:space="0" w:color="auto"/>
          </w:divBdr>
        </w:div>
        <w:div w:id="1274556191">
          <w:marLeft w:val="640"/>
          <w:marRight w:val="0"/>
          <w:marTop w:val="0"/>
          <w:marBottom w:val="0"/>
          <w:divBdr>
            <w:top w:val="none" w:sz="0" w:space="0" w:color="auto"/>
            <w:left w:val="none" w:sz="0" w:space="0" w:color="auto"/>
            <w:bottom w:val="none" w:sz="0" w:space="0" w:color="auto"/>
            <w:right w:val="none" w:sz="0" w:space="0" w:color="auto"/>
          </w:divBdr>
        </w:div>
        <w:div w:id="1311011018">
          <w:marLeft w:val="640"/>
          <w:marRight w:val="0"/>
          <w:marTop w:val="0"/>
          <w:marBottom w:val="0"/>
          <w:divBdr>
            <w:top w:val="none" w:sz="0" w:space="0" w:color="auto"/>
            <w:left w:val="none" w:sz="0" w:space="0" w:color="auto"/>
            <w:bottom w:val="none" w:sz="0" w:space="0" w:color="auto"/>
            <w:right w:val="none" w:sz="0" w:space="0" w:color="auto"/>
          </w:divBdr>
        </w:div>
        <w:div w:id="601454179">
          <w:marLeft w:val="640"/>
          <w:marRight w:val="0"/>
          <w:marTop w:val="0"/>
          <w:marBottom w:val="0"/>
          <w:divBdr>
            <w:top w:val="none" w:sz="0" w:space="0" w:color="auto"/>
            <w:left w:val="none" w:sz="0" w:space="0" w:color="auto"/>
            <w:bottom w:val="none" w:sz="0" w:space="0" w:color="auto"/>
            <w:right w:val="none" w:sz="0" w:space="0" w:color="auto"/>
          </w:divBdr>
        </w:div>
        <w:div w:id="1727408205">
          <w:marLeft w:val="640"/>
          <w:marRight w:val="0"/>
          <w:marTop w:val="0"/>
          <w:marBottom w:val="0"/>
          <w:divBdr>
            <w:top w:val="none" w:sz="0" w:space="0" w:color="auto"/>
            <w:left w:val="none" w:sz="0" w:space="0" w:color="auto"/>
            <w:bottom w:val="none" w:sz="0" w:space="0" w:color="auto"/>
            <w:right w:val="none" w:sz="0" w:space="0" w:color="auto"/>
          </w:divBdr>
        </w:div>
        <w:div w:id="667053633">
          <w:marLeft w:val="640"/>
          <w:marRight w:val="0"/>
          <w:marTop w:val="0"/>
          <w:marBottom w:val="0"/>
          <w:divBdr>
            <w:top w:val="none" w:sz="0" w:space="0" w:color="auto"/>
            <w:left w:val="none" w:sz="0" w:space="0" w:color="auto"/>
            <w:bottom w:val="none" w:sz="0" w:space="0" w:color="auto"/>
            <w:right w:val="none" w:sz="0" w:space="0" w:color="auto"/>
          </w:divBdr>
        </w:div>
        <w:div w:id="1256674886">
          <w:marLeft w:val="640"/>
          <w:marRight w:val="0"/>
          <w:marTop w:val="0"/>
          <w:marBottom w:val="0"/>
          <w:divBdr>
            <w:top w:val="none" w:sz="0" w:space="0" w:color="auto"/>
            <w:left w:val="none" w:sz="0" w:space="0" w:color="auto"/>
            <w:bottom w:val="none" w:sz="0" w:space="0" w:color="auto"/>
            <w:right w:val="none" w:sz="0" w:space="0" w:color="auto"/>
          </w:divBdr>
        </w:div>
        <w:div w:id="1742483121">
          <w:marLeft w:val="640"/>
          <w:marRight w:val="0"/>
          <w:marTop w:val="0"/>
          <w:marBottom w:val="0"/>
          <w:divBdr>
            <w:top w:val="none" w:sz="0" w:space="0" w:color="auto"/>
            <w:left w:val="none" w:sz="0" w:space="0" w:color="auto"/>
            <w:bottom w:val="none" w:sz="0" w:space="0" w:color="auto"/>
            <w:right w:val="none" w:sz="0" w:space="0" w:color="auto"/>
          </w:divBdr>
        </w:div>
        <w:div w:id="1203441793">
          <w:marLeft w:val="640"/>
          <w:marRight w:val="0"/>
          <w:marTop w:val="0"/>
          <w:marBottom w:val="0"/>
          <w:divBdr>
            <w:top w:val="none" w:sz="0" w:space="0" w:color="auto"/>
            <w:left w:val="none" w:sz="0" w:space="0" w:color="auto"/>
            <w:bottom w:val="none" w:sz="0" w:space="0" w:color="auto"/>
            <w:right w:val="none" w:sz="0" w:space="0" w:color="auto"/>
          </w:divBdr>
        </w:div>
        <w:div w:id="1136681569">
          <w:marLeft w:val="640"/>
          <w:marRight w:val="0"/>
          <w:marTop w:val="0"/>
          <w:marBottom w:val="0"/>
          <w:divBdr>
            <w:top w:val="none" w:sz="0" w:space="0" w:color="auto"/>
            <w:left w:val="none" w:sz="0" w:space="0" w:color="auto"/>
            <w:bottom w:val="none" w:sz="0" w:space="0" w:color="auto"/>
            <w:right w:val="none" w:sz="0" w:space="0" w:color="auto"/>
          </w:divBdr>
        </w:div>
        <w:div w:id="1299071778">
          <w:marLeft w:val="640"/>
          <w:marRight w:val="0"/>
          <w:marTop w:val="0"/>
          <w:marBottom w:val="0"/>
          <w:divBdr>
            <w:top w:val="none" w:sz="0" w:space="0" w:color="auto"/>
            <w:left w:val="none" w:sz="0" w:space="0" w:color="auto"/>
            <w:bottom w:val="none" w:sz="0" w:space="0" w:color="auto"/>
            <w:right w:val="none" w:sz="0" w:space="0" w:color="auto"/>
          </w:divBdr>
        </w:div>
        <w:div w:id="817599">
          <w:marLeft w:val="640"/>
          <w:marRight w:val="0"/>
          <w:marTop w:val="0"/>
          <w:marBottom w:val="0"/>
          <w:divBdr>
            <w:top w:val="none" w:sz="0" w:space="0" w:color="auto"/>
            <w:left w:val="none" w:sz="0" w:space="0" w:color="auto"/>
            <w:bottom w:val="none" w:sz="0" w:space="0" w:color="auto"/>
            <w:right w:val="none" w:sz="0" w:space="0" w:color="auto"/>
          </w:divBdr>
        </w:div>
        <w:div w:id="1134640634">
          <w:marLeft w:val="640"/>
          <w:marRight w:val="0"/>
          <w:marTop w:val="0"/>
          <w:marBottom w:val="0"/>
          <w:divBdr>
            <w:top w:val="none" w:sz="0" w:space="0" w:color="auto"/>
            <w:left w:val="none" w:sz="0" w:space="0" w:color="auto"/>
            <w:bottom w:val="none" w:sz="0" w:space="0" w:color="auto"/>
            <w:right w:val="none" w:sz="0" w:space="0" w:color="auto"/>
          </w:divBdr>
        </w:div>
        <w:div w:id="934704774">
          <w:marLeft w:val="640"/>
          <w:marRight w:val="0"/>
          <w:marTop w:val="0"/>
          <w:marBottom w:val="0"/>
          <w:divBdr>
            <w:top w:val="none" w:sz="0" w:space="0" w:color="auto"/>
            <w:left w:val="none" w:sz="0" w:space="0" w:color="auto"/>
            <w:bottom w:val="none" w:sz="0" w:space="0" w:color="auto"/>
            <w:right w:val="none" w:sz="0" w:space="0" w:color="auto"/>
          </w:divBdr>
        </w:div>
        <w:div w:id="476412306">
          <w:marLeft w:val="640"/>
          <w:marRight w:val="0"/>
          <w:marTop w:val="0"/>
          <w:marBottom w:val="0"/>
          <w:divBdr>
            <w:top w:val="none" w:sz="0" w:space="0" w:color="auto"/>
            <w:left w:val="none" w:sz="0" w:space="0" w:color="auto"/>
            <w:bottom w:val="none" w:sz="0" w:space="0" w:color="auto"/>
            <w:right w:val="none" w:sz="0" w:space="0" w:color="auto"/>
          </w:divBdr>
        </w:div>
        <w:div w:id="322127616">
          <w:marLeft w:val="640"/>
          <w:marRight w:val="0"/>
          <w:marTop w:val="0"/>
          <w:marBottom w:val="0"/>
          <w:divBdr>
            <w:top w:val="none" w:sz="0" w:space="0" w:color="auto"/>
            <w:left w:val="none" w:sz="0" w:space="0" w:color="auto"/>
            <w:bottom w:val="none" w:sz="0" w:space="0" w:color="auto"/>
            <w:right w:val="none" w:sz="0" w:space="0" w:color="auto"/>
          </w:divBdr>
        </w:div>
        <w:div w:id="1640452708">
          <w:marLeft w:val="640"/>
          <w:marRight w:val="0"/>
          <w:marTop w:val="0"/>
          <w:marBottom w:val="0"/>
          <w:divBdr>
            <w:top w:val="none" w:sz="0" w:space="0" w:color="auto"/>
            <w:left w:val="none" w:sz="0" w:space="0" w:color="auto"/>
            <w:bottom w:val="none" w:sz="0" w:space="0" w:color="auto"/>
            <w:right w:val="none" w:sz="0" w:space="0" w:color="auto"/>
          </w:divBdr>
        </w:div>
        <w:div w:id="1424568529">
          <w:marLeft w:val="640"/>
          <w:marRight w:val="0"/>
          <w:marTop w:val="0"/>
          <w:marBottom w:val="0"/>
          <w:divBdr>
            <w:top w:val="none" w:sz="0" w:space="0" w:color="auto"/>
            <w:left w:val="none" w:sz="0" w:space="0" w:color="auto"/>
            <w:bottom w:val="none" w:sz="0" w:space="0" w:color="auto"/>
            <w:right w:val="none" w:sz="0" w:space="0" w:color="auto"/>
          </w:divBdr>
        </w:div>
        <w:div w:id="1305545341">
          <w:marLeft w:val="640"/>
          <w:marRight w:val="0"/>
          <w:marTop w:val="0"/>
          <w:marBottom w:val="0"/>
          <w:divBdr>
            <w:top w:val="none" w:sz="0" w:space="0" w:color="auto"/>
            <w:left w:val="none" w:sz="0" w:space="0" w:color="auto"/>
            <w:bottom w:val="none" w:sz="0" w:space="0" w:color="auto"/>
            <w:right w:val="none" w:sz="0" w:space="0" w:color="auto"/>
          </w:divBdr>
        </w:div>
        <w:div w:id="1816950123">
          <w:marLeft w:val="640"/>
          <w:marRight w:val="0"/>
          <w:marTop w:val="0"/>
          <w:marBottom w:val="0"/>
          <w:divBdr>
            <w:top w:val="none" w:sz="0" w:space="0" w:color="auto"/>
            <w:left w:val="none" w:sz="0" w:space="0" w:color="auto"/>
            <w:bottom w:val="none" w:sz="0" w:space="0" w:color="auto"/>
            <w:right w:val="none" w:sz="0" w:space="0" w:color="auto"/>
          </w:divBdr>
        </w:div>
        <w:div w:id="1001471263">
          <w:marLeft w:val="640"/>
          <w:marRight w:val="0"/>
          <w:marTop w:val="0"/>
          <w:marBottom w:val="0"/>
          <w:divBdr>
            <w:top w:val="none" w:sz="0" w:space="0" w:color="auto"/>
            <w:left w:val="none" w:sz="0" w:space="0" w:color="auto"/>
            <w:bottom w:val="none" w:sz="0" w:space="0" w:color="auto"/>
            <w:right w:val="none" w:sz="0" w:space="0" w:color="auto"/>
          </w:divBdr>
        </w:div>
        <w:div w:id="1941987778">
          <w:marLeft w:val="640"/>
          <w:marRight w:val="0"/>
          <w:marTop w:val="0"/>
          <w:marBottom w:val="0"/>
          <w:divBdr>
            <w:top w:val="none" w:sz="0" w:space="0" w:color="auto"/>
            <w:left w:val="none" w:sz="0" w:space="0" w:color="auto"/>
            <w:bottom w:val="none" w:sz="0" w:space="0" w:color="auto"/>
            <w:right w:val="none" w:sz="0" w:space="0" w:color="auto"/>
          </w:divBdr>
        </w:div>
        <w:div w:id="1639723285">
          <w:marLeft w:val="640"/>
          <w:marRight w:val="0"/>
          <w:marTop w:val="0"/>
          <w:marBottom w:val="0"/>
          <w:divBdr>
            <w:top w:val="none" w:sz="0" w:space="0" w:color="auto"/>
            <w:left w:val="none" w:sz="0" w:space="0" w:color="auto"/>
            <w:bottom w:val="none" w:sz="0" w:space="0" w:color="auto"/>
            <w:right w:val="none" w:sz="0" w:space="0" w:color="auto"/>
          </w:divBdr>
        </w:div>
        <w:div w:id="271784492">
          <w:marLeft w:val="640"/>
          <w:marRight w:val="0"/>
          <w:marTop w:val="0"/>
          <w:marBottom w:val="0"/>
          <w:divBdr>
            <w:top w:val="none" w:sz="0" w:space="0" w:color="auto"/>
            <w:left w:val="none" w:sz="0" w:space="0" w:color="auto"/>
            <w:bottom w:val="none" w:sz="0" w:space="0" w:color="auto"/>
            <w:right w:val="none" w:sz="0" w:space="0" w:color="auto"/>
          </w:divBdr>
        </w:div>
        <w:div w:id="537202819">
          <w:marLeft w:val="640"/>
          <w:marRight w:val="0"/>
          <w:marTop w:val="0"/>
          <w:marBottom w:val="0"/>
          <w:divBdr>
            <w:top w:val="none" w:sz="0" w:space="0" w:color="auto"/>
            <w:left w:val="none" w:sz="0" w:space="0" w:color="auto"/>
            <w:bottom w:val="none" w:sz="0" w:space="0" w:color="auto"/>
            <w:right w:val="none" w:sz="0" w:space="0" w:color="auto"/>
          </w:divBdr>
        </w:div>
        <w:div w:id="2080899105">
          <w:marLeft w:val="640"/>
          <w:marRight w:val="0"/>
          <w:marTop w:val="0"/>
          <w:marBottom w:val="0"/>
          <w:divBdr>
            <w:top w:val="none" w:sz="0" w:space="0" w:color="auto"/>
            <w:left w:val="none" w:sz="0" w:space="0" w:color="auto"/>
            <w:bottom w:val="none" w:sz="0" w:space="0" w:color="auto"/>
            <w:right w:val="none" w:sz="0" w:space="0" w:color="auto"/>
          </w:divBdr>
        </w:div>
        <w:div w:id="1933468945">
          <w:marLeft w:val="640"/>
          <w:marRight w:val="0"/>
          <w:marTop w:val="0"/>
          <w:marBottom w:val="0"/>
          <w:divBdr>
            <w:top w:val="none" w:sz="0" w:space="0" w:color="auto"/>
            <w:left w:val="none" w:sz="0" w:space="0" w:color="auto"/>
            <w:bottom w:val="none" w:sz="0" w:space="0" w:color="auto"/>
            <w:right w:val="none" w:sz="0" w:space="0" w:color="auto"/>
          </w:divBdr>
        </w:div>
        <w:div w:id="1830436931">
          <w:marLeft w:val="640"/>
          <w:marRight w:val="0"/>
          <w:marTop w:val="0"/>
          <w:marBottom w:val="0"/>
          <w:divBdr>
            <w:top w:val="none" w:sz="0" w:space="0" w:color="auto"/>
            <w:left w:val="none" w:sz="0" w:space="0" w:color="auto"/>
            <w:bottom w:val="none" w:sz="0" w:space="0" w:color="auto"/>
            <w:right w:val="none" w:sz="0" w:space="0" w:color="auto"/>
          </w:divBdr>
        </w:div>
        <w:div w:id="1636524445">
          <w:marLeft w:val="640"/>
          <w:marRight w:val="0"/>
          <w:marTop w:val="0"/>
          <w:marBottom w:val="0"/>
          <w:divBdr>
            <w:top w:val="none" w:sz="0" w:space="0" w:color="auto"/>
            <w:left w:val="none" w:sz="0" w:space="0" w:color="auto"/>
            <w:bottom w:val="none" w:sz="0" w:space="0" w:color="auto"/>
            <w:right w:val="none" w:sz="0" w:space="0" w:color="auto"/>
          </w:divBdr>
        </w:div>
        <w:div w:id="1486317819">
          <w:marLeft w:val="640"/>
          <w:marRight w:val="0"/>
          <w:marTop w:val="0"/>
          <w:marBottom w:val="0"/>
          <w:divBdr>
            <w:top w:val="none" w:sz="0" w:space="0" w:color="auto"/>
            <w:left w:val="none" w:sz="0" w:space="0" w:color="auto"/>
            <w:bottom w:val="none" w:sz="0" w:space="0" w:color="auto"/>
            <w:right w:val="none" w:sz="0" w:space="0" w:color="auto"/>
          </w:divBdr>
        </w:div>
        <w:div w:id="522060624">
          <w:marLeft w:val="640"/>
          <w:marRight w:val="0"/>
          <w:marTop w:val="0"/>
          <w:marBottom w:val="0"/>
          <w:divBdr>
            <w:top w:val="none" w:sz="0" w:space="0" w:color="auto"/>
            <w:left w:val="none" w:sz="0" w:space="0" w:color="auto"/>
            <w:bottom w:val="none" w:sz="0" w:space="0" w:color="auto"/>
            <w:right w:val="none" w:sz="0" w:space="0" w:color="auto"/>
          </w:divBdr>
        </w:div>
        <w:div w:id="254944785">
          <w:marLeft w:val="640"/>
          <w:marRight w:val="0"/>
          <w:marTop w:val="0"/>
          <w:marBottom w:val="0"/>
          <w:divBdr>
            <w:top w:val="none" w:sz="0" w:space="0" w:color="auto"/>
            <w:left w:val="none" w:sz="0" w:space="0" w:color="auto"/>
            <w:bottom w:val="none" w:sz="0" w:space="0" w:color="auto"/>
            <w:right w:val="none" w:sz="0" w:space="0" w:color="auto"/>
          </w:divBdr>
        </w:div>
        <w:div w:id="1521049394">
          <w:marLeft w:val="640"/>
          <w:marRight w:val="0"/>
          <w:marTop w:val="0"/>
          <w:marBottom w:val="0"/>
          <w:divBdr>
            <w:top w:val="none" w:sz="0" w:space="0" w:color="auto"/>
            <w:left w:val="none" w:sz="0" w:space="0" w:color="auto"/>
            <w:bottom w:val="none" w:sz="0" w:space="0" w:color="auto"/>
            <w:right w:val="none" w:sz="0" w:space="0" w:color="auto"/>
          </w:divBdr>
        </w:div>
        <w:div w:id="736438458">
          <w:marLeft w:val="640"/>
          <w:marRight w:val="0"/>
          <w:marTop w:val="0"/>
          <w:marBottom w:val="0"/>
          <w:divBdr>
            <w:top w:val="none" w:sz="0" w:space="0" w:color="auto"/>
            <w:left w:val="none" w:sz="0" w:space="0" w:color="auto"/>
            <w:bottom w:val="none" w:sz="0" w:space="0" w:color="auto"/>
            <w:right w:val="none" w:sz="0" w:space="0" w:color="auto"/>
          </w:divBdr>
        </w:div>
        <w:div w:id="54358999">
          <w:marLeft w:val="640"/>
          <w:marRight w:val="0"/>
          <w:marTop w:val="0"/>
          <w:marBottom w:val="0"/>
          <w:divBdr>
            <w:top w:val="none" w:sz="0" w:space="0" w:color="auto"/>
            <w:left w:val="none" w:sz="0" w:space="0" w:color="auto"/>
            <w:bottom w:val="none" w:sz="0" w:space="0" w:color="auto"/>
            <w:right w:val="none" w:sz="0" w:space="0" w:color="auto"/>
          </w:divBdr>
        </w:div>
        <w:div w:id="565989805">
          <w:marLeft w:val="640"/>
          <w:marRight w:val="0"/>
          <w:marTop w:val="0"/>
          <w:marBottom w:val="0"/>
          <w:divBdr>
            <w:top w:val="none" w:sz="0" w:space="0" w:color="auto"/>
            <w:left w:val="none" w:sz="0" w:space="0" w:color="auto"/>
            <w:bottom w:val="none" w:sz="0" w:space="0" w:color="auto"/>
            <w:right w:val="none" w:sz="0" w:space="0" w:color="auto"/>
          </w:divBdr>
        </w:div>
        <w:div w:id="1991711892">
          <w:marLeft w:val="640"/>
          <w:marRight w:val="0"/>
          <w:marTop w:val="0"/>
          <w:marBottom w:val="0"/>
          <w:divBdr>
            <w:top w:val="none" w:sz="0" w:space="0" w:color="auto"/>
            <w:left w:val="none" w:sz="0" w:space="0" w:color="auto"/>
            <w:bottom w:val="none" w:sz="0" w:space="0" w:color="auto"/>
            <w:right w:val="none" w:sz="0" w:space="0" w:color="auto"/>
          </w:divBdr>
        </w:div>
        <w:div w:id="2071417499">
          <w:marLeft w:val="640"/>
          <w:marRight w:val="0"/>
          <w:marTop w:val="0"/>
          <w:marBottom w:val="0"/>
          <w:divBdr>
            <w:top w:val="none" w:sz="0" w:space="0" w:color="auto"/>
            <w:left w:val="none" w:sz="0" w:space="0" w:color="auto"/>
            <w:bottom w:val="none" w:sz="0" w:space="0" w:color="auto"/>
            <w:right w:val="none" w:sz="0" w:space="0" w:color="auto"/>
          </w:divBdr>
        </w:div>
        <w:div w:id="468015512">
          <w:marLeft w:val="640"/>
          <w:marRight w:val="0"/>
          <w:marTop w:val="0"/>
          <w:marBottom w:val="0"/>
          <w:divBdr>
            <w:top w:val="none" w:sz="0" w:space="0" w:color="auto"/>
            <w:left w:val="none" w:sz="0" w:space="0" w:color="auto"/>
            <w:bottom w:val="none" w:sz="0" w:space="0" w:color="auto"/>
            <w:right w:val="none" w:sz="0" w:space="0" w:color="auto"/>
          </w:divBdr>
        </w:div>
        <w:div w:id="1059282764">
          <w:marLeft w:val="640"/>
          <w:marRight w:val="0"/>
          <w:marTop w:val="0"/>
          <w:marBottom w:val="0"/>
          <w:divBdr>
            <w:top w:val="none" w:sz="0" w:space="0" w:color="auto"/>
            <w:left w:val="none" w:sz="0" w:space="0" w:color="auto"/>
            <w:bottom w:val="none" w:sz="0" w:space="0" w:color="auto"/>
            <w:right w:val="none" w:sz="0" w:space="0" w:color="auto"/>
          </w:divBdr>
        </w:div>
        <w:div w:id="449133379">
          <w:marLeft w:val="640"/>
          <w:marRight w:val="0"/>
          <w:marTop w:val="0"/>
          <w:marBottom w:val="0"/>
          <w:divBdr>
            <w:top w:val="none" w:sz="0" w:space="0" w:color="auto"/>
            <w:left w:val="none" w:sz="0" w:space="0" w:color="auto"/>
            <w:bottom w:val="none" w:sz="0" w:space="0" w:color="auto"/>
            <w:right w:val="none" w:sz="0" w:space="0" w:color="auto"/>
          </w:divBdr>
        </w:div>
        <w:div w:id="75904455">
          <w:marLeft w:val="640"/>
          <w:marRight w:val="0"/>
          <w:marTop w:val="0"/>
          <w:marBottom w:val="0"/>
          <w:divBdr>
            <w:top w:val="none" w:sz="0" w:space="0" w:color="auto"/>
            <w:left w:val="none" w:sz="0" w:space="0" w:color="auto"/>
            <w:bottom w:val="none" w:sz="0" w:space="0" w:color="auto"/>
            <w:right w:val="none" w:sz="0" w:space="0" w:color="auto"/>
          </w:divBdr>
        </w:div>
        <w:div w:id="805708705">
          <w:marLeft w:val="640"/>
          <w:marRight w:val="0"/>
          <w:marTop w:val="0"/>
          <w:marBottom w:val="0"/>
          <w:divBdr>
            <w:top w:val="none" w:sz="0" w:space="0" w:color="auto"/>
            <w:left w:val="none" w:sz="0" w:space="0" w:color="auto"/>
            <w:bottom w:val="none" w:sz="0" w:space="0" w:color="auto"/>
            <w:right w:val="none" w:sz="0" w:space="0" w:color="auto"/>
          </w:divBdr>
        </w:div>
        <w:div w:id="2029327989">
          <w:marLeft w:val="640"/>
          <w:marRight w:val="0"/>
          <w:marTop w:val="0"/>
          <w:marBottom w:val="0"/>
          <w:divBdr>
            <w:top w:val="none" w:sz="0" w:space="0" w:color="auto"/>
            <w:left w:val="none" w:sz="0" w:space="0" w:color="auto"/>
            <w:bottom w:val="none" w:sz="0" w:space="0" w:color="auto"/>
            <w:right w:val="none" w:sz="0" w:space="0" w:color="auto"/>
          </w:divBdr>
        </w:div>
        <w:div w:id="276522962">
          <w:marLeft w:val="640"/>
          <w:marRight w:val="0"/>
          <w:marTop w:val="0"/>
          <w:marBottom w:val="0"/>
          <w:divBdr>
            <w:top w:val="none" w:sz="0" w:space="0" w:color="auto"/>
            <w:left w:val="none" w:sz="0" w:space="0" w:color="auto"/>
            <w:bottom w:val="none" w:sz="0" w:space="0" w:color="auto"/>
            <w:right w:val="none" w:sz="0" w:space="0" w:color="auto"/>
          </w:divBdr>
        </w:div>
        <w:div w:id="489979565">
          <w:marLeft w:val="640"/>
          <w:marRight w:val="0"/>
          <w:marTop w:val="0"/>
          <w:marBottom w:val="0"/>
          <w:divBdr>
            <w:top w:val="none" w:sz="0" w:space="0" w:color="auto"/>
            <w:left w:val="none" w:sz="0" w:space="0" w:color="auto"/>
            <w:bottom w:val="none" w:sz="0" w:space="0" w:color="auto"/>
            <w:right w:val="none" w:sz="0" w:space="0" w:color="auto"/>
          </w:divBdr>
        </w:div>
        <w:div w:id="1349331328">
          <w:marLeft w:val="640"/>
          <w:marRight w:val="0"/>
          <w:marTop w:val="0"/>
          <w:marBottom w:val="0"/>
          <w:divBdr>
            <w:top w:val="none" w:sz="0" w:space="0" w:color="auto"/>
            <w:left w:val="none" w:sz="0" w:space="0" w:color="auto"/>
            <w:bottom w:val="none" w:sz="0" w:space="0" w:color="auto"/>
            <w:right w:val="none" w:sz="0" w:space="0" w:color="auto"/>
          </w:divBdr>
        </w:div>
        <w:div w:id="817184810">
          <w:marLeft w:val="640"/>
          <w:marRight w:val="0"/>
          <w:marTop w:val="0"/>
          <w:marBottom w:val="0"/>
          <w:divBdr>
            <w:top w:val="none" w:sz="0" w:space="0" w:color="auto"/>
            <w:left w:val="none" w:sz="0" w:space="0" w:color="auto"/>
            <w:bottom w:val="none" w:sz="0" w:space="0" w:color="auto"/>
            <w:right w:val="none" w:sz="0" w:space="0" w:color="auto"/>
          </w:divBdr>
        </w:div>
        <w:div w:id="660355235">
          <w:marLeft w:val="640"/>
          <w:marRight w:val="0"/>
          <w:marTop w:val="0"/>
          <w:marBottom w:val="0"/>
          <w:divBdr>
            <w:top w:val="none" w:sz="0" w:space="0" w:color="auto"/>
            <w:left w:val="none" w:sz="0" w:space="0" w:color="auto"/>
            <w:bottom w:val="none" w:sz="0" w:space="0" w:color="auto"/>
            <w:right w:val="none" w:sz="0" w:space="0" w:color="auto"/>
          </w:divBdr>
        </w:div>
        <w:div w:id="1835801637">
          <w:marLeft w:val="640"/>
          <w:marRight w:val="0"/>
          <w:marTop w:val="0"/>
          <w:marBottom w:val="0"/>
          <w:divBdr>
            <w:top w:val="none" w:sz="0" w:space="0" w:color="auto"/>
            <w:left w:val="none" w:sz="0" w:space="0" w:color="auto"/>
            <w:bottom w:val="none" w:sz="0" w:space="0" w:color="auto"/>
            <w:right w:val="none" w:sz="0" w:space="0" w:color="auto"/>
          </w:divBdr>
        </w:div>
        <w:div w:id="1079904221">
          <w:marLeft w:val="640"/>
          <w:marRight w:val="0"/>
          <w:marTop w:val="0"/>
          <w:marBottom w:val="0"/>
          <w:divBdr>
            <w:top w:val="none" w:sz="0" w:space="0" w:color="auto"/>
            <w:left w:val="none" w:sz="0" w:space="0" w:color="auto"/>
            <w:bottom w:val="none" w:sz="0" w:space="0" w:color="auto"/>
            <w:right w:val="none" w:sz="0" w:space="0" w:color="auto"/>
          </w:divBdr>
        </w:div>
        <w:div w:id="799885476">
          <w:marLeft w:val="640"/>
          <w:marRight w:val="0"/>
          <w:marTop w:val="0"/>
          <w:marBottom w:val="0"/>
          <w:divBdr>
            <w:top w:val="none" w:sz="0" w:space="0" w:color="auto"/>
            <w:left w:val="none" w:sz="0" w:space="0" w:color="auto"/>
            <w:bottom w:val="none" w:sz="0" w:space="0" w:color="auto"/>
            <w:right w:val="none" w:sz="0" w:space="0" w:color="auto"/>
          </w:divBdr>
        </w:div>
        <w:div w:id="1674797115">
          <w:marLeft w:val="640"/>
          <w:marRight w:val="0"/>
          <w:marTop w:val="0"/>
          <w:marBottom w:val="0"/>
          <w:divBdr>
            <w:top w:val="none" w:sz="0" w:space="0" w:color="auto"/>
            <w:left w:val="none" w:sz="0" w:space="0" w:color="auto"/>
            <w:bottom w:val="none" w:sz="0" w:space="0" w:color="auto"/>
            <w:right w:val="none" w:sz="0" w:space="0" w:color="auto"/>
          </w:divBdr>
        </w:div>
        <w:div w:id="1263105482">
          <w:marLeft w:val="640"/>
          <w:marRight w:val="0"/>
          <w:marTop w:val="0"/>
          <w:marBottom w:val="0"/>
          <w:divBdr>
            <w:top w:val="none" w:sz="0" w:space="0" w:color="auto"/>
            <w:left w:val="none" w:sz="0" w:space="0" w:color="auto"/>
            <w:bottom w:val="none" w:sz="0" w:space="0" w:color="auto"/>
            <w:right w:val="none" w:sz="0" w:space="0" w:color="auto"/>
          </w:divBdr>
        </w:div>
        <w:div w:id="1749033315">
          <w:marLeft w:val="640"/>
          <w:marRight w:val="0"/>
          <w:marTop w:val="0"/>
          <w:marBottom w:val="0"/>
          <w:divBdr>
            <w:top w:val="none" w:sz="0" w:space="0" w:color="auto"/>
            <w:left w:val="none" w:sz="0" w:space="0" w:color="auto"/>
            <w:bottom w:val="none" w:sz="0" w:space="0" w:color="auto"/>
            <w:right w:val="none" w:sz="0" w:space="0" w:color="auto"/>
          </w:divBdr>
        </w:div>
        <w:div w:id="2001929451">
          <w:marLeft w:val="640"/>
          <w:marRight w:val="0"/>
          <w:marTop w:val="0"/>
          <w:marBottom w:val="0"/>
          <w:divBdr>
            <w:top w:val="none" w:sz="0" w:space="0" w:color="auto"/>
            <w:left w:val="none" w:sz="0" w:space="0" w:color="auto"/>
            <w:bottom w:val="none" w:sz="0" w:space="0" w:color="auto"/>
            <w:right w:val="none" w:sz="0" w:space="0" w:color="auto"/>
          </w:divBdr>
        </w:div>
        <w:div w:id="614794966">
          <w:marLeft w:val="640"/>
          <w:marRight w:val="0"/>
          <w:marTop w:val="0"/>
          <w:marBottom w:val="0"/>
          <w:divBdr>
            <w:top w:val="none" w:sz="0" w:space="0" w:color="auto"/>
            <w:left w:val="none" w:sz="0" w:space="0" w:color="auto"/>
            <w:bottom w:val="none" w:sz="0" w:space="0" w:color="auto"/>
            <w:right w:val="none" w:sz="0" w:space="0" w:color="auto"/>
          </w:divBdr>
        </w:div>
        <w:div w:id="1492133311">
          <w:marLeft w:val="640"/>
          <w:marRight w:val="0"/>
          <w:marTop w:val="0"/>
          <w:marBottom w:val="0"/>
          <w:divBdr>
            <w:top w:val="none" w:sz="0" w:space="0" w:color="auto"/>
            <w:left w:val="none" w:sz="0" w:space="0" w:color="auto"/>
            <w:bottom w:val="none" w:sz="0" w:space="0" w:color="auto"/>
            <w:right w:val="none" w:sz="0" w:space="0" w:color="auto"/>
          </w:divBdr>
        </w:div>
        <w:div w:id="711418506">
          <w:marLeft w:val="640"/>
          <w:marRight w:val="0"/>
          <w:marTop w:val="0"/>
          <w:marBottom w:val="0"/>
          <w:divBdr>
            <w:top w:val="none" w:sz="0" w:space="0" w:color="auto"/>
            <w:left w:val="none" w:sz="0" w:space="0" w:color="auto"/>
            <w:bottom w:val="none" w:sz="0" w:space="0" w:color="auto"/>
            <w:right w:val="none" w:sz="0" w:space="0" w:color="auto"/>
          </w:divBdr>
        </w:div>
        <w:div w:id="1991320883">
          <w:marLeft w:val="640"/>
          <w:marRight w:val="0"/>
          <w:marTop w:val="0"/>
          <w:marBottom w:val="0"/>
          <w:divBdr>
            <w:top w:val="none" w:sz="0" w:space="0" w:color="auto"/>
            <w:left w:val="none" w:sz="0" w:space="0" w:color="auto"/>
            <w:bottom w:val="none" w:sz="0" w:space="0" w:color="auto"/>
            <w:right w:val="none" w:sz="0" w:space="0" w:color="auto"/>
          </w:divBdr>
        </w:div>
        <w:div w:id="518592111">
          <w:marLeft w:val="640"/>
          <w:marRight w:val="0"/>
          <w:marTop w:val="0"/>
          <w:marBottom w:val="0"/>
          <w:divBdr>
            <w:top w:val="none" w:sz="0" w:space="0" w:color="auto"/>
            <w:left w:val="none" w:sz="0" w:space="0" w:color="auto"/>
            <w:bottom w:val="none" w:sz="0" w:space="0" w:color="auto"/>
            <w:right w:val="none" w:sz="0" w:space="0" w:color="auto"/>
          </w:divBdr>
        </w:div>
        <w:div w:id="588663982">
          <w:marLeft w:val="640"/>
          <w:marRight w:val="0"/>
          <w:marTop w:val="0"/>
          <w:marBottom w:val="0"/>
          <w:divBdr>
            <w:top w:val="none" w:sz="0" w:space="0" w:color="auto"/>
            <w:left w:val="none" w:sz="0" w:space="0" w:color="auto"/>
            <w:bottom w:val="none" w:sz="0" w:space="0" w:color="auto"/>
            <w:right w:val="none" w:sz="0" w:space="0" w:color="auto"/>
          </w:divBdr>
        </w:div>
        <w:div w:id="1569881378">
          <w:marLeft w:val="640"/>
          <w:marRight w:val="0"/>
          <w:marTop w:val="0"/>
          <w:marBottom w:val="0"/>
          <w:divBdr>
            <w:top w:val="none" w:sz="0" w:space="0" w:color="auto"/>
            <w:left w:val="none" w:sz="0" w:space="0" w:color="auto"/>
            <w:bottom w:val="none" w:sz="0" w:space="0" w:color="auto"/>
            <w:right w:val="none" w:sz="0" w:space="0" w:color="auto"/>
          </w:divBdr>
        </w:div>
        <w:div w:id="474300472">
          <w:marLeft w:val="640"/>
          <w:marRight w:val="0"/>
          <w:marTop w:val="0"/>
          <w:marBottom w:val="0"/>
          <w:divBdr>
            <w:top w:val="none" w:sz="0" w:space="0" w:color="auto"/>
            <w:left w:val="none" w:sz="0" w:space="0" w:color="auto"/>
            <w:bottom w:val="none" w:sz="0" w:space="0" w:color="auto"/>
            <w:right w:val="none" w:sz="0" w:space="0" w:color="auto"/>
          </w:divBdr>
        </w:div>
        <w:div w:id="1071737744">
          <w:marLeft w:val="640"/>
          <w:marRight w:val="0"/>
          <w:marTop w:val="0"/>
          <w:marBottom w:val="0"/>
          <w:divBdr>
            <w:top w:val="none" w:sz="0" w:space="0" w:color="auto"/>
            <w:left w:val="none" w:sz="0" w:space="0" w:color="auto"/>
            <w:bottom w:val="none" w:sz="0" w:space="0" w:color="auto"/>
            <w:right w:val="none" w:sz="0" w:space="0" w:color="auto"/>
          </w:divBdr>
        </w:div>
        <w:div w:id="591746075">
          <w:marLeft w:val="640"/>
          <w:marRight w:val="0"/>
          <w:marTop w:val="0"/>
          <w:marBottom w:val="0"/>
          <w:divBdr>
            <w:top w:val="none" w:sz="0" w:space="0" w:color="auto"/>
            <w:left w:val="none" w:sz="0" w:space="0" w:color="auto"/>
            <w:bottom w:val="none" w:sz="0" w:space="0" w:color="auto"/>
            <w:right w:val="none" w:sz="0" w:space="0" w:color="auto"/>
          </w:divBdr>
        </w:div>
        <w:div w:id="897589214">
          <w:marLeft w:val="640"/>
          <w:marRight w:val="0"/>
          <w:marTop w:val="0"/>
          <w:marBottom w:val="0"/>
          <w:divBdr>
            <w:top w:val="none" w:sz="0" w:space="0" w:color="auto"/>
            <w:left w:val="none" w:sz="0" w:space="0" w:color="auto"/>
            <w:bottom w:val="none" w:sz="0" w:space="0" w:color="auto"/>
            <w:right w:val="none" w:sz="0" w:space="0" w:color="auto"/>
          </w:divBdr>
        </w:div>
        <w:div w:id="368258364">
          <w:marLeft w:val="640"/>
          <w:marRight w:val="0"/>
          <w:marTop w:val="0"/>
          <w:marBottom w:val="0"/>
          <w:divBdr>
            <w:top w:val="none" w:sz="0" w:space="0" w:color="auto"/>
            <w:left w:val="none" w:sz="0" w:space="0" w:color="auto"/>
            <w:bottom w:val="none" w:sz="0" w:space="0" w:color="auto"/>
            <w:right w:val="none" w:sz="0" w:space="0" w:color="auto"/>
          </w:divBdr>
        </w:div>
        <w:div w:id="2119710472">
          <w:marLeft w:val="640"/>
          <w:marRight w:val="0"/>
          <w:marTop w:val="0"/>
          <w:marBottom w:val="0"/>
          <w:divBdr>
            <w:top w:val="none" w:sz="0" w:space="0" w:color="auto"/>
            <w:left w:val="none" w:sz="0" w:space="0" w:color="auto"/>
            <w:bottom w:val="none" w:sz="0" w:space="0" w:color="auto"/>
            <w:right w:val="none" w:sz="0" w:space="0" w:color="auto"/>
          </w:divBdr>
        </w:div>
        <w:div w:id="946426759">
          <w:marLeft w:val="640"/>
          <w:marRight w:val="0"/>
          <w:marTop w:val="0"/>
          <w:marBottom w:val="0"/>
          <w:divBdr>
            <w:top w:val="none" w:sz="0" w:space="0" w:color="auto"/>
            <w:left w:val="none" w:sz="0" w:space="0" w:color="auto"/>
            <w:bottom w:val="none" w:sz="0" w:space="0" w:color="auto"/>
            <w:right w:val="none" w:sz="0" w:space="0" w:color="auto"/>
          </w:divBdr>
        </w:div>
        <w:div w:id="2127233948">
          <w:marLeft w:val="640"/>
          <w:marRight w:val="0"/>
          <w:marTop w:val="0"/>
          <w:marBottom w:val="0"/>
          <w:divBdr>
            <w:top w:val="none" w:sz="0" w:space="0" w:color="auto"/>
            <w:left w:val="none" w:sz="0" w:space="0" w:color="auto"/>
            <w:bottom w:val="none" w:sz="0" w:space="0" w:color="auto"/>
            <w:right w:val="none" w:sz="0" w:space="0" w:color="auto"/>
          </w:divBdr>
        </w:div>
        <w:div w:id="210388429">
          <w:marLeft w:val="640"/>
          <w:marRight w:val="0"/>
          <w:marTop w:val="0"/>
          <w:marBottom w:val="0"/>
          <w:divBdr>
            <w:top w:val="none" w:sz="0" w:space="0" w:color="auto"/>
            <w:left w:val="none" w:sz="0" w:space="0" w:color="auto"/>
            <w:bottom w:val="none" w:sz="0" w:space="0" w:color="auto"/>
            <w:right w:val="none" w:sz="0" w:space="0" w:color="auto"/>
          </w:divBdr>
        </w:div>
        <w:div w:id="1941256987">
          <w:marLeft w:val="640"/>
          <w:marRight w:val="0"/>
          <w:marTop w:val="0"/>
          <w:marBottom w:val="0"/>
          <w:divBdr>
            <w:top w:val="none" w:sz="0" w:space="0" w:color="auto"/>
            <w:left w:val="none" w:sz="0" w:space="0" w:color="auto"/>
            <w:bottom w:val="none" w:sz="0" w:space="0" w:color="auto"/>
            <w:right w:val="none" w:sz="0" w:space="0" w:color="auto"/>
          </w:divBdr>
        </w:div>
        <w:div w:id="264462162">
          <w:marLeft w:val="640"/>
          <w:marRight w:val="0"/>
          <w:marTop w:val="0"/>
          <w:marBottom w:val="0"/>
          <w:divBdr>
            <w:top w:val="none" w:sz="0" w:space="0" w:color="auto"/>
            <w:left w:val="none" w:sz="0" w:space="0" w:color="auto"/>
            <w:bottom w:val="none" w:sz="0" w:space="0" w:color="auto"/>
            <w:right w:val="none" w:sz="0" w:space="0" w:color="auto"/>
          </w:divBdr>
        </w:div>
        <w:div w:id="1930238994">
          <w:marLeft w:val="640"/>
          <w:marRight w:val="0"/>
          <w:marTop w:val="0"/>
          <w:marBottom w:val="0"/>
          <w:divBdr>
            <w:top w:val="none" w:sz="0" w:space="0" w:color="auto"/>
            <w:left w:val="none" w:sz="0" w:space="0" w:color="auto"/>
            <w:bottom w:val="none" w:sz="0" w:space="0" w:color="auto"/>
            <w:right w:val="none" w:sz="0" w:space="0" w:color="auto"/>
          </w:divBdr>
        </w:div>
        <w:div w:id="2071150799">
          <w:marLeft w:val="640"/>
          <w:marRight w:val="0"/>
          <w:marTop w:val="0"/>
          <w:marBottom w:val="0"/>
          <w:divBdr>
            <w:top w:val="none" w:sz="0" w:space="0" w:color="auto"/>
            <w:left w:val="none" w:sz="0" w:space="0" w:color="auto"/>
            <w:bottom w:val="none" w:sz="0" w:space="0" w:color="auto"/>
            <w:right w:val="none" w:sz="0" w:space="0" w:color="auto"/>
          </w:divBdr>
        </w:div>
        <w:div w:id="1862821083">
          <w:marLeft w:val="640"/>
          <w:marRight w:val="0"/>
          <w:marTop w:val="0"/>
          <w:marBottom w:val="0"/>
          <w:divBdr>
            <w:top w:val="none" w:sz="0" w:space="0" w:color="auto"/>
            <w:left w:val="none" w:sz="0" w:space="0" w:color="auto"/>
            <w:bottom w:val="none" w:sz="0" w:space="0" w:color="auto"/>
            <w:right w:val="none" w:sz="0" w:space="0" w:color="auto"/>
          </w:divBdr>
        </w:div>
        <w:div w:id="1014303088">
          <w:marLeft w:val="640"/>
          <w:marRight w:val="0"/>
          <w:marTop w:val="0"/>
          <w:marBottom w:val="0"/>
          <w:divBdr>
            <w:top w:val="none" w:sz="0" w:space="0" w:color="auto"/>
            <w:left w:val="none" w:sz="0" w:space="0" w:color="auto"/>
            <w:bottom w:val="none" w:sz="0" w:space="0" w:color="auto"/>
            <w:right w:val="none" w:sz="0" w:space="0" w:color="auto"/>
          </w:divBdr>
        </w:div>
        <w:div w:id="156725642">
          <w:marLeft w:val="640"/>
          <w:marRight w:val="0"/>
          <w:marTop w:val="0"/>
          <w:marBottom w:val="0"/>
          <w:divBdr>
            <w:top w:val="none" w:sz="0" w:space="0" w:color="auto"/>
            <w:left w:val="none" w:sz="0" w:space="0" w:color="auto"/>
            <w:bottom w:val="none" w:sz="0" w:space="0" w:color="auto"/>
            <w:right w:val="none" w:sz="0" w:space="0" w:color="auto"/>
          </w:divBdr>
        </w:div>
        <w:div w:id="1805343077">
          <w:marLeft w:val="640"/>
          <w:marRight w:val="0"/>
          <w:marTop w:val="0"/>
          <w:marBottom w:val="0"/>
          <w:divBdr>
            <w:top w:val="none" w:sz="0" w:space="0" w:color="auto"/>
            <w:left w:val="none" w:sz="0" w:space="0" w:color="auto"/>
            <w:bottom w:val="none" w:sz="0" w:space="0" w:color="auto"/>
            <w:right w:val="none" w:sz="0" w:space="0" w:color="auto"/>
          </w:divBdr>
        </w:div>
        <w:div w:id="371460502">
          <w:marLeft w:val="640"/>
          <w:marRight w:val="0"/>
          <w:marTop w:val="0"/>
          <w:marBottom w:val="0"/>
          <w:divBdr>
            <w:top w:val="none" w:sz="0" w:space="0" w:color="auto"/>
            <w:left w:val="none" w:sz="0" w:space="0" w:color="auto"/>
            <w:bottom w:val="none" w:sz="0" w:space="0" w:color="auto"/>
            <w:right w:val="none" w:sz="0" w:space="0" w:color="auto"/>
          </w:divBdr>
        </w:div>
        <w:div w:id="1507093441">
          <w:marLeft w:val="640"/>
          <w:marRight w:val="0"/>
          <w:marTop w:val="0"/>
          <w:marBottom w:val="0"/>
          <w:divBdr>
            <w:top w:val="none" w:sz="0" w:space="0" w:color="auto"/>
            <w:left w:val="none" w:sz="0" w:space="0" w:color="auto"/>
            <w:bottom w:val="none" w:sz="0" w:space="0" w:color="auto"/>
            <w:right w:val="none" w:sz="0" w:space="0" w:color="auto"/>
          </w:divBdr>
        </w:div>
        <w:div w:id="1881044059">
          <w:marLeft w:val="640"/>
          <w:marRight w:val="0"/>
          <w:marTop w:val="0"/>
          <w:marBottom w:val="0"/>
          <w:divBdr>
            <w:top w:val="none" w:sz="0" w:space="0" w:color="auto"/>
            <w:left w:val="none" w:sz="0" w:space="0" w:color="auto"/>
            <w:bottom w:val="none" w:sz="0" w:space="0" w:color="auto"/>
            <w:right w:val="none" w:sz="0" w:space="0" w:color="auto"/>
          </w:divBdr>
        </w:div>
        <w:div w:id="57898446">
          <w:marLeft w:val="640"/>
          <w:marRight w:val="0"/>
          <w:marTop w:val="0"/>
          <w:marBottom w:val="0"/>
          <w:divBdr>
            <w:top w:val="none" w:sz="0" w:space="0" w:color="auto"/>
            <w:left w:val="none" w:sz="0" w:space="0" w:color="auto"/>
            <w:bottom w:val="none" w:sz="0" w:space="0" w:color="auto"/>
            <w:right w:val="none" w:sz="0" w:space="0" w:color="auto"/>
          </w:divBdr>
        </w:div>
        <w:div w:id="483207653">
          <w:marLeft w:val="640"/>
          <w:marRight w:val="0"/>
          <w:marTop w:val="0"/>
          <w:marBottom w:val="0"/>
          <w:divBdr>
            <w:top w:val="none" w:sz="0" w:space="0" w:color="auto"/>
            <w:left w:val="none" w:sz="0" w:space="0" w:color="auto"/>
            <w:bottom w:val="none" w:sz="0" w:space="0" w:color="auto"/>
            <w:right w:val="none" w:sz="0" w:space="0" w:color="auto"/>
          </w:divBdr>
        </w:div>
        <w:div w:id="1196193605">
          <w:marLeft w:val="640"/>
          <w:marRight w:val="0"/>
          <w:marTop w:val="0"/>
          <w:marBottom w:val="0"/>
          <w:divBdr>
            <w:top w:val="none" w:sz="0" w:space="0" w:color="auto"/>
            <w:left w:val="none" w:sz="0" w:space="0" w:color="auto"/>
            <w:bottom w:val="none" w:sz="0" w:space="0" w:color="auto"/>
            <w:right w:val="none" w:sz="0" w:space="0" w:color="auto"/>
          </w:divBdr>
        </w:div>
        <w:div w:id="1123689757">
          <w:marLeft w:val="640"/>
          <w:marRight w:val="0"/>
          <w:marTop w:val="0"/>
          <w:marBottom w:val="0"/>
          <w:divBdr>
            <w:top w:val="none" w:sz="0" w:space="0" w:color="auto"/>
            <w:left w:val="none" w:sz="0" w:space="0" w:color="auto"/>
            <w:bottom w:val="none" w:sz="0" w:space="0" w:color="auto"/>
            <w:right w:val="none" w:sz="0" w:space="0" w:color="auto"/>
          </w:divBdr>
        </w:div>
        <w:div w:id="1804885543">
          <w:marLeft w:val="640"/>
          <w:marRight w:val="0"/>
          <w:marTop w:val="0"/>
          <w:marBottom w:val="0"/>
          <w:divBdr>
            <w:top w:val="none" w:sz="0" w:space="0" w:color="auto"/>
            <w:left w:val="none" w:sz="0" w:space="0" w:color="auto"/>
            <w:bottom w:val="none" w:sz="0" w:space="0" w:color="auto"/>
            <w:right w:val="none" w:sz="0" w:space="0" w:color="auto"/>
          </w:divBdr>
        </w:div>
        <w:div w:id="269704711">
          <w:marLeft w:val="640"/>
          <w:marRight w:val="0"/>
          <w:marTop w:val="0"/>
          <w:marBottom w:val="0"/>
          <w:divBdr>
            <w:top w:val="none" w:sz="0" w:space="0" w:color="auto"/>
            <w:left w:val="none" w:sz="0" w:space="0" w:color="auto"/>
            <w:bottom w:val="none" w:sz="0" w:space="0" w:color="auto"/>
            <w:right w:val="none" w:sz="0" w:space="0" w:color="auto"/>
          </w:divBdr>
        </w:div>
        <w:div w:id="1137533080">
          <w:marLeft w:val="640"/>
          <w:marRight w:val="0"/>
          <w:marTop w:val="0"/>
          <w:marBottom w:val="0"/>
          <w:divBdr>
            <w:top w:val="none" w:sz="0" w:space="0" w:color="auto"/>
            <w:left w:val="none" w:sz="0" w:space="0" w:color="auto"/>
            <w:bottom w:val="none" w:sz="0" w:space="0" w:color="auto"/>
            <w:right w:val="none" w:sz="0" w:space="0" w:color="auto"/>
          </w:divBdr>
        </w:div>
        <w:div w:id="1594703721">
          <w:marLeft w:val="640"/>
          <w:marRight w:val="0"/>
          <w:marTop w:val="0"/>
          <w:marBottom w:val="0"/>
          <w:divBdr>
            <w:top w:val="none" w:sz="0" w:space="0" w:color="auto"/>
            <w:left w:val="none" w:sz="0" w:space="0" w:color="auto"/>
            <w:bottom w:val="none" w:sz="0" w:space="0" w:color="auto"/>
            <w:right w:val="none" w:sz="0" w:space="0" w:color="auto"/>
          </w:divBdr>
        </w:div>
        <w:div w:id="739013964">
          <w:marLeft w:val="640"/>
          <w:marRight w:val="0"/>
          <w:marTop w:val="0"/>
          <w:marBottom w:val="0"/>
          <w:divBdr>
            <w:top w:val="none" w:sz="0" w:space="0" w:color="auto"/>
            <w:left w:val="none" w:sz="0" w:space="0" w:color="auto"/>
            <w:bottom w:val="none" w:sz="0" w:space="0" w:color="auto"/>
            <w:right w:val="none" w:sz="0" w:space="0" w:color="auto"/>
          </w:divBdr>
        </w:div>
        <w:div w:id="228032407">
          <w:marLeft w:val="640"/>
          <w:marRight w:val="0"/>
          <w:marTop w:val="0"/>
          <w:marBottom w:val="0"/>
          <w:divBdr>
            <w:top w:val="none" w:sz="0" w:space="0" w:color="auto"/>
            <w:left w:val="none" w:sz="0" w:space="0" w:color="auto"/>
            <w:bottom w:val="none" w:sz="0" w:space="0" w:color="auto"/>
            <w:right w:val="none" w:sz="0" w:space="0" w:color="auto"/>
          </w:divBdr>
        </w:div>
        <w:div w:id="77484615">
          <w:marLeft w:val="640"/>
          <w:marRight w:val="0"/>
          <w:marTop w:val="0"/>
          <w:marBottom w:val="0"/>
          <w:divBdr>
            <w:top w:val="none" w:sz="0" w:space="0" w:color="auto"/>
            <w:left w:val="none" w:sz="0" w:space="0" w:color="auto"/>
            <w:bottom w:val="none" w:sz="0" w:space="0" w:color="auto"/>
            <w:right w:val="none" w:sz="0" w:space="0" w:color="auto"/>
          </w:divBdr>
        </w:div>
        <w:div w:id="2133011027">
          <w:marLeft w:val="640"/>
          <w:marRight w:val="0"/>
          <w:marTop w:val="0"/>
          <w:marBottom w:val="0"/>
          <w:divBdr>
            <w:top w:val="none" w:sz="0" w:space="0" w:color="auto"/>
            <w:left w:val="none" w:sz="0" w:space="0" w:color="auto"/>
            <w:bottom w:val="none" w:sz="0" w:space="0" w:color="auto"/>
            <w:right w:val="none" w:sz="0" w:space="0" w:color="auto"/>
          </w:divBdr>
        </w:div>
        <w:div w:id="1479541071">
          <w:marLeft w:val="640"/>
          <w:marRight w:val="0"/>
          <w:marTop w:val="0"/>
          <w:marBottom w:val="0"/>
          <w:divBdr>
            <w:top w:val="none" w:sz="0" w:space="0" w:color="auto"/>
            <w:left w:val="none" w:sz="0" w:space="0" w:color="auto"/>
            <w:bottom w:val="none" w:sz="0" w:space="0" w:color="auto"/>
            <w:right w:val="none" w:sz="0" w:space="0" w:color="auto"/>
          </w:divBdr>
        </w:div>
        <w:div w:id="1081566553">
          <w:marLeft w:val="640"/>
          <w:marRight w:val="0"/>
          <w:marTop w:val="0"/>
          <w:marBottom w:val="0"/>
          <w:divBdr>
            <w:top w:val="none" w:sz="0" w:space="0" w:color="auto"/>
            <w:left w:val="none" w:sz="0" w:space="0" w:color="auto"/>
            <w:bottom w:val="none" w:sz="0" w:space="0" w:color="auto"/>
            <w:right w:val="none" w:sz="0" w:space="0" w:color="auto"/>
          </w:divBdr>
        </w:div>
        <w:div w:id="699211540">
          <w:marLeft w:val="640"/>
          <w:marRight w:val="0"/>
          <w:marTop w:val="0"/>
          <w:marBottom w:val="0"/>
          <w:divBdr>
            <w:top w:val="none" w:sz="0" w:space="0" w:color="auto"/>
            <w:left w:val="none" w:sz="0" w:space="0" w:color="auto"/>
            <w:bottom w:val="none" w:sz="0" w:space="0" w:color="auto"/>
            <w:right w:val="none" w:sz="0" w:space="0" w:color="auto"/>
          </w:divBdr>
        </w:div>
        <w:div w:id="1274050544">
          <w:marLeft w:val="640"/>
          <w:marRight w:val="0"/>
          <w:marTop w:val="0"/>
          <w:marBottom w:val="0"/>
          <w:divBdr>
            <w:top w:val="none" w:sz="0" w:space="0" w:color="auto"/>
            <w:left w:val="none" w:sz="0" w:space="0" w:color="auto"/>
            <w:bottom w:val="none" w:sz="0" w:space="0" w:color="auto"/>
            <w:right w:val="none" w:sz="0" w:space="0" w:color="auto"/>
          </w:divBdr>
        </w:div>
        <w:div w:id="1424453652">
          <w:marLeft w:val="640"/>
          <w:marRight w:val="0"/>
          <w:marTop w:val="0"/>
          <w:marBottom w:val="0"/>
          <w:divBdr>
            <w:top w:val="none" w:sz="0" w:space="0" w:color="auto"/>
            <w:left w:val="none" w:sz="0" w:space="0" w:color="auto"/>
            <w:bottom w:val="none" w:sz="0" w:space="0" w:color="auto"/>
            <w:right w:val="none" w:sz="0" w:space="0" w:color="auto"/>
          </w:divBdr>
        </w:div>
        <w:div w:id="1270115205">
          <w:marLeft w:val="640"/>
          <w:marRight w:val="0"/>
          <w:marTop w:val="0"/>
          <w:marBottom w:val="0"/>
          <w:divBdr>
            <w:top w:val="none" w:sz="0" w:space="0" w:color="auto"/>
            <w:left w:val="none" w:sz="0" w:space="0" w:color="auto"/>
            <w:bottom w:val="none" w:sz="0" w:space="0" w:color="auto"/>
            <w:right w:val="none" w:sz="0" w:space="0" w:color="auto"/>
          </w:divBdr>
        </w:div>
        <w:div w:id="2025591501">
          <w:marLeft w:val="640"/>
          <w:marRight w:val="0"/>
          <w:marTop w:val="0"/>
          <w:marBottom w:val="0"/>
          <w:divBdr>
            <w:top w:val="none" w:sz="0" w:space="0" w:color="auto"/>
            <w:left w:val="none" w:sz="0" w:space="0" w:color="auto"/>
            <w:bottom w:val="none" w:sz="0" w:space="0" w:color="auto"/>
            <w:right w:val="none" w:sz="0" w:space="0" w:color="auto"/>
          </w:divBdr>
        </w:div>
        <w:div w:id="1249340316">
          <w:marLeft w:val="640"/>
          <w:marRight w:val="0"/>
          <w:marTop w:val="0"/>
          <w:marBottom w:val="0"/>
          <w:divBdr>
            <w:top w:val="none" w:sz="0" w:space="0" w:color="auto"/>
            <w:left w:val="none" w:sz="0" w:space="0" w:color="auto"/>
            <w:bottom w:val="none" w:sz="0" w:space="0" w:color="auto"/>
            <w:right w:val="none" w:sz="0" w:space="0" w:color="auto"/>
          </w:divBdr>
        </w:div>
        <w:div w:id="1589268175">
          <w:marLeft w:val="640"/>
          <w:marRight w:val="0"/>
          <w:marTop w:val="0"/>
          <w:marBottom w:val="0"/>
          <w:divBdr>
            <w:top w:val="none" w:sz="0" w:space="0" w:color="auto"/>
            <w:left w:val="none" w:sz="0" w:space="0" w:color="auto"/>
            <w:bottom w:val="none" w:sz="0" w:space="0" w:color="auto"/>
            <w:right w:val="none" w:sz="0" w:space="0" w:color="auto"/>
          </w:divBdr>
        </w:div>
        <w:div w:id="1752124167">
          <w:marLeft w:val="640"/>
          <w:marRight w:val="0"/>
          <w:marTop w:val="0"/>
          <w:marBottom w:val="0"/>
          <w:divBdr>
            <w:top w:val="none" w:sz="0" w:space="0" w:color="auto"/>
            <w:left w:val="none" w:sz="0" w:space="0" w:color="auto"/>
            <w:bottom w:val="none" w:sz="0" w:space="0" w:color="auto"/>
            <w:right w:val="none" w:sz="0" w:space="0" w:color="auto"/>
          </w:divBdr>
        </w:div>
        <w:div w:id="1527868485">
          <w:marLeft w:val="640"/>
          <w:marRight w:val="0"/>
          <w:marTop w:val="0"/>
          <w:marBottom w:val="0"/>
          <w:divBdr>
            <w:top w:val="none" w:sz="0" w:space="0" w:color="auto"/>
            <w:left w:val="none" w:sz="0" w:space="0" w:color="auto"/>
            <w:bottom w:val="none" w:sz="0" w:space="0" w:color="auto"/>
            <w:right w:val="none" w:sz="0" w:space="0" w:color="auto"/>
          </w:divBdr>
        </w:div>
        <w:div w:id="1236092309">
          <w:marLeft w:val="640"/>
          <w:marRight w:val="0"/>
          <w:marTop w:val="0"/>
          <w:marBottom w:val="0"/>
          <w:divBdr>
            <w:top w:val="none" w:sz="0" w:space="0" w:color="auto"/>
            <w:left w:val="none" w:sz="0" w:space="0" w:color="auto"/>
            <w:bottom w:val="none" w:sz="0" w:space="0" w:color="auto"/>
            <w:right w:val="none" w:sz="0" w:space="0" w:color="auto"/>
          </w:divBdr>
        </w:div>
        <w:div w:id="29188780">
          <w:marLeft w:val="640"/>
          <w:marRight w:val="0"/>
          <w:marTop w:val="0"/>
          <w:marBottom w:val="0"/>
          <w:divBdr>
            <w:top w:val="none" w:sz="0" w:space="0" w:color="auto"/>
            <w:left w:val="none" w:sz="0" w:space="0" w:color="auto"/>
            <w:bottom w:val="none" w:sz="0" w:space="0" w:color="auto"/>
            <w:right w:val="none" w:sz="0" w:space="0" w:color="auto"/>
          </w:divBdr>
        </w:div>
        <w:div w:id="238945735">
          <w:marLeft w:val="640"/>
          <w:marRight w:val="0"/>
          <w:marTop w:val="0"/>
          <w:marBottom w:val="0"/>
          <w:divBdr>
            <w:top w:val="none" w:sz="0" w:space="0" w:color="auto"/>
            <w:left w:val="none" w:sz="0" w:space="0" w:color="auto"/>
            <w:bottom w:val="none" w:sz="0" w:space="0" w:color="auto"/>
            <w:right w:val="none" w:sz="0" w:space="0" w:color="auto"/>
          </w:divBdr>
        </w:div>
        <w:div w:id="934705259">
          <w:marLeft w:val="640"/>
          <w:marRight w:val="0"/>
          <w:marTop w:val="0"/>
          <w:marBottom w:val="0"/>
          <w:divBdr>
            <w:top w:val="none" w:sz="0" w:space="0" w:color="auto"/>
            <w:left w:val="none" w:sz="0" w:space="0" w:color="auto"/>
            <w:bottom w:val="none" w:sz="0" w:space="0" w:color="auto"/>
            <w:right w:val="none" w:sz="0" w:space="0" w:color="auto"/>
          </w:divBdr>
        </w:div>
        <w:div w:id="1218862476">
          <w:marLeft w:val="640"/>
          <w:marRight w:val="0"/>
          <w:marTop w:val="0"/>
          <w:marBottom w:val="0"/>
          <w:divBdr>
            <w:top w:val="none" w:sz="0" w:space="0" w:color="auto"/>
            <w:left w:val="none" w:sz="0" w:space="0" w:color="auto"/>
            <w:bottom w:val="none" w:sz="0" w:space="0" w:color="auto"/>
            <w:right w:val="none" w:sz="0" w:space="0" w:color="auto"/>
          </w:divBdr>
        </w:div>
        <w:div w:id="2044211610">
          <w:marLeft w:val="640"/>
          <w:marRight w:val="0"/>
          <w:marTop w:val="0"/>
          <w:marBottom w:val="0"/>
          <w:divBdr>
            <w:top w:val="none" w:sz="0" w:space="0" w:color="auto"/>
            <w:left w:val="none" w:sz="0" w:space="0" w:color="auto"/>
            <w:bottom w:val="none" w:sz="0" w:space="0" w:color="auto"/>
            <w:right w:val="none" w:sz="0" w:space="0" w:color="auto"/>
          </w:divBdr>
        </w:div>
        <w:div w:id="2068721458">
          <w:marLeft w:val="640"/>
          <w:marRight w:val="0"/>
          <w:marTop w:val="0"/>
          <w:marBottom w:val="0"/>
          <w:divBdr>
            <w:top w:val="none" w:sz="0" w:space="0" w:color="auto"/>
            <w:left w:val="none" w:sz="0" w:space="0" w:color="auto"/>
            <w:bottom w:val="none" w:sz="0" w:space="0" w:color="auto"/>
            <w:right w:val="none" w:sz="0" w:space="0" w:color="auto"/>
          </w:divBdr>
        </w:div>
        <w:div w:id="412363922">
          <w:marLeft w:val="640"/>
          <w:marRight w:val="0"/>
          <w:marTop w:val="0"/>
          <w:marBottom w:val="0"/>
          <w:divBdr>
            <w:top w:val="none" w:sz="0" w:space="0" w:color="auto"/>
            <w:left w:val="none" w:sz="0" w:space="0" w:color="auto"/>
            <w:bottom w:val="none" w:sz="0" w:space="0" w:color="auto"/>
            <w:right w:val="none" w:sz="0" w:space="0" w:color="auto"/>
          </w:divBdr>
        </w:div>
        <w:div w:id="1836337587">
          <w:marLeft w:val="640"/>
          <w:marRight w:val="0"/>
          <w:marTop w:val="0"/>
          <w:marBottom w:val="0"/>
          <w:divBdr>
            <w:top w:val="none" w:sz="0" w:space="0" w:color="auto"/>
            <w:left w:val="none" w:sz="0" w:space="0" w:color="auto"/>
            <w:bottom w:val="none" w:sz="0" w:space="0" w:color="auto"/>
            <w:right w:val="none" w:sz="0" w:space="0" w:color="auto"/>
          </w:divBdr>
        </w:div>
        <w:div w:id="60374319">
          <w:marLeft w:val="640"/>
          <w:marRight w:val="0"/>
          <w:marTop w:val="0"/>
          <w:marBottom w:val="0"/>
          <w:divBdr>
            <w:top w:val="none" w:sz="0" w:space="0" w:color="auto"/>
            <w:left w:val="none" w:sz="0" w:space="0" w:color="auto"/>
            <w:bottom w:val="none" w:sz="0" w:space="0" w:color="auto"/>
            <w:right w:val="none" w:sz="0" w:space="0" w:color="auto"/>
          </w:divBdr>
        </w:div>
        <w:div w:id="1359117076">
          <w:marLeft w:val="640"/>
          <w:marRight w:val="0"/>
          <w:marTop w:val="0"/>
          <w:marBottom w:val="0"/>
          <w:divBdr>
            <w:top w:val="none" w:sz="0" w:space="0" w:color="auto"/>
            <w:left w:val="none" w:sz="0" w:space="0" w:color="auto"/>
            <w:bottom w:val="none" w:sz="0" w:space="0" w:color="auto"/>
            <w:right w:val="none" w:sz="0" w:space="0" w:color="auto"/>
          </w:divBdr>
        </w:div>
        <w:div w:id="1686861935">
          <w:marLeft w:val="640"/>
          <w:marRight w:val="0"/>
          <w:marTop w:val="0"/>
          <w:marBottom w:val="0"/>
          <w:divBdr>
            <w:top w:val="none" w:sz="0" w:space="0" w:color="auto"/>
            <w:left w:val="none" w:sz="0" w:space="0" w:color="auto"/>
            <w:bottom w:val="none" w:sz="0" w:space="0" w:color="auto"/>
            <w:right w:val="none" w:sz="0" w:space="0" w:color="auto"/>
          </w:divBdr>
        </w:div>
        <w:div w:id="1783917060">
          <w:marLeft w:val="640"/>
          <w:marRight w:val="0"/>
          <w:marTop w:val="0"/>
          <w:marBottom w:val="0"/>
          <w:divBdr>
            <w:top w:val="none" w:sz="0" w:space="0" w:color="auto"/>
            <w:left w:val="none" w:sz="0" w:space="0" w:color="auto"/>
            <w:bottom w:val="none" w:sz="0" w:space="0" w:color="auto"/>
            <w:right w:val="none" w:sz="0" w:space="0" w:color="auto"/>
          </w:divBdr>
        </w:div>
        <w:div w:id="1268200713">
          <w:marLeft w:val="640"/>
          <w:marRight w:val="0"/>
          <w:marTop w:val="0"/>
          <w:marBottom w:val="0"/>
          <w:divBdr>
            <w:top w:val="none" w:sz="0" w:space="0" w:color="auto"/>
            <w:left w:val="none" w:sz="0" w:space="0" w:color="auto"/>
            <w:bottom w:val="none" w:sz="0" w:space="0" w:color="auto"/>
            <w:right w:val="none" w:sz="0" w:space="0" w:color="auto"/>
          </w:divBdr>
        </w:div>
        <w:div w:id="1023168577">
          <w:marLeft w:val="640"/>
          <w:marRight w:val="0"/>
          <w:marTop w:val="0"/>
          <w:marBottom w:val="0"/>
          <w:divBdr>
            <w:top w:val="none" w:sz="0" w:space="0" w:color="auto"/>
            <w:left w:val="none" w:sz="0" w:space="0" w:color="auto"/>
            <w:bottom w:val="none" w:sz="0" w:space="0" w:color="auto"/>
            <w:right w:val="none" w:sz="0" w:space="0" w:color="auto"/>
          </w:divBdr>
        </w:div>
        <w:div w:id="2007437379">
          <w:marLeft w:val="640"/>
          <w:marRight w:val="0"/>
          <w:marTop w:val="0"/>
          <w:marBottom w:val="0"/>
          <w:divBdr>
            <w:top w:val="none" w:sz="0" w:space="0" w:color="auto"/>
            <w:left w:val="none" w:sz="0" w:space="0" w:color="auto"/>
            <w:bottom w:val="none" w:sz="0" w:space="0" w:color="auto"/>
            <w:right w:val="none" w:sz="0" w:space="0" w:color="auto"/>
          </w:divBdr>
        </w:div>
        <w:div w:id="1502814693">
          <w:marLeft w:val="640"/>
          <w:marRight w:val="0"/>
          <w:marTop w:val="0"/>
          <w:marBottom w:val="0"/>
          <w:divBdr>
            <w:top w:val="none" w:sz="0" w:space="0" w:color="auto"/>
            <w:left w:val="none" w:sz="0" w:space="0" w:color="auto"/>
            <w:bottom w:val="none" w:sz="0" w:space="0" w:color="auto"/>
            <w:right w:val="none" w:sz="0" w:space="0" w:color="auto"/>
          </w:divBdr>
        </w:div>
        <w:div w:id="1615089739">
          <w:marLeft w:val="640"/>
          <w:marRight w:val="0"/>
          <w:marTop w:val="0"/>
          <w:marBottom w:val="0"/>
          <w:divBdr>
            <w:top w:val="none" w:sz="0" w:space="0" w:color="auto"/>
            <w:left w:val="none" w:sz="0" w:space="0" w:color="auto"/>
            <w:bottom w:val="none" w:sz="0" w:space="0" w:color="auto"/>
            <w:right w:val="none" w:sz="0" w:space="0" w:color="auto"/>
          </w:divBdr>
        </w:div>
        <w:div w:id="1946770286">
          <w:marLeft w:val="640"/>
          <w:marRight w:val="0"/>
          <w:marTop w:val="0"/>
          <w:marBottom w:val="0"/>
          <w:divBdr>
            <w:top w:val="none" w:sz="0" w:space="0" w:color="auto"/>
            <w:left w:val="none" w:sz="0" w:space="0" w:color="auto"/>
            <w:bottom w:val="none" w:sz="0" w:space="0" w:color="auto"/>
            <w:right w:val="none" w:sz="0" w:space="0" w:color="auto"/>
          </w:divBdr>
        </w:div>
        <w:div w:id="462430027">
          <w:marLeft w:val="640"/>
          <w:marRight w:val="0"/>
          <w:marTop w:val="0"/>
          <w:marBottom w:val="0"/>
          <w:divBdr>
            <w:top w:val="none" w:sz="0" w:space="0" w:color="auto"/>
            <w:left w:val="none" w:sz="0" w:space="0" w:color="auto"/>
            <w:bottom w:val="none" w:sz="0" w:space="0" w:color="auto"/>
            <w:right w:val="none" w:sz="0" w:space="0" w:color="auto"/>
          </w:divBdr>
        </w:div>
        <w:div w:id="244874943">
          <w:marLeft w:val="640"/>
          <w:marRight w:val="0"/>
          <w:marTop w:val="0"/>
          <w:marBottom w:val="0"/>
          <w:divBdr>
            <w:top w:val="none" w:sz="0" w:space="0" w:color="auto"/>
            <w:left w:val="none" w:sz="0" w:space="0" w:color="auto"/>
            <w:bottom w:val="none" w:sz="0" w:space="0" w:color="auto"/>
            <w:right w:val="none" w:sz="0" w:space="0" w:color="auto"/>
          </w:divBdr>
        </w:div>
        <w:div w:id="334385009">
          <w:marLeft w:val="640"/>
          <w:marRight w:val="0"/>
          <w:marTop w:val="0"/>
          <w:marBottom w:val="0"/>
          <w:divBdr>
            <w:top w:val="none" w:sz="0" w:space="0" w:color="auto"/>
            <w:left w:val="none" w:sz="0" w:space="0" w:color="auto"/>
            <w:bottom w:val="none" w:sz="0" w:space="0" w:color="auto"/>
            <w:right w:val="none" w:sz="0" w:space="0" w:color="auto"/>
          </w:divBdr>
        </w:div>
        <w:div w:id="1234269606">
          <w:marLeft w:val="640"/>
          <w:marRight w:val="0"/>
          <w:marTop w:val="0"/>
          <w:marBottom w:val="0"/>
          <w:divBdr>
            <w:top w:val="none" w:sz="0" w:space="0" w:color="auto"/>
            <w:left w:val="none" w:sz="0" w:space="0" w:color="auto"/>
            <w:bottom w:val="none" w:sz="0" w:space="0" w:color="auto"/>
            <w:right w:val="none" w:sz="0" w:space="0" w:color="auto"/>
          </w:divBdr>
        </w:div>
        <w:div w:id="502282657">
          <w:marLeft w:val="640"/>
          <w:marRight w:val="0"/>
          <w:marTop w:val="0"/>
          <w:marBottom w:val="0"/>
          <w:divBdr>
            <w:top w:val="none" w:sz="0" w:space="0" w:color="auto"/>
            <w:left w:val="none" w:sz="0" w:space="0" w:color="auto"/>
            <w:bottom w:val="none" w:sz="0" w:space="0" w:color="auto"/>
            <w:right w:val="none" w:sz="0" w:space="0" w:color="auto"/>
          </w:divBdr>
        </w:div>
        <w:div w:id="1720006355">
          <w:marLeft w:val="640"/>
          <w:marRight w:val="0"/>
          <w:marTop w:val="0"/>
          <w:marBottom w:val="0"/>
          <w:divBdr>
            <w:top w:val="none" w:sz="0" w:space="0" w:color="auto"/>
            <w:left w:val="none" w:sz="0" w:space="0" w:color="auto"/>
            <w:bottom w:val="none" w:sz="0" w:space="0" w:color="auto"/>
            <w:right w:val="none" w:sz="0" w:space="0" w:color="auto"/>
          </w:divBdr>
        </w:div>
        <w:div w:id="1471746717">
          <w:marLeft w:val="640"/>
          <w:marRight w:val="0"/>
          <w:marTop w:val="0"/>
          <w:marBottom w:val="0"/>
          <w:divBdr>
            <w:top w:val="none" w:sz="0" w:space="0" w:color="auto"/>
            <w:left w:val="none" w:sz="0" w:space="0" w:color="auto"/>
            <w:bottom w:val="none" w:sz="0" w:space="0" w:color="auto"/>
            <w:right w:val="none" w:sz="0" w:space="0" w:color="auto"/>
          </w:divBdr>
        </w:div>
        <w:div w:id="589849843">
          <w:marLeft w:val="640"/>
          <w:marRight w:val="0"/>
          <w:marTop w:val="0"/>
          <w:marBottom w:val="0"/>
          <w:divBdr>
            <w:top w:val="none" w:sz="0" w:space="0" w:color="auto"/>
            <w:left w:val="none" w:sz="0" w:space="0" w:color="auto"/>
            <w:bottom w:val="none" w:sz="0" w:space="0" w:color="auto"/>
            <w:right w:val="none" w:sz="0" w:space="0" w:color="auto"/>
          </w:divBdr>
        </w:div>
        <w:div w:id="1786122020">
          <w:marLeft w:val="640"/>
          <w:marRight w:val="0"/>
          <w:marTop w:val="0"/>
          <w:marBottom w:val="0"/>
          <w:divBdr>
            <w:top w:val="none" w:sz="0" w:space="0" w:color="auto"/>
            <w:left w:val="none" w:sz="0" w:space="0" w:color="auto"/>
            <w:bottom w:val="none" w:sz="0" w:space="0" w:color="auto"/>
            <w:right w:val="none" w:sz="0" w:space="0" w:color="auto"/>
          </w:divBdr>
        </w:div>
        <w:div w:id="1447580527">
          <w:marLeft w:val="640"/>
          <w:marRight w:val="0"/>
          <w:marTop w:val="0"/>
          <w:marBottom w:val="0"/>
          <w:divBdr>
            <w:top w:val="none" w:sz="0" w:space="0" w:color="auto"/>
            <w:left w:val="none" w:sz="0" w:space="0" w:color="auto"/>
            <w:bottom w:val="none" w:sz="0" w:space="0" w:color="auto"/>
            <w:right w:val="none" w:sz="0" w:space="0" w:color="auto"/>
          </w:divBdr>
        </w:div>
        <w:div w:id="2033722818">
          <w:marLeft w:val="640"/>
          <w:marRight w:val="0"/>
          <w:marTop w:val="0"/>
          <w:marBottom w:val="0"/>
          <w:divBdr>
            <w:top w:val="none" w:sz="0" w:space="0" w:color="auto"/>
            <w:left w:val="none" w:sz="0" w:space="0" w:color="auto"/>
            <w:bottom w:val="none" w:sz="0" w:space="0" w:color="auto"/>
            <w:right w:val="none" w:sz="0" w:space="0" w:color="auto"/>
          </w:divBdr>
        </w:div>
        <w:div w:id="419452118">
          <w:marLeft w:val="640"/>
          <w:marRight w:val="0"/>
          <w:marTop w:val="0"/>
          <w:marBottom w:val="0"/>
          <w:divBdr>
            <w:top w:val="none" w:sz="0" w:space="0" w:color="auto"/>
            <w:left w:val="none" w:sz="0" w:space="0" w:color="auto"/>
            <w:bottom w:val="none" w:sz="0" w:space="0" w:color="auto"/>
            <w:right w:val="none" w:sz="0" w:space="0" w:color="auto"/>
          </w:divBdr>
        </w:div>
        <w:div w:id="973831719">
          <w:marLeft w:val="640"/>
          <w:marRight w:val="0"/>
          <w:marTop w:val="0"/>
          <w:marBottom w:val="0"/>
          <w:divBdr>
            <w:top w:val="none" w:sz="0" w:space="0" w:color="auto"/>
            <w:left w:val="none" w:sz="0" w:space="0" w:color="auto"/>
            <w:bottom w:val="none" w:sz="0" w:space="0" w:color="auto"/>
            <w:right w:val="none" w:sz="0" w:space="0" w:color="auto"/>
          </w:divBdr>
        </w:div>
        <w:div w:id="1131482616">
          <w:marLeft w:val="640"/>
          <w:marRight w:val="0"/>
          <w:marTop w:val="0"/>
          <w:marBottom w:val="0"/>
          <w:divBdr>
            <w:top w:val="none" w:sz="0" w:space="0" w:color="auto"/>
            <w:left w:val="none" w:sz="0" w:space="0" w:color="auto"/>
            <w:bottom w:val="none" w:sz="0" w:space="0" w:color="auto"/>
            <w:right w:val="none" w:sz="0" w:space="0" w:color="auto"/>
          </w:divBdr>
        </w:div>
        <w:div w:id="1578859943">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4112742">
      <w:bodyDiv w:val="1"/>
      <w:marLeft w:val="0"/>
      <w:marRight w:val="0"/>
      <w:marTop w:val="0"/>
      <w:marBottom w:val="0"/>
      <w:divBdr>
        <w:top w:val="none" w:sz="0" w:space="0" w:color="auto"/>
        <w:left w:val="none" w:sz="0" w:space="0" w:color="auto"/>
        <w:bottom w:val="none" w:sz="0" w:space="0" w:color="auto"/>
        <w:right w:val="none" w:sz="0" w:space="0" w:color="auto"/>
      </w:divBdr>
      <w:divsChild>
        <w:div w:id="417293667">
          <w:marLeft w:val="640"/>
          <w:marRight w:val="0"/>
          <w:marTop w:val="0"/>
          <w:marBottom w:val="0"/>
          <w:divBdr>
            <w:top w:val="none" w:sz="0" w:space="0" w:color="auto"/>
            <w:left w:val="none" w:sz="0" w:space="0" w:color="auto"/>
            <w:bottom w:val="none" w:sz="0" w:space="0" w:color="auto"/>
            <w:right w:val="none" w:sz="0" w:space="0" w:color="auto"/>
          </w:divBdr>
        </w:div>
        <w:div w:id="650906515">
          <w:marLeft w:val="640"/>
          <w:marRight w:val="0"/>
          <w:marTop w:val="0"/>
          <w:marBottom w:val="0"/>
          <w:divBdr>
            <w:top w:val="none" w:sz="0" w:space="0" w:color="auto"/>
            <w:left w:val="none" w:sz="0" w:space="0" w:color="auto"/>
            <w:bottom w:val="none" w:sz="0" w:space="0" w:color="auto"/>
            <w:right w:val="none" w:sz="0" w:space="0" w:color="auto"/>
          </w:divBdr>
        </w:div>
        <w:div w:id="565183801">
          <w:marLeft w:val="640"/>
          <w:marRight w:val="0"/>
          <w:marTop w:val="0"/>
          <w:marBottom w:val="0"/>
          <w:divBdr>
            <w:top w:val="none" w:sz="0" w:space="0" w:color="auto"/>
            <w:left w:val="none" w:sz="0" w:space="0" w:color="auto"/>
            <w:bottom w:val="none" w:sz="0" w:space="0" w:color="auto"/>
            <w:right w:val="none" w:sz="0" w:space="0" w:color="auto"/>
          </w:divBdr>
        </w:div>
        <w:div w:id="1965187094">
          <w:marLeft w:val="640"/>
          <w:marRight w:val="0"/>
          <w:marTop w:val="0"/>
          <w:marBottom w:val="0"/>
          <w:divBdr>
            <w:top w:val="none" w:sz="0" w:space="0" w:color="auto"/>
            <w:left w:val="none" w:sz="0" w:space="0" w:color="auto"/>
            <w:bottom w:val="none" w:sz="0" w:space="0" w:color="auto"/>
            <w:right w:val="none" w:sz="0" w:space="0" w:color="auto"/>
          </w:divBdr>
        </w:div>
        <w:div w:id="1134981730">
          <w:marLeft w:val="640"/>
          <w:marRight w:val="0"/>
          <w:marTop w:val="0"/>
          <w:marBottom w:val="0"/>
          <w:divBdr>
            <w:top w:val="none" w:sz="0" w:space="0" w:color="auto"/>
            <w:left w:val="none" w:sz="0" w:space="0" w:color="auto"/>
            <w:bottom w:val="none" w:sz="0" w:space="0" w:color="auto"/>
            <w:right w:val="none" w:sz="0" w:space="0" w:color="auto"/>
          </w:divBdr>
        </w:div>
        <w:div w:id="923145962">
          <w:marLeft w:val="640"/>
          <w:marRight w:val="0"/>
          <w:marTop w:val="0"/>
          <w:marBottom w:val="0"/>
          <w:divBdr>
            <w:top w:val="none" w:sz="0" w:space="0" w:color="auto"/>
            <w:left w:val="none" w:sz="0" w:space="0" w:color="auto"/>
            <w:bottom w:val="none" w:sz="0" w:space="0" w:color="auto"/>
            <w:right w:val="none" w:sz="0" w:space="0" w:color="auto"/>
          </w:divBdr>
        </w:div>
        <w:div w:id="373234780">
          <w:marLeft w:val="640"/>
          <w:marRight w:val="0"/>
          <w:marTop w:val="0"/>
          <w:marBottom w:val="0"/>
          <w:divBdr>
            <w:top w:val="none" w:sz="0" w:space="0" w:color="auto"/>
            <w:left w:val="none" w:sz="0" w:space="0" w:color="auto"/>
            <w:bottom w:val="none" w:sz="0" w:space="0" w:color="auto"/>
            <w:right w:val="none" w:sz="0" w:space="0" w:color="auto"/>
          </w:divBdr>
        </w:div>
        <w:div w:id="216673693">
          <w:marLeft w:val="640"/>
          <w:marRight w:val="0"/>
          <w:marTop w:val="0"/>
          <w:marBottom w:val="0"/>
          <w:divBdr>
            <w:top w:val="none" w:sz="0" w:space="0" w:color="auto"/>
            <w:left w:val="none" w:sz="0" w:space="0" w:color="auto"/>
            <w:bottom w:val="none" w:sz="0" w:space="0" w:color="auto"/>
            <w:right w:val="none" w:sz="0" w:space="0" w:color="auto"/>
          </w:divBdr>
        </w:div>
        <w:div w:id="2019891569">
          <w:marLeft w:val="640"/>
          <w:marRight w:val="0"/>
          <w:marTop w:val="0"/>
          <w:marBottom w:val="0"/>
          <w:divBdr>
            <w:top w:val="none" w:sz="0" w:space="0" w:color="auto"/>
            <w:left w:val="none" w:sz="0" w:space="0" w:color="auto"/>
            <w:bottom w:val="none" w:sz="0" w:space="0" w:color="auto"/>
            <w:right w:val="none" w:sz="0" w:space="0" w:color="auto"/>
          </w:divBdr>
        </w:div>
        <w:div w:id="620110946">
          <w:marLeft w:val="640"/>
          <w:marRight w:val="0"/>
          <w:marTop w:val="0"/>
          <w:marBottom w:val="0"/>
          <w:divBdr>
            <w:top w:val="none" w:sz="0" w:space="0" w:color="auto"/>
            <w:left w:val="none" w:sz="0" w:space="0" w:color="auto"/>
            <w:bottom w:val="none" w:sz="0" w:space="0" w:color="auto"/>
            <w:right w:val="none" w:sz="0" w:space="0" w:color="auto"/>
          </w:divBdr>
        </w:div>
        <w:div w:id="1293053638">
          <w:marLeft w:val="640"/>
          <w:marRight w:val="0"/>
          <w:marTop w:val="0"/>
          <w:marBottom w:val="0"/>
          <w:divBdr>
            <w:top w:val="none" w:sz="0" w:space="0" w:color="auto"/>
            <w:left w:val="none" w:sz="0" w:space="0" w:color="auto"/>
            <w:bottom w:val="none" w:sz="0" w:space="0" w:color="auto"/>
            <w:right w:val="none" w:sz="0" w:space="0" w:color="auto"/>
          </w:divBdr>
        </w:div>
        <w:div w:id="1190296571">
          <w:marLeft w:val="640"/>
          <w:marRight w:val="0"/>
          <w:marTop w:val="0"/>
          <w:marBottom w:val="0"/>
          <w:divBdr>
            <w:top w:val="none" w:sz="0" w:space="0" w:color="auto"/>
            <w:left w:val="none" w:sz="0" w:space="0" w:color="auto"/>
            <w:bottom w:val="none" w:sz="0" w:space="0" w:color="auto"/>
            <w:right w:val="none" w:sz="0" w:space="0" w:color="auto"/>
          </w:divBdr>
        </w:div>
        <w:div w:id="1721517469">
          <w:marLeft w:val="640"/>
          <w:marRight w:val="0"/>
          <w:marTop w:val="0"/>
          <w:marBottom w:val="0"/>
          <w:divBdr>
            <w:top w:val="none" w:sz="0" w:space="0" w:color="auto"/>
            <w:left w:val="none" w:sz="0" w:space="0" w:color="auto"/>
            <w:bottom w:val="none" w:sz="0" w:space="0" w:color="auto"/>
            <w:right w:val="none" w:sz="0" w:space="0" w:color="auto"/>
          </w:divBdr>
        </w:div>
        <w:div w:id="666055318">
          <w:marLeft w:val="640"/>
          <w:marRight w:val="0"/>
          <w:marTop w:val="0"/>
          <w:marBottom w:val="0"/>
          <w:divBdr>
            <w:top w:val="none" w:sz="0" w:space="0" w:color="auto"/>
            <w:left w:val="none" w:sz="0" w:space="0" w:color="auto"/>
            <w:bottom w:val="none" w:sz="0" w:space="0" w:color="auto"/>
            <w:right w:val="none" w:sz="0" w:space="0" w:color="auto"/>
          </w:divBdr>
        </w:div>
        <w:div w:id="980160469">
          <w:marLeft w:val="640"/>
          <w:marRight w:val="0"/>
          <w:marTop w:val="0"/>
          <w:marBottom w:val="0"/>
          <w:divBdr>
            <w:top w:val="none" w:sz="0" w:space="0" w:color="auto"/>
            <w:left w:val="none" w:sz="0" w:space="0" w:color="auto"/>
            <w:bottom w:val="none" w:sz="0" w:space="0" w:color="auto"/>
            <w:right w:val="none" w:sz="0" w:space="0" w:color="auto"/>
          </w:divBdr>
        </w:div>
        <w:div w:id="2004119676">
          <w:marLeft w:val="640"/>
          <w:marRight w:val="0"/>
          <w:marTop w:val="0"/>
          <w:marBottom w:val="0"/>
          <w:divBdr>
            <w:top w:val="none" w:sz="0" w:space="0" w:color="auto"/>
            <w:left w:val="none" w:sz="0" w:space="0" w:color="auto"/>
            <w:bottom w:val="none" w:sz="0" w:space="0" w:color="auto"/>
            <w:right w:val="none" w:sz="0" w:space="0" w:color="auto"/>
          </w:divBdr>
        </w:div>
        <w:div w:id="1650087405">
          <w:marLeft w:val="640"/>
          <w:marRight w:val="0"/>
          <w:marTop w:val="0"/>
          <w:marBottom w:val="0"/>
          <w:divBdr>
            <w:top w:val="none" w:sz="0" w:space="0" w:color="auto"/>
            <w:left w:val="none" w:sz="0" w:space="0" w:color="auto"/>
            <w:bottom w:val="none" w:sz="0" w:space="0" w:color="auto"/>
            <w:right w:val="none" w:sz="0" w:space="0" w:color="auto"/>
          </w:divBdr>
        </w:div>
        <w:div w:id="218786623">
          <w:marLeft w:val="640"/>
          <w:marRight w:val="0"/>
          <w:marTop w:val="0"/>
          <w:marBottom w:val="0"/>
          <w:divBdr>
            <w:top w:val="none" w:sz="0" w:space="0" w:color="auto"/>
            <w:left w:val="none" w:sz="0" w:space="0" w:color="auto"/>
            <w:bottom w:val="none" w:sz="0" w:space="0" w:color="auto"/>
            <w:right w:val="none" w:sz="0" w:space="0" w:color="auto"/>
          </w:divBdr>
        </w:div>
        <w:div w:id="1886216296">
          <w:marLeft w:val="640"/>
          <w:marRight w:val="0"/>
          <w:marTop w:val="0"/>
          <w:marBottom w:val="0"/>
          <w:divBdr>
            <w:top w:val="none" w:sz="0" w:space="0" w:color="auto"/>
            <w:left w:val="none" w:sz="0" w:space="0" w:color="auto"/>
            <w:bottom w:val="none" w:sz="0" w:space="0" w:color="auto"/>
            <w:right w:val="none" w:sz="0" w:space="0" w:color="auto"/>
          </w:divBdr>
        </w:div>
        <w:div w:id="183633911">
          <w:marLeft w:val="640"/>
          <w:marRight w:val="0"/>
          <w:marTop w:val="0"/>
          <w:marBottom w:val="0"/>
          <w:divBdr>
            <w:top w:val="none" w:sz="0" w:space="0" w:color="auto"/>
            <w:left w:val="none" w:sz="0" w:space="0" w:color="auto"/>
            <w:bottom w:val="none" w:sz="0" w:space="0" w:color="auto"/>
            <w:right w:val="none" w:sz="0" w:space="0" w:color="auto"/>
          </w:divBdr>
        </w:div>
        <w:div w:id="619147858">
          <w:marLeft w:val="640"/>
          <w:marRight w:val="0"/>
          <w:marTop w:val="0"/>
          <w:marBottom w:val="0"/>
          <w:divBdr>
            <w:top w:val="none" w:sz="0" w:space="0" w:color="auto"/>
            <w:left w:val="none" w:sz="0" w:space="0" w:color="auto"/>
            <w:bottom w:val="none" w:sz="0" w:space="0" w:color="auto"/>
            <w:right w:val="none" w:sz="0" w:space="0" w:color="auto"/>
          </w:divBdr>
        </w:div>
        <w:div w:id="1290890201">
          <w:marLeft w:val="640"/>
          <w:marRight w:val="0"/>
          <w:marTop w:val="0"/>
          <w:marBottom w:val="0"/>
          <w:divBdr>
            <w:top w:val="none" w:sz="0" w:space="0" w:color="auto"/>
            <w:left w:val="none" w:sz="0" w:space="0" w:color="auto"/>
            <w:bottom w:val="none" w:sz="0" w:space="0" w:color="auto"/>
            <w:right w:val="none" w:sz="0" w:space="0" w:color="auto"/>
          </w:divBdr>
        </w:div>
        <w:div w:id="239297183">
          <w:marLeft w:val="640"/>
          <w:marRight w:val="0"/>
          <w:marTop w:val="0"/>
          <w:marBottom w:val="0"/>
          <w:divBdr>
            <w:top w:val="none" w:sz="0" w:space="0" w:color="auto"/>
            <w:left w:val="none" w:sz="0" w:space="0" w:color="auto"/>
            <w:bottom w:val="none" w:sz="0" w:space="0" w:color="auto"/>
            <w:right w:val="none" w:sz="0" w:space="0" w:color="auto"/>
          </w:divBdr>
        </w:div>
        <w:div w:id="617495359">
          <w:marLeft w:val="640"/>
          <w:marRight w:val="0"/>
          <w:marTop w:val="0"/>
          <w:marBottom w:val="0"/>
          <w:divBdr>
            <w:top w:val="none" w:sz="0" w:space="0" w:color="auto"/>
            <w:left w:val="none" w:sz="0" w:space="0" w:color="auto"/>
            <w:bottom w:val="none" w:sz="0" w:space="0" w:color="auto"/>
            <w:right w:val="none" w:sz="0" w:space="0" w:color="auto"/>
          </w:divBdr>
        </w:div>
        <w:div w:id="1878857025">
          <w:marLeft w:val="640"/>
          <w:marRight w:val="0"/>
          <w:marTop w:val="0"/>
          <w:marBottom w:val="0"/>
          <w:divBdr>
            <w:top w:val="none" w:sz="0" w:space="0" w:color="auto"/>
            <w:left w:val="none" w:sz="0" w:space="0" w:color="auto"/>
            <w:bottom w:val="none" w:sz="0" w:space="0" w:color="auto"/>
            <w:right w:val="none" w:sz="0" w:space="0" w:color="auto"/>
          </w:divBdr>
        </w:div>
        <w:div w:id="1523201364">
          <w:marLeft w:val="640"/>
          <w:marRight w:val="0"/>
          <w:marTop w:val="0"/>
          <w:marBottom w:val="0"/>
          <w:divBdr>
            <w:top w:val="none" w:sz="0" w:space="0" w:color="auto"/>
            <w:left w:val="none" w:sz="0" w:space="0" w:color="auto"/>
            <w:bottom w:val="none" w:sz="0" w:space="0" w:color="auto"/>
            <w:right w:val="none" w:sz="0" w:space="0" w:color="auto"/>
          </w:divBdr>
        </w:div>
        <w:div w:id="2121486856">
          <w:marLeft w:val="640"/>
          <w:marRight w:val="0"/>
          <w:marTop w:val="0"/>
          <w:marBottom w:val="0"/>
          <w:divBdr>
            <w:top w:val="none" w:sz="0" w:space="0" w:color="auto"/>
            <w:left w:val="none" w:sz="0" w:space="0" w:color="auto"/>
            <w:bottom w:val="none" w:sz="0" w:space="0" w:color="auto"/>
            <w:right w:val="none" w:sz="0" w:space="0" w:color="auto"/>
          </w:divBdr>
        </w:div>
        <w:div w:id="718169460">
          <w:marLeft w:val="640"/>
          <w:marRight w:val="0"/>
          <w:marTop w:val="0"/>
          <w:marBottom w:val="0"/>
          <w:divBdr>
            <w:top w:val="none" w:sz="0" w:space="0" w:color="auto"/>
            <w:left w:val="none" w:sz="0" w:space="0" w:color="auto"/>
            <w:bottom w:val="none" w:sz="0" w:space="0" w:color="auto"/>
            <w:right w:val="none" w:sz="0" w:space="0" w:color="auto"/>
          </w:divBdr>
        </w:div>
        <w:div w:id="977878844">
          <w:marLeft w:val="640"/>
          <w:marRight w:val="0"/>
          <w:marTop w:val="0"/>
          <w:marBottom w:val="0"/>
          <w:divBdr>
            <w:top w:val="none" w:sz="0" w:space="0" w:color="auto"/>
            <w:left w:val="none" w:sz="0" w:space="0" w:color="auto"/>
            <w:bottom w:val="none" w:sz="0" w:space="0" w:color="auto"/>
            <w:right w:val="none" w:sz="0" w:space="0" w:color="auto"/>
          </w:divBdr>
        </w:div>
        <w:div w:id="1863322349">
          <w:marLeft w:val="640"/>
          <w:marRight w:val="0"/>
          <w:marTop w:val="0"/>
          <w:marBottom w:val="0"/>
          <w:divBdr>
            <w:top w:val="none" w:sz="0" w:space="0" w:color="auto"/>
            <w:left w:val="none" w:sz="0" w:space="0" w:color="auto"/>
            <w:bottom w:val="none" w:sz="0" w:space="0" w:color="auto"/>
            <w:right w:val="none" w:sz="0" w:space="0" w:color="auto"/>
          </w:divBdr>
        </w:div>
        <w:div w:id="654261709">
          <w:marLeft w:val="640"/>
          <w:marRight w:val="0"/>
          <w:marTop w:val="0"/>
          <w:marBottom w:val="0"/>
          <w:divBdr>
            <w:top w:val="none" w:sz="0" w:space="0" w:color="auto"/>
            <w:left w:val="none" w:sz="0" w:space="0" w:color="auto"/>
            <w:bottom w:val="none" w:sz="0" w:space="0" w:color="auto"/>
            <w:right w:val="none" w:sz="0" w:space="0" w:color="auto"/>
          </w:divBdr>
        </w:div>
        <w:div w:id="132601913">
          <w:marLeft w:val="640"/>
          <w:marRight w:val="0"/>
          <w:marTop w:val="0"/>
          <w:marBottom w:val="0"/>
          <w:divBdr>
            <w:top w:val="none" w:sz="0" w:space="0" w:color="auto"/>
            <w:left w:val="none" w:sz="0" w:space="0" w:color="auto"/>
            <w:bottom w:val="none" w:sz="0" w:space="0" w:color="auto"/>
            <w:right w:val="none" w:sz="0" w:space="0" w:color="auto"/>
          </w:divBdr>
        </w:div>
        <w:div w:id="581109750">
          <w:marLeft w:val="640"/>
          <w:marRight w:val="0"/>
          <w:marTop w:val="0"/>
          <w:marBottom w:val="0"/>
          <w:divBdr>
            <w:top w:val="none" w:sz="0" w:space="0" w:color="auto"/>
            <w:left w:val="none" w:sz="0" w:space="0" w:color="auto"/>
            <w:bottom w:val="none" w:sz="0" w:space="0" w:color="auto"/>
            <w:right w:val="none" w:sz="0" w:space="0" w:color="auto"/>
          </w:divBdr>
        </w:div>
        <w:div w:id="1657025777">
          <w:marLeft w:val="640"/>
          <w:marRight w:val="0"/>
          <w:marTop w:val="0"/>
          <w:marBottom w:val="0"/>
          <w:divBdr>
            <w:top w:val="none" w:sz="0" w:space="0" w:color="auto"/>
            <w:left w:val="none" w:sz="0" w:space="0" w:color="auto"/>
            <w:bottom w:val="none" w:sz="0" w:space="0" w:color="auto"/>
            <w:right w:val="none" w:sz="0" w:space="0" w:color="auto"/>
          </w:divBdr>
        </w:div>
        <w:div w:id="149758899">
          <w:marLeft w:val="640"/>
          <w:marRight w:val="0"/>
          <w:marTop w:val="0"/>
          <w:marBottom w:val="0"/>
          <w:divBdr>
            <w:top w:val="none" w:sz="0" w:space="0" w:color="auto"/>
            <w:left w:val="none" w:sz="0" w:space="0" w:color="auto"/>
            <w:bottom w:val="none" w:sz="0" w:space="0" w:color="auto"/>
            <w:right w:val="none" w:sz="0" w:space="0" w:color="auto"/>
          </w:divBdr>
        </w:div>
        <w:div w:id="407582506">
          <w:marLeft w:val="640"/>
          <w:marRight w:val="0"/>
          <w:marTop w:val="0"/>
          <w:marBottom w:val="0"/>
          <w:divBdr>
            <w:top w:val="none" w:sz="0" w:space="0" w:color="auto"/>
            <w:left w:val="none" w:sz="0" w:space="0" w:color="auto"/>
            <w:bottom w:val="none" w:sz="0" w:space="0" w:color="auto"/>
            <w:right w:val="none" w:sz="0" w:space="0" w:color="auto"/>
          </w:divBdr>
        </w:div>
        <w:div w:id="1823543315">
          <w:marLeft w:val="640"/>
          <w:marRight w:val="0"/>
          <w:marTop w:val="0"/>
          <w:marBottom w:val="0"/>
          <w:divBdr>
            <w:top w:val="none" w:sz="0" w:space="0" w:color="auto"/>
            <w:left w:val="none" w:sz="0" w:space="0" w:color="auto"/>
            <w:bottom w:val="none" w:sz="0" w:space="0" w:color="auto"/>
            <w:right w:val="none" w:sz="0" w:space="0" w:color="auto"/>
          </w:divBdr>
        </w:div>
        <w:div w:id="998768961">
          <w:marLeft w:val="640"/>
          <w:marRight w:val="0"/>
          <w:marTop w:val="0"/>
          <w:marBottom w:val="0"/>
          <w:divBdr>
            <w:top w:val="none" w:sz="0" w:space="0" w:color="auto"/>
            <w:left w:val="none" w:sz="0" w:space="0" w:color="auto"/>
            <w:bottom w:val="none" w:sz="0" w:space="0" w:color="auto"/>
            <w:right w:val="none" w:sz="0" w:space="0" w:color="auto"/>
          </w:divBdr>
        </w:div>
        <w:div w:id="500123212">
          <w:marLeft w:val="640"/>
          <w:marRight w:val="0"/>
          <w:marTop w:val="0"/>
          <w:marBottom w:val="0"/>
          <w:divBdr>
            <w:top w:val="none" w:sz="0" w:space="0" w:color="auto"/>
            <w:left w:val="none" w:sz="0" w:space="0" w:color="auto"/>
            <w:bottom w:val="none" w:sz="0" w:space="0" w:color="auto"/>
            <w:right w:val="none" w:sz="0" w:space="0" w:color="auto"/>
          </w:divBdr>
        </w:div>
        <w:div w:id="1957715728">
          <w:marLeft w:val="640"/>
          <w:marRight w:val="0"/>
          <w:marTop w:val="0"/>
          <w:marBottom w:val="0"/>
          <w:divBdr>
            <w:top w:val="none" w:sz="0" w:space="0" w:color="auto"/>
            <w:left w:val="none" w:sz="0" w:space="0" w:color="auto"/>
            <w:bottom w:val="none" w:sz="0" w:space="0" w:color="auto"/>
            <w:right w:val="none" w:sz="0" w:space="0" w:color="auto"/>
          </w:divBdr>
        </w:div>
        <w:div w:id="143553024">
          <w:marLeft w:val="640"/>
          <w:marRight w:val="0"/>
          <w:marTop w:val="0"/>
          <w:marBottom w:val="0"/>
          <w:divBdr>
            <w:top w:val="none" w:sz="0" w:space="0" w:color="auto"/>
            <w:left w:val="none" w:sz="0" w:space="0" w:color="auto"/>
            <w:bottom w:val="none" w:sz="0" w:space="0" w:color="auto"/>
            <w:right w:val="none" w:sz="0" w:space="0" w:color="auto"/>
          </w:divBdr>
        </w:div>
        <w:div w:id="34236563">
          <w:marLeft w:val="640"/>
          <w:marRight w:val="0"/>
          <w:marTop w:val="0"/>
          <w:marBottom w:val="0"/>
          <w:divBdr>
            <w:top w:val="none" w:sz="0" w:space="0" w:color="auto"/>
            <w:left w:val="none" w:sz="0" w:space="0" w:color="auto"/>
            <w:bottom w:val="none" w:sz="0" w:space="0" w:color="auto"/>
            <w:right w:val="none" w:sz="0" w:space="0" w:color="auto"/>
          </w:divBdr>
        </w:div>
        <w:div w:id="1921450626">
          <w:marLeft w:val="640"/>
          <w:marRight w:val="0"/>
          <w:marTop w:val="0"/>
          <w:marBottom w:val="0"/>
          <w:divBdr>
            <w:top w:val="none" w:sz="0" w:space="0" w:color="auto"/>
            <w:left w:val="none" w:sz="0" w:space="0" w:color="auto"/>
            <w:bottom w:val="none" w:sz="0" w:space="0" w:color="auto"/>
            <w:right w:val="none" w:sz="0" w:space="0" w:color="auto"/>
          </w:divBdr>
        </w:div>
        <w:div w:id="1319381165">
          <w:marLeft w:val="640"/>
          <w:marRight w:val="0"/>
          <w:marTop w:val="0"/>
          <w:marBottom w:val="0"/>
          <w:divBdr>
            <w:top w:val="none" w:sz="0" w:space="0" w:color="auto"/>
            <w:left w:val="none" w:sz="0" w:space="0" w:color="auto"/>
            <w:bottom w:val="none" w:sz="0" w:space="0" w:color="auto"/>
            <w:right w:val="none" w:sz="0" w:space="0" w:color="auto"/>
          </w:divBdr>
        </w:div>
        <w:div w:id="62803253">
          <w:marLeft w:val="640"/>
          <w:marRight w:val="0"/>
          <w:marTop w:val="0"/>
          <w:marBottom w:val="0"/>
          <w:divBdr>
            <w:top w:val="none" w:sz="0" w:space="0" w:color="auto"/>
            <w:left w:val="none" w:sz="0" w:space="0" w:color="auto"/>
            <w:bottom w:val="none" w:sz="0" w:space="0" w:color="auto"/>
            <w:right w:val="none" w:sz="0" w:space="0" w:color="auto"/>
          </w:divBdr>
        </w:div>
        <w:div w:id="249657722">
          <w:marLeft w:val="640"/>
          <w:marRight w:val="0"/>
          <w:marTop w:val="0"/>
          <w:marBottom w:val="0"/>
          <w:divBdr>
            <w:top w:val="none" w:sz="0" w:space="0" w:color="auto"/>
            <w:left w:val="none" w:sz="0" w:space="0" w:color="auto"/>
            <w:bottom w:val="none" w:sz="0" w:space="0" w:color="auto"/>
            <w:right w:val="none" w:sz="0" w:space="0" w:color="auto"/>
          </w:divBdr>
        </w:div>
        <w:div w:id="1529290844">
          <w:marLeft w:val="640"/>
          <w:marRight w:val="0"/>
          <w:marTop w:val="0"/>
          <w:marBottom w:val="0"/>
          <w:divBdr>
            <w:top w:val="none" w:sz="0" w:space="0" w:color="auto"/>
            <w:left w:val="none" w:sz="0" w:space="0" w:color="auto"/>
            <w:bottom w:val="none" w:sz="0" w:space="0" w:color="auto"/>
            <w:right w:val="none" w:sz="0" w:space="0" w:color="auto"/>
          </w:divBdr>
        </w:div>
        <w:div w:id="2044287577">
          <w:marLeft w:val="640"/>
          <w:marRight w:val="0"/>
          <w:marTop w:val="0"/>
          <w:marBottom w:val="0"/>
          <w:divBdr>
            <w:top w:val="none" w:sz="0" w:space="0" w:color="auto"/>
            <w:left w:val="none" w:sz="0" w:space="0" w:color="auto"/>
            <w:bottom w:val="none" w:sz="0" w:space="0" w:color="auto"/>
            <w:right w:val="none" w:sz="0" w:space="0" w:color="auto"/>
          </w:divBdr>
        </w:div>
        <w:div w:id="799421000">
          <w:marLeft w:val="640"/>
          <w:marRight w:val="0"/>
          <w:marTop w:val="0"/>
          <w:marBottom w:val="0"/>
          <w:divBdr>
            <w:top w:val="none" w:sz="0" w:space="0" w:color="auto"/>
            <w:left w:val="none" w:sz="0" w:space="0" w:color="auto"/>
            <w:bottom w:val="none" w:sz="0" w:space="0" w:color="auto"/>
            <w:right w:val="none" w:sz="0" w:space="0" w:color="auto"/>
          </w:divBdr>
        </w:div>
        <w:div w:id="333148745">
          <w:marLeft w:val="640"/>
          <w:marRight w:val="0"/>
          <w:marTop w:val="0"/>
          <w:marBottom w:val="0"/>
          <w:divBdr>
            <w:top w:val="none" w:sz="0" w:space="0" w:color="auto"/>
            <w:left w:val="none" w:sz="0" w:space="0" w:color="auto"/>
            <w:bottom w:val="none" w:sz="0" w:space="0" w:color="auto"/>
            <w:right w:val="none" w:sz="0" w:space="0" w:color="auto"/>
          </w:divBdr>
        </w:div>
        <w:div w:id="338705259">
          <w:marLeft w:val="640"/>
          <w:marRight w:val="0"/>
          <w:marTop w:val="0"/>
          <w:marBottom w:val="0"/>
          <w:divBdr>
            <w:top w:val="none" w:sz="0" w:space="0" w:color="auto"/>
            <w:left w:val="none" w:sz="0" w:space="0" w:color="auto"/>
            <w:bottom w:val="none" w:sz="0" w:space="0" w:color="auto"/>
            <w:right w:val="none" w:sz="0" w:space="0" w:color="auto"/>
          </w:divBdr>
        </w:div>
        <w:div w:id="47458650">
          <w:marLeft w:val="640"/>
          <w:marRight w:val="0"/>
          <w:marTop w:val="0"/>
          <w:marBottom w:val="0"/>
          <w:divBdr>
            <w:top w:val="none" w:sz="0" w:space="0" w:color="auto"/>
            <w:left w:val="none" w:sz="0" w:space="0" w:color="auto"/>
            <w:bottom w:val="none" w:sz="0" w:space="0" w:color="auto"/>
            <w:right w:val="none" w:sz="0" w:space="0" w:color="auto"/>
          </w:divBdr>
        </w:div>
        <w:div w:id="1707292621">
          <w:marLeft w:val="640"/>
          <w:marRight w:val="0"/>
          <w:marTop w:val="0"/>
          <w:marBottom w:val="0"/>
          <w:divBdr>
            <w:top w:val="none" w:sz="0" w:space="0" w:color="auto"/>
            <w:left w:val="none" w:sz="0" w:space="0" w:color="auto"/>
            <w:bottom w:val="none" w:sz="0" w:space="0" w:color="auto"/>
            <w:right w:val="none" w:sz="0" w:space="0" w:color="auto"/>
          </w:divBdr>
        </w:div>
        <w:div w:id="1506359465">
          <w:marLeft w:val="640"/>
          <w:marRight w:val="0"/>
          <w:marTop w:val="0"/>
          <w:marBottom w:val="0"/>
          <w:divBdr>
            <w:top w:val="none" w:sz="0" w:space="0" w:color="auto"/>
            <w:left w:val="none" w:sz="0" w:space="0" w:color="auto"/>
            <w:bottom w:val="none" w:sz="0" w:space="0" w:color="auto"/>
            <w:right w:val="none" w:sz="0" w:space="0" w:color="auto"/>
          </w:divBdr>
        </w:div>
        <w:div w:id="986979281">
          <w:marLeft w:val="640"/>
          <w:marRight w:val="0"/>
          <w:marTop w:val="0"/>
          <w:marBottom w:val="0"/>
          <w:divBdr>
            <w:top w:val="none" w:sz="0" w:space="0" w:color="auto"/>
            <w:left w:val="none" w:sz="0" w:space="0" w:color="auto"/>
            <w:bottom w:val="none" w:sz="0" w:space="0" w:color="auto"/>
            <w:right w:val="none" w:sz="0" w:space="0" w:color="auto"/>
          </w:divBdr>
        </w:div>
        <w:div w:id="745305656">
          <w:marLeft w:val="640"/>
          <w:marRight w:val="0"/>
          <w:marTop w:val="0"/>
          <w:marBottom w:val="0"/>
          <w:divBdr>
            <w:top w:val="none" w:sz="0" w:space="0" w:color="auto"/>
            <w:left w:val="none" w:sz="0" w:space="0" w:color="auto"/>
            <w:bottom w:val="none" w:sz="0" w:space="0" w:color="auto"/>
            <w:right w:val="none" w:sz="0" w:space="0" w:color="auto"/>
          </w:divBdr>
        </w:div>
        <w:div w:id="2126461913">
          <w:marLeft w:val="640"/>
          <w:marRight w:val="0"/>
          <w:marTop w:val="0"/>
          <w:marBottom w:val="0"/>
          <w:divBdr>
            <w:top w:val="none" w:sz="0" w:space="0" w:color="auto"/>
            <w:left w:val="none" w:sz="0" w:space="0" w:color="auto"/>
            <w:bottom w:val="none" w:sz="0" w:space="0" w:color="auto"/>
            <w:right w:val="none" w:sz="0" w:space="0" w:color="auto"/>
          </w:divBdr>
        </w:div>
        <w:div w:id="883060882">
          <w:marLeft w:val="640"/>
          <w:marRight w:val="0"/>
          <w:marTop w:val="0"/>
          <w:marBottom w:val="0"/>
          <w:divBdr>
            <w:top w:val="none" w:sz="0" w:space="0" w:color="auto"/>
            <w:left w:val="none" w:sz="0" w:space="0" w:color="auto"/>
            <w:bottom w:val="none" w:sz="0" w:space="0" w:color="auto"/>
            <w:right w:val="none" w:sz="0" w:space="0" w:color="auto"/>
          </w:divBdr>
        </w:div>
        <w:div w:id="720398730">
          <w:marLeft w:val="640"/>
          <w:marRight w:val="0"/>
          <w:marTop w:val="0"/>
          <w:marBottom w:val="0"/>
          <w:divBdr>
            <w:top w:val="none" w:sz="0" w:space="0" w:color="auto"/>
            <w:left w:val="none" w:sz="0" w:space="0" w:color="auto"/>
            <w:bottom w:val="none" w:sz="0" w:space="0" w:color="auto"/>
            <w:right w:val="none" w:sz="0" w:space="0" w:color="auto"/>
          </w:divBdr>
        </w:div>
        <w:div w:id="110437228">
          <w:marLeft w:val="640"/>
          <w:marRight w:val="0"/>
          <w:marTop w:val="0"/>
          <w:marBottom w:val="0"/>
          <w:divBdr>
            <w:top w:val="none" w:sz="0" w:space="0" w:color="auto"/>
            <w:left w:val="none" w:sz="0" w:space="0" w:color="auto"/>
            <w:bottom w:val="none" w:sz="0" w:space="0" w:color="auto"/>
            <w:right w:val="none" w:sz="0" w:space="0" w:color="auto"/>
          </w:divBdr>
        </w:div>
        <w:div w:id="2098364397">
          <w:marLeft w:val="640"/>
          <w:marRight w:val="0"/>
          <w:marTop w:val="0"/>
          <w:marBottom w:val="0"/>
          <w:divBdr>
            <w:top w:val="none" w:sz="0" w:space="0" w:color="auto"/>
            <w:left w:val="none" w:sz="0" w:space="0" w:color="auto"/>
            <w:bottom w:val="none" w:sz="0" w:space="0" w:color="auto"/>
            <w:right w:val="none" w:sz="0" w:space="0" w:color="auto"/>
          </w:divBdr>
        </w:div>
        <w:div w:id="1455557665">
          <w:marLeft w:val="640"/>
          <w:marRight w:val="0"/>
          <w:marTop w:val="0"/>
          <w:marBottom w:val="0"/>
          <w:divBdr>
            <w:top w:val="none" w:sz="0" w:space="0" w:color="auto"/>
            <w:left w:val="none" w:sz="0" w:space="0" w:color="auto"/>
            <w:bottom w:val="none" w:sz="0" w:space="0" w:color="auto"/>
            <w:right w:val="none" w:sz="0" w:space="0" w:color="auto"/>
          </w:divBdr>
        </w:div>
        <w:div w:id="1308625625">
          <w:marLeft w:val="640"/>
          <w:marRight w:val="0"/>
          <w:marTop w:val="0"/>
          <w:marBottom w:val="0"/>
          <w:divBdr>
            <w:top w:val="none" w:sz="0" w:space="0" w:color="auto"/>
            <w:left w:val="none" w:sz="0" w:space="0" w:color="auto"/>
            <w:bottom w:val="none" w:sz="0" w:space="0" w:color="auto"/>
            <w:right w:val="none" w:sz="0" w:space="0" w:color="auto"/>
          </w:divBdr>
        </w:div>
        <w:div w:id="730037765">
          <w:marLeft w:val="640"/>
          <w:marRight w:val="0"/>
          <w:marTop w:val="0"/>
          <w:marBottom w:val="0"/>
          <w:divBdr>
            <w:top w:val="none" w:sz="0" w:space="0" w:color="auto"/>
            <w:left w:val="none" w:sz="0" w:space="0" w:color="auto"/>
            <w:bottom w:val="none" w:sz="0" w:space="0" w:color="auto"/>
            <w:right w:val="none" w:sz="0" w:space="0" w:color="auto"/>
          </w:divBdr>
        </w:div>
        <w:div w:id="690574613">
          <w:marLeft w:val="640"/>
          <w:marRight w:val="0"/>
          <w:marTop w:val="0"/>
          <w:marBottom w:val="0"/>
          <w:divBdr>
            <w:top w:val="none" w:sz="0" w:space="0" w:color="auto"/>
            <w:left w:val="none" w:sz="0" w:space="0" w:color="auto"/>
            <w:bottom w:val="none" w:sz="0" w:space="0" w:color="auto"/>
            <w:right w:val="none" w:sz="0" w:space="0" w:color="auto"/>
          </w:divBdr>
        </w:div>
        <w:div w:id="748232389">
          <w:marLeft w:val="640"/>
          <w:marRight w:val="0"/>
          <w:marTop w:val="0"/>
          <w:marBottom w:val="0"/>
          <w:divBdr>
            <w:top w:val="none" w:sz="0" w:space="0" w:color="auto"/>
            <w:left w:val="none" w:sz="0" w:space="0" w:color="auto"/>
            <w:bottom w:val="none" w:sz="0" w:space="0" w:color="auto"/>
            <w:right w:val="none" w:sz="0" w:space="0" w:color="auto"/>
          </w:divBdr>
        </w:div>
        <w:div w:id="49891259">
          <w:marLeft w:val="640"/>
          <w:marRight w:val="0"/>
          <w:marTop w:val="0"/>
          <w:marBottom w:val="0"/>
          <w:divBdr>
            <w:top w:val="none" w:sz="0" w:space="0" w:color="auto"/>
            <w:left w:val="none" w:sz="0" w:space="0" w:color="auto"/>
            <w:bottom w:val="none" w:sz="0" w:space="0" w:color="auto"/>
            <w:right w:val="none" w:sz="0" w:space="0" w:color="auto"/>
          </w:divBdr>
        </w:div>
        <w:div w:id="1684086537">
          <w:marLeft w:val="640"/>
          <w:marRight w:val="0"/>
          <w:marTop w:val="0"/>
          <w:marBottom w:val="0"/>
          <w:divBdr>
            <w:top w:val="none" w:sz="0" w:space="0" w:color="auto"/>
            <w:left w:val="none" w:sz="0" w:space="0" w:color="auto"/>
            <w:bottom w:val="none" w:sz="0" w:space="0" w:color="auto"/>
            <w:right w:val="none" w:sz="0" w:space="0" w:color="auto"/>
          </w:divBdr>
        </w:div>
        <w:div w:id="669024034">
          <w:marLeft w:val="640"/>
          <w:marRight w:val="0"/>
          <w:marTop w:val="0"/>
          <w:marBottom w:val="0"/>
          <w:divBdr>
            <w:top w:val="none" w:sz="0" w:space="0" w:color="auto"/>
            <w:left w:val="none" w:sz="0" w:space="0" w:color="auto"/>
            <w:bottom w:val="none" w:sz="0" w:space="0" w:color="auto"/>
            <w:right w:val="none" w:sz="0" w:space="0" w:color="auto"/>
          </w:divBdr>
        </w:div>
        <w:div w:id="1714580398">
          <w:marLeft w:val="640"/>
          <w:marRight w:val="0"/>
          <w:marTop w:val="0"/>
          <w:marBottom w:val="0"/>
          <w:divBdr>
            <w:top w:val="none" w:sz="0" w:space="0" w:color="auto"/>
            <w:left w:val="none" w:sz="0" w:space="0" w:color="auto"/>
            <w:bottom w:val="none" w:sz="0" w:space="0" w:color="auto"/>
            <w:right w:val="none" w:sz="0" w:space="0" w:color="auto"/>
          </w:divBdr>
        </w:div>
        <w:div w:id="276445947">
          <w:marLeft w:val="640"/>
          <w:marRight w:val="0"/>
          <w:marTop w:val="0"/>
          <w:marBottom w:val="0"/>
          <w:divBdr>
            <w:top w:val="none" w:sz="0" w:space="0" w:color="auto"/>
            <w:left w:val="none" w:sz="0" w:space="0" w:color="auto"/>
            <w:bottom w:val="none" w:sz="0" w:space="0" w:color="auto"/>
            <w:right w:val="none" w:sz="0" w:space="0" w:color="auto"/>
          </w:divBdr>
        </w:div>
        <w:div w:id="1021052007">
          <w:marLeft w:val="640"/>
          <w:marRight w:val="0"/>
          <w:marTop w:val="0"/>
          <w:marBottom w:val="0"/>
          <w:divBdr>
            <w:top w:val="none" w:sz="0" w:space="0" w:color="auto"/>
            <w:left w:val="none" w:sz="0" w:space="0" w:color="auto"/>
            <w:bottom w:val="none" w:sz="0" w:space="0" w:color="auto"/>
            <w:right w:val="none" w:sz="0" w:space="0" w:color="auto"/>
          </w:divBdr>
        </w:div>
        <w:div w:id="1711102833">
          <w:marLeft w:val="640"/>
          <w:marRight w:val="0"/>
          <w:marTop w:val="0"/>
          <w:marBottom w:val="0"/>
          <w:divBdr>
            <w:top w:val="none" w:sz="0" w:space="0" w:color="auto"/>
            <w:left w:val="none" w:sz="0" w:space="0" w:color="auto"/>
            <w:bottom w:val="none" w:sz="0" w:space="0" w:color="auto"/>
            <w:right w:val="none" w:sz="0" w:space="0" w:color="auto"/>
          </w:divBdr>
        </w:div>
        <w:div w:id="494614717">
          <w:marLeft w:val="640"/>
          <w:marRight w:val="0"/>
          <w:marTop w:val="0"/>
          <w:marBottom w:val="0"/>
          <w:divBdr>
            <w:top w:val="none" w:sz="0" w:space="0" w:color="auto"/>
            <w:left w:val="none" w:sz="0" w:space="0" w:color="auto"/>
            <w:bottom w:val="none" w:sz="0" w:space="0" w:color="auto"/>
            <w:right w:val="none" w:sz="0" w:space="0" w:color="auto"/>
          </w:divBdr>
        </w:div>
        <w:div w:id="1290015987">
          <w:marLeft w:val="640"/>
          <w:marRight w:val="0"/>
          <w:marTop w:val="0"/>
          <w:marBottom w:val="0"/>
          <w:divBdr>
            <w:top w:val="none" w:sz="0" w:space="0" w:color="auto"/>
            <w:left w:val="none" w:sz="0" w:space="0" w:color="auto"/>
            <w:bottom w:val="none" w:sz="0" w:space="0" w:color="auto"/>
            <w:right w:val="none" w:sz="0" w:space="0" w:color="auto"/>
          </w:divBdr>
        </w:div>
        <w:div w:id="1108431412">
          <w:marLeft w:val="640"/>
          <w:marRight w:val="0"/>
          <w:marTop w:val="0"/>
          <w:marBottom w:val="0"/>
          <w:divBdr>
            <w:top w:val="none" w:sz="0" w:space="0" w:color="auto"/>
            <w:left w:val="none" w:sz="0" w:space="0" w:color="auto"/>
            <w:bottom w:val="none" w:sz="0" w:space="0" w:color="auto"/>
            <w:right w:val="none" w:sz="0" w:space="0" w:color="auto"/>
          </w:divBdr>
        </w:div>
        <w:div w:id="585304490">
          <w:marLeft w:val="640"/>
          <w:marRight w:val="0"/>
          <w:marTop w:val="0"/>
          <w:marBottom w:val="0"/>
          <w:divBdr>
            <w:top w:val="none" w:sz="0" w:space="0" w:color="auto"/>
            <w:left w:val="none" w:sz="0" w:space="0" w:color="auto"/>
            <w:bottom w:val="none" w:sz="0" w:space="0" w:color="auto"/>
            <w:right w:val="none" w:sz="0" w:space="0" w:color="auto"/>
          </w:divBdr>
        </w:div>
        <w:div w:id="1209218237">
          <w:marLeft w:val="640"/>
          <w:marRight w:val="0"/>
          <w:marTop w:val="0"/>
          <w:marBottom w:val="0"/>
          <w:divBdr>
            <w:top w:val="none" w:sz="0" w:space="0" w:color="auto"/>
            <w:left w:val="none" w:sz="0" w:space="0" w:color="auto"/>
            <w:bottom w:val="none" w:sz="0" w:space="0" w:color="auto"/>
            <w:right w:val="none" w:sz="0" w:space="0" w:color="auto"/>
          </w:divBdr>
        </w:div>
        <w:div w:id="1140150528">
          <w:marLeft w:val="640"/>
          <w:marRight w:val="0"/>
          <w:marTop w:val="0"/>
          <w:marBottom w:val="0"/>
          <w:divBdr>
            <w:top w:val="none" w:sz="0" w:space="0" w:color="auto"/>
            <w:left w:val="none" w:sz="0" w:space="0" w:color="auto"/>
            <w:bottom w:val="none" w:sz="0" w:space="0" w:color="auto"/>
            <w:right w:val="none" w:sz="0" w:space="0" w:color="auto"/>
          </w:divBdr>
        </w:div>
        <w:div w:id="83694766">
          <w:marLeft w:val="640"/>
          <w:marRight w:val="0"/>
          <w:marTop w:val="0"/>
          <w:marBottom w:val="0"/>
          <w:divBdr>
            <w:top w:val="none" w:sz="0" w:space="0" w:color="auto"/>
            <w:left w:val="none" w:sz="0" w:space="0" w:color="auto"/>
            <w:bottom w:val="none" w:sz="0" w:space="0" w:color="auto"/>
            <w:right w:val="none" w:sz="0" w:space="0" w:color="auto"/>
          </w:divBdr>
        </w:div>
        <w:div w:id="1383556518">
          <w:marLeft w:val="640"/>
          <w:marRight w:val="0"/>
          <w:marTop w:val="0"/>
          <w:marBottom w:val="0"/>
          <w:divBdr>
            <w:top w:val="none" w:sz="0" w:space="0" w:color="auto"/>
            <w:left w:val="none" w:sz="0" w:space="0" w:color="auto"/>
            <w:bottom w:val="none" w:sz="0" w:space="0" w:color="auto"/>
            <w:right w:val="none" w:sz="0" w:space="0" w:color="auto"/>
          </w:divBdr>
        </w:div>
        <w:div w:id="1155103401">
          <w:marLeft w:val="640"/>
          <w:marRight w:val="0"/>
          <w:marTop w:val="0"/>
          <w:marBottom w:val="0"/>
          <w:divBdr>
            <w:top w:val="none" w:sz="0" w:space="0" w:color="auto"/>
            <w:left w:val="none" w:sz="0" w:space="0" w:color="auto"/>
            <w:bottom w:val="none" w:sz="0" w:space="0" w:color="auto"/>
            <w:right w:val="none" w:sz="0" w:space="0" w:color="auto"/>
          </w:divBdr>
        </w:div>
        <w:div w:id="1082872367">
          <w:marLeft w:val="640"/>
          <w:marRight w:val="0"/>
          <w:marTop w:val="0"/>
          <w:marBottom w:val="0"/>
          <w:divBdr>
            <w:top w:val="none" w:sz="0" w:space="0" w:color="auto"/>
            <w:left w:val="none" w:sz="0" w:space="0" w:color="auto"/>
            <w:bottom w:val="none" w:sz="0" w:space="0" w:color="auto"/>
            <w:right w:val="none" w:sz="0" w:space="0" w:color="auto"/>
          </w:divBdr>
        </w:div>
        <w:div w:id="1739285317">
          <w:marLeft w:val="640"/>
          <w:marRight w:val="0"/>
          <w:marTop w:val="0"/>
          <w:marBottom w:val="0"/>
          <w:divBdr>
            <w:top w:val="none" w:sz="0" w:space="0" w:color="auto"/>
            <w:left w:val="none" w:sz="0" w:space="0" w:color="auto"/>
            <w:bottom w:val="none" w:sz="0" w:space="0" w:color="auto"/>
            <w:right w:val="none" w:sz="0" w:space="0" w:color="auto"/>
          </w:divBdr>
        </w:div>
        <w:div w:id="1936553283">
          <w:marLeft w:val="640"/>
          <w:marRight w:val="0"/>
          <w:marTop w:val="0"/>
          <w:marBottom w:val="0"/>
          <w:divBdr>
            <w:top w:val="none" w:sz="0" w:space="0" w:color="auto"/>
            <w:left w:val="none" w:sz="0" w:space="0" w:color="auto"/>
            <w:bottom w:val="none" w:sz="0" w:space="0" w:color="auto"/>
            <w:right w:val="none" w:sz="0" w:space="0" w:color="auto"/>
          </w:divBdr>
        </w:div>
        <w:div w:id="846284094">
          <w:marLeft w:val="640"/>
          <w:marRight w:val="0"/>
          <w:marTop w:val="0"/>
          <w:marBottom w:val="0"/>
          <w:divBdr>
            <w:top w:val="none" w:sz="0" w:space="0" w:color="auto"/>
            <w:left w:val="none" w:sz="0" w:space="0" w:color="auto"/>
            <w:bottom w:val="none" w:sz="0" w:space="0" w:color="auto"/>
            <w:right w:val="none" w:sz="0" w:space="0" w:color="auto"/>
          </w:divBdr>
        </w:div>
        <w:div w:id="2083522111">
          <w:marLeft w:val="640"/>
          <w:marRight w:val="0"/>
          <w:marTop w:val="0"/>
          <w:marBottom w:val="0"/>
          <w:divBdr>
            <w:top w:val="none" w:sz="0" w:space="0" w:color="auto"/>
            <w:left w:val="none" w:sz="0" w:space="0" w:color="auto"/>
            <w:bottom w:val="none" w:sz="0" w:space="0" w:color="auto"/>
            <w:right w:val="none" w:sz="0" w:space="0" w:color="auto"/>
          </w:divBdr>
        </w:div>
        <w:div w:id="601300784">
          <w:marLeft w:val="640"/>
          <w:marRight w:val="0"/>
          <w:marTop w:val="0"/>
          <w:marBottom w:val="0"/>
          <w:divBdr>
            <w:top w:val="none" w:sz="0" w:space="0" w:color="auto"/>
            <w:left w:val="none" w:sz="0" w:space="0" w:color="auto"/>
            <w:bottom w:val="none" w:sz="0" w:space="0" w:color="auto"/>
            <w:right w:val="none" w:sz="0" w:space="0" w:color="auto"/>
          </w:divBdr>
        </w:div>
        <w:div w:id="2003269586">
          <w:marLeft w:val="640"/>
          <w:marRight w:val="0"/>
          <w:marTop w:val="0"/>
          <w:marBottom w:val="0"/>
          <w:divBdr>
            <w:top w:val="none" w:sz="0" w:space="0" w:color="auto"/>
            <w:left w:val="none" w:sz="0" w:space="0" w:color="auto"/>
            <w:bottom w:val="none" w:sz="0" w:space="0" w:color="auto"/>
            <w:right w:val="none" w:sz="0" w:space="0" w:color="auto"/>
          </w:divBdr>
        </w:div>
        <w:div w:id="1529637765">
          <w:marLeft w:val="640"/>
          <w:marRight w:val="0"/>
          <w:marTop w:val="0"/>
          <w:marBottom w:val="0"/>
          <w:divBdr>
            <w:top w:val="none" w:sz="0" w:space="0" w:color="auto"/>
            <w:left w:val="none" w:sz="0" w:space="0" w:color="auto"/>
            <w:bottom w:val="none" w:sz="0" w:space="0" w:color="auto"/>
            <w:right w:val="none" w:sz="0" w:space="0" w:color="auto"/>
          </w:divBdr>
        </w:div>
        <w:div w:id="1655794979">
          <w:marLeft w:val="640"/>
          <w:marRight w:val="0"/>
          <w:marTop w:val="0"/>
          <w:marBottom w:val="0"/>
          <w:divBdr>
            <w:top w:val="none" w:sz="0" w:space="0" w:color="auto"/>
            <w:left w:val="none" w:sz="0" w:space="0" w:color="auto"/>
            <w:bottom w:val="none" w:sz="0" w:space="0" w:color="auto"/>
            <w:right w:val="none" w:sz="0" w:space="0" w:color="auto"/>
          </w:divBdr>
        </w:div>
        <w:div w:id="15928227">
          <w:marLeft w:val="640"/>
          <w:marRight w:val="0"/>
          <w:marTop w:val="0"/>
          <w:marBottom w:val="0"/>
          <w:divBdr>
            <w:top w:val="none" w:sz="0" w:space="0" w:color="auto"/>
            <w:left w:val="none" w:sz="0" w:space="0" w:color="auto"/>
            <w:bottom w:val="none" w:sz="0" w:space="0" w:color="auto"/>
            <w:right w:val="none" w:sz="0" w:space="0" w:color="auto"/>
          </w:divBdr>
        </w:div>
        <w:div w:id="35399758">
          <w:marLeft w:val="640"/>
          <w:marRight w:val="0"/>
          <w:marTop w:val="0"/>
          <w:marBottom w:val="0"/>
          <w:divBdr>
            <w:top w:val="none" w:sz="0" w:space="0" w:color="auto"/>
            <w:left w:val="none" w:sz="0" w:space="0" w:color="auto"/>
            <w:bottom w:val="none" w:sz="0" w:space="0" w:color="auto"/>
            <w:right w:val="none" w:sz="0" w:space="0" w:color="auto"/>
          </w:divBdr>
        </w:div>
        <w:div w:id="1146824629">
          <w:marLeft w:val="640"/>
          <w:marRight w:val="0"/>
          <w:marTop w:val="0"/>
          <w:marBottom w:val="0"/>
          <w:divBdr>
            <w:top w:val="none" w:sz="0" w:space="0" w:color="auto"/>
            <w:left w:val="none" w:sz="0" w:space="0" w:color="auto"/>
            <w:bottom w:val="none" w:sz="0" w:space="0" w:color="auto"/>
            <w:right w:val="none" w:sz="0" w:space="0" w:color="auto"/>
          </w:divBdr>
        </w:div>
        <w:div w:id="1617130497">
          <w:marLeft w:val="640"/>
          <w:marRight w:val="0"/>
          <w:marTop w:val="0"/>
          <w:marBottom w:val="0"/>
          <w:divBdr>
            <w:top w:val="none" w:sz="0" w:space="0" w:color="auto"/>
            <w:left w:val="none" w:sz="0" w:space="0" w:color="auto"/>
            <w:bottom w:val="none" w:sz="0" w:space="0" w:color="auto"/>
            <w:right w:val="none" w:sz="0" w:space="0" w:color="auto"/>
          </w:divBdr>
        </w:div>
        <w:div w:id="113329015">
          <w:marLeft w:val="640"/>
          <w:marRight w:val="0"/>
          <w:marTop w:val="0"/>
          <w:marBottom w:val="0"/>
          <w:divBdr>
            <w:top w:val="none" w:sz="0" w:space="0" w:color="auto"/>
            <w:left w:val="none" w:sz="0" w:space="0" w:color="auto"/>
            <w:bottom w:val="none" w:sz="0" w:space="0" w:color="auto"/>
            <w:right w:val="none" w:sz="0" w:space="0" w:color="auto"/>
          </w:divBdr>
        </w:div>
        <w:div w:id="1340692869">
          <w:marLeft w:val="640"/>
          <w:marRight w:val="0"/>
          <w:marTop w:val="0"/>
          <w:marBottom w:val="0"/>
          <w:divBdr>
            <w:top w:val="none" w:sz="0" w:space="0" w:color="auto"/>
            <w:left w:val="none" w:sz="0" w:space="0" w:color="auto"/>
            <w:bottom w:val="none" w:sz="0" w:space="0" w:color="auto"/>
            <w:right w:val="none" w:sz="0" w:space="0" w:color="auto"/>
          </w:divBdr>
        </w:div>
        <w:div w:id="1928999285">
          <w:marLeft w:val="640"/>
          <w:marRight w:val="0"/>
          <w:marTop w:val="0"/>
          <w:marBottom w:val="0"/>
          <w:divBdr>
            <w:top w:val="none" w:sz="0" w:space="0" w:color="auto"/>
            <w:left w:val="none" w:sz="0" w:space="0" w:color="auto"/>
            <w:bottom w:val="none" w:sz="0" w:space="0" w:color="auto"/>
            <w:right w:val="none" w:sz="0" w:space="0" w:color="auto"/>
          </w:divBdr>
        </w:div>
        <w:div w:id="1711832530">
          <w:marLeft w:val="640"/>
          <w:marRight w:val="0"/>
          <w:marTop w:val="0"/>
          <w:marBottom w:val="0"/>
          <w:divBdr>
            <w:top w:val="none" w:sz="0" w:space="0" w:color="auto"/>
            <w:left w:val="none" w:sz="0" w:space="0" w:color="auto"/>
            <w:bottom w:val="none" w:sz="0" w:space="0" w:color="auto"/>
            <w:right w:val="none" w:sz="0" w:space="0" w:color="auto"/>
          </w:divBdr>
        </w:div>
        <w:div w:id="209341727">
          <w:marLeft w:val="640"/>
          <w:marRight w:val="0"/>
          <w:marTop w:val="0"/>
          <w:marBottom w:val="0"/>
          <w:divBdr>
            <w:top w:val="none" w:sz="0" w:space="0" w:color="auto"/>
            <w:left w:val="none" w:sz="0" w:space="0" w:color="auto"/>
            <w:bottom w:val="none" w:sz="0" w:space="0" w:color="auto"/>
            <w:right w:val="none" w:sz="0" w:space="0" w:color="auto"/>
          </w:divBdr>
        </w:div>
        <w:div w:id="1063135927">
          <w:marLeft w:val="640"/>
          <w:marRight w:val="0"/>
          <w:marTop w:val="0"/>
          <w:marBottom w:val="0"/>
          <w:divBdr>
            <w:top w:val="none" w:sz="0" w:space="0" w:color="auto"/>
            <w:left w:val="none" w:sz="0" w:space="0" w:color="auto"/>
            <w:bottom w:val="none" w:sz="0" w:space="0" w:color="auto"/>
            <w:right w:val="none" w:sz="0" w:space="0" w:color="auto"/>
          </w:divBdr>
        </w:div>
        <w:div w:id="1029066391">
          <w:marLeft w:val="640"/>
          <w:marRight w:val="0"/>
          <w:marTop w:val="0"/>
          <w:marBottom w:val="0"/>
          <w:divBdr>
            <w:top w:val="none" w:sz="0" w:space="0" w:color="auto"/>
            <w:left w:val="none" w:sz="0" w:space="0" w:color="auto"/>
            <w:bottom w:val="none" w:sz="0" w:space="0" w:color="auto"/>
            <w:right w:val="none" w:sz="0" w:space="0" w:color="auto"/>
          </w:divBdr>
        </w:div>
        <w:div w:id="639724524">
          <w:marLeft w:val="640"/>
          <w:marRight w:val="0"/>
          <w:marTop w:val="0"/>
          <w:marBottom w:val="0"/>
          <w:divBdr>
            <w:top w:val="none" w:sz="0" w:space="0" w:color="auto"/>
            <w:left w:val="none" w:sz="0" w:space="0" w:color="auto"/>
            <w:bottom w:val="none" w:sz="0" w:space="0" w:color="auto"/>
            <w:right w:val="none" w:sz="0" w:space="0" w:color="auto"/>
          </w:divBdr>
        </w:div>
        <w:div w:id="1633946417">
          <w:marLeft w:val="640"/>
          <w:marRight w:val="0"/>
          <w:marTop w:val="0"/>
          <w:marBottom w:val="0"/>
          <w:divBdr>
            <w:top w:val="none" w:sz="0" w:space="0" w:color="auto"/>
            <w:left w:val="none" w:sz="0" w:space="0" w:color="auto"/>
            <w:bottom w:val="none" w:sz="0" w:space="0" w:color="auto"/>
            <w:right w:val="none" w:sz="0" w:space="0" w:color="auto"/>
          </w:divBdr>
        </w:div>
        <w:div w:id="1620382027">
          <w:marLeft w:val="640"/>
          <w:marRight w:val="0"/>
          <w:marTop w:val="0"/>
          <w:marBottom w:val="0"/>
          <w:divBdr>
            <w:top w:val="none" w:sz="0" w:space="0" w:color="auto"/>
            <w:left w:val="none" w:sz="0" w:space="0" w:color="auto"/>
            <w:bottom w:val="none" w:sz="0" w:space="0" w:color="auto"/>
            <w:right w:val="none" w:sz="0" w:space="0" w:color="auto"/>
          </w:divBdr>
        </w:div>
        <w:div w:id="1842891273">
          <w:marLeft w:val="640"/>
          <w:marRight w:val="0"/>
          <w:marTop w:val="0"/>
          <w:marBottom w:val="0"/>
          <w:divBdr>
            <w:top w:val="none" w:sz="0" w:space="0" w:color="auto"/>
            <w:left w:val="none" w:sz="0" w:space="0" w:color="auto"/>
            <w:bottom w:val="none" w:sz="0" w:space="0" w:color="auto"/>
            <w:right w:val="none" w:sz="0" w:space="0" w:color="auto"/>
          </w:divBdr>
        </w:div>
        <w:div w:id="1361974037">
          <w:marLeft w:val="640"/>
          <w:marRight w:val="0"/>
          <w:marTop w:val="0"/>
          <w:marBottom w:val="0"/>
          <w:divBdr>
            <w:top w:val="none" w:sz="0" w:space="0" w:color="auto"/>
            <w:left w:val="none" w:sz="0" w:space="0" w:color="auto"/>
            <w:bottom w:val="none" w:sz="0" w:space="0" w:color="auto"/>
            <w:right w:val="none" w:sz="0" w:space="0" w:color="auto"/>
          </w:divBdr>
        </w:div>
        <w:div w:id="536090570">
          <w:marLeft w:val="640"/>
          <w:marRight w:val="0"/>
          <w:marTop w:val="0"/>
          <w:marBottom w:val="0"/>
          <w:divBdr>
            <w:top w:val="none" w:sz="0" w:space="0" w:color="auto"/>
            <w:left w:val="none" w:sz="0" w:space="0" w:color="auto"/>
            <w:bottom w:val="none" w:sz="0" w:space="0" w:color="auto"/>
            <w:right w:val="none" w:sz="0" w:space="0" w:color="auto"/>
          </w:divBdr>
        </w:div>
        <w:div w:id="1018046883">
          <w:marLeft w:val="640"/>
          <w:marRight w:val="0"/>
          <w:marTop w:val="0"/>
          <w:marBottom w:val="0"/>
          <w:divBdr>
            <w:top w:val="none" w:sz="0" w:space="0" w:color="auto"/>
            <w:left w:val="none" w:sz="0" w:space="0" w:color="auto"/>
            <w:bottom w:val="none" w:sz="0" w:space="0" w:color="auto"/>
            <w:right w:val="none" w:sz="0" w:space="0" w:color="auto"/>
          </w:divBdr>
        </w:div>
        <w:div w:id="1761639381">
          <w:marLeft w:val="640"/>
          <w:marRight w:val="0"/>
          <w:marTop w:val="0"/>
          <w:marBottom w:val="0"/>
          <w:divBdr>
            <w:top w:val="none" w:sz="0" w:space="0" w:color="auto"/>
            <w:left w:val="none" w:sz="0" w:space="0" w:color="auto"/>
            <w:bottom w:val="none" w:sz="0" w:space="0" w:color="auto"/>
            <w:right w:val="none" w:sz="0" w:space="0" w:color="auto"/>
          </w:divBdr>
        </w:div>
        <w:div w:id="1192524507">
          <w:marLeft w:val="640"/>
          <w:marRight w:val="0"/>
          <w:marTop w:val="0"/>
          <w:marBottom w:val="0"/>
          <w:divBdr>
            <w:top w:val="none" w:sz="0" w:space="0" w:color="auto"/>
            <w:left w:val="none" w:sz="0" w:space="0" w:color="auto"/>
            <w:bottom w:val="none" w:sz="0" w:space="0" w:color="auto"/>
            <w:right w:val="none" w:sz="0" w:space="0" w:color="auto"/>
          </w:divBdr>
        </w:div>
        <w:div w:id="1112943214">
          <w:marLeft w:val="640"/>
          <w:marRight w:val="0"/>
          <w:marTop w:val="0"/>
          <w:marBottom w:val="0"/>
          <w:divBdr>
            <w:top w:val="none" w:sz="0" w:space="0" w:color="auto"/>
            <w:left w:val="none" w:sz="0" w:space="0" w:color="auto"/>
            <w:bottom w:val="none" w:sz="0" w:space="0" w:color="auto"/>
            <w:right w:val="none" w:sz="0" w:space="0" w:color="auto"/>
          </w:divBdr>
        </w:div>
        <w:div w:id="1096440872">
          <w:marLeft w:val="640"/>
          <w:marRight w:val="0"/>
          <w:marTop w:val="0"/>
          <w:marBottom w:val="0"/>
          <w:divBdr>
            <w:top w:val="none" w:sz="0" w:space="0" w:color="auto"/>
            <w:left w:val="none" w:sz="0" w:space="0" w:color="auto"/>
            <w:bottom w:val="none" w:sz="0" w:space="0" w:color="auto"/>
            <w:right w:val="none" w:sz="0" w:space="0" w:color="auto"/>
          </w:divBdr>
        </w:div>
        <w:div w:id="298537073">
          <w:marLeft w:val="640"/>
          <w:marRight w:val="0"/>
          <w:marTop w:val="0"/>
          <w:marBottom w:val="0"/>
          <w:divBdr>
            <w:top w:val="none" w:sz="0" w:space="0" w:color="auto"/>
            <w:left w:val="none" w:sz="0" w:space="0" w:color="auto"/>
            <w:bottom w:val="none" w:sz="0" w:space="0" w:color="auto"/>
            <w:right w:val="none" w:sz="0" w:space="0" w:color="auto"/>
          </w:divBdr>
        </w:div>
        <w:div w:id="269164072">
          <w:marLeft w:val="640"/>
          <w:marRight w:val="0"/>
          <w:marTop w:val="0"/>
          <w:marBottom w:val="0"/>
          <w:divBdr>
            <w:top w:val="none" w:sz="0" w:space="0" w:color="auto"/>
            <w:left w:val="none" w:sz="0" w:space="0" w:color="auto"/>
            <w:bottom w:val="none" w:sz="0" w:space="0" w:color="auto"/>
            <w:right w:val="none" w:sz="0" w:space="0" w:color="auto"/>
          </w:divBdr>
        </w:div>
        <w:div w:id="48310909">
          <w:marLeft w:val="640"/>
          <w:marRight w:val="0"/>
          <w:marTop w:val="0"/>
          <w:marBottom w:val="0"/>
          <w:divBdr>
            <w:top w:val="none" w:sz="0" w:space="0" w:color="auto"/>
            <w:left w:val="none" w:sz="0" w:space="0" w:color="auto"/>
            <w:bottom w:val="none" w:sz="0" w:space="0" w:color="auto"/>
            <w:right w:val="none" w:sz="0" w:space="0" w:color="auto"/>
          </w:divBdr>
        </w:div>
        <w:div w:id="353501864">
          <w:marLeft w:val="640"/>
          <w:marRight w:val="0"/>
          <w:marTop w:val="0"/>
          <w:marBottom w:val="0"/>
          <w:divBdr>
            <w:top w:val="none" w:sz="0" w:space="0" w:color="auto"/>
            <w:left w:val="none" w:sz="0" w:space="0" w:color="auto"/>
            <w:bottom w:val="none" w:sz="0" w:space="0" w:color="auto"/>
            <w:right w:val="none" w:sz="0" w:space="0" w:color="auto"/>
          </w:divBdr>
        </w:div>
        <w:div w:id="1596018246">
          <w:marLeft w:val="640"/>
          <w:marRight w:val="0"/>
          <w:marTop w:val="0"/>
          <w:marBottom w:val="0"/>
          <w:divBdr>
            <w:top w:val="none" w:sz="0" w:space="0" w:color="auto"/>
            <w:left w:val="none" w:sz="0" w:space="0" w:color="auto"/>
            <w:bottom w:val="none" w:sz="0" w:space="0" w:color="auto"/>
            <w:right w:val="none" w:sz="0" w:space="0" w:color="auto"/>
          </w:divBdr>
        </w:div>
        <w:div w:id="1865710489">
          <w:marLeft w:val="640"/>
          <w:marRight w:val="0"/>
          <w:marTop w:val="0"/>
          <w:marBottom w:val="0"/>
          <w:divBdr>
            <w:top w:val="none" w:sz="0" w:space="0" w:color="auto"/>
            <w:left w:val="none" w:sz="0" w:space="0" w:color="auto"/>
            <w:bottom w:val="none" w:sz="0" w:space="0" w:color="auto"/>
            <w:right w:val="none" w:sz="0" w:space="0" w:color="auto"/>
          </w:divBdr>
        </w:div>
        <w:div w:id="1370766626">
          <w:marLeft w:val="640"/>
          <w:marRight w:val="0"/>
          <w:marTop w:val="0"/>
          <w:marBottom w:val="0"/>
          <w:divBdr>
            <w:top w:val="none" w:sz="0" w:space="0" w:color="auto"/>
            <w:left w:val="none" w:sz="0" w:space="0" w:color="auto"/>
            <w:bottom w:val="none" w:sz="0" w:space="0" w:color="auto"/>
            <w:right w:val="none" w:sz="0" w:space="0" w:color="auto"/>
          </w:divBdr>
        </w:div>
        <w:div w:id="1315254979">
          <w:marLeft w:val="640"/>
          <w:marRight w:val="0"/>
          <w:marTop w:val="0"/>
          <w:marBottom w:val="0"/>
          <w:divBdr>
            <w:top w:val="none" w:sz="0" w:space="0" w:color="auto"/>
            <w:left w:val="none" w:sz="0" w:space="0" w:color="auto"/>
            <w:bottom w:val="none" w:sz="0" w:space="0" w:color="auto"/>
            <w:right w:val="none" w:sz="0" w:space="0" w:color="auto"/>
          </w:divBdr>
        </w:div>
        <w:div w:id="1958559146">
          <w:marLeft w:val="640"/>
          <w:marRight w:val="0"/>
          <w:marTop w:val="0"/>
          <w:marBottom w:val="0"/>
          <w:divBdr>
            <w:top w:val="none" w:sz="0" w:space="0" w:color="auto"/>
            <w:left w:val="none" w:sz="0" w:space="0" w:color="auto"/>
            <w:bottom w:val="none" w:sz="0" w:space="0" w:color="auto"/>
            <w:right w:val="none" w:sz="0" w:space="0" w:color="auto"/>
          </w:divBdr>
        </w:div>
        <w:div w:id="726413986">
          <w:marLeft w:val="640"/>
          <w:marRight w:val="0"/>
          <w:marTop w:val="0"/>
          <w:marBottom w:val="0"/>
          <w:divBdr>
            <w:top w:val="none" w:sz="0" w:space="0" w:color="auto"/>
            <w:left w:val="none" w:sz="0" w:space="0" w:color="auto"/>
            <w:bottom w:val="none" w:sz="0" w:space="0" w:color="auto"/>
            <w:right w:val="none" w:sz="0" w:space="0" w:color="auto"/>
          </w:divBdr>
        </w:div>
        <w:div w:id="2129006690">
          <w:marLeft w:val="640"/>
          <w:marRight w:val="0"/>
          <w:marTop w:val="0"/>
          <w:marBottom w:val="0"/>
          <w:divBdr>
            <w:top w:val="none" w:sz="0" w:space="0" w:color="auto"/>
            <w:left w:val="none" w:sz="0" w:space="0" w:color="auto"/>
            <w:bottom w:val="none" w:sz="0" w:space="0" w:color="auto"/>
            <w:right w:val="none" w:sz="0" w:space="0" w:color="auto"/>
          </w:divBdr>
        </w:div>
        <w:div w:id="2074501091">
          <w:marLeft w:val="640"/>
          <w:marRight w:val="0"/>
          <w:marTop w:val="0"/>
          <w:marBottom w:val="0"/>
          <w:divBdr>
            <w:top w:val="none" w:sz="0" w:space="0" w:color="auto"/>
            <w:left w:val="none" w:sz="0" w:space="0" w:color="auto"/>
            <w:bottom w:val="none" w:sz="0" w:space="0" w:color="auto"/>
            <w:right w:val="none" w:sz="0" w:space="0" w:color="auto"/>
          </w:divBdr>
        </w:div>
        <w:div w:id="855339980">
          <w:marLeft w:val="640"/>
          <w:marRight w:val="0"/>
          <w:marTop w:val="0"/>
          <w:marBottom w:val="0"/>
          <w:divBdr>
            <w:top w:val="none" w:sz="0" w:space="0" w:color="auto"/>
            <w:left w:val="none" w:sz="0" w:space="0" w:color="auto"/>
            <w:bottom w:val="none" w:sz="0" w:space="0" w:color="auto"/>
            <w:right w:val="none" w:sz="0" w:space="0" w:color="auto"/>
          </w:divBdr>
        </w:div>
        <w:div w:id="2111269692">
          <w:marLeft w:val="640"/>
          <w:marRight w:val="0"/>
          <w:marTop w:val="0"/>
          <w:marBottom w:val="0"/>
          <w:divBdr>
            <w:top w:val="none" w:sz="0" w:space="0" w:color="auto"/>
            <w:left w:val="none" w:sz="0" w:space="0" w:color="auto"/>
            <w:bottom w:val="none" w:sz="0" w:space="0" w:color="auto"/>
            <w:right w:val="none" w:sz="0" w:space="0" w:color="auto"/>
          </w:divBdr>
        </w:div>
        <w:div w:id="332145637">
          <w:marLeft w:val="640"/>
          <w:marRight w:val="0"/>
          <w:marTop w:val="0"/>
          <w:marBottom w:val="0"/>
          <w:divBdr>
            <w:top w:val="none" w:sz="0" w:space="0" w:color="auto"/>
            <w:left w:val="none" w:sz="0" w:space="0" w:color="auto"/>
            <w:bottom w:val="none" w:sz="0" w:space="0" w:color="auto"/>
            <w:right w:val="none" w:sz="0" w:space="0" w:color="auto"/>
          </w:divBdr>
        </w:div>
        <w:div w:id="371657183">
          <w:marLeft w:val="640"/>
          <w:marRight w:val="0"/>
          <w:marTop w:val="0"/>
          <w:marBottom w:val="0"/>
          <w:divBdr>
            <w:top w:val="none" w:sz="0" w:space="0" w:color="auto"/>
            <w:left w:val="none" w:sz="0" w:space="0" w:color="auto"/>
            <w:bottom w:val="none" w:sz="0" w:space="0" w:color="auto"/>
            <w:right w:val="none" w:sz="0" w:space="0" w:color="auto"/>
          </w:divBdr>
        </w:div>
        <w:div w:id="1059207337">
          <w:marLeft w:val="640"/>
          <w:marRight w:val="0"/>
          <w:marTop w:val="0"/>
          <w:marBottom w:val="0"/>
          <w:divBdr>
            <w:top w:val="none" w:sz="0" w:space="0" w:color="auto"/>
            <w:left w:val="none" w:sz="0" w:space="0" w:color="auto"/>
            <w:bottom w:val="none" w:sz="0" w:space="0" w:color="auto"/>
            <w:right w:val="none" w:sz="0" w:space="0" w:color="auto"/>
          </w:divBdr>
        </w:div>
        <w:div w:id="1430392507">
          <w:marLeft w:val="640"/>
          <w:marRight w:val="0"/>
          <w:marTop w:val="0"/>
          <w:marBottom w:val="0"/>
          <w:divBdr>
            <w:top w:val="none" w:sz="0" w:space="0" w:color="auto"/>
            <w:left w:val="none" w:sz="0" w:space="0" w:color="auto"/>
            <w:bottom w:val="none" w:sz="0" w:space="0" w:color="auto"/>
            <w:right w:val="none" w:sz="0" w:space="0" w:color="auto"/>
          </w:divBdr>
        </w:div>
        <w:div w:id="544368771">
          <w:marLeft w:val="640"/>
          <w:marRight w:val="0"/>
          <w:marTop w:val="0"/>
          <w:marBottom w:val="0"/>
          <w:divBdr>
            <w:top w:val="none" w:sz="0" w:space="0" w:color="auto"/>
            <w:left w:val="none" w:sz="0" w:space="0" w:color="auto"/>
            <w:bottom w:val="none" w:sz="0" w:space="0" w:color="auto"/>
            <w:right w:val="none" w:sz="0" w:space="0" w:color="auto"/>
          </w:divBdr>
        </w:div>
        <w:div w:id="173693812">
          <w:marLeft w:val="640"/>
          <w:marRight w:val="0"/>
          <w:marTop w:val="0"/>
          <w:marBottom w:val="0"/>
          <w:divBdr>
            <w:top w:val="none" w:sz="0" w:space="0" w:color="auto"/>
            <w:left w:val="none" w:sz="0" w:space="0" w:color="auto"/>
            <w:bottom w:val="none" w:sz="0" w:space="0" w:color="auto"/>
            <w:right w:val="none" w:sz="0" w:space="0" w:color="auto"/>
          </w:divBdr>
        </w:div>
        <w:div w:id="247154113">
          <w:marLeft w:val="640"/>
          <w:marRight w:val="0"/>
          <w:marTop w:val="0"/>
          <w:marBottom w:val="0"/>
          <w:divBdr>
            <w:top w:val="none" w:sz="0" w:space="0" w:color="auto"/>
            <w:left w:val="none" w:sz="0" w:space="0" w:color="auto"/>
            <w:bottom w:val="none" w:sz="0" w:space="0" w:color="auto"/>
            <w:right w:val="none" w:sz="0" w:space="0" w:color="auto"/>
          </w:divBdr>
        </w:div>
        <w:div w:id="518930786">
          <w:marLeft w:val="640"/>
          <w:marRight w:val="0"/>
          <w:marTop w:val="0"/>
          <w:marBottom w:val="0"/>
          <w:divBdr>
            <w:top w:val="none" w:sz="0" w:space="0" w:color="auto"/>
            <w:left w:val="none" w:sz="0" w:space="0" w:color="auto"/>
            <w:bottom w:val="none" w:sz="0" w:space="0" w:color="auto"/>
            <w:right w:val="none" w:sz="0" w:space="0" w:color="auto"/>
          </w:divBdr>
        </w:div>
        <w:div w:id="1790396403">
          <w:marLeft w:val="640"/>
          <w:marRight w:val="0"/>
          <w:marTop w:val="0"/>
          <w:marBottom w:val="0"/>
          <w:divBdr>
            <w:top w:val="none" w:sz="0" w:space="0" w:color="auto"/>
            <w:left w:val="none" w:sz="0" w:space="0" w:color="auto"/>
            <w:bottom w:val="none" w:sz="0" w:space="0" w:color="auto"/>
            <w:right w:val="none" w:sz="0" w:space="0" w:color="auto"/>
          </w:divBdr>
        </w:div>
        <w:div w:id="1508058267">
          <w:marLeft w:val="640"/>
          <w:marRight w:val="0"/>
          <w:marTop w:val="0"/>
          <w:marBottom w:val="0"/>
          <w:divBdr>
            <w:top w:val="none" w:sz="0" w:space="0" w:color="auto"/>
            <w:left w:val="none" w:sz="0" w:space="0" w:color="auto"/>
            <w:bottom w:val="none" w:sz="0" w:space="0" w:color="auto"/>
            <w:right w:val="none" w:sz="0" w:space="0" w:color="auto"/>
          </w:divBdr>
        </w:div>
        <w:div w:id="1325940004">
          <w:marLeft w:val="640"/>
          <w:marRight w:val="0"/>
          <w:marTop w:val="0"/>
          <w:marBottom w:val="0"/>
          <w:divBdr>
            <w:top w:val="none" w:sz="0" w:space="0" w:color="auto"/>
            <w:left w:val="none" w:sz="0" w:space="0" w:color="auto"/>
            <w:bottom w:val="none" w:sz="0" w:space="0" w:color="auto"/>
            <w:right w:val="none" w:sz="0" w:space="0" w:color="auto"/>
          </w:divBdr>
        </w:div>
        <w:div w:id="843518155">
          <w:marLeft w:val="640"/>
          <w:marRight w:val="0"/>
          <w:marTop w:val="0"/>
          <w:marBottom w:val="0"/>
          <w:divBdr>
            <w:top w:val="none" w:sz="0" w:space="0" w:color="auto"/>
            <w:left w:val="none" w:sz="0" w:space="0" w:color="auto"/>
            <w:bottom w:val="none" w:sz="0" w:space="0" w:color="auto"/>
            <w:right w:val="none" w:sz="0" w:space="0" w:color="auto"/>
          </w:divBdr>
        </w:div>
        <w:div w:id="1076168747">
          <w:marLeft w:val="640"/>
          <w:marRight w:val="0"/>
          <w:marTop w:val="0"/>
          <w:marBottom w:val="0"/>
          <w:divBdr>
            <w:top w:val="none" w:sz="0" w:space="0" w:color="auto"/>
            <w:left w:val="none" w:sz="0" w:space="0" w:color="auto"/>
            <w:bottom w:val="none" w:sz="0" w:space="0" w:color="auto"/>
            <w:right w:val="none" w:sz="0" w:space="0" w:color="auto"/>
          </w:divBdr>
        </w:div>
        <w:div w:id="1809123856">
          <w:marLeft w:val="640"/>
          <w:marRight w:val="0"/>
          <w:marTop w:val="0"/>
          <w:marBottom w:val="0"/>
          <w:divBdr>
            <w:top w:val="none" w:sz="0" w:space="0" w:color="auto"/>
            <w:left w:val="none" w:sz="0" w:space="0" w:color="auto"/>
            <w:bottom w:val="none" w:sz="0" w:space="0" w:color="auto"/>
            <w:right w:val="none" w:sz="0" w:space="0" w:color="auto"/>
          </w:divBdr>
        </w:div>
        <w:div w:id="113259757">
          <w:marLeft w:val="640"/>
          <w:marRight w:val="0"/>
          <w:marTop w:val="0"/>
          <w:marBottom w:val="0"/>
          <w:divBdr>
            <w:top w:val="none" w:sz="0" w:space="0" w:color="auto"/>
            <w:left w:val="none" w:sz="0" w:space="0" w:color="auto"/>
            <w:bottom w:val="none" w:sz="0" w:space="0" w:color="auto"/>
            <w:right w:val="none" w:sz="0" w:space="0" w:color="auto"/>
          </w:divBdr>
        </w:div>
        <w:div w:id="2126774850">
          <w:marLeft w:val="640"/>
          <w:marRight w:val="0"/>
          <w:marTop w:val="0"/>
          <w:marBottom w:val="0"/>
          <w:divBdr>
            <w:top w:val="none" w:sz="0" w:space="0" w:color="auto"/>
            <w:left w:val="none" w:sz="0" w:space="0" w:color="auto"/>
            <w:bottom w:val="none" w:sz="0" w:space="0" w:color="auto"/>
            <w:right w:val="none" w:sz="0" w:space="0" w:color="auto"/>
          </w:divBdr>
        </w:div>
        <w:div w:id="931011299">
          <w:marLeft w:val="640"/>
          <w:marRight w:val="0"/>
          <w:marTop w:val="0"/>
          <w:marBottom w:val="0"/>
          <w:divBdr>
            <w:top w:val="none" w:sz="0" w:space="0" w:color="auto"/>
            <w:left w:val="none" w:sz="0" w:space="0" w:color="auto"/>
            <w:bottom w:val="none" w:sz="0" w:space="0" w:color="auto"/>
            <w:right w:val="none" w:sz="0" w:space="0" w:color="auto"/>
          </w:divBdr>
        </w:div>
        <w:div w:id="198322032">
          <w:marLeft w:val="640"/>
          <w:marRight w:val="0"/>
          <w:marTop w:val="0"/>
          <w:marBottom w:val="0"/>
          <w:divBdr>
            <w:top w:val="none" w:sz="0" w:space="0" w:color="auto"/>
            <w:left w:val="none" w:sz="0" w:space="0" w:color="auto"/>
            <w:bottom w:val="none" w:sz="0" w:space="0" w:color="auto"/>
            <w:right w:val="none" w:sz="0" w:space="0" w:color="auto"/>
          </w:divBdr>
        </w:div>
        <w:div w:id="272903364">
          <w:marLeft w:val="640"/>
          <w:marRight w:val="0"/>
          <w:marTop w:val="0"/>
          <w:marBottom w:val="0"/>
          <w:divBdr>
            <w:top w:val="none" w:sz="0" w:space="0" w:color="auto"/>
            <w:left w:val="none" w:sz="0" w:space="0" w:color="auto"/>
            <w:bottom w:val="none" w:sz="0" w:space="0" w:color="auto"/>
            <w:right w:val="none" w:sz="0" w:space="0" w:color="auto"/>
          </w:divBdr>
        </w:div>
        <w:div w:id="1731881500">
          <w:marLeft w:val="640"/>
          <w:marRight w:val="0"/>
          <w:marTop w:val="0"/>
          <w:marBottom w:val="0"/>
          <w:divBdr>
            <w:top w:val="none" w:sz="0" w:space="0" w:color="auto"/>
            <w:left w:val="none" w:sz="0" w:space="0" w:color="auto"/>
            <w:bottom w:val="none" w:sz="0" w:space="0" w:color="auto"/>
            <w:right w:val="none" w:sz="0" w:space="0" w:color="auto"/>
          </w:divBdr>
        </w:div>
        <w:div w:id="1713773236">
          <w:marLeft w:val="640"/>
          <w:marRight w:val="0"/>
          <w:marTop w:val="0"/>
          <w:marBottom w:val="0"/>
          <w:divBdr>
            <w:top w:val="none" w:sz="0" w:space="0" w:color="auto"/>
            <w:left w:val="none" w:sz="0" w:space="0" w:color="auto"/>
            <w:bottom w:val="none" w:sz="0" w:space="0" w:color="auto"/>
            <w:right w:val="none" w:sz="0" w:space="0" w:color="auto"/>
          </w:divBdr>
        </w:div>
        <w:div w:id="107314644">
          <w:marLeft w:val="640"/>
          <w:marRight w:val="0"/>
          <w:marTop w:val="0"/>
          <w:marBottom w:val="0"/>
          <w:divBdr>
            <w:top w:val="none" w:sz="0" w:space="0" w:color="auto"/>
            <w:left w:val="none" w:sz="0" w:space="0" w:color="auto"/>
            <w:bottom w:val="none" w:sz="0" w:space="0" w:color="auto"/>
            <w:right w:val="none" w:sz="0" w:space="0" w:color="auto"/>
          </w:divBdr>
        </w:div>
        <w:div w:id="1474256382">
          <w:marLeft w:val="640"/>
          <w:marRight w:val="0"/>
          <w:marTop w:val="0"/>
          <w:marBottom w:val="0"/>
          <w:divBdr>
            <w:top w:val="none" w:sz="0" w:space="0" w:color="auto"/>
            <w:left w:val="none" w:sz="0" w:space="0" w:color="auto"/>
            <w:bottom w:val="none" w:sz="0" w:space="0" w:color="auto"/>
            <w:right w:val="none" w:sz="0" w:space="0" w:color="auto"/>
          </w:divBdr>
        </w:div>
        <w:div w:id="1935430899">
          <w:marLeft w:val="640"/>
          <w:marRight w:val="0"/>
          <w:marTop w:val="0"/>
          <w:marBottom w:val="0"/>
          <w:divBdr>
            <w:top w:val="none" w:sz="0" w:space="0" w:color="auto"/>
            <w:left w:val="none" w:sz="0" w:space="0" w:color="auto"/>
            <w:bottom w:val="none" w:sz="0" w:space="0" w:color="auto"/>
            <w:right w:val="none" w:sz="0" w:space="0" w:color="auto"/>
          </w:divBdr>
        </w:div>
        <w:div w:id="280459912">
          <w:marLeft w:val="640"/>
          <w:marRight w:val="0"/>
          <w:marTop w:val="0"/>
          <w:marBottom w:val="0"/>
          <w:divBdr>
            <w:top w:val="none" w:sz="0" w:space="0" w:color="auto"/>
            <w:left w:val="none" w:sz="0" w:space="0" w:color="auto"/>
            <w:bottom w:val="none" w:sz="0" w:space="0" w:color="auto"/>
            <w:right w:val="none" w:sz="0" w:space="0" w:color="auto"/>
          </w:divBdr>
        </w:div>
        <w:div w:id="1915357297">
          <w:marLeft w:val="640"/>
          <w:marRight w:val="0"/>
          <w:marTop w:val="0"/>
          <w:marBottom w:val="0"/>
          <w:divBdr>
            <w:top w:val="none" w:sz="0" w:space="0" w:color="auto"/>
            <w:left w:val="none" w:sz="0" w:space="0" w:color="auto"/>
            <w:bottom w:val="none" w:sz="0" w:space="0" w:color="auto"/>
            <w:right w:val="none" w:sz="0" w:space="0" w:color="auto"/>
          </w:divBdr>
        </w:div>
        <w:div w:id="1440953223">
          <w:marLeft w:val="640"/>
          <w:marRight w:val="0"/>
          <w:marTop w:val="0"/>
          <w:marBottom w:val="0"/>
          <w:divBdr>
            <w:top w:val="none" w:sz="0" w:space="0" w:color="auto"/>
            <w:left w:val="none" w:sz="0" w:space="0" w:color="auto"/>
            <w:bottom w:val="none" w:sz="0" w:space="0" w:color="auto"/>
            <w:right w:val="none" w:sz="0" w:space="0" w:color="auto"/>
          </w:divBdr>
        </w:div>
        <w:div w:id="1357123573">
          <w:marLeft w:val="640"/>
          <w:marRight w:val="0"/>
          <w:marTop w:val="0"/>
          <w:marBottom w:val="0"/>
          <w:divBdr>
            <w:top w:val="none" w:sz="0" w:space="0" w:color="auto"/>
            <w:left w:val="none" w:sz="0" w:space="0" w:color="auto"/>
            <w:bottom w:val="none" w:sz="0" w:space="0" w:color="auto"/>
            <w:right w:val="none" w:sz="0" w:space="0" w:color="auto"/>
          </w:divBdr>
        </w:div>
        <w:div w:id="681857087">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5741228">
      <w:bodyDiv w:val="1"/>
      <w:marLeft w:val="0"/>
      <w:marRight w:val="0"/>
      <w:marTop w:val="0"/>
      <w:marBottom w:val="0"/>
      <w:divBdr>
        <w:top w:val="none" w:sz="0" w:space="0" w:color="auto"/>
        <w:left w:val="none" w:sz="0" w:space="0" w:color="auto"/>
        <w:bottom w:val="none" w:sz="0" w:space="0" w:color="auto"/>
        <w:right w:val="none" w:sz="0" w:space="0" w:color="auto"/>
      </w:divBdr>
      <w:divsChild>
        <w:div w:id="1855878363">
          <w:marLeft w:val="640"/>
          <w:marRight w:val="0"/>
          <w:marTop w:val="0"/>
          <w:marBottom w:val="0"/>
          <w:divBdr>
            <w:top w:val="none" w:sz="0" w:space="0" w:color="auto"/>
            <w:left w:val="none" w:sz="0" w:space="0" w:color="auto"/>
            <w:bottom w:val="none" w:sz="0" w:space="0" w:color="auto"/>
            <w:right w:val="none" w:sz="0" w:space="0" w:color="auto"/>
          </w:divBdr>
        </w:div>
        <w:div w:id="406731178">
          <w:marLeft w:val="640"/>
          <w:marRight w:val="0"/>
          <w:marTop w:val="0"/>
          <w:marBottom w:val="0"/>
          <w:divBdr>
            <w:top w:val="none" w:sz="0" w:space="0" w:color="auto"/>
            <w:left w:val="none" w:sz="0" w:space="0" w:color="auto"/>
            <w:bottom w:val="none" w:sz="0" w:space="0" w:color="auto"/>
            <w:right w:val="none" w:sz="0" w:space="0" w:color="auto"/>
          </w:divBdr>
        </w:div>
        <w:div w:id="1080326672">
          <w:marLeft w:val="640"/>
          <w:marRight w:val="0"/>
          <w:marTop w:val="0"/>
          <w:marBottom w:val="0"/>
          <w:divBdr>
            <w:top w:val="none" w:sz="0" w:space="0" w:color="auto"/>
            <w:left w:val="none" w:sz="0" w:space="0" w:color="auto"/>
            <w:bottom w:val="none" w:sz="0" w:space="0" w:color="auto"/>
            <w:right w:val="none" w:sz="0" w:space="0" w:color="auto"/>
          </w:divBdr>
        </w:div>
        <w:div w:id="1745420617">
          <w:marLeft w:val="640"/>
          <w:marRight w:val="0"/>
          <w:marTop w:val="0"/>
          <w:marBottom w:val="0"/>
          <w:divBdr>
            <w:top w:val="none" w:sz="0" w:space="0" w:color="auto"/>
            <w:left w:val="none" w:sz="0" w:space="0" w:color="auto"/>
            <w:bottom w:val="none" w:sz="0" w:space="0" w:color="auto"/>
            <w:right w:val="none" w:sz="0" w:space="0" w:color="auto"/>
          </w:divBdr>
        </w:div>
        <w:div w:id="1426459217">
          <w:marLeft w:val="640"/>
          <w:marRight w:val="0"/>
          <w:marTop w:val="0"/>
          <w:marBottom w:val="0"/>
          <w:divBdr>
            <w:top w:val="none" w:sz="0" w:space="0" w:color="auto"/>
            <w:left w:val="none" w:sz="0" w:space="0" w:color="auto"/>
            <w:bottom w:val="none" w:sz="0" w:space="0" w:color="auto"/>
            <w:right w:val="none" w:sz="0" w:space="0" w:color="auto"/>
          </w:divBdr>
        </w:div>
        <w:div w:id="1177697771">
          <w:marLeft w:val="640"/>
          <w:marRight w:val="0"/>
          <w:marTop w:val="0"/>
          <w:marBottom w:val="0"/>
          <w:divBdr>
            <w:top w:val="none" w:sz="0" w:space="0" w:color="auto"/>
            <w:left w:val="none" w:sz="0" w:space="0" w:color="auto"/>
            <w:bottom w:val="none" w:sz="0" w:space="0" w:color="auto"/>
            <w:right w:val="none" w:sz="0" w:space="0" w:color="auto"/>
          </w:divBdr>
        </w:div>
        <w:div w:id="2005089704">
          <w:marLeft w:val="640"/>
          <w:marRight w:val="0"/>
          <w:marTop w:val="0"/>
          <w:marBottom w:val="0"/>
          <w:divBdr>
            <w:top w:val="none" w:sz="0" w:space="0" w:color="auto"/>
            <w:left w:val="none" w:sz="0" w:space="0" w:color="auto"/>
            <w:bottom w:val="none" w:sz="0" w:space="0" w:color="auto"/>
            <w:right w:val="none" w:sz="0" w:space="0" w:color="auto"/>
          </w:divBdr>
        </w:div>
        <w:div w:id="2015642988">
          <w:marLeft w:val="640"/>
          <w:marRight w:val="0"/>
          <w:marTop w:val="0"/>
          <w:marBottom w:val="0"/>
          <w:divBdr>
            <w:top w:val="none" w:sz="0" w:space="0" w:color="auto"/>
            <w:left w:val="none" w:sz="0" w:space="0" w:color="auto"/>
            <w:bottom w:val="none" w:sz="0" w:space="0" w:color="auto"/>
            <w:right w:val="none" w:sz="0" w:space="0" w:color="auto"/>
          </w:divBdr>
        </w:div>
        <w:div w:id="1661156793">
          <w:marLeft w:val="640"/>
          <w:marRight w:val="0"/>
          <w:marTop w:val="0"/>
          <w:marBottom w:val="0"/>
          <w:divBdr>
            <w:top w:val="none" w:sz="0" w:space="0" w:color="auto"/>
            <w:left w:val="none" w:sz="0" w:space="0" w:color="auto"/>
            <w:bottom w:val="none" w:sz="0" w:space="0" w:color="auto"/>
            <w:right w:val="none" w:sz="0" w:space="0" w:color="auto"/>
          </w:divBdr>
        </w:div>
        <w:div w:id="2132623680">
          <w:marLeft w:val="640"/>
          <w:marRight w:val="0"/>
          <w:marTop w:val="0"/>
          <w:marBottom w:val="0"/>
          <w:divBdr>
            <w:top w:val="none" w:sz="0" w:space="0" w:color="auto"/>
            <w:left w:val="none" w:sz="0" w:space="0" w:color="auto"/>
            <w:bottom w:val="none" w:sz="0" w:space="0" w:color="auto"/>
            <w:right w:val="none" w:sz="0" w:space="0" w:color="auto"/>
          </w:divBdr>
        </w:div>
        <w:div w:id="1070158190">
          <w:marLeft w:val="640"/>
          <w:marRight w:val="0"/>
          <w:marTop w:val="0"/>
          <w:marBottom w:val="0"/>
          <w:divBdr>
            <w:top w:val="none" w:sz="0" w:space="0" w:color="auto"/>
            <w:left w:val="none" w:sz="0" w:space="0" w:color="auto"/>
            <w:bottom w:val="none" w:sz="0" w:space="0" w:color="auto"/>
            <w:right w:val="none" w:sz="0" w:space="0" w:color="auto"/>
          </w:divBdr>
        </w:div>
        <w:div w:id="331494083">
          <w:marLeft w:val="640"/>
          <w:marRight w:val="0"/>
          <w:marTop w:val="0"/>
          <w:marBottom w:val="0"/>
          <w:divBdr>
            <w:top w:val="none" w:sz="0" w:space="0" w:color="auto"/>
            <w:left w:val="none" w:sz="0" w:space="0" w:color="auto"/>
            <w:bottom w:val="none" w:sz="0" w:space="0" w:color="auto"/>
            <w:right w:val="none" w:sz="0" w:space="0" w:color="auto"/>
          </w:divBdr>
        </w:div>
        <w:div w:id="2122022904">
          <w:marLeft w:val="640"/>
          <w:marRight w:val="0"/>
          <w:marTop w:val="0"/>
          <w:marBottom w:val="0"/>
          <w:divBdr>
            <w:top w:val="none" w:sz="0" w:space="0" w:color="auto"/>
            <w:left w:val="none" w:sz="0" w:space="0" w:color="auto"/>
            <w:bottom w:val="none" w:sz="0" w:space="0" w:color="auto"/>
            <w:right w:val="none" w:sz="0" w:space="0" w:color="auto"/>
          </w:divBdr>
        </w:div>
        <w:div w:id="125853098">
          <w:marLeft w:val="640"/>
          <w:marRight w:val="0"/>
          <w:marTop w:val="0"/>
          <w:marBottom w:val="0"/>
          <w:divBdr>
            <w:top w:val="none" w:sz="0" w:space="0" w:color="auto"/>
            <w:left w:val="none" w:sz="0" w:space="0" w:color="auto"/>
            <w:bottom w:val="none" w:sz="0" w:space="0" w:color="auto"/>
            <w:right w:val="none" w:sz="0" w:space="0" w:color="auto"/>
          </w:divBdr>
        </w:div>
        <w:div w:id="1663048722">
          <w:marLeft w:val="640"/>
          <w:marRight w:val="0"/>
          <w:marTop w:val="0"/>
          <w:marBottom w:val="0"/>
          <w:divBdr>
            <w:top w:val="none" w:sz="0" w:space="0" w:color="auto"/>
            <w:left w:val="none" w:sz="0" w:space="0" w:color="auto"/>
            <w:bottom w:val="none" w:sz="0" w:space="0" w:color="auto"/>
            <w:right w:val="none" w:sz="0" w:space="0" w:color="auto"/>
          </w:divBdr>
        </w:div>
        <w:div w:id="1622299699">
          <w:marLeft w:val="640"/>
          <w:marRight w:val="0"/>
          <w:marTop w:val="0"/>
          <w:marBottom w:val="0"/>
          <w:divBdr>
            <w:top w:val="none" w:sz="0" w:space="0" w:color="auto"/>
            <w:left w:val="none" w:sz="0" w:space="0" w:color="auto"/>
            <w:bottom w:val="none" w:sz="0" w:space="0" w:color="auto"/>
            <w:right w:val="none" w:sz="0" w:space="0" w:color="auto"/>
          </w:divBdr>
        </w:div>
        <w:div w:id="975837926">
          <w:marLeft w:val="640"/>
          <w:marRight w:val="0"/>
          <w:marTop w:val="0"/>
          <w:marBottom w:val="0"/>
          <w:divBdr>
            <w:top w:val="none" w:sz="0" w:space="0" w:color="auto"/>
            <w:left w:val="none" w:sz="0" w:space="0" w:color="auto"/>
            <w:bottom w:val="none" w:sz="0" w:space="0" w:color="auto"/>
            <w:right w:val="none" w:sz="0" w:space="0" w:color="auto"/>
          </w:divBdr>
        </w:div>
        <w:div w:id="2115514893">
          <w:marLeft w:val="640"/>
          <w:marRight w:val="0"/>
          <w:marTop w:val="0"/>
          <w:marBottom w:val="0"/>
          <w:divBdr>
            <w:top w:val="none" w:sz="0" w:space="0" w:color="auto"/>
            <w:left w:val="none" w:sz="0" w:space="0" w:color="auto"/>
            <w:bottom w:val="none" w:sz="0" w:space="0" w:color="auto"/>
            <w:right w:val="none" w:sz="0" w:space="0" w:color="auto"/>
          </w:divBdr>
        </w:div>
        <w:div w:id="1057899279">
          <w:marLeft w:val="640"/>
          <w:marRight w:val="0"/>
          <w:marTop w:val="0"/>
          <w:marBottom w:val="0"/>
          <w:divBdr>
            <w:top w:val="none" w:sz="0" w:space="0" w:color="auto"/>
            <w:left w:val="none" w:sz="0" w:space="0" w:color="auto"/>
            <w:bottom w:val="none" w:sz="0" w:space="0" w:color="auto"/>
            <w:right w:val="none" w:sz="0" w:space="0" w:color="auto"/>
          </w:divBdr>
        </w:div>
        <w:div w:id="754206806">
          <w:marLeft w:val="640"/>
          <w:marRight w:val="0"/>
          <w:marTop w:val="0"/>
          <w:marBottom w:val="0"/>
          <w:divBdr>
            <w:top w:val="none" w:sz="0" w:space="0" w:color="auto"/>
            <w:left w:val="none" w:sz="0" w:space="0" w:color="auto"/>
            <w:bottom w:val="none" w:sz="0" w:space="0" w:color="auto"/>
            <w:right w:val="none" w:sz="0" w:space="0" w:color="auto"/>
          </w:divBdr>
        </w:div>
        <w:div w:id="933779637">
          <w:marLeft w:val="640"/>
          <w:marRight w:val="0"/>
          <w:marTop w:val="0"/>
          <w:marBottom w:val="0"/>
          <w:divBdr>
            <w:top w:val="none" w:sz="0" w:space="0" w:color="auto"/>
            <w:left w:val="none" w:sz="0" w:space="0" w:color="auto"/>
            <w:bottom w:val="none" w:sz="0" w:space="0" w:color="auto"/>
            <w:right w:val="none" w:sz="0" w:space="0" w:color="auto"/>
          </w:divBdr>
        </w:div>
        <w:div w:id="1232501103">
          <w:marLeft w:val="640"/>
          <w:marRight w:val="0"/>
          <w:marTop w:val="0"/>
          <w:marBottom w:val="0"/>
          <w:divBdr>
            <w:top w:val="none" w:sz="0" w:space="0" w:color="auto"/>
            <w:left w:val="none" w:sz="0" w:space="0" w:color="auto"/>
            <w:bottom w:val="none" w:sz="0" w:space="0" w:color="auto"/>
            <w:right w:val="none" w:sz="0" w:space="0" w:color="auto"/>
          </w:divBdr>
        </w:div>
        <w:div w:id="1280915213">
          <w:marLeft w:val="640"/>
          <w:marRight w:val="0"/>
          <w:marTop w:val="0"/>
          <w:marBottom w:val="0"/>
          <w:divBdr>
            <w:top w:val="none" w:sz="0" w:space="0" w:color="auto"/>
            <w:left w:val="none" w:sz="0" w:space="0" w:color="auto"/>
            <w:bottom w:val="none" w:sz="0" w:space="0" w:color="auto"/>
            <w:right w:val="none" w:sz="0" w:space="0" w:color="auto"/>
          </w:divBdr>
        </w:div>
        <w:div w:id="208760810">
          <w:marLeft w:val="640"/>
          <w:marRight w:val="0"/>
          <w:marTop w:val="0"/>
          <w:marBottom w:val="0"/>
          <w:divBdr>
            <w:top w:val="none" w:sz="0" w:space="0" w:color="auto"/>
            <w:left w:val="none" w:sz="0" w:space="0" w:color="auto"/>
            <w:bottom w:val="none" w:sz="0" w:space="0" w:color="auto"/>
            <w:right w:val="none" w:sz="0" w:space="0" w:color="auto"/>
          </w:divBdr>
        </w:div>
        <w:div w:id="40058545">
          <w:marLeft w:val="640"/>
          <w:marRight w:val="0"/>
          <w:marTop w:val="0"/>
          <w:marBottom w:val="0"/>
          <w:divBdr>
            <w:top w:val="none" w:sz="0" w:space="0" w:color="auto"/>
            <w:left w:val="none" w:sz="0" w:space="0" w:color="auto"/>
            <w:bottom w:val="none" w:sz="0" w:space="0" w:color="auto"/>
            <w:right w:val="none" w:sz="0" w:space="0" w:color="auto"/>
          </w:divBdr>
        </w:div>
        <w:div w:id="373584324">
          <w:marLeft w:val="640"/>
          <w:marRight w:val="0"/>
          <w:marTop w:val="0"/>
          <w:marBottom w:val="0"/>
          <w:divBdr>
            <w:top w:val="none" w:sz="0" w:space="0" w:color="auto"/>
            <w:left w:val="none" w:sz="0" w:space="0" w:color="auto"/>
            <w:bottom w:val="none" w:sz="0" w:space="0" w:color="auto"/>
            <w:right w:val="none" w:sz="0" w:space="0" w:color="auto"/>
          </w:divBdr>
        </w:div>
        <w:div w:id="463432678">
          <w:marLeft w:val="640"/>
          <w:marRight w:val="0"/>
          <w:marTop w:val="0"/>
          <w:marBottom w:val="0"/>
          <w:divBdr>
            <w:top w:val="none" w:sz="0" w:space="0" w:color="auto"/>
            <w:left w:val="none" w:sz="0" w:space="0" w:color="auto"/>
            <w:bottom w:val="none" w:sz="0" w:space="0" w:color="auto"/>
            <w:right w:val="none" w:sz="0" w:space="0" w:color="auto"/>
          </w:divBdr>
        </w:div>
        <w:div w:id="2034723947">
          <w:marLeft w:val="640"/>
          <w:marRight w:val="0"/>
          <w:marTop w:val="0"/>
          <w:marBottom w:val="0"/>
          <w:divBdr>
            <w:top w:val="none" w:sz="0" w:space="0" w:color="auto"/>
            <w:left w:val="none" w:sz="0" w:space="0" w:color="auto"/>
            <w:bottom w:val="none" w:sz="0" w:space="0" w:color="auto"/>
            <w:right w:val="none" w:sz="0" w:space="0" w:color="auto"/>
          </w:divBdr>
        </w:div>
        <w:div w:id="1826971507">
          <w:marLeft w:val="640"/>
          <w:marRight w:val="0"/>
          <w:marTop w:val="0"/>
          <w:marBottom w:val="0"/>
          <w:divBdr>
            <w:top w:val="none" w:sz="0" w:space="0" w:color="auto"/>
            <w:left w:val="none" w:sz="0" w:space="0" w:color="auto"/>
            <w:bottom w:val="none" w:sz="0" w:space="0" w:color="auto"/>
            <w:right w:val="none" w:sz="0" w:space="0" w:color="auto"/>
          </w:divBdr>
        </w:div>
        <w:div w:id="1892419301">
          <w:marLeft w:val="640"/>
          <w:marRight w:val="0"/>
          <w:marTop w:val="0"/>
          <w:marBottom w:val="0"/>
          <w:divBdr>
            <w:top w:val="none" w:sz="0" w:space="0" w:color="auto"/>
            <w:left w:val="none" w:sz="0" w:space="0" w:color="auto"/>
            <w:bottom w:val="none" w:sz="0" w:space="0" w:color="auto"/>
            <w:right w:val="none" w:sz="0" w:space="0" w:color="auto"/>
          </w:divBdr>
        </w:div>
        <w:div w:id="43063827">
          <w:marLeft w:val="640"/>
          <w:marRight w:val="0"/>
          <w:marTop w:val="0"/>
          <w:marBottom w:val="0"/>
          <w:divBdr>
            <w:top w:val="none" w:sz="0" w:space="0" w:color="auto"/>
            <w:left w:val="none" w:sz="0" w:space="0" w:color="auto"/>
            <w:bottom w:val="none" w:sz="0" w:space="0" w:color="auto"/>
            <w:right w:val="none" w:sz="0" w:space="0" w:color="auto"/>
          </w:divBdr>
        </w:div>
        <w:div w:id="1327514623">
          <w:marLeft w:val="640"/>
          <w:marRight w:val="0"/>
          <w:marTop w:val="0"/>
          <w:marBottom w:val="0"/>
          <w:divBdr>
            <w:top w:val="none" w:sz="0" w:space="0" w:color="auto"/>
            <w:left w:val="none" w:sz="0" w:space="0" w:color="auto"/>
            <w:bottom w:val="none" w:sz="0" w:space="0" w:color="auto"/>
            <w:right w:val="none" w:sz="0" w:space="0" w:color="auto"/>
          </w:divBdr>
        </w:div>
        <w:div w:id="853376773">
          <w:marLeft w:val="640"/>
          <w:marRight w:val="0"/>
          <w:marTop w:val="0"/>
          <w:marBottom w:val="0"/>
          <w:divBdr>
            <w:top w:val="none" w:sz="0" w:space="0" w:color="auto"/>
            <w:left w:val="none" w:sz="0" w:space="0" w:color="auto"/>
            <w:bottom w:val="none" w:sz="0" w:space="0" w:color="auto"/>
            <w:right w:val="none" w:sz="0" w:space="0" w:color="auto"/>
          </w:divBdr>
        </w:div>
        <w:div w:id="462623714">
          <w:marLeft w:val="640"/>
          <w:marRight w:val="0"/>
          <w:marTop w:val="0"/>
          <w:marBottom w:val="0"/>
          <w:divBdr>
            <w:top w:val="none" w:sz="0" w:space="0" w:color="auto"/>
            <w:left w:val="none" w:sz="0" w:space="0" w:color="auto"/>
            <w:bottom w:val="none" w:sz="0" w:space="0" w:color="auto"/>
            <w:right w:val="none" w:sz="0" w:space="0" w:color="auto"/>
          </w:divBdr>
        </w:div>
        <w:div w:id="1126898940">
          <w:marLeft w:val="640"/>
          <w:marRight w:val="0"/>
          <w:marTop w:val="0"/>
          <w:marBottom w:val="0"/>
          <w:divBdr>
            <w:top w:val="none" w:sz="0" w:space="0" w:color="auto"/>
            <w:left w:val="none" w:sz="0" w:space="0" w:color="auto"/>
            <w:bottom w:val="none" w:sz="0" w:space="0" w:color="auto"/>
            <w:right w:val="none" w:sz="0" w:space="0" w:color="auto"/>
          </w:divBdr>
        </w:div>
        <w:div w:id="206458133">
          <w:marLeft w:val="640"/>
          <w:marRight w:val="0"/>
          <w:marTop w:val="0"/>
          <w:marBottom w:val="0"/>
          <w:divBdr>
            <w:top w:val="none" w:sz="0" w:space="0" w:color="auto"/>
            <w:left w:val="none" w:sz="0" w:space="0" w:color="auto"/>
            <w:bottom w:val="none" w:sz="0" w:space="0" w:color="auto"/>
            <w:right w:val="none" w:sz="0" w:space="0" w:color="auto"/>
          </w:divBdr>
        </w:div>
        <w:div w:id="1310013160">
          <w:marLeft w:val="640"/>
          <w:marRight w:val="0"/>
          <w:marTop w:val="0"/>
          <w:marBottom w:val="0"/>
          <w:divBdr>
            <w:top w:val="none" w:sz="0" w:space="0" w:color="auto"/>
            <w:left w:val="none" w:sz="0" w:space="0" w:color="auto"/>
            <w:bottom w:val="none" w:sz="0" w:space="0" w:color="auto"/>
            <w:right w:val="none" w:sz="0" w:space="0" w:color="auto"/>
          </w:divBdr>
        </w:div>
        <w:div w:id="2047631784">
          <w:marLeft w:val="640"/>
          <w:marRight w:val="0"/>
          <w:marTop w:val="0"/>
          <w:marBottom w:val="0"/>
          <w:divBdr>
            <w:top w:val="none" w:sz="0" w:space="0" w:color="auto"/>
            <w:left w:val="none" w:sz="0" w:space="0" w:color="auto"/>
            <w:bottom w:val="none" w:sz="0" w:space="0" w:color="auto"/>
            <w:right w:val="none" w:sz="0" w:space="0" w:color="auto"/>
          </w:divBdr>
        </w:div>
        <w:div w:id="560946483">
          <w:marLeft w:val="640"/>
          <w:marRight w:val="0"/>
          <w:marTop w:val="0"/>
          <w:marBottom w:val="0"/>
          <w:divBdr>
            <w:top w:val="none" w:sz="0" w:space="0" w:color="auto"/>
            <w:left w:val="none" w:sz="0" w:space="0" w:color="auto"/>
            <w:bottom w:val="none" w:sz="0" w:space="0" w:color="auto"/>
            <w:right w:val="none" w:sz="0" w:space="0" w:color="auto"/>
          </w:divBdr>
        </w:div>
        <w:div w:id="2144689787">
          <w:marLeft w:val="640"/>
          <w:marRight w:val="0"/>
          <w:marTop w:val="0"/>
          <w:marBottom w:val="0"/>
          <w:divBdr>
            <w:top w:val="none" w:sz="0" w:space="0" w:color="auto"/>
            <w:left w:val="none" w:sz="0" w:space="0" w:color="auto"/>
            <w:bottom w:val="none" w:sz="0" w:space="0" w:color="auto"/>
            <w:right w:val="none" w:sz="0" w:space="0" w:color="auto"/>
          </w:divBdr>
        </w:div>
        <w:div w:id="1109399314">
          <w:marLeft w:val="640"/>
          <w:marRight w:val="0"/>
          <w:marTop w:val="0"/>
          <w:marBottom w:val="0"/>
          <w:divBdr>
            <w:top w:val="none" w:sz="0" w:space="0" w:color="auto"/>
            <w:left w:val="none" w:sz="0" w:space="0" w:color="auto"/>
            <w:bottom w:val="none" w:sz="0" w:space="0" w:color="auto"/>
            <w:right w:val="none" w:sz="0" w:space="0" w:color="auto"/>
          </w:divBdr>
        </w:div>
        <w:div w:id="474836976">
          <w:marLeft w:val="640"/>
          <w:marRight w:val="0"/>
          <w:marTop w:val="0"/>
          <w:marBottom w:val="0"/>
          <w:divBdr>
            <w:top w:val="none" w:sz="0" w:space="0" w:color="auto"/>
            <w:left w:val="none" w:sz="0" w:space="0" w:color="auto"/>
            <w:bottom w:val="none" w:sz="0" w:space="0" w:color="auto"/>
            <w:right w:val="none" w:sz="0" w:space="0" w:color="auto"/>
          </w:divBdr>
        </w:div>
        <w:div w:id="1990162951">
          <w:marLeft w:val="640"/>
          <w:marRight w:val="0"/>
          <w:marTop w:val="0"/>
          <w:marBottom w:val="0"/>
          <w:divBdr>
            <w:top w:val="none" w:sz="0" w:space="0" w:color="auto"/>
            <w:left w:val="none" w:sz="0" w:space="0" w:color="auto"/>
            <w:bottom w:val="none" w:sz="0" w:space="0" w:color="auto"/>
            <w:right w:val="none" w:sz="0" w:space="0" w:color="auto"/>
          </w:divBdr>
        </w:div>
        <w:div w:id="471488813">
          <w:marLeft w:val="640"/>
          <w:marRight w:val="0"/>
          <w:marTop w:val="0"/>
          <w:marBottom w:val="0"/>
          <w:divBdr>
            <w:top w:val="none" w:sz="0" w:space="0" w:color="auto"/>
            <w:left w:val="none" w:sz="0" w:space="0" w:color="auto"/>
            <w:bottom w:val="none" w:sz="0" w:space="0" w:color="auto"/>
            <w:right w:val="none" w:sz="0" w:space="0" w:color="auto"/>
          </w:divBdr>
        </w:div>
        <w:div w:id="881597569">
          <w:marLeft w:val="640"/>
          <w:marRight w:val="0"/>
          <w:marTop w:val="0"/>
          <w:marBottom w:val="0"/>
          <w:divBdr>
            <w:top w:val="none" w:sz="0" w:space="0" w:color="auto"/>
            <w:left w:val="none" w:sz="0" w:space="0" w:color="auto"/>
            <w:bottom w:val="none" w:sz="0" w:space="0" w:color="auto"/>
            <w:right w:val="none" w:sz="0" w:space="0" w:color="auto"/>
          </w:divBdr>
        </w:div>
        <w:div w:id="123931208">
          <w:marLeft w:val="640"/>
          <w:marRight w:val="0"/>
          <w:marTop w:val="0"/>
          <w:marBottom w:val="0"/>
          <w:divBdr>
            <w:top w:val="none" w:sz="0" w:space="0" w:color="auto"/>
            <w:left w:val="none" w:sz="0" w:space="0" w:color="auto"/>
            <w:bottom w:val="none" w:sz="0" w:space="0" w:color="auto"/>
            <w:right w:val="none" w:sz="0" w:space="0" w:color="auto"/>
          </w:divBdr>
        </w:div>
        <w:div w:id="89663974">
          <w:marLeft w:val="640"/>
          <w:marRight w:val="0"/>
          <w:marTop w:val="0"/>
          <w:marBottom w:val="0"/>
          <w:divBdr>
            <w:top w:val="none" w:sz="0" w:space="0" w:color="auto"/>
            <w:left w:val="none" w:sz="0" w:space="0" w:color="auto"/>
            <w:bottom w:val="none" w:sz="0" w:space="0" w:color="auto"/>
            <w:right w:val="none" w:sz="0" w:space="0" w:color="auto"/>
          </w:divBdr>
        </w:div>
        <w:div w:id="1950770383">
          <w:marLeft w:val="640"/>
          <w:marRight w:val="0"/>
          <w:marTop w:val="0"/>
          <w:marBottom w:val="0"/>
          <w:divBdr>
            <w:top w:val="none" w:sz="0" w:space="0" w:color="auto"/>
            <w:left w:val="none" w:sz="0" w:space="0" w:color="auto"/>
            <w:bottom w:val="none" w:sz="0" w:space="0" w:color="auto"/>
            <w:right w:val="none" w:sz="0" w:space="0" w:color="auto"/>
          </w:divBdr>
        </w:div>
        <w:div w:id="90854630">
          <w:marLeft w:val="640"/>
          <w:marRight w:val="0"/>
          <w:marTop w:val="0"/>
          <w:marBottom w:val="0"/>
          <w:divBdr>
            <w:top w:val="none" w:sz="0" w:space="0" w:color="auto"/>
            <w:left w:val="none" w:sz="0" w:space="0" w:color="auto"/>
            <w:bottom w:val="none" w:sz="0" w:space="0" w:color="auto"/>
            <w:right w:val="none" w:sz="0" w:space="0" w:color="auto"/>
          </w:divBdr>
        </w:div>
        <w:div w:id="575013553">
          <w:marLeft w:val="640"/>
          <w:marRight w:val="0"/>
          <w:marTop w:val="0"/>
          <w:marBottom w:val="0"/>
          <w:divBdr>
            <w:top w:val="none" w:sz="0" w:space="0" w:color="auto"/>
            <w:left w:val="none" w:sz="0" w:space="0" w:color="auto"/>
            <w:bottom w:val="none" w:sz="0" w:space="0" w:color="auto"/>
            <w:right w:val="none" w:sz="0" w:space="0" w:color="auto"/>
          </w:divBdr>
        </w:div>
        <w:div w:id="944114375">
          <w:marLeft w:val="640"/>
          <w:marRight w:val="0"/>
          <w:marTop w:val="0"/>
          <w:marBottom w:val="0"/>
          <w:divBdr>
            <w:top w:val="none" w:sz="0" w:space="0" w:color="auto"/>
            <w:left w:val="none" w:sz="0" w:space="0" w:color="auto"/>
            <w:bottom w:val="none" w:sz="0" w:space="0" w:color="auto"/>
            <w:right w:val="none" w:sz="0" w:space="0" w:color="auto"/>
          </w:divBdr>
        </w:div>
        <w:div w:id="1997954123">
          <w:marLeft w:val="640"/>
          <w:marRight w:val="0"/>
          <w:marTop w:val="0"/>
          <w:marBottom w:val="0"/>
          <w:divBdr>
            <w:top w:val="none" w:sz="0" w:space="0" w:color="auto"/>
            <w:left w:val="none" w:sz="0" w:space="0" w:color="auto"/>
            <w:bottom w:val="none" w:sz="0" w:space="0" w:color="auto"/>
            <w:right w:val="none" w:sz="0" w:space="0" w:color="auto"/>
          </w:divBdr>
        </w:div>
        <w:div w:id="1337611816">
          <w:marLeft w:val="640"/>
          <w:marRight w:val="0"/>
          <w:marTop w:val="0"/>
          <w:marBottom w:val="0"/>
          <w:divBdr>
            <w:top w:val="none" w:sz="0" w:space="0" w:color="auto"/>
            <w:left w:val="none" w:sz="0" w:space="0" w:color="auto"/>
            <w:bottom w:val="none" w:sz="0" w:space="0" w:color="auto"/>
            <w:right w:val="none" w:sz="0" w:space="0" w:color="auto"/>
          </w:divBdr>
        </w:div>
        <w:div w:id="1486625676">
          <w:marLeft w:val="640"/>
          <w:marRight w:val="0"/>
          <w:marTop w:val="0"/>
          <w:marBottom w:val="0"/>
          <w:divBdr>
            <w:top w:val="none" w:sz="0" w:space="0" w:color="auto"/>
            <w:left w:val="none" w:sz="0" w:space="0" w:color="auto"/>
            <w:bottom w:val="none" w:sz="0" w:space="0" w:color="auto"/>
            <w:right w:val="none" w:sz="0" w:space="0" w:color="auto"/>
          </w:divBdr>
        </w:div>
        <w:div w:id="1779375875">
          <w:marLeft w:val="640"/>
          <w:marRight w:val="0"/>
          <w:marTop w:val="0"/>
          <w:marBottom w:val="0"/>
          <w:divBdr>
            <w:top w:val="none" w:sz="0" w:space="0" w:color="auto"/>
            <w:left w:val="none" w:sz="0" w:space="0" w:color="auto"/>
            <w:bottom w:val="none" w:sz="0" w:space="0" w:color="auto"/>
            <w:right w:val="none" w:sz="0" w:space="0" w:color="auto"/>
          </w:divBdr>
        </w:div>
        <w:div w:id="1205946681">
          <w:marLeft w:val="640"/>
          <w:marRight w:val="0"/>
          <w:marTop w:val="0"/>
          <w:marBottom w:val="0"/>
          <w:divBdr>
            <w:top w:val="none" w:sz="0" w:space="0" w:color="auto"/>
            <w:left w:val="none" w:sz="0" w:space="0" w:color="auto"/>
            <w:bottom w:val="none" w:sz="0" w:space="0" w:color="auto"/>
            <w:right w:val="none" w:sz="0" w:space="0" w:color="auto"/>
          </w:divBdr>
        </w:div>
        <w:div w:id="552354441">
          <w:marLeft w:val="640"/>
          <w:marRight w:val="0"/>
          <w:marTop w:val="0"/>
          <w:marBottom w:val="0"/>
          <w:divBdr>
            <w:top w:val="none" w:sz="0" w:space="0" w:color="auto"/>
            <w:left w:val="none" w:sz="0" w:space="0" w:color="auto"/>
            <w:bottom w:val="none" w:sz="0" w:space="0" w:color="auto"/>
            <w:right w:val="none" w:sz="0" w:space="0" w:color="auto"/>
          </w:divBdr>
        </w:div>
        <w:div w:id="670568133">
          <w:marLeft w:val="640"/>
          <w:marRight w:val="0"/>
          <w:marTop w:val="0"/>
          <w:marBottom w:val="0"/>
          <w:divBdr>
            <w:top w:val="none" w:sz="0" w:space="0" w:color="auto"/>
            <w:left w:val="none" w:sz="0" w:space="0" w:color="auto"/>
            <w:bottom w:val="none" w:sz="0" w:space="0" w:color="auto"/>
            <w:right w:val="none" w:sz="0" w:space="0" w:color="auto"/>
          </w:divBdr>
        </w:div>
        <w:div w:id="590967329">
          <w:marLeft w:val="640"/>
          <w:marRight w:val="0"/>
          <w:marTop w:val="0"/>
          <w:marBottom w:val="0"/>
          <w:divBdr>
            <w:top w:val="none" w:sz="0" w:space="0" w:color="auto"/>
            <w:left w:val="none" w:sz="0" w:space="0" w:color="auto"/>
            <w:bottom w:val="none" w:sz="0" w:space="0" w:color="auto"/>
            <w:right w:val="none" w:sz="0" w:space="0" w:color="auto"/>
          </w:divBdr>
        </w:div>
        <w:div w:id="2137411986">
          <w:marLeft w:val="640"/>
          <w:marRight w:val="0"/>
          <w:marTop w:val="0"/>
          <w:marBottom w:val="0"/>
          <w:divBdr>
            <w:top w:val="none" w:sz="0" w:space="0" w:color="auto"/>
            <w:left w:val="none" w:sz="0" w:space="0" w:color="auto"/>
            <w:bottom w:val="none" w:sz="0" w:space="0" w:color="auto"/>
            <w:right w:val="none" w:sz="0" w:space="0" w:color="auto"/>
          </w:divBdr>
        </w:div>
        <w:div w:id="2009480597">
          <w:marLeft w:val="640"/>
          <w:marRight w:val="0"/>
          <w:marTop w:val="0"/>
          <w:marBottom w:val="0"/>
          <w:divBdr>
            <w:top w:val="none" w:sz="0" w:space="0" w:color="auto"/>
            <w:left w:val="none" w:sz="0" w:space="0" w:color="auto"/>
            <w:bottom w:val="none" w:sz="0" w:space="0" w:color="auto"/>
            <w:right w:val="none" w:sz="0" w:space="0" w:color="auto"/>
          </w:divBdr>
        </w:div>
        <w:div w:id="190070069">
          <w:marLeft w:val="640"/>
          <w:marRight w:val="0"/>
          <w:marTop w:val="0"/>
          <w:marBottom w:val="0"/>
          <w:divBdr>
            <w:top w:val="none" w:sz="0" w:space="0" w:color="auto"/>
            <w:left w:val="none" w:sz="0" w:space="0" w:color="auto"/>
            <w:bottom w:val="none" w:sz="0" w:space="0" w:color="auto"/>
            <w:right w:val="none" w:sz="0" w:space="0" w:color="auto"/>
          </w:divBdr>
        </w:div>
        <w:div w:id="938491660">
          <w:marLeft w:val="640"/>
          <w:marRight w:val="0"/>
          <w:marTop w:val="0"/>
          <w:marBottom w:val="0"/>
          <w:divBdr>
            <w:top w:val="none" w:sz="0" w:space="0" w:color="auto"/>
            <w:left w:val="none" w:sz="0" w:space="0" w:color="auto"/>
            <w:bottom w:val="none" w:sz="0" w:space="0" w:color="auto"/>
            <w:right w:val="none" w:sz="0" w:space="0" w:color="auto"/>
          </w:divBdr>
        </w:div>
        <w:div w:id="1442140626">
          <w:marLeft w:val="640"/>
          <w:marRight w:val="0"/>
          <w:marTop w:val="0"/>
          <w:marBottom w:val="0"/>
          <w:divBdr>
            <w:top w:val="none" w:sz="0" w:space="0" w:color="auto"/>
            <w:left w:val="none" w:sz="0" w:space="0" w:color="auto"/>
            <w:bottom w:val="none" w:sz="0" w:space="0" w:color="auto"/>
            <w:right w:val="none" w:sz="0" w:space="0" w:color="auto"/>
          </w:divBdr>
        </w:div>
        <w:div w:id="125709645">
          <w:marLeft w:val="640"/>
          <w:marRight w:val="0"/>
          <w:marTop w:val="0"/>
          <w:marBottom w:val="0"/>
          <w:divBdr>
            <w:top w:val="none" w:sz="0" w:space="0" w:color="auto"/>
            <w:left w:val="none" w:sz="0" w:space="0" w:color="auto"/>
            <w:bottom w:val="none" w:sz="0" w:space="0" w:color="auto"/>
            <w:right w:val="none" w:sz="0" w:space="0" w:color="auto"/>
          </w:divBdr>
        </w:div>
        <w:div w:id="1714882565">
          <w:marLeft w:val="640"/>
          <w:marRight w:val="0"/>
          <w:marTop w:val="0"/>
          <w:marBottom w:val="0"/>
          <w:divBdr>
            <w:top w:val="none" w:sz="0" w:space="0" w:color="auto"/>
            <w:left w:val="none" w:sz="0" w:space="0" w:color="auto"/>
            <w:bottom w:val="none" w:sz="0" w:space="0" w:color="auto"/>
            <w:right w:val="none" w:sz="0" w:space="0" w:color="auto"/>
          </w:divBdr>
        </w:div>
        <w:div w:id="845242245">
          <w:marLeft w:val="640"/>
          <w:marRight w:val="0"/>
          <w:marTop w:val="0"/>
          <w:marBottom w:val="0"/>
          <w:divBdr>
            <w:top w:val="none" w:sz="0" w:space="0" w:color="auto"/>
            <w:left w:val="none" w:sz="0" w:space="0" w:color="auto"/>
            <w:bottom w:val="none" w:sz="0" w:space="0" w:color="auto"/>
            <w:right w:val="none" w:sz="0" w:space="0" w:color="auto"/>
          </w:divBdr>
        </w:div>
        <w:div w:id="538133340">
          <w:marLeft w:val="640"/>
          <w:marRight w:val="0"/>
          <w:marTop w:val="0"/>
          <w:marBottom w:val="0"/>
          <w:divBdr>
            <w:top w:val="none" w:sz="0" w:space="0" w:color="auto"/>
            <w:left w:val="none" w:sz="0" w:space="0" w:color="auto"/>
            <w:bottom w:val="none" w:sz="0" w:space="0" w:color="auto"/>
            <w:right w:val="none" w:sz="0" w:space="0" w:color="auto"/>
          </w:divBdr>
        </w:div>
        <w:div w:id="890728154">
          <w:marLeft w:val="640"/>
          <w:marRight w:val="0"/>
          <w:marTop w:val="0"/>
          <w:marBottom w:val="0"/>
          <w:divBdr>
            <w:top w:val="none" w:sz="0" w:space="0" w:color="auto"/>
            <w:left w:val="none" w:sz="0" w:space="0" w:color="auto"/>
            <w:bottom w:val="none" w:sz="0" w:space="0" w:color="auto"/>
            <w:right w:val="none" w:sz="0" w:space="0" w:color="auto"/>
          </w:divBdr>
        </w:div>
        <w:div w:id="1126267279">
          <w:marLeft w:val="640"/>
          <w:marRight w:val="0"/>
          <w:marTop w:val="0"/>
          <w:marBottom w:val="0"/>
          <w:divBdr>
            <w:top w:val="none" w:sz="0" w:space="0" w:color="auto"/>
            <w:left w:val="none" w:sz="0" w:space="0" w:color="auto"/>
            <w:bottom w:val="none" w:sz="0" w:space="0" w:color="auto"/>
            <w:right w:val="none" w:sz="0" w:space="0" w:color="auto"/>
          </w:divBdr>
        </w:div>
        <w:div w:id="572157164">
          <w:marLeft w:val="640"/>
          <w:marRight w:val="0"/>
          <w:marTop w:val="0"/>
          <w:marBottom w:val="0"/>
          <w:divBdr>
            <w:top w:val="none" w:sz="0" w:space="0" w:color="auto"/>
            <w:left w:val="none" w:sz="0" w:space="0" w:color="auto"/>
            <w:bottom w:val="none" w:sz="0" w:space="0" w:color="auto"/>
            <w:right w:val="none" w:sz="0" w:space="0" w:color="auto"/>
          </w:divBdr>
        </w:div>
        <w:div w:id="1375082119">
          <w:marLeft w:val="640"/>
          <w:marRight w:val="0"/>
          <w:marTop w:val="0"/>
          <w:marBottom w:val="0"/>
          <w:divBdr>
            <w:top w:val="none" w:sz="0" w:space="0" w:color="auto"/>
            <w:left w:val="none" w:sz="0" w:space="0" w:color="auto"/>
            <w:bottom w:val="none" w:sz="0" w:space="0" w:color="auto"/>
            <w:right w:val="none" w:sz="0" w:space="0" w:color="auto"/>
          </w:divBdr>
        </w:div>
        <w:div w:id="1455830540">
          <w:marLeft w:val="640"/>
          <w:marRight w:val="0"/>
          <w:marTop w:val="0"/>
          <w:marBottom w:val="0"/>
          <w:divBdr>
            <w:top w:val="none" w:sz="0" w:space="0" w:color="auto"/>
            <w:left w:val="none" w:sz="0" w:space="0" w:color="auto"/>
            <w:bottom w:val="none" w:sz="0" w:space="0" w:color="auto"/>
            <w:right w:val="none" w:sz="0" w:space="0" w:color="auto"/>
          </w:divBdr>
        </w:div>
        <w:div w:id="89199833">
          <w:marLeft w:val="640"/>
          <w:marRight w:val="0"/>
          <w:marTop w:val="0"/>
          <w:marBottom w:val="0"/>
          <w:divBdr>
            <w:top w:val="none" w:sz="0" w:space="0" w:color="auto"/>
            <w:left w:val="none" w:sz="0" w:space="0" w:color="auto"/>
            <w:bottom w:val="none" w:sz="0" w:space="0" w:color="auto"/>
            <w:right w:val="none" w:sz="0" w:space="0" w:color="auto"/>
          </w:divBdr>
        </w:div>
        <w:div w:id="1141656918">
          <w:marLeft w:val="640"/>
          <w:marRight w:val="0"/>
          <w:marTop w:val="0"/>
          <w:marBottom w:val="0"/>
          <w:divBdr>
            <w:top w:val="none" w:sz="0" w:space="0" w:color="auto"/>
            <w:left w:val="none" w:sz="0" w:space="0" w:color="auto"/>
            <w:bottom w:val="none" w:sz="0" w:space="0" w:color="auto"/>
            <w:right w:val="none" w:sz="0" w:space="0" w:color="auto"/>
          </w:divBdr>
        </w:div>
        <w:div w:id="81413635">
          <w:marLeft w:val="640"/>
          <w:marRight w:val="0"/>
          <w:marTop w:val="0"/>
          <w:marBottom w:val="0"/>
          <w:divBdr>
            <w:top w:val="none" w:sz="0" w:space="0" w:color="auto"/>
            <w:left w:val="none" w:sz="0" w:space="0" w:color="auto"/>
            <w:bottom w:val="none" w:sz="0" w:space="0" w:color="auto"/>
            <w:right w:val="none" w:sz="0" w:space="0" w:color="auto"/>
          </w:divBdr>
        </w:div>
        <w:div w:id="2101178309">
          <w:marLeft w:val="640"/>
          <w:marRight w:val="0"/>
          <w:marTop w:val="0"/>
          <w:marBottom w:val="0"/>
          <w:divBdr>
            <w:top w:val="none" w:sz="0" w:space="0" w:color="auto"/>
            <w:left w:val="none" w:sz="0" w:space="0" w:color="auto"/>
            <w:bottom w:val="none" w:sz="0" w:space="0" w:color="auto"/>
            <w:right w:val="none" w:sz="0" w:space="0" w:color="auto"/>
          </w:divBdr>
        </w:div>
        <w:div w:id="1948468229">
          <w:marLeft w:val="640"/>
          <w:marRight w:val="0"/>
          <w:marTop w:val="0"/>
          <w:marBottom w:val="0"/>
          <w:divBdr>
            <w:top w:val="none" w:sz="0" w:space="0" w:color="auto"/>
            <w:left w:val="none" w:sz="0" w:space="0" w:color="auto"/>
            <w:bottom w:val="none" w:sz="0" w:space="0" w:color="auto"/>
            <w:right w:val="none" w:sz="0" w:space="0" w:color="auto"/>
          </w:divBdr>
        </w:div>
        <w:div w:id="342711899">
          <w:marLeft w:val="640"/>
          <w:marRight w:val="0"/>
          <w:marTop w:val="0"/>
          <w:marBottom w:val="0"/>
          <w:divBdr>
            <w:top w:val="none" w:sz="0" w:space="0" w:color="auto"/>
            <w:left w:val="none" w:sz="0" w:space="0" w:color="auto"/>
            <w:bottom w:val="none" w:sz="0" w:space="0" w:color="auto"/>
            <w:right w:val="none" w:sz="0" w:space="0" w:color="auto"/>
          </w:divBdr>
        </w:div>
        <w:div w:id="1612009309">
          <w:marLeft w:val="640"/>
          <w:marRight w:val="0"/>
          <w:marTop w:val="0"/>
          <w:marBottom w:val="0"/>
          <w:divBdr>
            <w:top w:val="none" w:sz="0" w:space="0" w:color="auto"/>
            <w:left w:val="none" w:sz="0" w:space="0" w:color="auto"/>
            <w:bottom w:val="none" w:sz="0" w:space="0" w:color="auto"/>
            <w:right w:val="none" w:sz="0" w:space="0" w:color="auto"/>
          </w:divBdr>
        </w:div>
        <w:div w:id="1046219484">
          <w:marLeft w:val="640"/>
          <w:marRight w:val="0"/>
          <w:marTop w:val="0"/>
          <w:marBottom w:val="0"/>
          <w:divBdr>
            <w:top w:val="none" w:sz="0" w:space="0" w:color="auto"/>
            <w:left w:val="none" w:sz="0" w:space="0" w:color="auto"/>
            <w:bottom w:val="none" w:sz="0" w:space="0" w:color="auto"/>
            <w:right w:val="none" w:sz="0" w:space="0" w:color="auto"/>
          </w:divBdr>
        </w:div>
        <w:div w:id="645739591">
          <w:marLeft w:val="640"/>
          <w:marRight w:val="0"/>
          <w:marTop w:val="0"/>
          <w:marBottom w:val="0"/>
          <w:divBdr>
            <w:top w:val="none" w:sz="0" w:space="0" w:color="auto"/>
            <w:left w:val="none" w:sz="0" w:space="0" w:color="auto"/>
            <w:bottom w:val="none" w:sz="0" w:space="0" w:color="auto"/>
            <w:right w:val="none" w:sz="0" w:space="0" w:color="auto"/>
          </w:divBdr>
        </w:div>
        <w:div w:id="836766940">
          <w:marLeft w:val="640"/>
          <w:marRight w:val="0"/>
          <w:marTop w:val="0"/>
          <w:marBottom w:val="0"/>
          <w:divBdr>
            <w:top w:val="none" w:sz="0" w:space="0" w:color="auto"/>
            <w:left w:val="none" w:sz="0" w:space="0" w:color="auto"/>
            <w:bottom w:val="none" w:sz="0" w:space="0" w:color="auto"/>
            <w:right w:val="none" w:sz="0" w:space="0" w:color="auto"/>
          </w:divBdr>
        </w:div>
        <w:div w:id="1449004203">
          <w:marLeft w:val="640"/>
          <w:marRight w:val="0"/>
          <w:marTop w:val="0"/>
          <w:marBottom w:val="0"/>
          <w:divBdr>
            <w:top w:val="none" w:sz="0" w:space="0" w:color="auto"/>
            <w:left w:val="none" w:sz="0" w:space="0" w:color="auto"/>
            <w:bottom w:val="none" w:sz="0" w:space="0" w:color="auto"/>
            <w:right w:val="none" w:sz="0" w:space="0" w:color="auto"/>
          </w:divBdr>
        </w:div>
        <w:div w:id="2106030074">
          <w:marLeft w:val="640"/>
          <w:marRight w:val="0"/>
          <w:marTop w:val="0"/>
          <w:marBottom w:val="0"/>
          <w:divBdr>
            <w:top w:val="none" w:sz="0" w:space="0" w:color="auto"/>
            <w:left w:val="none" w:sz="0" w:space="0" w:color="auto"/>
            <w:bottom w:val="none" w:sz="0" w:space="0" w:color="auto"/>
            <w:right w:val="none" w:sz="0" w:space="0" w:color="auto"/>
          </w:divBdr>
        </w:div>
        <w:div w:id="1265768953">
          <w:marLeft w:val="640"/>
          <w:marRight w:val="0"/>
          <w:marTop w:val="0"/>
          <w:marBottom w:val="0"/>
          <w:divBdr>
            <w:top w:val="none" w:sz="0" w:space="0" w:color="auto"/>
            <w:left w:val="none" w:sz="0" w:space="0" w:color="auto"/>
            <w:bottom w:val="none" w:sz="0" w:space="0" w:color="auto"/>
            <w:right w:val="none" w:sz="0" w:space="0" w:color="auto"/>
          </w:divBdr>
        </w:div>
        <w:div w:id="130103487">
          <w:marLeft w:val="640"/>
          <w:marRight w:val="0"/>
          <w:marTop w:val="0"/>
          <w:marBottom w:val="0"/>
          <w:divBdr>
            <w:top w:val="none" w:sz="0" w:space="0" w:color="auto"/>
            <w:left w:val="none" w:sz="0" w:space="0" w:color="auto"/>
            <w:bottom w:val="none" w:sz="0" w:space="0" w:color="auto"/>
            <w:right w:val="none" w:sz="0" w:space="0" w:color="auto"/>
          </w:divBdr>
        </w:div>
        <w:div w:id="168250592">
          <w:marLeft w:val="640"/>
          <w:marRight w:val="0"/>
          <w:marTop w:val="0"/>
          <w:marBottom w:val="0"/>
          <w:divBdr>
            <w:top w:val="none" w:sz="0" w:space="0" w:color="auto"/>
            <w:left w:val="none" w:sz="0" w:space="0" w:color="auto"/>
            <w:bottom w:val="none" w:sz="0" w:space="0" w:color="auto"/>
            <w:right w:val="none" w:sz="0" w:space="0" w:color="auto"/>
          </w:divBdr>
        </w:div>
        <w:div w:id="1155956138">
          <w:marLeft w:val="640"/>
          <w:marRight w:val="0"/>
          <w:marTop w:val="0"/>
          <w:marBottom w:val="0"/>
          <w:divBdr>
            <w:top w:val="none" w:sz="0" w:space="0" w:color="auto"/>
            <w:left w:val="none" w:sz="0" w:space="0" w:color="auto"/>
            <w:bottom w:val="none" w:sz="0" w:space="0" w:color="auto"/>
            <w:right w:val="none" w:sz="0" w:space="0" w:color="auto"/>
          </w:divBdr>
        </w:div>
        <w:div w:id="500238817">
          <w:marLeft w:val="640"/>
          <w:marRight w:val="0"/>
          <w:marTop w:val="0"/>
          <w:marBottom w:val="0"/>
          <w:divBdr>
            <w:top w:val="none" w:sz="0" w:space="0" w:color="auto"/>
            <w:left w:val="none" w:sz="0" w:space="0" w:color="auto"/>
            <w:bottom w:val="none" w:sz="0" w:space="0" w:color="auto"/>
            <w:right w:val="none" w:sz="0" w:space="0" w:color="auto"/>
          </w:divBdr>
        </w:div>
        <w:div w:id="261887594">
          <w:marLeft w:val="640"/>
          <w:marRight w:val="0"/>
          <w:marTop w:val="0"/>
          <w:marBottom w:val="0"/>
          <w:divBdr>
            <w:top w:val="none" w:sz="0" w:space="0" w:color="auto"/>
            <w:left w:val="none" w:sz="0" w:space="0" w:color="auto"/>
            <w:bottom w:val="none" w:sz="0" w:space="0" w:color="auto"/>
            <w:right w:val="none" w:sz="0" w:space="0" w:color="auto"/>
          </w:divBdr>
        </w:div>
        <w:div w:id="1871063966">
          <w:marLeft w:val="640"/>
          <w:marRight w:val="0"/>
          <w:marTop w:val="0"/>
          <w:marBottom w:val="0"/>
          <w:divBdr>
            <w:top w:val="none" w:sz="0" w:space="0" w:color="auto"/>
            <w:left w:val="none" w:sz="0" w:space="0" w:color="auto"/>
            <w:bottom w:val="none" w:sz="0" w:space="0" w:color="auto"/>
            <w:right w:val="none" w:sz="0" w:space="0" w:color="auto"/>
          </w:divBdr>
        </w:div>
        <w:div w:id="1696882708">
          <w:marLeft w:val="640"/>
          <w:marRight w:val="0"/>
          <w:marTop w:val="0"/>
          <w:marBottom w:val="0"/>
          <w:divBdr>
            <w:top w:val="none" w:sz="0" w:space="0" w:color="auto"/>
            <w:left w:val="none" w:sz="0" w:space="0" w:color="auto"/>
            <w:bottom w:val="none" w:sz="0" w:space="0" w:color="auto"/>
            <w:right w:val="none" w:sz="0" w:space="0" w:color="auto"/>
          </w:divBdr>
        </w:div>
        <w:div w:id="267468755">
          <w:marLeft w:val="640"/>
          <w:marRight w:val="0"/>
          <w:marTop w:val="0"/>
          <w:marBottom w:val="0"/>
          <w:divBdr>
            <w:top w:val="none" w:sz="0" w:space="0" w:color="auto"/>
            <w:left w:val="none" w:sz="0" w:space="0" w:color="auto"/>
            <w:bottom w:val="none" w:sz="0" w:space="0" w:color="auto"/>
            <w:right w:val="none" w:sz="0" w:space="0" w:color="auto"/>
          </w:divBdr>
        </w:div>
        <w:div w:id="702248150">
          <w:marLeft w:val="640"/>
          <w:marRight w:val="0"/>
          <w:marTop w:val="0"/>
          <w:marBottom w:val="0"/>
          <w:divBdr>
            <w:top w:val="none" w:sz="0" w:space="0" w:color="auto"/>
            <w:left w:val="none" w:sz="0" w:space="0" w:color="auto"/>
            <w:bottom w:val="none" w:sz="0" w:space="0" w:color="auto"/>
            <w:right w:val="none" w:sz="0" w:space="0" w:color="auto"/>
          </w:divBdr>
        </w:div>
        <w:div w:id="1420910667">
          <w:marLeft w:val="640"/>
          <w:marRight w:val="0"/>
          <w:marTop w:val="0"/>
          <w:marBottom w:val="0"/>
          <w:divBdr>
            <w:top w:val="none" w:sz="0" w:space="0" w:color="auto"/>
            <w:left w:val="none" w:sz="0" w:space="0" w:color="auto"/>
            <w:bottom w:val="none" w:sz="0" w:space="0" w:color="auto"/>
            <w:right w:val="none" w:sz="0" w:space="0" w:color="auto"/>
          </w:divBdr>
        </w:div>
        <w:div w:id="1374378240">
          <w:marLeft w:val="640"/>
          <w:marRight w:val="0"/>
          <w:marTop w:val="0"/>
          <w:marBottom w:val="0"/>
          <w:divBdr>
            <w:top w:val="none" w:sz="0" w:space="0" w:color="auto"/>
            <w:left w:val="none" w:sz="0" w:space="0" w:color="auto"/>
            <w:bottom w:val="none" w:sz="0" w:space="0" w:color="auto"/>
            <w:right w:val="none" w:sz="0" w:space="0" w:color="auto"/>
          </w:divBdr>
        </w:div>
        <w:div w:id="1901594492">
          <w:marLeft w:val="640"/>
          <w:marRight w:val="0"/>
          <w:marTop w:val="0"/>
          <w:marBottom w:val="0"/>
          <w:divBdr>
            <w:top w:val="none" w:sz="0" w:space="0" w:color="auto"/>
            <w:left w:val="none" w:sz="0" w:space="0" w:color="auto"/>
            <w:bottom w:val="none" w:sz="0" w:space="0" w:color="auto"/>
            <w:right w:val="none" w:sz="0" w:space="0" w:color="auto"/>
          </w:divBdr>
        </w:div>
        <w:div w:id="539705362">
          <w:marLeft w:val="640"/>
          <w:marRight w:val="0"/>
          <w:marTop w:val="0"/>
          <w:marBottom w:val="0"/>
          <w:divBdr>
            <w:top w:val="none" w:sz="0" w:space="0" w:color="auto"/>
            <w:left w:val="none" w:sz="0" w:space="0" w:color="auto"/>
            <w:bottom w:val="none" w:sz="0" w:space="0" w:color="auto"/>
            <w:right w:val="none" w:sz="0" w:space="0" w:color="auto"/>
          </w:divBdr>
        </w:div>
        <w:div w:id="2054844676">
          <w:marLeft w:val="640"/>
          <w:marRight w:val="0"/>
          <w:marTop w:val="0"/>
          <w:marBottom w:val="0"/>
          <w:divBdr>
            <w:top w:val="none" w:sz="0" w:space="0" w:color="auto"/>
            <w:left w:val="none" w:sz="0" w:space="0" w:color="auto"/>
            <w:bottom w:val="none" w:sz="0" w:space="0" w:color="auto"/>
            <w:right w:val="none" w:sz="0" w:space="0" w:color="auto"/>
          </w:divBdr>
        </w:div>
        <w:div w:id="1565141886">
          <w:marLeft w:val="640"/>
          <w:marRight w:val="0"/>
          <w:marTop w:val="0"/>
          <w:marBottom w:val="0"/>
          <w:divBdr>
            <w:top w:val="none" w:sz="0" w:space="0" w:color="auto"/>
            <w:left w:val="none" w:sz="0" w:space="0" w:color="auto"/>
            <w:bottom w:val="none" w:sz="0" w:space="0" w:color="auto"/>
            <w:right w:val="none" w:sz="0" w:space="0" w:color="auto"/>
          </w:divBdr>
        </w:div>
        <w:div w:id="96022326">
          <w:marLeft w:val="640"/>
          <w:marRight w:val="0"/>
          <w:marTop w:val="0"/>
          <w:marBottom w:val="0"/>
          <w:divBdr>
            <w:top w:val="none" w:sz="0" w:space="0" w:color="auto"/>
            <w:left w:val="none" w:sz="0" w:space="0" w:color="auto"/>
            <w:bottom w:val="none" w:sz="0" w:space="0" w:color="auto"/>
            <w:right w:val="none" w:sz="0" w:space="0" w:color="auto"/>
          </w:divBdr>
        </w:div>
        <w:div w:id="1150517177">
          <w:marLeft w:val="640"/>
          <w:marRight w:val="0"/>
          <w:marTop w:val="0"/>
          <w:marBottom w:val="0"/>
          <w:divBdr>
            <w:top w:val="none" w:sz="0" w:space="0" w:color="auto"/>
            <w:left w:val="none" w:sz="0" w:space="0" w:color="auto"/>
            <w:bottom w:val="none" w:sz="0" w:space="0" w:color="auto"/>
            <w:right w:val="none" w:sz="0" w:space="0" w:color="auto"/>
          </w:divBdr>
        </w:div>
        <w:div w:id="438765526">
          <w:marLeft w:val="640"/>
          <w:marRight w:val="0"/>
          <w:marTop w:val="0"/>
          <w:marBottom w:val="0"/>
          <w:divBdr>
            <w:top w:val="none" w:sz="0" w:space="0" w:color="auto"/>
            <w:left w:val="none" w:sz="0" w:space="0" w:color="auto"/>
            <w:bottom w:val="none" w:sz="0" w:space="0" w:color="auto"/>
            <w:right w:val="none" w:sz="0" w:space="0" w:color="auto"/>
          </w:divBdr>
        </w:div>
        <w:div w:id="527330005">
          <w:marLeft w:val="640"/>
          <w:marRight w:val="0"/>
          <w:marTop w:val="0"/>
          <w:marBottom w:val="0"/>
          <w:divBdr>
            <w:top w:val="none" w:sz="0" w:space="0" w:color="auto"/>
            <w:left w:val="none" w:sz="0" w:space="0" w:color="auto"/>
            <w:bottom w:val="none" w:sz="0" w:space="0" w:color="auto"/>
            <w:right w:val="none" w:sz="0" w:space="0" w:color="auto"/>
          </w:divBdr>
        </w:div>
        <w:div w:id="150371171">
          <w:marLeft w:val="640"/>
          <w:marRight w:val="0"/>
          <w:marTop w:val="0"/>
          <w:marBottom w:val="0"/>
          <w:divBdr>
            <w:top w:val="none" w:sz="0" w:space="0" w:color="auto"/>
            <w:left w:val="none" w:sz="0" w:space="0" w:color="auto"/>
            <w:bottom w:val="none" w:sz="0" w:space="0" w:color="auto"/>
            <w:right w:val="none" w:sz="0" w:space="0" w:color="auto"/>
          </w:divBdr>
        </w:div>
        <w:div w:id="884030329">
          <w:marLeft w:val="640"/>
          <w:marRight w:val="0"/>
          <w:marTop w:val="0"/>
          <w:marBottom w:val="0"/>
          <w:divBdr>
            <w:top w:val="none" w:sz="0" w:space="0" w:color="auto"/>
            <w:left w:val="none" w:sz="0" w:space="0" w:color="auto"/>
            <w:bottom w:val="none" w:sz="0" w:space="0" w:color="auto"/>
            <w:right w:val="none" w:sz="0" w:space="0" w:color="auto"/>
          </w:divBdr>
        </w:div>
        <w:div w:id="809253142">
          <w:marLeft w:val="640"/>
          <w:marRight w:val="0"/>
          <w:marTop w:val="0"/>
          <w:marBottom w:val="0"/>
          <w:divBdr>
            <w:top w:val="none" w:sz="0" w:space="0" w:color="auto"/>
            <w:left w:val="none" w:sz="0" w:space="0" w:color="auto"/>
            <w:bottom w:val="none" w:sz="0" w:space="0" w:color="auto"/>
            <w:right w:val="none" w:sz="0" w:space="0" w:color="auto"/>
          </w:divBdr>
        </w:div>
        <w:div w:id="496650823">
          <w:marLeft w:val="640"/>
          <w:marRight w:val="0"/>
          <w:marTop w:val="0"/>
          <w:marBottom w:val="0"/>
          <w:divBdr>
            <w:top w:val="none" w:sz="0" w:space="0" w:color="auto"/>
            <w:left w:val="none" w:sz="0" w:space="0" w:color="auto"/>
            <w:bottom w:val="none" w:sz="0" w:space="0" w:color="auto"/>
            <w:right w:val="none" w:sz="0" w:space="0" w:color="auto"/>
          </w:divBdr>
        </w:div>
        <w:div w:id="546649153">
          <w:marLeft w:val="640"/>
          <w:marRight w:val="0"/>
          <w:marTop w:val="0"/>
          <w:marBottom w:val="0"/>
          <w:divBdr>
            <w:top w:val="none" w:sz="0" w:space="0" w:color="auto"/>
            <w:left w:val="none" w:sz="0" w:space="0" w:color="auto"/>
            <w:bottom w:val="none" w:sz="0" w:space="0" w:color="auto"/>
            <w:right w:val="none" w:sz="0" w:space="0" w:color="auto"/>
          </w:divBdr>
        </w:div>
        <w:div w:id="1153906547">
          <w:marLeft w:val="640"/>
          <w:marRight w:val="0"/>
          <w:marTop w:val="0"/>
          <w:marBottom w:val="0"/>
          <w:divBdr>
            <w:top w:val="none" w:sz="0" w:space="0" w:color="auto"/>
            <w:left w:val="none" w:sz="0" w:space="0" w:color="auto"/>
            <w:bottom w:val="none" w:sz="0" w:space="0" w:color="auto"/>
            <w:right w:val="none" w:sz="0" w:space="0" w:color="auto"/>
          </w:divBdr>
        </w:div>
        <w:div w:id="1437796816">
          <w:marLeft w:val="640"/>
          <w:marRight w:val="0"/>
          <w:marTop w:val="0"/>
          <w:marBottom w:val="0"/>
          <w:divBdr>
            <w:top w:val="none" w:sz="0" w:space="0" w:color="auto"/>
            <w:left w:val="none" w:sz="0" w:space="0" w:color="auto"/>
            <w:bottom w:val="none" w:sz="0" w:space="0" w:color="auto"/>
            <w:right w:val="none" w:sz="0" w:space="0" w:color="auto"/>
          </w:divBdr>
        </w:div>
        <w:div w:id="2106727400">
          <w:marLeft w:val="640"/>
          <w:marRight w:val="0"/>
          <w:marTop w:val="0"/>
          <w:marBottom w:val="0"/>
          <w:divBdr>
            <w:top w:val="none" w:sz="0" w:space="0" w:color="auto"/>
            <w:left w:val="none" w:sz="0" w:space="0" w:color="auto"/>
            <w:bottom w:val="none" w:sz="0" w:space="0" w:color="auto"/>
            <w:right w:val="none" w:sz="0" w:space="0" w:color="auto"/>
          </w:divBdr>
        </w:div>
        <w:div w:id="761069865">
          <w:marLeft w:val="640"/>
          <w:marRight w:val="0"/>
          <w:marTop w:val="0"/>
          <w:marBottom w:val="0"/>
          <w:divBdr>
            <w:top w:val="none" w:sz="0" w:space="0" w:color="auto"/>
            <w:left w:val="none" w:sz="0" w:space="0" w:color="auto"/>
            <w:bottom w:val="none" w:sz="0" w:space="0" w:color="auto"/>
            <w:right w:val="none" w:sz="0" w:space="0" w:color="auto"/>
          </w:divBdr>
        </w:div>
        <w:div w:id="382875243">
          <w:marLeft w:val="640"/>
          <w:marRight w:val="0"/>
          <w:marTop w:val="0"/>
          <w:marBottom w:val="0"/>
          <w:divBdr>
            <w:top w:val="none" w:sz="0" w:space="0" w:color="auto"/>
            <w:left w:val="none" w:sz="0" w:space="0" w:color="auto"/>
            <w:bottom w:val="none" w:sz="0" w:space="0" w:color="auto"/>
            <w:right w:val="none" w:sz="0" w:space="0" w:color="auto"/>
          </w:divBdr>
        </w:div>
        <w:div w:id="819811725">
          <w:marLeft w:val="640"/>
          <w:marRight w:val="0"/>
          <w:marTop w:val="0"/>
          <w:marBottom w:val="0"/>
          <w:divBdr>
            <w:top w:val="none" w:sz="0" w:space="0" w:color="auto"/>
            <w:left w:val="none" w:sz="0" w:space="0" w:color="auto"/>
            <w:bottom w:val="none" w:sz="0" w:space="0" w:color="auto"/>
            <w:right w:val="none" w:sz="0" w:space="0" w:color="auto"/>
          </w:divBdr>
        </w:div>
        <w:div w:id="721365483">
          <w:marLeft w:val="640"/>
          <w:marRight w:val="0"/>
          <w:marTop w:val="0"/>
          <w:marBottom w:val="0"/>
          <w:divBdr>
            <w:top w:val="none" w:sz="0" w:space="0" w:color="auto"/>
            <w:left w:val="none" w:sz="0" w:space="0" w:color="auto"/>
            <w:bottom w:val="none" w:sz="0" w:space="0" w:color="auto"/>
            <w:right w:val="none" w:sz="0" w:space="0" w:color="auto"/>
          </w:divBdr>
        </w:div>
        <w:div w:id="570194632">
          <w:marLeft w:val="640"/>
          <w:marRight w:val="0"/>
          <w:marTop w:val="0"/>
          <w:marBottom w:val="0"/>
          <w:divBdr>
            <w:top w:val="none" w:sz="0" w:space="0" w:color="auto"/>
            <w:left w:val="none" w:sz="0" w:space="0" w:color="auto"/>
            <w:bottom w:val="none" w:sz="0" w:space="0" w:color="auto"/>
            <w:right w:val="none" w:sz="0" w:space="0" w:color="auto"/>
          </w:divBdr>
        </w:div>
        <w:div w:id="2010138306">
          <w:marLeft w:val="640"/>
          <w:marRight w:val="0"/>
          <w:marTop w:val="0"/>
          <w:marBottom w:val="0"/>
          <w:divBdr>
            <w:top w:val="none" w:sz="0" w:space="0" w:color="auto"/>
            <w:left w:val="none" w:sz="0" w:space="0" w:color="auto"/>
            <w:bottom w:val="none" w:sz="0" w:space="0" w:color="auto"/>
            <w:right w:val="none" w:sz="0" w:space="0" w:color="auto"/>
          </w:divBdr>
        </w:div>
        <w:div w:id="631711840">
          <w:marLeft w:val="640"/>
          <w:marRight w:val="0"/>
          <w:marTop w:val="0"/>
          <w:marBottom w:val="0"/>
          <w:divBdr>
            <w:top w:val="none" w:sz="0" w:space="0" w:color="auto"/>
            <w:left w:val="none" w:sz="0" w:space="0" w:color="auto"/>
            <w:bottom w:val="none" w:sz="0" w:space="0" w:color="auto"/>
            <w:right w:val="none" w:sz="0" w:space="0" w:color="auto"/>
          </w:divBdr>
        </w:div>
        <w:div w:id="1994991269">
          <w:marLeft w:val="640"/>
          <w:marRight w:val="0"/>
          <w:marTop w:val="0"/>
          <w:marBottom w:val="0"/>
          <w:divBdr>
            <w:top w:val="none" w:sz="0" w:space="0" w:color="auto"/>
            <w:left w:val="none" w:sz="0" w:space="0" w:color="auto"/>
            <w:bottom w:val="none" w:sz="0" w:space="0" w:color="auto"/>
            <w:right w:val="none" w:sz="0" w:space="0" w:color="auto"/>
          </w:divBdr>
        </w:div>
        <w:div w:id="475538738">
          <w:marLeft w:val="640"/>
          <w:marRight w:val="0"/>
          <w:marTop w:val="0"/>
          <w:marBottom w:val="0"/>
          <w:divBdr>
            <w:top w:val="none" w:sz="0" w:space="0" w:color="auto"/>
            <w:left w:val="none" w:sz="0" w:space="0" w:color="auto"/>
            <w:bottom w:val="none" w:sz="0" w:space="0" w:color="auto"/>
            <w:right w:val="none" w:sz="0" w:space="0" w:color="auto"/>
          </w:divBdr>
        </w:div>
        <w:div w:id="286786750">
          <w:marLeft w:val="640"/>
          <w:marRight w:val="0"/>
          <w:marTop w:val="0"/>
          <w:marBottom w:val="0"/>
          <w:divBdr>
            <w:top w:val="none" w:sz="0" w:space="0" w:color="auto"/>
            <w:left w:val="none" w:sz="0" w:space="0" w:color="auto"/>
            <w:bottom w:val="none" w:sz="0" w:space="0" w:color="auto"/>
            <w:right w:val="none" w:sz="0" w:space="0" w:color="auto"/>
          </w:divBdr>
        </w:div>
        <w:div w:id="1810977675">
          <w:marLeft w:val="640"/>
          <w:marRight w:val="0"/>
          <w:marTop w:val="0"/>
          <w:marBottom w:val="0"/>
          <w:divBdr>
            <w:top w:val="none" w:sz="0" w:space="0" w:color="auto"/>
            <w:left w:val="none" w:sz="0" w:space="0" w:color="auto"/>
            <w:bottom w:val="none" w:sz="0" w:space="0" w:color="auto"/>
            <w:right w:val="none" w:sz="0" w:space="0" w:color="auto"/>
          </w:divBdr>
        </w:div>
        <w:div w:id="400367391">
          <w:marLeft w:val="640"/>
          <w:marRight w:val="0"/>
          <w:marTop w:val="0"/>
          <w:marBottom w:val="0"/>
          <w:divBdr>
            <w:top w:val="none" w:sz="0" w:space="0" w:color="auto"/>
            <w:left w:val="none" w:sz="0" w:space="0" w:color="auto"/>
            <w:bottom w:val="none" w:sz="0" w:space="0" w:color="auto"/>
            <w:right w:val="none" w:sz="0" w:space="0" w:color="auto"/>
          </w:divBdr>
        </w:div>
        <w:div w:id="1860123821">
          <w:marLeft w:val="640"/>
          <w:marRight w:val="0"/>
          <w:marTop w:val="0"/>
          <w:marBottom w:val="0"/>
          <w:divBdr>
            <w:top w:val="none" w:sz="0" w:space="0" w:color="auto"/>
            <w:left w:val="none" w:sz="0" w:space="0" w:color="auto"/>
            <w:bottom w:val="none" w:sz="0" w:space="0" w:color="auto"/>
            <w:right w:val="none" w:sz="0" w:space="0" w:color="auto"/>
          </w:divBdr>
        </w:div>
        <w:div w:id="1143275818">
          <w:marLeft w:val="640"/>
          <w:marRight w:val="0"/>
          <w:marTop w:val="0"/>
          <w:marBottom w:val="0"/>
          <w:divBdr>
            <w:top w:val="none" w:sz="0" w:space="0" w:color="auto"/>
            <w:left w:val="none" w:sz="0" w:space="0" w:color="auto"/>
            <w:bottom w:val="none" w:sz="0" w:space="0" w:color="auto"/>
            <w:right w:val="none" w:sz="0" w:space="0" w:color="auto"/>
          </w:divBdr>
        </w:div>
        <w:div w:id="686560948">
          <w:marLeft w:val="640"/>
          <w:marRight w:val="0"/>
          <w:marTop w:val="0"/>
          <w:marBottom w:val="0"/>
          <w:divBdr>
            <w:top w:val="none" w:sz="0" w:space="0" w:color="auto"/>
            <w:left w:val="none" w:sz="0" w:space="0" w:color="auto"/>
            <w:bottom w:val="none" w:sz="0" w:space="0" w:color="auto"/>
            <w:right w:val="none" w:sz="0" w:space="0" w:color="auto"/>
          </w:divBdr>
        </w:div>
        <w:div w:id="293340180">
          <w:marLeft w:val="640"/>
          <w:marRight w:val="0"/>
          <w:marTop w:val="0"/>
          <w:marBottom w:val="0"/>
          <w:divBdr>
            <w:top w:val="none" w:sz="0" w:space="0" w:color="auto"/>
            <w:left w:val="none" w:sz="0" w:space="0" w:color="auto"/>
            <w:bottom w:val="none" w:sz="0" w:space="0" w:color="auto"/>
            <w:right w:val="none" w:sz="0" w:space="0" w:color="auto"/>
          </w:divBdr>
        </w:div>
        <w:div w:id="1770154801">
          <w:marLeft w:val="640"/>
          <w:marRight w:val="0"/>
          <w:marTop w:val="0"/>
          <w:marBottom w:val="0"/>
          <w:divBdr>
            <w:top w:val="none" w:sz="0" w:space="0" w:color="auto"/>
            <w:left w:val="none" w:sz="0" w:space="0" w:color="auto"/>
            <w:bottom w:val="none" w:sz="0" w:space="0" w:color="auto"/>
            <w:right w:val="none" w:sz="0" w:space="0" w:color="auto"/>
          </w:divBdr>
        </w:div>
        <w:div w:id="1420522375">
          <w:marLeft w:val="640"/>
          <w:marRight w:val="0"/>
          <w:marTop w:val="0"/>
          <w:marBottom w:val="0"/>
          <w:divBdr>
            <w:top w:val="none" w:sz="0" w:space="0" w:color="auto"/>
            <w:left w:val="none" w:sz="0" w:space="0" w:color="auto"/>
            <w:bottom w:val="none" w:sz="0" w:space="0" w:color="auto"/>
            <w:right w:val="none" w:sz="0" w:space="0" w:color="auto"/>
          </w:divBdr>
        </w:div>
        <w:div w:id="610170349">
          <w:marLeft w:val="640"/>
          <w:marRight w:val="0"/>
          <w:marTop w:val="0"/>
          <w:marBottom w:val="0"/>
          <w:divBdr>
            <w:top w:val="none" w:sz="0" w:space="0" w:color="auto"/>
            <w:left w:val="none" w:sz="0" w:space="0" w:color="auto"/>
            <w:bottom w:val="none" w:sz="0" w:space="0" w:color="auto"/>
            <w:right w:val="none" w:sz="0" w:space="0" w:color="auto"/>
          </w:divBdr>
        </w:div>
        <w:div w:id="1017391915">
          <w:marLeft w:val="640"/>
          <w:marRight w:val="0"/>
          <w:marTop w:val="0"/>
          <w:marBottom w:val="0"/>
          <w:divBdr>
            <w:top w:val="none" w:sz="0" w:space="0" w:color="auto"/>
            <w:left w:val="none" w:sz="0" w:space="0" w:color="auto"/>
            <w:bottom w:val="none" w:sz="0" w:space="0" w:color="auto"/>
            <w:right w:val="none" w:sz="0" w:space="0" w:color="auto"/>
          </w:divBdr>
        </w:div>
        <w:div w:id="504127718">
          <w:marLeft w:val="640"/>
          <w:marRight w:val="0"/>
          <w:marTop w:val="0"/>
          <w:marBottom w:val="0"/>
          <w:divBdr>
            <w:top w:val="none" w:sz="0" w:space="0" w:color="auto"/>
            <w:left w:val="none" w:sz="0" w:space="0" w:color="auto"/>
            <w:bottom w:val="none" w:sz="0" w:space="0" w:color="auto"/>
            <w:right w:val="none" w:sz="0" w:space="0" w:color="auto"/>
          </w:divBdr>
        </w:div>
        <w:div w:id="2008095588">
          <w:marLeft w:val="640"/>
          <w:marRight w:val="0"/>
          <w:marTop w:val="0"/>
          <w:marBottom w:val="0"/>
          <w:divBdr>
            <w:top w:val="none" w:sz="0" w:space="0" w:color="auto"/>
            <w:left w:val="none" w:sz="0" w:space="0" w:color="auto"/>
            <w:bottom w:val="none" w:sz="0" w:space="0" w:color="auto"/>
            <w:right w:val="none" w:sz="0" w:space="0" w:color="auto"/>
          </w:divBdr>
        </w:div>
        <w:div w:id="1335188666">
          <w:marLeft w:val="640"/>
          <w:marRight w:val="0"/>
          <w:marTop w:val="0"/>
          <w:marBottom w:val="0"/>
          <w:divBdr>
            <w:top w:val="none" w:sz="0" w:space="0" w:color="auto"/>
            <w:left w:val="none" w:sz="0" w:space="0" w:color="auto"/>
            <w:bottom w:val="none" w:sz="0" w:space="0" w:color="auto"/>
            <w:right w:val="none" w:sz="0" w:space="0" w:color="auto"/>
          </w:divBdr>
        </w:div>
        <w:div w:id="1970940774">
          <w:marLeft w:val="640"/>
          <w:marRight w:val="0"/>
          <w:marTop w:val="0"/>
          <w:marBottom w:val="0"/>
          <w:divBdr>
            <w:top w:val="none" w:sz="0" w:space="0" w:color="auto"/>
            <w:left w:val="none" w:sz="0" w:space="0" w:color="auto"/>
            <w:bottom w:val="none" w:sz="0" w:space="0" w:color="auto"/>
            <w:right w:val="none" w:sz="0" w:space="0" w:color="auto"/>
          </w:divBdr>
        </w:div>
        <w:div w:id="2011056517">
          <w:marLeft w:val="640"/>
          <w:marRight w:val="0"/>
          <w:marTop w:val="0"/>
          <w:marBottom w:val="0"/>
          <w:divBdr>
            <w:top w:val="none" w:sz="0" w:space="0" w:color="auto"/>
            <w:left w:val="none" w:sz="0" w:space="0" w:color="auto"/>
            <w:bottom w:val="none" w:sz="0" w:space="0" w:color="auto"/>
            <w:right w:val="none" w:sz="0" w:space="0" w:color="auto"/>
          </w:divBdr>
        </w:div>
        <w:div w:id="366419766">
          <w:marLeft w:val="640"/>
          <w:marRight w:val="0"/>
          <w:marTop w:val="0"/>
          <w:marBottom w:val="0"/>
          <w:divBdr>
            <w:top w:val="none" w:sz="0" w:space="0" w:color="auto"/>
            <w:left w:val="none" w:sz="0" w:space="0" w:color="auto"/>
            <w:bottom w:val="none" w:sz="0" w:space="0" w:color="auto"/>
            <w:right w:val="none" w:sz="0" w:space="0" w:color="auto"/>
          </w:divBdr>
        </w:div>
        <w:div w:id="1553730552">
          <w:marLeft w:val="640"/>
          <w:marRight w:val="0"/>
          <w:marTop w:val="0"/>
          <w:marBottom w:val="0"/>
          <w:divBdr>
            <w:top w:val="none" w:sz="0" w:space="0" w:color="auto"/>
            <w:left w:val="none" w:sz="0" w:space="0" w:color="auto"/>
            <w:bottom w:val="none" w:sz="0" w:space="0" w:color="auto"/>
            <w:right w:val="none" w:sz="0" w:space="0" w:color="auto"/>
          </w:divBdr>
        </w:div>
        <w:div w:id="816414515">
          <w:marLeft w:val="640"/>
          <w:marRight w:val="0"/>
          <w:marTop w:val="0"/>
          <w:marBottom w:val="0"/>
          <w:divBdr>
            <w:top w:val="none" w:sz="0" w:space="0" w:color="auto"/>
            <w:left w:val="none" w:sz="0" w:space="0" w:color="auto"/>
            <w:bottom w:val="none" w:sz="0" w:space="0" w:color="auto"/>
            <w:right w:val="none" w:sz="0" w:space="0" w:color="auto"/>
          </w:divBdr>
        </w:div>
        <w:div w:id="1913731656">
          <w:marLeft w:val="640"/>
          <w:marRight w:val="0"/>
          <w:marTop w:val="0"/>
          <w:marBottom w:val="0"/>
          <w:divBdr>
            <w:top w:val="none" w:sz="0" w:space="0" w:color="auto"/>
            <w:left w:val="none" w:sz="0" w:space="0" w:color="auto"/>
            <w:bottom w:val="none" w:sz="0" w:space="0" w:color="auto"/>
            <w:right w:val="none" w:sz="0" w:space="0" w:color="auto"/>
          </w:divBdr>
        </w:div>
        <w:div w:id="1964269151">
          <w:marLeft w:val="640"/>
          <w:marRight w:val="0"/>
          <w:marTop w:val="0"/>
          <w:marBottom w:val="0"/>
          <w:divBdr>
            <w:top w:val="none" w:sz="0" w:space="0" w:color="auto"/>
            <w:left w:val="none" w:sz="0" w:space="0" w:color="auto"/>
            <w:bottom w:val="none" w:sz="0" w:space="0" w:color="auto"/>
            <w:right w:val="none" w:sz="0" w:space="0" w:color="auto"/>
          </w:divBdr>
        </w:div>
        <w:div w:id="2115204252">
          <w:marLeft w:val="640"/>
          <w:marRight w:val="0"/>
          <w:marTop w:val="0"/>
          <w:marBottom w:val="0"/>
          <w:divBdr>
            <w:top w:val="none" w:sz="0" w:space="0" w:color="auto"/>
            <w:left w:val="none" w:sz="0" w:space="0" w:color="auto"/>
            <w:bottom w:val="none" w:sz="0" w:space="0" w:color="auto"/>
            <w:right w:val="none" w:sz="0" w:space="0" w:color="auto"/>
          </w:divBdr>
        </w:div>
        <w:div w:id="769350393">
          <w:marLeft w:val="640"/>
          <w:marRight w:val="0"/>
          <w:marTop w:val="0"/>
          <w:marBottom w:val="0"/>
          <w:divBdr>
            <w:top w:val="none" w:sz="0" w:space="0" w:color="auto"/>
            <w:left w:val="none" w:sz="0" w:space="0" w:color="auto"/>
            <w:bottom w:val="none" w:sz="0" w:space="0" w:color="auto"/>
            <w:right w:val="none" w:sz="0" w:space="0" w:color="auto"/>
          </w:divBdr>
        </w:div>
        <w:div w:id="495653173">
          <w:marLeft w:val="640"/>
          <w:marRight w:val="0"/>
          <w:marTop w:val="0"/>
          <w:marBottom w:val="0"/>
          <w:divBdr>
            <w:top w:val="none" w:sz="0" w:space="0" w:color="auto"/>
            <w:left w:val="none" w:sz="0" w:space="0" w:color="auto"/>
            <w:bottom w:val="none" w:sz="0" w:space="0" w:color="auto"/>
            <w:right w:val="none" w:sz="0" w:space="0" w:color="auto"/>
          </w:divBdr>
        </w:div>
        <w:div w:id="1022197248">
          <w:marLeft w:val="640"/>
          <w:marRight w:val="0"/>
          <w:marTop w:val="0"/>
          <w:marBottom w:val="0"/>
          <w:divBdr>
            <w:top w:val="none" w:sz="0" w:space="0" w:color="auto"/>
            <w:left w:val="none" w:sz="0" w:space="0" w:color="auto"/>
            <w:bottom w:val="none" w:sz="0" w:space="0" w:color="auto"/>
            <w:right w:val="none" w:sz="0" w:space="0" w:color="auto"/>
          </w:divBdr>
        </w:div>
        <w:div w:id="2041322896">
          <w:marLeft w:val="640"/>
          <w:marRight w:val="0"/>
          <w:marTop w:val="0"/>
          <w:marBottom w:val="0"/>
          <w:divBdr>
            <w:top w:val="none" w:sz="0" w:space="0" w:color="auto"/>
            <w:left w:val="none" w:sz="0" w:space="0" w:color="auto"/>
            <w:bottom w:val="none" w:sz="0" w:space="0" w:color="auto"/>
            <w:right w:val="none" w:sz="0" w:space="0" w:color="auto"/>
          </w:divBdr>
        </w:div>
        <w:div w:id="1006326887">
          <w:marLeft w:val="640"/>
          <w:marRight w:val="0"/>
          <w:marTop w:val="0"/>
          <w:marBottom w:val="0"/>
          <w:divBdr>
            <w:top w:val="none" w:sz="0" w:space="0" w:color="auto"/>
            <w:left w:val="none" w:sz="0" w:space="0" w:color="auto"/>
            <w:bottom w:val="none" w:sz="0" w:space="0" w:color="auto"/>
            <w:right w:val="none" w:sz="0" w:space="0" w:color="auto"/>
          </w:divBdr>
        </w:div>
        <w:div w:id="441613822">
          <w:marLeft w:val="640"/>
          <w:marRight w:val="0"/>
          <w:marTop w:val="0"/>
          <w:marBottom w:val="0"/>
          <w:divBdr>
            <w:top w:val="none" w:sz="0" w:space="0" w:color="auto"/>
            <w:left w:val="none" w:sz="0" w:space="0" w:color="auto"/>
            <w:bottom w:val="none" w:sz="0" w:space="0" w:color="auto"/>
            <w:right w:val="none" w:sz="0" w:space="0" w:color="auto"/>
          </w:divBdr>
        </w:div>
        <w:div w:id="940451868">
          <w:marLeft w:val="640"/>
          <w:marRight w:val="0"/>
          <w:marTop w:val="0"/>
          <w:marBottom w:val="0"/>
          <w:divBdr>
            <w:top w:val="none" w:sz="0" w:space="0" w:color="auto"/>
            <w:left w:val="none" w:sz="0" w:space="0" w:color="auto"/>
            <w:bottom w:val="none" w:sz="0" w:space="0" w:color="auto"/>
            <w:right w:val="none" w:sz="0" w:space="0" w:color="auto"/>
          </w:divBdr>
        </w:div>
        <w:div w:id="1542671422">
          <w:marLeft w:val="640"/>
          <w:marRight w:val="0"/>
          <w:marTop w:val="0"/>
          <w:marBottom w:val="0"/>
          <w:divBdr>
            <w:top w:val="none" w:sz="0" w:space="0" w:color="auto"/>
            <w:left w:val="none" w:sz="0" w:space="0" w:color="auto"/>
            <w:bottom w:val="none" w:sz="0" w:space="0" w:color="auto"/>
            <w:right w:val="none" w:sz="0" w:space="0" w:color="auto"/>
          </w:divBdr>
        </w:div>
        <w:div w:id="385685053">
          <w:marLeft w:val="640"/>
          <w:marRight w:val="0"/>
          <w:marTop w:val="0"/>
          <w:marBottom w:val="0"/>
          <w:divBdr>
            <w:top w:val="none" w:sz="0" w:space="0" w:color="auto"/>
            <w:left w:val="none" w:sz="0" w:space="0" w:color="auto"/>
            <w:bottom w:val="none" w:sz="0" w:space="0" w:color="auto"/>
            <w:right w:val="none" w:sz="0" w:space="0" w:color="auto"/>
          </w:divBdr>
        </w:div>
        <w:div w:id="521284289">
          <w:marLeft w:val="640"/>
          <w:marRight w:val="0"/>
          <w:marTop w:val="0"/>
          <w:marBottom w:val="0"/>
          <w:divBdr>
            <w:top w:val="none" w:sz="0" w:space="0" w:color="auto"/>
            <w:left w:val="none" w:sz="0" w:space="0" w:color="auto"/>
            <w:bottom w:val="none" w:sz="0" w:space="0" w:color="auto"/>
            <w:right w:val="none" w:sz="0" w:space="0" w:color="auto"/>
          </w:divBdr>
        </w:div>
        <w:div w:id="803087351">
          <w:marLeft w:val="640"/>
          <w:marRight w:val="0"/>
          <w:marTop w:val="0"/>
          <w:marBottom w:val="0"/>
          <w:divBdr>
            <w:top w:val="none" w:sz="0" w:space="0" w:color="auto"/>
            <w:left w:val="none" w:sz="0" w:space="0" w:color="auto"/>
            <w:bottom w:val="none" w:sz="0" w:space="0" w:color="auto"/>
            <w:right w:val="none" w:sz="0" w:space="0" w:color="auto"/>
          </w:divBdr>
        </w:div>
        <w:div w:id="1321419728">
          <w:marLeft w:val="640"/>
          <w:marRight w:val="0"/>
          <w:marTop w:val="0"/>
          <w:marBottom w:val="0"/>
          <w:divBdr>
            <w:top w:val="none" w:sz="0" w:space="0" w:color="auto"/>
            <w:left w:val="none" w:sz="0" w:space="0" w:color="auto"/>
            <w:bottom w:val="none" w:sz="0" w:space="0" w:color="auto"/>
            <w:right w:val="none" w:sz="0" w:space="0" w:color="auto"/>
          </w:divBdr>
        </w:div>
        <w:div w:id="294288870">
          <w:marLeft w:val="640"/>
          <w:marRight w:val="0"/>
          <w:marTop w:val="0"/>
          <w:marBottom w:val="0"/>
          <w:divBdr>
            <w:top w:val="none" w:sz="0" w:space="0" w:color="auto"/>
            <w:left w:val="none" w:sz="0" w:space="0" w:color="auto"/>
            <w:bottom w:val="none" w:sz="0" w:space="0" w:color="auto"/>
            <w:right w:val="none" w:sz="0" w:space="0" w:color="auto"/>
          </w:divBdr>
        </w:div>
        <w:div w:id="371736810">
          <w:marLeft w:val="640"/>
          <w:marRight w:val="0"/>
          <w:marTop w:val="0"/>
          <w:marBottom w:val="0"/>
          <w:divBdr>
            <w:top w:val="none" w:sz="0" w:space="0" w:color="auto"/>
            <w:left w:val="none" w:sz="0" w:space="0" w:color="auto"/>
            <w:bottom w:val="none" w:sz="0" w:space="0" w:color="auto"/>
            <w:right w:val="none" w:sz="0" w:space="0" w:color="auto"/>
          </w:divBdr>
        </w:div>
        <w:div w:id="1998683172">
          <w:marLeft w:val="640"/>
          <w:marRight w:val="0"/>
          <w:marTop w:val="0"/>
          <w:marBottom w:val="0"/>
          <w:divBdr>
            <w:top w:val="none" w:sz="0" w:space="0" w:color="auto"/>
            <w:left w:val="none" w:sz="0" w:space="0" w:color="auto"/>
            <w:bottom w:val="none" w:sz="0" w:space="0" w:color="auto"/>
            <w:right w:val="none" w:sz="0" w:space="0" w:color="auto"/>
          </w:divBdr>
        </w:div>
        <w:div w:id="475756008">
          <w:marLeft w:val="640"/>
          <w:marRight w:val="0"/>
          <w:marTop w:val="0"/>
          <w:marBottom w:val="0"/>
          <w:divBdr>
            <w:top w:val="none" w:sz="0" w:space="0" w:color="auto"/>
            <w:left w:val="none" w:sz="0" w:space="0" w:color="auto"/>
            <w:bottom w:val="none" w:sz="0" w:space="0" w:color="auto"/>
            <w:right w:val="none" w:sz="0" w:space="0" w:color="auto"/>
          </w:divBdr>
        </w:div>
        <w:div w:id="1968664317">
          <w:marLeft w:val="640"/>
          <w:marRight w:val="0"/>
          <w:marTop w:val="0"/>
          <w:marBottom w:val="0"/>
          <w:divBdr>
            <w:top w:val="none" w:sz="0" w:space="0" w:color="auto"/>
            <w:left w:val="none" w:sz="0" w:space="0" w:color="auto"/>
            <w:bottom w:val="none" w:sz="0" w:space="0" w:color="auto"/>
            <w:right w:val="none" w:sz="0" w:space="0" w:color="auto"/>
          </w:divBdr>
        </w:div>
        <w:div w:id="99376472">
          <w:marLeft w:val="640"/>
          <w:marRight w:val="0"/>
          <w:marTop w:val="0"/>
          <w:marBottom w:val="0"/>
          <w:divBdr>
            <w:top w:val="none" w:sz="0" w:space="0" w:color="auto"/>
            <w:left w:val="none" w:sz="0" w:space="0" w:color="auto"/>
            <w:bottom w:val="none" w:sz="0" w:space="0" w:color="auto"/>
            <w:right w:val="none" w:sz="0" w:space="0" w:color="auto"/>
          </w:divBdr>
        </w:div>
      </w:divsChild>
    </w:div>
    <w:div w:id="715936624">
      <w:bodyDiv w:val="1"/>
      <w:marLeft w:val="0"/>
      <w:marRight w:val="0"/>
      <w:marTop w:val="0"/>
      <w:marBottom w:val="0"/>
      <w:divBdr>
        <w:top w:val="none" w:sz="0" w:space="0" w:color="auto"/>
        <w:left w:val="none" w:sz="0" w:space="0" w:color="auto"/>
        <w:bottom w:val="none" w:sz="0" w:space="0" w:color="auto"/>
        <w:right w:val="none" w:sz="0" w:space="0" w:color="auto"/>
      </w:divBdr>
      <w:divsChild>
        <w:div w:id="257711159">
          <w:marLeft w:val="640"/>
          <w:marRight w:val="0"/>
          <w:marTop w:val="0"/>
          <w:marBottom w:val="0"/>
          <w:divBdr>
            <w:top w:val="none" w:sz="0" w:space="0" w:color="auto"/>
            <w:left w:val="none" w:sz="0" w:space="0" w:color="auto"/>
            <w:bottom w:val="none" w:sz="0" w:space="0" w:color="auto"/>
            <w:right w:val="none" w:sz="0" w:space="0" w:color="auto"/>
          </w:divBdr>
        </w:div>
        <w:div w:id="1285581866">
          <w:marLeft w:val="640"/>
          <w:marRight w:val="0"/>
          <w:marTop w:val="0"/>
          <w:marBottom w:val="0"/>
          <w:divBdr>
            <w:top w:val="none" w:sz="0" w:space="0" w:color="auto"/>
            <w:left w:val="none" w:sz="0" w:space="0" w:color="auto"/>
            <w:bottom w:val="none" w:sz="0" w:space="0" w:color="auto"/>
            <w:right w:val="none" w:sz="0" w:space="0" w:color="auto"/>
          </w:divBdr>
        </w:div>
        <w:div w:id="816266092">
          <w:marLeft w:val="640"/>
          <w:marRight w:val="0"/>
          <w:marTop w:val="0"/>
          <w:marBottom w:val="0"/>
          <w:divBdr>
            <w:top w:val="none" w:sz="0" w:space="0" w:color="auto"/>
            <w:left w:val="none" w:sz="0" w:space="0" w:color="auto"/>
            <w:bottom w:val="none" w:sz="0" w:space="0" w:color="auto"/>
            <w:right w:val="none" w:sz="0" w:space="0" w:color="auto"/>
          </w:divBdr>
        </w:div>
        <w:div w:id="1206914132">
          <w:marLeft w:val="640"/>
          <w:marRight w:val="0"/>
          <w:marTop w:val="0"/>
          <w:marBottom w:val="0"/>
          <w:divBdr>
            <w:top w:val="none" w:sz="0" w:space="0" w:color="auto"/>
            <w:left w:val="none" w:sz="0" w:space="0" w:color="auto"/>
            <w:bottom w:val="none" w:sz="0" w:space="0" w:color="auto"/>
            <w:right w:val="none" w:sz="0" w:space="0" w:color="auto"/>
          </w:divBdr>
        </w:div>
        <w:div w:id="170221867">
          <w:marLeft w:val="640"/>
          <w:marRight w:val="0"/>
          <w:marTop w:val="0"/>
          <w:marBottom w:val="0"/>
          <w:divBdr>
            <w:top w:val="none" w:sz="0" w:space="0" w:color="auto"/>
            <w:left w:val="none" w:sz="0" w:space="0" w:color="auto"/>
            <w:bottom w:val="none" w:sz="0" w:space="0" w:color="auto"/>
            <w:right w:val="none" w:sz="0" w:space="0" w:color="auto"/>
          </w:divBdr>
        </w:div>
        <w:div w:id="1139153394">
          <w:marLeft w:val="640"/>
          <w:marRight w:val="0"/>
          <w:marTop w:val="0"/>
          <w:marBottom w:val="0"/>
          <w:divBdr>
            <w:top w:val="none" w:sz="0" w:space="0" w:color="auto"/>
            <w:left w:val="none" w:sz="0" w:space="0" w:color="auto"/>
            <w:bottom w:val="none" w:sz="0" w:space="0" w:color="auto"/>
            <w:right w:val="none" w:sz="0" w:space="0" w:color="auto"/>
          </w:divBdr>
        </w:div>
        <w:div w:id="1677881611">
          <w:marLeft w:val="640"/>
          <w:marRight w:val="0"/>
          <w:marTop w:val="0"/>
          <w:marBottom w:val="0"/>
          <w:divBdr>
            <w:top w:val="none" w:sz="0" w:space="0" w:color="auto"/>
            <w:left w:val="none" w:sz="0" w:space="0" w:color="auto"/>
            <w:bottom w:val="none" w:sz="0" w:space="0" w:color="auto"/>
            <w:right w:val="none" w:sz="0" w:space="0" w:color="auto"/>
          </w:divBdr>
        </w:div>
        <w:div w:id="1812750448">
          <w:marLeft w:val="640"/>
          <w:marRight w:val="0"/>
          <w:marTop w:val="0"/>
          <w:marBottom w:val="0"/>
          <w:divBdr>
            <w:top w:val="none" w:sz="0" w:space="0" w:color="auto"/>
            <w:left w:val="none" w:sz="0" w:space="0" w:color="auto"/>
            <w:bottom w:val="none" w:sz="0" w:space="0" w:color="auto"/>
            <w:right w:val="none" w:sz="0" w:space="0" w:color="auto"/>
          </w:divBdr>
        </w:div>
        <w:div w:id="1039089911">
          <w:marLeft w:val="640"/>
          <w:marRight w:val="0"/>
          <w:marTop w:val="0"/>
          <w:marBottom w:val="0"/>
          <w:divBdr>
            <w:top w:val="none" w:sz="0" w:space="0" w:color="auto"/>
            <w:left w:val="none" w:sz="0" w:space="0" w:color="auto"/>
            <w:bottom w:val="none" w:sz="0" w:space="0" w:color="auto"/>
            <w:right w:val="none" w:sz="0" w:space="0" w:color="auto"/>
          </w:divBdr>
        </w:div>
        <w:div w:id="1885018563">
          <w:marLeft w:val="640"/>
          <w:marRight w:val="0"/>
          <w:marTop w:val="0"/>
          <w:marBottom w:val="0"/>
          <w:divBdr>
            <w:top w:val="none" w:sz="0" w:space="0" w:color="auto"/>
            <w:left w:val="none" w:sz="0" w:space="0" w:color="auto"/>
            <w:bottom w:val="none" w:sz="0" w:space="0" w:color="auto"/>
            <w:right w:val="none" w:sz="0" w:space="0" w:color="auto"/>
          </w:divBdr>
        </w:div>
        <w:div w:id="1853647048">
          <w:marLeft w:val="640"/>
          <w:marRight w:val="0"/>
          <w:marTop w:val="0"/>
          <w:marBottom w:val="0"/>
          <w:divBdr>
            <w:top w:val="none" w:sz="0" w:space="0" w:color="auto"/>
            <w:left w:val="none" w:sz="0" w:space="0" w:color="auto"/>
            <w:bottom w:val="none" w:sz="0" w:space="0" w:color="auto"/>
            <w:right w:val="none" w:sz="0" w:space="0" w:color="auto"/>
          </w:divBdr>
        </w:div>
        <w:div w:id="1852182788">
          <w:marLeft w:val="640"/>
          <w:marRight w:val="0"/>
          <w:marTop w:val="0"/>
          <w:marBottom w:val="0"/>
          <w:divBdr>
            <w:top w:val="none" w:sz="0" w:space="0" w:color="auto"/>
            <w:left w:val="none" w:sz="0" w:space="0" w:color="auto"/>
            <w:bottom w:val="none" w:sz="0" w:space="0" w:color="auto"/>
            <w:right w:val="none" w:sz="0" w:space="0" w:color="auto"/>
          </w:divBdr>
        </w:div>
        <w:div w:id="1156265158">
          <w:marLeft w:val="640"/>
          <w:marRight w:val="0"/>
          <w:marTop w:val="0"/>
          <w:marBottom w:val="0"/>
          <w:divBdr>
            <w:top w:val="none" w:sz="0" w:space="0" w:color="auto"/>
            <w:left w:val="none" w:sz="0" w:space="0" w:color="auto"/>
            <w:bottom w:val="none" w:sz="0" w:space="0" w:color="auto"/>
            <w:right w:val="none" w:sz="0" w:space="0" w:color="auto"/>
          </w:divBdr>
        </w:div>
        <w:div w:id="631784766">
          <w:marLeft w:val="640"/>
          <w:marRight w:val="0"/>
          <w:marTop w:val="0"/>
          <w:marBottom w:val="0"/>
          <w:divBdr>
            <w:top w:val="none" w:sz="0" w:space="0" w:color="auto"/>
            <w:left w:val="none" w:sz="0" w:space="0" w:color="auto"/>
            <w:bottom w:val="none" w:sz="0" w:space="0" w:color="auto"/>
            <w:right w:val="none" w:sz="0" w:space="0" w:color="auto"/>
          </w:divBdr>
        </w:div>
        <w:div w:id="1891072464">
          <w:marLeft w:val="640"/>
          <w:marRight w:val="0"/>
          <w:marTop w:val="0"/>
          <w:marBottom w:val="0"/>
          <w:divBdr>
            <w:top w:val="none" w:sz="0" w:space="0" w:color="auto"/>
            <w:left w:val="none" w:sz="0" w:space="0" w:color="auto"/>
            <w:bottom w:val="none" w:sz="0" w:space="0" w:color="auto"/>
            <w:right w:val="none" w:sz="0" w:space="0" w:color="auto"/>
          </w:divBdr>
        </w:div>
        <w:div w:id="1401487961">
          <w:marLeft w:val="640"/>
          <w:marRight w:val="0"/>
          <w:marTop w:val="0"/>
          <w:marBottom w:val="0"/>
          <w:divBdr>
            <w:top w:val="none" w:sz="0" w:space="0" w:color="auto"/>
            <w:left w:val="none" w:sz="0" w:space="0" w:color="auto"/>
            <w:bottom w:val="none" w:sz="0" w:space="0" w:color="auto"/>
            <w:right w:val="none" w:sz="0" w:space="0" w:color="auto"/>
          </w:divBdr>
        </w:div>
        <w:div w:id="454101045">
          <w:marLeft w:val="640"/>
          <w:marRight w:val="0"/>
          <w:marTop w:val="0"/>
          <w:marBottom w:val="0"/>
          <w:divBdr>
            <w:top w:val="none" w:sz="0" w:space="0" w:color="auto"/>
            <w:left w:val="none" w:sz="0" w:space="0" w:color="auto"/>
            <w:bottom w:val="none" w:sz="0" w:space="0" w:color="auto"/>
            <w:right w:val="none" w:sz="0" w:space="0" w:color="auto"/>
          </w:divBdr>
        </w:div>
        <w:div w:id="1894123917">
          <w:marLeft w:val="640"/>
          <w:marRight w:val="0"/>
          <w:marTop w:val="0"/>
          <w:marBottom w:val="0"/>
          <w:divBdr>
            <w:top w:val="none" w:sz="0" w:space="0" w:color="auto"/>
            <w:left w:val="none" w:sz="0" w:space="0" w:color="auto"/>
            <w:bottom w:val="none" w:sz="0" w:space="0" w:color="auto"/>
            <w:right w:val="none" w:sz="0" w:space="0" w:color="auto"/>
          </w:divBdr>
        </w:div>
        <w:div w:id="1839885041">
          <w:marLeft w:val="640"/>
          <w:marRight w:val="0"/>
          <w:marTop w:val="0"/>
          <w:marBottom w:val="0"/>
          <w:divBdr>
            <w:top w:val="none" w:sz="0" w:space="0" w:color="auto"/>
            <w:left w:val="none" w:sz="0" w:space="0" w:color="auto"/>
            <w:bottom w:val="none" w:sz="0" w:space="0" w:color="auto"/>
            <w:right w:val="none" w:sz="0" w:space="0" w:color="auto"/>
          </w:divBdr>
        </w:div>
        <w:div w:id="892352974">
          <w:marLeft w:val="640"/>
          <w:marRight w:val="0"/>
          <w:marTop w:val="0"/>
          <w:marBottom w:val="0"/>
          <w:divBdr>
            <w:top w:val="none" w:sz="0" w:space="0" w:color="auto"/>
            <w:left w:val="none" w:sz="0" w:space="0" w:color="auto"/>
            <w:bottom w:val="none" w:sz="0" w:space="0" w:color="auto"/>
            <w:right w:val="none" w:sz="0" w:space="0" w:color="auto"/>
          </w:divBdr>
        </w:div>
        <w:div w:id="689336512">
          <w:marLeft w:val="640"/>
          <w:marRight w:val="0"/>
          <w:marTop w:val="0"/>
          <w:marBottom w:val="0"/>
          <w:divBdr>
            <w:top w:val="none" w:sz="0" w:space="0" w:color="auto"/>
            <w:left w:val="none" w:sz="0" w:space="0" w:color="auto"/>
            <w:bottom w:val="none" w:sz="0" w:space="0" w:color="auto"/>
            <w:right w:val="none" w:sz="0" w:space="0" w:color="auto"/>
          </w:divBdr>
        </w:div>
        <w:div w:id="403795189">
          <w:marLeft w:val="640"/>
          <w:marRight w:val="0"/>
          <w:marTop w:val="0"/>
          <w:marBottom w:val="0"/>
          <w:divBdr>
            <w:top w:val="none" w:sz="0" w:space="0" w:color="auto"/>
            <w:left w:val="none" w:sz="0" w:space="0" w:color="auto"/>
            <w:bottom w:val="none" w:sz="0" w:space="0" w:color="auto"/>
            <w:right w:val="none" w:sz="0" w:space="0" w:color="auto"/>
          </w:divBdr>
        </w:div>
        <w:div w:id="569657617">
          <w:marLeft w:val="640"/>
          <w:marRight w:val="0"/>
          <w:marTop w:val="0"/>
          <w:marBottom w:val="0"/>
          <w:divBdr>
            <w:top w:val="none" w:sz="0" w:space="0" w:color="auto"/>
            <w:left w:val="none" w:sz="0" w:space="0" w:color="auto"/>
            <w:bottom w:val="none" w:sz="0" w:space="0" w:color="auto"/>
            <w:right w:val="none" w:sz="0" w:space="0" w:color="auto"/>
          </w:divBdr>
        </w:div>
        <w:div w:id="1103456153">
          <w:marLeft w:val="640"/>
          <w:marRight w:val="0"/>
          <w:marTop w:val="0"/>
          <w:marBottom w:val="0"/>
          <w:divBdr>
            <w:top w:val="none" w:sz="0" w:space="0" w:color="auto"/>
            <w:left w:val="none" w:sz="0" w:space="0" w:color="auto"/>
            <w:bottom w:val="none" w:sz="0" w:space="0" w:color="auto"/>
            <w:right w:val="none" w:sz="0" w:space="0" w:color="auto"/>
          </w:divBdr>
        </w:div>
        <w:div w:id="1930236624">
          <w:marLeft w:val="640"/>
          <w:marRight w:val="0"/>
          <w:marTop w:val="0"/>
          <w:marBottom w:val="0"/>
          <w:divBdr>
            <w:top w:val="none" w:sz="0" w:space="0" w:color="auto"/>
            <w:left w:val="none" w:sz="0" w:space="0" w:color="auto"/>
            <w:bottom w:val="none" w:sz="0" w:space="0" w:color="auto"/>
            <w:right w:val="none" w:sz="0" w:space="0" w:color="auto"/>
          </w:divBdr>
        </w:div>
        <w:div w:id="1268738668">
          <w:marLeft w:val="640"/>
          <w:marRight w:val="0"/>
          <w:marTop w:val="0"/>
          <w:marBottom w:val="0"/>
          <w:divBdr>
            <w:top w:val="none" w:sz="0" w:space="0" w:color="auto"/>
            <w:left w:val="none" w:sz="0" w:space="0" w:color="auto"/>
            <w:bottom w:val="none" w:sz="0" w:space="0" w:color="auto"/>
            <w:right w:val="none" w:sz="0" w:space="0" w:color="auto"/>
          </w:divBdr>
        </w:div>
        <w:div w:id="1413695858">
          <w:marLeft w:val="640"/>
          <w:marRight w:val="0"/>
          <w:marTop w:val="0"/>
          <w:marBottom w:val="0"/>
          <w:divBdr>
            <w:top w:val="none" w:sz="0" w:space="0" w:color="auto"/>
            <w:left w:val="none" w:sz="0" w:space="0" w:color="auto"/>
            <w:bottom w:val="none" w:sz="0" w:space="0" w:color="auto"/>
            <w:right w:val="none" w:sz="0" w:space="0" w:color="auto"/>
          </w:divBdr>
        </w:div>
        <w:div w:id="857236500">
          <w:marLeft w:val="640"/>
          <w:marRight w:val="0"/>
          <w:marTop w:val="0"/>
          <w:marBottom w:val="0"/>
          <w:divBdr>
            <w:top w:val="none" w:sz="0" w:space="0" w:color="auto"/>
            <w:left w:val="none" w:sz="0" w:space="0" w:color="auto"/>
            <w:bottom w:val="none" w:sz="0" w:space="0" w:color="auto"/>
            <w:right w:val="none" w:sz="0" w:space="0" w:color="auto"/>
          </w:divBdr>
        </w:div>
        <w:div w:id="2129733732">
          <w:marLeft w:val="640"/>
          <w:marRight w:val="0"/>
          <w:marTop w:val="0"/>
          <w:marBottom w:val="0"/>
          <w:divBdr>
            <w:top w:val="none" w:sz="0" w:space="0" w:color="auto"/>
            <w:left w:val="none" w:sz="0" w:space="0" w:color="auto"/>
            <w:bottom w:val="none" w:sz="0" w:space="0" w:color="auto"/>
            <w:right w:val="none" w:sz="0" w:space="0" w:color="auto"/>
          </w:divBdr>
        </w:div>
        <w:div w:id="299043128">
          <w:marLeft w:val="640"/>
          <w:marRight w:val="0"/>
          <w:marTop w:val="0"/>
          <w:marBottom w:val="0"/>
          <w:divBdr>
            <w:top w:val="none" w:sz="0" w:space="0" w:color="auto"/>
            <w:left w:val="none" w:sz="0" w:space="0" w:color="auto"/>
            <w:bottom w:val="none" w:sz="0" w:space="0" w:color="auto"/>
            <w:right w:val="none" w:sz="0" w:space="0" w:color="auto"/>
          </w:divBdr>
        </w:div>
        <w:div w:id="995381391">
          <w:marLeft w:val="640"/>
          <w:marRight w:val="0"/>
          <w:marTop w:val="0"/>
          <w:marBottom w:val="0"/>
          <w:divBdr>
            <w:top w:val="none" w:sz="0" w:space="0" w:color="auto"/>
            <w:left w:val="none" w:sz="0" w:space="0" w:color="auto"/>
            <w:bottom w:val="none" w:sz="0" w:space="0" w:color="auto"/>
            <w:right w:val="none" w:sz="0" w:space="0" w:color="auto"/>
          </w:divBdr>
        </w:div>
        <w:div w:id="251354125">
          <w:marLeft w:val="640"/>
          <w:marRight w:val="0"/>
          <w:marTop w:val="0"/>
          <w:marBottom w:val="0"/>
          <w:divBdr>
            <w:top w:val="none" w:sz="0" w:space="0" w:color="auto"/>
            <w:left w:val="none" w:sz="0" w:space="0" w:color="auto"/>
            <w:bottom w:val="none" w:sz="0" w:space="0" w:color="auto"/>
            <w:right w:val="none" w:sz="0" w:space="0" w:color="auto"/>
          </w:divBdr>
        </w:div>
        <w:div w:id="4476826">
          <w:marLeft w:val="640"/>
          <w:marRight w:val="0"/>
          <w:marTop w:val="0"/>
          <w:marBottom w:val="0"/>
          <w:divBdr>
            <w:top w:val="none" w:sz="0" w:space="0" w:color="auto"/>
            <w:left w:val="none" w:sz="0" w:space="0" w:color="auto"/>
            <w:bottom w:val="none" w:sz="0" w:space="0" w:color="auto"/>
            <w:right w:val="none" w:sz="0" w:space="0" w:color="auto"/>
          </w:divBdr>
        </w:div>
        <w:div w:id="2020816549">
          <w:marLeft w:val="640"/>
          <w:marRight w:val="0"/>
          <w:marTop w:val="0"/>
          <w:marBottom w:val="0"/>
          <w:divBdr>
            <w:top w:val="none" w:sz="0" w:space="0" w:color="auto"/>
            <w:left w:val="none" w:sz="0" w:space="0" w:color="auto"/>
            <w:bottom w:val="none" w:sz="0" w:space="0" w:color="auto"/>
            <w:right w:val="none" w:sz="0" w:space="0" w:color="auto"/>
          </w:divBdr>
        </w:div>
        <w:div w:id="1875730036">
          <w:marLeft w:val="640"/>
          <w:marRight w:val="0"/>
          <w:marTop w:val="0"/>
          <w:marBottom w:val="0"/>
          <w:divBdr>
            <w:top w:val="none" w:sz="0" w:space="0" w:color="auto"/>
            <w:left w:val="none" w:sz="0" w:space="0" w:color="auto"/>
            <w:bottom w:val="none" w:sz="0" w:space="0" w:color="auto"/>
            <w:right w:val="none" w:sz="0" w:space="0" w:color="auto"/>
          </w:divBdr>
        </w:div>
        <w:div w:id="741414518">
          <w:marLeft w:val="640"/>
          <w:marRight w:val="0"/>
          <w:marTop w:val="0"/>
          <w:marBottom w:val="0"/>
          <w:divBdr>
            <w:top w:val="none" w:sz="0" w:space="0" w:color="auto"/>
            <w:left w:val="none" w:sz="0" w:space="0" w:color="auto"/>
            <w:bottom w:val="none" w:sz="0" w:space="0" w:color="auto"/>
            <w:right w:val="none" w:sz="0" w:space="0" w:color="auto"/>
          </w:divBdr>
        </w:div>
        <w:div w:id="973366290">
          <w:marLeft w:val="640"/>
          <w:marRight w:val="0"/>
          <w:marTop w:val="0"/>
          <w:marBottom w:val="0"/>
          <w:divBdr>
            <w:top w:val="none" w:sz="0" w:space="0" w:color="auto"/>
            <w:left w:val="none" w:sz="0" w:space="0" w:color="auto"/>
            <w:bottom w:val="none" w:sz="0" w:space="0" w:color="auto"/>
            <w:right w:val="none" w:sz="0" w:space="0" w:color="auto"/>
          </w:divBdr>
        </w:div>
        <w:div w:id="788742350">
          <w:marLeft w:val="640"/>
          <w:marRight w:val="0"/>
          <w:marTop w:val="0"/>
          <w:marBottom w:val="0"/>
          <w:divBdr>
            <w:top w:val="none" w:sz="0" w:space="0" w:color="auto"/>
            <w:left w:val="none" w:sz="0" w:space="0" w:color="auto"/>
            <w:bottom w:val="none" w:sz="0" w:space="0" w:color="auto"/>
            <w:right w:val="none" w:sz="0" w:space="0" w:color="auto"/>
          </w:divBdr>
        </w:div>
        <w:div w:id="757752200">
          <w:marLeft w:val="640"/>
          <w:marRight w:val="0"/>
          <w:marTop w:val="0"/>
          <w:marBottom w:val="0"/>
          <w:divBdr>
            <w:top w:val="none" w:sz="0" w:space="0" w:color="auto"/>
            <w:left w:val="none" w:sz="0" w:space="0" w:color="auto"/>
            <w:bottom w:val="none" w:sz="0" w:space="0" w:color="auto"/>
            <w:right w:val="none" w:sz="0" w:space="0" w:color="auto"/>
          </w:divBdr>
        </w:div>
        <w:div w:id="1214849171">
          <w:marLeft w:val="640"/>
          <w:marRight w:val="0"/>
          <w:marTop w:val="0"/>
          <w:marBottom w:val="0"/>
          <w:divBdr>
            <w:top w:val="none" w:sz="0" w:space="0" w:color="auto"/>
            <w:left w:val="none" w:sz="0" w:space="0" w:color="auto"/>
            <w:bottom w:val="none" w:sz="0" w:space="0" w:color="auto"/>
            <w:right w:val="none" w:sz="0" w:space="0" w:color="auto"/>
          </w:divBdr>
        </w:div>
        <w:div w:id="793792584">
          <w:marLeft w:val="640"/>
          <w:marRight w:val="0"/>
          <w:marTop w:val="0"/>
          <w:marBottom w:val="0"/>
          <w:divBdr>
            <w:top w:val="none" w:sz="0" w:space="0" w:color="auto"/>
            <w:left w:val="none" w:sz="0" w:space="0" w:color="auto"/>
            <w:bottom w:val="none" w:sz="0" w:space="0" w:color="auto"/>
            <w:right w:val="none" w:sz="0" w:space="0" w:color="auto"/>
          </w:divBdr>
        </w:div>
        <w:div w:id="184251304">
          <w:marLeft w:val="640"/>
          <w:marRight w:val="0"/>
          <w:marTop w:val="0"/>
          <w:marBottom w:val="0"/>
          <w:divBdr>
            <w:top w:val="none" w:sz="0" w:space="0" w:color="auto"/>
            <w:left w:val="none" w:sz="0" w:space="0" w:color="auto"/>
            <w:bottom w:val="none" w:sz="0" w:space="0" w:color="auto"/>
            <w:right w:val="none" w:sz="0" w:space="0" w:color="auto"/>
          </w:divBdr>
        </w:div>
        <w:div w:id="749278663">
          <w:marLeft w:val="640"/>
          <w:marRight w:val="0"/>
          <w:marTop w:val="0"/>
          <w:marBottom w:val="0"/>
          <w:divBdr>
            <w:top w:val="none" w:sz="0" w:space="0" w:color="auto"/>
            <w:left w:val="none" w:sz="0" w:space="0" w:color="auto"/>
            <w:bottom w:val="none" w:sz="0" w:space="0" w:color="auto"/>
            <w:right w:val="none" w:sz="0" w:space="0" w:color="auto"/>
          </w:divBdr>
        </w:div>
        <w:div w:id="1858470575">
          <w:marLeft w:val="640"/>
          <w:marRight w:val="0"/>
          <w:marTop w:val="0"/>
          <w:marBottom w:val="0"/>
          <w:divBdr>
            <w:top w:val="none" w:sz="0" w:space="0" w:color="auto"/>
            <w:left w:val="none" w:sz="0" w:space="0" w:color="auto"/>
            <w:bottom w:val="none" w:sz="0" w:space="0" w:color="auto"/>
            <w:right w:val="none" w:sz="0" w:space="0" w:color="auto"/>
          </w:divBdr>
        </w:div>
        <w:div w:id="146284103">
          <w:marLeft w:val="640"/>
          <w:marRight w:val="0"/>
          <w:marTop w:val="0"/>
          <w:marBottom w:val="0"/>
          <w:divBdr>
            <w:top w:val="none" w:sz="0" w:space="0" w:color="auto"/>
            <w:left w:val="none" w:sz="0" w:space="0" w:color="auto"/>
            <w:bottom w:val="none" w:sz="0" w:space="0" w:color="auto"/>
            <w:right w:val="none" w:sz="0" w:space="0" w:color="auto"/>
          </w:divBdr>
        </w:div>
        <w:div w:id="258147066">
          <w:marLeft w:val="640"/>
          <w:marRight w:val="0"/>
          <w:marTop w:val="0"/>
          <w:marBottom w:val="0"/>
          <w:divBdr>
            <w:top w:val="none" w:sz="0" w:space="0" w:color="auto"/>
            <w:left w:val="none" w:sz="0" w:space="0" w:color="auto"/>
            <w:bottom w:val="none" w:sz="0" w:space="0" w:color="auto"/>
            <w:right w:val="none" w:sz="0" w:space="0" w:color="auto"/>
          </w:divBdr>
        </w:div>
        <w:div w:id="1033383899">
          <w:marLeft w:val="640"/>
          <w:marRight w:val="0"/>
          <w:marTop w:val="0"/>
          <w:marBottom w:val="0"/>
          <w:divBdr>
            <w:top w:val="none" w:sz="0" w:space="0" w:color="auto"/>
            <w:left w:val="none" w:sz="0" w:space="0" w:color="auto"/>
            <w:bottom w:val="none" w:sz="0" w:space="0" w:color="auto"/>
            <w:right w:val="none" w:sz="0" w:space="0" w:color="auto"/>
          </w:divBdr>
        </w:div>
        <w:div w:id="181480027">
          <w:marLeft w:val="640"/>
          <w:marRight w:val="0"/>
          <w:marTop w:val="0"/>
          <w:marBottom w:val="0"/>
          <w:divBdr>
            <w:top w:val="none" w:sz="0" w:space="0" w:color="auto"/>
            <w:left w:val="none" w:sz="0" w:space="0" w:color="auto"/>
            <w:bottom w:val="none" w:sz="0" w:space="0" w:color="auto"/>
            <w:right w:val="none" w:sz="0" w:space="0" w:color="auto"/>
          </w:divBdr>
        </w:div>
        <w:div w:id="1988704049">
          <w:marLeft w:val="640"/>
          <w:marRight w:val="0"/>
          <w:marTop w:val="0"/>
          <w:marBottom w:val="0"/>
          <w:divBdr>
            <w:top w:val="none" w:sz="0" w:space="0" w:color="auto"/>
            <w:left w:val="none" w:sz="0" w:space="0" w:color="auto"/>
            <w:bottom w:val="none" w:sz="0" w:space="0" w:color="auto"/>
            <w:right w:val="none" w:sz="0" w:space="0" w:color="auto"/>
          </w:divBdr>
        </w:div>
        <w:div w:id="1573462785">
          <w:marLeft w:val="640"/>
          <w:marRight w:val="0"/>
          <w:marTop w:val="0"/>
          <w:marBottom w:val="0"/>
          <w:divBdr>
            <w:top w:val="none" w:sz="0" w:space="0" w:color="auto"/>
            <w:left w:val="none" w:sz="0" w:space="0" w:color="auto"/>
            <w:bottom w:val="none" w:sz="0" w:space="0" w:color="auto"/>
            <w:right w:val="none" w:sz="0" w:space="0" w:color="auto"/>
          </w:divBdr>
        </w:div>
        <w:div w:id="1823811293">
          <w:marLeft w:val="640"/>
          <w:marRight w:val="0"/>
          <w:marTop w:val="0"/>
          <w:marBottom w:val="0"/>
          <w:divBdr>
            <w:top w:val="none" w:sz="0" w:space="0" w:color="auto"/>
            <w:left w:val="none" w:sz="0" w:space="0" w:color="auto"/>
            <w:bottom w:val="none" w:sz="0" w:space="0" w:color="auto"/>
            <w:right w:val="none" w:sz="0" w:space="0" w:color="auto"/>
          </w:divBdr>
        </w:div>
        <w:div w:id="1954286182">
          <w:marLeft w:val="640"/>
          <w:marRight w:val="0"/>
          <w:marTop w:val="0"/>
          <w:marBottom w:val="0"/>
          <w:divBdr>
            <w:top w:val="none" w:sz="0" w:space="0" w:color="auto"/>
            <w:left w:val="none" w:sz="0" w:space="0" w:color="auto"/>
            <w:bottom w:val="none" w:sz="0" w:space="0" w:color="auto"/>
            <w:right w:val="none" w:sz="0" w:space="0" w:color="auto"/>
          </w:divBdr>
        </w:div>
        <w:div w:id="2136096952">
          <w:marLeft w:val="640"/>
          <w:marRight w:val="0"/>
          <w:marTop w:val="0"/>
          <w:marBottom w:val="0"/>
          <w:divBdr>
            <w:top w:val="none" w:sz="0" w:space="0" w:color="auto"/>
            <w:left w:val="none" w:sz="0" w:space="0" w:color="auto"/>
            <w:bottom w:val="none" w:sz="0" w:space="0" w:color="auto"/>
            <w:right w:val="none" w:sz="0" w:space="0" w:color="auto"/>
          </w:divBdr>
        </w:div>
        <w:div w:id="1591233911">
          <w:marLeft w:val="640"/>
          <w:marRight w:val="0"/>
          <w:marTop w:val="0"/>
          <w:marBottom w:val="0"/>
          <w:divBdr>
            <w:top w:val="none" w:sz="0" w:space="0" w:color="auto"/>
            <w:left w:val="none" w:sz="0" w:space="0" w:color="auto"/>
            <w:bottom w:val="none" w:sz="0" w:space="0" w:color="auto"/>
            <w:right w:val="none" w:sz="0" w:space="0" w:color="auto"/>
          </w:divBdr>
        </w:div>
        <w:div w:id="1641229577">
          <w:marLeft w:val="640"/>
          <w:marRight w:val="0"/>
          <w:marTop w:val="0"/>
          <w:marBottom w:val="0"/>
          <w:divBdr>
            <w:top w:val="none" w:sz="0" w:space="0" w:color="auto"/>
            <w:left w:val="none" w:sz="0" w:space="0" w:color="auto"/>
            <w:bottom w:val="none" w:sz="0" w:space="0" w:color="auto"/>
            <w:right w:val="none" w:sz="0" w:space="0" w:color="auto"/>
          </w:divBdr>
        </w:div>
        <w:div w:id="1196431464">
          <w:marLeft w:val="640"/>
          <w:marRight w:val="0"/>
          <w:marTop w:val="0"/>
          <w:marBottom w:val="0"/>
          <w:divBdr>
            <w:top w:val="none" w:sz="0" w:space="0" w:color="auto"/>
            <w:left w:val="none" w:sz="0" w:space="0" w:color="auto"/>
            <w:bottom w:val="none" w:sz="0" w:space="0" w:color="auto"/>
            <w:right w:val="none" w:sz="0" w:space="0" w:color="auto"/>
          </w:divBdr>
        </w:div>
        <w:div w:id="1305698480">
          <w:marLeft w:val="640"/>
          <w:marRight w:val="0"/>
          <w:marTop w:val="0"/>
          <w:marBottom w:val="0"/>
          <w:divBdr>
            <w:top w:val="none" w:sz="0" w:space="0" w:color="auto"/>
            <w:left w:val="none" w:sz="0" w:space="0" w:color="auto"/>
            <w:bottom w:val="none" w:sz="0" w:space="0" w:color="auto"/>
            <w:right w:val="none" w:sz="0" w:space="0" w:color="auto"/>
          </w:divBdr>
        </w:div>
        <w:div w:id="1736008166">
          <w:marLeft w:val="640"/>
          <w:marRight w:val="0"/>
          <w:marTop w:val="0"/>
          <w:marBottom w:val="0"/>
          <w:divBdr>
            <w:top w:val="none" w:sz="0" w:space="0" w:color="auto"/>
            <w:left w:val="none" w:sz="0" w:space="0" w:color="auto"/>
            <w:bottom w:val="none" w:sz="0" w:space="0" w:color="auto"/>
            <w:right w:val="none" w:sz="0" w:space="0" w:color="auto"/>
          </w:divBdr>
        </w:div>
        <w:div w:id="1803502756">
          <w:marLeft w:val="640"/>
          <w:marRight w:val="0"/>
          <w:marTop w:val="0"/>
          <w:marBottom w:val="0"/>
          <w:divBdr>
            <w:top w:val="none" w:sz="0" w:space="0" w:color="auto"/>
            <w:left w:val="none" w:sz="0" w:space="0" w:color="auto"/>
            <w:bottom w:val="none" w:sz="0" w:space="0" w:color="auto"/>
            <w:right w:val="none" w:sz="0" w:space="0" w:color="auto"/>
          </w:divBdr>
        </w:div>
        <w:div w:id="1504465825">
          <w:marLeft w:val="640"/>
          <w:marRight w:val="0"/>
          <w:marTop w:val="0"/>
          <w:marBottom w:val="0"/>
          <w:divBdr>
            <w:top w:val="none" w:sz="0" w:space="0" w:color="auto"/>
            <w:left w:val="none" w:sz="0" w:space="0" w:color="auto"/>
            <w:bottom w:val="none" w:sz="0" w:space="0" w:color="auto"/>
            <w:right w:val="none" w:sz="0" w:space="0" w:color="auto"/>
          </w:divBdr>
        </w:div>
        <w:div w:id="1982078245">
          <w:marLeft w:val="640"/>
          <w:marRight w:val="0"/>
          <w:marTop w:val="0"/>
          <w:marBottom w:val="0"/>
          <w:divBdr>
            <w:top w:val="none" w:sz="0" w:space="0" w:color="auto"/>
            <w:left w:val="none" w:sz="0" w:space="0" w:color="auto"/>
            <w:bottom w:val="none" w:sz="0" w:space="0" w:color="auto"/>
            <w:right w:val="none" w:sz="0" w:space="0" w:color="auto"/>
          </w:divBdr>
        </w:div>
        <w:div w:id="786002701">
          <w:marLeft w:val="640"/>
          <w:marRight w:val="0"/>
          <w:marTop w:val="0"/>
          <w:marBottom w:val="0"/>
          <w:divBdr>
            <w:top w:val="none" w:sz="0" w:space="0" w:color="auto"/>
            <w:left w:val="none" w:sz="0" w:space="0" w:color="auto"/>
            <w:bottom w:val="none" w:sz="0" w:space="0" w:color="auto"/>
            <w:right w:val="none" w:sz="0" w:space="0" w:color="auto"/>
          </w:divBdr>
        </w:div>
        <w:div w:id="1480030797">
          <w:marLeft w:val="640"/>
          <w:marRight w:val="0"/>
          <w:marTop w:val="0"/>
          <w:marBottom w:val="0"/>
          <w:divBdr>
            <w:top w:val="none" w:sz="0" w:space="0" w:color="auto"/>
            <w:left w:val="none" w:sz="0" w:space="0" w:color="auto"/>
            <w:bottom w:val="none" w:sz="0" w:space="0" w:color="auto"/>
            <w:right w:val="none" w:sz="0" w:space="0" w:color="auto"/>
          </w:divBdr>
        </w:div>
        <w:div w:id="431442198">
          <w:marLeft w:val="640"/>
          <w:marRight w:val="0"/>
          <w:marTop w:val="0"/>
          <w:marBottom w:val="0"/>
          <w:divBdr>
            <w:top w:val="none" w:sz="0" w:space="0" w:color="auto"/>
            <w:left w:val="none" w:sz="0" w:space="0" w:color="auto"/>
            <w:bottom w:val="none" w:sz="0" w:space="0" w:color="auto"/>
            <w:right w:val="none" w:sz="0" w:space="0" w:color="auto"/>
          </w:divBdr>
        </w:div>
        <w:div w:id="1760441805">
          <w:marLeft w:val="640"/>
          <w:marRight w:val="0"/>
          <w:marTop w:val="0"/>
          <w:marBottom w:val="0"/>
          <w:divBdr>
            <w:top w:val="none" w:sz="0" w:space="0" w:color="auto"/>
            <w:left w:val="none" w:sz="0" w:space="0" w:color="auto"/>
            <w:bottom w:val="none" w:sz="0" w:space="0" w:color="auto"/>
            <w:right w:val="none" w:sz="0" w:space="0" w:color="auto"/>
          </w:divBdr>
        </w:div>
        <w:div w:id="372342560">
          <w:marLeft w:val="640"/>
          <w:marRight w:val="0"/>
          <w:marTop w:val="0"/>
          <w:marBottom w:val="0"/>
          <w:divBdr>
            <w:top w:val="none" w:sz="0" w:space="0" w:color="auto"/>
            <w:left w:val="none" w:sz="0" w:space="0" w:color="auto"/>
            <w:bottom w:val="none" w:sz="0" w:space="0" w:color="auto"/>
            <w:right w:val="none" w:sz="0" w:space="0" w:color="auto"/>
          </w:divBdr>
        </w:div>
        <w:div w:id="384763356">
          <w:marLeft w:val="640"/>
          <w:marRight w:val="0"/>
          <w:marTop w:val="0"/>
          <w:marBottom w:val="0"/>
          <w:divBdr>
            <w:top w:val="none" w:sz="0" w:space="0" w:color="auto"/>
            <w:left w:val="none" w:sz="0" w:space="0" w:color="auto"/>
            <w:bottom w:val="none" w:sz="0" w:space="0" w:color="auto"/>
            <w:right w:val="none" w:sz="0" w:space="0" w:color="auto"/>
          </w:divBdr>
        </w:div>
        <w:div w:id="1102216727">
          <w:marLeft w:val="640"/>
          <w:marRight w:val="0"/>
          <w:marTop w:val="0"/>
          <w:marBottom w:val="0"/>
          <w:divBdr>
            <w:top w:val="none" w:sz="0" w:space="0" w:color="auto"/>
            <w:left w:val="none" w:sz="0" w:space="0" w:color="auto"/>
            <w:bottom w:val="none" w:sz="0" w:space="0" w:color="auto"/>
            <w:right w:val="none" w:sz="0" w:space="0" w:color="auto"/>
          </w:divBdr>
        </w:div>
        <w:div w:id="1429960834">
          <w:marLeft w:val="640"/>
          <w:marRight w:val="0"/>
          <w:marTop w:val="0"/>
          <w:marBottom w:val="0"/>
          <w:divBdr>
            <w:top w:val="none" w:sz="0" w:space="0" w:color="auto"/>
            <w:left w:val="none" w:sz="0" w:space="0" w:color="auto"/>
            <w:bottom w:val="none" w:sz="0" w:space="0" w:color="auto"/>
            <w:right w:val="none" w:sz="0" w:space="0" w:color="auto"/>
          </w:divBdr>
        </w:div>
        <w:div w:id="797602340">
          <w:marLeft w:val="640"/>
          <w:marRight w:val="0"/>
          <w:marTop w:val="0"/>
          <w:marBottom w:val="0"/>
          <w:divBdr>
            <w:top w:val="none" w:sz="0" w:space="0" w:color="auto"/>
            <w:left w:val="none" w:sz="0" w:space="0" w:color="auto"/>
            <w:bottom w:val="none" w:sz="0" w:space="0" w:color="auto"/>
            <w:right w:val="none" w:sz="0" w:space="0" w:color="auto"/>
          </w:divBdr>
        </w:div>
        <w:div w:id="118308563">
          <w:marLeft w:val="640"/>
          <w:marRight w:val="0"/>
          <w:marTop w:val="0"/>
          <w:marBottom w:val="0"/>
          <w:divBdr>
            <w:top w:val="none" w:sz="0" w:space="0" w:color="auto"/>
            <w:left w:val="none" w:sz="0" w:space="0" w:color="auto"/>
            <w:bottom w:val="none" w:sz="0" w:space="0" w:color="auto"/>
            <w:right w:val="none" w:sz="0" w:space="0" w:color="auto"/>
          </w:divBdr>
        </w:div>
        <w:div w:id="912472488">
          <w:marLeft w:val="640"/>
          <w:marRight w:val="0"/>
          <w:marTop w:val="0"/>
          <w:marBottom w:val="0"/>
          <w:divBdr>
            <w:top w:val="none" w:sz="0" w:space="0" w:color="auto"/>
            <w:left w:val="none" w:sz="0" w:space="0" w:color="auto"/>
            <w:bottom w:val="none" w:sz="0" w:space="0" w:color="auto"/>
            <w:right w:val="none" w:sz="0" w:space="0" w:color="auto"/>
          </w:divBdr>
        </w:div>
        <w:div w:id="1981499014">
          <w:marLeft w:val="640"/>
          <w:marRight w:val="0"/>
          <w:marTop w:val="0"/>
          <w:marBottom w:val="0"/>
          <w:divBdr>
            <w:top w:val="none" w:sz="0" w:space="0" w:color="auto"/>
            <w:left w:val="none" w:sz="0" w:space="0" w:color="auto"/>
            <w:bottom w:val="none" w:sz="0" w:space="0" w:color="auto"/>
            <w:right w:val="none" w:sz="0" w:space="0" w:color="auto"/>
          </w:divBdr>
        </w:div>
        <w:div w:id="280769238">
          <w:marLeft w:val="640"/>
          <w:marRight w:val="0"/>
          <w:marTop w:val="0"/>
          <w:marBottom w:val="0"/>
          <w:divBdr>
            <w:top w:val="none" w:sz="0" w:space="0" w:color="auto"/>
            <w:left w:val="none" w:sz="0" w:space="0" w:color="auto"/>
            <w:bottom w:val="none" w:sz="0" w:space="0" w:color="auto"/>
            <w:right w:val="none" w:sz="0" w:space="0" w:color="auto"/>
          </w:divBdr>
        </w:div>
        <w:div w:id="1303342343">
          <w:marLeft w:val="640"/>
          <w:marRight w:val="0"/>
          <w:marTop w:val="0"/>
          <w:marBottom w:val="0"/>
          <w:divBdr>
            <w:top w:val="none" w:sz="0" w:space="0" w:color="auto"/>
            <w:left w:val="none" w:sz="0" w:space="0" w:color="auto"/>
            <w:bottom w:val="none" w:sz="0" w:space="0" w:color="auto"/>
            <w:right w:val="none" w:sz="0" w:space="0" w:color="auto"/>
          </w:divBdr>
        </w:div>
        <w:div w:id="1065103438">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765461992">
          <w:marLeft w:val="640"/>
          <w:marRight w:val="0"/>
          <w:marTop w:val="0"/>
          <w:marBottom w:val="0"/>
          <w:divBdr>
            <w:top w:val="none" w:sz="0" w:space="0" w:color="auto"/>
            <w:left w:val="none" w:sz="0" w:space="0" w:color="auto"/>
            <w:bottom w:val="none" w:sz="0" w:space="0" w:color="auto"/>
            <w:right w:val="none" w:sz="0" w:space="0" w:color="auto"/>
          </w:divBdr>
        </w:div>
        <w:div w:id="437023751">
          <w:marLeft w:val="640"/>
          <w:marRight w:val="0"/>
          <w:marTop w:val="0"/>
          <w:marBottom w:val="0"/>
          <w:divBdr>
            <w:top w:val="none" w:sz="0" w:space="0" w:color="auto"/>
            <w:left w:val="none" w:sz="0" w:space="0" w:color="auto"/>
            <w:bottom w:val="none" w:sz="0" w:space="0" w:color="auto"/>
            <w:right w:val="none" w:sz="0" w:space="0" w:color="auto"/>
          </w:divBdr>
        </w:div>
        <w:div w:id="1489325040">
          <w:marLeft w:val="640"/>
          <w:marRight w:val="0"/>
          <w:marTop w:val="0"/>
          <w:marBottom w:val="0"/>
          <w:divBdr>
            <w:top w:val="none" w:sz="0" w:space="0" w:color="auto"/>
            <w:left w:val="none" w:sz="0" w:space="0" w:color="auto"/>
            <w:bottom w:val="none" w:sz="0" w:space="0" w:color="auto"/>
            <w:right w:val="none" w:sz="0" w:space="0" w:color="auto"/>
          </w:divBdr>
        </w:div>
        <w:div w:id="1618246643">
          <w:marLeft w:val="640"/>
          <w:marRight w:val="0"/>
          <w:marTop w:val="0"/>
          <w:marBottom w:val="0"/>
          <w:divBdr>
            <w:top w:val="none" w:sz="0" w:space="0" w:color="auto"/>
            <w:left w:val="none" w:sz="0" w:space="0" w:color="auto"/>
            <w:bottom w:val="none" w:sz="0" w:space="0" w:color="auto"/>
            <w:right w:val="none" w:sz="0" w:space="0" w:color="auto"/>
          </w:divBdr>
        </w:div>
        <w:div w:id="943727904">
          <w:marLeft w:val="640"/>
          <w:marRight w:val="0"/>
          <w:marTop w:val="0"/>
          <w:marBottom w:val="0"/>
          <w:divBdr>
            <w:top w:val="none" w:sz="0" w:space="0" w:color="auto"/>
            <w:left w:val="none" w:sz="0" w:space="0" w:color="auto"/>
            <w:bottom w:val="none" w:sz="0" w:space="0" w:color="auto"/>
            <w:right w:val="none" w:sz="0" w:space="0" w:color="auto"/>
          </w:divBdr>
        </w:div>
        <w:div w:id="1394811793">
          <w:marLeft w:val="640"/>
          <w:marRight w:val="0"/>
          <w:marTop w:val="0"/>
          <w:marBottom w:val="0"/>
          <w:divBdr>
            <w:top w:val="none" w:sz="0" w:space="0" w:color="auto"/>
            <w:left w:val="none" w:sz="0" w:space="0" w:color="auto"/>
            <w:bottom w:val="none" w:sz="0" w:space="0" w:color="auto"/>
            <w:right w:val="none" w:sz="0" w:space="0" w:color="auto"/>
          </w:divBdr>
        </w:div>
        <w:div w:id="71123131">
          <w:marLeft w:val="640"/>
          <w:marRight w:val="0"/>
          <w:marTop w:val="0"/>
          <w:marBottom w:val="0"/>
          <w:divBdr>
            <w:top w:val="none" w:sz="0" w:space="0" w:color="auto"/>
            <w:left w:val="none" w:sz="0" w:space="0" w:color="auto"/>
            <w:bottom w:val="none" w:sz="0" w:space="0" w:color="auto"/>
            <w:right w:val="none" w:sz="0" w:space="0" w:color="auto"/>
          </w:divBdr>
        </w:div>
        <w:div w:id="1927879499">
          <w:marLeft w:val="640"/>
          <w:marRight w:val="0"/>
          <w:marTop w:val="0"/>
          <w:marBottom w:val="0"/>
          <w:divBdr>
            <w:top w:val="none" w:sz="0" w:space="0" w:color="auto"/>
            <w:left w:val="none" w:sz="0" w:space="0" w:color="auto"/>
            <w:bottom w:val="none" w:sz="0" w:space="0" w:color="auto"/>
            <w:right w:val="none" w:sz="0" w:space="0" w:color="auto"/>
          </w:divBdr>
        </w:div>
        <w:div w:id="455804138">
          <w:marLeft w:val="640"/>
          <w:marRight w:val="0"/>
          <w:marTop w:val="0"/>
          <w:marBottom w:val="0"/>
          <w:divBdr>
            <w:top w:val="none" w:sz="0" w:space="0" w:color="auto"/>
            <w:left w:val="none" w:sz="0" w:space="0" w:color="auto"/>
            <w:bottom w:val="none" w:sz="0" w:space="0" w:color="auto"/>
            <w:right w:val="none" w:sz="0" w:space="0" w:color="auto"/>
          </w:divBdr>
        </w:div>
        <w:div w:id="37708671">
          <w:marLeft w:val="640"/>
          <w:marRight w:val="0"/>
          <w:marTop w:val="0"/>
          <w:marBottom w:val="0"/>
          <w:divBdr>
            <w:top w:val="none" w:sz="0" w:space="0" w:color="auto"/>
            <w:left w:val="none" w:sz="0" w:space="0" w:color="auto"/>
            <w:bottom w:val="none" w:sz="0" w:space="0" w:color="auto"/>
            <w:right w:val="none" w:sz="0" w:space="0" w:color="auto"/>
          </w:divBdr>
        </w:div>
        <w:div w:id="490366999">
          <w:marLeft w:val="640"/>
          <w:marRight w:val="0"/>
          <w:marTop w:val="0"/>
          <w:marBottom w:val="0"/>
          <w:divBdr>
            <w:top w:val="none" w:sz="0" w:space="0" w:color="auto"/>
            <w:left w:val="none" w:sz="0" w:space="0" w:color="auto"/>
            <w:bottom w:val="none" w:sz="0" w:space="0" w:color="auto"/>
            <w:right w:val="none" w:sz="0" w:space="0" w:color="auto"/>
          </w:divBdr>
        </w:div>
        <w:div w:id="1931506777">
          <w:marLeft w:val="640"/>
          <w:marRight w:val="0"/>
          <w:marTop w:val="0"/>
          <w:marBottom w:val="0"/>
          <w:divBdr>
            <w:top w:val="none" w:sz="0" w:space="0" w:color="auto"/>
            <w:left w:val="none" w:sz="0" w:space="0" w:color="auto"/>
            <w:bottom w:val="none" w:sz="0" w:space="0" w:color="auto"/>
            <w:right w:val="none" w:sz="0" w:space="0" w:color="auto"/>
          </w:divBdr>
        </w:div>
        <w:div w:id="800147063">
          <w:marLeft w:val="640"/>
          <w:marRight w:val="0"/>
          <w:marTop w:val="0"/>
          <w:marBottom w:val="0"/>
          <w:divBdr>
            <w:top w:val="none" w:sz="0" w:space="0" w:color="auto"/>
            <w:left w:val="none" w:sz="0" w:space="0" w:color="auto"/>
            <w:bottom w:val="none" w:sz="0" w:space="0" w:color="auto"/>
            <w:right w:val="none" w:sz="0" w:space="0" w:color="auto"/>
          </w:divBdr>
        </w:div>
        <w:div w:id="1884051793">
          <w:marLeft w:val="640"/>
          <w:marRight w:val="0"/>
          <w:marTop w:val="0"/>
          <w:marBottom w:val="0"/>
          <w:divBdr>
            <w:top w:val="none" w:sz="0" w:space="0" w:color="auto"/>
            <w:left w:val="none" w:sz="0" w:space="0" w:color="auto"/>
            <w:bottom w:val="none" w:sz="0" w:space="0" w:color="auto"/>
            <w:right w:val="none" w:sz="0" w:space="0" w:color="auto"/>
          </w:divBdr>
        </w:div>
        <w:div w:id="184100238">
          <w:marLeft w:val="640"/>
          <w:marRight w:val="0"/>
          <w:marTop w:val="0"/>
          <w:marBottom w:val="0"/>
          <w:divBdr>
            <w:top w:val="none" w:sz="0" w:space="0" w:color="auto"/>
            <w:left w:val="none" w:sz="0" w:space="0" w:color="auto"/>
            <w:bottom w:val="none" w:sz="0" w:space="0" w:color="auto"/>
            <w:right w:val="none" w:sz="0" w:space="0" w:color="auto"/>
          </w:divBdr>
        </w:div>
        <w:div w:id="1417822091">
          <w:marLeft w:val="640"/>
          <w:marRight w:val="0"/>
          <w:marTop w:val="0"/>
          <w:marBottom w:val="0"/>
          <w:divBdr>
            <w:top w:val="none" w:sz="0" w:space="0" w:color="auto"/>
            <w:left w:val="none" w:sz="0" w:space="0" w:color="auto"/>
            <w:bottom w:val="none" w:sz="0" w:space="0" w:color="auto"/>
            <w:right w:val="none" w:sz="0" w:space="0" w:color="auto"/>
          </w:divBdr>
        </w:div>
        <w:div w:id="1249271793">
          <w:marLeft w:val="640"/>
          <w:marRight w:val="0"/>
          <w:marTop w:val="0"/>
          <w:marBottom w:val="0"/>
          <w:divBdr>
            <w:top w:val="none" w:sz="0" w:space="0" w:color="auto"/>
            <w:left w:val="none" w:sz="0" w:space="0" w:color="auto"/>
            <w:bottom w:val="none" w:sz="0" w:space="0" w:color="auto"/>
            <w:right w:val="none" w:sz="0" w:space="0" w:color="auto"/>
          </w:divBdr>
        </w:div>
        <w:div w:id="1374842757">
          <w:marLeft w:val="640"/>
          <w:marRight w:val="0"/>
          <w:marTop w:val="0"/>
          <w:marBottom w:val="0"/>
          <w:divBdr>
            <w:top w:val="none" w:sz="0" w:space="0" w:color="auto"/>
            <w:left w:val="none" w:sz="0" w:space="0" w:color="auto"/>
            <w:bottom w:val="none" w:sz="0" w:space="0" w:color="auto"/>
            <w:right w:val="none" w:sz="0" w:space="0" w:color="auto"/>
          </w:divBdr>
        </w:div>
        <w:div w:id="1916432247">
          <w:marLeft w:val="640"/>
          <w:marRight w:val="0"/>
          <w:marTop w:val="0"/>
          <w:marBottom w:val="0"/>
          <w:divBdr>
            <w:top w:val="none" w:sz="0" w:space="0" w:color="auto"/>
            <w:left w:val="none" w:sz="0" w:space="0" w:color="auto"/>
            <w:bottom w:val="none" w:sz="0" w:space="0" w:color="auto"/>
            <w:right w:val="none" w:sz="0" w:space="0" w:color="auto"/>
          </w:divBdr>
        </w:div>
        <w:div w:id="1362628084">
          <w:marLeft w:val="640"/>
          <w:marRight w:val="0"/>
          <w:marTop w:val="0"/>
          <w:marBottom w:val="0"/>
          <w:divBdr>
            <w:top w:val="none" w:sz="0" w:space="0" w:color="auto"/>
            <w:left w:val="none" w:sz="0" w:space="0" w:color="auto"/>
            <w:bottom w:val="none" w:sz="0" w:space="0" w:color="auto"/>
            <w:right w:val="none" w:sz="0" w:space="0" w:color="auto"/>
          </w:divBdr>
        </w:div>
        <w:div w:id="1529684613">
          <w:marLeft w:val="640"/>
          <w:marRight w:val="0"/>
          <w:marTop w:val="0"/>
          <w:marBottom w:val="0"/>
          <w:divBdr>
            <w:top w:val="none" w:sz="0" w:space="0" w:color="auto"/>
            <w:left w:val="none" w:sz="0" w:space="0" w:color="auto"/>
            <w:bottom w:val="none" w:sz="0" w:space="0" w:color="auto"/>
            <w:right w:val="none" w:sz="0" w:space="0" w:color="auto"/>
          </w:divBdr>
        </w:div>
        <w:div w:id="1440223161">
          <w:marLeft w:val="640"/>
          <w:marRight w:val="0"/>
          <w:marTop w:val="0"/>
          <w:marBottom w:val="0"/>
          <w:divBdr>
            <w:top w:val="none" w:sz="0" w:space="0" w:color="auto"/>
            <w:left w:val="none" w:sz="0" w:space="0" w:color="auto"/>
            <w:bottom w:val="none" w:sz="0" w:space="0" w:color="auto"/>
            <w:right w:val="none" w:sz="0" w:space="0" w:color="auto"/>
          </w:divBdr>
        </w:div>
        <w:div w:id="867327864">
          <w:marLeft w:val="640"/>
          <w:marRight w:val="0"/>
          <w:marTop w:val="0"/>
          <w:marBottom w:val="0"/>
          <w:divBdr>
            <w:top w:val="none" w:sz="0" w:space="0" w:color="auto"/>
            <w:left w:val="none" w:sz="0" w:space="0" w:color="auto"/>
            <w:bottom w:val="none" w:sz="0" w:space="0" w:color="auto"/>
            <w:right w:val="none" w:sz="0" w:space="0" w:color="auto"/>
          </w:divBdr>
        </w:div>
        <w:div w:id="603078751">
          <w:marLeft w:val="640"/>
          <w:marRight w:val="0"/>
          <w:marTop w:val="0"/>
          <w:marBottom w:val="0"/>
          <w:divBdr>
            <w:top w:val="none" w:sz="0" w:space="0" w:color="auto"/>
            <w:left w:val="none" w:sz="0" w:space="0" w:color="auto"/>
            <w:bottom w:val="none" w:sz="0" w:space="0" w:color="auto"/>
            <w:right w:val="none" w:sz="0" w:space="0" w:color="auto"/>
          </w:divBdr>
        </w:div>
        <w:div w:id="157424874">
          <w:marLeft w:val="640"/>
          <w:marRight w:val="0"/>
          <w:marTop w:val="0"/>
          <w:marBottom w:val="0"/>
          <w:divBdr>
            <w:top w:val="none" w:sz="0" w:space="0" w:color="auto"/>
            <w:left w:val="none" w:sz="0" w:space="0" w:color="auto"/>
            <w:bottom w:val="none" w:sz="0" w:space="0" w:color="auto"/>
            <w:right w:val="none" w:sz="0" w:space="0" w:color="auto"/>
          </w:divBdr>
        </w:div>
        <w:div w:id="1158303918">
          <w:marLeft w:val="640"/>
          <w:marRight w:val="0"/>
          <w:marTop w:val="0"/>
          <w:marBottom w:val="0"/>
          <w:divBdr>
            <w:top w:val="none" w:sz="0" w:space="0" w:color="auto"/>
            <w:left w:val="none" w:sz="0" w:space="0" w:color="auto"/>
            <w:bottom w:val="none" w:sz="0" w:space="0" w:color="auto"/>
            <w:right w:val="none" w:sz="0" w:space="0" w:color="auto"/>
          </w:divBdr>
        </w:div>
        <w:div w:id="847989005">
          <w:marLeft w:val="640"/>
          <w:marRight w:val="0"/>
          <w:marTop w:val="0"/>
          <w:marBottom w:val="0"/>
          <w:divBdr>
            <w:top w:val="none" w:sz="0" w:space="0" w:color="auto"/>
            <w:left w:val="none" w:sz="0" w:space="0" w:color="auto"/>
            <w:bottom w:val="none" w:sz="0" w:space="0" w:color="auto"/>
            <w:right w:val="none" w:sz="0" w:space="0" w:color="auto"/>
          </w:divBdr>
        </w:div>
        <w:div w:id="370688132">
          <w:marLeft w:val="640"/>
          <w:marRight w:val="0"/>
          <w:marTop w:val="0"/>
          <w:marBottom w:val="0"/>
          <w:divBdr>
            <w:top w:val="none" w:sz="0" w:space="0" w:color="auto"/>
            <w:left w:val="none" w:sz="0" w:space="0" w:color="auto"/>
            <w:bottom w:val="none" w:sz="0" w:space="0" w:color="auto"/>
            <w:right w:val="none" w:sz="0" w:space="0" w:color="auto"/>
          </w:divBdr>
        </w:div>
        <w:div w:id="734207121">
          <w:marLeft w:val="640"/>
          <w:marRight w:val="0"/>
          <w:marTop w:val="0"/>
          <w:marBottom w:val="0"/>
          <w:divBdr>
            <w:top w:val="none" w:sz="0" w:space="0" w:color="auto"/>
            <w:left w:val="none" w:sz="0" w:space="0" w:color="auto"/>
            <w:bottom w:val="none" w:sz="0" w:space="0" w:color="auto"/>
            <w:right w:val="none" w:sz="0" w:space="0" w:color="auto"/>
          </w:divBdr>
        </w:div>
        <w:div w:id="145635588">
          <w:marLeft w:val="640"/>
          <w:marRight w:val="0"/>
          <w:marTop w:val="0"/>
          <w:marBottom w:val="0"/>
          <w:divBdr>
            <w:top w:val="none" w:sz="0" w:space="0" w:color="auto"/>
            <w:left w:val="none" w:sz="0" w:space="0" w:color="auto"/>
            <w:bottom w:val="none" w:sz="0" w:space="0" w:color="auto"/>
            <w:right w:val="none" w:sz="0" w:space="0" w:color="auto"/>
          </w:divBdr>
        </w:div>
        <w:div w:id="1546480893">
          <w:marLeft w:val="640"/>
          <w:marRight w:val="0"/>
          <w:marTop w:val="0"/>
          <w:marBottom w:val="0"/>
          <w:divBdr>
            <w:top w:val="none" w:sz="0" w:space="0" w:color="auto"/>
            <w:left w:val="none" w:sz="0" w:space="0" w:color="auto"/>
            <w:bottom w:val="none" w:sz="0" w:space="0" w:color="auto"/>
            <w:right w:val="none" w:sz="0" w:space="0" w:color="auto"/>
          </w:divBdr>
        </w:div>
        <w:div w:id="1445465876">
          <w:marLeft w:val="640"/>
          <w:marRight w:val="0"/>
          <w:marTop w:val="0"/>
          <w:marBottom w:val="0"/>
          <w:divBdr>
            <w:top w:val="none" w:sz="0" w:space="0" w:color="auto"/>
            <w:left w:val="none" w:sz="0" w:space="0" w:color="auto"/>
            <w:bottom w:val="none" w:sz="0" w:space="0" w:color="auto"/>
            <w:right w:val="none" w:sz="0" w:space="0" w:color="auto"/>
          </w:divBdr>
        </w:div>
        <w:div w:id="1882086940">
          <w:marLeft w:val="640"/>
          <w:marRight w:val="0"/>
          <w:marTop w:val="0"/>
          <w:marBottom w:val="0"/>
          <w:divBdr>
            <w:top w:val="none" w:sz="0" w:space="0" w:color="auto"/>
            <w:left w:val="none" w:sz="0" w:space="0" w:color="auto"/>
            <w:bottom w:val="none" w:sz="0" w:space="0" w:color="auto"/>
            <w:right w:val="none" w:sz="0" w:space="0" w:color="auto"/>
          </w:divBdr>
        </w:div>
        <w:div w:id="1837646567">
          <w:marLeft w:val="640"/>
          <w:marRight w:val="0"/>
          <w:marTop w:val="0"/>
          <w:marBottom w:val="0"/>
          <w:divBdr>
            <w:top w:val="none" w:sz="0" w:space="0" w:color="auto"/>
            <w:left w:val="none" w:sz="0" w:space="0" w:color="auto"/>
            <w:bottom w:val="none" w:sz="0" w:space="0" w:color="auto"/>
            <w:right w:val="none" w:sz="0" w:space="0" w:color="auto"/>
          </w:divBdr>
        </w:div>
        <w:div w:id="915239214">
          <w:marLeft w:val="640"/>
          <w:marRight w:val="0"/>
          <w:marTop w:val="0"/>
          <w:marBottom w:val="0"/>
          <w:divBdr>
            <w:top w:val="none" w:sz="0" w:space="0" w:color="auto"/>
            <w:left w:val="none" w:sz="0" w:space="0" w:color="auto"/>
            <w:bottom w:val="none" w:sz="0" w:space="0" w:color="auto"/>
            <w:right w:val="none" w:sz="0" w:space="0" w:color="auto"/>
          </w:divBdr>
        </w:div>
        <w:div w:id="435833255">
          <w:marLeft w:val="640"/>
          <w:marRight w:val="0"/>
          <w:marTop w:val="0"/>
          <w:marBottom w:val="0"/>
          <w:divBdr>
            <w:top w:val="none" w:sz="0" w:space="0" w:color="auto"/>
            <w:left w:val="none" w:sz="0" w:space="0" w:color="auto"/>
            <w:bottom w:val="none" w:sz="0" w:space="0" w:color="auto"/>
            <w:right w:val="none" w:sz="0" w:space="0" w:color="auto"/>
          </w:divBdr>
        </w:div>
        <w:div w:id="814446799">
          <w:marLeft w:val="640"/>
          <w:marRight w:val="0"/>
          <w:marTop w:val="0"/>
          <w:marBottom w:val="0"/>
          <w:divBdr>
            <w:top w:val="none" w:sz="0" w:space="0" w:color="auto"/>
            <w:left w:val="none" w:sz="0" w:space="0" w:color="auto"/>
            <w:bottom w:val="none" w:sz="0" w:space="0" w:color="auto"/>
            <w:right w:val="none" w:sz="0" w:space="0" w:color="auto"/>
          </w:divBdr>
        </w:div>
        <w:div w:id="926351375">
          <w:marLeft w:val="640"/>
          <w:marRight w:val="0"/>
          <w:marTop w:val="0"/>
          <w:marBottom w:val="0"/>
          <w:divBdr>
            <w:top w:val="none" w:sz="0" w:space="0" w:color="auto"/>
            <w:left w:val="none" w:sz="0" w:space="0" w:color="auto"/>
            <w:bottom w:val="none" w:sz="0" w:space="0" w:color="auto"/>
            <w:right w:val="none" w:sz="0" w:space="0" w:color="auto"/>
          </w:divBdr>
        </w:div>
        <w:div w:id="968978839">
          <w:marLeft w:val="640"/>
          <w:marRight w:val="0"/>
          <w:marTop w:val="0"/>
          <w:marBottom w:val="0"/>
          <w:divBdr>
            <w:top w:val="none" w:sz="0" w:space="0" w:color="auto"/>
            <w:left w:val="none" w:sz="0" w:space="0" w:color="auto"/>
            <w:bottom w:val="none" w:sz="0" w:space="0" w:color="auto"/>
            <w:right w:val="none" w:sz="0" w:space="0" w:color="auto"/>
          </w:divBdr>
        </w:div>
        <w:div w:id="1771972412">
          <w:marLeft w:val="640"/>
          <w:marRight w:val="0"/>
          <w:marTop w:val="0"/>
          <w:marBottom w:val="0"/>
          <w:divBdr>
            <w:top w:val="none" w:sz="0" w:space="0" w:color="auto"/>
            <w:left w:val="none" w:sz="0" w:space="0" w:color="auto"/>
            <w:bottom w:val="none" w:sz="0" w:space="0" w:color="auto"/>
            <w:right w:val="none" w:sz="0" w:space="0" w:color="auto"/>
          </w:divBdr>
        </w:div>
        <w:div w:id="1237282155">
          <w:marLeft w:val="640"/>
          <w:marRight w:val="0"/>
          <w:marTop w:val="0"/>
          <w:marBottom w:val="0"/>
          <w:divBdr>
            <w:top w:val="none" w:sz="0" w:space="0" w:color="auto"/>
            <w:left w:val="none" w:sz="0" w:space="0" w:color="auto"/>
            <w:bottom w:val="none" w:sz="0" w:space="0" w:color="auto"/>
            <w:right w:val="none" w:sz="0" w:space="0" w:color="auto"/>
          </w:divBdr>
        </w:div>
        <w:div w:id="1289899243">
          <w:marLeft w:val="640"/>
          <w:marRight w:val="0"/>
          <w:marTop w:val="0"/>
          <w:marBottom w:val="0"/>
          <w:divBdr>
            <w:top w:val="none" w:sz="0" w:space="0" w:color="auto"/>
            <w:left w:val="none" w:sz="0" w:space="0" w:color="auto"/>
            <w:bottom w:val="none" w:sz="0" w:space="0" w:color="auto"/>
            <w:right w:val="none" w:sz="0" w:space="0" w:color="auto"/>
          </w:divBdr>
        </w:div>
        <w:div w:id="66804746">
          <w:marLeft w:val="640"/>
          <w:marRight w:val="0"/>
          <w:marTop w:val="0"/>
          <w:marBottom w:val="0"/>
          <w:divBdr>
            <w:top w:val="none" w:sz="0" w:space="0" w:color="auto"/>
            <w:left w:val="none" w:sz="0" w:space="0" w:color="auto"/>
            <w:bottom w:val="none" w:sz="0" w:space="0" w:color="auto"/>
            <w:right w:val="none" w:sz="0" w:space="0" w:color="auto"/>
          </w:divBdr>
        </w:div>
        <w:div w:id="43648294">
          <w:marLeft w:val="640"/>
          <w:marRight w:val="0"/>
          <w:marTop w:val="0"/>
          <w:marBottom w:val="0"/>
          <w:divBdr>
            <w:top w:val="none" w:sz="0" w:space="0" w:color="auto"/>
            <w:left w:val="none" w:sz="0" w:space="0" w:color="auto"/>
            <w:bottom w:val="none" w:sz="0" w:space="0" w:color="auto"/>
            <w:right w:val="none" w:sz="0" w:space="0" w:color="auto"/>
          </w:divBdr>
        </w:div>
        <w:div w:id="105975784">
          <w:marLeft w:val="640"/>
          <w:marRight w:val="0"/>
          <w:marTop w:val="0"/>
          <w:marBottom w:val="0"/>
          <w:divBdr>
            <w:top w:val="none" w:sz="0" w:space="0" w:color="auto"/>
            <w:left w:val="none" w:sz="0" w:space="0" w:color="auto"/>
            <w:bottom w:val="none" w:sz="0" w:space="0" w:color="auto"/>
            <w:right w:val="none" w:sz="0" w:space="0" w:color="auto"/>
          </w:divBdr>
        </w:div>
        <w:div w:id="1433668768">
          <w:marLeft w:val="640"/>
          <w:marRight w:val="0"/>
          <w:marTop w:val="0"/>
          <w:marBottom w:val="0"/>
          <w:divBdr>
            <w:top w:val="none" w:sz="0" w:space="0" w:color="auto"/>
            <w:left w:val="none" w:sz="0" w:space="0" w:color="auto"/>
            <w:bottom w:val="none" w:sz="0" w:space="0" w:color="auto"/>
            <w:right w:val="none" w:sz="0" w:space="0" w:color="auto"/>
          </w:divBdr>
        </w:div>
        <w:div w:id="1919094988">
          <w:marLeft w:val="640"/>
          <w:marRight w:val="0"/>
          <w:marTop w:val="0"/>
          <w:marBottom w:val="0"/>
          <w:divBdr>
            <w:top w:val="none" w:sz="0" w:space="0" w:color="auto"/>
            <w:left w:val="none" w:sz="0" w:space="0" w:color="auto"/>
            <w:bottom w:val="none" w:sz="0" w:space="0" w:color="auto"/>
            <w:right w:val="none" w:sz="0" w:space="0" w:color="auto"/>
          </w:divBdr>
        </w:div>
        <w:div w:id="1784228668">
          <w:marLeft w:val="640"/>
          <w:marRight w:val="0"/>
          <w:marTop w:val="0"/>
          <w:marBottom w:val="0"/>
          <w:divBdr>
            <w:top w:val="none" w:sz="0" w:space="0" w:color="auto"/>
            <w:left w:val="none" w:sz="0" w:space="0" w:color="auto"/>
            <w:bottom w:val="none" w:sz="0" w:space="0" w:color="auto"/>
            <w:right w:val="none" w:sz="0" w:space="0" w:color="auto"/>
          </w:divBdr>
        </w:div>
        <w:div w:id="611014604">
          <w:marLeft w:val="640"/>
          <w:marRight w:val="0"/>
          <w:marTop w:val="0"/>
          <w:marBottom w:val="0"/>
          <w:divBdr>
            <w:top w:val="none" w:sz="0" w:space="0" w:color="auto"/>
            <w:left w:val="none" w:sz="0" w:space="0" w:color="auto"/>
            <w:bottom w:val="none" w:sz="0" w:space="0" w:color="auto"/>
            <w:right w:val="none" w:sz="0" w:space="0" w:color="auto"/>
          </w:divBdr>
        </w:div>
        <w:div w:id="1229608501">
          <w:marLeft w:val="640"/>
          <w:marRight w:val="0"/>
          <w:marTop w:val="0"/>
          <w:marBottom w:val="0"/>
          <w:divBdr>
            <w:top w:val="none" w:sz="0" w:space="0" w:color="auto"/>
            <w:left w:val="none" w:sz="0" w:space="0" w:color="auto"/>
            <w:bottom w:val="none" w:sz="0" w:space="0" w:color="auto"/>
            <w:right w:val="none" w:sz="0" w:space="0" w:color="auto"/>
          </w:divBdr>
        </w:div>
        <w:div w:id="1177882999">
          <w:marLeft w:val="640"/>
          <w:marRight w:val="0"/>
          <w:marTop w:val="0"/>
          <w:marBottom w:val="0"/>
          <w:divBdr>
            <w:top w:val="none" w:sz="0" w:space="0" w:color="auto"/>
            <w:left w:val="none" w:sz="0" w:space="0" w:color="auto"/>
            <w:bottom w:val="none" w:sz="0" w:space="0" w:color="auto"/>
            <w:right w:val="none" w:sz="0" w:space="0" w:color="auto"/>
          </w:divBdr>
        </w:div>
        <w:div w:id="98717322">
          <w:marLeft w:val="640"/>
          <w:marRight w:val="0"/>
          <w:marTop w:val="0"/>
          <w:marBottom w:val="0"/>
          <w:divBdr>
            <w:top w:val="none" w:sz="0" w:space="0" w:color="auto"/>
            <w:left w:val="none" w:sz="0" w:space="0" w:color="auto"/>
            <w:bottom w:val="none" w:sz="0" w:space="0" w:color="auto"/>
            <w:right w:val="none" w:sz="0" w:space="0" w:color="auto"/>
          </w:divBdr>
        </w:div>
        <w:div w:id="605191528">
          <w:marLeft w:val="640"/>
          <w:marRight w:val="0"/>
          <w:marTop w:val="0"/>
          <w:marBottom w:val="0"/>
          <w:divBdr>
            <w:top w:val="none" w:sz="0" w:space="0" w:color="auto"/>
            <w:left w:val="none" w:sz="0" w:space="0" w:color="auto"/>
            <w:bottom w:val="none" w:sz="0" w:space="0" w:color="auto"/>
            <w:right w:val="none" w:sz="0" w:space="0" w:color="auto"/>
          </w:divBdr>
        </w:div>
        <w:div w:id="1006901491">
          <w:marLeft w:val="640"/>
          <w:marRight w:val="0"/>
          <w:marTop w:val="0"/>
          <w:marBottom w:val="0"/>
          <w:divBdr>
            <w:top w:val="none" w:sz="0" w:space="0" w:color="auto"/>
            <w:left w:val="none" w:sz="0" w:space="0" w:color="auto"/>
            <w:bottom w:val="none" w:sz="0" w:space="0" w:color="auto"/>
            <w:right w:val="none" w:sz="0" w:space="0" w:color="auto"/>
          </w:divBdr>
        </w:div>
        <w:div w:id="918440514">
          <w:marLeft w:val="640"/>
          <w:marRight w:val="0"/>
          <w:marTop w:val="0"/>
          <w:marBottom w:val="0"/>
          <w:divBdr>
            <w:top w:val="none" w:sz="0" w:space="0" w:color="auto"/>
            <w:left w:val="none" w:sz="0" w:space="0" w:color="auto"/>
            <w:bottom w:val="none" w:sz="0" w:space="0" w:color="auto"/>
            <w:right w:val="none" w:sz="0" w:space="0" w:color="auto"/>
          </w:divBdr>
        </w:div>
        <w:div w:id="1742291280">
          <w:marLeft w:val="640"/>
          <w:marRight w:val="0"/>
          <w:marTop w:val="0"/>
          <w:marBottom w:val="0"/>
          <w:divBdr>
            <w:top w:val="none" w:sz="0" w:space="0" w:color="auto"/>
            <w:left w:val="none" w:sz="0" w:space="0" w:color="auto"/>
            <w:bottom w:val="none" w:sz="0" w:space="0" w:color="auto"/>
            <w:right w:val="none" w:sz="0" w:space="0" w:color="auto"/>
          </w:divBdr>
        </w:div>
        <w:div w:id="859665258">
          <w:marLeft w:val="640"/>
          <w:marRight w:val="0"/>
          <w:marTop w:val="0"/>
          <w:marBottom w:val="0"/>
          <w:divBdr>
            <w:top w:val="none" w:sz="0" w:space="0" w:color="auto"/>
            <w:left w:val="none" w:sz="0" w:space="0" w:color="auto"/>
            <w:bottom w:val="none" w:sz="0" w:space="0" w:color="auto"/>
            <w:right w:val="none" w:sz="0" w:space="0" w:color="auto"/>
          </w:divBdr>
        </w:div>
        <w:div w:id="1267232390">
          <w:marLeft w:val="640"/>
          <w:marRight w:val="0"/>
          <w:marTop w:val="0"/>
          <w:marBottom w:val="0"/>
          <w:divBdr>
            <w:top w:val="none" w:sz="0" w:space="0" w:color="auto"/>
            <w:left w:val="none" w:sz="0" w:space="0" w:color="auto"/>
            <w:bottom w:val="none" w:sz="0" w:space="0" w:color="auto"/>
            <w:right w:val="none" w:sz="0" w:space="0" w:color="auto"/>
          </w:divBdr>
        </w:div>
        <w:div w:id="818770101">
          <w:marLeft w:val="640"/>
          <w:marRight w:val="0"/>
          <w:marTop w:val="0"/>
          <w:marBottom w:val="0"/>
          <w:divBdr>
            <w:top w:val="none" w:sz="0" w:space="0" w:color="auto"/>
            <w:left w:val="none" w:sz="0" w:space="0" w:color="auto"/>
            <w:bottom w:val="none" w:sz="0" w:space="0" w:color="auto"/>
            <w:right w:val="none" w:sz="0" w:space="0" w:color="auto"/>
          </w:divBdr>
        </w:div>
        <w:div w:id="117334829">
          <w:marLeft w:val="640"/>
          <w:marRight w:val="0"/>
          <w:marTop w:val="0"/>
          <w:marBottom w:val="0"/>
          <w:divBdr>
            <w:top w:val="none" w:sz="0" w:space="0" w:color="auto"/>
            <w:left w:val="none" w:sz="0" w:space="0" w:color="auto"/>
            <w:bottom w:val="none" w:sz="0" w:space="0" w:color="auto"/>
            <w:right w:val="none" w:sz="0" w:space="0" w:color="auto"/>
          </w:divBdr>
        </w:div>
        <w:div w:id="1678927204">
          <w:marLeft w:val="640"/>
          <w:marRight w:val="0"/>
          <w:marTop w:val="0"/>
          <w:marBottom w:val="0"/>
          <w:divBdr>
            <w:top w:val="none" w:sz="0" w:space="0" w:color="auto"/>
            <w:left w:val="none" w:sz="0" w:space="0" w:color="auto"/>
            <w:bottom w:val="none" w:sz="0" w:space="0" w:color="auto"/>
            <w:right w:val="none" w:sz="0" w:space="0" w:color="auto"/>
          </w:divBdr>
        </w:div>
        <w:div w:id="1262568222">
          <w:marLeft w:val="640"/>
          <w:marRight w:val="0"/>
          <w:marTop w:val="0"/>
          <w:marBottom w:val="0"/>
          <w:divBdr>
            <w:top w:val="none" w:sz="0" w:space="0" w:color="auto"/>
            <w:left w:val="none" w:sz="0" w:space="0" w:color="auto"/>
            <w:bottom w:val="none" w:sz="0" w:space="0" w:color="auto"/>
            <w:right w:val="none" w:sz="0" w:space="0" w:color="auto"/>
          </w:divBdr>
        </w:div>
        <w:div w:id="1702053744">
          <w:marLeft w:val="640"/>
          <w:marRight w:val="0"/>
          <w:marTop w:val="0"/>
          <w:marBottom w:val="0"/>
          <w:divBdr>
            <w:top w:val="none" w:sz="0" w:space="0" w:color="auto"/>
            <w:left w:val="none" w:sz="0" w:space="0" w:color="auto"/>
            <w:bottom w:val="none" w:sz="0" w:space="0" w:color="auto"/>
            <w:right w:val="none" w:sz="0" w:space="0" w:color="auto"/>
          </w:divBdr>
        </w:div>
        <w:div w:id="916793516">
          <w:marLeft w:val="640"/>
          <w:marRight w:val="0"/>
          <w:marTop w:val="0"/>
          <w:marBottom w:val="0"/>
          <w:divBdr>
            <w:top w:val="none" w:sz="0" w:space="0" w:color="auto"/>
            <w:left w:val="none" w:sz="0" w:space="0" w:color="auto"/>
            <w:bottom w:val="none" w:sz="0" w:space="0" w:color="auto"/>
            <w:right w:val="none" w:sz="0" w:space="0" w:color="auto"/>
          </w:divBdr>
        </w:div>
        <w:div w:id="1550611124">
          <w:marLeft w:val="640"/>
          <w:marRight w:val="0"/>
          <w:marTop w:val="0"/>
          <w:marBottom w:val="0"/>
          <w:divBdr>
            <w:top w:val="none" w:sz="0" w:space="0" w:color="auto"/>
            <w:left w:val="none" w:sz="0" w:space="0" w:color="auto"/>
            <w:bottom w:val="none" w:sz="0" w:space="0" w:color="auto"/>
            <w:right w:val="none" w:sz="0" w:space="0" w:color="auto"/>
          </w:divBdr>
        </w:div>
        <w:div w:id="415244504">
          <w:marLeft w:val="640"/>
          <w:marRight w:val="0"/>
          <w:marTop w:val="0"/>
          <w:marBottom w:val="0"/>
          <w:divBdr>
            <w:top w:val="none" w:sz="0" w:space="0" w:color="auto"/>
            <w:left w:val="none" w:sz="0" w:space="0" w:color="auto"/>
            <w:bottom w:val="none" w:sz="0" w:space="0" w:color="auto"/>
            <w:right w:val="none" w:sz="0" w:space="0" w:color="auto"/>
          </w:divBdr>
        </w:div>
        <w:div w:id="458695153">
          <w:marLeft w:val="640"/>
          <w:marRight w:val="0"/>
          <w:marTop w:val="0"/>
          <w:marBottom w:val="0"/>
          <w:divBdr>
            <w:top w:val="none" w:sz="0" w:space="0" w:color="auto"/>
            <w:left w:val="none" w:sz="0" w:space="0" w:color="auto"/>
            <w:bottom w:val="none" w:sz="0" w:space="0" w:color="auto"/>
            <w:right w:val="none" w:sz="0" w:space="0" w:color="auto"/>
          </w:divBdr>
        </w:div>
        <w:div w:id="475608957">
          <w:marLeft w:val="640"/>
          <w:marRight w:val="0"/>
          <w:marTop w:val="0"/>
          <w:marBottom w:val="0"/>
          <w:divBdr>
            <w:top w:val="none" w:sz="0" w:space="0" w:color="auto"/>
            <w:left w:val="none" w:sz="0" w:space="0" w:color="auto"/>
            <w:bottom w:val="none" w:sz="0" w:space="0" w:color="auto"/>
            <w:right w:val="none" w:sz="0" w:space="0" w:color="auto"/>
          </w:divBdr>
        </w:div>
        <w:div w:id="1284996727">
          <w:marLeft w:val="640"/>
          <w:marRight w:val="0"/>
          <w:marTop w:val="0"/>
          <w:marBottom w:val="0"/>
          <w:divBdr>
            <w:top w:val="none" w:sz="0" w:space="0" w:color="auto"/>
            <w:left w:val="none" w:sz="0" w:space="0" w:color="auto"/>
            <w:bottom w:val="none" w:sz="0" w:space="0" w:color="auto"/>
            <w:right w:val="none" w:sz="0" w:space="0" w:color="auto"/>
          </w:divBdr>
        </w:div>
        <w:div w:id="1437797978">
          <w:marLeft w:val="640"/>
          <w:marRight w:val="0"/>
          <w:marTop w:val="0"/>
          <w:marBottom w:val="0"/>
          <w:divBdr>
            <w:top w:val="none" w:sz="0" w:space="0" w:color="auto"/>
            <w:left w:val="none" w:sz="0" w:space="0" w:color="auto"/>
            <w:bottom w:val="none" w:sz="0" w:space="0" w:color="auto"/>
            <w:right w:val="none" w:sz="0" w:space="0" w:color="auto"/>
          </w:divBdr>
        </w:div>
        <w:div w:id="742290707">
          <w:marLeft w:val="640"/>
          <w:marRight w:val="0"/>
          <w:marTop w:val="0"/>
          <w:marBottom w:val="0"/>
          <w:divBdr>
            <w:top w:val="none" w:sz="0" w:space="0" w:color="auto"/>
            <w:left w:val="none" w:sz="0" w:space="0" w:color="auto"/>
            <w:bottom w:val="none" w:sz="0" w:space="0" w:color="auto"/>
            <w:right w:val="none" w:sz="0" w:space="0" w:color="auto"/>
          </w:divBdr>
        </w:div>
        <w:div w:id="51999578">
          <w:marLeft w:val="640"/>
          <w:marRight w:val="0"/>
          <w:marTop w:val="0"/>
          <w:marBottom w:val="0"/>
          <w:divBdr>
            <w:top w:val="none" w:sz="0" w:space="0" w:color="auto"/>
            <w:left w:val="none" w:sz="0" w:space="0" w:color="auto"/>
            <w:bottom w:val="none" w:sz="0" w:space="0" w:color="auto"/>
            <w:right w:val="none" w:sz="0" w:space="0" w:color="auto"/>
          </w:divBdr>
        </w:div>
        <w:div w:id="1949268822">
          <w:marLeft w:val="640"/>
          <w:marRight w:val="0"/>
          <w:marTop w:val="0"/>
          <w:marBottom w:val="0"/>
          <w:divBdr>
            <w:top w:val="none" w:sz="0" w:space="0" w:color="auto"/>
            <w:left w:val="none" w:sz="0" w:space="0" w:color="auto"/>
            <w:bottom w:val="none" w:sz="0" w:space="0" w:color="auto"/>
            <w:right w:val="none" w:sz="0" w:space="0" w:color="auto"/>
          </w:divBdr>
        </w:div>
        <w:div w:id="1307933976">
          <w:marLeft w:val="640"/>
          <w:marRight w:val="0"/>
          <w:marTop w:val="0"/>
          <w:marBottom w:val="0"/>
          <w:divBdr>
            <w:top w:val="none" w:sz="0" w:space="0" w:color="auto"/>
            <w:left w:val="none" w:sz="0" w:space="0" w:color="auto"/>
            <w:bottom w:val="none" w:sz="0" w:space="0" w:color="auto"/>
            <w:right w:val="none" w:sz="0" w:space="0" w:color="auto"/>
          </w:divBdr>
        </w:div>
        <w:div w:id="700790435">
          <w:marLeft w:val="640"/>
          <w:marRight w:val="0"/>
          <w:marTop w:val="0"/>
          <w:marBottom w:val="0"/>
          <w:divBdr>
            <w:top w:val="none" w:sz="0" w:space="0" w:color="auto"/>
            <w:left w:val="none" w:sz="0" w:space="0" w:color="auto"/>
            <w:bottom w:val="none" w:sz="0" w:space="0" w:color="auto"/>
            <w:right w:val="none" w:sz="0" w:space="0" w:color="auto"/>
          </w:divBdr>
        </w:div>
        <w:div w:id="751391980">
          <w:marLeft w:val="640"/>
          <w:marRight w:val="0"/>
          <w:marTop w:val="0"/>
          <w:marBottom w:val="0"/>
          <w:divBdr>
            <w:top w:val="none" w:sz="0" w:space="0" w:color="auto"/>
            <w:left w:val="none" w:sz="0" w:space="0" w:color="auto"/>
            <w:bottom w:val="none" w:sz="0" w:space="0" w:color="auto"/>
            <w:right w:val="none" w:sz="0" w:space="0" w:color="auto"/>
          </w:divBdr>
        </w:div>
        <w:div w:id="51387997">
          <w:marLeft w:val="640"/>
          <w:marRight w:val="0"/>
          <w:marTop w:val="0"/>
          <w:marBottom w:val="0"/>
          <w:divBdr>
            <w:top w:val="none" w:sz="0" w:space="0" w:color="auto"/>
            <w:left w:val="none" w:sz="0" w:space="0" w:color="auto"/>
            <w:bottom w:val="none" w:sz="0" w:space="0" w:color="auto"/>
            <w:right w:val="none" w:sz="0" w:space="0" w:color="auto"/>
          </w:divBdr>
        </w:div>
        <w:div w:id="1906523242">
          <w:marLeft w:val="640"/>
          <w:marRight w:val="0"/>
          <w:marTop w:val="0"/>
          <w:marBottom w:val="0"/>
          <w:divBdr>
            <w:top w:val="none" w:sz="0" w:space="0" w:color="auto"/>
            <w:left w:val="none" w:sz="0" w:space="0" w:color="auto"/>
            <w:bottom w:val="none" w:sz="0" w:space="0" w:color="auto"/>
            <w:right w:val="none" w:sz="0" w:space="0" w:color="auto"/>
          </w:divBdr>
        </w:div>
        <w:div w:id="1386833071">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7218689">
      <w:bodyDiv w:val="1"/>
      <w:marLeft w:val="0"/>
      <w:marRight w:val="0"/>
      <w:marTop w:val="0"/>
      <w:marBottom w:val="0"/>
      <w:divBdr>
        <w:top w:val="none" w:sz="0" w:space="0" w:color="auto"/>
        <w:left w:val="none" w:sz="0" w:space="0" w:color="auto"/>
        <w:bottom w:val="none" w:sz="0" w:space="0" w:color="auto"/>
        <w:right w:val="none" w:sz="0" w:space="0" w:color="auto"/>
      </w:divBdr>
      <w:divsChild>
        <w:div w:id="1872961033">
          <w:marLeft w:val="640"/>
          <w:marRight w:val="0"/>
          <w:marTop w:val="0"/>
          <w:marBottom w:val="0"/>
          <w:divBdr>
            <w:top w:val="none" w:sz="0" w:space="0" w:color="auto"/>
            <w:left w:val="none" w:sz="0" w:space="0" w:color="auto"/>
            <w:bottom w:val="none" w:sz="0" w:space="0" w:color="auto"/>
            <w:right w:val="none" w:sz="0" w:space="0" w:color="auto"/>
          </w:divBdr>
        </w:div>
        <w:div w:id="1273905366">
          <w:marLeft w:val="640"/>
          <w:marRight w:val="0"/>
          <w:marTop w:val="0"/>
          <w:marBottom w:val="0"/>
          <w:divBdr>
            <w:top w:val="none" w:sz="0" w:space="0" w:color="auto"/>
            <w:left w:val="none" w:sz="0" w:space="0" w:color="auto"/>
            <w:bottom w:val="none" w:sz="0" w:space="0" w:color="auto"/>
            <w:right w:val="none" w:sz="0" w:space="0" w:color="auto"/>
          </w:divBdr>
        </w:div>
        <w:div w:id="1642153668">
          <w:marLeft w:val="640"/>
          <w:marRight w:val="0"/>
          <w:marTop w:val="0"/>
          <w:marBottom w:val="0"/>
          <w:divBdr>
            <w:top w:val="none" w:sz="0" w:space="0" w:color="auto"/>
            <w:left w:val="none" w:sz="0" w:space="0" w:color="auto"/>
            <w:bottom w:val="none" w:sz="0" w:space="0" w:color="auto"/>
            <w:right w:val="none" w:sz="0" w:space="0" w:color="auto"/>
          </w:divBdr>
        </w:div>
        <w:div w:id="1472556621">
          <w:marLeft w:val="640"/>
          <w:marRight w:val="0"/>
          <w:marTop w:val="0"/>
          <w:marBottom w:val="0"/>
          <w:divBdr>
            <w:top w:val="none" w:sz="0" w:space="0" w:color="auto"/>
            <w:left w:val="none" w:sz="0" w:space="0" w:color="auto"/>
            <w:bottom w:val="none" w:sz="0" w:space="0" w:color="auto"/>
            <w:right w:val="none" w:sz="0" w:space="0" w:color="auto"/>
          </w:divBdr>
        </w:div>
        <w:div w:id="957103343">
          <w:marLeft w:val="640"/>
          <w:marRight w:val="0"/>
          <w:marTop w:val="0"/>
          <w:marBottom w:val="0"/>
          <w:divBdr>
            <w:top w:val="none" w:sz="0" w:space="0" w:color="auto"/>
            <w:left w:val="none" w:sz="0" w:space="0" w:color="auto"/>
            <w:bottom w:val="none" w:sz="0" w:space="0" w:color="auto"/>
            <w:right w:val="none" w:sz="0" w:space="0" w:color="auto"/>
          </w:divBdr>
        </w:div>
        <w:div w:id="712116408">
          <w:marLeft w:val="640"/>
          <w:marRight w:val="0"/>
          <w:marTop w:val="0"/>
          <w:marBottom w:val="0"/>
          <w:divBdr>
            <w:top w:val="none" w:sz="0" w:space="0" w:color="auto"/>
            <w:left w:val="none" w:sz="0" w:space="0" w:color="auto"/>
            <w:bottom w:val="none" w:sz="0" w:space="0" w:color="auto"/>
            <w:right w:val="none" w:sz="0" w:space="0" w:color="auto"/>
          </w:divBdr>
        </w:div>
        <w:div w:id="2005432820">
          <w:marLeft w:val="640"/>
          <w:marRight w:val="0"/>
          <w:marTop w:val="0"/>
          <w:marBottom w:val="0"/>
          <w:divBdr>
            <w:top w:val="none" w:sz="0" w:space="0" w:color="auto"/>
            <w:left w:val="none" w:sz="0" w:space="0" w:color="auto"/>
            <w:bottom w:val="none" w:sz="0" w:space="0" w:color="auto"/>
            <w:right w:val="none" w:sz="0" w:space="0" w:color="auto"/>
          </w:divBdr>
        </w:div>
        <w:div w:id="649947805">
          <w:marLeft w:val="640"/>
          <w:marRight w:val="0"/>
          <w:marTop w:val="0"/>
          <w:marBottom w:val="0"/>
          <w:divBdr>
            <w:top w:val="none" w:sz="0" w:space="0" w:color="auto"/>
            <w:left w:val="none" w:sz="0" w:space="0" w:color="auto"/>
            <w:bottom w:val="none" w:sz="0" w:space="0" w:color="auto"/>
            <w:right w:val="none" w:sz="0" w:space="0" w:color="auto"/>
          </w:divBdr>
        </w:div>
        <w:div w:id="1031568722">
          <w:marLeft w:val="640"/>
          <w:marRight w:val="0"/>
          <w:marTop w:val="0"/>
          <w:marBottom w:val="0"/>
          <w:divBdr>
            <w:top w:val="none" w:sz="0" w:space="0" w:color="auto"/>
            <w:left w:val="none" w:sz="0" w:space="0" w:color="auto"/>
            <w:bottom w:val="none" w:sz="0" w:space="0" w:color="auto"/>
            <w:right w:val="none" w:sz="0" w:space="0" w:color="auto"/>
          </w:divBdr>
        </w:div>
        <w:div w:id="1747727738">
          <w:marLeft w:val="640"/>
          <w:marRight w:val="0"/>
          <w:marTop w:val="0"/>
          <w:marBottom w:val="0"/>
          <w:divBdr>
            <w:top w:val="none" w:sz="0" w:space="0" w:color="auto"/>
            <w:left w:val="none" w:sz="0" w:space="0" w:color="auto"/>
            <w:bottom w:val="none" w:sz="0" w:space="0" w:color="auto"/>
            <w:right w:val="none" w:sz="0" w:space="0" w:color="auto"/>
          </w:divBdr>
        </w:div>
        <w:div w:id="561335251">
          <w:marLeft w:val="640"/>
          <w:marRight w:val="0"/>
          <w:marTop w:val="0"/>
          <w:marBottom w:val="0"/>
          <w:divBdr>
            <w:top w:val="none" w:sz="0" w:space="0" w:color="auto"/>
            <w:left w:val="none" w:sz="0" w:space="0" w:color="auto"/>
            <w:bottom w:val="none" w:sz="0" w:space="0" w:color="auto"/>
            <w:right w:val="none" w:sz="0" w:space="0" w:color="auto"/>
          </w:divBdr>
        </w:div>
        <w:div w:id="1950121621">
          <w:marLeft w:val="640"/>
          <w:marRight w:val="0"/>
          <w:marTop w:val="0"/>
          <w:marBottom w:val="0"/>
          <w:divBdr>
            <w:top w:val="none" w:sz="0" w:space="0" w:color="auto"/>
            <w:left w:val="none" w:sz="0" w:space="0" w:color="auto"/>
            <w:bottom w:val="none" w:sz="0" w:space="0" w:color="auto"/>
            <w:right w:val="none" w:sz="0" w:space="0" w:color="auto"/>
          </w:divBdr>
        </w:div>
        <w:div w:id="1258367468">
          <w:marLeft w:val="640"/>
          <w:marRight w:val="0"/>
          <w:marTop w:val="0"/>
          <w:marBottom w:val="0"/>
          <w:divBdr>
            <w:top w:val="none" w:sz="0" w:space="0" w:color="auto"/>
            <w:left w:val="none" w:sz="0" w:space="0" w:color="auto"/>
            <w:bottom w:val="none" w:sz="0" w:space="0" w:color="auto"/>
            <w:right w:val="none" w:sz="0" w:space="0" w:color="auto"/>
          </w:divBdr>
        </w:div>
        <w:div w:id="1322350373">
          <w:marLeft w:val="640"/>
          <w:marRight w:val="0"/>
          <w:marTop w:val="0"/>
          <w:marBottom w:val="0"/>
          <w:divBdr>
            <w:top w:val="none" w:sz="0" w:space="0" w:color="auto"/>
            <w:left w:val="none" w:sz="0" w:space="0" w:color="auto"/>
            <w:bottom w:val="none" w:sz="0" w:space="0" w:color="auto"/>
            <w:right w:val="none" w:sz="0" w:space="0" w:color="auto"/>
          </w:divBdr>
        </w:div>
        <w:div w:id="1896119020">
          <w:marLeft w:val="640"/>
          <w:marRight w:val="0"/>
          <w:marTop w:val="0"/>
          <w:marBottom w:val="0"/>
          <w:divBdr>
            <w:top w:val="none" w:sz="0" w:space="0" w:color="auto"/>
            <w:left w:val="none" w:sz="0" w:space="0" w:color="auto"/>
            <w:bottom w:val="none" w:sz="0" w:space="0" w:color="auto"/>
            <w:right w:val="none" w:sz="0" w:space="0" w:color="auto"/>
          </w:divBdr>
        </w:div>
        <w:div w:id="1768958089">
          <w:marLeft w:val="640"/>
          <w:marRight w:val="0"/>
          <w:marTop w:val="0"/>
          <w:marBottom w:val="0"/>
          <w:divBdr>
            <w:top w:val="none" w:sz="0" w:space="0" w:color="auto"/>
            <w:left w:val="none" w:sz="0" w:space="0" w:color="auto"/>
            <w:bottom w:val="none" w:sz="0" w:space="0" w:color="auto"/>
            <w:right w:val="none" w:sz="0" w:space="0" w:color="auto"/>
          </w:divBdr>
        </w:div>
        <w:div w:id="588000320">
          <w:marLeft w:val="640"/>
          <w:marRight w:val="0"/>
          <w:marTop w:val="0"/>
          <w:marBottom w:val="0"/>
          <w:divBdr>
            <w:top w:val="none" w:sz="0" w:space="0" w:color="auto"/>
            <w:left w:val="none" w:sz="0" w:space="0" w:color="auto"/>
            <w:bottom w:val="none" w:sz="0" w:space="0" w:color="auto"/>
            <w:right w:val="none" w:sz="0" w:space="0" w:color="auto"/>
          </w:divBdr>
        </w:div>
        <w:div w:id="355884749">
          <w:marLeft w:val="640"/>
          <w:marRight w:val="0"/>
          <w:marTop w:val="0"/>
          <w:marBottom w:val="0"/>
          <w:divBdr>
            <w:top w:val="none" w:sz="0" w:space="0" w:color="auto"/>
            <w:left w:val="none" w:sz="0" w:space="0" w:color="auto"/>
            <w:bottom w:val="none" w:sz="0" w:space="0" w:color="auto"/>
            <w:right w:val="none" w:sz="0" w:space="0" w:color="auto"/>
          </w:divBdr>
        </w:div>
        <w:div w:id="248396002">
          <w:marLeft w:val="640"/>
          <w:marRight w:val="0"/>
          <w:marTop w:val="0"/>
          <w:marBottom w:val="0"/>
          <w:divBdr>
            <w:top w:val="none" w:sz="0" w:space="0" w:color="auto"/>
            <w:left w:val="none" w:sz="0" w:space="0" w:color="auto"/>
            <w:bottom w:val="none" w:sz="0" w:space="0" w:color="auto"/>
            <w:right w:val="none" w:sz="0" w:space="0" w:color="auto"/>
          </w:divBdr>
        </w:div>
        <w:div w:id="1149711532">
          <w:marLeft w:val="640"/>
          <w:marRight w:val="0"/>
          <w:marTop w:val="0"/>
          <w:marBottom w:val="0"/>
          <w:divBdr>
            <w:top w:val="none" w:sz="0" w:space="0" w:color="auto"/>
            <w:left w:val="none" w:sz="0" w:space="0" w:color="auto"/>
            <w:bottom w:val="none" w:sz="0" w:space="0" w:color="auto"/>
            <w:right w:val="none" w:sz="0" w:space="0" w:color="auto"/>
          </w:divBdr>
        </w:div>
        <w:div w:id="1159542220">
          <w:marLeft w:val="640"/>
          <w:marRight w:val="0"/>
          <w:marTop w:val="0"/>
          <w:marBottom w:val="0"/>
          <w:divBdr>
            <w:top w:val="none" w:sz="0" w:space="0" w:color="auto"/>
            <w:left w:val="none" w:sz="0" w:space="0" w:color="auto"/>
            <w:bottom w:val="none" w:sz="0" w:space="0" w:color="auto"/>
            <w:right w:val="none" w:sz="0" w:space="0" w:color="auto"/>
          </w:divBdr>
        </w:div>
        <w:div w:id="1482191660">
          <w:marLeft w:val="640"/>
          <w:marRight w:val="0"/>
          <w:marTop w:val="0"/>
          <w:marBottom w:val="0"/>
          <w:divBdr>
            <w:top w:val="none" w:sz="0" w:space="0" w:color="auto"/>
            <w:left w:val="none" w:sz="0" w:space="0" w:color="auto"/>
            <w:bottom w:val="none" w:sz="0" w:space="0" w:color="auto"/>
            <w:right w:val="none" w:sz="0" w:space="0" w:color="auto"/>
          </w:divBdr>
        </w:div>
        <w:div w:id="225073396">
          <w:marLeft w:val="640"/>
          <w:marRight w:val="0"/>
          <w:marTop w:val="0"/>
          <w:marBottom w:val="0"/>
          <w:divBdr>
            <w:top w:val="none" w:sz="0" w:space="0" w:color="auto"/>
            <w:left w:val="none" w:sz="0" w:space="0" w:color="auto"/>
            <w:bottom w:val="none" w:sz="0" w:space="0" w:color="auto"/>
            <w:right w:val="none" w:sz="0" w:space="0" w:color="auto"/>
          </w:divBdr>
        </w:div>
        <w:div w:id="938685102">
          <w:marLeft w:val="640"/>
          <w:marRight w:val="0"/>
          <w:marTop w:val="0"/>
          <w:marBottom w:val="0"/>
          <w:divBdr>
            <w:top w:val="none" w:sz="0" w:space="0" w:color="auto"/>
            <w:left w:val="none" w:sz="0" w:space="0" w:color="auto"/>
            <w:bottom w:val="none" w:sz="0" w:space="0" w:color="auto"/>
            <w:right w:val="none" w:sz="0" w:space="0" w:color="auto"/>
          </w:divBdr>
        </w:div>
        <w:div w:id="1455519996">
          <w:marLeft w:val="640"/>
          <w:marRight w:val="0"/>
          <w:marTop w:val="0"/>
          <w:marBottom w:val="0"/>
          <w:divBdr>
            <w:top w:val="none" w:sz="0" w:space="0" w:color="auto"/>
            <w:left w:val="none" w:sz="0" w:space="0" w:color="auto"/>
            <w:bottom w:val="none" w:sz="0" w:space="0" w:color="auto"/>
            <w:right w:val="none" w:sz="0" w:space="0" w:color="auto"/>
          </w:divBdr>
        </w:div>
        <w:div w:id="415398286">
          <w:marLeft w:val="640"/>
          <w:marRight w:val="0"/>
          <w:marTop w:val="0"/>
          <w:marBottom w:val="0"/>
          <w:divBdr>
            <w:top w:val="none" w:sz="0" w:space="0" w:color="auto"/>
            <w:left w:val="none" w:sz="0" w:space="0" w:color="auto"/>
            <w:bottom w:val="none" w:sz="0" w:space="0" w:color="auto"/>
            <w:right w:val="none" w:sz="0" w:space="0" w:color="auto"/>
          </w:divBdr>
        </w:div>
        <w:div w:id="1475640623">
          <w:marLeft w:val="640"/>
          <w:marRight w:val="0"/>
          <w:marTop w:val="0"/>
          <w:marBottom w:val="0"/>
          <w:divBdr>
            <w:top w:val="none" w:sz="0" w:space="0" w:color="auto"/>
            <w:left w:val="none" w:sz="0" w:space="0" w:color="auto"/>
            <w:bottom w:val="none" w:sz="0" w:space="0" w:color="auto"/>
            <w:right w:val="none" w:sz="0" w:space="0" w:color="auto"/>
          </w:divBdr>
        </w:div>
        <w:div w:id="241644559">
          <w:marLeft w:val="640"/>
          <w:marRight w:val="0"/>
          <w:marTop w:val="0"/>
          <w:marBottom w:val="0"/>
          <w:divBdr>
            <w:top w:val="none" w:sz="0" w:space="0" w:color="auto"/>
            <w:left w:val="none" w:sz="0" w:space="0" w:color="auto"/>
            <w:bottom w:val="none" w:sz="0" w:space="0" w:color="auto"/>
            <w:right w:val="none" w:sz="0" w:space="0" w:color="auto"/>
          </w:divBdr>
        </w:div>
        <w:div w:id="1155494413">
          <w:marLeft w:val="640"/>
          <w:marRight w:val="0"/>
          <w:marTop w:val="0"/>
          <w:marBottom w:val="0"/>
          <w:divBdr>
            <w:top w:val="none" w:sz="0" w:space="0" w:color="auto"/>
            <w:left w:val="none" w:sz="0" w:space="0" w:color="auto"/>
            <w:bottom w:val="none" w:sz="0" w:space="0" w:color="auto"/>
            <w:right w:val="none" w:sz="0" w:space="0" w:color="auto"/>
          </w:divBdr>
        </w:div>
        <w:div w:id="261303428">
          <w:marLeft w:val="640"/>
          <w:marRight w:val="0"/>
          <w:marTop w:val="0"/>
          <w:marBottom w:val="0"/>
          <w:divBdr>
            <w:top w:val="none" w:sz="0" w:space="0" w:color="auto"/>
            <w:left w:val="none" w:sz="0" w:space="0" w:color="auto"/>
            <w:bottom w:val="none" w:sz="0" w:space="0" w:color="auto"/>
            <w:right w:val="none" w:sz="0" w:space="0" w:color="auto"/>
          </w:divBdr>
        </w:div>
        <w:div w:id="1246913603">
          <w:marLeft w:val="640"/>
          <w:marRight w:val="0"/>
          <w:marTop w:val="0"/>
          <w:marBottom w:val="0"/>
          <w:divBdr>
            <w:top w:val="none" w:sz="0" w:space="0" w:color="auto"/>
            <w:left w:val="none" w:sz="0" w:space="0" w:color="auto"/>
            <w:bottom w:val="none" w:sz="0" w:space="0" w:color="auto"/>
            <w:right w:val="none" w:sz="0" w:space="0" w:color="auto"/>
          </w:divBdr>
        </w:div>
        <w:div w:id="249047656">
          <w:marLeft w:val="640"/>
          <w:marRight w:val="0"/>
          <w:marTop w:val="0"/>
          <w:marBottom w:val="0"/>
          <w:divBdr>
            <w:top w:val="none" w:sz="0" w:space="0" w:color="auto"/>
            <w:left w:val="none" w:sz="0" w:space="0" w:color="auto"/>
            <w:bottom w:val="none" w:sz="0" w:space="0" w:color="auto"/>
            <w:right w:val="none" w:sz="0" w:space="0" w:color="auto"/>
          </w:divBdr>
        </w:div>
        <w:div w:id="1998532810">
          <w:marLeft w:val="640"/>
          <w:marRight w:val="0"/>
          <w:marTop w:val="0"/>
          <w:marBottom w:val="0"/>
          <w:divBdr>
            <w:top w:val="none" w:sz="0" w:space="0" w:color="auto"/>
            <w:left w:val="none" w:sz="0" w:space="0" w:color="auto"/>
            <w:bottom w:val="none" w:sz="0" w:space="0" w:color="auto"/>
            <w:right w:val="none" w:sz="0" w:space="0" w:color="auto"/>
          </w:divBdr>
        </w:div>
        <w:div w:id="1149324081">
          <w:marLeft w:val="640"/>
          <w:marRight w:val="0"/>
          <w:marTop w:val="0"/>
          <w:marBottom w:val="0"/>
          <w:divBdr>
            <w:top w:val="none" w:sz="0" w:space="0" w:color="auto"/>
            <w:left w:val="none" w:sz="0" w:space="0" w:color="auto"/>
            <w:bottom w:val="none" w:sz="0" w:space="0" w:color="auto"/>
            <w:right w:val="none" w:sz="0" w:space="0" w:color="auto"/>
          </w:divBdr>
        </w:div>
        <w:div w:id="1020011478">
          <w:marLeft w:val="640"/>
          <w:marRight w:val="0"/>
          <w:marTop w:val="0"/>
          <w:marBottom w:val="0"/>
          <w:divBdr>
            <w:top w:val="none" w:sz="0" w:space="0" w:color="auto"/>
            <w:left w:val="none" w:sz="0" w:space="0" w:color="auto"/>
            <w:bottom w:val="none" w:sz="0" w:space="0" w:color="auto"/>
            <w:right w:val="none" w:sz="0" w:space="0" w:color="auto"/>
          </w:divBdr>
        </w:div>
        <w:div w:id="1322848261">
          <w:marLeft w:val="640"/>
          <w:marRight w:val="0"/>
          <w:marTop w:val="0"/>
          <w:marBottom w:val="0"/>
          <w:divBdr>
            <w:top w:val="none" w:sz="0" w:space="0" w:color="auto"/>
            <w:left w:val="none" w:sz="0" w:space="0" w:color="auto"/>
            <w:bottom w:val="none" w:sz="0" w:space="0" w:color="auto"/>
            <w:right w:val="none" w:sz="0" w:space="0" w:color="auto"/>
          </w:divBdr>
        </w:div>
        <w:div w:id="702360990">
          <w:marLeft w:val="640"/>
          <w:marRight w:val="0"/>
          <w:marTop w:val="0"/>
          <w:marBottom w:val="0"/>
          <w:divBdr>
            <w:top w:val="none" w:sz="0" w:space="0" w:color="auto"/>
            <w:left w:val="none" w:sz="0" w:space="0" w:color="auto"/>
            <w:bottom w:val="none" w:sz="0" w:space="0" w:color="auto"/>
            <w:right w:val="none" w:sz="0" w:space="0" w:color="auto"/>
          </w:divBdr>
        </w:div>
        <w:div w:id="565144046">
          <w:marLeft w:val="640"/>
          <w:marRight w:val="0"/>
          <w:marTop w:val="0"/>
          <w:marBottom w:val="0"/>
          <w:divBdr>
            <w:top w:val="none" w:sz="0" w:space="0" w:color="auto"/>
            <w:left w:val="none" w:sz="0" w:space="0" w:color="auto"/>
            <w:bottom w:val="none" w:sz="0" w:space="0" w:color="auto"/>
            <w:right w:val="none" w:sz="0" w:space="0" w:color="auto"/>
          </w:divBdr>
        </w:div>
        <w:div w:id="1921862654">
          <w:marLeft w:val="640"/>
          <w:marRight w:val="0"/>
          <w:marTop w:val="0"/>
          <w:marBottom w:val="0"/>
          <w:divBdr>
            <w:top w:val="none" w:sz="0" w:space="0" w:color="auto"/>
            <w:left w:val="none" w:sz="0" w:space="0" w:color="auto"/>
            <w:bottom w:val="none" w:sz="0" w:space="0" w:color="auto"/>
            <w:right w:val="none" w:sz="0" w:space="0" w:color="auto"/>
          </w:divBdr>
        </w:div>
        <w:div w:id="1666322265">
          <w:marLeft w:val="640"/>
          <w:marRight w:val="0"/>
          <w:marTop w:val="0"/>
          <w:marBottom w:val="0"/>
          <w:divBdr>
            <w:top w:val="none" w:sz="0" w:space="0" w:color="auto"/>
            <w:left w:val="none" w:sz="0" w:space="0" w:color="auto"/>
            <w:bottom w:val="none" w:sz="0" w:space="0" w:color="auto"/>
            <w:right w:val="none" w:sz="0" w:space="0" w:color="auto"/>
          </w:divBdr>
        </w:div>
        <w:div w:id="1365600461">
          <w:marLeft w:val="640"/>
          <w:marRight w:val="0"/>
          <w:marTop w:val="0"/>
          <w:marBottom w:val="0"/>
          <w:divBdr>
            <w:top w:val="none" w:sz="0" w:space="0" w:color="auto"/>
            <w:left w:val="none" w:sz="0" w:space="0" w:color="auto"/>
            <w:bottom w:val="none" w:sz="0" w:space="0" w:color="auto"/>
            <w:right w:val="none" w:sz="0" w:space="0" w:color="auto"/>
          </w:divBdr>
        </w:div>
        <w:div w:id="548029175">
          <w:marLeft w:val="640"/>
          <w:marRight w:val="0"/>
          <w:marTop w:val="0"/>
          <w:marBottom w:val="0"/>
          <w:divBdr>
            <w:top w:val="none" w:sz="0" w:space="0" w:color="auto"/>
            <w:left w:val="none" w:sz="0" w:space="0" w:color="auto"/>
            <w:bottom w:val="none" w:sz="0" w:space="0" w:color="auto"/>
            <w:right w:val="none" w:sz="0" w:space="0" w:color="auto"/>
          </w:divBdr>
        </w:div>
        <w:div w:id="136537944">
          <w:marLeft w:val="640"/>
          <w:marRight w:val="0"/>
          <w:marTop w:val="0"/>
          <w:marBottom w:val="0"/>
          <w:divBdr>
            <w:top w:val="none" w:sz="0" w:space="0" w:color="auto"/>
            <w:left w:val="none" w:sz="0" w:space="0" w:color="auto"/>
            <w:bottom w:val="none" w:sz="0" w:space="0" w:color="auto"/>
            <w:right w:val="none" w:sz="0" w:space="0" w:color="auto"/>
          </w:divBdr>
        </w:div>
        <w:div w:id="995257781">
          <w:marLeft w:val="640"/>
          <w:marRight w:val="0"/>
          <w:marTop w:val="0"/>
          <w:marBottom w:val="0"/>
          <w:divBdr>
            <w:top w:val="none" w:sz="0" w:space="0" w:color="auto"/>
            <w:left w:val="none" w:sz="0" w:space="0" w:color="auto"/>
            <w:bottom w:val="none" w:sz="0" w:space="0" w:color="auto"/>
            <w:right w:val="none" w:sz="0" w:space="0" w:color="auto"/>
          </w:divBdr>
        </w:div>
        <w:div w:id="1903641784">
          <w:marLeft w:val="640"/>
          <w:marRight w:val="0"/>
          <w:marTop w:val="0"/>
          <w:marBottom w:val="0"/>
          <w:divBdr>
            <w:top w:val="none" w:sz="0" w:space="0" w:color="auto"/>
            <w:left w:val="none" w:sz="0" w:space="0" w:color="auto"/>
            <w:bottom w:val="none" w:sz="0" w:space="0" w:color="auto"/>
            <w:right w:val="none" w:sz="0" w:space="0" w:color="auto"/>
          </w:divBdr>
        </w:div>
        <w:div w:id="1749646525">
          <w:marLeft w:val="640"/>
          <w:marRight w:val="0"/>
          <w:marTop w:val="0"/>
          <w:marBottom w:val="0"/>
          <w:divBdr>
            <w:top w:val="none" w:sz="0" w:space="0" w:color="auto"/>
            <w:left w:val="none" w:sz="0" w:space="0" w:color="auto"/>
            <w:bottom w:val="none" w:sz="0" w:space="0" w:color="auto"/>
            <w:right w:val="none" w:sz="0" w:space="0" w:color="auto"/>
          </w:divBdr>
        </w:div>
        <w:div w:id="76175723">
          <w:marLeft w:val="640"/>
          <w:marRight w:val="0"/>
          <w:marTop w:val="0"/>
          <w:marBottom w:val="0"/>
          <w:divBdr>
            <w:top w:val="none" w:sz="0" w:space="0" w:color="auto"/>
            <w:left w:val="none" w:sz="0" w:space="0" w:color="auto"/>
            <w:bottom w:val="none" w:sz="0" w:space="0" w:color="auto"/>
            <w:right w:val="none" w:sz="0" w:space="0" w:color="auto"/>
          </w:divBdr>
        </w:div>
        <w:div w:id="1953903541">
          <w:marLeft w:val="640"/>
          <w:marRight w:val="0"/>
          <w:marTop w:val="0"/>
          <w:marBottom w:val="0"/>
          <w:divBdr>
            <w:top w:val="none" w:sz="0" w:space="0" w:color="auto"/>
            <w:left w:val="none" w:sz="0" w:space="0" w:color="auto"/>
            <w:bottom w:val="none" w:sz="0" w:space="0" w:color="auto"/>
            <w:right w:val="none" w:sz="0" w:space="0" w:color="auto"/>
          </w:divBdr>
        </w:div>
        <w:div w:id="901061002">
          <w:marLeft w:val="640"/>
          <w:marRight w:val="0"/>
          <w:marTop w:val="0"/>
          <w:marBottom w:val="0"/>
          <w:divBdr>
            <w:top w:val="none" w:sz="0" w:space="0" w:color="auto"/>
            <w:left w:val="none" w:sz="0" w:space="0" w:color="auto"/>
            <w:bottom w:val="none" w:sz="0" w:space="0" w:color="auto"/>
            <w:right w:val="none" w:sz="0" w:space="0" w:color="auto"/>
          </w:divBdr>
        </w:div>
        <w:div w:id="1214998123">
          <w:marLeft w:val="640"/>
          <w:marRight w:val="0"/>
          <w:marTop w:val="0"/>
          <w:marBottom w:val="0"/>
          <w:divBdr>
            <w:top w:val="none" w:sz="0" w:space="0" w:color="auto"/>
            <w:left w:val="none" w:sz="0" w:space="0" w:color="auto"/>
            <w:bottom w:val="none" w:sz="0" w:space="0" w:color="auto"/>
            <w:right w:val="none" w:sz="0" w:space="0" w:color="auto"/>
          </w:divBdr>
        </w:div>
        <w:div w:id="944772966">
          <w:marLeft w:val="640"/>
          <w:marRight w:val="0"/>
          <w:marTop w:val="0"/>
          <w:marBottom w:val="0"/>
          <w:divBdr>
            <w:top w:val="none" w:sz="0" w:space="0" w:color="auto"/>
            <w:left w:val="none" w:sz="0" w:space="0" w:color="auto"/>
            <w:bottom w:val="none" w:sz="0" w:space="0" w:color="auto"/>
            <w:right w:val="none" w:sz="0" w:space="0" w:color="auto"/>
          </w:divBdr>
        </w:div>
        <w:div w:id="651376505">
          <w:marLeft w:val="640"/>
          <w:marRight w:val="0"/>
          <w:marTop w:val="0"/>
          <w:marBottom w:val="0"/>
          <w:divBdr>
            <w:top w:val="none" w:sz="0" w:space="0" w:color="auto"/>
            <w:left w:val="none" w:sz="0" w:space="0" w:color="auto"/>
            <w:bottom w:val="none" w:sz="0" w:space="0" w:color="auto"/>
            <w:right w:val="none" w:sz="0" w:space="0" w:color="auto"/>
          </w:divBdr>
        </w:div>
        <w:div w:id="1100905677">
          <w:marLeft w:val="640"/>
          <w:marRight w:val="0"/>
          <w:marTop w:val="0"/>
          <w:marBottom w:val="0"/>
          <w:divBdr>
            <w:top w:val="none" w:sz="0" w:space="0" w:color="auto"/>
            <w:left w:val="none" w:sz="0" w:space="0" w:color="auto"/>
            <w:bottom w:val="none" w:sz="0" w:space="0" w:color="auto"/>
            <w:right w:val="none" w:sz="0" w:space="0" w:color="auto"/>
          </w:divBdr>
        </w:div>
        <w:div w:id="1836649008">
          <w:marLeft w:val="640"/>
          <w:marRight w:val="0"/>
          <w:marTop w:val="0"/>
          <w:marBottom w:val="0"/>
          <w:divBdr>
            <w:top w:val="none" w:sz="0" w:space="0" w:color="auto"/>
            <w:left w:val="none" w:sz="0" w:space="0" w:color="auto"/>
            <w:bottom w:val="none" w:sz="0" w:space="0" w:color="auto"/>
            <w:right w:val="none" w:sz="0" w:space="0" w:color="auto"/>
          </w:divBdr>
        </w:div>
        <w:div w:id="1362168193">
          <w:marLeft w:val="640"/>
          <w:marRight w:val="0"/>
          <w:marTop w:val="0"/>
          <w:marBottom w:val="0"/>
          <w:divBdr>
            <w:top w:val="none" w:sz="0" w:space="0" w:color="auto"/>
            <w:left w:val="none" w:sz="0" w:space="0" w:color="auto"/>
            <w:bottom w:val="none" w:sz="0" w:space="0" w:color="auto"/>
            <w:right w:val="none" w:sz="0" w:space="0" w:color="auto"/>
          </w:divBdr>
        </w:div>
        <w:div w:id="375354667">
          <w:marLeft w:val="640"/>
          <w:marRight w:val="0"/>
          <w:marTop w:val="0"/>
          <w:marBottom w:val="0"/>
          <w:divBdr>
            <w:top w:val="none" w:sz="0" w:space="0" w:color="auto"/>
            <w:left w:val="none" w:sz="0" w:space="0" w:color="auto"/>
            <w:bottom w:val="none" w:sz="0" w:space="0" w:color="auto"/>
            <w:right w:val="none" w:sz="0" w:space="0" w:color="auto"/>
          </w:divBdr>
        </w:div>
        <w:div w:id="228270108">
          <w:marLeft w:val="640"/>
          <w:marRight w:val="0"/>
          <w:marTop w:val="0"/>
          <w:marBottom w:val="0"/>
          <w:divBdr>
            <w:top w:val="none" w:sz="0" w:space="0" w:color="auto"/>
            <w:left w:val="none" w:sz="0" w:space="0" w:color="auto"/>
            <w:bottom w:val="none" w:sz="0" w:space="0" w:color="auto"/>
            <w:right w:val="none" w:sz="0" w:space="0" w:color="auto"/>
          </w:divBdr>
        </w:div>
        <w:div w:id="1933119502">
          <w:marLeft w:val="640"/>
          <w:marRight w:val="0"/>
          <w:marTop w:val="0"/>
          <w:marBottom w:val="0"/>
          <w:divBdr>
            <w:top w:val="none" w:sz="0" w:space="0" w:color="auto"/>
            <w:left w:val="none" w:sz="0" w:space="0" w:color="auto"/>
            <w:bottom w:val="none" w:sz="0" w:space="0" w:color="auto"/>
            <w:right w:val="none" w:sz="0" w:space="0" w:color="auto"/>
          </w:divBdr>
        </w:div>
        <w:div w:id="82921658">
          <w:marLeft w:val="640"/>
          <w:marRight w:val="0"/>
          <w:marTop w:val="0"/>
          <w:marBottom w:val="0"/>
          <w:divBdr>
            <w:top w:val="none" w:sz="0" w:space="0" w:color="auto"/>
            <w:left w:val="none" w:sz="0" w:space="0" w:color="auto"/>
            <w:bottom w:val="none" w:sz="0" w:space="0" w:color="auto"/>
            <w:right w:val="none" w:sz="0" w:space="0" w:color="auto"/>
          </w:divBdr>
        </w:div>
        <w:div w:id="929893790">
          <w:marLeft w:val="640"/>
          <w:marRight w:val="0"/>
          <w:marTop w:val="0"/>
          <w:marBottom w:val="0"/>
          <w:divBdr>
            <w:top w:val="none" w:sz="0" w:space="0" w:color="auto"/>
            <w:left w:val="none" w:sz="0" w:space="0" w:color="auto"/>
            <w:bottom w:val="none" w:sz="0" w:space="0" w:color="auto"/>
            <w:right w:val="none" w:sz="0" w:space="0" w:color="auto"/>
          </w:divBdr>
        </w:div>
        <w:div w:id="2128965509">
          <w:marLeft w:val="640"/>
          <w:marRight w:val="0"/>
          <w:marTop w:val="0"/>
          <w:marBottom w:val="0"/>
          <w:divBdr>
            <w:top w:val="none" w:sz="0" w:space="0" w:color="auto"/>
            <w:left w:val="none" w:sz="0" w:space="0" w:color="auto"/>
            <w:bottom w:val="none" w:sz="0" w:space="0" w:color="auto"/>
            <w:right w:val="none" w:sz="0" w:space="0" w:color="auto"/>
          </w:divBdr>
        </w:div>
        <w:div w:id="1489707936">
          <w:marLeft w:val="640"/>
          <w:marRight w:val="0"/>
          <w:marTop w:val="0"/>
          <w:marBottom w:val="0"/>
          <w:divBdr>
            <w:top w:val="none" w:sz="0" w:space="0" w:color="auto"/>
            <w:left w:val="none" w:sz="0" w:space="0" w:color="auto"/>
            <w:bottom w:val="none" w:sz="0" w:space="0" w:color="auto"/>
            <w:right w:val="none" w:sz="0" w:space="0" w:color="auto"/>
          </w:divBdr>
        </w:div>
        <w:div w:id="1433666815">
          <w:marLeft w:val="640"/>
          <w:marRight w:val="0"/>
          <w:marTop w:val="0"/>
          <w:marBottom w:val="0"/>
          <w:divBdr>
            <w:top w:val="none" w:sz="0" w:space="0" w:color="auto"/>
            <w:left w:val="none" w:sz="0" w:space="0" w:color="auto"/>
            <w:bottom w:val="none" w:sz="0" w:space="0" w:color="auto"/>
            <w:right w:val="none" w:sz="0" w:space="0" w:color="auto"/>
          </w:divBdr>
        </w:div>
        <w:div w:id="1010259210">
          <w:marLeft w:val="640"/>
          <w:marRight w:val="0"/>
          <w:marTop w:val="0"/>
          <w:marBottom w:val="0"/>
          <w:divBdr>
            <w:top w:val="none" w:sz="0" w:space="0" w:color="auto"/>
            <w:left w:val="none" w:sz="0" w:space="0" w:color="auto"/>
            <w:bottom w:val="none" w:sz="0" w:space="0" w:color="auto"/>
            <w:right w:val="none" w:sz="0" w:space="0" w:color="auto"/>
          </w:divBdr>
        </w:div>
        <w:div w:id="1989165456">
          <w:marLeft w:val="640"/>
          <w:marRight w:val="0"/>
          <w:marTop w:val="0"/>
          <w:marBottom w:val="0"/>
          <w:divBdr>
            <w:top w:val="none" w:sz="0" w:space="0" w:color="auto"/>
            <w:left w:val="none" w:sz="0" w:space="0" w:color="auto"/>
            <w:bottom w:val="none" w:sz="0" w:space="0" w:color="auto"/>
            <w:right w:val="none" w:sz="0" w:space="0" w:color="auto"/>
          </w:divBdr>
        </w:div>
        <w:div w:id="1068268669">
          <w:marLeft w:val="640"/>
          <w:marRight w:val="0"/>
          <w:marTop w:val="0"/>
          <w:marBottom w:val="0"/>
          <w:divBdr>
            <w:top w:val="none" w:sz="0" w:space="0" w:color="auto"/>
            <w:left w:val="none" w:sz="0" w:space="0" w:color="auto"/>
            <w:bottom w:val="none" w:sz="0" w:space="0" w:color="auto"/>
            <w:right w:val="none" w:sz="0" w:space="0" w:color="auto"/>
          </w:divBdr>
        </w:div>
        <w:div w:id="1718967734">
          <w:marLeft w:val="640"/>
          <w:marRight w:val="0"/>
          <w:marTop w:val="0"/>
          <w:marBottom w:val="0"/>
          <w:divBdr>
            <w:top w:val="none" w:sz="0" w:space="0" w:color="auto"/>
            <w:left w:val="none" w:sz="0" w:space="0" w:color="auto"/>
            <w:bottom w:val="none" w:sz="0" w:space="0" w:color="auto"/>
            <w:right w:val="none" w:sz="0" w:space="0" w:color="auto"/>
          </w:divBdr>
        </w:div>
        <w:div w:id="664550618">
          <w:marLeft w:val="640"/>
          <w:marRight w:val="0"/>
          <w:marTop w:val="0"/>
          <w:marBottom w:val="0"/>
          <w:divBdr>
            <w:top w:val="none" w:sz="0" w:space="0" w:color="auto"/>
            <w:left w:val="none" w:sz="0" w:space="0" w:color="auto"/>
            <w:bottom w:val="none" w:sz="0" w:space="0" w:color="auto"/>
            <w:right w:val="none" w:sz="0" w:space="0" w:color="auto"/>
          </w:divBdr>
        </w:div>
        <w:div w:id="479346802">
          <w:marLeft w:val="640"/>
          <w:marRight w:val="0"/>
          <w:marTop w:val="0"/>
          <w:marBottom w:val="0"/>
          <w:divBdr>
            <w:top w:val="none" w:sz="0" w:space="0" w:color="auto"/>
            <w:left w:val="none" w:sz="0" w:space="0" w:color="auto"/>
            <w:bottom w:val="none" w:sz="0" w:space="0" w:color="auto"/>
            <w:right w:val="none" w:sz="0" w:space="0" w:color="auto"/>
          </w:divBdr>
        </w:div>
        <w:div w:id="1620650906">
          <w:marLeft w:val="640"/>
          <w:marRight w:val="0"/>
          <w:marTop w:val="0"/>
          <w:marBottom w:val="0"/>
          <w:divBdr>
            <w:top w:val="none" w:sz="0" w:space="0" w:color="auto"/>
            <w:left w:val="none" w:sz="0" w:space="0" w:color="auto"/>
            <w:bottom w:val="none" w:sz="0" w:space="0" w:color="auto"/>
            <w:right w:val="none" w:sz="0" w:space="0" w:color="auto"/>
          </w:divBdr>
        </w:div>
        <w:div w:id="1448700369">
          <w:marLeft w:val="640"/>
          <w:marRight w:val="0"/>
          <w:marTop w:val="0"/>
          <w:marBottom w:val="0"/>
          <w:divBdr>
            <w:top w:val="none" w:sz="0" w:space="0" w:color="auto"/>
            <w:left w:val="none" w:sz="0" w:space="0" w:color="auto"/>
            <w:bottom w:val="none" w:sz="0" w:space="0" w:color="auto"/>
            <w:right w:val="none" w:sz="0" w:space="0" w:color="auto"/>
          </w:divBdr>
        </w:div>
        <w:div w:id="418020476">
          <w:marLeft w:val="640"/>
          <w:marRight w:val="0"/>
          <w:marTop w:val="0"/>
          <w:marBottom w:val="0"/>
          <w:divBdr>
            <w:top w:val="none" w:sz="0" w:space="0" w:color="auto"/>
            <w:left w:val="none" w:sz="0" w:space="0" w:color="auto"/>
            <w:bottom w:val="none" w:sz="0" w:space="0" w:color="auto"/>
            <w:right w:val="none" w:sz="0" w:space="0" w:color="auto"/>
          </w:divBdr>
        </w:div>
        <w:div w:id="1182815276">
          <w:marLeft w:val="640"/>
          <w:marRight w:val="0"/>
          <w:marTop w:val="0"/>
          <w:marBottom w:val="0"/>
          <w:divBdr>
            <w:top w:val="none" w:sz="0" w:space="0" w:color="auto"/>
            <w:left w:val="none" w:sz="0" w:space="0" w:color="auto"/>
            <w:bottom w:val="none" w:sz="0" w:space="0" w:color="auto"/>
            <w:right w:val="none" w:sz="0" w:space="0" w:color="auto"/>
          </w:divBdr>
        </w:div>
        <w:div w:id="842663892">
          <w:marLeft w:val="640"/>
          <w:marRight w:val="0"/>
          <w:marTop w:val="0"/>
          <w:marBottom w:val="0"/>
          <w:divBdr>
            <w:top w:val="none" w:sz="0" w:space="0" w:color="auto"/>
            <w:left w:val="none" w:sz="0" w:space="0" w:color="auto"/>
            <w:bottom w:val="none" w:sz="0" w:space="0" w:color="auto"/>
            <w:right w:val="none" w:sz="0" w:space="0" w:color="auto"/>
          </w:divBdr>
        </w:div>
        <w:div w:id="1243756601">
          <w:marLeft w:val="640"/>
          <w:marRight w:val="0"/>
          <w:marTop w:val="0"/>
          <w:marBottom w:val="0"/>
          <w:divBdr>
            <w:top w:val="none" w:sz="0" w:space="0" w:color="auto"/>
            <w:left w:val="none" w:sz="0" w:space="0" w:color="auto"/>
            <w:bottom w:val="none" w:sz="0" w:space="0" w:color="auto"/>
            <w:right w:val="none" w:sz="0" w:space="0" w:color="auto"/>
          </w:divBdr>
        </w:div>
        <w:div w:id="147593412">
          <w:marLeft w:val="640"/>
          <w:marRight w:val="0"/>
          <w:marTop w:val="0"/>
          <w:marBottom w:val="0"/>
          <w:divBdr>
            <w:top w:val="none" w:sz="0" w:space="0" w:color="auto"/>
            <w:left w:val="none" w:sz="0" w:space="0" w:color="auto"/>
            <w:bottom w:val="none" w:sz="0" w:space="0" w:color="auto"/>
            <w:right w:val="none" w:sz="0" w:space="0" w:color="auto"/>
          </w:divBdr>
        </w:div>
        <w:div w:id="787046136">
          <w:marLeft w:val="640"/>
          <w:marRight w:val="0"/>
          <w:marTop w:val="0"/>
          <w:marBottom w:val="0"/>
          <w:divBdr>
            <w:top w:val="none" w:sz="0" w:space="0" w:color="auto"/>
            <w:left w:val="none" w:sz="0" w:space="0" w:color="auto"/>
            <w:bottom w:val="none" w:sz="0" w:space="0" w:color="auto"/>
            <w:right w:val="none" w:sz="0" w:space="0" w:color="auto"/>
          </w:divBdr>
        </w:div>
        <w:div w:id="2024624249">
          <w:marLeft w:val="640"/>
          <w:marRight w:val="0"/>
          <w:marTop w:val="0"/>
          <w:marBottom w:val="0"/>
          <w:divBdr>
            <w:top w:val="none" w:sz="0" w:space="0" w:color="auto"/>
            <w:left w:val="none" w:sz="0" w:space="0" w:color="auto"/>
            <w:bottom w:val="none" w:sz="0" w:space="0" w:color="auto"/>
            <w:right w:val="none" w:sz="0" w:space="0" w:color="auto"/>
          </w:divBdr>
        </w:div>
        <w:div w:id="1423646944">
          <w:marLeft w:val="640"/>
          <w:marRight w:val="0"/>
          <w:marTop w:val="0"/>
          <w:marBottom w:val="0"/>
          <w:divBdr>
            <w:top w:val="none" w:sz="0" w:space="0" w:color="auto"/>
            <w:left w:val="none" w:sz="0" w:space="0" w:color="auto"/>
            <w:bottom w:val="none" w:sz="0" w:space="0" w:color="auto"/>
            <w:right w:val="none" w:sz="0" w:space="0" w:color="auto"/>
          </w:divBdr>
        </w:div>
        <w:div w:id="1389526042">
          <w:marLeft w:val="640"/>
          <w:marRight w:val="0"/>
          <w:marTop w:val="0"/>
          <w:marBottom w:val="0"/>
          <w:divBdr>
            <w:top w:val="none" w:sz="0" w:space="0" w:color="auto"/>
            <w:left w:val="none" w:sz="0" w:space="0" w:color="auto"/>
            <w:bottom w:val="none" w:sz="0" w:space="0" w:color="auto"/>
            <w:right w:val="none" w:sz="0" w:space="0" w:color="auto"/>
          </w:divBdr>
        </w:div>
        <w:div w:id="708067927">
          <w:marLeft w:val="640"/>
          <w:marRight w:val="0"/>
          <w:marTop w:val="0"/>
          <w:marBottom w:val="0"/>
          <w:divBdr>
            <w:top w:val="none" w:sz="0" w:space="0" w:color="auto"/>
            <w:left w:val="none" w:sz="0" w:space="0" w:color="auto"/>
            <w:bottom w:val="none" w:sz="0" w:space="0" w:color="auto"/>
            <w:right w:val="none" w:sz="0" w:space="0" w:color="auto"/>
          </w:divBdr>
        </w:div>
        <w:div w:id="502163011">
          <w:marLeft w:val="640"/>
          <w:marRight w:val="0"/>
          <w:marTop w:val="0"/>
          <w:marBottom w:val="0"/>
          <w:divBdr>
            <w:top w:val="none" w:sz="0" w:space="0" w:color="auto"/>
            <w:left w:val="none" w:sz="0" w:space="0" w:color="auto"/>
            <w:bottom w:val="none" w:sz="0" w:space="0" w:color="auto"/>
            <w:right w:val="none" w:sz="0" w:space="0" w:color="auto"/>
          </w:divBdr>
        </w:div>
        <w:div w:id="1154639142">
          <w:marLeft w:val="640"/>
          <w:marRight w:val="0"/>
          <w:marTop w:val="0"/>
          <w:marBottom w:val="0"/>
          <w:divBdr>
            <w:top w:val="none" w:sz="0" w:space="0" w:color="auto"/>
            <w:left w:val="none" w:sz="0" w:space="0" w:color="auto"/>
            <w:bottom w:val="none" w:sz="0" w:space="0" w:color="auto"/>
            <w:right w:val="none" w:sz="0" w:space="0" w:color="auto"/>
          </w:divBdr>
        </w:div>
        <w:div w:id="289435497">
          <w:marLeft w:val="640"/>
          <w:marRight w:val="0"/>
          <w:marTop w:val="0"/>
          <w:marBottom w:val="0"/>
          <w:divBdr>
            <w:top w:val="none" w:sz="0" w:space="0" w:color="auto"/>
            <w:left w:val="none" w:sz="0" w:space="0" w:color="auto"/>
            <w:bottom w:val="none" w:sz="0" w:space="0" w:color="auto"/>
            <w:right w:val="none" w:sz="0" w:space="0" w:color="auto"/>
          </w:divBdr>
        </w:div>
        <w:div w:id="1155993535">
          <w:marLeft w:val="640"/>
          <w:marRight w:val="0"/>
          <w:marTop w:val="0"/>
          <w:marBottom w:val="0"/>
          <w:divBdr>
            <w:top w:val="none" w:sz="0" w:space="0" w:color="auto"/>
            <w:left w:val="none" w:sz="0" w:space="0" w:color="auto"/>
            <w:bottom w:val="none" w:sz="0" w:space="0" w:color="auto"/>
            <w:right w:val="none" w:sz="0" w:space="0" w:color="auto"/>
          </w:divBdr>
        </w:div>
        <w:div w:id="468714081">
          <w:marLeft w:val="640"/>
          <w:marRight w:val="0"/>
          <w:marTop w:val="0"/>
          <w:marBottom w:val="0"/>
          <w:divBdr>
            <w:top w:val="none" w:sz="0" w:space="0" w:color="auto"/>
            <w:left w:val="none" w:sz="0" w:space="0" w:color="auto"/>
            <w:bottom w:val="none" w:sz="0" w:space="0" w:color="auto"/>
            <w:right w:val="none" w:sz="0" w:space="0" w:color="auto"/>
          </w:divBdr>
        </w:div>
        <w:div w:id="1070813693">
          <w:marLeft w:val="640"/>
          <w:marRight w:val="0"/>
          <w:marTop w:val="0"/>
          <w:marBottom w:val="0"/>
          <w:divBdr>
            <w:top w:val="none" w:sz="0" w:space="0" w:color="auto"/>
            <w:left w:val="none" w:sz="0" w:space="0" w:color="auto"/>
            <w:bottom w:val="none" w:sz="0" w:space="0" w:color="auto"/>
            <w:right w:val="none" w:sz="0" w:space="0" w:color="auto"/>
          </w:divBdr>
        </w:div>
        <w:div w:id="168569024">
          <w:marLeft w:val="640"/>
          <w:marRight w:val="0"/>
          <w:marTop w:val="0"/>
          <w:marBottom w:val="0"/>
          <w:divBdr>
            <w:top w:val="none" w:sz="0" w:space="0" w:color="auto"/>
            <w:left w:val="none" w:sz="0" w:space="0" w:color="auto"/>
            <w:bottom w:val="none" w:sz="0" w:space="0" w:color="auto"/>
            <w:right w:val="none" w:sz="0" w:space="0" w:color="auto"/>
          </w:divBdr>
        </w:div>
        <w:div w:id="1414430545">
          <w:marLeft w:val="640"/>
          <w:marRight w:val="0"/>
          <w:marTop w:val="0"/>
          <w:marBottom w:val="0"/>
          <w:divBdr>
            <w:top w:val="none" w:sz="0" w:space="0" w:color="auto"/>
            <w:left w:val="none" w:sz="0" w:space="0" w:color="auto"/>
            <w:bottom w:val="none" w:sz="0" w:space="0" w:color="auto"/>
            <w:right w:val="none" w:sz="0" w:space="0" w:color="auto"/>
          </w:divBdr>
        </w:div>
        <w:div w:id="1798718711">
          <w:marLeft w:val="640"/>
          <w:marRight w:val="0"/>
          <w:marTop w:val="0"/>
          <w:marBottom w:val="0"/>
          <w:divBdr>
            <w:top w:val="none" w:sz="0" w:space="0" w:color="auto"/>
            <w:left w:val="none" w:sz="0" w:space="0" w:color="auto"/>
            <w:bottom w:val="none" w:sz="0" w:space="0" w:color="auto"/>
            <w:right w:val="none" w:sz="0" w:space="0" w:color="auto"/>
          </w:divBdr>
        </w:div>
        <w:div w:id="1630085433">
          <w:marLeft w:val="640"/>
          <w:marRight w:val="0"/>
          <w:marTop w:val="0"/>
          <w:marBottom w:val="0"/>
          <w:divBdr>
            <w:top w:val="none" w:sz="0" w:space="0" w:color="auto"/>
            <w:left w:val="none" w:sz="0" w:space="0" w:color="auto"/>
            <w:bottom w:val="none" w:sz="0" w:space="0" w:color="auto"/>
            <w:right w:val="none" w:sz="0" w:space="0" w:color="auto"/>
          </w:divBdr>
        </w:div>
        <w:div w:id="481428653">
          <w:marLeft w:val="640"/>
          <w:marRight w:val="0"/>
          <w:marTop w:val="0"/>
          <w:marBottom w:val="0"/>
          <w:divBdr>
            <w:top w:val="none" w:sz="0" w:space="0" w:color="auto"/>
            <w:left w:val="none" w:sz="0" w:space="0" w:color="auto"/>
            <w:bottom w:val="none" w:sz="0" w:space="0" w:color="auto"/>
            <w:right w:val="none" w:sz="0" w:space="0" w:color="auto"/>
          </w:divBdr>
        </w:div>
        <w:div w:id="1817649297">
          <w:marLeft w:val="640"/>
          <w:marRight w:val="0"/>
          <w:marTop w:val="0"/>
          <w:marBottom w:val="0"/>
          <w:divBdr>
            <w:top w:val="none" w:sz="0" w:space="0" w:color="auto"/>
            <w:left w:val="none" w:sz="0" w:space="0" w:color="auto"/>
            <w:bottom w:val="none" w:sz="0" w:space="0" w:color="auto"/>
            <w:right w:val="none" w:sz="0" w:space="0" w:color="auto"/>
          </w:divBdr>
        </w:div>
        <w:div w:id="2056661772">
          <w:marLeft w:val="640"/>
          <w:marRight w:val="0"/>
          <w:marTop w:val="0"/>
          <w:marBottom w:val="0"/>
          <w:divBdr>
            <w:top w:val="none" w:sz="0" w:space="0" w:color="auto"/>
            <w:left w:val="none" w:sz="0" w:space="0" w:color="auto"/>
            <w:bottom w:val="none" w:sz="0" w:space="0" w:color="auto"/>
            <w:right w:val="none" w:sz="0" w:space="0" w:color="auto"/>
          </w:divBdr>
        </w:div>
        <w:div w:id="67390422">
          <w:marLeft w:val="640"/>
          <w:marRight w:val="0"/>
          <w:marTop w:val="0"/>
          <w:marBottom w:val="0"/>
          <w:divBdr>
            <w:top w:val="none" w:sz="0" w:space="0" w:color="auto"/>
            <w:left w:val="none" w:sz="0" w:space="0" w:color="auto"/>
            <w:bottom w:val="none" w:sz="0" w:space="0" w:color="auto"/>
            <w:right w:val="none" w:sz="0" w:space="0" w:color="auto"/>
          </w:divBdr>
        </w:div>
        <w:div w:id="1845974912">
          <w:marLeft w:val="640"/>
          <w:marRight w:val="0"/>
          <w:marTop w:val="0"/>
          <w:marBottom w:val="0"/>
          <w:divBdr>
            <w:top w:val="none" w:sz="0" w:space="0" w:color="auto"/>
            <w:left w:val="none" w:sz="0" w:space="0" w:color="auto"/>
            <w:bottom w:val="none" w:sz="0" w:space="0" w:color="auto"/>
            <w:right w:val="none" w:sz="0" w:space="0" w:color="auto"/>
          </w:divBdr>
        </w:div>
        <w:div w:id="2001149913">
          <w:marLeft w:val="640"/>
          <w:marRight w:val="0"/>
          <w:marTop w:val="0"/>
          <w:marBottom w:val="0"/>
          <w:divBdr>
            <w:top w:val="none" w:sz="0" w:space="0" w:color="auto"/>
            <w:left w:val="none" w:sz="0" w:space="0" w:color="auto"/>
            <w:bottom w:val="none" w:sz="0" w:space="0" w:color="auto"/>
            <w:right w:val="none" w:sz="0" w:space="0" w:color="auto"/>
          </w:divBdr>
        </w:div>
        <w:div w:id="1647010456">
          <w:marLeft w:val="640"/>
          <w:marRight w:val="0"/>
          <w:marTop w:val="0"/>
          <w:marBottom w:val="0"/>
          <w:divBdr>
            <w:top w:val="none" w:sz="0" w:space="0" w:color="auto"/>
            <w:left w:val="none" w:sz="0" w:space="0" w:color="auto"/>
            <w:bottom w:val="none" w:sz="0" w:space="0" w:color="auto"/>
            <w:right w:val="none" w:sz="0" w:space="0" w:color="auto"/>
          </w:divBdr>
        </w:div>
        <w:div w:id="1939412729">
          <w:marLeft w:val="640"/>
          <w:marRight w:val="0"/>
          <w:marTop w:val="0"/>
          <w:marBottom w:val="0"/>
          <w:divBdr>
            <w:top w:val="none" w:sz="0" w:space="0" w:color="auto"/>
            <w:left w:val="none" w:sz="0" w:space="0" w:color="auto"/>
            <w:bottom w:val="none" w:sz="0" w:space="0" w:color="auto"/>
            <w:right w:val="none" w:sz="0" w:space="0" w:color="auto"/>
          </w:divBdr>
        </w:div>
        <w:div w:id="1681813046">
          <w:marLeft w:val="640"/>
          <w:marRight w:val="0"/>
          <w:marTop w:val="0"/>
          <w:marBottom w:val="0"/>
          <w:divBdr>
            <w:top w:val="none" w:sz="0" w:space="0" w:color="auto"/>
            <w:left w:val="none" w:sz="0" w:space="0" w:color="auto"/>
            <w:bottom w:val="none" w:sz="0" w:space="0" w:color="auto"/>
            <w:right w:val="none" w:sz="0" w:space="0" w:color="auto"/>
          </w:divBdr>
        </w:div>
        <w:div w:id="930896989">
          <w:marLeft w:val="640"/>
          <w:marRight w:val="0"/>
          <w:marTop w:val="0"/>
          <w:marBottom w:val="0"/>
          <w:divBdr>
            <w:top w:val="none" w:sz="0" w:space="0" w:color="auto"/>
            <w:left w:val="none" w:sz="0" w:space="0" w:color="auto"/>
            <w:bottom w:val="none" w:sz="0" w:space="0" w:color="auto"/>
            <w:right w:val="none" w:sz="0" w:space="0" w:color="auto"/>
          </w:divBdr>
        </w:div>
        <w:div w:id="1959214969">
          <w:marLeft w:val="640"/>
          <w:marRight w:val="0"/>
          <w:marTop w:val="0"/>
          <w:marBottom w:val="0"/>
          <w:divBdr>
            <w:top w:val="none" w:sz="0" w:space="0" w:color="auto"/>
            <w:left w:val="none" w:sz="0" w:space="0" w:color="auto"/>
            <w:bottom w:val="none" w:sz="0" w:space="0" w:color="auto"/>
            <w:right w:val="none" w:sz="0" w:space="0" w:color="auto"/>
          </w:divBdr>
        </w:div>
        <w:div w:id="222954724">
          <w:marLeft w:val="640"/>
          <w:marRight w:val="0"/>
          <w:marTop w:val="0"/>
          <w:marBottom w:val="0"/>
          <w:divBdr>
            <w:top w:val="none" w:sz="0" w:space="0" w:color="auto"/>
            <w:left w:val="none" w:sz="0" w:space="0" w:color="auto"/>
            <w:bottom w:val="none" w:sz="0" w:space="0" w:color="auto"/>
            <w:right w:val="none" w:sz="0" w:space="0" w:color="auto"/>
          </w:divBdr>
        </w:div>
        <w:div w:id="594290689">
          <w:marLeft w:val="640"/>
          <w:marRight w:val="0"/>
          <w:marTop w:val="0"/>
          <w:marBottom w:val="0"/>
          <w:divBdr>
            <w:top w:val="none" w:sz="0" w:space="0" w:color="auto"/>
            <w:left w:val="none" w:sz="0" w:space="0" w:color="auto"/>
            <w:bottom w:val="none" w:sz="0" w:space="0" w:color="auto"/>
            <w:right w:val="none" w:sz="0" w:space="0" w:color="auto"/>
          </w:divBdr>
        </w:div>
        <w:div w:id="824901769">
          <w:marLeft w:val="640"/>
          <w:marRight w:val="0"/>
          <w:marTop w:val="0"/>
          <w:marBottom w:val="0"/>
          <w:divBdr>
            <w:top w:val="none" w:sz="0" w:space="0" w:color="auto"/>
            <w:left w:val="none" w:sz="0" w:space="0" w:color="auto"/>
            <w:bottom w:val="none" w:sz="0" w:space="0" w:color="auto"/>
            <w:right w:val="none" w:sz="0" w:space="0" w:color="auto"/>
          </w:divBdr>
        </w:div>
        <w:div w:id="337925681">
          <w:marLeft w:val="640"/>
          <w:marRight w:val="0"/>
          <w:marTop w:val="0"/>
          <w:marBottom w:val="0"/>
          <w:divBdr>
            <w:top w:val="none" w:sz="0" w:space="0" w:color="auto"/>
            <w:left w:val="none" w:sz="0" w:space="0" w:color="auto"/>
            <w:bottom w:val="none" w:sz="0" w:space="0" w:color="auto"/>
            <w:right w:val="none" w:sz="0" w:space="0" w:color="auto"/>
          </w:divBdr>
        </w:div>
        <w:div w:id="1038776632">
          <w:marLeft w:val="640"/>
          <w:marRight w:val="0"/>
          <w:marTop w:val="0"/>
          <w:marBottom w:val="0"/>
          <w:divBdr>
            <w:top w:val="none" w:sz="0" w:space="0" w:color="auto"/>
            <w:left w:val="none" w:sz="0" w:space="0" w:color="auto"/>
            <w:bottom w:val="none" w:sz="0" w:space="0" w:color="auto"/>
            <w:right w:val="none" w:sz="0" w:space="0" w:color="auto"/>
          </w:divBdr>
        </w:div>
        <w:div w:id="172301406">
          <w:marLeft w:val="640"/>
          <w:marRight w:val="0"/>
          <w:marTop w:val="0"/>
          <w:marBottom w:val="0"/>
          <w:divBdr>
            <w:top w:val="none" w:sz="0" w:space="0" w:color="auto"/>
            <w:left w:val="none" w:sz="0" w:space="0" w:color="auto"/>
            <w:bottom w:val="none" w:sz="0" w:space="0" w:color="auto"/>
            <w:right w:val="none" w:sz="0" w:space="0" w:color="auto"/>
          </w:divBdr>
        </w:div>
        <w:div w:id="1510947484">
          <w:marLeft w:val="640"/>
          <w:marRight w:val="0"/>
          <w:marTop w:val="0"/>
          <w:marBottom w:val="0"/>
          <w:divBdr>
            <w:top w:val="none" w:sz="0" w:space="0" w:color="auto"/>
            <w:left w:val="none" w:sz="0" w:space="0" w:color="auto"/>
            <w:bottom w:val="none" w:sz="0" w:space="0" w:color="auto"/>
            <w:right w:val="none" w:sz="0" w:space="0" w:color="auto"/>
          </w:divBdr>
        </w:div>
        <w:div w:id="2129003518">
          <w:marLeft w:val="640"/>
          <w:marRight w:val="0"/>
          <w:marTop w:val="0"/>
          <w:marBottom w:val="0"/>
          <w:divBdr>
            <w:top w:val="none" w:sz="0" w:space="0" w:color="auto"/>
            <w:left w:val="none" w:sz="0" w:space="0" w:color="auto"/>
            <w:bottom w:val="none" w:sz="0" w:space="0" w:color="auto"/>
            <w:right w:val="none" w:sz="0" w:space="0" w:color="auto"/>
          </w:divBdr>
        </w:div>
        <w:div w:id="1072854367">
          <w:marLeft w:val="640"/>
          <w:marRight w:val="0"/>
          <w:marTop w:val="0"/>
          <w:marBottom w:val="0"/>
          <w:divBdr>
            <w:top w:val="none" w:sz="0" w:space="0" w:color="auto"/>
            <w:left w:val="none" w:sz="0" w:space="0" w:color="auto"/>
            <w:bottom w:val="none" w:sz="0" w:space="0" w:color="auto"/>
            <w:right w:val="none" w:sz="0" w:space="0" w:color="auto"/>
          </w:divBdr>
        </w:div>
        <w:div w:id="1602377156">
          <w:marLeft w:val="640"/>
          <w:marRight w:val="0"/>
          <w:marTop w:val="0"/>
          <w:marBottom w:val="0"/>
          <w:divBdr>
            <w:top w:val="none" w:sz="0" w:space="0" w:color="auto"/>
            <w:left w:val="none" w:sz="0" w:space="0" w:color="auto"/>
            <w:bottom w:val="none" w:sz="0" w:space="0" w:color="auto"/>
            <w:right w:val="none" w:sz="0" w:space="0" w:color="auto"/>
          </w:divBdr>
        </w:div>
        <w:div w:id="1899052231">
          <w:marLeft w:val="640"/>
          <w:marRight w:val="0"/>
          <w:marTop w:val="0"/>
          <w:marBottom w:val="0"/>
          <w:divBdr>
            <w:top w:val="none" w:sz="0" w:space="0" w:color="auto"/>
            <w:left w:val="none" w:sz="0" w:space="0" w:color="auto"/>
            <w:bottom w:val="none" w:sz="0" w:space="0" w:color="auto"/>
            <w:right w:val="none" w:sz="0" w:space="0" w:color="auto"/>
          </w:divBdr>
        </w:div>
        <w:div w:id="1159619556">
          <w:marLeft w:val="640"/>
          <w:marRight w:val="0"/>
          <w:marTop w:val="0"/>
          <w:marBottom w:val="0"/>
          <w:divBdr>
            <w:top w:val="none" w:sz="0" w:space="0" w:color="auto"/>
            <w:left w:val="none" w:sz="0" w:space="0" w:color="auto"/>
            <w:bottom w:val="none" w:sz="0" w:space="0" w:color="auto"/>
            <w:right w:val="none" w:sz="0" w:space="0" w:color="auto"/>
          </w:divBdr>
        </w:div>
        <w:div w:id="1118572797">
          <w:marLeft w:val="640"/>
          <w:marRight w:val="0"/>
          <w:marTop w:val="0"/>
          <w:marBottom w:val="0"/>
          <w:divBdr>
            <w:top w:val="none" w:sz="0" w:space="0" w:color="auto"/>
            <w:left w:val="none" w:sz="0" w:space="0" w:color="auto"/>
            <w:bottom w:val="none" w:sz="0" w:space="0" w:color="auto"/>
            <w:right w:val="none" w:sz="0" w:space="0" w:color="auto"/>
          </w:divBdr>
        </w:div>
        <w:div w:id="1140197452">
          <w:marLeft w:val="640"/>
          <w:marRight w:val="0"/>
          <w:marTop w:val="0"/>
          <w:marBottom w:val="0"/>
          <w:divBdr>
            <w:top w:val="none" w:sz="0" w:space="0" w:color="auto"/>
            <w:left w:val="none" w:sz="0" w:space="0" w:color="auto"/>
            <w:bottom w:val="none" w:sz="0" w:space="0" w:color="auto"/>
            <w:right w:val="none" w:sz="0" w:space="0" w:color="auto"/>
          </w:divBdr>
        </w:div>
        <w:div w:id="1294674137">
          <w:marLeft w:val="640"/>
          <w:marRight w:val="0"/>
          <w:marTop w:val="0"/>
          <w:marBottom w:val="0"/>
          <w:divBdr>
            <w:top w:val="none" w:sz="0" w:space="0" w:color="auto"/>
            <w:left w:val="none" w:sz="0" w:space="0" w:color="auto"/>
            <w:bottom w:val="none" w:sz="0" w:space="0" w:color="auto"/>
            <w:right w:val="none" w:sz="0" w:space="0" w:color="auto"/>
          </w:divBdr>
        </w:div>
        <w:div w:id="267390454">
          <w:marLeft w:val="640"/>
          <w:marRight w:val="0"/>
          <w:marTop w:val="0"/>
          <w:marBottom w:val="0"/>
          <w:divBdr>
            <w:top w:val="none" w:sz="0" w:space="0" w:color="auto"/>
            <w:left w:val="none" w:sz="0" w:space="0" w:color="auto"/>
            <w:bottom w:val="none" w:sz="0" w:space="0" w:color="auto"/>
            <w:right w:val="none" w:sz="0" w:space="0" w:color="auto"/>
          </w:divBdr>
        </w:div>
        <w:div w:id="714351533">
          <w:marLeft w:val="640"/>
          <w:marRight w:val="0"/>
          <w:marTop w:val="0"/>
          <w:marBottom w:val="0"/>
          <w:divBdr>
            <w:top w:val="none" w:sz="0" w:space="0" w:color="auto"/>
            <w:left w:val="none" w:sz="0" w:space="0" w:color="auto"/>
            <w:bottom w:val="none" w:sz="0" w:space="0" w:color="auto"/>
            <w:right w:val="none" w:sz="0" w:space="0" w:color="auto"/>
          </w:divBdr>
        </w:div>
        <w:div w:id="870067498">
          <w:marLeft w:val="640"/>
          <w:marRight w:val="0"/>
          <w:marTop w:val="0"/>
          <w:marBottom w:val="0"/>
          <w:divBdr>
            <w:top w:val="none" w:sz="0" w:space="0" w:color="auto"/>
            <w:left w:val="none" w:sz="0" w:space="0" w:color="auto"/>
            <w:bottom w:val="none" w:sz="0" w:space="0" w:color="auto"/>
            <w:right w:val="none" w:sz="0" w:space="0" w:color="auto"/>
          </w:divBdr>
        </w:div>
        <w:div w:id="1166477658">
          <w:marLeft w:val="640"/>
          <w:marRight w:val="0"/>
          <w:marTop w:val="0"/>
          <w:marBottom w:val="0"/>
          <w:divBdr>
            <w:top w:val="none" w:sz="0" w:space="0" w:color="auto"/>
            <w:left w:val="none" w:sz="0" w:space="0" w:color="auto"/>
            <w:bottom w:val="none" w:sz="0" w:space="0" w:color="auto"/>
            <w:right w:val="none" w:sz="0" w:space="0" w:color="auto"/>
          </w:divBdr>
        </w:div>
        <w:div w:id="1418940843">
          <w:marLeft w:val="640"/>
          <w:marRight w:val="0"/>
          <w:marTop w:val="0"/>
          <w:marBottom w:val="0"/>
          <w:divBdr>
            <w:top w:val="none" w:sz="0" w:space="0" w:color="auto"/>
            <w:left w:val="none" w:sz="0" w:space="0" w:color="auto"/>
            <w:bottom w:val="none" w:sz="0" w:space="0" w:color="auto"/>
            <w:right w:val="none" w:sz="0" w:space="0" w:color="auto"/>
          </w:divBdr>
        </w:div>
        <w:div w:id="481460202">
          <w:marLeft w:val="640"/>
          <w:marRight w:val="0"/>
          <w:marTop w:val="0"/>
          <w:marBottom w:val="0"/>
          <w:divBdr>
            <w:top w:val="none" w:sz="0" w:space="0" w:color="auto"/>
            <w:left w:val="none" w:sz="0" w:space="0" w:color="auto"/>
            <w:bottom w:val="none" w:sz="0" w:space="0" w:color="auto"/>
            <w:right w:val="none" w:sz="0" w:space="0" w:color="auto"/>
          </w:divBdr>
        </w:div>
        <w:div w:id="1350984144">
          <w:marLeft w:val="640"/>
          <w:marRight w:val="0"/>
          <w:marTop w:val="0"/>
          <w:marBottom w:val="0"/>
          <w:divBdr>
            <w:top w:val="none" w:sz="0" w:space="0" w:color="auto"/>
            <w:left w:val="none" w:sz="0" w:space="0" w:color="auto"/>
            <w:bottom w:val="none" w:sz="0" w:space="0" w:color="auto"/>
            <w:right w:val="none" w:sz="0" w:space="0" w:color="auto"/>
          </w:divBdr>
        </w:div>
        <w:div w:id="434863239">
          <w:marLeft w:val="640"/>
          <w:marRight w:val="0"/>
          <w:marTop w:val="0"/>
          <w:marBottom w:val="0"/>
          <w:divBdr>
            <w:top w:val="none" w:sz="0" w:space="0" w:color="auto"/>
            <w:left w:val="none" w:sz="0" w:space="0" w:color="auto"/>
            <w:bottom w:val="none" w:sz="0" w:space="0" w:color="auto"/>
            <w:right w:val="none" w:sz="0" w:space="0" w:color="auto"/>
          </w:divBdr>
        </w:div>
        <w:div w:id="1713336327">
          <w:marLeft w:val="640"/>
          <w:marRight w:val="0"/>
          <w:marTop w:val="0"/>
          <w:marBottom w:val="0"/>
          <w:divBdr>
            <w:top w:val="none" w:sz="0" w:space="0" w:color="auto"/>
            <w:left w:val="none" w:sz="0" w:space="0" w:color="auto"/>
            <w:bottom w:val="none" w:sz="0" w:space="0" w:color="auto"/>
            <w:right w:val="none" w:sz="0" w:space="0" w:color="auto"/>
          </w:divBdr>
        </w:div>
        <w:div w:id="1611358462">
          <w:marLeft w:val="640"/>
          <w:marRight w:val="0"/>
          <w:marTop w:val="0"/>
          <w:marBottom w:val="0"/>
          <w:divBdr>
            <w:top w:val="none" w:sz="0" w:space="0" w:color="auto"/>
            <w:left w:val="none" w:sz="0" w:space="0" w:color="auto"/>
            <w:bottom w:val="none" w:sz="0" w:space="0" w:color="auto"/>
            <w:right w:val="none" w:sz="0" w:space="0" w:color="auto"/>
          </w:divBdr>
        </w:div>
        <w:div w:id="533352320">
          <w:marLeft w:val="640"/>
          <w:marRight w:val="0"/>
          <w:marTop w:val="0"/>
          <w:marBottom w:val="0"/>
          <w:divBdr>
            <w:top w:val="none" w:sz="0" w:space="0" w:color="auto"/>
            <w:left w:val="none" w:sz="0" w:space="0" w:color="auto"/>
            <w:bottom w:val="none" w:sz="0" w:space="0" w:color="auto"/>
            <w:right w:val="none" w:sz="0" w:space="0" w:color="auto"/>
          </w:divBdr>
        </w:div>
        <w:div w:id="1938832370">
          <w:marLeft w:val="640"/>
          <w:marRight w:val="0"/>
          <w:marTop w:val="0"/>
          <w:marBottom w:val="0"/>
          <w:divBdr>
            <w:top w:val="none" w:sz="0" w:space="0" w:color="auto"/>
            <w:left w:val="none" w:sz="0" w:space="0" w:color="auto"/>
            <w:bottom w:val="none" w:sz="0" w:space="0" w:color="auto"/>
            <w:right w:val="none" w:sz="0" w:space="0" w:color="auto"/>
          </w:divBdr>
        </w:div>
        <w:div w:id="1547718854">
          <w:marLeft w:val="640"/>
          <w:marRight w:val="0"/>
          <w:marTop w:val="0"/>
          <w:marBottom w:val="0"/>
          <w:divBdr>
            <w:top w:val="none" w:sz="0" w:space="0" w:color="auto"/>
            <w:left w:val="none" w:sz="0" w:space="0" w:color="auto"/>
            <w:bottom w:val="none" w:sz="0" w:space="0" w:color="auto"/>
            <w:right w:val="none" w:sz="0" w:space="0" w:color="auto"/>
          </w:divBdr>
        </w:div>
        <w:div w:id="1701971939">
          <w:marLeft w:val="640"/>
          <w:marRight w:val="0"/>
          <w:marTop w:val="0"/>
          <w:marBottom w:val="0"/>
          <w:divBdr>
            <w:top w:val="none" w:sz="0" w:space="0" w:color="auto"/>
            <w:left w:val="none" w:sz="0" w:space="0" w:color="auto"/>
            <w:bottom w:val="none" w:sz="0" w:space="0" w:color="auto"/>
            <w:right w:val="none" w:sz="0" w:space="0" w:color="auto"/>
          </w:divBdr>
        </w:div>
        <w:div w:id="245843252">
          <w:marLeft w:val="640"/>
          <w:marRight w:val="0"/>
          <w:marTop w:val="0"/>
          <w:marBottom w:val="0"/>
          <w:divBdr>
            <w:top w:val="none" w:sz="0" w:space="0" w:color="auto"/>
            <w:left w:val="none" w:sz="0" w:space="0" w:color="auto"/>
            <w:bottom w:val="none" w:sz="0" w:space="0" w:color="auto"/>
            <w:right w:val="none" w:sz="0" w:space="0" w:color="auto"/>
          </w:divBdr>
        </w:div>
        <w:div w:id="2015259998">
          <w:marLeft w:val="640"/>
          <w:marRight w:val="0"/>
          <w:marTop w:val="0"/>
          <w:marBottom w:val="0"/>
          <w:divBdr>
            <w:top w:val="none" w:sz="0" w:space="0" w:color="auto"/>
            <w:left w:val="none" w:sz="0" w:space="0" w:color="auto"/>
            <w:bottom w:val="none" w:sz="0" w:space="0" w:color="auto"/>
            <w:right w:val="none" w:sz="0" w:space="0" w:color="auto"/>
          </w:divBdr>
        </w:div>
        <w:div w:id="1672755829">
          <w:marLeft w:val="640"/>
          <w:marRight w:val="0"/>
          <w:marTop w:val="0"/>
          <w:marBottom w:val="0"/>
          <w:divBdr>
            <w:top w:val="none" w:sz="0" w:space="0" w:color="auto"/>
            <w:left w:val="none" w:sz="0" w:space="0" w:color="auto"/>
            <w:bottom w:val="none" w:sz="0" w:space="0" w:color="auto"/>
            <w:right w:val="none" w:sz="0" w:space="0" w:color="auto"/>
          </w:divBdr>
        </w:div>
        <w:div w:id="560291535">
          <w:marLeft w:val="640"/>
          <w:marRight w:val="0"/>
          <w:marTop w:val="0"/>
          <w:marBottom w:val="0"/>
          <w:divBdr>
            <w:top w:val="none" w:sz="0" w:space="0" w:color="auto"/>
            <w:left w:val="none" w:sz="0" w:space="0" w:color="auto"/>
            <w:bottom w:val="none" w:sz="0" w:space="0" w:color="auto"/>
            <w:right w:val="none" w:sz="0" w:space="0" w:color="auto"/>
          </w:divBdr>
        </w:div>
        <w:div w:id="1163812971">
          <w:marLeft w:val="640"/>
          <w:marRight w:val="0"/>
          <w:marTop w:val="0"/>
          <w:marBottom w:val="0"/>
          <w:divBdr>
            <w:top w:val="none" w:sz="0" w:space="0" w:color="auto"/>
            <w:left w:val="none" w:sz="0" w:space="0" w:color="auto"/>
            <w:bottom w:val="none" w:sz="0" w:space="0" w:color="auto"/>
            <w:right w:val="none" w:sz="0" w:space="0" w:color="auto"/>
          </w:divBdr>
        </w:div>
        <w:div w:id="196553587">
          <w:marLeft w:val="640"/>
          <w:marRight w:val="0"/>
          <w:marTop w:val="0"/>
          <w:marBottom w:val="0"/>
          <w:divBdr>
            <w:top w:val="none" w:sz="0" w:space="0" w:color="auto"/>
            <w:left w:val="none" w:sz="0" w:space="0" w:color="auto"/>
            <w:bottom w:val="none" w:sz="0" w:space="0" w:color="auto"/>
            <w:right w:val="none" w:sz="0" w:space="0" w:color="auto"/>
          </w:divBdr>
        </w:div>
        <w:div w:id="2115902883">
          <w:marLeft w:val="640"/>
          <w:marRight w:val="0"/>
          <w:marTop w:val="0"/>
          <w:marBottom w:val="0"/>
          <w:divBdr>
            <w:top w:val="none" w:sz="0" w:space="0" w:color="auto"/>
            <w:left w:val="none" w:sz="0" w:space="0" w:color="auto"/>
            <w:bottom w:val="none" w:sz="0" w:space="0" w:color="auto"/>
            <w:right w:val="none" w:sz="0" w:space="0" w:color="auto"/>
          </w:divBdr>
        </w:div>
        <w:div w:id="64692797">
          <w:marLeft w:val="640"/>
          <w:marRight w:val="0"/>
          <w:marTop w:val="0"/>
          <w:marBottom w:val="0"/>
          <w:divBdr>
            <w:top w:val="none" w:sz="0" w:space="0" w:color="auto"/>
            <w:left w:val="none" w:sz="0" w:space="0" w:color="auto"/>
            <w:bottom w:val="none" w:sz="0" w:space="0" w:color="auto"/>
            <w:right w:val="none" w:sz="0" w:space="0" w:color="auto"/>
          </w:divBdr>
        </w:div>
        <w:div w:id="150604470">
          <w:marLeft w:val="640"/>
          <w:marRight w:val="0"/>
          <w:marTop w:val="0"/>
          <w:marBottom w:val="0"/>
          <w:divBdr>
            <w:top w:val="none" w:sz="0" w:space="0" w:color="auto"/>
            <w:left w:val="none" w:sz="0" w:space="0" w:color="auto"/>
            <w:bottom w:val="none" w:sz="0" w:space="0" w:color="auto"/>
            <w:right w:val="none" w:sz="0" w:space="0" w:color="auto"/>
          </w:divBdr>
        </w:div>
        <w:div w:id="2098746912">
          <w:marLeft w:val="640"/>
          <w:marRight w:val="0"/>
          <w:marTop w:val="0"/>
          <w:marBottom w:val="0"/>
          <w:divBdr>
            <w:top w:val="none" w:sz="0" w:space="0" w:color="auto"/>
            <w:left w:val="none" w:sz="0" w:space="0" w:color="auto"/>
            <w:bottom w:val="none" w:sz="0" w:space="0" w:color="auto"/>
            <w:right w:val="none" w:sz="0" w:space="0" w:color="auto"/>
          </w:divBdr>
        </w:div>
        <w:div w:id="908154800">
          <w:marLeft w:val="640"/>
          <w:marRight w:val="0"/>
          <w:marTop w:val="0"/>
          <w:marBottom w:val="0"/>
          <w:divBdr>
            <w:top w:val="none" w:sz="0" w:space="0" w:color="auto"/>
            <w:left w:val="none" w:sz="0" w:space="0" w:color="auto"/>
            <w:bottom w:val="none" w:sz="0" w:space="0" w:color="auto"/>
            <w:right w:val="none" w:sz="0" w:space="0" w:color="auto"/>
          </w:divBdr>
        </w:div>
        <w:div w:id="276909479">
          <w:marLeft w:val="640"/>
          <w:marRight w:val="0"/>
          <w:marTop w:val="0"/>
          <w:marBottom w:val="0"/>
          <w:divBdr>
            <w:top w:val="none" w:sz="0" w:space="0" w:color="auto"/>
            <w:left w:val="none" w:sz="0" w:space="0" w:color="auto"/>
            <w:bottom w:val="none" w:sz="0" w:space="0" w:color="auto"/>
            <w:right w:val="none" w:sz="0" w:space="0" w:color="auto"/>
          </w:divBdr>
        </w:div>
        <w:div w:id="475414761">
          <w:marLeft w:val="640"/>
          <w:marRight w:val="0"/>
          <w:marTop w:val="0"/>
          <w:marBottom w:val="0"/>
          <w:divBdr>
            <w:top w:val="none" w:sz="0" w:space="0" w:color="auto"/>
            <w:left w:val="none" w:sz="0" w:space="0" w:color="auto"/>
            <w:bottom w:val="none" w:sz="0" w:space="0" w:color="auto"/>
            <w:right w:val="none" w:sz="0" w:space="0" w:color="auto"/>
          </w:divBdr>
        </w:div>
        <w:div w:id="868880119">
          <w:marLeft w:val="640"/>
          <w:marRight w:val="0"/>
          <w:marTop w:val="0"/>
          <w:marBottom w:val="0"/>
          <w:divBdr>
            <w:top w:val="none" w:sz="0" w:space="0" w:color="auto"/>
            <w:left w:val="none" w:sz="0" w:space="0" w:color="auto"/>
            <w:bottom w:val="none" w:sz="0" w:space="0" w:color="auto"/>
            <w:right w:val="none" w:sz="0" w:space="0" w:color="auto"/>
          </w:divBdr>
        </w:div>
        <w:div w:id="915633061">
          <w:marLeft w:val="640"/>
          <w:marRight w:val="0"/>
          <w:marTop w:val="0"/>
          <w:marBottom w:val="0"/>
          <w:divBdr>
            <w:top w:val="none" w:sz="0" w:space="0" w:color="auto"/>
            <w:left w:val="none" w:sz="0" w:space="0" w:color="auto"/>
            <w:bottom w:val="none" w:sz="0" w:space="0" w:color="auto"/>
            <w:right w:val="none" w:sz="0" w:space="0" w:color="auto"/>
          </w:divBdr>
        </w:div>
        <w:div w:id="519707580">
          <w:marLeft w:val="640"/>
          <w:marRight w:val="0"/>
          <w:marTop w:val="0"/>
          <w:marBottom w:val="0"/>
          <w:divBdr>
            <w:top w:val="none" w:sz="0" w:space="0" w:color="auto"/>
            <w:left w:val="none" w:sz="0" w:space="0" w:color="auto"/>
            <w:bottom w:val="none" w:sz="0" w:space="0" w:color="auto"/>
            <w:right w:val="none" w:sz="0" w:space="0" w:color="auto"/>
          </w:divBdr>
        </w:div>
        <w:div w:id="432358115">
          <w:marLeft w:val="640"/>
          <w:marRight w:val="0"/>
          <w:marTop w:val="0"/>
          <w:marBottom w:val="0"/>
          <w:divBdr>
            <w:top w:val="none" w:sz="0" w:space="0" w:color="auto"/>
            <w:left w:val="none" w:sz="0" w:space="0" w:color="auto"/>
            <w:bottom w:val="none" w:sz="0" w:space="0" w:color="auto"/>
            <w:right w:val="none" w:sz="0" w:space="0" w:color="auto"/>
          </w:divBdr>
        </w:div>
        <w:div w:id="375931853">
          <w:marLeft w:val="640"/>
          <w:marRight w:val="0"/>
          <w:marTop w:val="0"/>
          <w:marBottom w:val="0"/>
          <w:divBdr>
            <w:top w:val="none" w:sz="0" w:space="0" w:color="auto"/>
            <w:left w:val="none" w:sz="0" w:space="0" w:color="auto"/>
            <w:bottom w:val="none" w:sz="0" w:space="0" w:color="auto"/>
            <w:right w:val="none" w:sz="0" w:space="0" w:color="auto"/>
          </w:divBdr>
        </w:div>
        <w:div w:id="833569809">
          <w:marLeft w:val="640"/>
          <w:marRight w:val="0"/>
          <w:marTop w:val="0"/>
          <w:marBottom w:val="0"/>
          <w:divBdr>
            <w:top w:val="none" w:sz="0" w:space="0" w:color="auto"/>
            <w:left w:val="none" w:sz="0" w:space="0" w:color="auto"/>
            <w:bottom w:val="none" w:sz="0" w:space="0" w:color="auto"/>
            <w:right w:val="none" w:sz="0" w:space="0" w:color="auto"/>
          </w:divBdr>
        </w:div>
        <w:div w:id="1330258012">
          <w:marLeft w:val="640"/>
          <w:marRight w:val="0"/>
          <w:marTop w:val="0"/>
          <w:marBottom w:val="0"/>
          <w:divBdr>
            <w:top w:val="none" w:sz="0" w:space="0" w:color="auto"/>
            <w:left w:val="none" w:sz="0" w:space="0" w:color="auto"/>
            <w:bottom w:val="none" w:sz="0" w:space="0" w:color="auto"/>
            <w:right w:val="none" w:sz="0" w:space="0" w:color="auto"/>
          </w:divBdr>
        </w:div>
        <w:div w:id="2033190574">
          <w:marLeft w:val="640"/>
          <w:marRight w:val="0"/>
          <w:marTop w:val="0"/>
          <w:marBottom w:val="0"/>
          <w:divBdr>
            <w:top w:val="none" w:sz="0" w:space="0" w:color="auto"/>
            <w:left w:val="none" w:sz="0" w:space="0" w:color="auto"/>
            <w:bottom w:val="none" w:sz="0" w:space="0" w:color="auto"/>
            <w:right w:val="none" w:sz="0" w:space="0" w:color="auto"/>
          </w:divBdr>
        </w:div>
        <w:div w:id="1403260184">
          <w:marLeft w:val="640"/>
          <w:marRight w:val="0"/>
          <w:marTop w:val="0"/>
          <w:marBottom w:val="0"/>
          <w:divBdr>
            <w:top w:val="none" w:sz="0" w:space="0" w:color="auto"/>
            <w:left w:val="none" w:sz="0" w:space="0" w:color="auto"/>
            <w:bottom w:val="none" w:sz="0" w:space="0" w:color="auto"/>
            <w:right w:val="none" w:sz="0" w:space="0" w:color="auto"/>
          </w:divBdr>
        </w:div>
        <w:div w:id="1753431813">
          <w:marLeft w:val="640"/>
          <w:marRight w:val="0"/>
          <w:marTop w:val="0"/>
          <w:marBottom w:val="0"/>
          <w:divBdr>
            <w:top w:val="none" w:sz="0" w:space="0" w:color="auto"/>
            <w:left w:val="none" w:sz="0" w:space="0" w:color="auto"/>
            <w:bottom w:val="none" w:sz="0" w:space="0" w:color="auto"/>
            <w:right w:val="none" w:sz="0" w:space="0" w:color="auto"/>
          </w:divBdr>
        </w:div>
        <w:div w:id="761998342">
          <w:marLeft w:val="640"/>
          <w:marRight w:val="0"/>
          <w:marTop w:val="0"/>
          <w:marBottom w:val="0"/>
          <w:divBdr>
            <w:top w:val="none" w:sz="0" w:space="0" w:color="auto"/>
            <w:left w:val="none" w:sz="0" w:space="0" w:color="auto"/>
            <w:bottom w:val="none" w:sz="0" w:space="0" w:color="auto"/>
            <w:right w:val="none" w:sz="0" w:space="0" w:color="auto"/>
          </w:divBdr>
        </w:div>
        <w:div w:id="1882135077">
          <w:marLeft w:val="640"/>
          <w:marRight w:val="0"/>
          <w:marTop w:val="0"/>
          <w:marBottom w:val="0"/>
          <w:divBdr>
            <w:top w:val="none" w:sz="0" w:space="0" w:color="auto"/>
            <w:left w:val="none" w:sz="0" w:space="0" w:color="auto"/>
            <w:bottom w:val="none" w:sz="0" w:space="0" w:color="auto"/>
            <w:right w:val="none" w:sz="0" w:space="0" w:color="auto"/>
          </w:divBdr>
        </w:div>
        <w:div w:id="492573775">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2142734">
      <w:bodyDiv w:val="1"/>
      <w:marLeft w:val="0"/>
      <w:marRight w:val="0"/>
      <w:marTop w:val="0"/>
      <w:marBottom w:val="0"/>
      <w:divBdr>
        <w:top w:val="none" w:sz="0" w:space="0" w:color="auto"/>
        <w:left w:val="none" w:sz="0" w:space="0" w:color="auto"/>
        <w:bottom w:val="none" w:sz="0" w:space="0" w:color="auto"/>
        <w:right w:val="none" w:sz="0" w:space="0" w:color="auto"/>
      </w:divBdr>
      <w:divsChild>
        <w:div w:id="359549754">
          <w:marLeft w:val="640"/>
          <w:marRight w:val="0"/>
          <w:marTop w:val="0"/>
          <w:marBottom w:val="0"/>
          <w:divBdr>
            <w:top w:val="none" w:sz="0" w:space="0" w:color="auto"/>
            <w:left w:val="none" w:sz="0" w:space="0" w:color="auto"/>
            <w:bottom w:val="none" w:sz="0" w:space="0" w:color="auto"/>
            <w:right w:val="none" w:sz="0" w:space="0" w:color="auto"/>
          </w:divBdr>
        </w:div>
        <w:div w:id="499930836">
          <w:marLeft w:val="640"/>
          <w:marRight w:val="0"/>
          <w:marTop w:val="0"/>
          <w:marBottom w:val="0"/>
          <w:divBdr>
            <w:top w:val="none" w:sz="0" w:space="0" w:color="auto"/>
            <w:left w:val="none" w:sz="0" w:space="0" w:color="auto"/>
            <w:bottom w:val="none" w:sz="0" w:space="0" w:color="auto"/>
            <w:right w:val="none" w:sz="0" w:space="0" w:color="auto"/>
          </w:divBdr>
        </w:div>
        <w:div w:id="526605432">
          <w:marLeft w:val="640"/>
          <w:marRight w:val="0"/>
          <w:marTop w:val="0"/>
          <w:marBottom w:val="0"/>
          <w:divBdr>
            <w:top w:val="none" w:sz="0" w:space="0" w:color="auto"/>
            <w:left w:val="none" w:sz="0" w:space="0" w:color="auto"/>
            <w:bottom w:val="none" w:sz="0" w:space="0" w:color="auto"/>
            <w:right w:val="none" w:sz="0" w:space="0" w:color="auto"/>
          </w:divBdr>
        </w:div>
        <w:div w:id="64575860">
          <w:marLeft w:val="640"/>
          <w:marRight w:val="0"/>
          <w:marTop w:val="0"/>
          <w:marBottom w:val="0"/>
          <w:divBdr>
            <w:top w:val="none" w:sz="0" w:space="0" w:color="auto"/>
            <w:left w:val="none" w:sz="0" w:space="0" w:color="auto"/>
            <w:bottom w:val="none" w:sz="0" w:space="0" w:color="auto"/>
            <w:right w:val="none" w:sz="0" w:space="0" w:color="auto"/>
          </w:divBdr>
        </w:div>
        <w:div w:id="1266888604">
          <w:marLeft w:val="640"/>
          <w:marRight w:val="0"/>
          <w:marTop w:val="0"/>
          <w:marBottom w:val="0"/>
          <w:divBdr>
            <w:top w:val="none" w:sz="0" w:space="0" w:color="auto"/>
            <w:left w:val="none" w:sz="0" w:space="0" w:color="auto"/>
            <w:bottom w:val="none" w:sz="0" w:space="0" w:color="auto"/>
            <w:right w:val="none" w:sz="0" w:space="0" w:color="auto"/>
          </w:divBdr>
        </w:div>
        <w:div w:id="151604127">
          <w:marLeft w:val="640"/>
          <w:marRight w:val="0"/>
          <w:marTop w:val="0"/>
          <w:marBottom w:val="0"/>
          <w:divBdr>
            <w:top w:val="none" w:sz="0" w:space="0" w:color="auto"/>
            <w:left w:val="none" w:sz="0" w:space="0" w:color="auto"/>
            <w:bottom w:val="none" w:sz="0" w:space="0" w:color="auto"/>
            <w:right w:val="none" w:sz="0" w:space="0" w:color="auto"/>
          </w:divBdr>
        </w:div>
        <w:div w:id="584341883">
          <w:marLeft w:val="640"/>
          <w:marRight w:val="0"/>
          <w:marTop w:val="0"/>
          <w:marBottom w:val="0"/>
          <w:divBdr>
            <w:top w:val="none" w:sz="0" w:space="0" w:color="auto"/>
            <w:left w:val="none" w:sz="0" w:space="0" w:color="auto"/>
            <w:bottom w:val="none" w:sz="0" w:space="0" w:color="auto"/>
            <w:right w:val="none" w:sz="0" w:space="0" w:color="auto"/>
          </w:divBdr>
        </w:div>
        <w:div w:id="1797408310">
          <w:marLeft w:val="640"/>
          <w:marRight w:val="0"/>
          <w:marTop w:val="0"/>
          <w:marBottom w:val="0"/>
          <w:divBdr>
            <w:top w:val="none" w:sz="0" w:space="0" w:color="auto"/>
            <w:left w:val="none" w:sz="0" w:space="0" w:color="auto"/>
            <w:bottom w:val="none" w:sz="0" w:space="0" w:color="auto"/>
            <w:right w:val="none" w:sz="0" w:space="0" w:color="auto"/>
          </w:divBdr>
        </w:div>
        <w:div w:id="771896887">
          <w:marLeft w:val="640"/>
          <w:marRight w:val="0"/>
          <w:marTop w:val="0"/>
          <w:marBottom w:val="0"/>
          <w:divBdr>
            <w:top w:val="none" w:sz="0" w:space="0" w:color="auto"/>
            <w:left w:val="none" w:sz="0" w:space="0" w:color="auto"/>
            <w:bottom w:val="none" w:sz="0" w:space="0" w:color="auto"/>
            <w:right w:val="none" w:sz="0" w:space="0" w:color="auto"/>
          </w:divBdr>
        </w:div>
        <w:div w:id="3561716">
          <w:marLeft w:val="640"/>
          <w:marRight w:val="0"/>
          <w:marTop w:val="0"/>
          <w:marBottom w:val="0"/>
          <w:divBdr>
            <w:top w:val="none" w:sz="0" w:space="0" w:color="auto"/>
            <w:left w:val="none" w:sz="0" w:space="0" w:color="auto"/>
            <w:bottom w:val="none" w:sz="0" w:space="0" w:color="auto"/>
            <w:right w:val="none" w:sz="0" w:space="0" w:color="auto"/>
          </w:divBdr>
        </w:div>
        <w:div w:id="953630847">
          <w:marLeft w:val="640"/>
          <w:marRight w:val="0"/>
          <w:marTop w:val="0"/>
          <w:marBottom w:val="0"/>
          <w:divBdr>
            <w:top w:val="none" w:sz="0" w:space="0" w:color="auto"/>
            <w:left w:val="none" w:sz="0" w:space="0" w:color="auto"/>
            <w:bottom w:val="none" w:sz="0" w:space="0" w:color="auto"/>
            <w:right w:val="none" w:sz="0" w:space="0" w:color="auto"/>
          </w:divBdr>
        </w:div>
        <w:div w:id="1451898113">
          <w:marLeft w:val="640"/>
          <w:marRight w:val="0"/>
          <w:marTop w:val="0"/>
          <w:marBottom w:val="0"/>
          <w:divBdr>
            <w:top w:val="none" w:sz="0" w:space="0" w:color="auto"/>
            <w:left w:val="none" w:sz="0" w:space="0" w:color="auto"/>
            <w:bottom w:val="none" w:sz="0" w:space="0" w:color="auto"/>
            <w:right w:val="none" w:sz="0" w:space="0" w:color="auto"/>
          </w:divBdr>
        </w:div>
        <w:div w:id="1913927193">
          <w:marLeft w:val="640"/>
          <w:marRight w:val="0"/>
          <w:marTop w:val="0"/>
          <w:marBottom w:val="0"/>
          <w:divBdr>
            <w:top w:val="none" w:sz="0" w:space="0" w:color="auto"/>
            <w:left w:val="none" w:sz="0" w:space="0" w:color="auto"/>
            <w:bottom w:val="none" w:sz="0" w:space="0" w:color="auto"/>
            <w:right w:val="none" w:sz="0" w:space="0" w:color="auto"/>
          </w:divBdr>
        </w:div>
        <w:div w:id="1684430867">
          <w:marLeft w:val="640"/>
          <w:marRight w:val="0"/>
          <w:marTop w:val="0"/>
          <w:marBottom w:val="0"/>
          <w:divBdr>
            <w:top w:val="none" w:sz="0" w:space="0" w:color="auto"/>
            <w:left w:val="none" w:sz="0" w:space="0" w:color="auto"/>
            <w:bottom w:val="none" w:sz="0" w:space="0" w:color="auto"/>
            <w:right w:val="none" w:sz="0" w:space="0" w:color="auto"/>
          </w:divBdr>
        </w:div>
        <w:div w:id="1436097209">
          <w:marLeft w:val="640"/>
          <w:marRight w:val="0"/>
          <w:marTop w:val="0"/>
          <w:marBottom w:val="0"/>
          <w:divBdr>
            <w:top w:val="none" w:sz="0" w:space="0" w:color="auto"/>
            <w:left w:val="none" w:sz="0" w:space="0" w:color="auto"/>
            <w:bottom w:val="none" w:sz="0" w:space="0" w:color="auto"/>
            <w:right w:val="none" w:sz="0" w:space="0" w:color="auto"/>
          </w:divBdr>
        </w:div>
        <w:div w:id="1185287011">
          <w:marLeft w:val="640"/>
          <w:marRight w:val="0"/>
          <w:marTop w:val="0"/>
          <w:marBottom w:val="0"/>
          <w:divBdr>
            <w:top w:val="none" w:sz="0" w:space="0" w:color="auto"/>
            <w:left w:val="none" w:sz="0" w:space="0" w:color="auto"/>
            <w:bottom w:val="none" w:sz="0" w:space="0" w:color="auto"/>
            <w:right w:val="none" w:sz="0" w:space="0" w:color="auto"/>
          </w:divBdr>
        </w:div>
        <w:div w:id="1546063760">
          <w:marLeft w:val="640"/>
          <w:marRight w:val="0"/>
          <w:marTop w:val="0"/>
          <w:marBottom w:val="0"/>
          <w:divBdr>
            <w:top w:val="none" w:sz="0" w:space="0" w:color="auto"/>
            <w:left w:val="none" w:sz="0" w:space="0" w:color="auto"/>
            <w:bottom w:val="none" w:sz="0" w:space="0" w:color="auto"/>
            <w:right w:val="none" w:sz="0" w:space="0" w:color="auto"/>
          </w:divBdr>
        </w:div>
        <w:div w:id="495456378">
          <w:marLeft w:val="640"/>
          <w:marRight w:val="0"/>
          <w:marTop w:val="0"/>
          <w:marBottom w:val="0"/>
          <w:divBdr>
            <w:top w:val="none" w:sz="0" w:space="0" w:color="auto"/>
            <w:left w:val="none" w:sz="0" w:space="0" w:color="auto"/>
            <w:bottom w:val="none" w:sz="0" w:space="0" w:color="auto"/>
            <w:right w:val="none" w:sz="0" w:space="0" w:color="auto"/>
          </w:divBdr>
        </w:div>
        <w:div w:id="651570041">
          <w:marLeft w:val="640"/>
          <w:marRight w:val="0"/>
          <w:marTop w:val="0"/>
          <w:marBottom w:val="0"/>
          <w:divBdr>
            <w:top w:val="none" w:sz="0" w:space="0" w:color="auto"/>
            <w:left w:val="none" w:sz="0" w:space="0" w:color="auto"/>
            <w:bottom w:val="none" w:sz="0" w:space="0" w:color="auto"/>
            <w:right w:val="none" w:sz="0" w:space="0" w:color="auto"/>
          </w:divBdr>
        </w:div>
        <w:div w:id="1152140021">
          <w:marLeft w:val="640"/>
          <w:marRight w:val="0"/>
          <w:marTop w:val="0"/>
          <w:marBottom w:val="0"/>
          <w:divBdr>
            <w:top w:val="none" w:sz="0" w:space="0" w:color="auto"/>
            <w:left w:val="none" w:sz="0" w:space="0" w:color="auto"/>
            <w:bottom w:val="none" w:sz="0" w:space="0" w:color="auto"/>
            <w:right w:val="none" w:sz="0" w:space="0" w:color="auto"/>
          </w:divBdr>
        </w:div>
        <w:div w:id="1060593706">
          <w:marLeft w:val="640"/>
          <w:marRight w:val="0"/>
          <w:marTop w:val="0"/>
          <w:marBottom w:val="0"/>
          <w:divBdr>
            <w:top w:val="none" w:sz="0" w:space="0" w:color="auto"/>
            <w:left w:val="none" w:sz="0" w:space="0" w:color="auto"/>
            <w:bottom w:val="none" w:sz="0" w:space="0" w:color="auto"/>
            <w:right w:val="none" w:sz="0" w:space="0" w:color="auto"/>
          </w:divBdr>
        </w:div>
        <w:div w:id="1233470351">
          <w:marLeft w:val="640"/>
          <w:marRight w:val="0"/>
          <w:marTop w:val="0"/>
          <w:marBottom w:val="0"/>
          <w:divBdr>
            <w:top w:val="none" w:sz="0" w:space="0" w:color="auto"/>
            <w:left w:val="none" w:sz="0" w:space="0" w:color="auto"/>
            <w:bottom w:val="none" w:sz="0" w:space="0" w:color="auto"/>
            <w:right w:val="none" w:sz="0" w:space="0" w:color="auto"/>
          </w:divBdr>
        </w:div>
        <w:div w:id="1579436624">
          <w:marLeft w:val="640"/>
          <w:marRight w:val="0"/>
          <w:marTop w:val="0"/>
          <w:marBottom w:val="0"/>
          <w:divBdr>
            <w:top w:val="none" w:sz="0" w:space="0" w:color="auto"/>
            <w:left w:val="none" w:sz="0" w:space="0" w:color="auto"/>
            <w:bottom w:val="none" w:sz="0" w:space="0" w:color="auto"/>
            <w:right w:val="none" w:sz="0" w:space="0" w:color="auto"/>
          </w:divBdr>
        </w:div>
        <w:div w:id="1925600359">
          <w:marLeft w:val="640"/>
          <w:marRight w:val="0"/>
          <w:marTop w:val="0"/>
          <w:marBottom w:val="0"/>
          <w:divBdr>
            <w:top w:val="none" w:sz="0" w:space="0" w:color="auto"/>
            <w:left w:val="none" w:sz="0" w:space="0" w:color="auto"/>
            <w:bottom w:val="none" w:sz="0" w:space="0" w:color="auto"/>
            <w:right w:val="none" w:sz="0" w:space="0" w:color="auto"/>
          </w:divBdr>
        </w:div>
        <w:div w:id="348529438">
          <w:marLeft w:val="640"/>
          <w:marRight w:val="0"/>
          <w:marTop w:val="0"/>
          <w:marBottom w:val="0"/>
          <w:divBdr>
            <w:top w:val="none" w:sz="0" w:space="0" w:color="auto"/>
            <w:left w:val="none" w:sz="0" w:space="0" w:color="auto"/>
            <w:bottom w:val="none" w:sz="0" w:space="0" w:color="auto"/>
            <w:right w:val="none" w:sz="0" w:space="0" w:color="auto"/>
          </w:divBdr>
        </w:div>
        <w:div w:id="1532110714">
          <w:marLeft w:val="640"/>
          <w:marRight w:val="0"/>
          <w:marTop w:val="0"/>
          <w:marBottom w:val="0"/>
          <w:divBdr>
            <w:top w:val="none" w:sz="0" w:space="0" w:color="auto"/>
            <w:left w:val="none" w:sz="0" w:space="0" w:color="auto"/>
            <w:bottom w:val="none" w:sz="0" w:space="0" w:color="auto"/>
            <w:right w:val="none" w:sz="0" w:space="0" w:color="auto"/>
          </w:divBdr>
        </w:div>
        <w:div w:id="255329857">
          <w:marLeft w:val="640"/>
          <w:marRight w:val="0"/>
          <w:marTop w:val="0"/>
          <w:marBottom w:val="0"/>
          <w:divBdr>
            <w:top w:val="none" w:sz="0" w:space="0" w:color="auto"/>
            <w:left w:val="none" w:sz="0" w:space="0" w:color="auto"/>
            <w:bottom w:val="none" w:sz="0" w:space="0" w:color="auto"/>
            <w:right w:val="none" w:sz="0" w:space="0" w:color="auto"/>
          </w:divBdr>
        </w:div>
        <w:div w:id="1730499209">
          <w:marLeft w:val="640"/>
          <w:marRight w:val="0"/>
          <w:marTop w:val="0"/>
          <w:marBottom w:val="0"/>
          <w:divBdr>
            <w:top w:val="none" w:sz="0" w:space="0" w:color="auto"/>
            <w:left w:val="none" w:sz="0" w:space="0" w:color="auto"/>
            <w:bottom w:val="none" w:sz="0" w:space="0" w:color="auto"/>
            <w:right w:val="none" w:sz="0" w:space="0" w:color="auto"/>
          </w:divBdr>
        </w:div>
        <w:div w:id="2142726018">
          <w:marLeft w:val="640"/>
          <w:marRight w:val="0"/>
          <w:marTop w:val="0"/>
          <w:marBottom w:val="0"/>
          <w:divBdr>
            <w:top w:val="none" w:sz="0" w:space="0" w:color="auto"/>
            <w:left w:val="none" w:sz="0" w:space="0" w:color="auto"/>
            <w:bottom w:val="none" w:sz="0" w:space="0" w:color="auto"/>
            <w:right w:val="none" w:sz="0" w:space="0" w:color="auto"/>
          </w:divBdr>
        </w:div>
        <w:div w:id="491260093">
          <w:marLeft w:val="640"/>
          <w:marRight w:val="0"/>
          <w:marTop w:val="0"/>
          <w:marBottom w:val="0"/>
          <w:divBdr>
            <w:top w:val="none" w:sz="0" w:space="0" w:color="auto"/>
            <w:left w:val="none" w:sz="0" w:space="0" w:color="auto"/>
            <w:bottom w:val="none" w:sz="0" w:space="0" w:color="auto"/>
            <w:right w:val="none" w:sz="0" w:space="0" w:color="auto"/>
          </w:divBdr>
        </w:div>
        <w:div w:id="1282759213">
          <w:marLeft w:val="640"/>
          <w:marRight w:val="0"/>
          <w:marTop w:val="0"/>
          <w:marBottom w:val="0"/>
          <w:divBdr>
            <w:top w:val="none" w:sz="0" w:space="0" w:color="auto"/>
            <w:left w:val="none" w:sz="0" w:space="0" w:color="auto"/>
            <w:bottom w:val="none" w:sz="0" w:space="0" w:color="auto"/>
            <w:right w:val="none" w:sz="0" w:space="0" w:color="auto"/>
          </w:divBdr>
        </w:div>
        <w:div w:id="222177291">
          <w:marLeft w:val="640"/>
          <w:marRight w:val="0"/>
          <w:marTop w:val="0"/>
          <w:marBottom w:val="0"/>
          <w:divBdr>
            <w:top w:val="none" w:sz="0" w:space="0" w:color="auto"/>
            <w:left w:val="none" w:sz="0" w:space="0" w:color="auto"/>
            <w:bottom w:val="none" w:sz="0" w:space="0" w:color="auto"/>
            <w:right w:val="none" w:sz="0" w:space="0" w:color="auto"/>
          </w:divBdr>
        </w:div>
        <w:div w:id="1236473201">
          <w:marLeft w:val="640"/>
          <w:marRight w:val="0"/>
          <w:marTop w:val="0"/>
          <w:marBottom w:val="0"/>
          <w:divBdr>
            <w:top w:val="none" w:sz="0" w:space="0" w:color="auto"/>
            <w:left w:val="none" w:sz="0" w:space="0" w:color="auto"/>
            <w:bottom w:val="none" w:sz="0" w:space="0" w:color="auto"/>
            <w:right w:val="none" w:sz="0" w:space="0" w:color="auto"/>
          </w:divBdr>
        </w:div>
        <w:div w:id="771780311">
          <w:marLeft w:val="640"/>
          <w:marRight w:val="0"/>
          <w:marTop w:val="0"/>
          <w:marBottom w:val="0"/>
          <w:divBdr>
            <w:top w:val="none" w:sz="0" w:space="0" w:color="auto"/>
            <w:left w:val="none" w:sz="0" w:space="0" w:color="auto"/>
            <w:bottom w:val="none" w:sz="0" w:space="0" w:color="auto"/>
            <w:right w:val="none" w:sz="0" w:space="0" w:color="auto"/>
          </w:divBdr>
        </w:div>
        <w:div w:id="1603217995">
          <w:marLeft w:val="640"/>
          <w:marRight w:val="0"/>
          <w:marTop w:val="0"/>
          <w:marBottom w:val="0"/>
          <w:divBdr>
            <w:top w:val="none" w:sz="0" w:space="0" w:color="auto"/>
            <w:left w:val="none" w:sz="0" w:space="0" w:color="auto"/>
            <w:bottom w:val="none" w:sz="0" w:space="0" w:color="auto"/>
            <w:right w:val="none" w:sz="0" w:space="0" w:color="auto"/>
          </w:divBdr>
        </w:div>
        <w:div w:id="66078457">
          <w:marLeft w:val="640"/>
          <w:marRight w:val="0"/>
          <w:marTop w:val="0"/>
          <w:marBottom w:val="0"/>
          <w:divBdr>
            <w:top w:val="none" w:sz="0" w:space="0" w:color="auto"/>
            <w:left w:val="none" w:sz="0" w:space="0" w:color="auto"/>
            <w:bottom w:val="none" w:sz="0" w:space="0" w:color="auto"/>
            <w:right w:val="none" w:sz="0" w:space="0" w:color="auto"/>
          </w:divBdr>
        </w:div>
        <w:div w:id="1339037505">
          <w:marLeft w:val="640"/>
          <w:marRight w:val="0"/>
          <w:marTop w:val="0"/>
          <w:marBottom w:val="0"/>
          <w:divBdr>
            <w:top w:val="none" w:sz="0" w:space="0" w:color="auto"/>
            <w:left w:val="none" w:sz="0" w:space="0" w:color="auto"/>
            <w:bottom w:val="none" w:sz="0" w:space="0" w:color="auto"/>
            <w:right w:val="none" w:sz="0" w:space="0" w:color="auto"/>
          </w:divBdr>
        </w:div>
        <w:div w:id="753937773">
          <w:marLeft w:val="640"/>
          <w:marRight w:val="0"/>
          <w:marTop w:val="0"/>
          <w:marBottom w:val="0"/>
          <w:divBdr>
            <w:top w:val="none" w:sz="0" w:space="0" w:color="auto"/>
            <w:left w:val="none" w:sz="0" w:space="0" w:color="auto"/>
            <w:bottom w:val="none" w:sz="0" w:space="0" w:color="auto"/>
            <w:right w:val="none" w:sz="0" w:space="0" w:color="auto"/>
          </w:divBdr>
        </w:div>
        <w:div w:id="1073819507">
          <w:marLeft w:val="640"/>
          <w:marRight w:val="0"/>
          <w:marTop w:val="0"/>
          <w:marBottom w:val="0"/>
          <w:divBdr>
            <w:top w:val="none" w:sz="0" w:space="0" w:color="auto"/>
            <w:left w:val="none" w:sz="0" w:space="0" w:color="auto"/>
            <w:bottom w:val="none" w:sz="0" w:space="0" w:color="auto"/>
            <w:right w:val="none" w:sz="0" w:space="0" w:color="auto"/>
          </w:divBdr>
        </w:div>
        <w:div w:id="1871381942">
          <w:marLeft w:val="640"/>
          <w:marRight w:val="0"/>
          <w:marTop w:val="0"/>
          <w:marBottom w:val="0"/>
          <w:divBdr>
            <w:top w:val="none" w:sz="0" w:space="0" w:color="auto"/>
            <w:left w:val="none" w:sz="0" w:space="0" w:color="auto"/>
            <w:bottom w:val="none" w:sz="0" w:space="0" w:color="auto"/>
            <w:right w:val="none" w:sz="0" w:space="0" w:color="auto"/>
          </w:divBdr>
        </w:div>
        <w:div w:id="413673048">
          <w:marLeft w:val="640"/>
          <w:marRight w:val="0"/>
          <w:marTop w:val="0"/>
          <w:marBottom w:val="0"/>
          <w:divBdr>
            <w:top w:val="none" w:sz="0" w:space="0" w:color="auto"/>
            <w:left w:val="none" w:sz="0" w:space="0" w:color="auto"/>
            <w:bottom w:val="none" w:sz="0" w:space="0" w:color="auto"/>
            <w:right w:val="none" w:sz="0" w:space="0" w:color="auto"/>
          </w:divBdr>
        </w:div>
        <w:div w:id="334040334">
          <w:marLeft w:val="640"/>
          <w:marRight w:val="0"/>
          <w:marTop w:val="0"/>
          <w:marBottom w:val="0"/>
          <w:divBdr>
            <w:top w:val="none" w:sz="0" w:space="0" w:color="auto"/>
            <w:left w:val="none" w:sz="0" w:space="0" w:color="auto"/>
            <w:bottom w:val="none" w:sz="0" w:space="0" w:color="auto"/>
            <w:right w:val="none" w:sz="0" w:space="0" w:color="auto"/>
          </w:divBdr>
        </w:div>
        <w:div w:id="1836648686">
          <w:marLeft w:val="640"/>
          <w:marRight w:val="0"/>
          <w:marTop w:val="0"/>
          <w:marBottom w:val="0"/>
          <w:divBdr>
            <w:top w:val="none" w:sz="0" w:space="0" w:color="auto"/>
            <w:left w:val="none" w:sz="0" w:space="0" w:color="auto"/>
            <w:bottom w:val="none" w:sz="0" w:space="0" w:color="auto"/>
            <w:right w:val="none" w:sz="0" w:space="0" w:color="auto"/>
          </w:divBdr>
        </w:div>
        <w:div w:id="690372520">
          <w:marLeft w:val="640"/>
          <w:marRight w:val="0"/>
          <w:marTop w:val="0"/>
          <w:marBottom w:val="0"/>
          <w:divBdr>
            <w:top w:val="none" w:sz="0" w:space="0" w:color="auto"/>
            <w:left w:val="none" w:sz="0" w:space="0" w:color="auto"/>
            <w:bottom w:val="none" w:sz="0" w:space="0" w:color="auto"/>
            <w:right w:val="none" w:sz="0" w:space="0" w:color="auto"/>
          </w:divBdr>
        </w:div>
        <w:div w:id="998655811">
          <w:marLeft w:val="640"/>
          <w:marRight w:val="0"/>
          <w:marTop w:val="0"/>
          <w:marBottom w:val="0"/>
          <w:divBdr>
            <w:top w:val="none" w:sz="0" w:space="0" w:color="auto"/>
            <w:left w:val="none" w:sz="0" w:space="0" w:color="auto"/>
            <w:bottom w:val="none" w:sz="0" w:space="0" w:color="auto"/>
            <w:right w:val="none" w:sz="0" w:space="0" w:color="auto"/>
          </w:divBdr>
        </w:div>
        <w:div w:id="2094735092">
          <w:marLeft w:val="640"/>
          <w:marRight w:val="0"/>
          <w:marTop w:val="0"/>
          <w:marBottom w:val="0"/>
          <w:divBdr>
            <w:top w:val="none" w:sz="0" w:space="0" w:color="auto"/>
            <w:left w:val="none" w:sz="0" w:space="0" w:color="auto"/>
            <w:bottom w:val="none" w:sz="0" w:space="0" w:color="auto"/>
            <w:right w:val="none" w:sz="0" w:space="0" w:color="auto"/>
          </w:divBdr>
        </w:div>
        <w:div w:id="449127491">
          <w:marLeft w:val="640"/>
          <w:marRight w:val="0"/>
          <w:marTop w:val="0"/>
          <w:marBottom w:val="0"/>
          <w:divBdr>
            <w:top w:val="none" w:sz="0" w:space="0" w:color="auto"/>
            <w:left w:val="none" w:sz="0" w:space="0" w:color="auto"/>
            <w:bottom w:val="none" w:sz="0" w:space="0" w:color="auto"/>
            <w:right w:val="none" w:sz="0" w:space="0" w:color="auto"/>
          </w:divBdr>
        </w:div>
        <w:div w:id="1030958894">
          <w:marLeft w:val="640"/>
          <w:marRight w:val="0"/>
          <w:marTop w:val="0"/>
          <w:marBottom w:val="0"/>
          <w:divBdr>
            <w:top w:val="none" w:sz="0" w:space="0" w:color="auto"/>
            <w:left w:val="none" w:sz="0" w:space="0" w:color="auto"/>
            <w:bottom w:val="none" w:sz="0" w:space="0" w:color="auto"/>
            <w:right w:val="none" w:sz="0" w:space="0" w:color="auto"/>
          </w:divBdr>
        </w:div>
        <w:div w:id="2091081665">
          <w:marLeft w:val="640"/>
          <w:marRight w:val="0"/>
          <w:marTop w:val="0"/>
          <w:marBottom w:val="0"/>
          <w:divBdr>
            <w:top w:val="none" w:sz="0" w:space="0" w:color="auto"/>
            <w:left w:val="none" w:sz="0" w:space="0" w:color="auto"/>
            <w:bottom w:val="none" w:sz="0" w:space="0" w:color="auto"/>
            <w:right w:val="none" w:sz="0" w:space="0" w:color="auto"/>
          </w:divBdr>
        </w:div>
        <w:div w:id="333998698">
          <w:marLeft w:val="640"/>
          <w:marRight w:val="0"/>
          <w:marTop w:val="0"/>
          <w:marBottom w:val="0"/>
          <w:divBdr>
            <w:top w:val="none" w:sz="0" w:space="0" w:color="auto"/>
            <w:left w:val="none" w:sz="0" w:space="0" w:color="auto"/>
            <w:bottom w:val="none" w:sz="0" w:space="0" w:color="auto"/>
            <w:right w:val="none" w:sz="0" w:space="0" w:color="auto"/>
          </w:divBdr>
        </w:div>
        <w:div w:id="2048135516">
          <w:marLeft w:val="640"/>
          <w:marRight w:val="0"/>
          <w:marTop w:val="0"/>
          <w:marBottom w:val="0"/>
          <w:divBdr>
            <w:top w:val="none" w:sz="0" w:space="0" w:color="auto"/>
            <w:left w:val="none" w:sz="0" w:space="0" w:color="auto"/>
            <w:bottom w:val="none" w:sz="0" w:space="0" w:color="auto"/>
            <w:right w:val="none" w:sz="0" w:space="0" w:color="auto"/>
          </w:divBdr>
        </w:div>
        <w:div w:id="143663595">
          <w:marLeft w:val="640"/>
          <w:marRight w:val="0"/>
          <w:marTop w:val="0"/>
          <w:marBottom w:val="0"/>
          <w:divBdr>
            <w:top w:val="none" w:sz="0" w:space="0" w:color="auto"/>
            <w:left w:val="none" w:sz="0" w:space="0" w:color="auto"/>
            <w:bottom w:val="none" w:sz="0" w:space="0" w:color="auto"/>
            <w:right w:val="none" w:sz="0" w:space="0" w:color="auto"/>
          </w:divBdr>
        </w:div>
        <w:div w:id="1418212596">
          <w:marLeft w:val="640"/>
          <w:marRight w:val="0"/>
          <w:marTop w:val="0"/>
          <w:marBottom w:val="0"/>
          <w:divBdr>
            <w:top w:val="none" w:sz="0" w:space="0" w:color="auto"/>
            <w:left w:val="none" w:sz="0" w:space="0" w:color="auto"/>
            <w:bottom w:val="none" w:sz="0" w:space="0" w:color="auto"/>
            <w:right w:val="none" w:sz="0" w:space="0" w:color="auto"/>
          </w:divBdr>
        </w:div>
        <w:div w:id="520124136">
          <w:marLeft w:val="640"/>
          <w:marRight w:val="0"/>
          <w:marTop w:val="0"/>
          <w:marBottom w:val="0"/>
          <w:divBdr>
            <w:top w:val="none" w:sz="0" w:space="0" w:color="auto"/>
            <w:left w:val="none" w:sz="0" w:space="0" w:color="auto"/>
            <w:bottom w:val="none" w:sz="0" w:space="0" w:color="auto"/>
            <w:right w:val="none" w:sz="0" w:space="0" w:color="auto"/>
          </w:divBdr>
        </w:div>
        <w:div w:id="1555963749">
          <w:marLeft w:val="640"/>
          <w:marRight w:val="0"/>
          <w:marTop w:val="0"/>
          <w:marBottom w:val="0"/>
          <w:divBdr>
            <w:top w:val="none" w:sz="0" w:space="0" w:color="auto"/>
            <w:left w:val="none" w:sz="0" w:space="0" w:color="auto"/>
            <w:bottom w:val="none" w:sz="0" w:space="0" w:color="auto"/>
            <w:right w:val="none" w:sz="0" w:space="0" w:color="auto"/>
          </w:divBdr>
        </w:div>
        <w:div w:id="1983347790">
          <w:marLeft w:val="640"/>
          <w:marRight w:val="0"/>
          <w:marTop w:val="0"/>
          <w:marBottom w:val="0"/>
          <w:divBdr>
            <w:top w:val="none" w:sz="0" w:space="0" w:color="auto"/>
            <w:left w:val="none" w:sz="0" w:space="0" w:color="auto"/>
            <w:bottom w:val="none" w:sz="0" w:space="0" w:color="auto"/>
            <w:right w:val="none" w:sz="0" w:space="0" w:color="auto"/>
          </w:divBdr>
        </w:div>
        <w:div w:id="1741830828">
          <w:marLeft w:val="640"/>
          <w:marRight w:val="0"/>
          <w:marTop w:val="0"/>
          <w:marBottom w:val="0"/>
          <w:divBdr>
            <w:top w:val="none" w:sz="0" w:space="0" w:color="auto"/>
            <w:left w:val="none" w:sz="0" w:space="0" w:color="auto"/>
            <w:bottom w:val="none" w:sz="0" w:space="0" w:color="auto"/>
            <w:right w:val="none" w:sz="0" w:space="0" w:color="auto"/>
          </w:divBdr>
        </w:div>
        <w:div w:id="1704331621">
          <w:marLeft w:val="640"/>
          <w:marRight w:val="0"/>
          <w:marTop w:val="0"/>
          <w:marBottom w:val="0"/>
          <w:divBdr>
            <w:top w:val="none" w:sz="0" w:space="0" w:color="auto"/>
            <w:left w:val="none" w:sz="0" w:space="0" w:color="auto"/>
            <w:bottom w:val="none" w:sz="0" w:space="0" w:color="auto"/>
            <w:right w:val="none" w:sz="0" w:space="0" w:color="auto"/>
          </w:divBdr>
        </w:div>
        <w:div w:id="1716854227">
          <w:marLeft w:val="640"/>
          <w:marRight w:val="0"/>
          <w:marTop w:val="0"/>
          <w:marBottom w:val="0"/>
          <w:divBdr>
            <w:top w:val="none" w:sz="0" w:space="0" w:color="auto"/>
            <w:left w:val="none" w:sz="0" w:space="0" w:color="auto"/>
            <w:bottom w:val="none" w:sz="0" w:space="0" w:color="auto"/>
            <w:right w:val="none" w:sz="0" w:space="0" w:color="auto"/>
          </w:divBdr>
        </w:div>
        <w:div w:id="1207256989">
          <w:marLeft w:val="640"/>
          <w:marRight w:val="0"/>
          <w:marTop w:val="0"/>
          <w:marBottom w:val="0"/>
          <w:divBdr>
            <w:top w:val="none" w:sz="0" w:space="0" w:color="auto"/>
            <w:left w:val="none" w:sz="0" w:space="0" w:color="auto"/>
            <w:bottom w:val="none" w:sz="0" w:space="0" w:color="auto"/>
            <w:right w:val="none" w:sz="0" w:space="0" w:color="auto"/>
          </w:divBdr>
        </w:div>
        <w:div w:id="1739664988">
          <w:marLeft w:val="640"/>
          <w:marRight w:val="0"/>
          <w:marTop w:val="0"/>
          <w:marBottom w:val="0"/>
          <w:divBdr>
            <w:top w:val="none" w:sz="0" w:space="0" w:color="auto"/>
            <w:left w:val="none" w:sz="0" w:space="0" w:color="auto"/>
            <w:bottom w:val="none" w:sz="0" w:space="0" w:color="auto"/>
            <w:right w:val="none" w:sz="0" w:space="0" w:color="auto"/>
          </w:divBdr>
        </w:div>
        <w:div w:id="481042602">
          <w:marLeft w:val="640"/>
          <w:marRight w:val="0"/>
          <w:marTop w:val="0"/>
          <w:marBottom w:val="0"/>
          <w:divBdr>
            <w:top w:val="none" w:sz="0" w:space="0" w:color="auto"/>
            <w:left w:val="none" w:sz="0" w:space="0" w:color="auto"/>
            <w:bottom w:val="none" w:sz="0" w:space="0" w:color="auto"/>
            <w:right w:val="none" w:sz="0" w:space="0" w:color="auto"/>
          </w:divBdr>
        </w:div>
        <w:div w:id="977228895">
          <w:marLeft w:val="640"/>
          <w:marRight w:val="0"/>
          <w:marTop w:val="0"/>
          <w:marBottom w:val="0"/>
          <w:divBdr>
            <w:top w:val="none" w:sz="0" w:space="0" w:color="auto"/>
            <w:left w:val="none" w:sz="0" w:space="0" w:color="auto"/>
            <w:bottom w:val="none" w:sz="0" w:space="0" w:color="auto"/>
            <w:right w:val="none" w:sz="0" w:space="0" w:color="auto"/>
          </w:divBdr>
        </w:div>
        <w:div w:id="1827891963">
          <w:marLeft w:val="640"/>
          <w:marRight w:val="0"/>
          <w:marTop w:val="0"/>
          <w:marBottom w:val="0"/>
          <w:divBdr>
            <w:top w:val="none" w:sz="0" w:space="0" w:color="auto"/>
            <w:left w:val="none" w:sz="0" w:space="0" w:color="auto"/>
            <w:bottom w:val="none" w:sz="0" w:space="0" w:color="auto"/>
            <w:right w:val="none" w:sz="0" w:space="0" w:color="auto"/>
          </w:divBdr>
        </w:div>
        <w:div w:id="950435668">
          <w:marLeft w:val="640"/>
          <w:marRight w:val="0"/>
          <w:marTop w:val="0"/>
          <w:marBottom w:val="0"/>
          <w:divBdr>
            <w:top w:val="none" w:sz="0" w:space="0" w:color="auto"/>
            <w:left w:val="none" w:sz="0" w:space="0" w:color="auto"/>
            <w:bottom w:val="none" w:sz="0" w:space="0" w:color="auto"/>
            <w:right w:val="none" w:sz="0" w:space="0" w:color="auto"/>
          </w:divBdr>
        </w:div>
        <w:div w:id="1829831331">
          <w:marLeft w:val="640"/>
          <w:marRight w:val="0"/>
          <w:marTop w:val="0"/>
          <w:marBottom w:val="0"/>
          <w:divBdr>
            <w:top w:val="none" w:sz="0" w:space="0" w:color="auto"/>
            <w:left w:val="none" w:sz="0" w:space="0" w:color="auto"/>
            <w:bottom w:val="none" w:sz="0" w:space="0" w:color="auto"/>
            <w:right w:val="none" w:sz="0" w:space="0" w:color="auto"/>
          </w:divBdr>
        </w:div>
        <w:div w:id="826869704">
          <w:marLeft w:val="640"/>
          <w:marRight w:val="0"/>
          <w:marTop w:val="0"/>
          <w:marBottom w:val="0"/>
          <w:divBdr>
            <w:top w:val="none" w:sz="0" w:space="0" w:color="auto"/>
            <w:left w:val="none" w:sz="0" w:space="0" w:color="auto"/>
            <w:bottom w:val="none" w:sz="0" w:space="0" w:color="auto"/>
            <w:right w:val="none" w:sz="0" w:space="0" w:color="auto"/>
          </w:divBdr>
        </w:div>
        <w:div w:id="122895507">
          <w:marLeft w:val="640"/>
          <w:marRight w:val="0"/>
          <w:marTop w:val="0"/>
          <w:marBottom w:val="0"/>
          <w:divBdr>
            <w:top w:val="none" w:sz="0" w:space="0" w:color="auto"/>
            <w:left w:val="none" w:sz="0" w:space="0" w:color="auto"/>
            <w:bottom w:val="none" w:sz="0" w:space="0" w:color="auto"/>
            <w:right w:val="none" w:sz="0" w:space="0" w:color="auto"/>
          </w:divBdr>
        </w:div>
        <w:div w:id="1897741236">
          <w:marLeft w:val="640"/>
          <w:marRight w:val="0"/>
          <w:marTop w:val="0"/>
          <w:marBottom w:val="0"/>
          <w:divBdr>
            <w:top w:val="none" w:sz="0" w:space="0" w:color="auto"/>
            <w:left w:val="none" w:sz="0" w:space="0" w:color="auto"/>
            <w:bottom w:val="none" w:sz="0" w:space="0" w:color="auto"/>
            <w:right w:val="none" w:sz="0" w:space="0" w:color="auto"/>
          </w:divBdr>
        </w:div>
        <w:div w:id="1996253959">
          <w:marLeft w:val="640"/>
          <w:marRight w:val="0"/>
          <w:marTop w:val="0"/>
          <w:marBottom w:val="0"/>
          <w:divBdr>
            <w:top w:val="none" w:sz="0" w:space="0" w:color="auto"/>
            <w:left w:val="none" w:sz="0" w:space="0" w:color="auto"/>
            <w:bottom w:val="none" w:sz="0" w:space="0" w:color="auto"/>
            <w:right w:val="none" w:sz="0" w:space="0" w:color="auto"/>
          </w:divBdr>
        </w:div>
        <w:div w:id="414983520">
          <w:marLeft w:val="640"/>
          <w:marRight w:val="0"/>
          <w:marTop w:val="0"/>
          <w:marBottom w:val="0"/>
          <w:divBdr>
            <w:top w:val="none" w:sz="0" w:space="0" w:color="auto"/>
            <w:left w:val="none" w:sz="0" w:space="0" w:color="auto"/>
            <w:bottom w:val="none" w:sz="0" w:space="0" w:color="auto"/>
            <w:right w:val="none" w:sz="0" w:space="0" w:color="auto"/>
          </w:divBdr>
        </w:div>
        <w:div w:id="1783764737">
          <w:marLeft w:val="640"/>
          <w:marRight w:val="0"/>
          <w:marTop w:val="0"/>
          <w:marBottom w:val="0"/>
          <w:divBdr>
            <w:top w:val="none" w:sz="0" w:space="0" w:color="auto"/>
            <w:left w:val="none" w:sz="0" w:space="0" w:color="auto"/>
            <w:bottom w:val="none" w:sz="0" w:space="0" w:color="auto"/>
            <w:right w:val="none" w:sz="0" w:space="0" w:color="auto"/>
          </w:divBdr>
        </w:div>
        <w:div w:id="489177484">
          <w:marLeft w:val="640"/>
          <w:marRight w:val="0"/>
          <w:marTop w:val="0"/>
          <w:marBottom w:val="0"/>
          <w:divBdr>
            <w:top w:val="none" w:sz="0" w:space="0" w:color="auto"/>
            <w:left w:val="none" w:sz="0" w:space="0" w:color="auto"/>
            <w:bottom w:val="none" w:sz="0" w:space="0" w:color="auto"/>
            <w:right w:val="none" w:sz="0" w:space="0" w:color="auto"/>
          </w:divBdr>
        </w:div>
        <w:div w:id="632519565">
          <w:marLeft w:val="640"/>
          <w:marRight w:val="0"/>
          <w:marTop w:val="0"/>
          <w:marBottom w:val="0"/>
          <w:divBdr>
            <w:top w:val="none" w:sz="0" w:space="0" w:color="auto"/>
            <w:left w:val="none" w:sz="0" w:space="0" w:color="auto"/>
            <w:bottom w:val="none" w:sz="0" w:space="0" w:color="auto"/>
            <w:right w:val="none" w:sz="0" w:space="0" w:color="auto"/>
          </w:divBdr>
        </w:div>
        <w:div w:id="149716356">
          <w:marLeft w:val="640"/>
          <w:marRight w:val="0"/>
          <w:marTop w:val="0"/>
          <w:marBottom w:val="0"/>
          <w:divBdr>
            <w:top w:val="none" w:sz="0" w:space="0" w:color="auto"/>
            <w:left w:val="none" w:sz="0" w:space="0" w:color="auto"/>
            <w:bottom w:val="none" w:sz="0" w:space="0" w:color="auto"/>
            <w:right w:val="none" w:sz="0" w:space="0" w:color="auto"/>
          </w:divBdr>
        </w:div>
        <w:div w:id="1848326045">
          <w:marLeft w:val="640"/>
          <w:marRight w:val="0"/>
          <w:marTop w:val="0"/>
          <w:marBottom w:val="0"/>
          <w:divBdr>
            <w:top w:val="none" w:sz="0" w:space="0" w:color="auto"/>
            <w:left w:val="none" w:sz="0" w:space="0" w:color="auto"/>
            <w:bottom w:val="none" w:sz="0" w:space="0" w:color="auto"/>
            <w:right w:val="none" w:sz="0" w:space="0" w:color="auto"/>
          </w:divBdr>
        </w:div>
        <w:div w:id="681980047">
          <w:marLeft w:val="640"/>
          <w:marRight w:val="0"/>
          <w:marTop w:val="0"/>
          <w:marBottom w:val="0"/>
          <w:divBdr>
            <w:top w:val="none" w:sz="0" w:space="0" w:color="auto"/>
            <w:left w:val="none" w:sz="0" w:space="0" w:color="auto"/>
            <w:bottom w:val="none" w:sz="0" w:space="0" w:color="auto"/>
            <w:right w:val="none" w:sz="0" w:space="0" w:color="auto"/>
          </w:divBdr>
        </w:div>
        <w:div w:id="1793790938">
          <w:marLeft w:val="640"/>
          <w:marRight w:val="0"/>
          <w:marTop w:val="0"/>
          <w:marBottom w:val="0"/>
          <w:divBdr>
            <w:top w:val="none" w:sz="0" w:space="0" w:color="auto"/>
            <w:left w:val="none" w:sz="0" w:space="0" w:color="auto"/>
            <w:bottom w:val="none" w:sz="0" w:space="0" w:color="auto"/>
            <w:right w:val="none" w:sz="0" w:space="0" w:color="auto"/>
          </w:divBdr>
        </w:div>
        <w:div w:id="580334305">
          <w:marLeft w:val="640"/>
          <w:marRight w:val="0"/>
          <w:marTop w:val="0"/>
          <w:marBottom w:val="0"/>
          <w:divBdr>
            <w:top w:val="none" w:sz="0" w:space="0" w:color="auto"/>
            <w:left w:val="none" w:sz="0" w:space="0" w:color="auto"/>
            <w:bottom w:val="none" w:sz="0" w:space="0" w:color="auto"/>
            <w:right w:val="none" w:sz="0" w:space="0" w:color="auto"/>
          </w:divBdr>
        </w:div>
        <w:div w:id="154998339">
          <w:marLeft w:val="640"/>
          <w:marRight w:val="0"/>
          <w:marTop w:val="0"/>
          <w:marBottom w:val="0"/>
          <w:divBdr>
            <w:top w:val="none" w:sz="0" w:space="0" w:color="auto"/>
            <w:left w:val="none" w:sz="0" w:space="0" w:color="auto"/>
            <w:bottom w:val="none" w:sz="0" w:space="0" w:color="auto"/>
            <w:right w:val="none" w:sz="0" w:space="0" w:color="auto"/>
          </w:divBdr>
        </w:div>
        <w:div w:id="145635188">
          <w:marLeft w:val="640"/>
          <w:marRight w:val="0"/>
          <w:marTop w:val="0"/>
          <w:marBottom w:val="0"/>
          <w:divBdr>
            <w:top w:val="none" w:sz="0" w:space="0" w:color="auto"/>
            <w:left w:val="none" w:sz="0" w:space="0" w:color="auto"/>
            <w:bottom w:val="none" w:sz="0" w:space="0" w:color="auto"/>
            <w:right w:val="none" w:sz="0" w:space="0" w:color="auto"/>
          </w:divBdr>
        </w:div>
        <w:div w:id="1678923210">
          <w:marLeft w:val="640"/>
          <w:marRight w:val="0"/>
          <w:marTop w:val="0"/>
          <w:marBottom w:val="0"/>
          <w:divBdr>
            <w:top w:val="none" w:sz="0" w:space="0" w:color="auto"/>
            <w:left w:val="none" w:sz="0" w:space="0" w:color="auto"/>
            <w:bottom w:val="none" w:sz="0" w:space="0" w:color="auto"/>
            <w:right w:val="none" w:sz="0" w:space="0" w:color="auto"/>
          </w:divBdr>
        </w:div>
        <w:div w:id="1494299600">
          <w:marLeft w:val="640"/>
          <w:marRight w:val="0"/>
          <w:marTop w:val="0"/>
          <w:marBottom w:val="0"/>
          <w:divBdr>
            <w:top w:val="none" w:sz="0" w:space="0" w:color="auto"/>
            <w:left w:val="none" w:sz="0" w:space="0" w:color="auto"/>
            <w:bottom w:val="none" w:sz="0" w:space="0" w:color="auto"/>
            <w:right w:val="none" w:sz="0" w:space="0" w:color="auto"/>
          </w:divBdr>
        </w:div>
        <w:div w:id="1521120837">
          <w:marLeft w:val="640"/>
          <w:marRight w:val="0"/>
          <w:marTop w:val="0"/>
          <w:marBottom w:val="0"/>
          <w:divBdr>
            <w:top w:val="none" w:sz="0" w:space="0" w:color="auto"/>
            <w:left w:val="none" w:sz="0" w:space="0" w:color="auto"/>
            <w:bottom w:val="none" w:sz="0" w:space="0" w:color="auto"/>
            <w:right w:val="none" w:sz="0" w:space="0" w:color="auto"/>
          </w:divBdr>
        </w:div>
        <w:div w:id="1458140943">
          <w:marLeft w:val="640"/>
          <w:marRight w:val="0"/>
          <w:marTop w:val="0"/>
          <w:marBottom w:val="0"/>
          <w:divBdr>
            <w:top w:val="none" w:sz="0" w:space="0" w:color="auto"/>
            <w:left w:val="none" w:sz="0" w:space="0" w:color="auto"/>
            <w:bottom w:val="none" w:sz="0" w:space="0" w:color="auto"/>
            <w:right w:val="none" w:sz="0" w:space="0" w:color="auto"/>
          </w:divBdr>
        </w:div>
        <w:div w:id="873227117">
          <w:marLeft w:val="640"/>
          <w:marRight w:val="0"/>
          <w:marTop w:val="0"/>
          <w:marBottom w:val="0"/>
          <w:divBdr>
            <w:top w:val="none" w:sz="0" w:space="0" w:color="auto"/>
            <w:left w:val="none" w:sz="0" w:space="0" w:color="auto"/>
            <w:bottom w:val="none" w:sz="0" w:space="0" w:color="auto"/>
            <w:right w:val="none" w:sz="0" w:space="0" w:color="auto"/>
          </w:divBdr>
        </w:div>
        <w:div w:id="1979918207">
          <w:marLeft w:val="640"/>
          <w:marRight w:val="0"/>
          <w:marTop w:val="0"/>
          <w:marBottom w:val="0"/>
          <w:divBdr>
            <w:top w:val="none" w:sz="0" w:space="0" w:color="auto"/>
            <w:left w:val="none" w:sz="0" w:space="0" w:color="auto"/>
            <w:bottom w:val="none" w:sz="0" w:space="0" w:color="auto"/>
            <w:right w:val="none" w:sz="0" w:space="0" w:color="auto"/>
          </w:divBdr>
        </w:div>
        <w:div w:id="1364936396">
          <w:marLeft w:val="640"/>
          <w:marRight w:val="0"/>
          <w:marTop w:val="0"/>
          <w:marBottom w:val="0"/>
          <w:divBdr>
            <w:top w:val="none" w:sz="0" w:space="0" w:color="auto"/>
            <w:left w:val="none" w:sz="0" w:space="0" w:color="auto"/>
            <w:bottom w:val="none" w:sz="0" w:space="0" w:color="auto"/>
            <w:right w:val="none" w:sz="0" w:space="0" w:color="auto"/>
          </w:divBdr>
        </w:div>
        <w:div w:id="349456199">
          <w:marLeft w:val="640"/>
          <w:marRight w:val="0"/>
          <w:marTop w:val="0"/>
          <w:marBottom w:val="0"/>
          <w:divBdr>
            <w:top w:val="none" w:sz="0" w:space="0" w:color="auto"/>
            <w:left w:val="none" w:sz="0" w:space="0" w:color="auto"/>
            <w:bottom w:val="none" w:sz="0" w:space="0" w:color="auto"/>
            <w:right w:val="none" w:sz="0" w:space="0" w:color="auto"/>
          </w:divBdr>
        </w:div>
        <w:div w:id="79641520">
          <w:marLeft w:val="640"/>
          <w:marRight w:val="0"/>
          <w:marTop w:val="0"/>
          <w:marBottom w:val="0"/>
          <w:divBdr>
            <w:top w:val="none" w:sz="0" w:space="0" w:color="auto"/>
            <w:left w:val="none" w:sz="0" w:space="0" w:color="auto"/>
            <w:bottom w:val="none" w:sz="0" w:space="0" w:color="auto"/>
            <w:right w:val="none" w:sz="0" w:space="0" w:color="auto"/>
          </w:divBdr>
        </w:div>
        <w:div w:id="1900819763">
          <w:marLeft w:val="640"/>
          <w:marRight w:val="0"/>
          <w:marTop w:val="0"/>
          <w:marBottom w:val="0"/>
          <w:divBdr>
            <w:top w:val="none" w:sz="0" w:space="0" w:color="auto"/>
            <w:left w:val="none" w:sz="0" w:space="0" w:color="auto"/>
            <w:bottom w:val="none" w:sz="0" w:space="0" w:color="auto"/>
            <w:right w:val="none" w:sz="0" w:space="0" w:color="auto"/>
          </w:divBdr>
        </w:div>
        <w:div w:id="2097094034">
          <w:marLeft w:val="640"/>
          <w:marRight w:val="0"/>
          <w:marTop w:val="0"/>
          <w:marBottom w:val="0"/>
          <w:divBdr>
            <w:top w:val="none" w:sz="0" w:space="0" w:color="auto"/>
            <w:left w:val="none" w:sz="0" w:space="0" w:color="auto"/>
            <w:bottom w:val="none" w:sz="0" w:space="0" w:color="auto"/>
            <w:right w:val="none" w:sz="0" w:space="0" w:color="auto"/>
          </w:divBdr>
        </w:div>
        <w:div w:id="1895922946">
          <w:marLeft w:val="640"/>
          <w:marRight w:val="0"/>
          <w:marTop w:val="0"/>
          <w:marBottom w:val="0"/>
          <w:divBdr>
            <w:top w:val="none" w:sz="0" w:space="0" w:color="auto"/>
            <w:left w:val="none" w:sz="0" w:space="0" w:color="auto"/>
            <w:bottom w:val="none" w:sz="0" w:space="0" w:color="auto"/>
            <w:right w:val="none" w:sz="0" w:space="0" w:color="auto"/>
          </w:divBdr>
        </w:div>
        <w:div w:id="1409571793">
          <w:marLeft w:val="640"/>
          <w:marRight w:val="0"/>
          <w:marTop w:val="0"/>
          <w:marBottom w:val="0"/>
          <w:divBdr>
            <w:top w:val="none" w:sz="0" w:space="0" w:color="auto"/>
            <w:left w:val="none" w:sz="0" w:space="0" w:color="auto"/>
            <w:bottom w:val="none" w:sz="0" w:space="0" w:color="auto"/>
            <w:right w:val="none" w:sz="0" w:space="0" w:color="auto"/>
          </w:divBdr>
        </w:div>
        <w:div w:id="44648368">
          <w:marLeft w:val="640"/>
          <w:marRight w:val="0"/>
          <w:marTop w:val="0"/>
          <w:marBottom w:val="0"/>
          <w:divBdr>
            <w:top w:val="none" w:sz="0" w:space="0" w:color="auto"/>
            <w:left w:val="none" w:sz="0" w:space="0" w:color="auto"/>
            <w:bottom w:val="none" w:sz="0" w:space="0" w:color="auto"/>
            <w:right w:val="none" w:sz="0" w:space="0" w:color="auto"/>
          </w:divBdr>
        </w:div>
        <w:div w:id="1273438627">
          <w:marLeft w:val="640"/>
          <w:marRight w:val="0"/>
          <w:marTop w:val="0"/>
          <w:marBottom w:val="0"/>
          <w:divBdr>
            <w:top w:val="none" w:sz="0" w:space="0" w:color="auto"/>
            <w:left w:val="none" w:sz="0" w:space="0" w:color="auto"/>
            <w:bottom w:val="none" w:sz="0" w:space="0" w:color="auto"/>
            <w:right w:val="none" w:sz="0" w:space="0" w:color="auto"/>
          </w:divBdr>
        </w:div>
        <w:div w:id="1943688042">
          <w:marLeft w:val="640"/>
          <w:marRight w:val="0"/>
          <w:marTop w:val="0"/>
          <w:marBottom w:val="0"/>
          <w:divBdr>
            <w:top w:val="none" w:sz="0" w:space="0" w:color="auto"/>
            <w:left w:val="none" w:sz="0" w:space="0" w:color="auto"/>
            <w:bottom w:val="none" w:sz="0" w:space="0" w:color="auto"/>
            <w:right w:val="none" w:sz="0" w:space="0" w:color="auto"/>
          </w:divBdr>
        </w:div>
        <w:div w:id="415826908">
          <w:marLeft w:val="640"/>
          <w:marRight w:val="0"/>
          <w:marTop w:val="0"/>
          <w:marBottom w:val="0"/>
          <w:divBdr>
            <w:top w:val="none" w:sz="0" w:space="0" w:color="auto"/>
            <w:left w:val="none" w:sz="0" w:space="0" w:color="auto"/>
            <w:bottom w:val="none" w:sz="0" w:space="0" w:color="auto"/>
            <w:right w:val="none" w:sz="0" w:space="0" w:color="auto"/>
          </w:divBdr>
        </w:div>
        <w:div w:id="358239045">
          <w:marLeft w:val="640"/>
          <w:marRight w:val="0"/>
          <w:marTop w:val="0"/>
          <w:marBottom w:val="0"/>
          <w:divBdr>
            <w:top w:val="none" w:sz="0" w:space="0" w:color="auto"/>
            <w:left w:val="none" w:sz="0" w:space="0" w:color="auto"/>
            <w:bottom w:val="none" w:sz="0" w:space="0" w:color="auto"/>
            <w:right w:val="none" w:sz="0" w:space="0" w:color="auto"/>
          </w:divBdr>
        </w:div>
        <w:div w:id="1183589547">
          <w:marLeft w:val="640"/>
          <w:marRight w:val="0"/>
          <w:marTop w:val="0"/>
          <w:marBottom w:val="0"/>
          <w:divBdr>
            <w:top w:val="none" w:sz="0" w:space="0" w:color="auto"/>
            <w:left w:val="none" w:sz="0" w:space="0" w:color="auto"/>
            <w:bottom w:val="none" w:sz="0" w:space="0" w:color="auto"/>
            <w:right w:val="none" w:sz="0" w:space="0" w:color="auto"/>
          </w:divBdr>
        </w:div>
        <w:div w:id="896285005">
          <w:marLeft w:val="640"/>
          <w:marRight w:val="0"/>
          <w:marTop w:val="0"/>
          <w:marBottom w:val="0"/>
          <w:divBdr>
            <w:top w:val="none" w:sz="0" w:space="0" w:color="auto"/>
            <w:left w:val="none" w:sz="0" w:space="0" w:color="auto"/>
            <w:bottom w:val="none" w:sz="0" w:space="0" w:color="auto"/>
            <w:right w:val="none" w:sz="0" w:space="0" w:color="auto"/>
          </w:divBdr>
        </w:div>
        <w:div w:id="1544832613">
          <w:marLeft w:val="640"/>
          <w:marRight w:val="0"/>
          <w:marTop w:val="0"/>
          <w:marBottom w:val="0"/>
          <w:divBdr>
            <w:top w:val="none" w:sz="0" w:space="0" w:color="auto"/>
            <w:left w:val="none" w:sz="0" w:space="0" w:color="auto"/>
            <w:bottom w:val="none" w:sz="0" w:space="0" w:color="auto"/>
            <w:right w:val="none" w:sz="0" w:space="0" w:color="auto"/>
          </w:divBdr>
        </w:div>
        <w:div w:id="963194510">
          <w:marLeft w:val="640"/>
          <w:marRight w:val="0"/>
          <w:marTop w:val="0"/>
          <w:marBottom w:val="0"/>
          <w:divBdr>
            <w:top w:val="none" w:sz="0" w:space="0" w:color="auto"/>
            <w:left w:val="none" w:sz="0" w:space="0" w:color="auto"/>
            <w:bottom w:val="none" w:sz="0" w:space="0" w:color="auto"/>
            <w:right w:val="none" w:sz="0" w:space="0" w:color="auto"/>
          </w:divBdr>
        </w:div>
        <w:div w:id="451555946">
          <w:marLeft w:val="640"/>
          <w:marRight w:val="0"/>
          <w:marTop w:val="0"/>
          <w:marBottom w:val="0"/>
          <w:divBdr>
            <w:top w:val="none" w:sz="0" w:space="0" w:color="auto"/>
            <w:left w:val="none" w:sz="0" w:space="0" w:color="auto"/>
            <w:bottom w:val="none" w:sz="0" w:space="0" w:color="auto"/>
            <w:right w:val="none" w:sz="0" w:space="0" w:color="auto"/>
          </w:divBdr>
        </w:div>
        <w:div w:id="304437343">
          <w:marLeft w:val="640"/>
          <w:marRight w:val="0"/>
          <w:marTop w:val="0"/>
          <w:marBottom w:val="0"/>
          <w:divBdr>
            <w:top w:val="none" w:sz="0" w:space="0" w:color="auto"/>
            <w:left w:val="none" w:sz="0" w:space="0" w:color="auto"/>
            <w:bottom w:val="none" w:sz="0" w:space="0" w:color="auto"/>
            <w:right w:val="none" w:sz="0" w:space="0" w:color="auto"/>
          </w:divBdr>
        </w:div>
        <w:div w:id="1640457010">
          <w:marLeft w:val="640"/>
          <w:marRight w:val="0"/>
          <w:marTop w:val="0"/>
          <w:marBottom w:val="0"/>
          <w:divBdr>
            <w:top w:val="none" w:sz="0" w:space="0" w:color="auto"/>
            <w:left w:val="none" w:sz="0" w:space="0" w:color="auto"/>
            <w:bottom w:val="none" w:sz="0" w:space="0" w:color="auto"/>
            <w:right w:val="none" w:sz="0" w:space="0" w:color="auto"/>
          </w:divBdr>
        </w:div>
        <w:div w:id="425738385">
          <w:marLeft w:val="640"/>
          <w:marRight w:val="0"/>
          <w:marTop w:val="0"/>
          <w:marBottom w:val="0"/>
          <w:divBdr>
            <w:top w:val="none" w:sz="0" w:space="0" w:color="auto"/>
            <w:left w:val="none" w:sz="0" w:space="0" w:color="auto"/>
            <w:bottom w:val="none" w:sz="0" w:space="0" w:color="auto"/>
            <w:right w:val="none" w:sz="0" w:space="0" w:color="auto"/>
          </w:divBdr>
        </w:div>
        <w:div w:id="590041407">
          <w:marLeft w:val="640"/>
          <w:marRight w:val="0"/>
          <w:marTop w:val="0"/>
          <w:marBottom w:val="0"/>
          <w:divBdr>
            <w:top w:val="none" w:sz="0" w:space="0" w:color="auto"/>
            <w:left w:val="none" w:sz="0" w:space="0" w:color="auto"/>
            <w:bottom w:val="none" w:sz="0" w:space="0" w:color="auto"/>
            <w:right w:val="none" w:sz="0" w:space="0" w:color="auto"/>
          </w:divBdr>
        </w:div>
        <w:div w:id="1933857383">
          <w:marLeft w:val="640"/>
          <w:marRight w:val="0"/>
          <w:marTop w:val="0"/>
          <w:marBottom w:val="0"/>
          <w:divBdr>
            <w:top w:val="none" w:sz="0" w:space="0" w:color="auto"/>
            <w:left w:val="none" w:sz="0" w:space="0" w:color="auto"/>
            <w:bottom w:val="none" w:sz="0" w:space="0" w:color="auto"/>
            <w:right w:val="none" w:sz="0" w:space="0" w:color="auto"/>
          </w:divBdr>
        </w:div>
        <w:div w:id="1188330853">
          <w:marLeft w:val="640"/>
          <w:marRight w:val="0"/>
          <w:marTop w:val="0"/>
          <w:marBottom w:val="0"/>
          <w:divBdr>
            <w:top w:val="none" w:sz="0" w:space="0" w:color="auto"/>
            <w:left w:val="none" w:sz="0" w:space="0" w:color="auto"/>
            <w:bottom w:val="none" w:sz="0" w:space="0" w:color="auto"/>
            <w:right w:val="none" w:sz="0" w:space="0" w:color="auto"/>
          </w:divBdr>
        </w:div>
        <w:div w:id="752363403">
          <w:marLeft w:val="640"/>
          <w:marRight w:val="0"/>
          <w:marTop w:val="0"/>
          <w:marBottom w:val="0"/>
          <w:divBdr>
            <w:top w:val="none" w:sz="0" w:space="0" w:color="auto"/>
            <w:left w:val="none" w:sz="0" w:space="0" w:color="auto"/>
            <w:bottom w:val="none" w:sz="0" w:space="0" w:color="auto"/>
            <w:right w:val="none" w:sz="0" w:space="0" w:color="auto"/>
          </w:divBdr>
        </w:div>
        <w:div w:id="193008413">
          <w:marLeft w:val="640"/>
          <w:marRight w:val="0"/>
          <w:marTop w:val="0"/>
          <w:marBottom w:val="0"/>
          <w:divBdr>
            <w:top w:val="none" w:sz="0" w:space="0" w:color="auto"/>
            <w:left w:val="none" w:sz="0" w:space="0" w:color="auto"/>
            <w:bottom w:val="none" w:sz="0" w:space="0" w:color="auto"/>
            <w:right w:val="none" w:sz="0" w:space="0" w:color="auto"/>
          </w:divBdr>
        </w:div>
        <w:div w:id="983850356">
          <w:marLeft w:val="640"/>
          <w:marRight w:val="0"/>
          <w:marTop w:val="0"/>
          <w:marBottom w:val="0"/>
          <w:divBdr>
            <w:top w:val="none" w:sz="0" w:space="0" w:color="auto"/>
            <w:left w:val="none" w:sz="0" w:space="0" w:color="auto"/>
            <w:bottom w:val="none" w:sz="0" w:space="0" w:color="auto"/>
            <w:right w:val="none" w:sz="0" w:space="0" w:color="auto"/>
          </w:divBdr>
        </w:div>
        <w:div w:id="1583417800">
          <w:marLeft w:val="640"/>
          <w:marRight w:val="0"/>
          <w:marTop w:val="0"/>
          <w:marBottom w:val="0"/>
          <w:divBdr>
            <w:top w:val="none" w:sz="0" w:space="0" w:color="auto"/>
            <w:left w:val="none" w:sz="0" w:space="0" w:color="auto"/>
            <w:bottom w:val="none" w:sz="0" w:space="0" w:color="auto"/>
            <w:right w:val="none" w:sz="0" w:space="0" w:color="auto"/>
          </w:divBdr>
        </w:div>
        <w:div w:id="1017384868">
          <w:marLeft w:val="640"/>
          <w:marRight w:val="0"/>
          <w:marTop w:val="0"/>
          <w:marBottom w:val="0"/>
          <w:divBdr>
            <w:top w:val="none" w:sz="0" w:space="0" w:color="auto"/>
            <w:left w:val="none" w:sz="0" w:space="0" w:color="auto"/>
            <w:bottom w:val="none" w:sz="0" w:space="0" w:color="auto"/>
            <w:right w:val="none" w:sz="0" w:space="0" w:color="auto"/>
          </w:divBdr>
        </w:div>
        <w:div w:id="286744557">
          <w:marLeft w:val="640"/>
          <w:marRight w:val="0"/>
          <w:marTop w:val="0"/>
          <w:marBottom w:val="0"/>
          <w:divBdr>
            <w:top w:val="none" w:sz="0" w:space="0" w:color="auto"/>
            <w:left w:val="none" w:sz="0" w:space="0" w:color="auto"/>
            <w:bottom w:val="none" w:sz="0" w:space="0" w:color="auto"/>
            <w:right w:val="none" w:sz="0" w:space="0" w:color="auto"/>
          </w:divBdr>
        </w:div>
        <w:div w:id="678429818">
          <w:marLeft w:val="640"/>
          <w:marRight w:val="0"/>
          <w:marTop w:val="0"/>
          <w:marBottom w:val="0"/>
          <w:divBdr>
            <w:top w:val="none" w:sz="0" w:space="0" w:color="auto"/>
            <w:left w:val="none" w:sz="0" w:space="0" w:color="auto"/>
            <w:bottom w:val="none" w:sz="0" w:space="0" w:color="auto"/>
            <w:right w:val="none" w:sz="0" w:space="0" w:color="auto"/>
          </w:divBdr>
        </w:div>
        <w:div w:id="1319311579">
          <w:marLeft w:val="640"/>
          <w:marRight w:val="0"/>
          <w:marTop w:val="0"/>
          <w:marBottom w:val="0"/>
          <w:divBdr>
            <w:top w:val="none" w:sz="0" w:space="0" w:color="auto"/>
            <w:left w:val="none" w:sz="0" w:space="0" w:color="auto"/>
            <w:bottom w:val="none" w:sz="0" w:space="0" w:color="auto"/>
            <w:right w:val="none" w:sz="0" w:space="0" w:color="auto"/>
          </w:divBdr>
        </w:div>
        <w:div w:id="728309891">
          <w:marLeft w:val="640"/>
          <w:marRight w:val="0"/>
          <w:marTop w:val="0"/>
          <w:marBottom w:val="0"/>
          <w:divBdr>
            <w:top w:val="none" w:sz="0" w:space="0" w:color="auto"/>
            <w:left w:val="none" w:sz="0" w:space="0" w:color="auto"/>
            <w:bottom w:val="none" w:sz="0" w:space="0" w:color="auto"/>
            <w:right w:val="none" w:sz="0" w:space="0" w:color="auto"/>
          </w:divBdr>
        </w:div>
        <w:div w:id="1152790849">
          <w:marLeft w:val="640"/>
          <w:marRight w:val="0"/>
          <w:marTop w:val="0"/>
          <w:marBottom w:val="0"/>
          <w:divBdr>
            <w:top w:val="none" w:sz="0" w:space="0" w:color="auto"/>
            <w:left w:val="none" w:sz="0" w:space="0" w:color="auto"/>
            <w:bottom w:val="none" w:sz="0" w:space="0" w:color="auto"/>
            <w:right w:val="none" w:sz="0" w:space="0" w:color="auto"/>
          </w:divBdr>
        </w:div>
        <w:div w:id="742261889">
          <w:marLeft w:val="640"/>
          <w:marRight w:val="0"/>
          <w:marTop w:val="0"/>
          <w:marBottom w:val="0"/>
          <w:divBdr>
            <w:top w:val="none" w:sz="0" w:space="0" w:color="auto"/>
            <w:left w:val="none" w:sz="0" w:space="0" w:color="auto"/>
            <w:bottom w:val="none" w:sz="0" w:space="0" w:color="auto"/>
            <w:right w:val="none" w:sz="0" w:space="0" w:color="auto"/>
          </w:divBdr>
        </w:div>
        <w:div w:id="1412577493">
          <w:marLeft w:val="640"/>
          <w:marRight w:val="0"/>
          <w:marTop w:val="0"/>
          <w:marBottom w:val="0"/>
          <w:divBdr>
            <w:top w:val="none" w:sz="0" w:space="0" w:color="auto"/>
            <w:left w:val="none" w:sz="0" w:space="0" w:color="auto"/>
            <w:bottom w:val="none" w:sz="0" w:space="0" w:color="auto"/>
            <w:right w:val="none" w:sz="0" w:space="0" w:color="auto"/>
          </w:divBdr>
        </w:div>
        <w:div w:id="1359314609">
          <w:marLeft w:val="640"/>
          <w:marRight w:val="0"/>
          <w:marTop w:val="0"/>
          <w:marBottom w:val="0"/>
          <w:divBdr>
            <w:top w:val="none" w:sz="0" w:space="0" w:color="auto"/>
            <w:left w:val="none" w:sz="0" w:space="0" w:color="auto"/>
            <w:bottom w:val="none" w:sz="0" w:space="0" w:color="auto"/>
            <w:right w:val="none" w:sz="0" w:space="0" w:color="auto"/>
          </w:divBdr>
        </w:div>
        <w:div w:id="1806704623">
          <w:marLeft w:val="640"/>
          <w:marRight w:val="0"/>
          <w:marTop w:val="0"/>
          <w:marBottom w:val="0"/>
          <w:divBdr>
            <w:top w:val="none" w:sz="0" w:space="0" w:color="auto"/>
            <w:left w:val="none" w:sz="0" w:space="0" w:color="auto"/>
            <w:bottom w:val="none" w:sz="0" w:space="0" w:color="auto"/>
            <w:right w:val="none" w:sz="0" w:space="0" w:color="auto"/>
          </w:divBdr>
        </w:div>
        <w:div w:id="777523931">
          <w:marLeft w:val="640"/>
          <w:marRight w:val="0"/>
          <w:marTop w:val="0"/>
          <w:marBottom w:val="0"/>
          <w:divBdr>
            <w:top w:val="none" w:sz="0" w:space="0" w:color="auto"/>
            <w:left w:val="none" w:sz="0" w:space="0" w:color="auto"/>
            <w:bottom w:val="none" w:sz="0" w:space="0" w:color="auto"/>
            <w:right w:val="none" w:sz="0" w:space="0" w:color="auto"/>
          </w:divBdr>
        </w:div>
        <w:div w:id="1697579614">
          <w:marLeft w:val="640"/>
          <w:marRight w:val="0"/>
          <w:marTop w:val="0"/>
          <w:marBottom w:val="0"/>
          <w:divBdr>
            <w:top w:val="none" w:sz="0" w:space="0" w:color="auto"/>
            <w:left w:val="none" w:sz="0" w:space="0" w:color="auto"/>
            <w:bottom w:val="none" w:sz="0" w:space="0" w:color="auto"/>
            <w:right w:val="none" w:sz="0" w:space="0" w:color="auto"/>
          </w:divBdr>
        </w:div>
        <w:div w:id="1208027193">
          <w:marLeft w:val="640"/>
          <w:marRight w:val="0"/>
          <w:marTop w:val="0"/>
          <w:marBottom w:val="0"/>
          <w:divBdr>
            <w:top w:val="none" w:sz="0" w:space="0" w:color="auto"/>
            <w:left w:val="none" w:sz="0" w:space="0" w:color="auto"/>
            <w:bottom w:val="none" w:sz="0" w:space="0" w:color="auto"/>
            <w:right w:val="none" w:sz="0" w:space="0" w:color="auto"/>
          </w:divBdr>
        </w:div>
        <w:div w:id="195125462">
          <w:marLeft w:val="640"/>
          <w:marRight w:val="0"/>
          <w:marTop w:val="0"/>
          <w:marBottom w:val="0"/>
          <w:divBdr>
            <w:top w:val="none" w:sz="0" w:space="0" w:color="auto"/>
            <w:left w:val="none" w:sz="0" w:space="0" w:color="auto"/>
            <w:bottom w:val="none" w:sz="0" w:space="0" w:color="auto"/>
            <w:right w:val="none" w:sz="0" w:space="0" w:color="auto"/>
          </w:divBdr>
        </w:div>
        <w:div w:id="492769007">
          <w:marLeft w:val="640"/>
          <w:marRight w:val="0"/>
          <w:marTop w:val="0"/>
          <w:marBottom w:val="0"/>
          <w:divBdr>
            <w:top w:val="none" w:sz="0" w:space="0" w:color="auto"/>
            <w:left w:val="none" w:sz="0" w:space="0" w:color="auto"/>
            <w:bottom w:val="none" w:sz="0" w:space="0" w:color="auto"/>
            <w:right w:val="none" w:sz="0" w:space="0" w:color="auto"/>
          </w:divBdr>
        </w:div>
        <w:div w:id="49152121">
          <w:marLeft w:val="640"/>
          <w:marRight w:val="0"/>
          <w:marTop w:val="0"/>
          <w:marBottom w:val="0"/>
          <w:divBdr>
            <w:top w:val="none" w:sz="0" w:space="0" w:color="auto"/>
            <w:left w:val="none" w:sz="0" w:space="0" w:color="auto"/>
            <w:bottom w:val="none" w:sz="0" w:space="0" w:color="auto"/>
            <w:right w:val="none" w:sz="0" w:space="0" w:color="auto"/>
          </w:divBdr>
        </w:div>
        <w:div w:id="975835415">
          <w:marLeft w:val="640"/>
          <w:marRight w:val="0"/>
          <w:marTop w:val="0"/>
          <w:marBottom w:val="0"/>
          <w:divBdr>
            <w:top w:val="none" w:sz="0" w:space="0" w:color="auto"/>
            <w:left w:val="none" w:sz="0" w:space="0" w:color="auto"/>
            <w:bottom w:val="none" w:sz="0" w:space="0" w:color="auto"/>
            <w:right w:val="none" w:sz="0" w:space="0" w:color="auto"/>
          </w:divBdr>
        </w:div>
        <w:div w:id="489102696">
          <w:marLeft w:val="640"/>
          <w:marRight w:val="0"/>
          <w:marTop w:val="0"/>
          <w:marBottom w:val="0"/>
          <w:divBdr>
            <w:top w:val="none" w:sz="0" w:space="0" w:color="auto"/>
            <w:left w:val="none" w:sz="0" w:space="0" w:color="auto"/>
            <w:bottom w:val="none" w:sz="0" w:space="0" w:color="auto"/>
            <w:right w:val="none" w:sz="0" w:space="0" w:color="auto"/>
          </w:divBdr>
        </w:div>
        <w:div w:id="953287281">
          <w:marLeft w:val="640"/>
          <w:marRight w:val="0"/>
          <w:marTop w:val="0"/>
          <w:marBottom w:val="0"/>
          <w:divBdr>
            <w:top w:val="none" w:sz="0" w:space="0" w:color="auto"/>
            <w:left w:val="none" w:sz="0" w:space="0" w:color="auto"/>
            <w:bottom w:val="none" w:sz="0" w:space="0" w:color="auto"/>
            <w:right w:val="none" w:sz="0" w:space="0" w:color="auto"/>
          </w:divBdr>
        </w:div>
        <w:div w:id="647830611">
          <w:marLeft w:val="640"/>
          <w:marRight w:val="0"/>
          <w:marTop w:val="0"/>
          <w:marBottom w:val="0"/>
          <w:divBdr>
            <w:top w:val="none" w:sz="0" w:space="0" w:color="auto"/>
            <w:left w:val="none" w:sz="0" w:space="0" w:color="auto"/>
            <w:bottom w:val="none" w:sz="0" w:space="0" w:color="auto"/>
            <w:right w:val="none" w:sz="0" w:space="0" w:color="auto"/>
          </w:divBdr>
        </w:div>
        <w:div w:id="627667617">
          <w:marLeft w:val="640"/>
          <w:marRight w:val="0"/>
          <w:marTop w:val="0"/>
          <w:marBottom w:val="0"/>
          <w:divBdr>
            <w:top w:val="none" w:sz="0" w:space="0" w:color="auto"/>
            <w:left w:val="none" w:sz="0" w:space="0" w:color="auto"/>
            <w:bottom w:val="none" w:sz="0" w:space="0" w:color="auto"/>
            <w:right w:val="none" w:sz="0" w:space="0" w:color="auto"/>
          </w:divBdr>
        </w:div>
        <w:div w:id="862981202">
          <w:marLeft w:val="640"/>
          <w:marRight w:val="0"/>
          <w:marTop w:val="0"/>
          <w:marBottom w:val="0"/>
          <w:divBdr>
            <w:top w:val="none" w:sz="0" w:space="0" w:color="auto"/>
            <w:left w:val="none" w:sz="0" w:space="0" w:color="auto"/>
            <w:bottom w:val="none" w:sz="0" w:space="0" w:color="auto"/>
            <w:right w:val="none" w:sz="0" w:space="0" w:color="auto"/>
          </w:divBdr>
        </w:div>
        <w:div w:id="773093775">
          <w:marLeft w:val="640"/>
          <w:marRight w:val="0"/>
          <w:marTop w:val="0"/>
          <w:marBottom w:val="0"/>
          <w:divBdr>
            <w:top w:val="none" w:sz="0" w:space="0" w:color="auto"/>
            <w:left w:val="none" w:sz="0" w:space="0" w:color="auto"/>
            <w:bottom w:val="none" w:sz="0" w:space="0" w:color="auto"/>
            <w:right w:val="none" w:sz="0" w:space="0" w:color="auto"/>
          </w:divBdr>
        </w:div>
        <w:div w:id="183832506">
          <w:marLeft w:val="640"/>
          <w:marRight w:val="0"/>
          <w:marTop w:val="0"/>
          <w:marBottom w:val="0"/>
          <w:divBdr>
            <w:top w:val="none" w:sz="0" w:space="0" w:color="auto"/>
            <w:left w:val="none" w:sz="0" w:space="0" w:color="auto"/>
            <w:bottom w:val="none" w:sz="0" w:space="0" w:color="auto"/>
            <w:right w:val="none" w:sz="0" w:space="0" w:color="auto"/>
          </w:divBdr>
        </w:div>
        <w:div w:id="1592272113">
          <w:marLeft w:val="640"/>
          <w:marRight w:val="0"/>
          <w:marTop w:val="0"/>
          <w:marBottom w:val="0"/>
          <w:divBdr>
            <w:top w:val="none" w:sz="0" w:space="0" w:color="auto"/>
            <w:left w:val="none" w:sz="0" w:space="0" w:color="auto"/>
            <w:bottom w:val="none" w:sz="0" w:space="0" w:color="auto"/>
            <w:right w:val="none" w:sz="0" w:space="0" w:color="auto"/>
          </w:divBdr>
        </w:div>
        <w:div w:id="1375304132">
          <w:marLeft w:val="640"/>
          <w:marRight w:val="0"/>
          <w:marTop w:val="0"/>
          <w:marBottom w:val="0"/>
          <w:divBdr>
            <w:top w:val="none" w:sz="0" w:space="0" w:color="auto"/>
            <w:left w:val="none" w:sz="0" w:space="0" w:color="auto"/>
            <w:bottom w:val="none" w:sz="0" w:space="0" w:color="auto"/>
            <w:right w:val="none" w:sz="0" w:space="0" w:color="auto"/>
          </w:divBdr>
        </w:div>
        <w:div w:id="200435086">
          <w:marLeft w:val="640"/>
          <w:marRight w:val="0"/>
          <w:marTop w:val="0"/>
          <w:marBottom w:val="0"/>
          <w:divBdr>
            <w:top w:val="none" w:sz="0" w:space="0" w:color="auto"/>
            <w:left w:val="none" w:sz="0" w:space="0" w:color="auto"/>
            <w:bottom w:val="none" w:sz="0" w:space="0" w:color="auto"/>
            <w:right w:val="none" w:sz="0" w:space="0" w:color="auto"/>
          </w:divBdr>
        </w:div>
        <w:div w:id="626353172">
          <w:marLeft w:val="640"/>
          <w:marRight w:val="0"/>
          <w:marTop w:val="0"/>
          <w:marBottom w:val="0"/>
          <w:divBdr>
            <w:top w:val="none" w:sz="0" w:space="0" w:color="auto"/>
            <w:left w:val="none" w:sz="0" w:space="0" w:color="auto"/>
            <w:bottom w:val="none" w:sz="0" w:space="0" w:color="auto"/>
            <w:right w:val="none" w:sz="0" w:space="0" w:color="auto"/>
          </w:divBdr>
        </w:div>
        <w:div w:id="190848766">
          <w:marLeft w:val="640"/>
          <w:marRight w:val="0"/>
          <w:marTop w:val="0"/>
          <w:marBottom w:val="0"/>
          <w:divBdr>
            <w:top w:val="none" w:sz="0" w:space="0" w:color="auto"/>
            <w:left w:val="none" w:sz="0" w:space="0" w:color="auto"/>
            <w:bottom w:val="none" w:sz="0" w:space="0" w:color="auto"/>
            <w:right w:val="none" w:sz="0" w:space="0" w:color="auto"/>
          </w:divBdr>
        </w:div>
        <w:div w:id="1972204843">
          <w:marLeft w:val="640"/>
          <w:marRight w:val="0"/>
          <w:marTop w:val="0"/>
          <w:marBottom w:val="0"/>
          <w:divBdr>
            <w:top w:val="none" w:sz="0" w:space="0" w:color="auto"/>
            <w:left w:val="none" w:sz="0" w:space="0" w:color="auto"/>
            <w:bottom w:val="none" w:sz="0" w:space="0" w:color="auto"/>
            <w:right w:val="none" w:sz="0" w:space="0" w:color="auto"/>
          </w:divBdr>
        </w:div>
        <w:div w:id="583152523">
          <w:marLeft w:val="640"/>
          <w:marRight w:val="0"/>
          <w:marTop w:val="0"/>
          <w:marBottom w:val="0"/>
          <w:divBdr>
            <w:top w:val="none" w:sz="0" w:space="0" w:color="auto"/>
            <w:left w:val="none" w:sz="0" w:space="0" w:color="auto"/>
            <w:bottom w:val="none" w:sz="0" w:space="0" w:color="auto"/>
            <w:right w:val="none" w:sz="0" w:space="0" w:color="auto"/>
          </w:divBdr>
        </w:div>
        <w:div w:id="1963219113">
          <w:marLeft w:val="640"/>
          <w:marRight w:val="0"/>
          <w:marTop w:val="0"/>
          <w:marBottom w:val="0"/>
          <w:divBdr>
            <w:top w:val="none" w:sz="0" w:space="0" w:color="auto"/>
            <w:left w:val="none" w:sz="0" w:space="0" w:color="auto"/>
            <w:bottom w:val="none" w:sz="0" w:space="0" w:color="auto"/>
            <w:right w:val="none" w:sz="0" w:space="0" w:color="auto"/>
          </w:divBdr>
        </w:div>
        <w:div w:id="1716346774">
          <w:marLeft w:val="640"/>
          <w:marRight w:val="0"/>
          <w:marTop w:val="0"/>
          <w:marBottom w:val="0"/>
          <w:divBdr>
            <w:top w:val="none" w:sz="0" w:space="0" w:color="auto"/>
            <w:left w:val="none" w:sz="0" w:space="0" w:color="auto"/>
            <w:bottom w:val="none" w:sz="0" w:space="0" w:color="auto"/>
            <w:right w:val="none" w:sz="0" w:space="0" w:color="auto"/>
          </w:divBdr>
        </w:div>
        <w:div w:id="714046417">
          <w:marLeft w:val="640"/>
          <w:marRight w:val="0"/>
          <w:marTop w:val="0"/>
          <w:marBottom w:val="0"/>
          <w:divBdr>
            <w:top w:val="none" w:sz="0" w:space="0" w:color="auto"/>
            <w:left w:val="none" w:sz="0" w:space="0" w:color="auto"/>
            <w:bottom w:val="none" w:sz="0" w:space="0" w:color="auto"/>
            <w:right w:val="none" w:sz="0" w:space="0" w:color="auto"/>
          </w:divBdr>
        </w:div>
        <w:div w:id="1033188226">
          <w:marLeft w:val="640"/>
          <w:marRight w:val="0"/>
          <w:marTop w:val="0"/>
          <w:marBottom w:val="0"/>
          <w:divBdr>
            <w:top w:val="none" w:sz="0" w:space="0" w:color="auto"/>
            <w:left w:val="none" w:sz="0" w:space="0" w:color="auto"/>
            <w:bottom w:val="none" w:sz="0" w:space="0" w:color="auto"/>
            <w:right w:val="none" w:sz="0" w:space="0" w:color="auto"/>
          </w:divBdr>
        </w:div>
        <w:div w:id="585109978">
          <w:marLeft w:val="640"/>
          <w:marRight w:val="0"/>
          <w:marTop w:val="0"/>
          <w:marBottom w:val="0"/>
          <w:divBdr>
            <w:top w:val="none" w:sz="0" w:space="0" w:color="auto"/>
            <w:left w:val="none" w:sz="0" w:space="0" w:color="auto"/>
            <w:bottom w:val="none" w:sz="0" w:space="0" w:color="auto"/>
            <w:right w:val="none" w:sz="0" w:space="0" w:color="auto"/>
          </w:divBdr>
        </w:div>
        <w:div w:id="1529678665">
          <w:marLeft w:val="640"/>
          <w:marRight w:val="0"/>
          <w:marTop w:val="0"/>
          <w:marBottom w:val="0"/>
          <w:divBdr>
            <w:top w:val="none" w:sz="0" w:space="0" w:color="auto"/>
            <w:left w:val="none" w:sz="0" w:space="0" w:color="auto"/>
            <w:bottom w:val="none" w:sz="0" w:space="0" w:color="auto"/>
            <w:right w:val="none" w:sz="0" w:space="0" w:color="auto"/>
          </w:divBdr>
        </w:div>
        <w:div w:id="178274463">
          <w:marLeft w:val="640"/>
          <w:marRight w:val="0"/>
          <w:marTop w:val="0"/>
          <w:marBottom w:val="0"/>
          <w:divBdr>
            <w:top w:val="none" w:sz="0" w:space="0" w:color="auto"/>
            <w:left w:val="none" w:sz="0" w:space="0" w:color="auto"/>
            <w:bottom w:val="none" w:sz="0" w:space="0" w:color="auto"/>
            <w:right w:val="none" w:sz="0" w:space="0" w:color="auto"/>
          </w:divBdr>
        </w:div>
        <w:div w:id="881213392">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6215519">
      <w:bodyDiv w:val="1"/>
      <w:marLeft w:val="0"/>
      <w:marRight w:val="0"/>
      <w:marTop w:val="0"/>
      <w:marBottom w:val="0"/>
      <w:divBdr>
        <w:top w:val="none" w:sz="0" w:space="0" w:color="auto"/>
        <w:left w:val="none" w:sz="0" w:space="0" w:color="auto"/>
        <w:bottom w:val="none" w:sz="0" w:space="0" w:color="auto"/>
        <w:right w:val="none" w:sz="0" w:space="0" w:color="auto"/>
      </w:divBdr>
      <w:divsChild>
        <w:div w:id="1948611297">
          <w:marLeft w:val="640"/>
          <w:marRight w:val="0"/>
          <w:marTop w:val="0"/>
          <w:marBottom w:val="0"/>
          <w:divBdr>
            <w:top w:val="none" w:sz="0" w:space="0" w:color="auto"/>
            <w:left w:val="none" w:sz="0" w:space="0" w:color="auto"/>
            <w:bottom w:val="none" w:sz="0" w:space="0" w:color="auto"/>
            <w:right w:val="none" w:sz="0" w:space="0" w:color="auto"/>
          </w:divBdr>
        </w:div>
        <w:div w:id="1087000598">
          <w:marLeft w:val="640"/>
          <w:marRight w:val="0"/>
          <w:marTop w:val="0"/>
          <w:marBottom w:val="0"/>
          <w:divBdr>
            <w:top w:val="none" w:sz="0" w:space="0" w:color="auto"/>
            <w:left w:val="none" w:sz="0" w:space="0" w:color="auto"/>
            <w:bottom w:val="none" w:sz="0" w:space="0" w:color="auto"/>
            <w:right w:val="none" w:sz="0" w:space="0" w:color="auto"/>
          </w:divBdr>
        </w:div>
        <w:div w:id="2029332430">
          <w:marLeft w:val="640"/>
          <w:marRight w:val="0"/>
          <w:marTop w:val="0"/>
          <w:marBottom w:val="0"/>
          <w:divBdr>
            <w:top w:val="none" w:sz="0" w:space="0" w:color="auto"/>
            <w:left w:val="none" w:sz="0" w:space="0" w:color="auto"/>
            <w:bottom w:val="none" w:sz="0" w:space="0" w:color="auto"/>
            <w:right w:val="none" w:sz="0" w:space="0" w:color="auto"/>
          </w:divBdr>
        </w:div>
        <w:div w:id="761684327">
          <w:marLeft w:val="640"/>
          <w:marRight w:val="0"/>
          <w:marTop w:val="0"/>
          <w:marBottom w:val="0"/>
          <w:divBdr>
            <w:top w:val="none" w:sz="0" w:space="0" w:color="auto"/>
            <w:left w:val="none" w:sz="0" w:space="0" w:color="auto"/>
            <w:bottom w:val="none" w:sz="0" w:space="0" w:color="auto"/>
            <w:right w:val="none" w:sz="0" w:space="0" w:color="auto"/>
          </w:divBdr>
        </w:div>
        <w:div w:id="1061296145">
          <w:marLeft w:val="640"/>
          <w:marRight w:val="0"/>
          <w:marTop w:val="0"/>
          <w:marBottom w:val="0"/>
          <w:divBdr>
            <w:top w:val="none" w:sz="0" w:space="0" w:color="auto"/>
            <w:left w:val="none" w:sz="0" w:space="0" w:color="auto"/>
            <w:bottom w:val="none" w:sz="0" w:space="0" w:color="auto"/>
            <w:right w:val="none" w:sz="0" w:space="0" w:color="auto"/>
          </w:divBdr>
        </w:div>
        <w:div w:id="1419861517">
          <w:marLeft w:val="640"/>
          <w:marRight w:val="0"/>
          <w:marTop w:val="0"/>
          <w:marBottom w:val="0"/>
          <w:divBdr>
            <w:top w:val="none" w:sz="0" w:space="0" w:color="auto"/>
            <w:left w:val="none" w:sz="0" w:space="0" w:color="auto"/>
            <w:bottom w:val="none" w:sz="0" w:space="0" w:color="auto"/>
            <w:right w:val="none" w:sz="0" w:space="0" w:color="auto"/>
          </w:divBdr>
        </w:div>
        <w:div w:id="942877764">
          <w:marLeft w:val="640"/>
          <w:marRight w:val="0"/>
          <w:marTop w:val="0"/>
          <w:marBottom w:val="0"/>
          <w:divBdr>
            <w:top w:val="none" w:sz="0" w:space="0" w:color="auto"/>
            <w:left w:val="none" w:sz="0" w:space="0" w:color="auto"/>
            <w:bottom w:val="none" w:sz="0" w:space="0" w:color="auto"/>
            <w:right w:val="none" w:sz="0" w:space="0" w:color="auto"/>
          </w:divBdr>
        </w:div>
        <w:div w:id="1287081828">
          <w:marLeft w:val="640"/>
          <w:marRight w:val="0"/>
          <w:marTop w:val="0"/>
          <w:marBottom w:val="0"/>
          <w:divBdr>
            <w:top w:val="none" w:sz="0" w:space="0" w:color="auto"/>
            <w:left w:val="none" w:sz="0" w:space="0" w:color="auto"/>
            <w:bottom w:val="none" w:sz="0" w:space="0" w:color="auto"/>
            <w:right w:val="none" w:sz="0" w:space="0" w:color="auto"/>
          </w:divBdr>
        </w:div>
        <w:div w:id="1489513694">
          <w:marLeft w:val="640"/>
          <w:marRight w:val="0"/>
          <w:marTop w:val="0"/>
          <w:marBottom w:val="0"/>
          <w:divBdr>
            <w:top w:val="none" w:sz="0" w:space="0" w:color="auto"/>
            <w:left w:val="none" w:sz="0" w:space="0" w:color="auto"/>
            <w:bottom w:val="none" w:sz="0" w:space="0" w:color="auto"/>
            <w:right w:val="none" w:sz="0" w:space="0" w:color="auto"/>
          </w:divBdr>
        </w:div>
        <w:div w:id="1458792657">
          <w:marLeft w:val="640"/>
          <w:marRight w:val="0"/>
          <w:marTop w:val="0"/>
          <w:marBottom w:val="0"/>
          <w:divBdr>
            <w:top w:val="none" w:sz="0" w:space="0" w:color="auto"/>
            <w:left w:val="none" w:sz="0" w:space="0" w:color="auto"/>
            <w:bottom w:val="none" w:sz="0" w:space="0" w:color="auto"/>
            <w:right w:val="none" w:sz="0" w:space="0" w:color="auto"/>
          </w:divBdr>
        </w:div>
        <w:div w:id="880096015">
          <w:marLeft w:val="640"/>
          <w:marRight w:val="0"/>
          <w:marTop w:val="0"/>
          <w:marBottom w:val="0"/>
          <w:divBdr>
            <w:top w:val="none" w:sz="0" w:space="0" w:color="auto"/>
            <w:left w:val="none" w:sz="0" w:space="0" w:color="auto"/>
            <w:bottom w:val="none" w:sz="0" w:space="0" w:color="auto"/>
            <w:right w:val="none" w:sz="0" w:space="0" w:color="auto"/>
          </w:divBdr>
        </w:div>
        <w:div w:id="1772777942">
          <w:marLeft w:val="640"/>
          <w:marRight w:val="0"/>
          <w:marTop w:val="0"/>
          <w:marBottom w:val="0"/>
          <w:divBdr>
            <w:top w:val="none" w:sz="0" w:space="0" w:color="auto"/>
            <w:left w:val="none" w:sz="0" w:space="0" w:color="auto"/>
            <w:bottom w:val="none" w:sz="0" w:space="0" w:color="auto"/>
            <w:right w:val="none" w:sz="0" w:space="0" w:color="auto"/>
          </w:divBdr>
        </w:div>
        <w:div w:id="1298994664">
          <w:marLeft w:val="640"/>
          <w:marRight w:val="0"/>
          <w:marTop w:val="0"/>
          <w:marBottom w:val="0"/>
          <w:divBdr>
            <w:top w:val="none" w:sz="0" w:space="0" w:color="auto"/>
            <w:left w:val="none" w:sz="0" w:space="0" w:color="auto"/>
            <w:bottom w:val="none" w:sz="0" w:space="0" w:color="auto"/>
            <w:right w:val="none" w:sz="0" w:space="0" w:color="auto"/>
          </w:divBdr>
        </w:div>
        <w:div w:id="1682930024">
          <w:marLeft w:val="640"/>
          <w:marRight w:val="0"/>
          <w:marTop w:val="0"/>
          <w:marBottom w:val="0"/>
          <w:divBdr>
            <w:top w:val="none" w:sz="0" w:space="0" w:color="auto"/>
            <w:left w:val="none" w:sz="0" w:space="0" w:color="auto"/>
            <w:bottom w:val="none" w:sz="0" w:space="0" w:color="auto"/>
            <w:right w:val="none" w:sz="0" w:space="0" w:color="auto"/>
          </w:divBdr>
        </w:div>
        <w:div w:id="766148354">
          <w:marLeft w:val="640"/>
          <w:marRight w:val="0"/>
          <w:marTop w:val="0"/>
          <w:marBottom w:val="0"/>
          <w:divBdr>
            <w:top w:val="none" w:sz="0" w:space="0" w:color="auto"/>
            <w:left w:val="none" w:sz="0" w:space="0" w:color="auto"/>
            <w:bottom w:val="none" w:sz="0" w:space="0" w:color="auto"/>
            <w:right w:val="none" w:sz="0" w:space="0" w:color="auto"/>
          </w:divBdr>
        </w:div>
        <w:div w:id="562715281">
          <w:marLeft w:val="640"/>
          <w:marRight w:val="0"/>
          <w:marTop w:val="0"/>
          <w:marBottom w:val="0"/>
          <w:divBdr>
            <w:top w:val="none" w:sz="0" w:space="0" w:color="auto"/>
            <w:left w:val="none" w:sz="0" w:space="0" w:color="auto"/>
            <w:bottom w:val="none" w:sz="0" w:space="0" w:color="auto"/>
            <w:right w:val="none" w:sz="0" w:space="0" w:color="auto"/>
          </w:divBdr>
        </w:div>
        <w:div w:id="417096174">
          <w:marLeft w:val="640"/>
          <w:marRight w:val="0"/>
          <w:marTop w:val="0"/>
          <w:marBottom w:val="0"/>
          <w:divBdr>
            <w:top w:val="none" w:sz="0" w:space="0" w:color="auto"/>
            <w:left w:val="none" w:sz="0" w:space="0" w:color="auto"/>
            <w:bottom w:val="none" w:sz="0" w:space="0" w:color="auto"/>
            <w:right w:val="none" w:sz="0" w:space="0" w:color="auto"/>
          </w:divBdr>
        </w:div>
        <w:div w:id="35398227">
          <w:marLeft w:val="640"/>
          <w:marRight w:val="0"/>
          <w:marTop w:val="0"/>
          <w:marBottom w:val="0"/>
          <w:divBdr>
            <w:top w:val="none" w:sz="0" w:space="0" w:color="auto"/>
            <w:left w:val="none" w:sz="0" w:space="0" w:color="auto"/>
            <w:bottom w:val="none" w:sz="0" w:space="0" w:color="auto"/>
            <w:right w:val="none" w:sz="0" w:space="0" w:color="auto"/>
          </w:divBdr>
        </w:div>
        <w:div w:id="1405758342">
          <w:marLeft w:val="640"/>
          <w:marRight w:val="0"/>
          <w:marTop w:val="0"/>
          <w:marBottom w:val="0"/>
          <w:divBdr>
            <w:top w:val="none" w:sz="0" w:space="0" w:color="auto"/>
            <w:left w:val="none" w:sz="0" w:space="0" w:color="auto"/>
            <w:bottom w:val="none" w:sz="0" w:space="0" w:color="auto"/>
            <w:right w:val="none" w:sz="0" w:space="0" w:color="auto"/>
          </w:divBdr>
        </w:div>
        <w:div w:id="1122109506">
          <w:marLeft w:val="640"/>
          <w:marRight w:val="0"/>
          <w:marTop w:val="0"/>
          <w:marBottom w:val="0"/>
          <w:divBdr>
            <w:top w:val="none" w:sz="0" w:space="0" w:color="auto"/>
            <w:left w:val="none" w:sz="0" w:space="0" w:color="auto"/>
            <w:bottom w:val="none" w:sz="0" w:space="0" w:color="auto"/>
            <w:right w:val="none" w:sz="0" w:space="0" w:color="auto"/>
          </w:divBdr>
        </w:div>
        <w:div w:id="1475640060">
          <w:marLeft w:val="640"/>
          <w:marRight w:val="0"/>
          <w:marTop w:val="0"/>
          <w:marBottom w:val="0"/>
          <w:divBdr>
            <w:top w:val="none" w:sz="0" w:space="0" w:color="auto"/>
            <w:left w:val="none" w:sz="0" w:space="0" w:color="auto"/>
            <w:bottom w:val="none" w:sz="0" w:space="0" w:color="auto"/>
            <w:right w:val="none" w:sz="0" w:space="0" w:color="auto"/>
          </w:divBdr>
        </w:div>
        <w:div w:id="1218202214">
          <w:marLeft w:val="640"/>
          <w:marRight w:val="0"/>
          <w:marTop w:val="0"/>
          <w:marBottom w:val="0"/>
          <w:divBdr>
            <w:top w:val="none" w:sz="0" w:space="0" w:color="auto"/>
            <w:left w:val="none" w:sz="0" w:space="0" w:color="auto"/>
            <w:bottom w:val="none" w:sz="0" w:space="0" w:color="auto"/>
            <w:right w:val="none" w:sz="0" w:space="0" w:color="auto"/>
          </w:divBdr>
        </w:div>
        <w:div w:id="970135642">
          <w:marLeft w:val="640"/>
          <w:marRight w:val="0"/>
          <w:marTop w:val="0"/>
          <w:marBottom w:val="0"/>
          <w:divBdr>
            <w:top w:val="none" w:sz="0" w:space="0" w:color="auto"/>
            <w:left w:val="none" w:sz="0" w:space="0" w:color="auto"/>
            <w:bottom w:val="none" w:sz="0" w:space="0" w:color="auto"/>
            <w:right w:val="none" w:sz="0" w:space="0" w:color="auto"/>
          </w:divBdr>
        </w:div>
        <w:div w:id="1269237377">
          <w:marLeft w:val="640"/>
          <w:marRight w:val="0"/>
          <w:marTop w:val="0"/>
          <w:marBottom w:val="0"/>
          <w:divBdr>
            <w:top w:val="none" w:sz="0" w:space="0" w:color="auto"/>
            <w:left w:val="none" w:sz="0" w:space="0" w:color="auto"/>
            <w:bottom w:val="none" w:sz="0" w:space="0" w:color="auto"/>
            <w:right w:val="none" w:sz="0" w:space="0" w:color="auto"/>
          </w:divBdr>
        </w:div>
        <w:div w:id="2090106233">
          <w:marLeft w:val="640"/>
          <w:marRight w:val="0"/>
          <w:marTop w:val="0"/>
          <w:marBottom w:val="0"/>
          <w:divBdr>
            <w:top w:val="none" w:sz="0" w:space="0" w:color="auto"/>
            <w:left w:val="none" w:sz="0" w:space="0" w:color="auto"/>
            <w:bottom w:val="none" w:sz="0" w:space="0" w:color="auto"/>
            <w:right w:val="none" w:sz="0" w:space="0" w:color="auto"/>
          </w:divBdr>
        </w:div>
        <w:div w:id="993335316">
          <w:marLeft w:val="640"/>
          <w:marRight w:val="0"/>
          <w:marTop w:val="0"/>
          <w:marBottom w:val="0"/>
          <w:divBdr>
            <w:top w:val="none" w:sz="0" w:space="0" w:color="auto"/>
            <w:left w:val="none" w:sz="0" w:space="0" w:color="auto"/>
            <w:bottom w:val="none" w:sz="0" w:space="0" w:color="auto"/>
            <w:right w:val="none" w:sz="0" w:space="0" w:color="auto"/>
          </w:divBdr>
        </w:div>
        <w:div w:id="1440219584">
          <w:marLeft w:val="640"/>
          <w:marRight w:val="0"/>
          <w:marTop w:val="0"/>
          <w:marBottom w:val="0"/>
          <w:divBdr>
            <w:top w:val="none" w:sz="0" w:space="0" w:color="auto"/>
            <w:left w:val="none" w:sz="0" w:space="0" w:color="auto"/>
            <w:bottom w:val="none" w:sz="0" w:space="0" w:color="auto"/>
            <w:right w:val="none" w:sz="0" w:space="0" w:color="auto"/>
          </w:divBdr>
        </w:div>
        <w:div w:id="489253854">
          <w:marLeft w:val="640"/>
          <w:marRight w:val="0"/>
          <w:marTop w:val="0"/>
          <w:marBottom w:val="0"/>
          <w:divBdr>
            <w:top w:val="none" w:sz="0" w:space="0" w:color="auto"/>
            <w:left w:val="none" w:sz="0" w:space="0" w:color="auto"/>
            <w:bottom w:val="none" w:sz="0" w:space="0" w:color="auto"/>
            <w:right w:val="none" w:sz="0" w:space="0" w:color="auto"/>
          </w:divBdr>
        </w:div>
        <w:div w:id="1105688804">
          <w:marLeft w:val="640"/>
          <w:marRight w:val="0"/>
          <w:marTop w:val="0"/>
          <w:marBottom w:val="0"/>
          <w:divBdr>
            <w:top w:val="none" w:sz="0" w:space="0" w:color="auto"/>
            <w:left w:val="none" w:sz="0" w:space="0" w:color="auto"/>
            <w:bottom w:val="none" w:sz="0" w:space="0" w:color="auto"/>
            <w:right w:val="none" w:sz="0" w:space="0" w:color="auto"/>
          </w:divBdr>
        </w:div>
        <w:div w:id="2042049696">
          <w:marLeft w:val="640"/>
          <w:marRight w:val="0"/>
          <w:marTop w:val="0"/>
          <w:marBottom w:val="0"/>
          <w:divBdr>
            <w:top w:val="none" w:sz="0" w:space="0" w:color="auto"/>
            <w:left w:val="none" w:sz="0" w:space="0" w:color="auto"/>
            <w:bottom w:val="none" w:sz="0" w:space="0" w:color="auto"/>
            <w:right w:val="none" w:sz="0" w:space="0" w:color="auto"/>
          </w:divBdr>
        </w:div>
        <w:div w:id="1886259393">
          <w:marLeft w:val="640"/>
          <w:marRight w:val="0"/>
          <w:marTop w:val="0"/>
          <w:marBottom w:val="0"/>
          <w:divBdr>
            <w:top w:val="none" w:sz="0" w:space="0" w:color="auto"/>
            <w:left w:val="none" w:sz="0" w:space="0" w:color="auto"/>
            <w:bottom w:val="none" w:sz="0" w:space="0" w:color="auto"/>
            <w:right w:val="none" w:sz="0" w:space="0" w:color="auto"/>
          </w:divBdr>
        </w:div>
        <w:div w:id="1645306094">
          <w:marLeft w:val="640"/>
          <w:marRight w:val="0"/>
          <w:marTop w:val="0"/>
          <w:marBottom w:val="0"/>
          <w:divBdr>
            <w:top w:val="none" w:sz="0" w:space="0" w:color="auto"/>
            <w:left w:val="none" w:sz="0" w:space="0" w:color="auto"/>
            <w:bottom w:val="none" w:sz="0" w:space="0" w:color="auto"/>
            <w:right w:val="none" w:sz="0" w:space="0" w:color="auto"/>
          </w:divBdr>
        </w:div>
        <w:div w:id="918102930">
          <w:marLeft w:val="640"/>
          <w:marRight w:val="0"/>
          <w:marTop w:val="0"/>
          <w:marBottom w:val="0"/>
          <w:divBdr>
            <w:top w:val="none" w:sz="0" w:space="0" w:color="auto"/>
            <w:left w:val="none" w:sz="0" w:space="0" w:color="auto"/>
            <w:bottom w:val="none" w:sz="0" w:space="0" w:color="auto"/>
            <w:right w:val="none" w:sz="0" w:space="0" w:color="auto"/>
          </w:divBdr>
        </w:div>
        <w:div w:id="476729747">
          <w:marLeft w:val="640"/>
          <w:marRight w:val="0"/>
          <w:marTop w:val="0"/>
          <w:marBottom w:val="0"/>
          <w:divBdr>
            <w:top w:val="none" w:sz="0" w:space="0" w:color="auto"/>
            <w:left w:val="none" w:sz="0" w:space="0" w:color="auto"/>
            <w:bottom w:val="none" w:sz="0" w:space="0" w:color="auto"/>
            <w:right w:val="none" w:sz="0" w:space="0" w:color="auto"/>
          </w:divBdr>
        </w:div>
        <w:div w:id="76094445">
          <w:marLeft w:val="640"/>
          <w:marRight w:val="0"/>
          <w:marTop w:val="0"/>
          <w:marBottom w:val="0"/>
          <w:divBdr>
            <w:top w:val="none" w:sz="0" w:space="0" w:color="auto"/>
            <w:left w:val="none" w:sz="0" w:space="0" w:color="auto"/>
            <w:bottom w:val="none" w:sz="0" w:space="0" w:color="auto"/>
            <w:right w:val="none" w:sz="0" w:space="0" w:color="auto"/>
          </w:divBdr>
        </w:div>
        <w:div w:id="1712875301">
          <w:marLeft w:val="640"/>
          <w:marRight w:val="0"/>
          <w:marTop w:val="0"/>
          <w:marBottom w:val="0"/>
          <w:divBdr>
            <w:top w:val="none" w:sz="0" w:space="0" w:color="auto"/>
            <w:left w:val="none" w:sz="0" w:space="0" w:color="auto"/>
            <w:bottom w:val="none" w:sz="0" w:space="0" w:color="auto"/>
            <w:right w:val="none" w:sz="0" w:space="0" w:color="auto"/>
          </w:divBdr>
        </w:div>
        <w:div w:id="250748018">
          <w:marLeft w:val="640"/>
          <w:marRight w:val="0"/>
          <w:marTop w:val="0"/>
          <w:marBottom w:val="0"/>
          <w:divBdr>
            <w:top w:val="none" w:sz="0" w:space="0" w:color="auto"/>
            <w:left w:val="none" w:sz="0" w:space="0" w:color="auto"/>
            <w:bottom w:val="none" w:sz="0" w:space="0" w:color="auto"/>
            <w:right w:val="none" w:sz="0" w:space="0" w:color="auto"/>
          </w:divBdr>
        </w:div>
        <w:div w:id="1509757476">
          <w:marLeft w:val="640"/>
          <w:marRight w:val="0"/>
          <w:marTop w:val="0"/>
          <w:marBottom w:val="0"/>
          <w:divBdr>
            <w:top w:val="none" w:sz="0" w:space="0" w:color="auto"/>
            <w:left w:val="none" w:sz="0" w:space="0" w:color="auto"/>
            <w:bottom w:val="none" w:sz="0" w:space="0" w:color="auto"/>
            <w:right w:val="none" w:sz="0" w:space="0" w:color="auto"/>
          </w:divBdr>
        </w:div>
        <w:div w:id="83887886">
          <w:marLeft w:val="640"/>
          <w:marRight w:val="0"/>
          <w:marTop w:val="0"/>
          <w:marBottom w:val="0"/>
          <w:divBdr>
            <w:top w:val="none" w:sz="0" w:space="0" w:color="auto"/>
            <w:left w:val="none" w:sz="0" w:space="0" w:color="auto"/>
            <w:bottom w:val="none" w:sz="0" w:space="0" w:color="auto"/>
            <w:right w:val="none" w:sz="0" w:space="0" w:color="auto"/>
          </w:divBdr>
        </w:div>
        <w:div w:id="981885916">
          <w:marLeft w:val="640"/>
          <w:marRight w:val="0"/>
          <w:marTop w:val="0"/>
          <w:marBottom w:val="0"/>
          <w:divBdr>
            <w:top w:val="none" w:sz="0" w:space="0" w:color="auto"/>
            <w:left w:val="none" w:sz="0" w:space="0" w:color="auto"/>
            <w:bottom w:val="none" w:sz="0" w:space="0" w:color="auto"/>
            <w:right w:val="none" w:sz="0" w:space="0" w:color="auto"/>
          </w:divBdr>
        </w:div>
        <w:div w:id="474832913">
          <w:marLeft w:val="640"/>
          <w:marRight w:val="0"/>
          <w:marTop w:val="0"/>
          <w:marBottom w:val="0"/>
          <w:divBdr>
            <w:top w:val="none" w:sz="0" w:space="0" w:color="auto"/>
            <w:left w:val="none" w:sz="0" w:space="0" w:color="auto"/>
            <w:bottom w:val="none" w:sz="0" w:space="0" w:color="auto"/>
            <w:right w:val="none" w:sz="0" w:space="0" w:color="auto"/>
          </w:divBdr>
        </w:div>
        <w:div w:id="324628665">
          <w:marLeft w:val="640"/>
          <w:marRight w:val="0"/>
          <w:marTop w:val="0"/>
          <w:marBottom w:val="0"/>
          <w:divBdr>
            <w:top w:val="none" w:sz="0" w:space="0" w:color="auto"/>
            <w:left w:val="none" w:sz="0" w:space="0" w:color="auto"/>
            <w:bottom w:val="none" w:sz="0" w:space="0" w:color="auto"/>
            <w:right w:val="none" w:sz="0" w:space="0" w:color="auto"/>
          </w:divBdr>
        </w:div>
        <w:div w:id="235092994">
          <w:marLeft w:val="640"/>
          <w:marRight w:val="0"/>
          <w:marTop w:val="0"/>
          <w:marBottom w:val="0"/>
          <w:divBdr>
            <w:top w:val="none" w:sz="0" w:space="0" w:color="auto"/>
            <w:left w:val="none" w:sz="0" w:space="0" w:color="auto"/>
            <w:bottom w:val="none" w:sz="0" w:space="0" w:color="auto"/>
            <w:right w:val="none" w:sz="0" w:space="0" w:color="auto"/>
          </w:divBdr>
        </w:div>
        <w:div w:id="855190345">
          <w:marLeft w:val="640"/>
          <w:marRight w:val="0"/>
          <w:marTop w:val="0"/>
          <w:marBottom w:val="0"/>
          <w:divBdr>
            <w:top w:val="none" w:sz="0" w:space="0" w:color="auto"/>
            <w:left w:val="none" w:sz="0" w:space="0" w:color="auto"/>
            <w:bottom w:val="none" w:sz="0" w:space="0" w:color="auto"/>
            <w:right w:val="none" w:sz="0" w:space="0" w:color="auto"/>
          </w:divBdr>
        </w:div>
        <w:div w:id="433089690">
          <w:marLeft w:val="640"/>
          <w:marRight w:val="0"/>
          <w:marTop w:val="0"/>
          <w:marBottom w:val="0"/>
          <w:divBdr>
            <w:top w:val="none" w:sz="0" w:space="0" w:color="auto"/>
            <w:left w:val="none" w:sz="0" w:space="0" w:color="auto"/>
            <w:bottom w:val="none" w:sz="0" w:space="0" w:color="auto"/>
            <w:right w:val="none" w:sz="0" w:space="0" w:color="auto"/>
          </w:divBdr>
        </w:div>
        <w:div w:id="2112584451">
          <w:marLeft w:val="640"/>
          <w:marRight w:val="0"/>
          <w:marTop w:val="0"/>
          <w:marBottom w:val="0"/>
          <w:divBdr>
            <w:top w:val="none" w:sz="0" w:space="0" w:color="auto"/>
            <w:left w:val="none" w:sz="0" w:space="0" w:color="auto"/>
            <w:bottom w:val="none" w:sz="0" w:space="0" w:color="auto"/>
            <w:right w:val="none" w:sz="0" w:space="0" w:color="auto"/>
          </w:divBdr>
        </w:div>
        <w:div w:id="1608467813">
          <w:marLeft w:val="640"/>
          <w:marRight w:val="0"/>
          <w:marTop w:val="0"/>
          <w:marBottom w:val="0"/>
          <w:divBdr>
            <w:top w:val="none" w:sz="0" w:space="0" w:color="auto"/>
            <w:left w:val="none" w:sz="0" w:space="0" w:color="auto"/>
            <w:bottom w:val="none" w:sz="0" w:space="0" w:color="auto"/>
            <w:right w:val="none" w:sz="0" w:space="0" w:color="auto"/>
          </w:divBdr>
        </w:div>
        <w:div w:id="1047148374">
          <w:marLeft w:val="640"/>
          <w:marRight w:val="0"/>
          <w:marTop w:val="0"/>
          <w:marBottom w:val="0"/>
          <w:divBdr>
            <w:top w:val="none" w:sz="0" w:space="0" w:color="auto"/>
            <w:left w:val="none" w:sz="0" w:space="0" w:color="auto"/>
            <w:bottom w:val="none" w:sz="0" w:space="0" w:color="auto"/>
            <w:right w:val="none" w:sz="0" w:space="0" w:color="auto"/>
          </w:divBdr>
        </w:div>
        <w:div w:id="1757434026">
          <w:marLeft w:val="640"/>
          <w:marRight w:val="0"/>
          <w:marTop w:val="0"/>
          <w:marBottom w:val="0"/>
          <w:divBdr>
            <w:top w:val="none" w:sz="0" w:space="0" w:color="auto"/>
            <w:left w:val="none" w:sz="0" w:space="0" w:color="auto"/>
            <w:bottom w:val="none" w:sz="0" w:space="0" w:color="auto"/>
            <w:right w:val="none" w:sz="0" w:space="0" w:color="auto"/>
          </w:divBdr>
        </w:div>
        <w:div w:id="478885503">
          <w:marLeft w:val="640"/>
          <w:marRight w:val="0"/>
          <w:marTop w:val="0"/>
          <w:marBottom w:val="0"/>
          <w:divBdr>
            <w:top w:val="none" w:sz="0" w:space="0" w:color="auto"/>
            <w:left w:val="none" w:sz="0" w:space="0" w:color="auto"/>
            <w:bottom w:val="none" w:sz="0" w:space="0" w:color="auto"/>
            <w:right w:val="none" w:sz="0" w:space="0" w:color="auto"/>
          </w:divBdr>
        </w:div>
        <w:div w:id="920868807">
          <w:marLeft w:val="640"/>
          <w:marRight w:val="0"/>
          <w:marTop w:val="0"/>
          <w:marBottom w:val="0"/>
          <w:divBdr>
            <w:top w:val="none" w:sz="0" w:space="0" w:color="auto"/>
            <w:left w:val="none" w:sz="0" w:space="0" w:color="auto"/>
            <w:bottom w:val="none" w:sz="0" w:space="0" w:color="auto"/>
            <w:right w:val="none" w:sz="0" w:space="0" w:color="auto"/>
          </w:divBdr>
        </w:div>
        <w:div w:id="2130389766">
          <w:marLeft w:val="640"/>
          <w:marRight w:val="0"/>
          <w:marTop w:val="0"/>
          <w:marBottom w:val="0"/>
          <w:divBdr>
            <w:top w:val="none" w:sz="0" w:space="0" w:color="auto"/>
            <w:left w:val="none" w:sz="0" w:space="0" w:color="auto"/>
            <w:bottom w:val="none" w:sz="0" w:space="0" w:color="auto"/>
            <w:right w:val="none" w:sz="0" w:space="0" w:color="auto"/>
          </w:divBdr>
        </w:div>
        <w:div w:id="176166124">
          <w:marLeft w:val="640"/>
          <w:marRight w:val="0"/>
          <w:marTop w:val="0"/>
          <w:marBottom w:val="0"/>
          <w:divBdr>
            <w:top w:val="none" w:sz="0" w:space="0" w:color="auto"/>
            <w:left w:val="none" w:sz="0" w:space="0" w:color="auto"/>
            <w:bottom w:val="none" w:sz="0" w:space="0" w:color="auto"/>
            <w:right w:val="none" w:sz="0" w:space="0" w:color="auto"/>
          </w:divBdr>
        </w:div>
        <w:div w:id="835418329">
          <w:marLeft w:val="640"/>
          <w:marRight w:val="0"/>
          <w:marTop w:val="0"/>
          <w:marBottom w:val="0"/>
          <w:divBdr>
            <w:top w:val="none" w:sz="0" w:space="0" w:color="auto"/>
            <w:left w:val="none" w:sz="0" w:space="0" w:color="auto"/>
            <w:bottom w:val="none" w:sz="0" w:space="0" w:color="auto"/>
            <w:right w:val="none" w:sz="0" w:space="0" w:color="auto"/>
          </w:divBdr>
        </w:div>
        <w:div w:id="1514539216">
          <w:marLeft w:val="640"/>
          <w:marRight w:val="0"/>
          <w:marTop w:val="0"/>
          <w:marBottom w:val="0"/>
          <w:divBdr>
            <w:top w:val="none" w:sz="0" w:space="0" w:color="auto"/>
            <w:left w:val="none" w:sz="0" w:space="0" w:color="auto"/>
            <w:bottom w:val="none" w:sz="0" w:space="0" w:color="auto"/>
            <w:right w:val="none" w:sz="0" w:space="0" w:color="auto"/>
          </w:divBdr>
        </w:div>
        <w:div w:id="715154439">
          <w:marLeft w:val="640"/>
          <w:marRight w:val="0"/>
          <w:marTop w:val="0"/>
          <w:marBottom w:val="0"/>
          <w:divBdr>
            <w:top w:val="none" w:sz="0" w:space="0" w:color="auto"/>
            <w:left w:val="none" w:sz="0" w:space="0" w:color="auto"/>
            <w:bottom w:val="none" w:sz="0" w:space="0" w:color="auto"/>
            <w:right w:val="none" w:sz="0" w:space="0" w:color="auto"/>
          </w:divBdr>
        </w:div>
        <w:div w:id="23142669">
          <w:marLeft w:val="640"/>
          <w:marRight w:val="0"/>
          <w:marTop w:val="0"/>
          <w:marBottom w:val="0"/>
          <w:divBdr>
            <w:top w:val="none" w:sz="0" w:space="0" w:color="auto"/>
            <w:left w:val="none" w:sz="0" w:space="0" w:color="auto"/>
            <w:bottom w:val="none" w:sz="0" w:space="0" w:color="auto"/>
            <w:right w:val="none" w:sz="0" w:space="0" w:color="auto"/>
          </w:divBdr>
        </w:div>
        <w:div w:id="2077117960">
          <w:marLeft w:val="640"/>
          <w:marRight w:val="0"/>
          <w:marTop w:val="0"/>
          <w:marBottom w:val="0"/>
          <w:divBdr>
            <w:top w:val="none" w:sz="0" w:space="0" w:color="auto"/>
            <w:left w:val="none" w:sz="0" w:space="0" w:color="auto"/>
            <w:bottom w:val="none" w:sz="0" w:space="0" w:color="auto"/>
            <w:right w:val="none" w:sz="0" w:space="0" w:color="auto"/>
          </w:divBdr>
        </w:div>
        <w:div w:id="844981823">
          <w:marLeft w:val="640"/>
          <w:marRight w:val="0"/>
          <w:marTop w:val="0"/>
          <w:marBottom w:val="0"/>
          <w:divBdr>
            <w:top w:val="none" w:sz="0" w:space="0" w:color="auto"/>
            <w:left w:val="none" w:sz="0" w:space="0" w:color="auto"/>
            <w:bottom w:val="none" w:sz="0" w:space="0" w:color="auto"/>
            <w:right w:val="none" w:sz="0" w:space="0" w:color="auto"/>
          </w:divBdr>
        </w:div>
        <w:div w:id="704869032">
          <w:marLeft w:val="640"/>
          <w:marRight w:val="0"/>
          <w:marTop w:val="0"/>
          <w:marBottom w:val="0"/>
          <w:divBdr>
            <w:top w:val="none" w:sz="0" w:space="0" w:color="auto"/>
            <w:left w:val="none" w:sz="0" w:space="0" w:color="auto"/>
            <w:bottom w:val="none" w:sz="0" w:space="0" w:color="auto"/>
            <w:right w:val="none" w:sz="0" w:space="0" w:color="auto"/>
          </w:divBdr>
        </w:div>
        <w:div w:id="1380280330">
          <w:marLeft w:val="640"/>
          <w:marRight w:val="0"/>
          <w:marTop w:val="0"/>
          <w:marBottom w:val="0"/>
          <w:divBdr>
            <w:top w:val="none" w:sz="0" w:space="0" w:color="auto"/>
            <w:left w:val="none" w:sz="0" w:space="0" w:color="auto"/>
            <w:bottom w:val="none" w:sz="0" w:space="0" w:color="auto"/>
            <w:right w:val="none" w:sz="0" w:space="0" w:color="auto"/>
          </w:divBdr>
        </w:div>
        <w:div w:id="1935937303">
          <w:marLeft w:val="640"/>
          <w:marRight w:val="0"/>
          <w:marTop w:val="0"/>
          <w:marBottom w:val="0"/>
          <w:divBdr>
            <w:top w:val="none" w:sz="0" w:space="0" w:color="auto"/>
            <w:left w:val="none" w:sz="0" w:space="0" w:color="auto"/>
            <w:bottom w:val="none" w:sz="0" w:space="0" w:color="auto"/>
            <w:right w:val="none" w:sz="0" w:space="0" w:color="auto"/>
          </w:divBdr>
        </w:div>
        <w:div w:id="1809517052">
          <w:marLeft w:val="640"/>
          <w:marRight w:val="0"/>
          <w:marTop w:val="0"/>
          <w:marBottom w:val="0"/>
          <w:divBdr>
            <w:top w:val="none" w:sz="0" w:space="0" w:color="auto"/>
            <w:left w:val="none" w:sz="0" w:space="0" w:color="auto"/>
            <w:bottom w:val="none" w:sz="0" w:space="0" w:color="auto"/>
            <w:right w:val="none" w:sz="0" w:space="0" w:color="auto"/>
          </w:divBdr>
        </w:div>
        <w:div w:id="608709040">
          <w:marLeft w:val="640"/>
          <w:marRight w:val="0"/>
          <w:marTop w:val="0"/>
          <w:marBottom w:val="0"/>
          <w:divBdr>
            <w:top w:val="none" w:sz="0" w:space="0" w:color="auto"/>
            <w:left w:val="none" w:sz="0" w:space="0" w:color="auto"/>
            <w:bottom w:val="none" w:sz="0" w:space="0" w:color="auto"/>
            <w:right w:val="none" w:sz="0" w:space="0" w:color="auto"/>
          </w:divBdr>
        </w:div>
        <w:div w:id="1534734398">
          <w:marLeft w:val="640"/>
          <w:marRight w:val="0"/>
          <w:marTop w:val="0"/>
          <w:marBottom w:val="0"/>
          <w:divBdr>
            <w:top w:val="none" w:sz="0" w:space="0" w:color="auto"/>
            <w:left w:val="none" w:sz="0" w:space="0" w:color="auto"/>
            <w:bottom w:val="none" w:sz="0" w:space="0" w:color="auto"/>
            <w:right w:val="none" w:sz="0" w:space="0" w:color="auto"/>
          </w:divBdr>
        </w:div>
        <w:div w:id="1180702552">
          <w:marLeft w:val="640"/>
          <w:marRight w:val="0"/>
          <w:marTop w:val="0"/>
          <w:marBottom w:val="0"/>
          <w:divBdr>
            <w:top w:val="none" w:sz="0" w:space="0" w:color="auto"/>
            <w:left w:val="none" w:sz="0" w:space="0" w:color="auto"/>
            <w:bottom w:val="none" w:sz="0" w:space="0" w:color="auto"/>
            <w:right w:val="none" w:sz="0" w:space="0" w:color="auto"/>
          </w:divBdr>
        </w:div>
        <w:div w:id="320739814">
          <w:marLeft w:val="640"/>
          <w:marRight w:val="0"/>
          <w:marTop w:val="0"/>
          <w:marBottom w:val="0"/>
          <w:divBdr>
            <w:top w:val="none" w:sz="0" w:space="0" w:color="auto"/>
            <w:left w:val="none" w:sz="0" w:space="0" w:color="auto"/>
            <w:bottom w:val="none" w:sz="0" w:space="0" w:color="auto"/>
            <w:right w:val="none" w:sz="0" w:space="0" w:color="auto"/>
          </w:divBdr>
        </w:div>
        <w:div w:id="234433671">
          <w:marLeft w:val="640"/>
          <w:marRight w:val="0"/>
          <w:marTop w:val="0"/>
          <w:marBottom w:val="0"/>
          <w:divBdr>
            <w:top w:val="none" w:sz="0" w:space="0" w:color="auto"/>
            <w:left w:val="none" w:sz="0" w:space="0" w:color="auto"/>
            <w:bottom w:val="none" w:sz="0" w:space="0" w:color="auto"/>
            <w:right w:val="none" w:sz="0" w:space="0" w:color="auto"/>
          </w:divBdr>
        </w:div>
        <w:div w:id="1205674068">
          <w:marLeft w:val="640"/>
          <w:marRight w:val="0"/>
          <w:marTop w:val="0"/>
          <w:marBottom w:val="0"/>
          <w:divBdr>
            <w:top w:val="none" w:sz="0" w:space="0" w:color="auto"/>
            <w:left w:val="none" w:sz="0" w:space="0" w:color="auto"/>
            <w:bottom w:val="none" w:sz="0" w:space="0" w:color="auto"/>
            <w:right w:val="none" w:sz="0" w:space="0" w:color="auto"/>
          </w:divBdr>
        </w:div>
        <w:div w:id="1358891325">
          <w:marLeft w:val="640"/>
          <w:marRight w:val="0"/>
          <w:marTop w:val="0"/>
          <w:marBottom w:val="0"/>
          <w:divBdr>
            <w:top w:val="none" w:sz="0" w:space="0" w:color="auto"/>
            <w:left w:val="none" w:sz="0" w:space="0" w:color="auto"/>
            <w:bottom w:val="none" w:sz="0" w:space="0" w:color="auto"/>
            <w:right w:val="none" w:sz="0" w:space="0" w:color="auto"/>
          </w:divBdr>
        </w:div>
        <w:div w:id="2107848576">
          <w:marLeft w:val="640"/>
          <w:marRight w:val="0"/>
          <w:marTop w:val="0"/>
          <w:marBottom w:val="0"/>
          <w:divBdr>
            <w:top w:val="none" w:sz="0" w:space="0" w:color="auto"/>
            <w:left w:val="none" w:sz="0" w:space="0" w:color="auto"/>
            <w:bottom w:val="none" w:sz="0" w:space="0" w:color="auto"/>
            <w:right w:val="none" w:sz="0" w:space="0" w:color="auto"/>
          </w:divBdr>
        </w:div>
        <w:div w:id="1184175806">
          <w:marLeft w:val="640"/>
          <w:marRight w:val="0"/>
          <w:marTop w:val="0"/>
          <w:marBottom w:val="0"/>
          <w:divBdr>
            <w:top w:val="none" w:sz="0" w:space="0" w:color="auto"/>
            <w:left w:val="none" w:sz="0" w:space="0" w:color="auto"/>
            <w:bottom w:val="none" w:sz="0" w:space="0" w:color="auto"/>
            <w:right w:val="none" w:sz="0" w:space="0" w:color="auto"/>
          </w:divBdr>
        </w:div>
        <w:div w:id="306784069">
          <w:marLeft w:val="640"/>
          <w:marRight w:val="0"/>
          <w:marTop w:val="0"/>
          <w:marBottom w:val="0"/>
          <w:divBdr>
            <w:top w:val="none" w:sz="0" w:space="0" w:color="auto"/>
            <w:left w:val="none" w:sz="0" w:space="0" w:color="auto"/>
            <w:bottom w:val="none" w:sz="0" w:space="0" w:color="auto"/>
            <w:right w:val="none" w:sz="0" w:space="0" w:color="auto"/>
          </w:divBdr>
        </w:div>
        <w:div w:id="400249039">
          <w:marLeft w:val="640"/>
          <w:marRight w:val="0"/>
          <w:marTop w:val="0"/>
          <w:marBottom w:val="0"/>
          <w:divBdr>
            <w:top w:val="none" w:sz="0" w:space="0" w:color="auto"/>
            <w:left w:val="none" w:sz="0" w:space="0" w:color="auto"/>
            <w:bottom w:val="none" w:sz="0" w:space="0" w:color="auto"/>
            <w:right w:val="none" w:sz="0" w:space="0" w:color="auto"/>
          </w:divBdr>
        </w:div>
        <w:div w:id="883256235">
          <w:marLeft w:val="640"/>
          <w:marRight w:val="0"/>
          <w:marTop w:val="0"/>
          <w:marBottom w:val="0"/>
          <w:divBdr>
            <w:top w:val="none" w:sz="0" w:space="0" w:color="auto"/>
            <w:left w:val="none" w:sz="0" w:space="0" w:color="auto"/>
            <w:bottom w:val="none" w:sz="0" w:space="0" w:color="auto"/>
            <w:right w:val="none" w:sz="0" w:space="0" w:color="auto"/>
          </w:divBdr>
        </w:div>
        <w:div w:id="656692240">
          <w:marLeft w:val="640"/>
          <w:marRight w:val="0"/>
          <w:marTop w:val="0"/>
          <w:marBottom w:val="0"/>
          <w:divBdr>
            <w:top w:val="none" w:sz="0" w:space="0" w:color="auto"/>
            <w:left w:val="none" w:sz="0" w:space="0" w:color="auto"/>
            <w:bottom w:val="none" w:sz="0" w:space="0" w:color="auto"/>
            <w:right w:val="none" w:sz="0" w:space="0" w:color="auto"/>
          </w:divBdr>
        </w:div>
        <w:div w:id="60376229">
          <w:marLeft w:val="640"/>
          <w:marRight w:val="0"/>
          <w:marTop w:val="0"/>
          <w:marBottom w:val="0"/>
          <w:divBdr>
            <w:top w:val="none" w:sz="0" w:space="0" w:color="auto"/>
            <w:left w:val="none" w:sz="0" w:space="0" w:color="auto"/>
            <w:bottom w:val="none" w:sz="0" w:space="0" w:color="auto"/>
            <w:right w:val="none" w:sz="0" w:space="0" w:color="auto"/>
          </w:divBdr>
        </w:div>
        <w:div w:id="19018583">
          <w:marLeft w:val="640"/>
          <w:marRight w:val="0"/>
          <w:marTop w:val="0"/>
          <w:marBottom w:val="0"/>
          <w:divBdr>
            <w:top w:val="none" w:sz="0" w:space="0" w:color="auto"/>
            <w:left w:val="none" w:sz="0" w:space="0" w:color="auto"/>
            <w:bottom w:val="none" w:sz="0" w:space="0" w:color="auto"/>
            <w:right w:val="none" w:sz="0" w:space="0" w:color="auto"/>
          </w:divBdr>
        </w:div>
        <w:div w:id="808742193">
          <w:marLeft w:val="640"/>
          <w:marRight w:val="0"/>
          <w:marTop w:val="0"/>
          <w:marBottom w:val="0"/>
          <w:divBdr>
            <w:top w:val="none" w:sz="0" w:space="0" w:color="auto"/>
            <w:left w:val="none" w:sz="0" w:space="0" w:color="auto"/>
            <w:bottom w:val="none" w:sz="0" w:space="0" w:color="auto"/>
            <w:right w:val="none" w:sz="0" w:space="0" w:color="auto"/>
          </w:divBdr>
        </w:div>
        <w:div w:id="635259937">
          <w:marLeft w:val="640"/>
          <w:marRight w:val="0"/>
          <w:marTop w:val="0"/>
          <w:marBottom w:val="0"/>
          <w:divBdr>
            <w:top w:val="none" w:sz="0" w:space="0" w:color="auto"/>
            <w:left w:val="none" w:sz="0" w:space="0" w:color="auto"/>
            <w:bottom w:val="none" w:sz="0" w:space="0" w:color="auto"/>
            <w:right w:val="none" w:sz="0" w:space="0" w:color="auto"/>
          </w:divBdr>
        </w:div>
        <w:div w:id="448670051">
          <w:marLeft w:val="640"/>
          <w:marRight w:val="0"/>
          <w:marTop w:val="0"/>
          <w:marBottom w:val="0"/>
          <w:divBdr>
            <w:top w:val="none" w:sz="0" w:space="0" w:color="auto"/>
            <w:left w:val="none" w:sz="0" w:space="0" w:color="auto"/>
            <w:bottom w:val="none" w:sz="0" w:space="0" w:color="auto"/>
            <w:right w:val="none" w:sz="0" w:space="0" w:color="auto"/>
          </w:divBdr>
        </w:div>
        <w:div w:id="1470055679">
          <w:marLeft w:val="640"/>
          <w:marRight w:val="0"/>
          <w:marTop w:val="0"/>
          <w:marBottom w:val="0"/>
          <w:divBdr>
            <w:top w:val="none" w:sz="0" w:space="0" w:color="auto"/>
            <w:left w:val="none" w:sz="0" w:space="0" w:color="auto"/>
            <w:bottom w:val="none" w:sz="0" w:space="0" w:color="auto"/>
            <w:right w:val="none" w:sz="0" w:space="0" w:color="auto"/>
          </w:divBdr>
        </w:div>
        <w:div w:id="218398680">
          <w:marLeft w:val="640"/>
          <w:marRight w:val="0"/>
          <w:marTop w:val="0"/>
          <w:marBottom w:val="0"/>
          <w:divBdr>
            <w:top w:val="none" w:sz="0" w:space="0" w:color="auto"/>
            <w:left w:val="none" w:sz="0" w:space="0" w:color="auto"/>
            <w:bottom w:val="none" w:sz="0" w:space="0" w:color="auto"/>
            <w:right w:val="none" w:sz="0" w:space="0" w:color="auto"/>
          </w:divBdr>
        </w:div>
        <w:div w:id="604272535">
          <w:marLeft w:val="640"/>
          <w:marRight w:val="0"/>
          <w:marTop w:val="0"/>
          <w:marBottom w:val="0"/>
          <w:divBdr>
            <w:top w:val="none" w:sz="0" w:space="0" w:color="auto"/>
            <w:left w:val="none" w:sz="0" w:space="0" w:color="auto"/>
            <w:bottom w:val="none" w:sz="0" w:space="0" w:color="auto"/>
            <w:right w:val="none" w:sz="0" w:space="0" w:color="auto"/>
          </w:divBdr>
        </w:div>
        <w:div w:id="127361618">
          <w:marLeft w:val="640"/>
          <w:marRight w:val="0"/>
          <w:marTop w:val="0"/>
          <w:marBottom w:val="0"/>
          <w:divBdr>
            <w:top w:val="none" w:sz="0" w:space="0" w:color="auto"/>
            <w:left w:val="none" w:sz="0" w:space="0" w:color="auto"/>
            <w:bottom w:val="none" w:sz="0" w:space="0" w:color="auto"/>
            <w:right w:val="none" w:sz="0" w:space="0" w:color="auto"/>
          </w:divBdr>
        </w:div>
        <w:div w:id="160123754">
          <w:marLeft w:val="640"/>
          <w:marRight w:val="0"/>
          <w:marTop w:val="0"/>
          <w:marBottom w:val="0"/>
          <w:divBdr>
            <w:top w:val="none" w:sz="0" w:space="0" w:color="auto"/>
            <w:left w:val="none" w:sz="0" w:space="0" w:color="auto"/>
            <w:bottom w:val="none" w:sz="0" w:space="0" w:color="auto"/>
            <w:right w:val="none" w:sz="0" w:space="0" w:color="auto"/>
          </w:divBdr>
        </w:div>
        <w:div w:id="1326085669">
          <w:marLeft w:val="640"/>
          <w:marRight w:val="0"/>
          <w:marTop w:val="0"/>
          <w:marBottom w:val="0"/>
          <w:divBdr>
            <w:top w:val="none" w:sz="0" w:space="0" w:color="auto"/>
            <w:left w:val="none" w:sz="0" w:space="0" w:color="auto"/>
            <w:bottom w:val="none" w:sz="0" w:space="0" w:color="auto"/>
            <w:right w:val="none" w:sz="0" w:space="0" w:color="auto"/>
          </w:divBdr>
        </w:div>
        <w:div w:id="64843345">
          <w:marLeft w:val="640"/>
          <w:marRight w:val="0"/>
          <w:marTop w:val="0"/>
          <w:marBottom w:val="0"/>
          <w:divBdr>
            <w:top w:val="none" w:sz="0" w:space="0" w:color="auto"/>
            <w:left w:val="none" w:sz="0" w:space="0" w:color="auto"/>
            <w:bottom w:val="none" w:sz="0" w:space="0" w:color="auto"/>
            <w:right w:val="none" w:sz="0" w:space="0" w:color="auto"/>
          </w:divBdr>
        </w:div>
        <w:div w:id="1379008624">
          <w:marLeft w:val="640"/>
          <w:marRight w:val="0"/>
          <w:marTop w:val="0"/>
          <w:marBottom w:val="0"/>
          <w:divBdr>
            <w:top w:val="none" w:sz="0" w:space="0" w:color="auto"/>
            <w:left w:val="none" w:sz="0" w:space="0" w:color="auto"/>
            <w:bottom w:val="none" w:sz="0" w:space="0" w:color="auto"/>
            <w:right w:val="none" w:sz="0" w:space="0" w:color="auto"/>
          </w:divBdr>
        </w:div>
        <w:div w:id="1062829510">
          <w:marLeft w:val="640"/>
          <w:marRight w:val="0"/>
          <w:marTop w:val="0"/>
          <w:marBottom w:val="0"/>
          <w:divBdr>
            <w:top w:val="none" w:sz="0" w:space="0" w:color="auto"/>
            <w:left w:val="none" w:sz="0" w:space="0" w:color="auto"/>
            <w:bottom w:val="none" w:sz="0" w:space="0" w:color="auto"/>
            <w:right w:val="none" w:sz="0" w:space="0" w:color="auto"/>
          </w:divBdr>
        </w:div>
        <w:div w:id="1286279061">
          <w:marLeft w:val="640"/>
          <w:marRight w:val="0"/>
          <w:marTop w:val="0"/>
          <w:marBottom w:val="0"/>
          <w:divBdr>
            <w:top w:val="none" w:sz="0" w:space="0" w:color="auto"/>
            <w:left w:val="none" w:sz="0" w:space="0" w:color="auto"/>
            <w:bottom w:val="none" w:sz="0" w:space="0" w:color="auto"/>
            <w:right w:val="none" w:sz="0" w:space="0" w:color="auto"/>
          </w:divBdr>
        </w:div>
        <w:div w:id="1399785464">
          <w:marLeft w:val="640"/>
          <w:marRight w:val="0"/>
          <w:marTop w:val="0"/>
          <w:marBottom w:val="0"/>
          <w:divBdr>
            <w:top w:val="none" w:sz="0" w:space="0" w:color="auto"/>
            <w:left w:val="none" w:sz="0" w:space="0" w:color="auto"/>
            <w:bottom w:val="none" w:sz="0" w:space="0" w:color="auto"/>
            <w:right w:val="none" w:sz="0" w:space="0" w:color="auto"/>
          </w:divBdr>
        </w:div>
        <w:div w:id="1356687475">
          <w:marLeft w:val="640"/>
          <w:marRight w:val="0"/>
          <w:marTop w:val="0"/>
          <w:marBottom w:val="0"/>
          <w:divBdr>
            <w:top w:val="none" w:sz="0" w:space="0" w:color="auto"/>
            <w:left w:val="none" w:sz="0" w:space="0" w:color="auto"/>
            <w:bottom w:val="none" w:sz="0" w:space="0" w:color="auto"/>
            <w:right w:val="none" w:sz="0" w:space="0" w:color="auto"/>
          </w:divBdr>
        </w:div>
        <w:div w:id="1002973531">
          <w:marLeft w:val="640"/>
          <w:marRight w:val="0"/>
          <w:marTop w:val="0"/>
          <w:marBottom w:val="0"/>
          <w:divBdr>
            <w:top w:val="none" w:sz="0" w:space="0" w:color="auto"/>
            <w:left w:val="none" w:sz="0" w:space="0" w:color="auto"/>
            <w:bottom w:val="none" w:sz="0" w:space="0" w:color="auto"/>
            <w:right w:val="none" w:sz="0" w:space="0" w:color="auto"/>
          </w:divBdr>
        </w:div>
        <w:div w:id="377818710">
          <w:marLeft w:val="640"/>
          <w:marRight w:val="0"/>
          <w:marTop w:val="0"/>
          <w:marBottom w:val="0"/>
          <w:divBdr>
            <w:top w:val="none" w:sz="0" w:space="0" w:color="auto"/>
            <w:left w:val="none" w:sz="0" w:space="0" w:color="auto"/>
            <w:bottom w:val="none" w:sz="0" w:space="0" w:color="auto"/>
            <w:right w:val="none" w:sz="0" w:space="0" w:color="auto"/>
          </w:divBdr>
        </w:div>
        <w:div w:id="216400525">
          <w:marLeft w:val="640"/>
          <w:marRight w:val="0"/>
          <w:marTop w:val="0"/>
          <w:marBottom w:val="0"/>
          <w:divBdr>
            <w:top w:val="none" w:sz="0" w:space="0" w:color="auto"/>
            <w:left w:val="none" w:sz="0" w:space="0" w:color="auto"/>
            <w:bottom w:val="none" w:sz="0" w:space="0" w:color="auto"/>
            <w:right w:val="none" w:sz="0" w:space="0" w:color="auto"/>
          </w:divBdr>
        </w:div>
        <w:div w:id="1597904705">
          <w:marLeft w:val="640"/>
          <w:marRight w:val="0"/>
          <w:marTop w:val="0"/>
          <w:marBottom w:val="0"/>
          <w:divBdr>
            <w:top w:val="none" w:sz="0" w:space="0" w:color="auto"/>
            <w:left w:val="none" w:sz="0" w:space="0" w:color="auto"/>
            <w:bottom w:val="none" w:sz="0" w:space="0" w:color="auto"/>
            <w:right w:val="none" w:sz="0" w:space="0" w:color="auto"/>
          </w:divBdr>
        </w:div>
        <w:div w:id="935020330">
          <w:marLeft w:val="640"/>
          <w:marRight w:val="0"/>
          <w:marTop w:val="0"/>
          <w:marBottom w:val="0"/>
          <w:divBdr>
            <w:top w:val="none" w:sz="0" w:space="0" w:color="auto"/>
            <w:left w:val="none" w:sz="0" w:space="0" w:color="auto"/>
            <w:bottom w:val="none" w:sz="0" w:space="0" w:color="auto"/>
            <w:right w:val="none" w:sz="0" w:space="0" w:color="auto"/>
          </w:divBdr>
        </w:div>
        <w:div w:id="1090466672">
          <w:marLeft w:val="640"/>
          <w:marRight w:val="0"/>
          <w:marTop w:val="0"/>
          <w:marBottom w:val="0"/>
          <w:divBdr>
            <w:top w:val="none" w:sz="0" w:space="0" w:color="auto"/>
            <w:left w:val="none" w:sz="0" w:space="0" w:color="auto"/>
            <w:bottom w:val="none" w:sz="0" w:space="0" w:color="auto"/>
            <w:right w:val="none" w:sz="0" w:space="0" w:color="auto"/>
          </w:divBdr>
        </w:div>
        <w:div w:id="1628047999">
          <w:marLeft w:val="640"/>
          <w:marRight w:val="0"/>
          <w:marTop w:val="0"/>
          <w:marBottom w:val="0"/>
          <w:divBdr>
            <w:top w:val="none" w:sz="0" w:space="0" w:color="auto"/>
            <w:left w:val="none" w:sz="0" w:space="0" w:color="auto"/>
            <w:bottom w:val="none" w:sz="0" w:space="0" w:color="auto"/>
            <w:right w:val="none" w:sz="0" w:space="0" w:color="auto"/>
          </w:divBdr>
        </w:div>
        <w:div w:id="1143497264">
          <w:marLeft w:val="640"/>
          <w:marRight w:val="0"/>
          <w:marTop w:val="0"/>
          <w:marBottom w:val="0"/>
          <w:divBdr>
            <w:top w:val="none" w:sz="0" w:space="0" w:color="auto"/>
            <w:left w:val="none" w:sz="0" w:space="0" w:color="auto"/>
            <w:bottom w:val="none" w:sz="0" w:space="0" w:color="auto"/>
            <w:right w:val="none" w:sz="0" w:space="0" w:color="auto"/>
          </w:divBdr>
        </w:div>
        <w:div w:id="1782872960">
          <w:marLeft w:val="640"/>
          <w:marRight w:val="0"/>
          <w:marTop w:val="0"/>
          <w:marBottom w:val="0"/>
          <w:divBdr>
            <w:top w:val="none" w:sz="0" w:space="0" w:color="auto"/>
            <w:left w:val="none" w:sz="0" w:space="0" w:color="auto"/>
            <w:bottom w:val="none" w:sz="0" w:space="0" w:color="auto"/>
            <w:right w:val="none" w:sz="0" w:space="0" w:color="auto"/>
          </w:divBdr>
        </w:div>
        <w:div w:id="2033532365">
          <w:marLeft w:val="640"/>
          <w:marRight w:val="0"/>
          <w:marTop w:val="0"/>
          <w:marBottom w:val="0"/>
          <w:divBdr>
            <w:top w:val="none" w:sz="0" w:space="0" w:color="auto"/>
            <w:left w:val="none" w:sz="0" w:space="0" w:color="auto"/>
            <w:bottom w:val="none" w:sz="0" w:space="0" w:color="auto"/>
            <w:right w:val="none" w:sz="0" w:space="0" w:color="auto"/>
          </w:divBdr>
        </w:div>
        <w:div w:id="53744366">
          <w:marLeft w:val="640"/>
          <w:marRight w:val="0"/>
          <w:marTop w:val="0"/>
          <w:marBottom w:val="0"/>
          <w:divBdr>
            <w:top w:val="none" w:sz="0" w:space="0" w:color="auto"/>
            <w:left w:val="none" w:sz="0" w:space="0" w:color="auto"/>
            <w:bottom w:val="none" w:sz="0" w:space="0" w:color="auto"/>
            <w:right w:val="none" w:sz="0" w:space="0" w:color="auto"/>
          </w:divBdr>
        </w:div>
        <w:div w:id="961765666">
          <w:marLeft w:val="640"/>
          <w:marRight w:val="0"/>
          <w:marTop w:val="0"/>
          <w:marBottom w:val="0"/>
          <w:divBdr>
            <w:top w:val="none" w:sz="0" w:space="0" w:color="auto"/>
            <w:left w:val="none" w:sz="0" w:space="0" w:color="auto"/>
            <w:bottom w:val="none" w:sz="0" w:space="0" w:color="auto"/>
            <w:right w:val="none" w:sz="0" w:space="0" w:color="auto"/>
          </w:divBdr>
        </w:div>
        <w:div w:id="1805074155">
          <w:marLeft w:val="640"/>
          <w:marRight w:val="0"/>
          <w:marTop w:val="0"/>
          <w:marBottom w:val="0"/>
          <w:divBdr>
            <w:top w:val="none" w:sz="0" w:space="0" w:color="auto"/>
            <w:left w:val="none" w:sz="0" w:space="0" w:color="auto"/>
            <w:bottom w:val="none" w:sz="0" w:space="0" w:color="auto"/>
            <w:right w:val="none" w:sz="0" w:space="0" w:color="auto"/>
          </w:divBdr>
        </w:div>
        <w:div w:id="1672561835">
          <w:marLeft w:val="640"/>
          <w:marRight w:val="0"/>
          <w:marTop w:val="0"/>
          <w:marBottom w:val="0"/>
          <w:divBdr>
            <w:top w:val="none" w:sz="0" w:space="0" w:color="auto"/>
            <w:left w:val="none" w:sz="0" w:space="0" w:color="auto"/>
            <w:bottom w:val="none" w:sz="0" w:space="0" w:color="auto"/>
            <w:right w:val="none" w:sz="0" w:space="0" w:color="auto"/>
          </w:divBdr>
        </w:div>
        <w:div w:id="1622222504">
          <w:marLeft w:val="640"/>
          <w:marRight w:val="0"/>
          <w:marTop w:val="0"/>
          <w:marBottom w:val="0"/>
          <w:divBdr>
            <w:top w:val="none" w:sz="0" w:space="0" w:color="auto"/>
            <w:left w:val="none" w:sz="0" w:space="0" w:color="auto"/>
            <w:bottom w:val="none" w:sz="0" w:space="0" w:color="auto"/>
            <w:right w:val="none" w:sz="0" w:space="0" w:color="auto"/>
          </w:divBdr>
        </w:div>
        <w:div w:id="16003768">
          <w:marLeft w:val="640"/>
          <w:marRight w:val="0"/>
          <w:marTop w:val="0"/>
          <w:marBottom w:val="0"/>
          <w:divBdr>
            <w:top w:val="none" w:sz="0" w:space="0" w:color="auto"/>
            <w:left w:val="none" w:sz="0" w:space="0" w:color="auto"/>
            <w:bottom w:val="none" w:sz="0" w:space="0" w:color="auto"/>
            <w:right w:val="none" w:sz="0" w:space="0" w:color="auto"/>
          </w:divBdr>
        </w:div>
        <w:div w:id="1606763262">
          <w:marLeft w:val="640"/>
          <w:marRight w:val="0"/>
          <w:marTop w:val="0"/>
          <w:marBottom w:val="0"/>
          <w:divBdr>
            <w:top w:val="none" w:sz="0" w:space="0" w:color="auto"/>
            <w:left w:val="none" w:sz="0" w:space="0" w:color="auto"/>
            <w:bottom w:val="none" w:sz="0" w:space="0" w:color="auto"/>
            <w:right w:val="none" w:sz="0" w:space="0" w:color="auto"/>
          </w:divBdr>
        </w:div>
        <w:div w:id="876963518">
          <w:marLeft w:val="640"/>
          <w:marRight w:val="0"/>
          <w:marTop w:val="0"/>
          <w:marBottom w:val="0"/>
          <w:divBdr>
            <w:top w:val="none" w:sz="0" w:space="0" w:color="auto"/>
            <w:left w:val="none" w:sz="0" w:space="0" w:color="auto"/>
            <w:bottom w:val="none" w:sz="0" w:space="0" w:color="auto"/>
            <w:right w:val="none" w:sz="0" w:space="0" w:color="auto"/>
          </w:divBdr>
        </w:div>
        <w:div w:id="785193715">
          <w:marLeft w:val="640"/>
          <w:marRight w:val="0"/>
          <w:marTop w:val="0"/>
          <w:marBottom w:val="0"/>
          <w:divBdr>
            <w:top w:val="none" w:sz="0" w:space="0" w:color="auto"/>
            <w:left w:val="none" w:sz="0" w:space="0" w:color="auto"/>
            <w:bottom w:val="none" w:sz="0" w:space="0" w:color="auto"/>
            <w:right w:val="none" w:sz="0" w:space="0" w:color="auto"/>
          </w:divBdr>
        </w:div>
        <w:div w:id="1623028401">
          <w:marLeft w:val="640"/>
          <w:marRight w:val="0"/>
          <w:marTop w:val="0"/>
          <w:marBottom w:val="0"/>
          <w:divBdr>
            <w:top w:val="none" w:sz="0" w:space="0" w:color="auto"/>
            <w:left w:val="none" w:sz="0" w:space="0" w:color="auto"/>
            <w:bottom w:val="none" w:sz="0" w:space="0" w:color="auto"/>
            <w:right w:val="none" w:sz="0" w:space="0" w:color="auto"/>
          </w:divBdr>
        </w:div>
        <w:div w:id="193690681">
          <w:marLeft w:val="640"/>
          <w:marRight w:val="0"/>
          <w:marTop w:val="0"/>
          <w:marBottom w:val="0"/>
          <w:divBdr>
            <w:top w:val="none" w:sz="0" w:space="0" w:color="auto"/>
            <w:left w:val="none" w:sz="0" w:space="0" w:color="auto"/>
            <w:bottom w:val="none" w:sz="0" w:space="0" w:color="auto"/>
            <w:right w:val="none" w:sz="0" w:space="0" w:color="auto"/>
          </w:divBdr>
        </w:div>
        <w:div w:id="1348826382">
          <w:marLeft w:val="640"/>
          <w:marRight w:val="0"/>
          <w:marTop w:val="0"/>
          <w:marBottom w:val="0"/>
          <w:divBdr>
            <w:top w:val="none" w:sz="0" w:space="0" w:color="auto"/>
            <w:left w:val="none" w:sz="0" w:space="0" w:color="auto"/>
            <w:bottom w:val="none" w:sz="0" w:space="0" w:color="auto"/>
            <w:right w:val="none" w:sz="0" w:space="0" w:color="auto"/>
          </w:divBdr>
        </w:div>
        <w:div w:id="884028415">
          <w:marLeft w:val="640"/>
          <w:marRight w:val="0"/>
          <w:marTop w:val="0"/>
          <w:marBottom w:val="0"/>
          <w:divBdr>
            <w:top w:val="none" w:sz="0" w:space="0" w:color="auto"/>
            <w:left w:val="none" w:sz="0" w:space="0" w:color="auto"/>
            <w:bottom w:val="none" w:sz="0" w:space="0" w:color="auto"/>
            <w:right w:val="none" w:sz="0" w:space="0" w:color="auto"/>
          </w:divBdr>
        </w:div>
        <w:div w:id="1425687229">
          <w:marLeft w:val="640"/>
          <w:marRight w:val="0"/>
          <w:marTop w:val="0"/>
          <w:marBottom w:val="0"/>
          <w:divBdr>
            <w:top w:val="none" w:sz="0" w:space="0" w:color="auto"/>
            <w:left w:val="none" w:sz="0" w:space="0" w:color="auto"/>
            <w:bottom w:val="none" w:sz="0" w:space="0" w:color="auto"/>
            <w:right w:val="none" w:sz="0" w:space="0" w:color="auto"/>
          </w:divBdr>
        </w:div>
        <w:div w:id="2006857679">
          <w:marLeft w:val="640"/>
          <w:marRight w:val="0"/>
          <w:marTop w:val="0"/>
          <w:marBottom w:val="0"/>
          <w:divBdr>
            <w:top w:val="none" w:sz="0" w:space="0" w:color="auto"/>
            <w:left w:val="none" w:sz="0" w:space="0" w:color="auto"/>
            <w:bottom w:val="none" w:sz="0" w:space="0" w:color="auto"/>
            <w:right w:val="none" w:sz="0" w:space="0" w:color="auto"/>
          </w:divBdr>
        </w:div>
        <w:div w:id="379477174">
          <w:marLeft w:val="640"/>
          <w:marRight w:val="0"/>
          <w:marTop w:val="0"/>
          <w:marBottom w:val="0"/>
          <w:divBdr>
            <w:top w:val="none" w:sz="0" w:space="0" w:color="auto"/>
            <w:left w:val="none" w:sz="0" w:space="0" w:color="auto"/>
            <w:bottom w:val="none" w:sz="0" w:space="0" w:color="auto"/>
            <w:right w:val="none" w:sz="0" w:space="0" w:color="auto"/>
          </w:divBdr>
        </w:div>
        <w:div w:id="1385832735">
          <w:marLeft w:val="640"/>
          <w:marRight w:val="0"/>
          <w:marTop w:val="0"/>
          <w:marBottom w:val="0"/>
          <w:divBdr>
            <w:top w:val="none" w:sz="0" w:space="0" w:color="auto"/>
            <w:left w:val="none" w:sz="0" w:space="0" w:color="auto"/>
            <w:bottom w:val="none" w:sz="0" w:space="0" w:color="auto"/>
            <w:right w:val="none" w:sz="0" w:space="0" w:color="auto"/>
          </w:divBdr>
        </w:div>
        <w:div w:id="1156142437">
          <w:marLeft w:val="640"/>
          <w:marRight w:val="0"/>
          <w:marTop w:val="0"/>
          <w:marBottom w:val="0"/>
          <w:divBdr>
            <w:top w:val="none" w:sz="0" w:space="0" w:color="auto"/>
            <w:left w:val="none" w:sz="0" w:space="0" w:color="auto"/>
            <w:bottom w:val="none" w:sz="0" w:space="0" w:color="auto"/>
            <w:right w:val="none" w:sz="0" w:space="0" w:color="auto"/>
          </w:divBdr>
        </w:div>
        <w:div w:id="712536737">
          <w:marLeft w:val="640"/>
          <w:marRight w:val="0"/>
          <w:marTop w:val="0"/>
          <w:marBottom w:val="0"/>
          <w:divBdr>
            <w:top w:val="none" w:sz="0" w:space="0" w:color="auto"/>
            <w:left w:val="none" w:sz="0" w:space="0" w:color="auto"/>
            <w:bottom w:val="none" w:sz="0" w:space="0" w:color="auto"/>
            <w:right w:val="none" w:sz="0" w:space="0" w:color="auto"/>
          </w:divBdr>
        </w:div>
        <w:div w:id="1116144735">
          <w:marLeft w:val="640"/>
          <w:marRight w:val="0"/>
          <w:marTop w:val="0"/>
          <w:marBottom w:val="0"/>
          <w:divBdr>
            <w:top w:val="none" w:sz="0" w:space="0" w:color="auto"/>
            <w:left w:val="none" w:sz="0" w:space="0" w:color="auto"/>
            <w:bottom w:val="none" w:sz="0" w:space="0" w:color="auto"/>
            <w:right w:val="none" w:sz="0" w:space="0" w:color="auto"/>
          </w:divBdr>
        </w:div>
        <w:div w:id="720639820">
          <w:marLeft w:val="640"/>
          <w:marRight w:val="0"/>
          <w:marTop w:val="0"/>
          <w:marBottom w:val="0"/>
          <w:divBdr>
            <w:top w:val="none" w:sz="0" w:space="0" w:color="auto"/>
            <w:left w:val="none" w:sz="0" w:space="0" w:color="auto"/>
            <w:bottom w:val="none" w:sz="0" w:space="0" w:color="auto"/>
            <w:right w:val="none" w:sz="0" w:space="0" w:color="auto"/>
          </w:divBdr>
        </w:div>
        <w:div w:id="1488084879">
          <w:marLeft w:val="640"/>
          <w:marRight w:val="0"/>
          <w:marTop w:val="0"/>
          <w:marBottom w:val="0"/>
          <w:divBdr>
            <w:top w:val="none" w:sz="0" w:space="0" w:color="auto"/>
            <w:left w:val="none" w:sz="0" w:space="0" w:color="auto"/>
            <w:bottom w:val="none" w:sz="0" w:space="0" w:color="auto"/>
            <w:right w:val="none" w:sz="0" w:space="0" w:color="auto"/>
          </w:divBdr>
        </w:div>
        <w:div w:id="121509744">
          <w:marLeft w:val="640"/>
          <w:marRight w:val="0"/>
          <w:marTop w:val="0"/>
          <w:marBottom w:val="0"/>
          <w:divBdr>
            <w:top w:val="none" w:sz="0" w:space="0" w:color="auto"/>
            <w:left w:val="none" w:sz="0" w:space="0" w:color="auto"/>
            <w:bottom w:val="none" w:sz="0" w:space="0" w:color="auto"/>
            <w:right w:val="none" w:sz="0" w:space="0" w:color="auto"/>
          </w:divBdr>
        </w:div>
        <w:div w:id="570971910">
          <w:marLeft w:val="640"/>
          <w:marRight w:val="0"/>
          <w:marTop w:val="0"/>
          <w:marBottom w:val="0"/>
          <w:divBdr>
            <w:top w:val="none" w:sz="0" w:space="0" w:color="auto"/>
            <w:left w:val="none" w:sz="0" w:space="0" w:color="auto"/>
            <w:bottom w:val="none" w:sz="0" w:space="0" w:color="auto"/>
            <w:right w:val="none" w:sz="0" w:space="0" w:color="auto"/>
          </w:divBdr>
        </w:div>
        <w:div w:id="286934108">
          <w:marLeft w:val="640"/>
          <w:marRight w:val="0"/>
          <w:marTop w:val="0"/>
          <w:marBottom w:val="0"/>
          <w:divBdr>
            <w:top w:val="none" w:sz="0" w:space="0" w:color="auto"/>
            <w:left w:val="none" w:sz="0" w:space="0" w:color="auto"/>
            <w:bottom w:val="none" w:sz="0" w:space="0" w:color="auto"/>
            <w:right w:val="none" w:sz="0" w:space="0" w:color="auto"/>
          </w:divBdr>
        </w:div>
        <w:div w:id="133764938">
          <w:marLeft w:val="640"/>
          <w:marRight w:val="0"/>
          <w:marTop w:val="0"/>
          <w:marBottom w:val="0"/>
          <w:divBdr>
            <w:top w:val="none" w:sz="0" w:space="0" w:color="auto"/>
            <w:left w:val="none" w:sz="0" w:space="0" w:color="auto"/>
            <w:bottom w:val="none" w:sz="0" w:space="0" w:color="auto"/>
            <w:right w:val="none" w:sz="0" w:space="0" w:color="auto"/>
          </w:divBdr>
        </w:div>
        <w:div w:id="292442557">
          <w:marLeft w:val="640"/>
          <w:marRight w:val="0"/>
          <w:marTop w:val="0"/>
          <w:marBottom w:val="0"/>
          <w:divBdr>
            <w:top w:val="none" w:sz="0" w:space="0" w:color="auto"/>
            <w:left w:val="none" w:sz="0" w:space="0" w:color="auto"/>
            <w:bottom w:val="none" w:sz="0" w:space="0" w:color="auto"/>
            <w:right w:val="none" w:sz="0" w:space="0" w:color="auto"/>
          </w:divBdr>
        </w:div>
        <w:div w:id="1843357222">
          <w:marLeft w:val="640"/>
          <w:marRight w:val="0"/>
          <w:marTop w:val="0"/>
          <w:marBottom w:val="0"/>
          <w:divBdr>
            <w:top w:val="none" w:sz="0" w:space="0" w:color="auto"/>
            <w:left w:val="none" w:sz="0" w:space="0" w:color="auto"/>
            <w:bottom w:val="none" w:sz="0" w:space="0" w:color="auto"/>
            <w:right w:val="none" w:sz="0" w:space="0" w:color="auto"/>
          </w:divBdr>
        </w:div>
        <w:div w:id="1706101367">
          <w:marLeft w:val="640"/>
          <w:marRight w:val="0"/>
          <w:marTop w:val="0"/>
          <w:marBottom w:val="0"/>
          <w:divBdr>
            <w:top w:val="none" w:sz="0" w:space="0" w:color="auto"/>
            <w:left w:val="none" w:sz="0" w:space="0" w:color="auto"/>
            <w:bottom w:val="none" w:sz="0" w:space="0" w:color="auto"/>
            <w:right w:val="none" w:sz="0" w:space="0" w:color="auto"/>
          </w:divBdr>
        </w:div>
        <w:div w:id="99031102">
          <w:marLeft w:val="640"/>
          <w:marRight w:val="0"/>
          <w:marTop w:val="0"/>
          <w:marBottom w:val="0"/>
          <w:divBdr>
            <w:top w:val="none" w:sz="0" w:space="0" w:color="auto"/>
            <w:left w:val="none" w:sz="0" w:space="0" w:color="auto"/>
            <w:bottom w:val="none" w:sz="0" w:space="0" w:color="auto"/>
            <w:right w:val="none" w:sz="0" w:space="0" w:color="auto"/>
          </w:divBdr>
        </w:div>
        <w:div w:id="431708033">
          <w:marLeft w:val="640"/>
          <w:marRight w:val="0"/>
          <w:marTop w:val="0"/>
          <w:marBottom w:val="0"/>
          <w:divBdr>
            <w:top w:val="none" w:sz="0" w:space="0" w:color="auto"/>
            <w:left w:val="none" w:sz="0" w:space="0" w:color="auto"/>
            <w:bottom w:val="none" w:sz="0" w:space="0" w:color="auto"/>
            <w:right w:val="none" w:sz="0" w:space="0" w:color="auto"/>
          </w:divBdr>
        </w:div>
        <w:div w:id="494686596">
          <w:marLeft w:val="640"/>
          <w:marRight w:val="0"/>
          <w:marTop w:val="0"/>
          <w:marBottom w:val="0"/>
          <w:divBdr>
            <w:top w:val="none" w:sz="0" w:space="0" w:color="auto"/>
            <w:left w:val="none" w:sz="0" w:space="0" w:color="auto"/>
            <w:bottom w:val="none" w:sz="0" w:space="0" w:color="auto"/>
            <w:right w:val="none" w:sz="0" w:space="0" w:color="auto"/>
          </w:divBdr>
        </w:div>
        <w:div w:id="1266616401">
          <w:marLeft w:val="640"/>
          <w:marRight w:val="0"/>
          <w:marTop w:val="0"/>
          <w:marBottom w:val="0"/>
          <w:divBdr>
            <w:top w:val="none" w:sz="0" w:space="0" w:color="auto"/>
            <w:left w:val="none" w:sz="0" w:space="0" w:color="auto"/>
            <w:bottom w:val="none" w:sz="0" w:space="0" w:color="auto"/>
            <w:right w:val="none" w:sz="0" w:space="0" w:color="auto"/>
          </w:divBdr>
        </w:div>
        <w:div w:id="128134540">
          <w:marLeft w:val="640"/>
          <w:marRight w:val="0"/>
          <w:marTop w:val="0"/>
          <w:marBottom w:val="0"/>
          <w:divBdr>
            <w:top w:val="none" w:sz="0" w:space="0" w:color="auto"/>
            <w:left w:val="none" w:sz="0" w:space="0" w:color="auto"/>
            <w:bottom w:val="none" w:sz="0" w:space="0" w:color="auto"/>
            <w:right w:val="none" w:sz="0" w:space="0" w:color="auto"/>
          </w:divBdr>
        </w:div>
        <w:div w:id="1483306417">
          <w:marLeft w:val="640"/>
          <w:marRight w:val="0"/>
          <w:marTop w:val="0"/>
          <w:marBottom w:val="0"/>
          <w:divBdr>
            <w:top w:val="none" w:sz="0" w:space="0" w:color="auto"/>
            <w:left w:val="none" w:sz="0" w:space="0" w:color="auto"/>
            <w:bottom w:val="none" w:sz="0" w:space="0" w:color="auto"/>
            <w:right w:val="none" w:sz="0" w:space="0" w:color="auto"/>
          </w:divBdr>
        </w:div>
        <w:div w:id="971397780">
          <w:marLeft w:val="640"/>
          <w:marRight w:val="0"/>
          <w:marTop w:val="0"/>
          <w:marBottom w:val="0"/>
          <w:divBdr>
            <w:top w:val="none" w:sz="0" w:space="0" w:color="auto"/>
            <w:left w:val="none" w:sz="0" w:space="0" w:color="auto"/>
            <w:bottom w:val="none" w:sz="0" w:space="0" w:color="auto"/>
            <w:right w:val="none" w:sz="0" w:space="0" w:color="auto"/>
          </w:divBdr>
        </w:div>
        <w:div w:id="48038001">
          <w:marLeft w:val="640"/>
          <w:marRight w:val="0"/>
          <w:marTop w:val="0"/>
          <w:marBottom w:val="0"/>
          <w:divBdr>
            <w:top w:val="none" w:sz="0" w:space="0" w:color="auto"/>
            <w:left w:val="none" w:sz="0" w:space="0" w:color="auto"/>
            <w:bottom w:val="none" w:sz="0" w:space="0" w:color="auto"/>
            <w:right w:val="none" w:sz="0" w:space="0" w:color="auto"/>
          </w:divBdr>
        </w:div>
        <w:div w:id="1897274195">
          <w:marLeft w:val="640"/>
          <w:marRight w:val="0"/>
          <w:marTop w:val="0"/>
          <w:marBottom w:val="0"/>
          <w:divBdr>
            <w:top w:val="none" w:sz="0" w:space="0" w:color="auto"/>
            <w:left w:val="none" w:sz="0" w:space="0" w:color="auto"/>
            <w:bottom w:val="none" w:sz="0" w:space="0" w:color="auto"/>
            <w:right w:val="none" w:sz="0" w:space="0" w:color="auto"/>
          </w:divBdr>
        </w:div>
        <w:div w:id="1406762532">
          <w:marLeft w:val="640"/>
          <w:marRight w:val="0"/>
          <w:marTop w:val="0"/>
          <w:marBottom w:val="0"/>
          <w:divBdr>
            <w:top w:val="none" w:sz="0" w:space="0" w:color="auto"/>
            <w:left w:val="none" w:sz="0" w:space="0" w:color="auto"/>
            <w:bottom w:val="none" w:sz="0" w:space="0" w:color="auto"/>
            <w:right w:val="none" w:sz="0" w:space="0" w:color="auto"/>
          </w:divBdr>
        </w:div>
        <w:div w:id="1544058440">
          <w:marLeft w:val="640"/>
          <w:marRight w:val="0"/>
          <w:marTop w:val="0"/>
          <w:marBottom w:val="0"/>
          <w:divBdr>
            <w:top w:val="none" w:sz="0" w:space="0" w:color="auto"/>
            <w:left w:val="none" w:sz="0" w:space="0" w:color="auto"/>
            <w:bottom w:val="none" w:sz="0" w:space="0" w:color="auto"/>
            <w:right w:val="none" w:sz="0" w:space="0" w:color="auto"/>
          </w:divBdr>
        </w:div>
        <w:div w:id="1284116786">
          <w:marLeft w:val="640"/>
          <w:marRight w:val="0"/>
          <w:marTop w:val="0"/>
          <w:marBottom w:val="0"/>
          <w:divBdr>
            <w:top w:val="none" w:sz="0" w:space="0" w:color="auto"/>
            <w:left w:val="none" w:sz="0" w:space="0" w:color="auto"/>
            <w:bottom w:val="none" w:sz="0" w:space="0" w:color="auto"/>
            <w:right w:val="none" w:sz="0" w:space="0" w:color="auto"/>
          </w:divBdr>
        </w:div>
        <w:div w:id="763263417">
          <w:marLeft w:val="640"/>
          <w:marRight w:val="0"/>
          <w:marTop w:val="0"/>
          <w:marBottom w:val="0"/>
          <w:divBdr>
            <w:top w:val="none" w:sz="0" w:space="0" w:color="auto"/>
            <w:left w:val="none" w:sz="0" w:space="0" w:color="auto"/>
            <w:bottom w:val="none" w:sz="0" w:space="0" w:color="auto"/>
            <w:right w:val="none" w:sz="0" w:space="0" w:color="auto"/>
          </w:divBdr>
        </w:div>
        <w:div w:id="1516731767">
          <w:marLeft w:val="640"/>
          <w:marRight w:val="0"/>
          <w:marTop w:val="0"/>
          <w:marBottom w:val="0"/>
          <w:divBdr>
            <w:top w:val="none" w:sz="0" w:space="0" w:color="auto"/>
            <w:left w:val="none" w:sz="0" w:space="0" w:color="auto"/>
            <w:bottom w:val="none" w:sz="0" w:space="0" w:color="auto"/>
            <w:right w:val="none" w:sz="0" w:space="0" w:color="auto"/>
          </w:divBdr>
        </w:div>
        <w:div w:id="1929147282">
          <w:marLeft w:val="640"/>
          <w:marRight w:val="0"/>
          <w:marTop w:val="0"/>
          <w:marBottom w:val="0"/>
          <w:divBdr>
            <w:top w:val="none" w:sz="0" w:space="0" w:color="auto"/>
            <w:left w:val="none" w:sz="0" w:space="0" w:color="auto"/>
            <w:bottom w:val="none" w:sz="0" w:space="0" w:color="auto"/>
            <w:right w:val="none" w:sz="0" w:space="0" w:color="auto"/>
          </w:divBdr>
        </w:div>
        <w:div w:id="1611938051">
          <w:marLeft w:val="640"/>
          <w:marRight w:val="0"/>
          <w:marTop w:val="0"/>
          <w:marBottom w:val="0"/>
          <w:divBdr>
            <w:top w:val="none" w:sz="0" w:space="0" w:color="auto"/>
            <w:left w:val="none" w:sz="0" w:space="0" w:color="auto"/>
            <w:bottom w:val="none" w:sz="0" w:space="0" w:color="auto"/>
            <w:right w:val="none" w:sz="0" w:space="0" w:color="auto"/>
          </w:divBdr>
        </w:div>
        <w:div w:id="921257904">
          <w:marLeft w:val="640"/>
          <w:marRight w:val="0"/>
          <w:marTop w:val="0"/>
          <w:marBottom w:val="0"/>
          <w:divBdr>
            <w:top w:val="none" w:sz="0" w:space="0" w:color="auto"/>
            <w:left w:val="none" w:sz="0" w:space="0" w:color="auto"/>
            <w:bottom w:val="none" w:sz="0" w:space="0" w:color="auto"/>
            <w:right w:val="none" w:sz="0" w:space="0" w:color="auto"/>
          </w:divBdr>
        </w:div>
        <w:div w:id="987511242">
          <w:marLeft w:val="640"/>
          <w:marRight w:val="0"/>
          <w:marTop w:val="0"/>
          <w:marBottom w:val="0"/>
          <w:divBdr>
            <w:top w:val="none" w:sz="0" w:space="0" w:color="auto"/>
            <w:left w:val="none" w:sz="0" w:space="0" w:color="auto"/>
            <w:bottom w:val="none" w:sz="0" w:space="0" w:color="auto"/>
            <w:right w:val="none" w:sz="0" w:space="0" w:color="auto"/>
          </w:divBdr>
        </w:div>
        <w:div w:id="624697299">
          <w:marLeft w:val="640"/>
          <w:marRight w:val="0"/>
          <w:marTop w:val="0"/>
          <w:marBottom w:val="0"/>
          <w:divBdr>
            <w:top w:val="none" w:sz="0" w:space="0" w:color="auto"/>
            <w:left w:val="none" w:sz="0" w:space="0" w:color="auto"/>
            <w:bottom w:val="none" w:sz="0" w:space="0" w:color="auto"/>
            <w:right w:val="none" w:sz="0" w:space="0" w:color="auto"/>
          </w:divBdr>
        </w:div>
        <w:div w:id="7829923">
          <w:marLeft w:val="640"/>
          <w:marRight w:val="0"/>
          <w:marTop w:val="0"/>
          <w:marBottom w:val="0"/>
          <w:divBdr>
            <w:top w:val="none" w:sz="0" w:space="0" w:color="auto"/>
            <w:left w:val="none" w:sz="0" w:space="0" w:color="auto"/>
            <w:bottom w:val="none" w:sz="0" w:space="0" w:color="auto"/>
            <w:right w:val="none" w:sz="0" w:space="0" w:color="auto"/>
          </w:divBdr>
        </w:div>
        <w:div w:id="554783723">
          <w:marLeft w:val="640"/>
          <w:marRight w:val="0"/>
          <w:marTop w:val="0"/>
          <w:marBottom w:val="0"/>
          <w:divBdr>
            <w:top w:val="none" w:sz="0" w:space="0" w:color="auto"/>
            <w:left w:val="none" w:sz="0" w:space="0" w:color="auto"/>
            <w:bottom w:val="none" w:sz="0" w:space="0" w:color="auto"/>
            <w:right w:val="none" w:sz="0" w:space="0" w:color="auto"/>
          </w:divBdr>
        </w:div>
        <w:div w:id="140736070">
          <w:marLeft w:val="640"/>
          <w:marRight w:val="0"/>
          <w:marTop w:val="0"/>
          <w:marBottom w:val="0"/>
          <w:divBdr>
            <w:top w:val="none" w:sz="0" w:space="0" w:color="auto"/>
            <w:left w:val="none" w:sz="0" w:space="0" w:color="auto"/>
            <w:bottom w:val="none" w:sz="0" w:space="0" w:color="auto"/>
            <w:right w:val="none" w:sz="0" w:space="0" w:color="auto"/>
          </w:divBdr>
        </w:div>
        <w:div w:id="2073582392">
          <w:marLeft w:val="640"/>
          <w:marRight w:val="0"/>
          <w:marTop w:val="0"/>
          <w:marBottom w:val="0"/>
          <w:divBdr>
            <w:top w:val="none" w:sz="0" w:space="0" w:color="auto"/>
            <w:left w:val="none" w:sz="0" w:space="0" w:color="auto"/>
            <w:bottom w:val="none" w:sz="0" w:space="0" w:color="auto"/>
            <w:right w:val="none" w:sz="0" w:space="0" w:color="auto"/>
          </w:divBdr>
        </w:div>
        <w:div w:id="134026032">
          <w:marLeft w:val="640"/>
          <w:marRight w:val="0"/>
          <w:marTop w:val="0"/>
          <w:marBottom w:val="0"/>
          <w:divBdr>
            <w:top w:val="none" w:sz="0" w:space="0" w:color="auto"/>
            <w:left w:val="none" w:sz="0" w:space="0" w:color="auto"/>
            <w:bottom w:val="none" w:sz="0" w:space="0" w:color="auto"/>
            <w:right w:val="none" w:sz="0" w:space="0" w:color="auto"/>
          </w:divBdr>
        </w:div>
        <w:div w:id="606427006">
          <w:marLeft w:val="640"/>
          <w:marRight w:val="0"/>
          <w:marTop w:val="0"/>
          <w:marBottom w:val="0"/>
          <w:divBdr>
            <w:top w:val="none" w:sz="0" w:space="0" w:color="auto"/>
            <w:left w:val="none" w:sz="0" w:space="0" w:color="auto"/>
            <w:bottom w:val="none" w:sz="0" w:space="0" w:color="auto"/>
            <w:right w:val="none" w:sz="0" w:space="0" w:color="auto"/>
          </w:divBdr>
        </w:div>
        <w:div w:id="571938521">
          <w:marLeft w:val="640"/>
          <w:marRight w:val="0"/>
          <w:marTop w:val="0"/>
          <w:marBottom w:val="0"/>
          <w:divBdr>
            <w:top w:val="none" w:sz="0" w:space="0" w:color="auto"/>
            <w:left w:val="none" w:sz="0" w:space="0" w:color="auto"/>
            <w:bottom w:val="none" w:sz="0" w:space="0" w:color="auto"/>
            <w:right w:val="none" w:sz="0" w:space="0" w:color="auto"/>
          </w:divBdr>
        </w:div>
        <w:div w:id="219948063">
          <w:marLeft w:val="640"/>
          <w:marRight w:val="0"/>
          <w:marTop w:val="0"/>
          <w:marBottom w:val="0"/>
          <w:divBdr>
            <w:top w:val="none" w:sz="0" w:space="0" w:color="auto"/>
            <w:left w:val="none" w:sz="0" w:space="0" w:color="auto"/>
            <w:bottom w:val="none" w:sz="0" w:space="0" w:color="auto"/>
            <w:right w:val="none" w:sz="0" w:space="0" w:color="auto"/>
          </w:divBdr>
        </w:div>
        <w:div w:id="1055160646">
          <w:marLeft w:val="640"/>
          <w:marRight w:val="0"/>
          <w:marTop w:val="0"/>
          <w:marBottom w:val="0"/>
          <w:divBdr>
            <w:top w:val="none" w:sz="0" w:space="0" w:color="auto"/>
            <w:left w:val="none" w:sz="0" w:space="0" w:color="auto"/>
            <w:bottom w:val="none" w:sz="0" w:space="0" w:color="auto"/>
            <w:right w:val="none" w:sz="0" w:space="0" w:color="auto"/>
          </w:divBdr>
        </w:div>
        <w:div w:id="502093420">
          <w:marLeft w:val="640"/>
          <w:marRight w:val="0"/>
          <w:marTop w:val="0"/>
          <w:marBottom w:val="0"/>
          <w:divBdr>
            <w:top w:val="none" w:sz="0" w:space="0" w:color="auto"/>
            <w:left w:val="none" w:sz="0" w:space="0" w:color="auto"/>
            <w:bottom w:val="none" w:sz="0" w:space="0" w:color="auto"/>
            <w:right w:val="none" w:sz="0" w:space="0" w:color="auto"/>
          </w:divBdr>
        </w:div>
        <w:div w:id="358433831">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359662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29">
          <w:marLeft w:val="640"/>
          <w:marRight w:val="0"/>
          <w:marTop w:val="0"/>
          <w:marBottom w:val="0"/>
          <w:divBdr>
            <w:top w:val="none" w:sz="0" w:space="0" w:color="auto"/>
            <w:left w:val="none" w:sz="0" w:space="0" w:color="auto"/>
            <w:bottom w:val="none" w:sz="0" w:space="0" w:color="auto"/>
            <w:right w:val="none" w:sz="0" w:space="0" w:color="auto"/>
          </w:divBdr>
        </w:div>
        <w:div w:id="1086069474">
          <w:marLeft w:val="640"/>
          <w:marRight w:val="0"/>
          <w:marTop w:val="0"/>
          <w:marBottom w:val="0"/>
          <w:divBdr>
            <w:top w:val="none" w:sz="0" w:space="0" w:color="auto"/>
            <w:left w:val="none" w:sz="0" w:space="0" w:color="auto"/>
            <w:bottom w:val="none" w:sz="0" w:space="0" w:color="auto"/>
            <w:right w:val="none" w:sz="0" w:space="0" w:color="auto"/>
          </w:divBdr>
        </w:div>
        <w:div w:id="1740664779">
          <w:marLeft w:val="640"/>
          <w:marRight w:val="0"/>
          <w:marTop w:val="0"/>
          <w:marBottom w:val="0"/>
          <w:divBdr>
            <w:top w:val="none" w:sz="0" w:space="0" w:color="auto"/>
            <w:left w:val="none" w:sz="0" w:space="0" w:color="auto"/>
            <w:bottom w:val="none" w:sz="0" w:space="0" w:color="auto"/>
            <w:right w:val="none" w:sz="0" w:space="0" w:color="auto"/>
          </w:divBdr>
        </w:div>
        <w:div w:id="1722363847">
          <w:marLeft w:val="640"/>
          <w:marRight w:val="0"/>
          <w:marTop w:val="0"/>
          <w:marBottom w:val="0"/>
          <w:divBdr>
            <w:top w:val="none" w:sz="0" w:space="0" w:color="auto"/>
            <w:left w:val="none" w:sz="0" w:space="0" w:color="auto"/>
            <w:bottom w:val="none" w:sz="0" w:space="0" w:color="auto"/>
            <w:right w:val="none" w:sz="0" w:space="0" w:color="auto"/>
          </w:divBdr>
        </w:div>
        <w:div w:id="231701962">
          <w:marLeft w:val="640"/>
          <w:marRight w:val="0"/>
          <w:marTop w:val="0"/>
          <w:marBottom w:val="0"/>
          <w:divBdr>
            <w:top w:val="none" w:sz="0" w:space="0" w:color="auto"/>
            <w:left w:val="none" w:sz="0" w:space="0" w:color="auto"/>
            <w:bottom w:val="none" w:sz="0" w:space="0" w:color="auto"/>
            <w:right w:val="none" w:sz="0" w:space="0" w:color="auto"/>
          </w:divBdr>
        </w:div>
        <w:div w:id="1449544480">
          <w:marLeft w:val="640"/>
          <w:marRight w:val="0"/>
          <w:marTop w:val="0"/>
          <w:marBottom w:val="0"/>
          <w:divBdr>
            <w:top w:val="none" w:sz="0" w:space="0" w:color="auto"/>
            <w:left w:val="none" w:sz="0" w:space="0" w:color="auto"/>
            <w:bottom w:val="none" w:sz="0" w:space="0" w:color="auto"/>
            <w:right w:val="none" w:sz="0" w:space="0" w:color="auto"/>
          </w:divBdr>
        </w:div>
        <w:div w:id="512691203">
          <w:marLeft w:val="640"/>
          <w:marRight w:val="0"/>
          <w:marTop w:val="0"/>
          <w:marBottom w:val="0"/>
          <w:divBdr>
            <w:top w:val="none" w:sz="0" w:space="0" w:color="auto"/>
            <w:left w:val="none" w:sz="0" w:space="0" w:color="auto"/>
            <w:bottom w:val="none" w:sz="0" w:space="0" w:color="auto"/>
            <w:right w:val="none" w:sz="0" w:space="0" w:color="auto"/>
          </w:divBdr>
        </w:div>
        <w:div w:id="1263342910">
          <w:marLeft w:val="640"/>
          <w:marRight w:val="0"/>
          <w:marTop w:val="0"/>
          <w:marBottom w:val="0"/>
          <w:divBdr>
            <w:top w:val="none" w:sz="0" w:space="0" w:color="auto"/>
            <w:left w:val="none" w:sz="0" w:space="0" w:color="auto"/>
            <w:bottom w:val="none" w:sz="0" w:space="0" w:color="auto"/>
            <w:right w:val="none" w:sz="0" w:space="0" w:color="auto"/>
          </w:divBdr>
        </w:div>
        <w:div w:id="114518535">
          <w:marLeft w:val="640"/>
          <w:marRight w:val="0"/>
          <w:marTop w:val="0"/>
          <w:marBottom w:val="0"/>
          <w:divBdr>
            <w:top w:val="none" w:sz="0" w:space="0" w:color="auto"/>
            <w:left w:val="none" w:sz="0" w:space="0" w:color="auto"/>
            <w:bottom w:val="none" w:sz="0" w:space="0" w:color="auto"/>
            <w:right w:val="none" w:sz="0" w:space="0" w:color="auto"/>
          </w:divBdr>
        </w:div>
        <w:div w:id="1128668942">
          <w:marLeft w:val="640"/>
          <w:marRight w:val="0"/>
          <w:marTop w:val="0"/>
          <w:marBottom w:val="0"/>
          <w:divBdr>
            <w:top w:val="none" w:sz="0" w:space="0" w:color="auto"/>
            <w:left w:val="none" w:sz="0" w:space="0" w:color="auto"/>
            <w:bottom w:val="none" w:sz="0" w:space="0" w:color="auto"/>
            <w:right w:val="none" w:sz="0" w:space="0" w:color="auto"/>
          </w:divBdr>
        </w:div>
        <w:div w:id="2097945397">
          <w:marLeft w:val="640"/>
          <w:marRight w:val="0"/>
          <w:marTop w:val="0"/>
          <w:marBottom w:val="0"/>
          <w:divBdr>
            <w:top w:val="none" w:sz="0" w:space="0" w:color="auto"/>
            <w:left w:val="none" w:sz="0" w:space="0" w:color="auto"/>
            <w:bottom w:val="none" w:sz="0" w:space="0" w:color="auto"/>
            <w:right w:val="none" w:sz="0" w:space="0" w:color="auto"/>
          </w:divBdr>
        </w:div>
        <w:div w:id="1494301136">
          <w:marLeft w:val="640"/>
          <w:marRight w:val="0"/>
          <w:marTop w:val="0"/>
          <w:marBottom w:val="0"/>
          <w:divBdr>
            <w:top w:val="none" w:sz="0" w:space="0" w:color="auto"/>
            <w:left w:val="none" w:sz="0" w:space="0" w:color="auto"/>
            <w:bottom w:val="none" w:sz="0" w:space="0" w:color="auto"/>
            <w:right w:val="none" w:sz="0" w:space="0" w:color="auto"/>
          </w:divBdr>
        </w:div>
        <w:div w:id="1808282190">
          <w:marLeft w:val="640"/>
          <w:marRight w:val="0"/>
          <w:marTop w:val="0"/>
          <w:marBottom w:val="0"/>
          <w:divBdr>
            <w:top w:val="none" w:sz="0" w:space="0" w:color="auto"/>
            <w:left w:val="none" w:sz="0" w:space="0" w:color="auto"/>
            <w:bottom w:val="none" w:sz="0" w:space="0" w:color="auto"/>
            <w:right w:val="none" w:sz="0" w:space="0" w:color="auto"/>
          </w:divBdr>
        </w:div>
        <w:div w:id="1783109989">
          <w:marLeft w:val="640"/>
          <w:marRight w:val="0"/>
          <w:marTop w:val="0"/>
          <w:marBottom w:val="0"/>
          <w:divBdr>
            <w:top w:val="none" w:sz="0" w:space="0" w:color="auto"/>
            <w:left w:val="none" w:sz="0" w:space="0" w:color="auto"/>
            <w:bottom w:val="none" w:sz="0" w:space="0" w:color="auto"/>
            <w:right w:val="none" w:sz="0" w:space="0" w:color="auto"/>
          </w:divBdr>
        </w:div>
        <w:div w:id="976029791">
          <w:marLeft w:val="640"/>
          <w:marRight w:val="0"/>
          <w:marTop w:val="0"/>
          <w:marBottom w:val="0"/>
          <w:divBdr>
            <w:top w:val="none" w:sz="0" w:space="0" w:color="auto"/>
            <w:left w:val="none" w:sz="0" w:space="0" w:color="auto"/>
            <w:bottom w:val="none" w:sz="0" w:space="0" w:color="auto"/>
            <w:right w:val="none" w:sz="0" w:space="0" w:color="auto"/>
          </w:divBdr>
        </w:div>
        <w:div w:id="965962893">
          <w:marLeft w:val="640"/>
          <w:marRight w:val="0"/>
          <w:marTop w:val="0"/>
          <w:marBottom w:val="0"/>
          <w:divBdr>
            <w:top w:val="none" w:sz="0" w:space="0" w:color="auto"/>
            <w:left w:val="none" w:sz="0" w:space="0" w:color="auto"/>
            <w:bottom w:val="none" w:sz="0" w:space="0" w:color="auto"/>
            <w:right w:val="none" w:sz="0" w:space="0" w:color="auto"/>
          </w:divBdr>
        </w:div>
        <w:div w:id="2091463084">
          <w:marLeft w:val="640"/>
          <w:marRight w:val="0"/>
          <w:marTop w:val="0"/>
          <w:marBottom w:val="0"/>
          <w:divBdr>
            <w:top w:val="none" w:sz="0" w:space="0" w:color="auto"/>
            <w:left w:val="none" w:sz="0" w:space="0" w:color="auto"/>
            <w:bottom w:val="none" w:sz="0" w:space="0" w:color="auto"/>
            <w:right w:val="none" w:sz="0" w:space="0" w:color="auto"/>
          </w:divBdr>
        </w:div>
        <w:div w:id="835848778">
          <w:marLeft w:val="640"/>
          <w:marRight w:val="0"/>
          <w:marTop w:val="0"/>
          <w:marBottom w:val="0"/>
          <w:divBdr>
            <w:top w:val="none" w:sz="0" w:space="0" w:color="auto"/>
            <w:left w:val="none" w:sz="0" w:space="0" w:color="auto"/>
            <w:bottom w:val="none" w:sz="0" w:space="0" w:color="auto"/>
            <w:right w:val="none" w:sz="0" w:space="0" w:color="auto"/>
          </w:divBdr>
        </w:div>
        <w:div w:id="1030688290">
          <w:marLeft w:val="640"/>
          <w:marRight w:val="0"/>
          <w:marTop w:val="0"/>
          <w:marBottom w:val="0"/>
          <w:divBdr>
            <w:top w:val="none" w:sz="0" w:space="0" w:color="auto"/>
            <w:left w:val="none" w:sz="0" w:space="0" w:color="auto"/>
            <w:bottom w:val="none" w:sz="0" w:space="0" w:color="auto"/>
            <w:right w:val="none" w:sz="0" w:space="0" w:color="auto"/>
          </w:divBdr>
        </w:div>
        <w:div w:id="946500885">
          <w:marLeft w:val="640"/>
          <w:marRight w:val="0"/>
          <w:marTop w:val="0"/>
          <w:marBottom w:val="0"/>
          <w:divBdr>
            <w:top w:val="none" w:sz="0" w:space="0" w:color="auto"/>
            <w:left w:val="none" w:sz="0" w:space="0" w:color="auto"/>
            <w:bottom w:val="none" w:sz="0" w:space="0" w:color="auto"/>
            <w:right w:val="none" w:sz="0" w:space="0" w:color="auto"/>
          </w:divBdr>
        </w:div>
        <w:div w:id="1293823349">
          <w:marLeft w:val="640"/>
          <w:marRight w:val="0"/>
          <w:marTop w:val="0"/>
          <w:marBottom w:val="0"/>
          <w:divBdr>
            <w:top w:val="none" w:sz="0" w:space="0" w:color="auto"/>
            <w:left w:val="none" w:sz="0" w:space="0" w:color="auto"/>
            <w:bottom w:val="none" w:sz="0" w:space="0" w:color="auto"/>
            <w:right w:val="none" w:sz="0" w:space="0" w:color="auto"/>
          </w:divBdr>
        </w:div>
        <w:div w:id="74939729">
          <w:marLeft w:val="640"/>
          <w:marRight w:val="0"/>
          <w:marTop w:val="0"/>
          <w:marBottom w:val="0"/>
          <w:divBdr>
            <w:top w:val="none" w:sz="0" w:space="0" w:color="auto"/>
            <w:left w:val="none" w:sz="0" w:space="0" w:color="auto"/>
            <w:bottom w:val="none" w:sz="0" w:space="0" w:color="auto"/>
            <w:right w:val="none" w:sz="0" w:space="0" w:color="auto"/>
          </w:divBdr>
        </w:div>
        <w:div w:id="1287153649">
          <w:marLeft w:val="640"/>
          <w:marRight w:val="0"/>
          <w:marTop w:val="0"/>
          <w:marBottom w:val="0"/>
          <w:divBdr>
            <w:top w:val="none" w:sz="0" w:space="0" w:color="auto"/>
            <w:left w:val="none" w:sz="0" w:space="0" w:color="auto"/>
            <w:bottom w:val="none" w:sz="0" w:space="0" w:color="auto"/>
            <w:right w:val="none" w:sz="0" w:space="0" w:color="auto"/>
          </w:divBdr>
        </w:div>
        <w:div w:id="595136836">
          <w:marLeft w:val="640"/>
          <w:marRight w:val="0"/>
          <w:marTop w:val="0"/>
          <w:marBottom w:val="0"/>
          <w:divBdr>
            <w:top w:val="none" w:sz="0" w:space="0" w:color="auto"/>
            <w:left w:val="none" w:sz="0" w:space="0" w:color="auto"/>
            <w:bottom w:val="none" w:sz="0" w:space="0" w:color="auto"/>
            <w:right w:val="none" w:sz="0" w:space="0" w:color="auto"/>
          </w:divBdr>
        </w:div>
        <w:div w:id="1626500636">
          <w:marLeft w:val="640"/>
          <w:marRight w:val="0"/>
          <w:marTop w:val="0"/>
          <w:marBottom w:val="0"/>
          <w:divBdr>
            <w:top w:val="none" w:sz="0" w:space="0" w:color="auto"/>
            <w:left w:val="none" w:sz="0" w:space="0" w:color="auto"/>
            <w:bottom w:val="none" w:sz="0" w:space="0" w:color="auto"/>
            <w:right w:val="none" w:sz="0" w:space="0" w:color="auto"/>
          </w:divBdr>
        </w:div>
        <w:div w:id="1326128148">
          <w:marLeft w:val="640"/>
          <w:marRight w:val="0"/>
          <w:marTop w:val="0"/>
          <w:marBottom w:val="0"/>
          <w:divBdr>
            <w:top w:val="none" w:sz="0" w:space="0" w:color="auto"/>
            <w:left w:val="none" w:sz="0" w:space="0" w:color="auto"/>
            <w:bottom w:val="none" w:sz="0" w:space="0" w:color="auto"/>
            <w:right w:val="none" w:sz="0" w:space="0" w:color="auto"/>
          </w:divBdr>
        </w:div>
        <w:div w:id="906572479">
          <w:marLeft w:val="640"/>
          <w:marRight w:val="0"/>
          <w:marTop w:val="0"/>
          <w:marBottom w:val="0"/>
          <w:divBdr>
            <w:top w:val="none" w:sz="0" w:space="0" w:color="auto"/>
            <w:left w:val="none" w:sz="0" w:space="0" w:color="auto"/>
            <w:bottom w:val="none" w:sz="0" w:space="0" w:color="auto"/>
            <w:right w:val="none" w:sz="0" w:space="0" w:color="auto"/>
          </w:divBdr>
        </w:div>
        <w:div w:id="1831435945">
          <w:marLeft w:val="640"/>
          <w:marRight w:val="0"/>
          <w:marTop w:val="0"/>
          <w:marBottom w:val="0"/>
          <w:divBdr>
            <w:top w:val="none" w:sz="0" w:space="0" w:color="auto"/>
            <w:left w:val="none" w:sz="0" w:space="0" w:color="auto"/>
            <w:bottom w:val="none" w:sz="0" w:space="0" w:color="auto"/>
            <w:right w:val="none" w:sz="0" w:space="0" w:color="auto"/>
          </w:divBdr>
        </w:div>
        <w:div w:id="1293944506">
          <w:marLeft w:val="640"/>
          <w:marRight w:val="0"/>
          <w:marTop w:val="0"/>
          <w:marBottom w:val="0"/>
          <w:divBdr>
            <w:top w:val="none" w:sz="0" w:space="0" w:color="auto"/>
            <w:left w:val="none" w:sz="0" w:space="0" w:color="auto"/>
            <w:bottom w:val="none" w:sz="0" w:space="0" w:color="auto"/>
            <w:right w:val="none" w:sz="0" w:space="0" w:color="auto"/>
          </w:divBdr>
        </w:div>
        <w:div w:id="371228254">
          <w:marLeft w:val="640"/>
          <w:marRight w:val="0"/>
          <w:marTop w:val="0"/>
          <w:marBottom w:val="0"/>
          <w:divBdr>
            <w:top w:val="none" w:sz="0" w:space="0" w:color="auto"/>
            <w:left w:val="none" w:sz="0" w:space="0" w:color="auto"/>
            <w:bottom w:val="none" w:sz="0" w:space="0" w:color="auto"/>
            <w:right w:val="none" w:sz="0" w:space="0" w:color="auto"/>
          </w:divBdr>
        </w:div>
        <w:div w:id="283386563">
          <w:marLeft w:val="640"/>
          <w:marRight w:val="0"/>
          <w:marTop w:val="0"/>
          <w:marBottom w:val="0"/>
          <w:divBdr>
            <w:top w:val="none" w:sz="0" w:space="0" w:color="auto"/>
            <w:left w:val="none" w:sz="0" w:space="0" w:color="auto"/>
            <w:bottom w:val="none" w:sz="0" w:space="0" w:color="auto"/>
            <w:right w:val="none" w:sz="0" w:space="0" w:color="auto"/>
          </w:divBdr>
        </w:div>
        <w:div w:id="472020383">
          <w:marLeft w:val="640"/>
          <w:marRight w:val="0"/>
          <w:marTop w:val="0"/>
          <w:marBottom w:val="0"/>
          <w:divBdr>
            <w:top w:val="none" w:sz="0" w:space="0" w:color="auto"/>
            <w:left w:val="none" w:sz="0" w:space="0" w:color="auto"/>
            <w:bottom w:val="none" w:sz="0" w:space="0" w:color="auto"/>
            <w:right w:val="none" w:sz="0" w:space="0" w:color="auto"/>
          </w:divBdr>
        </w:div>
        <w:div w:id="1948537451">
          <w:marLeft w:val="640"/>
          <w:marRight w:val="0"/>
          <w:marTop w:val="0"/>
          <w:marBottom w:val="0"/>
          <w:divBdr>
            <w:top w:val="none" w:sz="0" w:space="0" w:color="auto"/>
            <w:left w:val="none" w:sz="0" w:space="0" w:color="auto"/>
            <w:bottom w:val="none" w:sz="0" w:space="0" w:color="auto"/>
            <w:right w:val="none" w:sz="0" w:space="0" w:color="auto"/>
          </w:divBdr>
        </w:div>
        <w:div w:id="1845706792">
          <w:marLeft w:val="640"/>
          <w:marRight w:val="0"/>
          <w:marTop w:val="0"/>
          <w:marBottom w:val="0"/>
          <w:divBdr>
            <w:top w:val="none" w:sz="0" w:space="0" w:color="auto"/>
            <w:left w:val="none" w:sz="0" w:space="0" w:color="auto"/>
            <w:bottom w:val="none" w:sz="0" w:space="0" w:color="auto"/>
            <w:right w:val="none" w:sz="0" w:space="0" w:color="auto"/>
          </w:divBdr>
        </w:div>
        <w:div w:id="1319382136">
          <w:marLeft w:val="640"/>
          <w:marRight w:val="0"/>
          <w:marTop w:val="0"/>
          <w:marBottom w:val="0"/>
          <w:divBdr>
            <w:top w:val="none" w:sz="0" w:space="0" w:color="auto"/>
            <w:left w:val="none" w:sz="0" w:space="0" w:color="auto"/>
            <w:bottom w:val="none" w:sz="0" w:space="0" w:color="auto"/>
            <w:right w:val="none" w:sz="0" w:space="0" w:color="auto"/>
          </w:divBdr>
        </w:div>
        <w:div w:id="527262484">
          <w:marLeft w:val="640"/>
          <w:marRight w:val="0"/>
          <w:marTop w:val="0"/>
          <w:marBottom w:val="0"/>
          <w:divBdr>
            <w:top w:val="none" w:sz="0" w:space="0" w:color="auto"/>
            <w:left w:val="none" w:sz="0" w:space="0" w:color="auto"/>
            <w:bottom w:val="none" w:sz="0" w:space="0" w:color="auto"/>
            <w:right w:val="none" w:sz="0" w:space="0" w:color="auto"/>
          </w:divBdr>
        </w:div>
        <w:div w:id="787505158">
          <w:marLeft w:val="640"/>
          <w:marRight w:val="0"/>
          <w:marTop w:val="0"/>
          <w:marBottom w:val="0"/>
          <w:divBdr>
            <w:top w:val="none" w:sz="0" w:space="0" w:color="auto"/>
            <w:left w:val="none" w:sz="0" w:space="0" w:color="auto"/>
            <w:bottom w:val="none" w:sz="0" w:space="0" w:color="auto"/>
            <w:right w:val="none" w:sz="0" w:space="0" w:color="auto"/>
          </w:divBdr>
        </w:div>
        <w:div w:id="1515536905">
          <w:marLeft w:val="640"/>
          <w:marRight w:val="0"/>
          <w:marTop w:val="0"/>
          <w:marBottom w:val="0"/>
          <w:divBdr>
            <w:top w:val="none" w:sz="0" w:space="0" w:color="auto"/>
            <w:left w:val="none" w:sz="0" w:space="0" w:color="auto"/>
            <w:bottom w:val="none" w:sz="0" w:space="0" w:color="auto"/>
            <w:right w:val="none" w:sz="0" w:space="0" w:color="auto"/>
          </w:divBdr>
        </w:div>
        <w:div w:id="2138060434">
          <w:marLeft w:val="640"/>
          <w:marRight w:val="0"/>
          <w:marTop w:val="0"/>
          <w:marBottom w:val="0"/>
          <w:divBdr>
            <w:top w:val="none" w:sz="0" w:space="0" w:color="auto"/>
            <w:left w:val="none" w:sz="0" w:space="0" w:color="auto"/>
            <w:bottom w:val="none" w:sz="0" w:space="0" w:color="auto"/>
            <w:right w:val="none" w:sz="0" w:space="0" w:color="auto"/>
          </w:divBdr>
        </w:div>
        <w:div w:id="533814473">
          <w:marLeft w:val="640"/>
          <w:marRight w:val="0"/>
          <w:marTop w:val="0"/>
          <w:marBottom w:val="0"/>
          <w:divBdr>
            <w:top w:val="none" w:sz="0" w:space="0" w:color="auto"/>
            <w:left w:val="none" w:sz="0" w:space="0" w:color="auto"/>
            <w:bottom w:val="none" w:sz="0" w:space="0" w:color="auto"/>
            <w:right w:val="none" w:sz="0" w:space="0" w:color="auto"/>
          </w:divBdr>
        </w:div>
        <w:div w:id="502093475">
          <w:marLeft w:val="640"/>
          <w:marRight w:val="0"/>
          <w:marTop w:val="0"/>
          <w:marBottom w:val="0"/>
          <w:divBdr>
            <w:top w:val="none" w:sz="0" w:space="0" w:color="auto"/>
            <w:left w:val="none" w:sz="0" w:space="0" w:color="auto"/>
            <w:bottom w:val="none" w:sz="0" w:space="0" w:color="auto"/>
            <w:right w:val="none" w:sz="0" w:space="0" w:color="auto"/>
          </w:divBdr>
        </w:div>
        <w:div w:id="1482237673">
          <w:marLeft w:val="640"/>
          <w:marRight w:val="0"/>
          <w:marTop w:val="0"/>
          <w:marBottom w:val="0"/>
          <w:divBdr>
            <w:top w:val="none" w:sz="0" w:space="0" w:color="auto"/>
            <w:left w:val="none" w:sz="0" w:space="0" w:color="auto"/>
            <w:bottom w:val="none" w:sz="0" w:space="0" w:color="auto"/>
            <w:right w:val="none" w:sz="0" w:space="0" w:color="auto"/>
          </w:divBdr>
        </w:div>
        <w:div w:id="1540849086">
          <w:marLeft w:val="640"/>
          <w:marRight w:val="0"/>
          <w:marTop w:val="0"/>
          <w:marBottom w:val="0"/>
          <w:divBdr>
            <w:top w:val="none" w:sz="0" w:space="0" w:color="auto"/>
            <w:left w:val="none" w:sz="0" w:space="0" w:color="auto"/>
            <w:bottom w:val="none" w:sz="0" w:space="0" w:color="auto"/>
            <w:right w:val="none" w:sz="0" w:space="0" w:color="auto"/>
          </w:divBdr>
        </w:div>
        <w:div w:id="222177632">
          <w:marLeft w:val="640"/>
          <w:marRight w:val="0"/>
          <w:marTop w:val="0"/>
          <w:marBottom w:val="0"/>
          <w:divBdr>
            <w:top w:val="none" w:sz="0" w:space="0" w:color="auto"/>
            <w:left w:val="none" w:sz="0" w:space="0" w:color="auto"/>
            <w:bottom w:val="none" w:sz="0" w:space="0" w:color="auto"/>
            <w:right w:val="none" w:sz="0" w:space="0" w:color="auto"/>
          </w:divBdr>
        </w:div>
        <w:div w:id="1487621611">
          <w:marLeft w:val="640"/>
          <w:marRight w:val="0"/>
          <w:marTop w:val="0"/>
          <w:marBottom w:val="0"/>
          <w:divBdr>
            <w:top w:val="none" w:sz="0" w:space="0" w:color="auto"/>
            <w:left w:val="none" w:sz="0" w:space="0" w:color="auto"/>
            <w:bottom w:val="none" w:sz="0" w:space="0" w:color="auto"/>
            <w:right w:val="none" w:sz="0" w:space="0" w:color="auto"/>
          </w:divBdr>
        </w:div>
        <w:div w:id="1585920506">
          <w:marLeft w:val="640"/>
          <w:marRight w:val="0"/>
          <w:marTop w:val="0"/>
          <w:marBottom w:val="0"/>
          <w:divBdr>
            <w:top w:val="none" w:sz="0" w:space="0" w:color="auto"/>
            <w:left w:val="none" w:sz="0" w:space="0" w:color="auto"/>
            <w:bottom w:val="none" w:sz="0" w:space="0" w:color="auto"/>
            <w:right w:val="none" w:sz="0" w:space="0" w:color="auto"/>
          </w:divBdr>
        </w:div>
        <w:div w:id="1421026024">
          <w:marLeft w:val="640"/>
          <w:marRight w:val="0"/>
          <w:marTop w:val="0"/>
          <w:marBottom w:val="0"/>
          <w:divBdr>
            <w:top w:val="none" w:sz="0" w:space="0" w:color="auto"/>
            <w:left w:val="none" w:sz="0" w:space="0" w:color="auto"/>
            <w:bottom w:val="none" w:sz="0" w:space="0" w:color="auto"/>
            <w:right w:val="none" w:sz="0" w:space="0" w:color="auto"/>
          </w:divBdr>
        </w:div>
        <w:div w:id="651447036">
          <w:marLeft w:val="640"/>
          <w:marRight w:val="0"/>
          <w:marTop w:val="0"/>
          <w:marBottom w:val="0"/>
          <w:divBdr>
            <w:top w:val="none" w:sz="0" w:space="0" w:color="auto"/>
            <w:left w:val="none" w:sz="0" w:space="0" w:color="auto"/>
            <w:bottom w:val="none" w:sz="0" w:space="0" w:color="auto"/>
            <w:right w:val="none" w:sz="0" w:space="0" w:color="auto"/>
          </w:divBdr>
        </w:div>
        <w:div w:id="1229607158">
          <w:marLeft w:val="640"/>
          <w:marRight w:val="0"/>
          <w:marTop w:val="0"/>
          <w:marBottom w:val="0"/>
          <w:divBdr>
            <w:top w:val="none" w:sz="0" w:space="0" w:color="auto"/>
            <w:left w:val="none" w:sz="0" w:space="0" w:color="auto"/>
            <w:bottom w:val="none" w:sz="0" w:space="0" w:color="auto"/>
            <w:right w:val="none" w:sz="0" w:space="0" w:color="auto"/>
          </w:divBdr>
        </w:div>
        <w:div w:id="2113163074">
          <w:marLeft w:val="640"/>
          <w:marRight w:val="0"/>
          <w:marTop w:val="0"/>
          <w:marBottom w:val="0"/>
          <w:divBdr>
            <w:top w:val="none" w:sz="0" w:space="0" w:color="auto"/>
            <w:left w:val="none" w:sz="0" w:space="0" w:color="auto"/>
            <w:bottom w:val="none" w:sz="0" w:space="0" w:color="auto"/>
            <w:right w:val="none" w:sz="0" w:space="0" w:color="auto"/>
          </w:divBdr>
        </w:div>
        <w:div w:id="1028719753">
          <w:marLeft w:val="640"/>
          <w:marRight w:val="0"/>
          <w:marTop w:val="0"/>
          <w:marBottom w:val="0"/>
          <w:divBdr>
            <w:top w:val="none" w:sz="0" w:space="0" w:color="auto"/>
            <w:left w:val="none" w:sz="0" w:space="0" w:color="auto"/>
            <w:bottom w:val="none" w:sz="0" w:space="0" w:color="auto"/>
            <w:right w:val="none" w:sz="0" w:space="0" w:color="auto"/>
          </w:divBdr>
        </w:div>
        <w:div w:id="2001998333">
          <w:marLeft w:val="640"/>
          <w:marRight w:val="0"/>
          <w:marTop w:val="0"/>
          <w:marBottom w:val="0"/>
          <w:divBdr>
            <w:top w:val="none" w:sz="0" w:space="0" w:color="auto"/>
            <w:left w:val="none" w:sz="0" w:space="0" w:color="auto"/>
            <w:bottom w:val="none" w:sz="0" w:space="0" w:color="auto"/>
            <w:right w:val="none" w:sz="0" w:space="0" w:color="auto"/>
          </w:divBdr>
        </w:div>
        <w:div w:id="615212108">
          <w:marLeft w:val="640"/>
          <w:marRight w:val="0"/>
          <w:marTop w:val="0"/>
          <w:marBottom w:val="0"/>
          <w:divBdr>
            <w:top w:val="none" w:sz="0" w:space="0" w:color="auto"/>
            <w:left w:val="none" w:sz="0" w:space="0" w:color="auto"/>
            <w:bottom w:val="none" w:sz="0" w:space="0" w:color="auto"/>
            <w:right w:val="none" w:sz="0" w:space="0" w:color="auto"/>
          </w:divBdr>
        </w:div>
        <w:div w:id="1852987526">
          <w:marLeft w:val="640"/>
          <w:marRight w:val="0"/>
          <w:marTop w:val="0"/>
          <w:marBottom w:val="0"/>
          <w:divBdr>
            <w:top w:val="none" w:sz="0" w:space="0" w:color="auto"/>
            <w:left w:val="none" w:sz="0" w:space="0" w:color="auto"/>
            <w:bottom w:val="none" w:sz="0" w:space="0" w:color="auto"/>
            <w:right w:val="none" w:sz="0" w:space="0" w:color="auto"/>
          </w:divBdr>
        </w:div>
        <w:div w:id="1056510122">
          <w:marLeft w:val="640"/>
          <w:marRight w:val="0"/>
          <w:marTop w:val="0"/>
          <w:marBottom w:val="0"/>
          <w:divBdr>
            <w:top w:val="none" w:sz="0" w:space="0" w:color="auto"/>
            <w:left w:val="none" w:sz="0" w:space="0" w:color="auto"/>
            <w:bottom w:val="none" w:sz="0" w:space="0" w:color="auto"/>
            <w:right w:val="none" w:sz="0" w:space="0" w:color="auto"/>
          </w:divBdr>
        </w:div>
        <w:div w:id="1394548904">
          <w:marLeft w:val="640"/>
          <w:marRight w:val="0"/>
          <w:marTop w:val="0"/>
          <w:marBottom w:val="0"/>
          <w:divBdr>
            <w:top w:val="none" w:sz="0" w:space="0" w:color="auto"/>
            <w:left w:val="none" w:sz="0" w:space="0" w:color="auto"/>
            <w:bottom w:val="none" w:sz="0" w:space="0" w:color="auto"/>
            <w:right w:val="none" w:sz="0" w:space="0" w:color="auto"/>
          </w:divBdr>
        </w:div>
        <w:div w:id="1803884349">
          <w:marLeft w:val="640"/>
          <w:marRight w:val="0"/>
          <w:marTop w:val="0"/>
          <w:marBottom w:val="0"/>
          <w:divBdr>
            <w:top w:val="none" w:sz="0" w:space="0" w:color="auto"/>
            <w:left w:val="none" w:sz="0" w:space="0" w:color="auto"/>
            <w:bottom w:val="none" w:sz="0" w:space="0" w:color="auto"/>
            <w:right w:val="none" w:sz="0" w:space="0" w:color="auto"/>
          </w:divBdr>
        </w:div>
        <w:div w:id="522279814">
          <w:marLeft w:val="640"/>
          <w:marRight w:val="0"/>
          <w:marTop w:val="0"/>
          <w:marBottom w:val="0"/>
          <w:divBdr>
            <w:top w:val="none" w:sz="0" w:space="0" w:color="auto"/>
            <w:left w:val="none" w:sz="0" w:space="0" w:color="auto"/>
            <w:bottom w:val="none" w:sz="0" w:space="0" w:color="auto"/>
            <w:right w:val="none" w:sz="0" w:space="0" w:color="auto"/>
          </w:divBdr>
        </w:div>
        <w:div w:id="1096244297">
          <w:marLeft w:val="640"/>
          <w:marRight w:val="0"/>
          <w:marTop w:val="0"/>
          <w:marBottom w:val="0"/>
          <w:divBdr>
            <w:top w:val="none" w:sz="0" w:space="0" w:color="auto"/>
            <w:left w:val="none" w:sz="0" w:space="0" w:color="auto"/>
            <w:bottom w:val="none" w:sz="0" w:space="0" w:color="auto"/>
            <w:right w:val="none" w:sz="0" w:space="0" w:color="auto"/>
          </w:divBdr>
        </w:div>
        <w:div w:id="2134668966">
          <w:marLeft w:val="640"/>
          <w:marRight w:val="0"/>
          <w:marTop w:val="0"/>
          <w:marBottom w:val="0"/>
          <w:divBdr>
            <w:top w:val="none" w:sz="0" w:space="0" w:color="auto"/>
            <w:left w:val="none" w:sz="0" w:space="0" w:color="auto"/>
            <w:bottom w:val="none" w:sz="0" w:space="0" w:color="auto"/>
            <w:right w:val="none" w:sz="0" w:space="0" w:color="auto"/>
          </w:divBdr>
        </w:div>
        <w:div w:id="1540627930">
          <w:marLeft w:val="640"/>
          <w:marRight w:val="0"/>
          <w:marTop w:val="0"/>
          <w:marBottom w:val="0"/>
          <w:divBdr>
            <w:top w:val="none" w:sz="0" w:space="0" w:color="auto"/>
            <w:left w:val="none" w:sz="0" w:space="0" w:color="auto"/>
            <w:bottom w:val="none" w:sz="0" w:space="0" w:color="auto"/>
            <w:right w:val="none" w:sz="0" w:space="0" w:color="auto"/>
          </w:divBdr>
        </w:div>
        <w:div w:id="1299412015">
          <w:marLeft w:val="640"/>
          <w:marRight w:val="0"/>
          <w:marTop w:val="0"/>
          <w:marBottom w:val="0"/>
          <w:divBdr>
            <w:top w:val="none" w:sz="0" w:space="0" w:color="auto"/>
            <w:left w:val="none" w:sz="0" w:space="0" w:color="auto"/>
            <w:bottom w:val="none" w:sz="0" w:space="0" w:color="auto"/>
            <w:right w:val="none" w:sz="0" w:space="0" w:color="auto"/>
          </w:divBdr>
        </w:div>
        <w:div w:id="1282224121">
          <w:marLeft w:val="640"/>
          <w:marRight w:val="0"/>
          <w:marTop w:val="0"/>
          <w:marBottom w:val="0"/>
          <w:divBdr>
            <w:top w:val="none" w:sz="0" w:space="0" w:color="auto"/>
            <w:left w:val="none" w:sz="0" w:space="0" w:color="auto"/>
            <w:bottom w:val="none" w:sz="0" w:space="0" w:color="auto"/>
            <w:right w:val="none" w:sz="0" w:space="0" w:color="auto"/>
          </w:divBdr>
        </w:div>
        <w:div w:id="159858485">
          <w:marLeft w:val="640"/>
          <w:marRight w:val="0"/>
          <w:marTop w:val="0"/>
          <w:marBottom w:val="0"/>
          <w:divBdr>
            <w:top w:val="none" w:sz="0" w:space="0" w:color="auto"/>
            <w:left w:val="none" w:sz="0" w:space="0" w:color="auto"/>
            <w:bottom w:val="none" w:sz="0" w:space="0" w:color="auto"/>
            <w:right w:val="none" w:sz="0" w:space="0" w:color="auto"/>
          </w:divBdr>
        </w:div>
        <w:div w:id="1597249868">
          <w:marLeft w:val="640"/>
          <w:marRight w:val="0"/>
          <w:marTop w:val="0"/>
          <w:marBottom w:val="0"/>
          <w:divBdr>
            <w:top w:val="none" w:sz="0" w:space="0" w:color="auto"/>
            <w:left w:val="none" w:sz="0" w:space="0" w:color="auto"/>
            <w:bottom w:val="none" w:sz="0" w:space="0" w:color="auto"/>
            <w:right w:val="none" w:sz="0" w:space="0" w:color="auto"/>
          </w:divBdr>
        </w:div>
        <w:div w:id="2068676277">
          <w:marLeft w:val="640"/>
          <w:marRight w:val="0"/>
          <w:marTop w:val="0"/>
          <w:marBottom w:val="0"/>
          <w:divBdr>
            <w:top w:val="none" w:sz="0" w:space="0" w:color="auto"/>
            <w:left w:val="none" w:sz="0" w:space="0" w:color="auto"/>
            <w:bottom w:val="none" w:sz="0" w:space="0" w:color="auto"/>
            <w:right w:val="none" w:sz="0" w:space="0" w:color="auto"/>
          </w:divBdr>
        </w:div>
        <w:div w:id="93480924">
          <w:marLeft w:val="640"/>
          <w:marRight w:val="0"/>
          <w:marTop w:val="0"/>
          <w:marBottom w:val="0"/>
          <w:divBdr>
            <w:top w:val="none" w:sz="0" w:space="0" w:color="auto"/>
            <w:left w:val="none" w:sz="0" w:space="0" w:color="auto"/>
            <w:bottom w:val="none" w:sz="0" w:space="0" w:color="auto"/>
            <w:right w:val="none" w:sz="0" w:space="0" w:color="auto"/>
          </w:divBdr>
        </w:div>
        <w:div w:id="252014200">
          <w:marLeft w:val="640"/>
          <w:marRight w:val="0"/>
          <w:marTop w:val="0"/>
          <w:marBottom w:val="0"/>
          <w:divBdr>
            <w:top w:val="none" w:sz="0" w:space="0" w:color="auto"/>
            <w:left w:val="none" w:sz="0" w:space="0" w:color="auto"/>
            <w:bottom w:val="none" w:sz="0" w:space="0" w:color="auto"/>
            <w:right w:val="none" w:sz="0" w:space="0" w:color="auto"/>
          </w:divBdr>
        </w:div>
        <w:div w:id="712465670">
          <w:marLeft w:val="640"/>
          <w:marRight w:val="0"/>
          <w:marTop w:val="0"/>
          <w:marBottom w:val="0"/>
          <w:divBdr>
            <w:top w:val="none" w:sz="0" w:space="0" w:color="auto"/>
            <w:left w:val="none" w:sz="0" w:space="0" w:color="auto"/>
            <w:bottom w:val="none" w:sz="0" w:space="0" w:color="auto"/>
            <w:right w:val="none" w:sz="0" w:space="0" w:color="auto"/>
          </w:divBdr>
        </w:div>
        <w:div w:id="1288585789">
          <w:marLeft w:val="640"/>
          <w:marRight w:val="0"/>
          <w:marTop w:val="0"/>
          <w:marBottom w:val="0"/>
          <w:divBdr>
            <w:top w:val="none" w:sz="0" w:space="0" w:color="auto"/>
            <w:left w:val="none" w:sz="0" w:space="0" w:color="auto"/>
            <w:bottom w:val="none" w:sz="0" w:space="0" w:color="auto"/>
            <w:right w:val="none" w:sz="0" w:space="0" w:color="auto"/>
          </w:divBdr>
        </w:div>
        <w:div w:id="1160273743">
          <w:marLeft w:val="640"/>
          <w:marRight w:val="0"/>
          <w:marTop w:val="0"/>
          <w:marBottom w:val="0"/>
          <w:divBdr>
            <w:top w:val="none" w:sz="0" w:space="0" w:color="auto"/>
            <w:left w:val="none" w:sz="0" w:space="0" w:color="auto"/>
            <w:bottom w:val="none" w:sz="0" w:space="0" w:color="auto"/>
            <w:right w:val="none" w:sz="0" w:space="0" w:color="auto"/>
          </w:divBdr>
        </w:div>
        <w:div w:id="1972856506">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1141385844">
          <w:marLeft w:val="640"/>
          <w:marRight w:val="0"/>
          <w:marTop w:val="0"/>
          <w:marBottom w:val="0"/>
          <w:divBdr>
            <w:top w:val="none" w:sz="0" w:space="0" w:color="auto"/>
            <w:left w:val="none" w:sz="0" w:space="0" w:color="auto"/>
            <w:bottom w:val="none" w:sz="0" w:space="0" w:color="auto"/>
            <w:right w:val="none" w:sz="0" w:space="0" w:color="auto"/>
          </w:divBdr>
        </w:div>
        <w:div w:id="688991345">
          <w:marLeft w:val="640"/>
          <w:marRight w:val="0"/>
          <w:marTop w:val="0"/>
          <w:marBottom w:val="0"/>
          <w:divBdr>
            <w:top w:val="none" w:sz="0" w:space="0" w:color="auto"/>
            <w:left w:val="none" w:sz="0" w:space="0" w:color="auto"/>
            <w:bottom w:val="none" w:sz="0" w:space="0" w:color="auto"/>
            <w:right w:val="none" w:sz="0" w:space="0" w:color="auto"/>
          </w:divBdr>
        </w:div>
        <w:div w:id="70783403">
          <w:marLeft w:val="640"/>
          <w:marRight w:val="0"/>
          <w:marTop w:val="0"/>
          <w:marBottom w:val="0"/>
          <w:divBdr>
            <w:top w:val="none" w:sz="0" w:space="0" w:color="auto"/>
            <w:left w:val="none" w:sz="0" w:space="0" w:color="auto"/>
            <w:bottom w:val="none" w:sz="0" w:space="0" w:color="auto"/>
            <w:right w:val="none" w:sz="0" w:space="0" w:color="auto"/>
          </w:divBdr>
        </w:div>
        <w:div w:id="1542127894">
          <w:marLeft w:val="640"/>
          <w:marRight w:val="0"/>
          <w:marTop w:val="0"/>
          <w:marBottom w:val="0"/>
          <w:divBdr>
            <w:top w:val="none" w:sz="0" w:space="0" w:color="auto"/>
            <w:left w:val="none" w:sz="0" w:space="0" w:color="auto"/>
            <w:bottom w:val="none" w:sz="0" w:space="0" w:color="auto"/>
            <w:right w:val="none" w:sz="0" w:space="0" w:color="auto"/>
          </w:divBdr>
        </w:div>
        <w:div w:id="1067917864">
          <w:marLeft w:val="640"/>
          <w:marRight w:val="0"/>
          <w:marTop w:val="0"/>
          <w:marBottom w:val="0"/>
          <w:divBdr>
            <w:top w:val="none" w:sz="0" w:space="0" w:color="auto"/>
            <w:left w:val="none" w:sz="0" w:space="0" w:color="auto"/>
            <w:bottom w:val="none" w:sz="0" w:space="0" w:color="auto"/>
            <w:right w:val="none" w:sz="0" w:space="0" w:color="auto"/>
          </w:divBdr>
        </w:div>
        <w:div w:id="1493257026">
          <w:marLeft w:val="640"/>
          <w:marRight w:val="0"/>
          <w:marTop w:val="0"/>
          <w:marBottom w:val="0"/>
          <w:divBdr>
            <w:top w:val="none" w:sz="0" w:space="0" w:color="auto"/>
            <w:left w:val="none" w:sz="0" w:space="0" w:color="auto"/>
            <w:bottom w:val="none" w:sz="0" w:space="0" w:color="auto"/>
            <w:right w:val="none" w:sz="0" w:space="0" w:color="auto"/>
          </w:divBdr>
        </w:div>
        <w:div w:id="1383288337">
          <w:marLeft w:val="640"/>
          <w:marRight w:val="0"/>
          <w:marTop w:val="0"/>
          <w:marBottom w:val="0"/>
          <w:divBdr>
            <w:top w:val="none" w:sz="0" w:space="0" w:color="auto"/>
            <w:left w:val="none" w:sz="0" w:space="0" w:color="auto"/>
            <w:bottom w:val="none" w:sz="0" w:space="0" w:color="auto"/>
            <w:right w:val="none" w:sz="0" w:space="0" w:color="auto"/>
          </w:divBdr>
        </w:div>
        <w:div w:id="242418513">
          <w:marLeft w:val="640"/>
          <w:marRight w:val="0"/>
          <w:marTop w:val="0"/>
          <w:marBottom w:val="0"/>
          <w:divBdr>
            <w:top w:val="none" w:sz="0" w:space="0" w:color="auto"/>
            <w:left w:val="none" w:sz="0" w:space="0" w:color="auto"/>
            <w:bottom w:val="none" w:sz="0" w:space="0" w:color="auto"/>
            <w:right w:val="none" w:sz="0" w:space="0" w:color="auto"/>
          </w:divBdr>
        </w:div>
        <w:div w:id="1313556096">
          <w:marLeft w:val="640"/>
          <w:marRight w:val="0"/>
          <w:marTop w:val="0"/>
          <w:marBottom w:val="0"/>
          <w:divBdr>
            <w:top w:val="none" w:sz="0" w:space="0" w:color="auto"/>
            <w:left w:val="none" w:sz="0" w:space="0" w:color="auto"/>
            <w:bottom w:val="none" w:sz="0" w:space="0" w:color="auto"/>
            <w:right w:val="none" w:sz="0" w:space="0" w:color="auto"/>
          </w:divBdr>
        </w:div>
        <w:div w:id="1256481774">
          <w:marLeft w:val="640"/>
          <w:marRight w:val="0"/>
          <w:marTop w:val="0"/>
          <w:marBottom w:val="0"/>
          <w:divBdr>
            <w:top w:val="none" w:sz="0" w:space="0" w:color="auto"/>
            <w:left w:val="none" w:sz="0" w:space="0" w:color="auto"/>
            <w:bottom w:val="none" w:sz="0" w:space="0" w:color="auto"/>
            <w:right w:val="none" w:sz="0" w:space="0" w:color="auto"/>
          </w:divBdr>
        </w:div>
        <w:div w:id="1503162117">
          <w:marLeft w:val="640"/>
          <w:marRight w:val="0"/>
          <w:marTop w:val="0"/>
          <w:marBottom w:val="0"/>
          <w:divBdr>
            <w:top w:val="none" w:sz="0" w:space="0" w:color="auto"/>
            <w:left w:val="none" w:sz="0" w:space="0" w:color="auto"/>
            <w:bottom w:val="none" w:sz="0" w:space="0" w:color="auto"/>
            <w:right w:val="none" w:sz="0" w:space="0" w:color="auto"/>
          </w:divBdr>
        </w:div>
        <w:div w:id="814221261">
          <w:marLeft w:val="640"/>
          <w:marRight w:val="0"/>
          <w:marTop w:val="0"/>
          <w:marBottom w:val="0"/>
          <w:divBdr>
            <w:top w:val="none" w:sz="0" w:space="0" w:color="auto"/>
            <w:left w:val="none" w:sz="0" w:space="0" w:color="auto"/>
            <w:bottom w:val="none" w:sz="0" w:space="0" w:color="auto"/>
            <w:right w:val="none" w:sz="0" w:space="0" w:color="auto"/>
          </w:divBdr>
        </w:div>
        <w:div w:id="1588491864">
          <w:marLeft w:val="640"/>
          <w:marRight w:val="0"/>
          <w:marTop w:val="0"/>
          <w:marBottom w:val="0"/>
          <w:divBdr>
            <w:top w:val="none" w:sz="0" w:space="0" w:color="auto"/>
            <w:left w:val="none" w:sz="0" w:space="0" w:color="auto"/>
            <w:bottom w:val="none" w:sz="0" w:space="0" w:color="auto"/>
            <w:right w:val="none" w:sz="0" w:space="0" w:color="auto"/>
          </w:divBdr>
        </w:div>
        <w:div w:id="1276786770">
          <w:marLeft w:val="640"/>
          <w:marRight w:val="0"/>
          <w:marTop w:val="0"/>
          <w:marBottom w:val="0"/>
          <w:divBdr>
            <w:top w:val="none" w:sz="0" w:space="0" w:color="auto"/>
            <w:left w:val="none" w:sz="0" w:space="0" w:color="auto"/>
            <w:bottom w:val="none" w:sz="0" w:space="0" w:color="auto"/>
            <w:right w:val="none" w:sz="0" w:space="0" w:color="auto"/>
          </w:divBdr>
        </w:div>
        <w:div w:id="906575513">
          <w:marLeft w:val="640"/>
          <w:marRight w:val="0"/>
          <w:marTop w:val="0"/>
          <w:marBottom w:val="0"/>
          <w:divBdr>
            <w:top w:val="none" w:sz="0" w:space="0" w:color="auto"/>
            <w:left w:val="none" w:sz="0" w:space="0" w:color="auto"/>
            <w:bottom w:val="none" w:sz="0" w:space="0" w:color="auto"/>
            <w:right w:val="none" w:sz="0" w:space="0" w:color="auto"/>
          </w:divBdr>
        </w:div>
        <w:div w:id="521942330">
          <w:marLeft w:val="640"/>
          <w:marRight w:val="0"/>
          <w:marTop w:val="0"/>
          <w:marBottom w:val="0"/>
          <w:divBdr>
            <w:top w:val="none" w:sz="0" w:space="0" w:color="auto"/>
            <w:left w:val="none" w:sz="0" w:space="0" w:color="auto"/>
            <w:bottom w:val="none" w:sz="0" w:space="0" w:color="auto"/>
            <w:right w:val="none" w:sz="0" w:space="0" w:color="auto"/>
          </w:divBdr>
        </w:div>
        <w:div w:id="2093961816">
          <w:marLeft w:val="640"/>
          <w:marRight w:val="0"/>
          <w:marTop w:val="0"/>
          <w:marBottom w:val="0"/>
          <w:divBdr>
            <w:top w:val="none" w:sz="0" w:space="0" w:color="auto"/>
            <w:left w:val="none" w:sz="0" w:space="0" w:color="auto"/>
            <w:bottom w:val="none" w:sz="0" w:space="0" w:color="auto"/>
            <w:right w:val="none" w:sz="0" w:space="0" w:color="auto"/>
          </w:divBdr>
        </w:div>
        <w:div w:id="533081934">
          <w:marLeft w:val="640"/>
          <w:marRight w:val="0"/>
          <w:marTop w:val="0"/>
          <w:marBottom w:val="0"/>
          <w:divBdr>
            <w:top w:val="none" w:sz="0" w:space="0" w:color="auto"/>
            <w:left w:val="none" w:sz="0" w:space="0" w:color="auto"/>
            <w:bottom w:val="none" w:sz="0" w:space="0" w:color="auto"/>
            <w:right w:val="none" w:sz="0" w:space="0" w:color="auto"/>
          </w:divBdr>
        </w:div>
        <w:div w:id="1273635342">
          <w:marLeft w:val="640"/>
          <w:marRight w:val="0"/>
          <w:marTop w:val="0"/>
          <w:marBottom w:val="0"/>
          <w:divBdr>
            <w:top w:val="none" w:sz="0" w:space="0" w:color="auto"/>
            <w:left w:val="none" w:sz="0" w:space="0" w:color="auto"/>
            <w:bottom w:val="none" w:sz="0" w:space="0" w:color="auto"/>
            <w:right w:val="none" w:sz="0" w:space="0" w:color="auto"/>
          </w:divBdr>
        </w:div>
        <w:div w:id="1979451227">
          <w:marLeft w:val="640"/>
          <w:marRight w:val="0"/>
          <w:marTop w:val="0"/>
          <w:marBottom w:val="0"/>
          <w:divBdr>
            <w:top w:val="none" w:sz="0" w:space="0" w:color="auto"/>
            <w:left w:val="none" w:sz="0" w:space="0" w:color="auto"/>
            <w:bottom w:val="none" w:sz="0" w:space="0" w:color="auto"/>
            <w:right w:val="none" w:sz="0" w:space="0" w:color="auto"/>
          </w:divBdr>
        </w:div>
        <w:div w:id="842474281">
          <w:marLeft w:val="640"/>
          <w:marRight w:val="0"/>
          <w:marTop w:val="0"/>
          <w:marBottom w:val="0"/>
          <w:divBdr>
            <w:top w:val="none" w:sz="0" w:space="0" w:color="auto"/>
            <w:left w:val="none" w:sz="0" w:space="0" w:color="auto"/>
            <w:bottom w:val="none" w:sz="0" w:space="0" w:color="auto"/>
            <w:right w:val="none" w:sz="0" w:space="0" w:color="auto"/>
          </w:divBdr>
        </w:div>
        <w:div w:id="1819178371">
          <w:marLeft w:val="640"/>
          <w:marRight w:val="0"/>
          <w:marTop w:val="0"/>
          <w:marBottom w:val="0"/>
          <w:divBdr>
            <w:top w:val="none" w:sz="0" w:space="0" w:color="auto"/>
            <w:left w:val="none" w:sz="0" w:space="0" w:color="auto"/>
            <w:bottom w:val="none" w:sz="0" w:space="0" w:color="auto"/>
            <w:right w:val="none" w:sz="0" w:space="0" w:color="auto"/>
          </w:divBdr>
        </w:div>
        <w:div w:id="1478185210">
          <w:marLeft w:val="640"/>
          <w:marRight w:val="0"/>
          <w:marTop w:val="0"/>
          <w:marBottom w:val="0"/>
          <w:divBdr>
            <w:top w:val="none" w:sz="0" w:space="0" w:color="auto"/>
            <w:left w:val="none" w:sz="0" w:space="0" w:color="auto"/>
            <w:bottom w:val="none" w:sz="0" w:space="0" w:color="auto"/>
            <w:right w:val="none" w:sz="0" w:space="0" w:color="auto"/>
          </w:divBdr>
        </w:div>
        <w:div w:id="400954768">
          <w:marLeft w:val="640"/>
          <w:marRight w:val="0"/>
          <w:marTop w:val="0"/>
          <w:marBottom w:val="0"/>
          <w:divBdr>
            <w:top w:val="none" w:sz="0" w:space="0" w:color="auto"/>
            <w:left w:val="none" w:sz="0" w:space="0" w:color="auto"/>
            <w:bottom w:val="none" w:sz="0" w:space="0" w:color="auto"/>
            <w:right w:val="none" w:sz="0" w:space="0" w:color="auto"/>
          </w:divBdr>
        </w:div>
        <w:div w:id="966157487">
          <w:marLeft w:val="640"/>
          <w:marRight w:val="0"/>
          <w:marTop w:val="0"/>
          <w:marBottom w:val="0"/>
          <w:divBdr>
            <w:top w:val="none" w:sz="0" w:space="0" w:color="auto"/>
            <w:left w:val="none" w:sz="0" w:space="0" w:color="auto"/>
            <w:bottom w:val="none" w:sz="0" w:space="0" w:color="auto"/>
            <w:right w:val="none" w:sz="0" w:space="0" w:color="auto"/>
          </w:divBdr>
        </w:div>
        <w:div w:id="1061487726">
          <w:marLeft w:val="640"/>
          <w:marRight w:val="0"/>
          <w:marTop w:val="0"/>
          <w:marBottom w:val="0"/>
          <w:divBdr>
            <w:top w:val="none" w:sz="0" w:space="0" w:color="auto"/>
            <w:left w:val="none" w:sz="0" w:space="0" w:color="auto"/>
            <w:bottom w:val="none" w:sz="0" w:space="0" w:color="auto"/>
            <w:right w:val="none" w:sz="0" w:space="0" w:color="auto"/>
          </w:divBdr>
        </w:div>
        <w:div w:id="2019690222">
          <w:marLeft w:val="640"/>
          <w:marRight w:val="0"/>
          <w:marTop w:val="0"/>
          <w:marBottom w:val="0"/>
          <w:divBdr>
            <w:top w:val="none" w:sz="0" w:space="0" w:color="auto"/>
            <w:left w:val="none" w:sz="0" w:space="0" w:color="auto"/>
            <w:bottom w:val="none" w:sz="0" w:space="0" w:color="auto"/>
            <w:right w:val="none" w:sz="0" w:space="0" w:color="auto"/>
          </w:divBdr>
        </w:div>
        <w:div w:id="1698119983">
          <w:marLeft w:val="640"/>
          <w:marRight w:val="0"/>
          <w:marTop w:val="0"/>
          <w:marBottom w:val="0"/>
          <w:divBdr>
            <w:top w:val="none" w:sz="0" w:space="0" w:color="auto"/>
            <w:left w:val="none" w:sz="0" w:space="0" w:color="auto"/>
            <w:bottom w:val="none" w:sz="0" w:space="0" w:color="auto"/>
            <w:right w:val="none" w:sz="0" w:space="0" w:color="auto"/>
          </w:divBdr>
        </w:div>
        <w:div w:id="1302660378">
          <w:marLeft w:val="640"/>
          <w:marRight w:val="0"/>
          <w:marTop w:val="0"/>
          <w:marBottom w:val="0"/>
          <w:divBdr>
            <w:top w:val="none" w:sz="0" w:space="0" w:color="auto"/>
            <w:left w:val="none" w:sz="0" w:space="0" w:color="auto"/>
            <w:bottom w:val="none" w:sz="0" w:space="0" w:color="auto"/>
            <w:right w:val="none" w:sz="0" w:space="0" w:color="auto"/>
          </w:divBdr>
        </w:div>
        <w:div w:id="1224411061">
          <w:marLeft w:val="640"/>
          <w:marRight w:val="0"/>
          <w:marTop w:val="0"/>
          <w:marBottom w:val="0"/>
          <w:divBdr>
            <w:top w:val="none" w:sz="0" w:space="0" w:color="auto"/>
            <w:left w:val="none" w:sz="0" w:space="0" w:color="auto"/>
            <w:bottom w:val="none" w:sz="0" w:space="0" w:color="auto"/>
            <w:right w:val="none" w:sz="0" w:space="0" w:color="auto"/>
          </w:divBdr>
        </w:div>
        <w:div w:id="1175389111">
          <w:marLeft w:val="640"/>
          <w:marRight w:val="0"/>
          <w:marTop w:val="0"/>
          <w:marBottom w:val="0"/>
          <w:divBdr>
            <w:top w:val="none" w:sz="0" w:space="0" w:color="auto"/>
            <w:left w:val="none" w:sz="0" w:space="0" w:color="auto"/>
            <w:bottom w:val="none" w:sz="0" w:space="0" w:color="auto"/>
            <w:right w:val="none" w:sz="0" w:space="0" w:color="auto"/>
          </w:divBdr>
        </w:div>
        <w:div w:id="518012155">
          <w:marLeft w:val="640"/>
          <w:marRight w:val="0"/>
          <w:marTop w:val="0"/>
          <w:marBottom w:val="0"/>
          <w:divBdr>
            <w:top w:val="none" w:sz="0" w:space="0" w:color="auto"/>
            <w:left w:val="none" w:sz="0" w:space="0" w:color="auto"/>
            <w:bottom w:val="none" w:sz="0" w:space="0" w:color="auto"/>
            <w:right w:val="none" w:sz="0" w:space="0" w:color="auto"/>
          </w:divBdr>
        </w:div>
        <w:div w:id="2096631151">
          <w:marLeft w:val="640"/>
          <w:marRight w:val="0"/>
          <w:marTop w:val="0"/>
          <w:marBottom w:val="0"/>
          <w:divBdr>
            <w:top w:val="none" w:sz="0" w:space="0" w:color="auto"/>
            <w:left w:val="none" w:sz="0" w:space="0" w:color="auto"/>
            <w:bottom w:val="none" w:sz="0" w:space="0" w:color="auto"/>
            <w:right w:val="none" w:sz="0" w:space="0" w:color="auto"/>
          </w:divBdr>
        </w:div>
        <w:div w:id="1987077907">
          <w:marLeft w:val="640"/>
          <w:marRight w:val="0"/>
          <w:marTop w:val="0"/>
          <w:marBottom w:val="0"/>
          <w:divBdr>
            <w:top w:val="none" w:sz="0" w:space="0" w:color="auto"/>
            <w:left w:val="none" w:sz="0" w:space="0" w:color="auto"/>
            <w:bottom w:val="none" w:sz="0" w:space="0" w:color="auto"/>
            <w:right w:val="none" w:sz="0" w:space="0" w:color="auto"/>
          </w:divBdr>
        </w:div>
        <w:div w:id="1475367743">
          <w:marLeft w:val="640"/>
          <w:marRight w:val="0"/>
          <w:marTop w:val="0"/>
          <w:marBottom w:val="0"/>
          <w:divBdr>
            <w:top w:val="none" w:sz="0" w:space="0" w:color="auto"/>
            <w:left w:val="none" w:sz="0" w:space="0" w:color="auto"/>
            <w:bottom w:val="none" w:sz="0" w:space="0" w:color="auto"/>
            <w:right w:val="none" w:sz="0" w:space="0" w:color="auto"/>
          </w:divBdr>
        </w:div>
        <w:div w:id="719744542">
          <w:marLeft w:val="640"/>
          <w:marRight w:val="0"/>
          <w:marTop w:val="0"/>
          <w:marBottom w:val="0"/>
          <w:divBdr>
            <w:top w:val="none" w:sz="0" w:space="0" w:color="auto"/>
            <w:left w:val="none" w:sz="0" w:space="0" w:color="auto"/>
            <w:bottom w:val="none" w:sz="0" w:space="0" w:color="auto"/>
            <w:right w:val="none" w:sz="0" w:space="0" w:color="auto"/>
          </w:divBdr>
        </w:div>
        <w:div w:id="469252459">
          <w:marLeft w:val="640"/>
          <w:marRight w:val="0"/>
          <w:marTop w:val="0"/>
          <w:marBottom w:val="0"/>
          <w:divBdr>
            <w:top w:val="none" w:sz="0" w:space="0" w:color="auto"/>
            <w:left w:val="none" w:sz="0" w:space="0" w:color="auto"/>
            <w:bottom w:val="none" w:sz="0" w:space="0" w:color="auto"/>
            <w:right w:val="none" w:sz="0" w:space="0" w:color="auto"/>
          </w:divBdr>
        </w:div>
        <w:div w:id="1201357976">
          <w:marLeft w:val="640"/>
          <w:marRight w:val="0"/>
          <w:marTop w:val="0"/>
          <w:marBottom w:val="0"/>
          <w:divBdr>
            <w:top w:val="none" w:sz="0" w:space="0" w:color="auto"/>
            <w:left w:val="none" w:sz="0" w:space="0" w:color="auto"/>
            <w:bottom w:val="none" w:sz="0" w:space="0" w:color="auto"/>
            <w:right w:val="none" w:sz="0" w:space="0" w:color="auto"/>
          </w:divBdr>
        </w:div>
        <w:div w:id="338125412">
          <w:marLeft w:val="640"/>
          <w:marRight w:val="0"/>
          <w:marTop w:val="0"/>
          <w:marBottom w:val="0"/>
          <w:divBdr>
            <w:top w:val="none" w:sz="0" w:space="0" w:color="auto"/>
            <w:left w:val="none" w:sz="0" w:space="0" w:color="auto"/>
            <w:bottom w:val="none" w:sz="0" w:space="0" w:color="auto"/>
            <w:right w:val="none" w:sz="0" w:space="0" w:color="auto"/>
          </w:divBdr>
        </w:div>
        <w:div w:id="1172649569">
          <w:marLeft w:val="640"/>
          <w:marRight w:val="0"/>
          <w:marTop w:val="0"/>
          <w:marBottom w:val="0"/>
          <w:divBdr>
            <w:top w:val="none" w:sz="0" w:space="0" w:color="auto"/>
            <w:left w:val="none" w:sz="0" w:space="0" w:color="auto"/>
            <w:bottom w:val="none" w:sz="0" w:space="0" w:color="auto"/>
            <w:right w:val="none" w:sz="0" w:space="0" w:color="auto"/>
          </w:divBdr>
        </w:div>
        <w:div w:id="1266426256">
          <w:marLeft w:val="640"/>
          <w:marRight w:val="0"/>
          <w:marTop w:val="0"/>
          <w:marBottom w:val="0"/>
          <w:divBdr>
            <w:top w:val="none" w:sz="0" w:space="0" w:color="auto"/>
            <w:left w:val="none" w:sz="0" w:space="0" w:color="auto"/>
            <w:bottom w:val="none" w:sz="0" w:space="0" w:color="auto"/>
            <w:right w:val="none" w:sz="0" w:space="0" w:color="auto"/>
          </w:divBdr>
        </w:div>
        <w:div w:id="888689418">
          <w:marLeft w:val="640"/>
          <w:marRight w:val="0"/>
          <w:marTop w:val="0"/>
          <w:marBottom w:val="0"/>
          <w:divBdr>
            <w:top w:val="none" w:sz="0" w:space="0" w:color="auto"/>
            <w:left w:val="none" w:sz="0" w:space="0" w:color="auto"/>
            <w:bottom w:val="none" w:sz="0" w:space="0" w:color="auto"/>
            <w:right w:val="none" w:sz="0" w:space="0" w:color="auto"/>
          </w:divBdr>
        </w:div>
        <w:div w:id="1092509876">
          <w:marLeft w:val="640"/>
          <w:marRight w:val="0"/>
          <w:marTop w:val="0"/>
          <w:marBottom w:val="0"/>
          <w:divBdr>
            <w:top w:val="none" w:sz="0" w:space="0" w:color="auto"/>
            <w:left w:val="none" w:sz="0" w:space="0" w:color="auto"/>
            <w:bottom w:val="none" w:sz="0" w:space="0" w:color="auto"/>
            <w:right w:val="none" w:sz="0" w:space="0" w:color="auto"/>
          </w:divBdr>
        </w:div>
        <w:div w:id="49767454">
          <w:marLeft w:val="640"/>
          <w:marRight w:val="0"/>
          <w:marTop w:val="0"/>
          <w:marBottom w:val="0"/>
          <w:divBdr>
            <w:top w:val="none" w:sz="0" w:space="0" w:color="auto"/>
            <w:left w:val="none" w:sz="0" w:space="0" w:color="auto"/>
            <w:bottom w:val="none" w:sz="0" w:space="0" w:color="auto"/>
            <w:right w:val="none" w:sz="0" w:space="0" w:color="auto"/>
          </w:divBdr>
        </w:div>
        <w:div w:id="1829975490">
          <w:marLeft w:val="640"/>
          <w:marRight w:val="0"/>
          <w:marTop w:val="0"/>
          <w:marBottom w:val="0"/>
          <w:divBdr>
            <w:top w:val="none" w:sz="0" w:space="0" w:color="auto"/>
            <w:left w:val="none" w:sz="0" w:space="0" w:color="auto"/>
            <w:bottom w:val="none" w:sz="0" w:space="0" w:color="auto"/>
            <w:right w:val="none" w:sz="0" w:space="0" w:color="auto"/>
          </w:divBdr>
        </w:div>
        <w:div w:id="2089039469">
          <w:marLeft w:val="640"/>
          <w:marRight w:val="0"/>
          <w:marTop w:val="0"/>
          <w:marBottom w:val="0"/>
          <w:divBdr>
            <w:top w:val="none" w:sz="0" w:space="0" w:color="auto"/>
            <w:left w:val="none" w:sz="0" w:space="0" w:color="auto"/>
            <w:bottom w:val="none" w:sz="0" w:space="0" w:color="auto"/>
            <w:right w:val="none" w:sz="0" w:space="0" w:color="auto"/>
          </w:divBdr>
        </w:div>
        <w:div w:id="316763658">
          <w:marLeft w:val="640"/>
          <w:marRight w:val="0"/>
          <w:marTop w:val="0"/>
          <w:marBottom w:val="0"/>
          <w:divBdr>
            <w:top w:val="none" w:sz="0" w:space="0" w:color="auto"/>
            <w:left w:val="none" w:sz="0" w:space="0" w:color="auto"/>
            <w:bottom w:val="none" w:sz="0" w:space="0" w:color="auto"/>
            <w:right w:val="none" w:sz="0" w:space="0" w:color="auto"/>
          </w:divBdr>
        </w:div>
        <w:div w:id="655576661">
          <w:marLeft w:val="640"/>
          <w:marRight w:val="0"/>
          <w:marTop w:val="0"/>
          <w:marBottom w:val="0"/>
          <w:divBdr>
            <w:top w:val="none" w:sz="0" w:space="0" w:color="auto"/>
            <w:left w:val="none" w:sz="0" w:space="0" w:color="auto"/>
            <w:bottom w:val="none" w:sz="0" w:space="0" w:color="auto"/>
            <w:right w:val="none" w:sz="0" w:space="0" w:color="auto"/>
          </w:divBdr>
        </w:div>
        <w:div w:id="658846413">
          <w:marLeft w:val="640"/>
          <w:marRight w:val="0"/>
          <w:marTop w:val="0"/>
          <w:marBottom w:val="0"/>
          <w:divBdr>
            <w:top w:val="none" w:sz="0" w:space="0" w:color="auto"/>
            <w:left w:val="none" w:sz="0" w:space="0" w:color="auto"/>
            <w:bottom w:val="none" w:sz="0" w:space="0" w:color="auto"/>
            <w:right w:val="none" w:sz="0" w:space="0" w:color="auto"/>
          </w:divBdr>
        </w:div>
        <w:div w:id="173544643">
          <w:marLeft w:val="640"/>
          <w:marRight w:val="0"/>
          <w:marTop w:val="0"/>
          <w:marBottom w:val="0"/>
          <w:divBdr>
            <w:top w:val="none" w:sz="0" w:space="0" w:color="auto"/>
            <w:left w:val="none" w:sz="0" w:space="0" w:color="auto"/>
            <w:bottom w:val="none" w:sz="0" w:space="0" w:color="auto"/>
            <w:right w:val="none" w:sz="0" w:space="0" w:color="auto"/>
          </w:divBdr>
        </w:div>
        <w:div w:id="229119504">
          <w:marLeft w:val="640"/>
          <w:marRight w:val="0"/>
          <w:marTop w:val="0"/>
          <w:marBottom w:val="0"/>
          <w:divBdr>
            <w:top w:val="none" w:sz="0" w:space="0" w:color="auto"/>
            <w:left w:val="none" w:sz="0" w:space="0" w:color="auto"/>
            <w:bottom w:val="none" w:sz="0" w:space="0" w:color="auto"/>
            <w:right w:val="none" w:sz="0" w:space="0" w:color="auto"/>
          </w:divBdr>
        </w:div>
        <w:div w:id="78526107">
          <w:marLeft w:val="640"/>
          <w:marRight w:val="0"/>
          <w:marTop w:val="0"/>
          <w:marBottom w:val="0"/>
          <w:divBdr>
            <w:top w:val="none" w:sz="0" w:space="0" w:color="auto"/>
            <w:left w:val="none" w:sz="0" w:space="0" w:color="auto"/>
            <w:bottom w:val="none" w:sz="0" w:space="0" w:color="auto"/>
            <w:right w:val="none" w:sz="0" w:space="0" w:color="auto"/>
          </w:divBdr>
        </w:div>
        <w:div w:id="1816678182">
          <w:marLeft w:val="640"/>
          <w:marRight w:val="0"/>
          <w:marTop w:val="0"/>
          <w:marBottom w:val="0"/>
          <w:divBdr>
            <w:top w:val="none" w:sz="0" w:space="0" w:color="auto"/>
            <w:left w:val="none" w:sz="0" w:space="0" w:color="auto"/>
            <w:bottom w:val="none" w:sz="0" w:space="0" w:color="auto"/>
            <w:right w:val="none" w:sz="0" w:space="0" w:color="auto"/>
          </w:divBdr>
        </w:div>
        <w:div w:id="2096392716">
          <w:marLeft w:val="640"/>
          <w:marRight w:val="0"/>
          <w:marTop w:val="0"/>
          <w:marBottom w:val="0"/>
          <w:divBdr>
            <w:top w:val="none" w:sz="0" w:space="0" w:color="auto"/>
            <w:left w:val="none" w:sz="0" w:space="0" w:color="auto"/>
            <w:bottom w:val="none" w:sz="0" w:space="0" w:color="auto"/>
            <w:right w:val="none" w:sz="0" w:space="0" w:color="auto"/>
          </w:divBdr>
        </w:div>
        <w:div w:id="1936938660">
          <w:marLeft w:val="640"/>
          <w:marRight w:val="0"/>
          <w:marTop w:val="0"/>
          <w:marBottom w:val="0"/>
          <w:divBdr>
            <w:top w:val="none" w:sz="0" w:space="0" w:color="auto"/>
            <w:left w:val="none" w:sz="0" w:space="0" w:color="auto"/>
            <w:bottom w:val="none" w:sz="0" w:space="0" w:color="auto"/>
            <w:right w:val="none" w:sz="0" w:space="0" w:color="auto"/>
          </w:divBdr>
        </w:div>
        <w:div w:id="1982608597">
          <w:marLeft w:val="640"/>
          <w:marRight w:val="0"/>
          <w:marTop w:val="0"/>
          <w:marBottom w:val="0"/>
          <w:divBdr>
            <w:top w:val="none" w:sz="0" w:space="0" w:color="auto"/>
            <w:left w:val="none" w:sz="0" w:space="0" w:color="auto"/>
            <w:bottom w:val="none" w:sz="0" w:space="0" w:color="auto"/>
            <w:right w:val="none" w:sz="0" w:space="0" w:color="auto"/>
          </w:divBdr>
        </w:div>
        <w:div w:id="1718503278">
          <w:marLeft w:val="640"/>
          <w:marRight w:val="0"/>
          <w:marTop w:val="0"/>
          <w:marBottom w:val="0"/>
          <w:divBdr>
            <w:top w:val="none" w:sz="0" w:space="0" w:color="auto"/>
            <w:left w:val="none" w:sz="0" w:space="0" w:color="auto"/>
            <w:bottom w:val="none" w:sz="0" w:space="0" w:color="auto"/>
            <w:right w:val="none" w:sz="0" w:space="0" w:color="auto"/>
          </w:divBdr>
        </w:div>
        <w:div w:id="1955481156">
          <w:marLeft w:val="640"/>
          <w:marRight w:val="0"/>
          <w:marTop w:val="0"/>
          <w:marBottom w:val="0"/>
          <w:divBdr>
            <w:top w:val="none" w:sz="0" w:space="0" w:color="auto"/>
            <w:left w:val="none" w:sz="0" w:space="0" w:color="auto"/>
            <w:bottom w:val="none" w:sz="0" w:space="0" w:color="auto"/>
            <w:right w:val="none" w:sz="0" w:space="0" w:color="auto"/>
          </w:divBdr>
        </w:div>
        <w:div w:id="1097868143">
          <w:marLeft w:val="640"/>
          <w:marRight w:val="0"/>
          <w:marTop w:val="0"/>
          <w:marBottom w:val="0"/>
          <w:divBdr>
            <w:top w:val="none" w:sz="0" w:space="0" w:color="auto"/>
            <w:left w:val="none" w:sz="0" w:space="0" w:color="auto"/>
            <w:bottom w:val="none" w:sz="0" w:space="0" w:color="auto"/>
            <w:right w:val="none" w:sz="0" w:space="0" w:color="auto"/>
          </w:divBdr>
        </w:div>
        <w:div w:id="1642925351">
          <w:marLeft w:val="640"/>
          <w:marRight w:val="0"/>
          <w:marTop w:val="0"/>
          <w:marBottom w:val="0"/>
          <w:divBdr>
            <w:top w:val="none" w:sz="0" w:space="0" w:color="auto"/>
            <w:left w:val="none" w:sz="0" w:space="0" w:color="auto"/>
            <w:bottom w:val="none" w:sz="0" w:space="0" w:color="auto"/>
            <w:right w:val="none" w:sz="0" w:space="0" w:color="auto"/>
          </w:divBdr>
        </w:div>
        <w:div w:id="441997090">
          <w:marLeft w:val="640"/>
          <w:marRight w:val="0"/>
          <w:marTop w:val="0"/>
          <w:marBottom w:val="0"/>
          <w:divBdr>
            <w:top w:val="none" w:sz="0" w:space="0" w:color="auto"/>
            <w:left w:val="none" w:sz="0" w:space="0" w:color="auto"/>
            <w:bottom w:val="none" w:sz="0" w:space="0" w:color="auto"/>
            <w:right w:val="none" w:sz="0" w:space="0" w:color="auto"/>
          </w:divBdr>
        </w:div>
        <w:div w:id="1696686584">
          <w:marLeft w:val="640"/>
          <w:marRight w:val="0"/>
          <w:marTop w:val="0"/>
          <w:marBottom w:val="0"/>
          <w:divBdr>
            <w:top w:val="none" w:sz="0" w:space="0" w:color="auto"/>
            <w:left w:val="none" w:sz="0" w:space="0" w:color="auto"/>
            <w:bottom w:val="none" w:sz="0" w:space="0" w:color="auto"/>
            <w:right w:val="none" w:sz="0" w:space="0" w:color="auto"/>
          </w:divBdr>
        </w:div>
        <w:div w:id="2122647254">
          <w:marLeft w:val="640"/>
          <w:marRight w:val="0"/>
          <w:marTop w:val="0"/>
          <w:marBottom w:val="0"/>
          <w:divBdr>
            <w:top w:val="none" w:sz="0" w:space="0" w:color="auto"/>
            <w:left w:val="none" w:sz="0" w:space="0" w:color="auto"/>
            <w:bottom w:val="none" w:sz="0" w:space="0" w:color="auto"/>
            <w:right w:val="none" w:sz="0" w:space="0" w:color="auto"/>
          </w:divBdr>
        </w:div>
        <w:div w:id="1099134494">
          <w:marLeft w:val="640"/>
          <w:marRight w:val="0"/>
          <w:marTop w:val="0"/>
          <w:marBottom w:val="0"/>
          <w:divBdr>
            <w:top w:val="none" w:sz="0" w:space="0" w:color="auto"/>
            <w:left w:val="none" w:sz="0" w:space="0" w:color="auto"/>
            <w:bottom w:val="none" w:sz="0" w:space="0" w:color="auto"/>
            <w:right w:val="none" w:sz="0" w:space="0" w:color="auto"/>
          </w:divBdr>
        </w:div>
        <w:div w:id="1995184895">
          <w:marLeft w:val="640"/>
          <w:marRight w:val="0"/>
          <w:marTop w:val="0"/>
          <w:marBottom w:val="0"/>
          <w:divBdr>
            <w:top w:val="none" w:sz="0" w:space="0" w:color="auto"/>
            <w:left w:val="none" w:sz="0" w:space="0" w:color="auto"/>
            <w:bottom w:val="none" w:sz="0" w:space="0" w:color="auto"/>
            <w:right w:val="none" w:sz="0" w:space="0" w:color="auto"/>
          </w:divBdr>
        </w:div>
        <w:div w:id="640770519">
          <w:marLeft w:val="640"/>
          <w:marRight w:val="0"/>
          <w:marTop w:val="0"/>
          <w:marBottom w:val="0"/>
          <w:divBdr>
            <w:top w:val="none" w:sz="0" w:space="0" w:color="auto"/>
            <w:left w:val="none" w:sz="0" w:space="0" w:color="auto"/>
            <w:bottom w:val="none" w:sz="0" w:space="0" w:color="auto"/>
            <w:right w:val="none" w:sz="0" w:space="0" w:color="auto"/>
          </w:divBdr>
        </w:div>
        <w:div w:id="186985602">
          <w:marLeft w:val="640"/>
          <w:marRight w:val="0"/>
          <w:marTop w:val="0"/>
          <w:marBottom w:val="0"/>
          <w:divBdr>
            <w:top w:val="none" w:sz="0" w:space="0" w:color="auto"/>
            <w:left w:val="none" w:sz="0" w:space="0" w:color="auto"/>
            <w:bottom w:val="none" w:sz="0" w:space="0" w:color="auto"/>
            <w:right w:val="none" w:sz="0" w:space="0" w:color="auto"/>
          </w:divBdr>
        </w:div>
        <w:div w:id="467012586">
          <w:marLeft w:val="640"/>
          <w:marRight w:val="0"/>
          <w:marTop w:val="0"/>
          <w:marBottom w:val="0"/>
          <w:divBdr>
            <w:top w:val="none" w:sz="0" w:space="0" w:color="auto"/>
            <w:left w:val="none" w:sz="0" w:space="0" w:color="auto"/>
            <w:bottom w:val="none" w:sz="0" w:space="0" w:color="auto"/>
            <w:right w:val="none" w:sz="0" w:space="0" w:color="auto"/>
          </w:divBdr>
        </w:div>
        <w:div w:id="482357555">
          <w:marLeft w:val="640"/>
          <w:marRight w:val="0"/>
          <w:marTop w:val="0"/>
          <w:marBottom w:val="0"/>
          <w:divBdr>
            <w:top w:val="none" w:sz="0" w:space="0" w:color="auto"/>
            <w:left w:val="none" w:sz="0" w:space="0" w:color="auto"/>
            <w:bottom w:val="none" w:sz="0" w:space="0" w:color="auto"/>
            <w:right w:val="none" w:sz="0" w:space="0" w:color="auto"/>
          </w:divBdr>
        </w:div>
        <w:div w:id="401566079">
          <w:marLeft w:val="640"/>
          <w:marRight w:val="0"/>
          <w:marTop w:val="0"/>
          <w:marBottom w:val="0"/>
          <w:divBdr>
            <w:top w:val="none" w:sz="0" w:space="0" w:color="auto"/>
            <w:left w:val="none" w:sz="0" w:space="0" w:color="auto"/>
            <w:bottom w:val="none" w:sz="0" w:space="0" w:color="auto"/>
            <w:right w:val="none" w:sz="0" w:space="0" w:color="auto"/>
          </w:divBdr>
        </w:div>
        <w:div w:id="1427843782">
          <w:marLeft w:val="640"/>
          <w:marRight w:val="0"/>
          <w:marTop w:val="0"/>
          <w:marBottom w:val="0"/>
          <w:divBdr>
            <w:top w:val="none" w:sz="0" w:space="0" w:color="auto"/>
            <w:left w:val="none" w:sz="0" w:space="0" w:color="auto"/>
            <w:bottom w:val="none" w:sz="0" w:space="0" w:color="auto"/>
            <w:right w:val="none" w:sz="0" w:space="0" w:color="auto"/>
          </w:divBdr>
        </w:div>
        <w:div w:id="2089303119">
          <w:marLeft w:val="640"/>
          <w:marRight w:val="0"/>
          <w:marTop w:val="0"/>
          <w:marBottom w:val="0"/>
          <w:divBdr>
            <w:top w:val="none" w:sz="0" w:space="0" w:color="auto"/>
            <w:left w:val="none" w:sz="0" w:space="0" w:color="auto"/>
            <w:bottom w:val="none" w:sz="0" w:space="0" w:color="auto"/>
            <w:right w:val="none" w:sz="0" w:space="0" w:color="auto"/>
          </w:divBdr>
        </w:div>
        <w:div w:id="1214271990">
          <w:marLeft w:val="640"/>
          <w:marRight w:val="0"/>
          <w:marTop w:val="0"/>
          <w:marBottom w:val="0"/>
          <w:divBdr>
            <w:top w:val="none" w:sz="0" w:space="0" w:color="auto"/>
            <w:left w:val="none" w:sz="0" w:space="0" w:color="auto"/>
            <w:bottom w:val="none" w:sz="0" w:space="0" w:color="auto"/>
            <w:right w:val="none" w:sz="0" w:space="0" w:color="auto"/>
          </w:divBdr>
        </w:div>
        <w:div w:id="1652829165">
          <w:marLeft w:val="640"/>
          <w:marRight w:val="0"/>
          <w:marTop w:val="0"/>
          <w:marBottom w:val="0"/>
          <w:divBdr>
            <w:top w:val="none" w:sz="0" w:space="0" w:color="auto"/>
            <w:left w:val="none" w:sz="0" w:space="0" w:color="auto"/>
            <w:bottom w:val="none" w:sz="0" w:space="0" w:color="auto"/>
            <w:right w:val="none" w:sz="0" w:space="0" w:color="auto"/>
          </w:divBdr>
        </w:div>
        <w:div w:id="827941174">
          <w:marLeft w:val="640"/>
          <w:marRight w:val="0"/>
          <w:marTop w:val="0"/>
          <w:marBottom w:val="0"/>
          <w:divBdr>
            <w:top w:val="none" w:sz="0" w:space="0" w:color="auto"/>
            <w:left w:val="none" w:sz="0" w:space="0" w:color="auto"/>
            <w:bottom w:val="none" w:sz="0" w:space="0" w:color="auto"/>
            <w:right w:val="none" w:sz="0" w:space="0" w:color="auto"/>
          </w:divBdr>
        </w:div>
        <w:div w:id="133065290">
          <w:marLeft w:val="640"/>
          <w:marRight w:val="0"/>
          <w:marTop w:val="0"/>
          <w:marBottom w:val="0"/>
          <w:divBdr>
            <w:top w:val="none" w:sz="0" w:space="0" w:color="auto"/>
            <w:left w:val="none" w:sz="0" w:space="0" w:color="auto"/>
            <w:bottom w:val="none" w:sz="0" w:space="0" w:color="auto"/>
            <w:right w:val="none" w:sz="0" w:space="0" w:color="auto"/>
          </w:divBdr>
        </w:div>
        <w:div w:id="1222786071">
          <w:marLeft w:val="640"/>
          <w:marRight w:val="0"/>
          <w:marTop w:val="0"/>
          <w:marBottom w:val="0"/>
          <w:divBdr>
            <w:top w:val="none" w:sz="0" w:space="0" w:color="auto"/>
            <w:left w:val="none" w:sz="0" w:space="0" w:color="auto"/>
            <w:bottom w:val="none" w:sz="0" w:space="0" w:color="auto"/>
            <w:right w:val="none" w:sz="0" w:space="0" w:color="auto"/>
          </w:divBdr>
        </w:div>
        <w:div w:id="1427919701">
          <w:marLeft w:val="640"/>
          <w:marRight w:val="0"/>
          <w:marTop w:val="0"/>
          <w:marBottom w:val="0"/>
          <w:divBdr>
            <w:top w:val="none" w:sz="0" w:space="0" w:color="auto"/>
            <w:left w:val="none" w:sz="0" w:space="0" w:color="auto"/>
            <w:bottom w:val="none" w:sz="0" w:space="0" w:color="auto"/>
            <w:right w:val="none" w:sz="0" w:space="0" w:color="auto"/>
          </w:divBdr>
        </w:div>
        <w:div w:id="167449028">
          <w:marLeft w:val="640"/>
          <w:marRight w:val="0"/>
          <w:marTop w:val="0"/>
          <w:marBottom w:val="0"/>
          <w:divBdr>
            <w:top w:val="none" w:sz="0" w:space="0" w:color="auto"/>
            <w:left w:val="none" w:sz="0" w:space="0" w:color="auto"/>
            <w:bottom w:val="none" w:sz="0" w:space="0" w:color="auto"/>
            <w:right w:val="none" w:sz="0" w:space="0" w:color="auto"/>
          </w:divBdr>
        </w:div>
        <w:div w:id="239221908">
          <w:marLeft w:val="640"/>
          <w:marRight w:val="0"/>
          <w:marTop w:val="0"/>
          <w:marBottom w:val="0"/>
          <w:divBdr>
            <w:top w:val="none" w:sz="0" w:space="0" w:color="auto"/>
            <w:left w:val="none" w:sz="0" w:space="0" w:color="auto"/>
            <w:bottom w:val="none" w:sz="0" w:space="0" w:color="auto"/>
            <w:right w:val="none" w:sz="0" w:space="0" w:color="auto"/>
          </w:divBdr>
        </w:div>
        <w:div w:id="173880996">
          <w:marLeft w:val="640"/>
          <w:marRight w:val="0"/>
          <w:marTop w:val="0"/>
          <w:marBottom w:val="0"/>
          <w:divBdr>
            <w:top w:val="none" w:sz="0" w:space="0" w:color="auto"/>
            <w:left w:val="none" w:sz="0" w:space="0" w:color="auto"/>
            <w:bottom w:val="none" w:sz="0" w:space="0" w:color="auto"/>
            <w:right w:val="none" w:sz="0" w:space="0" w:color="auto"/>
          </w:divBdr>
        </w:div>
        <w:div w:id="1243876450">
          <w:marLeft w:val="640"/>
          <w:marRight w:val="0"/>
          <w:marTop w:val="0"/>
          <w:marBottom w:val="0"/>
          <w:divBdr>
            <w:top w:val="none" w:sz="0" w:space="0" w:color="auto"/>
            <w:left w:val="none" w:sz="0" w:space="0" w:color="auto"/>
            <w:bottom w:val="none" w:sz="0" w:space="0" w:color="auto"/>
            <w:right w:val="none" w:sz="0" w:space="0" w:color="auto"/>
          </w:divBdr>
        </w:div>
        <w:div w:id="597491897">
          <w:marLeft w:val="640"/>
          <w:marRight w:val="0"/>
          <w:marTop w:val="0"/>
          <w:marBottom w:val="0"/>
          <w:divBdr>
            <w:top w:val="none" w:sz="0" w:space="0" w:color="auto"/>
            <w:left w:val="none" w:sz="0" w:space="0" w:color="auto"/>
            <w:bottom w:val="none" w:sz="0" w:space="0" w:color="auto"/>
            <w:right w:val="none" w:sz="0" w:space="0" w:color="auto"/>
          </w:divBdr>
        </w:div>
        <w:div w:id="869143800">
          <w:marLeft w:val="640"/>
          <w:marRight w:val="0"/>
          <w:marTop w:val="0"/>
          <w:marBottom w:val="0"/>
          <w:divBdr>
            <w:top w:val="none" w:sz="0" w:space="0" w:color="auto"/>
            <w:left w:val="none" w:sz="0" w:space="0" w:color="auto"/>
            <w:bottom w:val="none" w:sz="0" w:space="0" w:color="auto"/>
            <w:right w:val="none" w:sz="0" w:space="0" w:color="auto"/>
          </w:divBdr>
        </w:div>
        <w:div w:id="1997411758">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17979550">
      <w:bodyDiv w:val="1"/>
      <w:marLeft w:val="0"/>
      <w:marRight w:val="0"/>
      <w:marTop w:val="0"/>
      <w:marBottom w:val="0"/>
      <w:divBdr>
        <w:top w:val="none" w:sz="0" w:space="0" w:color="auto"/>
        <w:left w:val="none" w:sz="0" w:space="0" w:color="auto"/>
        <w:bottom w:val="none" w:sz="0" w:space="0" w:color="auto"/>
        <w:right w:val="none" w:sz="0" w:space="0" w:color="auto"/>
      </w:divBdr>
      <w:divsChild>
        <w:div w:id="570313826">
          <w:marLeft w:val="640"/>
          <w:marRight w:val="0"/>
          <w:marTop w:val="0"/>
          <w:marBottom w:val="0"/>
          <w:divBdr>
            <w:top w:val="none" w:sz="0" w:space="0" w:color="auto"/>
            <w:left w:val="none" w:sz="0" w:space="0" w:color="auto"/>
            <w:bottom w:val="none" w:sz="0" w:space="0" w:color="auto"/>
            <w:right w:val="none" w:sz="0" w:space="0" w:color="auto"/>
          </w:divBdr>
        </w:div>
        <w:div w:id="2064404786">
          <w:marLeft w:val="640"/>
          <w:marRight w:val="0"/>
          <w:marTop w:val="0"/>
          <w:marBottom w:val="0"/>
          <w:divBdr>
            <w:top w:val="none" w:sz="0" w:space="0" w:color="auto"/>
            <w:left w:val="none" w:sz="0" w:space="0" w:color="auto"/>
            <w:bottom w:val="none" w:sz="0" w:space="0" w:color="auto"/>
            <w:right w:val="none" w:sz="0" w:space="0" w:color="auto"/>
          </w:divBdr>
        </w:div>
        <w:div w:id="2040281761">
          <w:marLeft w:val="640"/>
          <w:marRight w:val="0"/>
          <w:marTop w:val="0"/>
          <w:marBottom w:val="0"/>
          <w:divBdr>
            <w:top w:val="none" w:sz="0" w:space="0" w:color="auto"/>
            <w:left w:val="none" w:sz="0" w:space="0" w:color="auto"/>
            <w:bottom w:val="none" w:sz="0" w:space="0" w:color="auto"/>
            <w:right w:val="none" w:sz="0" w:space="0" w:color="auto"/>
          </w:divBdr>
        </w:div>
        <w:div w:id="1187989049">
          <w:marLeft w:val="640"/>
          <w:marRight w:val="0"/>
          <w:marTop w:val="0"/>
          <w:marBottom w:val="0"/>
          <w:divBdr>
            <w:top w:val="none" w:sz="0" w:space="0" w:color="auto"/>
            <w:left w:val="none" w:sz="0" w:space="0" w:color="auto"/>
            <w:bottom w:val="none" w:sz="0" w:space="0" w:color="auto"/>
            <w:right w:val="none" w:sz="0" w:space="0" w:color="auto"/>
          </w:divBdr>
        </w:div>
        <w:div w:id="643243373">
          <w:marLeft w:val="640"/>
          <w:marRight w:val="0"/>
          <w:marTop w:val="0"/>
          <w:marBottom w:val="0"/>
          <w:divBdr>
            <w:top w:val="none" w:sz="0" w:space="0" w:color="auto"/>
            <w:left w:val="none" w:sz="0" w:space="0" w:color="auto"/>
            <w:bottom w:val="none" w:sz="0" w:space="0" w:color="auto"/>
            <w:right w:val="none" w:sz="0" w:space="0" w:color="auto"/>
          </w:divBdr>
        </w:div>
        <w:div w:id="1641156388">
          <w:marLeft w:val="640"/>
          <w:marRight w:val="0"/>
          <w:marTop w:val="0"/>
          <w:marBottom w:val="0"/>
          <w:divBdr>
            <w:top w:val="none" w:sz="0" w:space="0" w:color="auto"/>
            <w:left w:val="none" w:sz="0" w:space="0" w:color="auto"/>
            <w:bottom w:val="none" w:sz="0" w:space="0" w:color="auto"/>
            <w:right w:val="none" w:sz="0" w:space="0" w:color="auto"/>
          </w:divBdr>
        </w:div>
        <w:div w:id="1518889133">
          <w:marLeft w:val="640"/>
          <w:marRight w:val="0"/>
          <w:marTop w:val="0"/>
          <w:marBottom w:val="0"/>
          <w:divBdr>
            <w:top w:val="none" w:sz="0" w:space="0" w:color="auto"/>
            <w:left w:val="none" w:sz="0" w:space="0" w:color="auto"/>
            <w:bottom w:val="none" w:sz="0" w:space="0" w:color="auto"/>
            <w:right w:val="none" w:sz="0" w:space="0" w:color="auto"/>
          </w:divBdr>
        </w:div>
        <w:div w:id="1556697881">
          <w:marLeft w:val="640"/>
          <w:marRight w:val="0"/>
          <w:marTop w:val="0"/>
          <w:marBottom w:val="0"/>
          <w:divBdr>
            <w:top w:val="none" w:sz="0" w:space="0" w:color="auto"/>
            <w:left w:val="none" w:sz="0" w:space="0" w:color="auto"/>
            <w:bottom w:val="none" w:sz="0" w:space="0" w:color="auto"/>
            <w:right w:val="none" w:sz="0" w:space="0" w:color="auto"/>
          </w:divBdr>
        </w:div>
        <w:div w:id="37358469">
          <w:marLeft w:val="640"/>
          <w:marRight w:val="0"/>
          <w:marTop w:val="0"/>
          <w:marBottom w:val="0"/>
          <w:divBdr>
            <w:top w:val="none" w:sz="0" w:space="0" w:color="auto"/>
            <w:left w:val="none" w:sz="0" w:space="0" w:color="auto"/>
            <w:bottom w:val="none" w:sz="0" w:space="0" w:color="auto"/>
            <w:right w:val="none" w:sz="0" w:space="0" w:color="auto"/>
          </w:divBdr>
        </w:div>
        <w:div w:id="1863933688">
          <w:marLeft w:val="640"/>
          <w:marRight w:val="0"/>
          <w:marTop w:val="0"/>
          <w:marBottom w:val="0"/>
          <w:divBdr>
            <w:top w:val="none" w:sz="0" w:space="0" w:color="auto"/>
            <w:left w:val="none" w:sz="0" w:space="0" w:color="auto"/>
            <w:bottom w:val="none" w:sz="0" w:space="0" w:color="auto"/>
            <w:right w:val="none" w:sz="0" w:space="0" w:color="auto"/>
          </w:divBdr>
        </w:div>
        <w:div w:id="1748768263">
          <w:marLeft w:val="640"/>
          <w:marRight w:val="0"/>
          <w:marTop w:val="0"/>
          <w:marBottom w:val="0"/>
          <w:divBdr>
            <w:top w:val="none" w:sz="0" w:space="0" w:color="auto"/>
            <w:left w:val="none" w:sz="0" w:space="0" w:color="auto"/>
            <w:bottom w:val="none" w:sz="0" w:space="0" w:color="auto"/>
            <w:right w:val="none" w:sz="0" w:space="0" w:color="auto"/>
          </w:divBdr>
        </w:div>
        <w:div w:id="203911930">
          <w:marLeft w:val="640"/>
          <w:marRight w:val="0"/>
          <w:marTop w:val="0"/>
          <w:marBottom w:val="0"/>
          <w:divBdr>
            <w:top w:val="none" w:sz="0" w:space="0" w:color="auto"/>
            <w:left w:val="none" w:sz="0" w:space="0" w:color="auto"/>
            <w:bottom w:val="none" w:sz="0" w:space="0" w:color="auto"/>
            <w:right w:val="none" w:sz="0" w:space="0" w:color="auto"/>
          </w:divBdr>
        </w:div>
        <w:div w:id="195585148">
          <w:marLeft w:val="640"/>
          <w:marRight w:val="0"/>
          <w:marTop w:val="0"/>
          <w:marBottom w:val="0"/>
          <w:divBdr>
            <w:top w:val="none" w:sz="0" w:space="0" w:color="auto"/>
            <w:left w:val="none" w:sz="0" w:space="0" w:color="auto"/>
            <w:bottom w:val="none" w:sz="0" w:space="0" w:color="auto"/>
            <w:right w:val="none" w:sz="0" w:space="0" w:color="auto"/>
          </w:divBdr>
        </w:div>
        <w:div w:id="257449044">
          <w:marLeft w:val="640"/>
          <w:marRight w:val="0"/>
          <w:marTop w:val="0"/>
          <w:marBottom w:val="0"/>
          <w:divBdr>
            <w:top w:val="none" w:sz="0" w:space="0" w:color="auto"/>
            <w:left w:val="none" w:sz="0" w:space="0" w:color="auto"/>
            <w:bottom w:val="none" w:sz="0" w:space="0" w:color="auto"/>
            <w:right w:val="none" w:sz="0" w:space="0" w:color="auto"/>
          </w:divBdr>
        </w:div>
        <w:div w:id="485588295">
          <w:marLeft w:val="640"/>
          <w:marRight w:val="0"/>
          <w:marTop w:val="0"/>
          <w:marBottom w:val="0"/>
          <w:divBdr>
            <w:top w:val="none" w:sz="0" w:space="0" w:color="auto"/>
            <w:left w:val="none" w:sz="0" w:space="0" w:color="auto"/>
            <w:bottom w:val="none" w:sz="0" w:space="0" w:color="auto"/>
            <w:right w:val="none" w:sz="0" w:space="0" w:color="auto"/>
          </w:divBdr>
        </w:div>
        <w:div w:id="853108443">
          <w:marLeft w:val="640"/>
          <w:marRight w:val="0"/>
          <w:marTop w:val="0"/>
          <w:marBottom w:val="0"/>
          <w:divBdr>
            <w:top w:val="none" w:sz="0" w:space="0" w:color="auto"/>
            <w:left w:val="none" w:sz="0" w:space="0" w:color="auto"/>
            <w:bottom w:val="none" w:sz="0" w:space="0" w:color="auto"/>
            <w:right w:val="none" w:sz="0" w:space="0" w:color="auto"/>
          </w:divBdr>
        </w:div>
        <w:div w:id="267081360">
          <w:marLeft w:val="640"/>
          <w:marRight w:val="0"/>
          <w:marTop w:val="0"/>
          <w:marBottom w:val="0"/>
          <w:divBdr>
            <w:top w:val="none" w:sz="0" w:space="0" w:color="auto"/>
            <w:left w:val="none" w:sz="0" w:space="0" w:color="auto"/>
            <w:bottom w:val="none" w:sz="0" w:space="0" w:color="auto"/>
            <w:right w:val="none" w:sz="0" w:space="0" w:color="auto"/>
          </w:divBdr>
        </w:div>
        <w:div w:id="113453637">
          <w:marLeft w:val="640"/>
          <w:marRight w:val="0"/>
          <w:marTop w:val="0"/>
          <w:marBottom w:val="0"/>
          <w:divBdr>
            <w:top w:val="none" w:sz="0" w:space="0" w:color="auto"/>
            <w:left w:val="none" w:sz="0" w:space="0" w:color="auto"/>
            <w:bottom w:val="none" w:sz="0" w:space="0" w:color="auto"/>
            <w:right w:val="none" w:sz="0" w:space="0" w:color="auto"/>
          </w:divBdr>
        </w:div>
        <w:div w:id="1035034665">
          <w:marLeft w:val="640"/>
          <w:marRight w:val="0"/>
          <w:marTop w:val="0"/>
          <w:marBottom w:val="0"/>
          <w:divBdr>
            <w:top w:val="none" w:sz="0" w:space="0" w:color="auto"/>
            <w:left w:val="none" w:sz="0" w:space="0" w:color="auto"/>
            <w:bottom w:val="none" w:sz="0" w:space="0" w:color="auto"/>
            <w:right w:val="none" w:sz="0" w:space="0" w:color="auto"/>
          </w:divBdr>
        </w:div>
        <w:div w:id="434399834">
          <w:marLeft w:val="640"/>
          <w:marRight w:val="0"/>
          <w:marTop w:val="0"/>
          <w:marBottom w:val="0"/>
          <w:divBdr>
            <w:top w:val="none" w:sz="0" w:space="0" w:color="auto"/>
            <w:left w:val="none" w:sz="0" w:space="0" w:color="auto"/>
            <w:bottom w:val="none" w:sz="0" w:space="0" w:color="auto"/>
            <w:right w:val="none" w:sz="0" w:space="0" w:color="auto"/>
          </w:divBdr>
        </w:div>
        <w:div w:id="808085264">
          <w:marLeft w:val="640"/>
          <w:marRight w:val="0"/>
          <w:marTop w:val="0"/>
          <w:marBottom w:val="0"/>
          <w:divBdr>
            <w:top w:val="none" w:sz="0" w:space="0" w:color="auto"/>
            <w:left w:val="none" w:sz="0" w:space="0" w:color="auto"/>
            <w:bottom w:val="none" w:sz="0" w:space="0" w:color="auto"/>
            <w:right w:val="none" w:sz="0" w:space="0" w:color="auto"/>
          </w:divBdr>
        </w:div>
        <w:div w:id="2129423681">
          <w:marLeft w:val="640"/>
          <w:marRight w:val="0"/>
          <w:marTop w:val="0"/>
          <w:marBottom w:val="0"/>
          <w:divBdr>
            <w:top w:val="none" w:sz="0" w:space="0" w:color="auto"/>
            <w:left w:val="none" w:sz="0" w:space="0" w:color="auto"/>
            <w:bottom w:val="none" w:sz="0" w:space="0" w:color="auto"/>
            <w:right w:val="none" w:sz="0" w:space="0" w:color="auto"/>
          </w:divBdr>
        </w:div>
        <w:div w:id="2078091797">
          <w:marLeft w:val="640"/>
          <w:marRight w:val="0"/>
          <w:marTop w:val="0"/>
          <w:marBottom w:val="0"/>
          <w:divBdr>
            <w:top w:val="none" w:sz="0" w:space="0" w:color="auto"/>
            <w:left w:val="none" w:sz="0" w:space="0" w:color="auto"/>
            <w:bottom w:val="none" w:sz="0" w:space="0" w:color="auto"/>
            <w:right w:val="none" w:sz="0" w:space="0" w:color="auto"/>
          </w:divBdr>
        </w:div>
        <w:div w:id="1923023701">
          <w:marLeft w:val="640"/>
          <w:marRight w:val="0"/>
          <w:marTop w:val="0"/>
          <w:marBottom w:val="0"/>
          <w:divBdr>
            <w:top w:val="none" w:sz="0" w:space="0" w:color="auto"/>
            <w:left w:val="none" w:sz="0" w:space="0" w:color="auto"/>
            <w:bottom w:val="none" w:sz="0" w:space="0" w:color="auto"/>
            <w:right w:val="none" w:sz="0" w:space="0" w:color="auto"/>
          </w:divBdr>
        </w:div>
        <w:div w:id="1710841098">
          <w:marLeft w:val="640"/>
          <w:marRight w:val="0"/>
          <w:marTop w:val="0"/>
          <w:marBottom w:val="0"/>
          <w:divBdr>
            <w:top w:val="none" w:sz="0" w:space="0" w:color="auto"/>
            <w:left w:val="none" w:sz="0" w:space="0" w:color="auto"/>
            <w:bottom w:val="none" w:sz="0" w:space="0" w:color="auto"/>
            <w:right w:val="none" w:sz="0" w:space="0" w:color="auto"/>
          </w:divBdr>
        </w:div>
        <w:div w:id="1940598501">
          <w:marLeft w:val="640"/>
          <w:marRight w:val="0"/>
          <w:marTop w:val="0"/>
          <w:marBottom w:val="0"/>
          <w:divBdr>
            <w:top w:val="none" w:sz="0" w:space="0" w:color="auto"/>
            <w:left w:val="none" w:sz="0" w:space="0" w:color="auto"/>
            <w:bottom w:val="none" w:sz="0" w:space="0" w:color="auto"/>
            <w:right w:val="none" w:sz="0" w:space="0" w:color="auto"/>
          </w:divBdr>
        </w:div>
        <w:div w:id="705061774">
          <w:marLeft w:val="640"/>
          <w:marRight w:val="0"/>
          <w:marTop w:val="0"/>
          <w:marBottom w:val="0"/>
          <w:divBdr>
            <w:top w:val="none" w:sz="0" w:space="0" w:color="auto"/>
            <w:left w:val="none" w:sz="0" w:space="0" w:color="auto"/>
            <w:bottom w:val="none" w:sz="0" w:space="0" w:color="auto"/>
            <w:right w:val="none" w:sz="0" w:space="0" w:color="auto"/>
          </w:divBdr>
        </w:div>
        <w:div w:id="1488286413">
          <w:marLeft w:val="640"/>
          <w:marRight w:val="0"/>
          <w:marTop w:val="0"/>
          <w:marBottom w:val="0"/>
          <w:divBdr>
            <w:top w:val="none" w:sz="0" w:space="0" w:color="auto"/>
            <w:left w:val="none" w:sz="0" w:space="0" w:color="auto"/>
            <w:bottom w:val="none" w:sz="0" w:space="0" w:color="auto"/>
            <w:right w:val="none" w:sz="0" w:space="0" w:color="auto"/>
          </w:divBdr>
        </w:div>
        <w:div w:id="1206219344">
          <w:marLeft w:val="640"/>
          <w:marRight w:val="0"/>
          <w:marTop w:val="0"/>
          <w:marBottom w:val="0"/>
          <w:divBdr>
            <w:top w:val="none" w:sz="0" w:space="0" w:color="auto"/>
            <w:left w:val="none" w:sz="0" w:space="0" w:color="auto"/>
            <w:bottom w:val="none" w:sz="0" w:space="0" w:color="auto"/>
            <w:right w:val="none" w:sz="0" w:space="0" w:color="auto"/>
          </w:divBdr>
        </w:div>
        <w:div w:id="2142991037">
          <w:marLeft w:val="640"/>
          <w:marRight w:val="0"/>
          <w:marTop w:val="0"/>
          <w:marBottom w:val="0"/>
          <w:divBdr>
            <w:top w:val="none" w:sz="0" w:space="0" w:color="auto"/>
            <w:left w:val="none" w:sz="0" w:space="0" w:color="auto"/>
            <w:bottom w:val="none" w:sz="0" w:space="0" w:color="auto"/>
            <w:right w:val="none" w:sz="0" w:space="0" w:color="auto"/>
          </w:divBdr>
        </w:div>
        <w:div w:id="1466459714">
          <w:marLeft w:val="640"/>
          <w:marRight w:val="0"/>
          <w:marTop w:val="0"/>
          <w:marBottom w:val="0"/>
          <w:divBdr>
            <w:top w:val="none" w:sz="0" w:space="0" w:color="auto"/>
            <w:left w:val="none" w:sz="0" w:space="0" w:color="auto"/>
            <w:bottom w:val="none" w:sz="0" w:space="0" w:color="auto"/>
            <w:right w:val="none" w:sz="0" w:space="0" w:color="auto"/>
          </w:divBdr>
        </w:div>
        <w:div w:id="251937028">
          <w:marLeft w:val="640"/>
          <w:marRight w:val="0"/>
          <w:marTop w:val="0"/>
          <w:marBottom w:val="0"/>
          <w:divBdr>
            <w:top w:val="none" w:sz="0" w:space="0" w:color="auto"/>
            <w:left w:val="none" w:sz="0" w:space="0" w:color="auto"/>
            <w:bottom w:val="none" w:sz="0" w:space="0" w:color="auto"/>
            <w:right w:val="none" w:sz="0" w:space="0" w:color="auto"/>
          </w:divBdr>
        </w:div>
        <w:div w:id="1404988526">
          <w:marLeft w:val="640"/>
          <w:marRight w:val="0"/>
          <w:marTop w:val="0"/>
          <w:marBottom w:val="0"/>
          <w:divBdr>
            <w:top w:val="none" w:sz="0" w:space="0" w:color="auto"/>
            <w:left w:val="none" w:sz="0" w:space="0" w:color="auto"/>
            <w:bottom w:val="none" w:sz="0" w:space="0" w:color="auto"/>
            <w:right w:val="none" w:sz="0" w:space="0" w:color="auto"/>
          </w:divBdr>
        </w:div>
        <w:div w:id="1567686875">
          <w:marLeft w:val="640"/>
          <w:marRight w:val="0"/>
          <w:marTop w:val="0"/>
          <w:marBottom w:val="0"/>
          <w:divBdr>
            <w:top w:val="none" w:sz="0" w:space="0" w:color="auto"/>
            <w:left w:val="none" w:sz="0" w:space="0" w:color="auto"/>
            <w:bottom w:val="none" w:sz="0" w:space="0" w:color="auto"/>
            <w:right w:val="none" w:sz="0" w:space="0" w:color="auto"/>
          </w:divBdr>
        </w:div>
        <w:div w:id="1675717932">
          <w:marLeft w:val="640"/>
          <w:marRight w:val="0"/>
          <w:marTop w:val="0"/>
          <w:marBottom w:val="0"/>
          <w:divBdr>
            <w:top w:val="none" w:sz="0" w:space="0" w:color="auto"/>
            <w:left w:val="none" w:sz="0" w:space="0" w:color="auto"/>
            <w:bottom w:val="none" w:sz="0" w:space="0" w:color="auto"/>
            <w:right w:val="none" w:sz="0" w:space="0" w:color="auto"/>
          </w:divBdr>
        </w:div>
        <w:div w:id="1755322586">
          <w:marLeft w:val="640"/>
          <w:marRight w:val="0"/>
          <w:marTop w:val="0"/>
          <w:marBottom w:val="0"/>
          <w:divBdr>
            <w:top w:val="none" w:sz="0" w:space="0" w:color="auto"/>
            <w:left w:val="none" w:sz="0" w:space="0" w:color="auto"/>
            <w:bottom w:val="none" w:sz="0" w:space="0" w:color="auto"/>
            <w:right w:val="none" w:sz="0" w:space="0" w:color="auto"/>
          </w:divBdr>
        </w:div>
        <w:div w:id="46880993">
          <w:marLeft w:val="640"/>
          <w:marRight w:val="0"/>
          <w:marTop w:val="0"/>
          <w:marBottom w:val="0"/>
          <w:divBdr>
            <w:top w:val="none" w:sz="0" w:space="0" w:color="auto"/>
            <w:left w:val="none" w:sz="0" w:space="0" w:color="auto"/>
            <w:bottom w:val="none" w:sz="0" w:space="0" w:color="auto"/>
            <w:right w:val="none" w:sz="0" w:space="0" w:color="auto"/>
          </w:divBdr>
        </w:div>
        <w:div w:id="1477260778">
          <w:marLeft w:val="640"/>
          <w:marRight w:val="0"/>
          <w:marTop w:val="0"/>
          <w:marBottom w:val="0"/>
          <w:divBdr>
            <w:top w:val="none" w:sz="0" w:space="0" w:color="auto"/>
            <w:left w:val="none" w:sz="0" w:space="0" w:color="auto"/>
            <w:bottom w:val="none" w:sz="0" w:space="0" w:color="auto"/>
            <w:right w:val="none" w:sz="0" w:space="0" w:color="auto"/>
          </w:divBdr>
        </w:div>
        <w:div w:id="2092072602">
          <w:marLeft w:val="640"/>
          <w:marRight w:val="0"/>
          <w:marTop w:val="0"/>
          <w:marBottom w:val="0"/>
          <w:divBdr>
            <w:top w:val="none" w:sz="0" w:space="0" w:color="auto"/>
            <w:left w:val="none" w:sz="0" w:space="0" w:color="auto"/>
            <w:bottom w:val="none" w:sz="0" w:space="0" w:color="auto"/>
            <w:right w:val="none" w:sz="0" w:space="0" w:color="auto"/>
          </w:divBdr>
        </w:div>
        <w:div w:id="1978366352">
          <w:marLeft w:val="640"/>
          <w:marRight w:val="0"/>
          <w:marTop w:val="0"/>
          <w:marBottom w:val="0"/>
          <w:divBdr>
            <w:top w:val="none" w:sz="0" w:space="0" w:color="auto"/>
            <w:left w:val="none" w:sz="0" w:space="0" w:color="auto"/>
            <w:bottom w:val="none" w:sz="0" w:space="0" w:color="auto"/>
            <w:right w:val="none" w:sz="0" w:space="0" w:color="auto"/>
          </w:divBdr>
        </w:div>
        <w:div w:id="971902627">
          <w:marLeft w:val="640"/>
          <w:marRight w:val="0"/>
          <w:marTop w:val="0"/>
          <w:marBottom w:val="0"/>
          <w:divBdr>
            <w:top w:val="none" w:sz="0" w:space="0" w:color="auto"/>
            <w:left w:val="none" w:sz="0" w:space="0" w:color="auto"/>
            <w:bottom w:val="none" w:sz="0" w:space="0" w:color="auto"/>
            <w:right w:val="none" w:sz="0" w:space="0" w:color="auto"/>
          </w:divBdr>
        </w:div>
        <w:div w:id="178009958">
          <w:marLeft w:val="640"/>
          <w:marRight w:val="0"/>
          <w:marTop w:val="0"/>
          <w:marBottom w:val="0"/>
          <w:divBdr>
            <w:top w:val="none" w:sz="0" w:space="0" w:color="auto"/>
            <w:left w:val="none" w:sz="0" w:space="0" w:color="auto"/>
            <w:bottom w:val="none" w:sz="0" w:space="0" w:color="auto"/>
            <w:right w:val="none" w:sz="0" w:space="0" w:color="auto"/>
          </w:divBdr>
        </w:div>
        <w:div w:id="1461147800">
          <w:marLeft w:val="640"/>
          <w:marRight w:val="0"/>
          <w:marTop w:val="0"/>
          <w:marBottom w:val="0"/>
          <w:divBdr>
            <w:top w:val="none" w:sz="0" w:space="0" w:color="auto"/>
            <w:left w:val="none" w:sz="0" w:space="0" w:color="auto"/>
            <w:bottom w:val="none" w:sz="0" w:space="0" w:color="auto"/>
            <w:right w:val="none" w:sz="0" w:space="0" w:color="auto"/>
          </w:divBdr>
        </w:div>
        <w:div w:id="1554467876">
          <w:marLeft w:val="640"/>
          <w:marRight w:val="0"/>
          <w:marTop w:val="0"/>
          <w:marBottom w:val="0"/>
          <w:divBdr>
            <w:top w:val="none" w:sz="0" w:space="0" w:color="auto"/>
            <w:left w:val="none" w:sz="0" w:space="0" w:color="auto"/>
            <w:bottom w:val="none" w:sz="0" w:space="0" w:color="auto"/>
            <w:right w:val="none" w:sz="0" w:space="0" w:color="auto"/>
          </w:divBdr>
        </w:div>
        <w:div w:id="840198536">
          <w:marLeft w:val="640"/>
          <w:marRight w:val="0"/>
          <w:marTop w:val="0"/>
          <w:marBottom w:val="0"/>
          <w:divBdr>
            <w:top w:val="none" w:sz="0" w:space="0" w:color="auto"/>
            <w:left w:val="none" w:sz="0" w:space="0" w:color="auto"/>
            <w:bottom w:val="none" w:sz="0" w:space="0" w:color="auto"/>
            <w:right w:val="none" w:sz="0" w:space="0" w:color="auto"/>
          </w:divBdr>
        </w:div>
        <w:div w:id="526450735">
          <w:marLeft w:val="640"/>
          <w:marRight w:val="0"/>
          <w:marTop w:val="0"/>
          <w:marBottom w:val="0"/>
          <w:divBdr>
            <w:top w:val="none" w:sz="0" w:space="0" w:color="auto"/>
            <w:left w:val="none" w:sz="0" w:space="0" w:color="auto"/>
            <w:bottom w:val="none" w:sz="0" w:space="0" w:color="auto"/>
            <w:right w:val="none" w:sz="0" w:space="0" w:color="auto"/>
          </w:divBdr>
        </w:div>
        <w:div w:id="541401051">
          <w:marLeft w:val="640"/>
          <w:marRight w:val="0"/>
          <w:marTop w:val="0"/>
          <w:marBottom w:val="0"/>
          <w:divBdr>
            <w:top w:val="none" w:sz="0" w:space="0" w:color="auto"/>
            <w:left w:val="none" w:sz="0" w:space="0" w:color="auto"/>
            <w:bottom w:val="none" w:sz="0" w:space="0" w:color="auto"/>
            <w:right w:val="none" w:sz="0" w:space="0" w:color="auto"/>
          </w:divBdr>
        </w:div>
        <w:div w:id="886723772">
          <w:marLeft w:val="640"/>
          <w:marRight w:val="0"/>
          <w:marTop w:val="0"/>
          <w:marBottom w:val="0"/>
          <w:divBdr>
            <w:top w:val="none" w:sz="0" w:space="0" w:color="auto"/>
            <w:left w:val="none" w:sz="0" w:space="0" w:color="auto"/>
            <w:bottom w:val="none" w:sz="0" w:space="0" w:color="auto"/>
            <w:right w:val="none" w:sz="0" w:space="0" w:color="auto"/>
          </w:divBdr>
        </w:div>
        <w:div w:id="1290235287">
          <w:marLeft w:val="640"/>
          <w:marRight w:val="0"/>
          <w:marTop w:val="0"/>
          <w:marBottom w:val="0"/>
          <w:divBdr>
            <w:top w:val="none" w:sz="0" w:space="0" w:color="auto"/>
            <w:left w:val="none" w:sz="0" w:space="0" w:color="auto"/>
            <w:bottom w:val="none" w:sz="0" w:space="0" w:color="auto"/>
            <w:right w:val="none" w:sz="0" w:space="0" w:color="auto"/>
          </w:divBdr>
        </w:div>
        <w:div w:id="1381978778">
          <w:marLeft w:val="640"/>
          <w:marRight w:val="0"/>
          <w:marTop w:val="0"/>
          <w:marBottom w:val="0"/>
          <w:divBdr>
            <w:top w:val="none" w:sz="0" w:space="0" w:color="auto"/>
            <w:left w:val="none" w:sz="0" w:space="0" w:color="auto"/>
            <w:bottom w:val="none" w:sz="0" w:space="0" w:color="auto"/>
            <w:right w:val="none" w:sz="0" w:space="0" w:color="auto"/>
          </w:divBdr>
        </w:div>
        <w:div w:id="1838879733">
          <w:marLeft w:val="640"/>
          <w:marRight w:val="0"/>
          <w:marTop w:val="0"/>
          <w:marBottom w:val="0"/>
          <w:divBdr>
            <w:top w:val="none" w:sz="0" w:space="0" w:color="auto"/>
            <w:left w:val="none" w:sz="0" w:space="0" w:color="auto"/>
            <w:bottom w:val="none" w:sz="0" w:space="0" w:color="auto"/>
            <w:right w:val="none" w:sz="0" w:space="0" w:color="auto"/>
          </w:divBdr>
        </w:div>
        <w:div w:id="666783704">
          <w:marLeft w:val="640"/>
          <w:marRight w:val="0"/>
          <w:marTop w:val="0"/>
          <w:marBottom w:val="0"/>
          <w:divBdr>
            <w:top w:val="none" w:sz="0" w:space="0" w:color="auto"/>
            <w:left w:val="none" w:sz="0" w:space="0" w:color="auto"/>
            <w:bottom w:val="none" w:sz="0" w:space="0" w:color="auto"/>
            <w:right w:val="none" w:sz="0" w:space="0" w:color="auto"/>
          </w:divBdr>
        </w:div>
        <w:div w:id="566493634">
          <w:marLeft w:val="640"/>
          <w:marRight w:val="0"/>
          <w:marTop w:val="0"/>
          <w:marBottom w:val="0"/>
          <w:divBdr>
            <w:top w:val="none" w:sz="0" w:space="0" w:color="auto"/>
            <w:left w:val="none" w:sz="0" w:space="0" w:color="auto"/>
            <w:bottom w:val="none" w:sz="0" w:space="0" w:color="auto"/>
            <w:right w:val="none" w:sz="0" w:space="0" w:color="auto"/>
          </w:divBdr>
        </w:div>
        <w:div w:id="51389989">
          <w:marLeft w:val="640"/>
          <w:marRight w:val="0"/>
          <w:marTop w:val="0"/>
          <w:marBottom w:val="0"/>
          <w:divBdr>
            <w:top w:val="none" w:sz="0" w:space="0" w:color="auto"/>
            <w:left w:val="none" w:sz="0" w:space="0" w:color="auto"/>
            <w:bottom w:val="none" w:sz="0" w:space="0" w:color="auto"/>
            <w:right w:val="none" w:sz="0" w:space="0" w:color="auto"/>
          </w:divBdr>
        </w:div>
        <w:div w:id="2017033690">
          <w:marLeft w:val="640"/>
          <w:marRight w:val="0"/>
          <w:marTop w:val="0"/>
          <w:marBottom w:val="0"/>
          <w:divBdr>
            <w:top w:val="none" w:sz="0" w:space="0" w:color="auto"/>
            <w:left w:val="none" w:sz="0" w:space="0" w:color="auto"/>
            <w:bottom w:val="none" w:sz="0" w:space="0" w:color="auto"/>
            <w:right w:val="none" w:sz="0" w:space="0" w:color="auto"/>
          </w:divBdr>
        </w:div>
        <w:div w:id="1017194827">
          <w:marLeft w:val="640"/>
          <w:marRight w:val="0"/>
          <w:marTop w:val="0"/>
          <w:marBottom w:val="0"/>
          <w:divBdr>
            <w:top w:val="none" w:sz="0" w:space="0" w:color="auto"/>
            <w:left w:val="none" w:sz="0" w:space="0" w:color="auto"/>
            <w:bottom w:val="none" w:sz="0" w:space="0" w:color="auto"/>
            <w:right w:val="none" w:sz="0" w:space="0" w:color="auto"/>
          </w:divBdr>
        </w:div>
        <w:div w:id="600182450">
          <w:marLeft w:val="640"/>
          <w:marRight w:val="0"/>
          <w:marTop w:val="0"/>
          <w:marBottom w:val="0"/>
          <w:divBdr>
            <w:top w:val="none" w:sz="0" w:space="0" w:color="auto"/>
            <w:left w:val="none" w:sz="0" w:space="0" w:color="auto"/>
            <w:bottom w:val="none" w:sz="0" w:space="0" w:color="auto"/>
            <w:right w:val="none" w:sz="0" w:space="0" w:color="auto"/>
          </w:divBdr>
        </w:div>
        <w:div w:id="1018316323">
          <w:marLeft w:val="640"/>
          <w:marRight w:val="0"/>
          <w:marTop w:val="0"/>
          <w:marBottom w:val="0"/>
          <w:divBdr>
            <w:top w:val="none" w:sz="0" w:space="0" w:color="auto"/>
            <w:left w:val="none" w:sz="0" w:space="0" w:color="auto"/>
            <w:bottom w:val="none" w:sz="0" w:space="0" w:color="auto"/>
            <w:right w:val="none" w:sz="0" w:space="0" w:color="auto"/>
          </w:divBdr>
        </w:div>
        <w:div w:id="919407993">
          <w:marLeft w:val="640"/>
          <w:marRight w:val="0"/>
          <w:marTop w:val="0"/>
          <w:marBottom w:val="0"/>
          <w:divBdr>
            <w:top w:val="none" w:sz="0" w:space="0" w:color="auto"/>
            <w:left w:val="none" w:sz="0" w:space="0" w:color="auto"/>
            <w:bottom w:val="none" w:sz="0" w:space="0" w:color="auto"/>
            <w:right w:val="none" w:sz="0" w:space="0" w:color="auto"/>
          </w:divBdr>
        </w:div>
        <w:div w:id="1643924533">
          <w:marLeft w:val="640"/>
          <w:marRight w:val="0"/>
          <w:marTop w:val="0"/>
          <w:marBottom w:val="0"/>
          <w:divBdr>
            <w:top w:val="none" w:sz="0" w:space="0" w:color="auto"/>
            <w:left w:val="none" w:sz="0" w:space="0" w:color="auto"/>
            <w:bottom w:val="none" w:sz="0" w:space="0" w:color="auto"/>
            <w:right w:val="none" w:sz="0" w:space="0" w:color="auto"/>
          </w:divBdr>
        </w:div>
        <w:div w:id="517160093">
          <w:marLeft w:val="640"/>
          <w:marRight w:val="0"/>
          <w:marTop w:val="0"/>
          <w:marBottom w:val="0"/>
          <w:divBdr>
            <w:top w:val="none" w:sz="0" w:space="0" w:color="auto"/>
            <w:left w:val="none" w:sz="0" w:space="0" w:color="auto"/>
            <w:bottom w:val="none" w:sz="0" w:space="0" w:color="auto"/>
            <w:right w:val="none" w:sz="0" w:space="0" w:color="auto"/>
          </w:divBdr>
        </w:div>
        <w:div w:id="1800416428">
          <w:marLeft w:val="640"/>
          <w:marRight w:val="0"/>
          <w:marTop w:val="0"/>
          <w:marBottom w:val="0"/>
          <w:divBdr>
            <w:top w:val="none" w:sz="0" w:space="0" w:color="auto"/>
            <w:left w:val="none" w:sz="0" w:space="0" w:color="auto"/>
            <w:bottom w:val="none" w:sz="0" w:space="0" w:color="auto"/>
            <w:right w:val="none" w:sz="0" w:space="0" w:color="auto"/>
          </w:divBdr>
        </w:div>
        <w:div w:id="1591693257">
          <w:marLeft w:val="640"/>
          <w:marRight w:val="0"/>
          <w:marTop w:val="0"/>
          <w:marBottom w:val="0"/>
          <w:divBdr>
            <w:top w:val="none" w:sz="0" w:space="0" w:color="auto"/>
            <w:left w:val="none" w:sz="0" w:space="0" w:color="auto"/>
            <w:bottom w:val="none" w:sz="0" w:space="0" w:color="auto"/>
            <w:right w:val="none" w:sz="0" w:space="0" w:color="auto"/>
          </w:divBdr>
        </w:div>
        <w:div w:id="1646623261">
          <w:marLeft w:val="640"/>
          <w:marRight w:val="0"/>
          <w:marTop w:val="0"/>
          <w:marBottom w:val="0"/>
          <w:divBdr>
            <w:top w:val="none" w:sz="0" w:space="0" w:color="auto"/>
            <w:left w:val="none" w:sz="0" w:space="0" w:color="auto"/>
            <w:bottom w:val="none" w:sz="0" w:space="0" w:color="auto"/>
            <w:right w:val="none" w:sz="0" w:space="0" w:color="auto"/>
          </w:divBdr>
        </w:div>
        <w:div w:id="1411540103">
          <w:marLeft w:val="640"/>
          <w:marRight w:val="0"/>
          <w:marTop w:val="0"/>
          <w:marBottom w:val="0"/>
          <w:divBdr>
            <w:top w:val="none" w:sz="0" w:space="0" w:color="auto"/>
            <w:left w:val="none" w:sz="0" w:space="0" w:color="auto"/>
            <w:bottom w:val="none" w:sz="0" w:space="0" w:color="auto"/>
            <w:right w:val="none" w:sz="0" w:space="0" w:color="auto"/>
          </w:divBdr>
        </w:div>
        <w:div w:id="1012728003">
          <w:marLeft w:val="640"/>
          <w:marRight w:val="0"/>
          <w:marTop w:val="0"/>
          <w:marBottom w:val="0"/>
          <w:divBdr>
            <w:top w:val="none" w:sz="0" w:space="0" w:color="auto"/>
            <w:left w:val="none" w:sz="0" w:space="0" w:color="auto"/>
            <w:bottom w:val="none" w:sz="0" w:space="0" w:color="auto"/>
            <w:right w:val="none" w:sz="0" w:space="0" w:color="auto"/>
          </w:divBdr>
        </w:div>
        <w:div w:id="1324703926">
          <w:marLeft w:val="640"/>
          <w:marRight w:val="0"/>
          <w:marTop w:val="0"/>
          <w:marBottom w:val="0"/>
          <w:divBdr>
            <w:top w:val="none" w:sz="0" w:space="0" w:color="auto"/>
            <w:left w:val="none" w:sz="0" w:space="0" w:color="auto"/>
            <w:bottom w:val="none" w:sz="0" w:space="0" w:color="auto"/>
            <w:right w:val="none" w:sz="0" w:space="0" w:color="auto"/>
          </w:divBdr>
        </w:div>
        <w:div w:id="1332021987">
          <w:marLeft w:val="640"/>
          <w:marRight w:val="0"/>
          <w:marTop w:val="0"/>
          <w:marBottom w:val="0"/>
          <w:divBdr>
            <w:top w:val="none" w:sz="0" w:space="0" w:color="auto"/>
            <w:left w:val="none" w:sz="0" w:space="0" w:color="auto"/>
            <w:bottom w:val="none" w:sz="0" w:space="0" w:color="auto"/>
            <w:right w:val="none" w:sz="0" w:space="0" w:color="auto"/>
          </w:divBdr>
        </w:div>
        <w:div w:id="688340135">
          <w:marLeft w:val="640"/>
          <w:marRight w:val="0"/>
          <w:marTop w:val="0"/>
          <w:marBottom w:val="0"/>
          <w:divBdr>
            <w:top w:val="none" w:sz="0" w:space="0" w:color="auto"/>
            <w:left w:val="none" w:sz="0" w:space="0" w:color="auto"/>
            <w:bottom w:val="none" w:sz="0" w:space="0" w:color="auto"/>
            <w:right w:val="none" w:sz="0" w:space="0" w:color="auto"/>
          </w:divBdr>
        </w:div>
        <w:div w:id="2140144352">
          <w:marLeft w:val="640"/>
          <w:marRight w:val="0"/>
          <w:marTop w:val="0"/>
          <w:marBottom w:val="0"/>
          <w:divBdr>
            <w:top w:val="none" w:sz="0" w:space="0" w:color="auto"/>
            <w:left w:val="none" w:sz="0" w:space="0" w:color="auto"/>
            <w:bottom w:val="none" w:sz="0" w:space="0" w:color="auto"/>
            <w:right w:val="none" w:sz="0" w:space="0" w:color="auto"/>
          </w:divBdr>
        </w:div>
        <w:div w:id="1450470879">
          <w:marLeft w:val="640"/>
          <w:marRight w:val="0"/>
          <w:marTop w:val="0"/>
          <w:marBottom w:val="0"/>
          <w:divBdr>
            <w:top w:val="none" w:sz="0" w:space="0" w:color="auto"/>
            <w:left w:val="none" w:sz="0" w:space="0" w:color="auto"/>
            <w:bottom w:val="none" w:sz="0" w:space="0" w:color="auto"/>
            <w:right w:val="none" w:sz="0" w:space="0" w:color="auto"/>
          </w:divBdr>
        </w:div>
        <w:div w:id="474564226">
          <w:marLeft w:val="640"/>
          <w:marRight w:val="0"/>
          <w:marTop w:val="0"/>
          <w:marBottom w:val="0"/>
          <w:divBdr>
            <w:top w:val="none" w:sz="0" w:space="0" w:color="auto"/>
            <w:left w:val="none" w:sz="0" w:space="0" w:color="auto"/>
            <w:bottom w:val="none" w:sz="0" w:space="0" w:color="auto"/>
            <w:right w:val="none" w:sz="0" w:space="0" w:color="auto"/>
          </w:divBdr>
        </w:div>
        <w:div w:id="392511716">
          <w:marLeft w:val="640"/>
          <w:marRight w:val="0"/>
          <w:marTop w:val="0"/>
          <w:marBottom w:val="0"/>
          <w:divBdr>
            <w:top w:val="none" w:sz="0" w:space="0" w:color="auto"/>
            <w:left w:val="none" w:sz="0" w:space="0" w:color="auto"/>
            <w:bottom w:val="none" w:sz="0" w:space="0" w:color="auto"/>
            <w:right w:val="none" w:sz="0" w:space="0" w:color="auto"/>
          </w:divBdr>
        </w:div>
        <w:div w:id="41055123">
          <w:marLeft w:val="640"/>
          <w:marRight w:val="0"/>
          <w:marTop w:val="0"/>
          <w:marBottom w:val="0"/>
          <w:divBdr>
            <w:top w:val="none" w:sz="0" w:space="0" w:color="auto"/>
            <w:left w:val="none" w:sz="0" w:space="0" w:color="auto"/>
            <w:bottom w:val="none" w:sz="0" w:space="0" w:color="auto"/>
            <w:right w:val="none" w:sz="0" w:space="0" w:color="auto"/>
          </w:divBdr>
        </w:div>
        <w:div w:id="1915816661">
          <w:marLeft w:val="640"/>
          <w:marRight w:val="0"/>
          <w:marTop w:val="0"/>
          <w:marBottom w:val="0"/>
          <w:divBdr>
            <w:top w:val="none" w:sz="0" w:space="0" w:color="auto"/>
            <w:left w:val="none" w:sz="0" w:space="0" w:color="auto"/>
            <w:bottom w:val="none" w:sz="0" w:space="0" w:color="auto"/>
            <w:right w:val="none" w:sz="0" w:space="0" w:color="auto"/>
          </w:divBdr>
        </w:div>
        <w:div w:id="168523709">
          <w:marLeft w:val="640"/>
          <w:marRight w:val="0"/>
          <w:marTop w:val="0"/>
          <w:marBottom w:val="0"/>
          <w:divBdr>
            <w:top w:val="none" w:sz="0" w:space="0" w:color="auto"/>
            <w:left w:val="none" w:sz="0" w:space="0" w:color="auto"/>
            <w:bottom w:val="none" w:sz="0" w:space="0" w:color="auto"/>
            <w:right w:val="none" w:sz="0" w:space="0" w:color="auto"/>
          </w:divBdr>
        </w:div>
        <w:div w:id="650520400">
          <w:marLeft w:val="640"/>
          <w:marRight w:val="0"/>
          <w:marTop w:val="0"/>
          <w:marBottom w:val="0"/>
          <w:divBdr>
            <w:top w:val="none" w:sz="0" w:space="0" w:color="auto"/>
            <w:left w:val="none" w:sz="0" w:space="0" w:color="auto"/>
            <w:bottom w:val="none" w:sz="0" w:space="0" w:color="auto"/>
            <w:right w:val="none" w:sz="0" w:space="0" w:color="auto"/>
          </w:divBdr>
        </w:div>
        <w:div w:id="728304786">
          <w:marLeft w:val="640"/>
          <w:marRight w:val="0"/>
          <w:marTop w:val="0"/>
          <w:marBottom w:val="0"/>
          <w:divBdr>
            <w:top w:val="none" w:sz="0" w:space="0" w:color="auto"/>
            <w:left w:val="none" w:sz="0" w:space="0" w:color="auto"/>
            <w:bottom w:val="none" w:sz="0" w:space="0" w:color="auto"/>
            <w:right w:val="none" w:sz="0" w:space="0" w:color="auto"/>
          </w:divBdr>
        </w:div>
        <w:div w:id="1201698633">
          <w:marLeft w:val="640"/>
          <w:marRight w:val="0"/>
          <w:marTop w:val="0"/>
          <w:marBottom w:val="0"/>
          <w:divBdr>
            <w:top w:val="none" w:sz="0" w:space="0" w:color="auto"/>
            <w:left w:val="none" w:sz="0" w:space="0" w:color="auto"/>
            <w:bottom w:val="none" w:sz="0" w:space="0" w:color="auto"/>
            <w:right w:val="none" w:sz="0" w:space="0" w:color="auto"/>
          </w:divBdr>
        </w:div>
        <w:div w:id="1195773288">
          <w:marLeft w:val="640"/>
          <w:marRight w:val="0"/>
          <w:marTop w:val="0"/>
          <w:marBottom w:val="0"/>
          <w:divBdr>
            <w:top w:val="none" w:sz="0" w:space="0" w:color="auto"/>
            <w:left w:val="none" w:sz="0" w:space="0" w:color="auto"/>
            <w:bottom w:val="none" w:sz="0" w:space="0" w:color="auto"/>
            <w:right w:val="none" w:sz="0" w:space="0" w:color="auto"/>
          </w:divBdr>
        </w:div>
        <w:div w:id="1243370236">
          <w:marLeft w:val="640"/>
          <w:marRight w:val="0"/>
          <w:marTop w:val="0"/>
          <w:marBottom w:val="0"/>
          <w:divBdr>
            <w:top w:val="none" w:sz="0" w:space="0" w:color="auto"/>
            <w:left w:val="none" w:sz="0" w:space="0" w:color="auto"/>
            <w:bottom w:val="none" w:sz="0" w:space="0" w:color="auto"/>
            <w:right w:val="none" w:sz="0" w:space="0" w:color="auto"/>
          </w:divBdr>
        </w:div>
        <w:div w:id="962230216">
          <w:marLeft w:val="640"/>
          <w:marRight w:val="0"/>
          <w:marTop w:val="0"/>
          <w:marBottom w:val="0"/>
          <w:divBdr>
            <w:top w:val="none" w:sz="0" w:space="0" w:color="auto"/>
            <w:left w:val="none" w:sz="0" w:space="0" w:color="auto"/>
            <w:bottom w:val="none" w:sz="0" w:space="0" w:color="auto"/>
            <w:right w:val="none" w:sz="0" w:space="0" w:color="auto"/>
          </w:divBdr>
        </w:div>
        <w:div w:id="1486317761">
          <w:marLeft w:val="640"/>
          <w:marRight w:val="0"/>
          <w:marTop w:val="0"/>
          <w:marBottom w:val="0"/>
          <w:divBdr>
            <w:top w:val="none" w:sz="0" w:space="0" w:color="auto"/>
            <w:left w:val="none" w:sz="0" w:space="0" w:color="auto"/>
            <w:bottom w:val="none" w:sz="0" w:space="0" w:color="auto"/>
            <w:right w:val="none" w:sz="0" w:space="0" w:color="auto"/>
          </w:divBdr>
        </w:div>
        <w:div w:id="1709454398">
          <w:marLeft w:val="640"/>
          <w:marRight w:val="0"/>
          <w:marTop w:val="0"/>
          <w:marBottom w:val="0"/>
          <w:divBdr>
            <w:top w:val="none" w:sz="0" w:space="0" w:color="auto"/>
            <w:left w:val="none" w:sz="0" w:space="0" w:color="auto"/>
            <w:bottom w:val="none" w:sz="0" w:space="0" w:color="auto"/>
            <w:right w:val="none" w:sz="0" w:space="0" w:color="auto"/>
          </w:divBdr>
        </w:div>
        <w:div w:id="1000280278">
          <w:marLeft w:val="640"/>
          <w:marRight w:val="0"/>
          <w:marTop w:val="0"/>
          <w:marBottom w:val="0"/>
          <w:divBdr>
            <w:top w:val="none" w:sz="0" w:space="0" w:color="auto"/>
            <w:left w:val="none" w:sz="0" w:space="0" w:color="auto"/>
            <w:bottom w:val="none" w:sz="0" w:space="0" w:color="auto"/>
            <w:right w:val="none" w:sz="0" w:space="0" w:color="auto"/>
          </w:divBdr>
        </w:div>
        <w:div w:id="2059890533">
          <w:marLeft w:val="640"/>
          <w:marRight w:val="0"/>
          <w:marTop w:val="0"/>
          <w:marBottom w:val="0"/>
          <w:divBdr>
            <w:top w:val="none" w:sz="0" w:space="0" w:color="auto"/>
            <w:left w:val="none" w:sz="0" w:space="0" w:color="auto"/>
            <w:bottom w:val="none" w:sz="0" w:space="0" w:color="auto"/>
            <w:right w:val="none" w:sz="0" w:space="0" w:color="auto"/>
          </w:divBdr>
        </w:div>
        <w:div w:id="402878232">
          <w:marLeft w:val="640"/>
          <w:marRight w:val="0"/>
          <w:marTop w:val="0"/>
          <w:marBottom w:val="0"/>
          <w:divBdr>
            <w:top w:val="none" w:sz="0" w:space="0" w:color="auto"/>
            <w:left w:val="none" w:sz="0" w:space="0" w:color="auto"/>
            <w:bottom w:val="none" w:sz="0" w:space="0" w:color="auto"/>
            <w:right w:val="none" w:sz="0" w:space="0" w:color="auto"/>
          </w:divBdr>
        </w:div>
        <w:div w:id="398868287">
          <w:marLeft w:val="640"/>
          <w:marRight w:val="0"/>
          <w:marTop w:val="0"/>
          <w:marBottom w:val="0"/>
          <w:divBdr>
            <w:top w:val="none" w:sz="0" w:space="0" w:color="auto"/>
            <w:left w:val="none" w:sz="0" w:space="0" w:color="auto"/>
            <w:bottom w:val="none" w:sz="0" w:space="0" w:color="auto"/>
            <w:right w:val="none" w:sz="0" w:space="0" w:color="auto"/>
          </w:divBdr>
        </w:div>
        <w:div w:id="1805542662">
          <w:marLeft w:val="640"/>
          <w:marRight w:val="0"/>
          <w:marTop w:val="0"/>
          <w:marBottom w:val="0"/>
          <w:divBdr>
            <w:top w:val="none" w:sz="0" w:space="0" w:color="auto"/>
            <w:left w:val="none" w:sz="0" w:space="0" w:color="auto"/>
            <w:bottom w:val="none" w:sz="0" w:space="0" w:color="auto"/>
            <w:right w:val="none" w:sz="0" w:space="0" w:color="auto"/>
          </w:divBdr>
        </w:div>
        <w:div w:id="1205370643">
          <w:marLeft w:val="640"/>
          <w:marRight w:val="0"/>
          <w:marTop w:val="0"/>
          <w:marBottom w:val="0"/>
          <w:divBdr>
            <w:top w:val="none" w:sz="0" w:space="0" w:color="auto"/>
            <w:left w:val="none" w:sz="0" w:space="0" w:color="auto"/>
            <w:bottom w:val="none" w:sz="0" w:space="0" w:color="auto"/>
            <w:right w:val="none" w:sz="0" w:space="0" w:color="auto"/>
          </w:divBdr>
        </w:div>
        <w:div w:id="575818394">
          <w:marLeft w:val="640"/>
          <w:marRight w:val="0"/>
          <w:marTop w:val="0"/>
          <w:marBottom w:val="0"/>
          <w:divBdr>
            <w:top w:val="none" w:sz="0" w:space="0" w:color="auto"/>
            <w:left w:val="none" w:sz="0" w:space="0" w:color="auto"/>
            <w:bottom w:val="none" w:sz="0" w:space="0" w:color="auto"/>
            <w:right w:val="none" w:sz="0" w:space="0" w:color="auto"/>
          </w:divBdr>
        </w:div>
        <w:div w:id="566763394">
          <w:marLeft w:val="640"/>
          <w:marRight w:val="0"/>
          <w:marTop w:val="0"/>
          <w:marBottom w:val="0"/>
          <w:divBdr>
            <w:top w:val="none" w:sz="0" w:space="0" w:color="auto"/>
            <w:left w:val="none" w:sz="0" w:space="0" w:color="auto"/>
            <w:bottom w:val="none" w:sz="0" w:space="0" w:color="auto"/>
            <w:right w:val="none" w:sz="0" w:space="0" w:color="auto"/>
          </w:divBdr>
        </w:div>
        <w:div w:id="1156800247">
          <w:marLeft w:val="640"/>
          <w:marRight w:val="0"/>
          <w:marTop w:val="0"/>
          <w:marBottom w:val="0"/>
          <w:divBdr>
            <w:top w:val="none" w:sz="0" w:space="0" w:color="auto"/>
            <w:left w:val="none" w:sz="0" w:space="0" w:color="auto"/>
            <w:bottom w:val="none" w:sz="0" w:space="0" w:color="auto"/>
            <w:right w:val="none" w:sz="0" w:space="0" w:color="auto"/>
          </w:divBdr>
        </w:div>
        <w:div w:id="1072967649">
          <w:marLeft w:val="640"/>
          <w:marRight w:val="0"/>
          <w:marTop w:val="0"/>
          <w:marBottom w:val="0"/>
          <w:divBdr>
            <w:top w:val="none" w:sz="0" w:space="0" w:color="auto"/>
            <w:left w:val="none" w:sz="0" w:space="0" w:color="auto"/>
            <w:bottom w:val="none" w:sz="0" w:space="0" w:color="auto"/>
            <w:right w:val="none" w:sz="0" w:space="0" w:color="auto"/>
          </w:divBdr>
        </w:div>
        <w:div w:id="1755931548">
          <w:marLeft w:val="640"/>
          <w:marRight w:val="0"/>
          <w:marTop w:val="0"/>
          <w:marBottom w:val="0"/>
          <w:divBdr>
            <w:top w:val="none" w:sz="0" w:space="0" w:color="auto"/>
            <w:left w:val="none" w:sz="0" w:space="0" w:color="auto"/>
            <w:bottom w:val="none" w:sz="0" w:space="0" w:color="auto"/>
            <w:right w:val="none" w:sz="0" w:space="0" w:color="auto"/>
          </w:divBdr>
        </w:div>
        <w:div w:id="2053502">
          <w:marLeft w:val="640"/>
          <w:marRight w:val="0"/>
          <w:marTop w:val="0"/>
          <w:marBottom w:val="0"/>
          <w:divBdr>
            <w:top w:val="none" w:sz="0" w:space="0" w:color="auto"/>
            <w:left w:val="none" w:sz="0" w:space="0" w:color="auto"/>
            <w:bottom w:val="none" w:sz="0" w:space="0" w:color="auto"/>
            <w:right w:val="none" w:sz="0" w:space="0" w:color="auto"/>
          </w:divBdr>
        </w:div>
        <w:div w:id="1973708555">
          <w:marLeft w:val="640"/>
          <w:marRight w:val="0"/>
          <w:marTop w:val="0"/>
          <w:marBottom w:val="0"/>
          <w:divBdr>
            <w:top w:val="none" w:sz="0" w:space="0" w:color="auto"/>
            <w:left w:val="none" w:sz="0" w:space="0" w:color="auto"/>
            <w:bottom w:val="none" w:sz="0" w:space="0" w:color="auto"/>
            <w:right w:val="none" w:sz="0" w:space="0" w:color="auto"/>
          </w:divBdr>
        </w:div>
        <w:div w:id="1162047559">
          <w:marLeft w:val="640"/>
          <w:marRight w:val="0"/>
          <w:marTop w:val="0"/>
          <w:marBottom w:val="0"/>
          <w:divBdr>
            <w:top w:val="none" w:sz="0" w:space="0" w:color="auto"/>
            <w:left w:val="none" w:sz="0" w:space="0" w:color="auto"/>
            <w:bottom w:val="none" w:sz="0" w:space="0" w:color="auto"/>
            <w:right w:val="none" w:sz="0" w:space="0" w:color="auto"/>
          </w:divBdr>
        </w:div>
        <w:div w:id="1993875100">
          <w:marLeft w:val="640"/>
          <w:marRight w:val="0"/>
          <w:marTop w:val="0"/>
          <w:marBottom w:val="0"/>
          <w:divBdr>
            <w:top w:val="none" w:sz="0" w:space="0" w:color="auto"/>
            <w:left w:val="none" w:sz="0" w:space="0" w:color="auto"/>
            <w:bottom w:val="none" w:sz="0" w:space="0" w:color="auto"/>
            <w:right w:val="none" w:sz="0" w:space="0" w:color="auto"/>
          </w:divBdr>
        </w:div>
        <w:div w:id="1527716449">
          <w:marLeft w:val="640"/>
          <w:marRight w:val="0"/>
          <w:marTop w:val="0"/>
          <w:marBottom w:val="0"/>
          <w:divBdr>
            <w:top w:val="none" w:sz="0" w:space="0" w:color="auto"/>
            <w:left w:val="none" w:sz="0" w:space="0" w:color="auto"/>
            <w:bottom w:val="none" w:sz="0" w:space="0" w:color="auto"/>
            <w:right w:val="none" w:sz="0" w:space="0" w:color="auto"/>
          </w:divBdr>
        </w:div>
        <w:div w:id="2014141982">
          <w:marLeft w:val="640"/>
          <w:marRight w:val="0"/>
          <w:marTop w:val="0"/>
          <w:marBottom w:val="0"/>
          <w:divBdr>
            <w:top w:val="none" w:sz="0" w:space="0" w:color="auto"/>
            <w:left w:val="none" w:sz="0" w:space="0" w:color="auto"/>
            <w:bottom w:val="none" w:sz="0" w:space="0" w:color="auto"/>
            <w:right w:val="none" w:sz="0" w:space="0" w:color="auto"/>
          </w:divBdr>
        </w:div>
        <w:div w:id="1077753743">
          <w:marLeft w:val="640"/>
          <w:marRight w:val="0"/>
          <w:marTop w:val="0"/>
          <w:marBottom w:val="0"/>
          <w:divBdr>
            <w:top w:val="none" w:sz="0" w:space="0" w:color="auto"/>
            <w:left w:val="none" w:sz="0" w:space="0" w:color="auto"/>
            <w:bottom w:val="none" w:sz="0" w:space="0" w:color="auto"/>
            <w:right w:val="none" w:sz="0" w:space="0" w:color="auto"/>
          </w:divBdr>
        </w:div>
        <w:div w:id="2120639469">
          <w:marLeft w:val="640"/>
          <w:marRight w:val="0"/>
          <w:marTop w:val="0"/>
          <w:marBottom w:val="0"/>
          <w:divBdr>
            <w:top w:val="none" w:sz="0" w:space="0" w:color="auto"/>
            <w:left w:val="none" w:sz="0" w:space="0" w:color="auto"/>
            <w:bottom w:val="none" w:sz="0" w:space="0" w:color="auto"/>
            <w:right w:val="none" w:sz="0" w:space="0" w:color="auto"/>
          </w:divBdr>
        </w:div>
        <w:div w:id="589583046">
          <w:marLeft w:val="640"/>
          <w:marRight w:val="0"/>
          <w:marTop w:val="0"/>
          <w:marBottom w:val="0"/>
          <w:divBdr>
            <w:top w:val="none" w:sz="0" w:space="0" w:color="auto"/>
            <w:left w:val="none" w:sz="0" w:space="0" w:color="auto"/>
            <w:bottom w:val="none" w:sz="0" w:space="0" w:color="auto"/>
            <w:right w:val="none" w:sz="0" w:space="0" w:color="auto"/>
          </w:divBdr>
        </w:div>
        <w:div w:id="97414228">
          <w:marLeft w:val="640"/>
          <w:marRight w:val="0"/>
          <w:marTop w:val="0"/>
          <w:marBottom w:val="0"/>
          <w:divBdr>
            <w:top w:val="none" w:sz="0" w:space="0" w:color="auto"/>
            <w:left w:val="none" w:sz="0" w:space="0" w:color="auto"/>
            <w:bottom w:val="none" w:sz="0" w:space="0" w:color="auto"/>
            <w:right w:val="none" w:sz="0" w:space="0" w:color="auto"/>
          </w:divBdr>
        </w:div>
        <w:div w:id="1793740568">
          <w:marLeft w:val="640"/>
          <w:marRight w:val="0"/>
          <w:marTop w:val="0"/>
          <w:marBottom w:val="0"/>
          <w:divBdr>
            <w:top w:val="none" w:sz="0" w:space="0" w:color="auto"/>
            <w:left w:val="none" w:sz="0" w:space="0" w:color="auto"/>
            <w:bottom w:val="none" w:sz="0" w:space="0" w:color="auto"/>
            <w:right w:val="none" w:sz="0" w:space="0" w:color="auto"/>
          </w:divBdr>
        </w:div>
        <w:div w:id="2095860908">
          <w:marLeft w:val="640"/>
          <w:marRight w:val="0"/>
          <w:marTop w:val="0"/>
          <w:marBottom w:val="0"/>
          <w:divBdr>
            <w:top w:val="none" w:sz="0" w:space="0" w:color="auto"/>
            <w:left w:val="none" w:sz="0" w:space="0" w:color="auto"/>
            <w:bottom w:val="none" w:sz="0" w:space="0" w:color="auto"/>
            <w:right w:val="none" w:sz="0" w:space="0" w:color="auto"/>
          </w:divBdr>
        </w:div>
        <w:div w:id="1951087632">
          <w:marLeft w:val="640"/>
          <w:marRight w:val="0"/>
          <w:marTop w:val="0"/>
          <w:marBottom w:val="0"/>
          <w:divBdr>
            <w:top w:val="none" w:sz="0" w:space="0" w:color="auto"/>
            <w:left w:val="none" w:sz="0" w:space="0" w:color="auto"/>
            <w:bottom w:val="none" w:sz="0" w:space="0" w:color="auto"/>
            <w:right w:val="none" w:sz="0" w:space="0" w:color="auto"/>
          </w:divBdr>
        </w:div>
        <w:div w:id="1578398415">
          <w:marLeft w:val="640"/>
          <w:marRight w:val="0"/>
          <w:marTop w:val="0"/>
          <w:marBottom w:val="0"/>
          <w:divBdr>
            <w:top w:val="none" w:sz="0" w:space="0" w:color="auto"/>
            <w:left w:val="none" w:sz="0" w:space="0" w:color="auto"/>
            <w:bottom w:val="none" w:sz="0" w:space="0" w:color="auto"/>
            <w:right w:val="none" w:sz="0" w:space="0" w:color="auto"/>
          </w:divBdr>
        </w:div>
        <w:div w:id="416368188">
          <w:marLeft w:val="640"/>
          <w:marRight w:val="0"/>
          <w:marTop w:val="0"/>
          <w:marBottom w:val="0"/>
          <w:divBdr>
            <w:top w:val="none" w:sz="0" w:space="0" w:color="auto"/>
            <w:left w:val="none" w:sz="0" w:space="0" w:color="auto"/>
            <w:bottom w:val="none" w:sz="0" w:space="0" w:color="auto"/>
            <w:right w:val="none" w:sz="0" w:space="0" w:color="auto"/>
          </w:divBdr>
        </w:div>
        <w:div w:id="198713194">
          <w:marLeft w:val="640"/>
          <w:marRight w:val="0"/>
          <w:marTop w:val="0"/>
          <w:marBottom w:val="0"/>
          <w:divBdr>
            <w:top w:val="none" w:sz="0" w:space="0" w:color="auto"/>
            <w:left w:val="none" w:sz="0" w:space="0" w:color="auto"/>
            <w:bottom w:val="none" w:sz="0" w:space="0" w:color="auto"/>
            <w:right w:val="none" w:sz="0" w:space="0" w:color="auto"/>
          </w:divBdr>
        </w:div>
        <w:div w:id="883563473">
          <w:marLeft w:val="640"/>
          <w:marRight w:val="0"/>
          <w:marTop w:val="0"/>
          <w:marBottom w:val="0"/>
          <w:divBdr>
            <w:top w:val="none" w:sz="0" w:space="0" w:color="auto"/>
            <w:left w:val="none" w:sz="0" w:space="0" w:color="auto"/>
            <w:bottom w:val="none" w:sz="0" w:space="0" w:color="auto"/>
            <w:right w:val="none" w:sz="0" w:space="0" w:color="auto"/>
          </w:divBdr>
        </w:div>
        <w:div w:id="889459820">
          <w:marLeft w:val="640"/>
          <w:marRight w:val="0"/>
          <w:marTop w:val="0"/>
          <w:marBottom w:val="0"/>
          <w:divBdr>
            <w:top w:val="none" w:sz="0" w:space="0" w:color="auto"/>
            <w:left w:val="none" w:sz="0" w:space="0" w:color="auto"/>
            <w:bottom w:val="none" w:sz="0" w:space="0" w:color="auto"/>
            <w:right w:val="none" w:sz="0" w:space="0" w:color="auto"/>
          </w:divBdr>
        </w:div>
        <w:div w:id="124127436">
          <w:marLeft w:val="640"/>
          <w:marRight w:val="0"/>
          <w:marTop w:val="0"/>
          <w:marBottom w:val="0"/>
          <w:divBdr>
            <w:top w:val="none" w:sz="0" w:space="0" w:color="auto"/>
            <w:left w:val="none" w:sz="0" w:space="0" w:color="auto"/>
            <w:bottom w:val="none" w:sz="0" w:space="0" w:color="auto"/>
            <w:right w:val="none" w:sz="0" w:space="0" w:color="auto"/>
          </w:divBdr>
        </w:div>
        <w:div w:id="362557135">
          <w:marLeft w:val="640"/>
          <w:marRight w:val="0"/>
          <w:marTop w:val="0"/>
          <w:marBottom w:val="0"/>
          <w:divBdr>
            <w:top w:val="none" w:sz="0" w:space="0" w:color="auto"/>
            <w:left w:val="none" w:sz="0" w:space="0" w:color="auto"/>
            <w:bottom w:val="none" w:sz="0" w:space="0" w:color="auto"/>
            <w:right w:val="none" w:sz="0" w:space="0" w:color="auto"/>
          </w:divBdr>
        </w:div>
        <w:div w:id="1244071690">
          <w:marLeft w:val="640"/>
          <w:marRight w:val="0"/>
          <w:marTop w:val="0"/>
          <w:marBottom w:val="0"/>
          <w:divBdr>
            <w:top w:val="none" w:sz="0" w:space="0" w:color="auto"/>
            <w:left w:val="none" w:sz="0" w:space="0" w:color="auto"/>
            <w:bottom w:val="none" w:sz="0" w:space="0" w:color="auto"/>
            <w:right w:val="none" w:sz="0" w:space="0" w:color="auto"/>
          </w:divBdr>
        </w:div>
        <w:div w:id="570386673">
          <w:marLeft w:val="640"/>
          <w:marRight w:val="0"/>
          <w:marTop w:val="0"/>
          <w:marBottom w:val="0"/>
          <w:divBdr>
            <w:top w:val="none" w:sz="0" w:space="0" w:color="auto"/>
            <w:left w:val="none" w:sz="0" w:space="0" w:color="auto"/>
            <w:bottom w:val="none" w:sz="0" w:space="0" w:color="auto"/>
            <w:right w:val="none" w:sz="0" w:space="0" w:color="auto"/>
          </w:divBdr>
        </w:div>
        <w:div w:id="425930641">
          <w:marLeft w:val="640"/>
          <w:marRight w:val="0"/>
          <w:marTop w:val="0"/>
          <w:marBottom w:val="0"/>
          <w:divBdr>
            <w:top w:val="none" w:sz="0" w:space="0" w:color="auto"/>
            <w:left w:val="none" w:sz="0" w:space="0" w:color="auto"/>
            <w:bottom w:val="none" w:sz="0" w:space="0" w:color="auto"/>
            <w:right w:val="none" w:sz="0" w:space="0" w:color="auto"/>
          </w:divBdr>
        </w:div>
        <w:div w:id="1710759775">
          <w:marLeft w:val="640"/>
          <w:marRight w:val="0"/>
          <w:marTop w:val="0"/>
          <w:marBottom w:val="0"/>
          <w:divBdr>
            <w:top w:val="none" w:sz="0" w:space="0" w:color="auto"/>
            <w:left w:val="none" w:sz="0" w:space="0" w:color="auto"/>
            <w:bottom w:val="none" w:sz="0" w:space="0" w:color="auto"/>
            <w:right w:val="none" w:sz="0" w:space="0" w:color="auto"/>
          </w:divBdr>
        </w:div>
        <w:div w:id="243416955">
          <w:marLeft w:val="640"/>
          <w:marRight w:val="0"/>
          <w:marTop w:val="0"/>
          <w:marBottom w:val="0"/>
          <w:divBdr>
            <w:top w:val="none" w:sz="0" w:space="0" w:color="auto"/>
            <w:left w:val="none" w:sz="0" w:space="0" w:color="auto"/>
            <w:bottom w:val="none" w:sz="0" w:space="0" w:color="auto"/>
            <w:right w:val="none" w:sz="0" w:space="0" w:color="auto"/>
          </w:divBdr>
        </w:div>
        <w:div w:id="2014334218">
          <w:marLeft w:val="640"/>
          <w:marRight w:val="0"/>
          <w:marTop w:val="0"/>
          <w:marBottom w:val="0"/>
          <w:divBdr>
            <w:top w:val="none" w:sz="0" w:space="0" w:color="auto"/>
            <w:left w:val="none" w:sz="0" w:space="0" w:color="auto"/>
            <w:bottom w:val="none" w:sz="0" w:space="0" w:color="auto"/>
            <w:right w:val="none" w:sz="0" w:space="0" w:color="auto"/>
          </w:divBdr>
        </w:div>
        <w:div w:id="171921705">
          <w:marLeft w:val="640"/>
          <w:marRight w:val="0"/>
          <w:marTop w:val="0"/>
          <w:marBottom w:val="0"/>
          <w:divBdr>
            <w:top w:val="none" w:sz="0" w:space="0" w:color="auto"/>
            <w:left w:val="none" w:sz="0" w:space="0" w:color="auto"/>
            <w:bottom w:val="none" w:sz="0" w:space="0" w:color="auto"/>
            <w:right w:val="none" w:sz="0" w:space="0" w:color="auto"/>
          </w:divBdr>
        </w:div>
        <w:div w:id="1096973195">
          <w:marLeft w:val="640"/>
          <w:marRight w:val="0"/>
          <w:marTop w:val="0"/>
          <w:marBottom w:val="0"/>
          <w:divBdr>
            <w:top w:val="none" w:sz="0" w:space="0" w:color="auto"/>
            <w:left w:val="none" w:sz="0" w:space="0" w:color="auto"/>
            <w:bottom w:val="none" w:sz="0" w:space="0" w:color="auto"/>
            <w:right w:val="none" w:sz="0" w:space="0" w:color="auto"/>
          </w:divBdr>
        </w:div>
        <w:div w:id="873153002">
          <w:marLeft w:val="640"/>
          <w:marRight w:val="0"/>
          <w:marTop w:val="0"/>
          <w:marBottom w:val="0"/>
          <w:divBdr>
            <w:top w:val="none" w:sz="0" w:space="0" w:color="auto"/>
            <w:left w:val="none" w:sz="0" w:space="0" w:color="auto"/>
            <w:bottom w:val="none" w:sz="0" w:space="0" w:color="auto"/>
            <w:right w:val="none" w:sz="0" w:space="0" w:color="auto"/>
          </w:divBdr>
        </w:div>
        <w:div w:id="1330056642">
          <w:marLeft w:val="640"/>
          <w:marRight w:val="0"/>
          <w:marTop w:val="0"/>
          <w:marBottom w:val="0"/>
          <w:divBdr>
            <w:top w:val="none" w:sz="0" w:space="0" w:color="auto"/>
            <w:left w:val="none" w:sz="0" w:space="0" w:color="auto"/>
            <w:bottom w:val="none" w:sz="0" w:space="0" w:color="auto"/>
            <w:right w:val="none" w:sz="0" w:space="0" w:color="auto"/>
          </w:divBdr>
        </w:div>
        <w:div w:id="1525365502">
          <w:marLeft w:val="640"/>
          <w:marRight w:val="0"/>
          <w:marTop w:val="0"/>
          <w:marBottom w:val="0"/>
          <w:divBdr>
            <w:top w:val="none" w:sz="0" w:space="0" w:color="auto"/>
            <w:left w:val="none" w:sz="0" w:space="0" w:color="auto"/>
            <w:bottom w:val="none" w:sz="0" w:space="0" w:color="auto"/>
            <w:right w:val="none" w:sz="0" w:space="0" w:color="auto"/>
          </w:divBdr>
        </w:div>
        <w:div w:id="829832440">
          <w:marLeft w:val="640"/>
          <w:marRight w:val="0"/>
          <w:marTop w:val="0"/>
          <w:marBottom w:val="0"/>
          <w:divBdr>
            <w:top w:val="none" w:sz="0" w:space="0" w:color="auto"/>
            <w:left w:val="none" w:sz="0" w:space="0" w:color="auto"/>
            <w:bottom w:val="none" w:sz="0" w:space="0" w:color="auto"/>
            <w:right w:val="none" w:sz="0" w:space="0" w:color="auto"/>
          </w:divBdr>
        </w:div>
        <w:div w:id="528106744">
          <w:marLeft w:val="640"/>
          <w:marRight w:val="0"/>
          <w:marTop w:val="0"/>
          <w:marBottom w:val="0"/>
          <w:divBdr>
            <w:top w:val="none" w:sz="0" w:space="0" w:color="auto"/>
            <w:left w:val="none" w:sz="0" w:space="0" w:color="auto"/>
            <w:bottom w:val="none" w:sz="0" w:space="0" w:color="auto"/>
            <w:right w:val="none" w:sz="0" w:space="0" w:color="auto"/>
          </w:divBdr>
        </w:div>
        <w:div w:id="1990208743">
          <w:marLeft w:val="640"/>
          <w:marRight w:val="0"/>
          <w:marTop w:val="0"/>
          <w:marBottom w:val="0"/>
          <w:divBdr>
            <w:top w:val="none" w:sz="0" w:space="0" w:color="auto"/>
            <w:left w:val="none" w:sz="0" w:space="0" w:color="auto"/>
            <w:bottom w:val="none" w:sz="0" w:space="0" w:color="auto"/>
            <w:right w:val="none" w:sz="0" w:space="0" w:color="auto"/>
          </w:divBdr>
        </w:div>
        <w:div w:id="507452712">
          <w:marLeft w:val="640"/>
          <w:marRight w:val="0"/>
          <w:marTop w:val="0"/>
          <w:marBottom w:val="0"/>
          <w:divBdr>
            <w:top w:val="none" w:sz="0" w:space="0" w:color="auto"/>
            <w:left w:val="none" w:sz="0" w:space="0" w:color="auto"/>
            <w:bottom w:val="none" w:sz="0" w:space="0" w:color="auto"/>
            <w:right w:val="none" w:sz="0" w:space="0" w:color="auto"/>
          </w:divBdr>
        </w:div>
        <w:div w:id="279799430">
          <w:marLeft w:val="640"/>
          <w:marRight w:val="0"/>
          <w:marTop w:val="0"/>
          <w:marBottom w:val="0"/>
          <w:divBdr>
            <w:top w:val="none" w:sz="0" w:space="0" w:color="auto"/>
            <w:left w:val="none" w:sz="0" w:space="0" w:color="auto"/>
            <w:bottom w:val="none" w:sz="0" w:space="0" w:color="auto"/>
            <w:right w:val="none" w:sz="0" w:space="0" w:color="auto"/>
          </w:divBdr>
        </w:div>
        <w:div w:id="1304234214">
          <w:marLeft w:val="640"/>
          <w:marRight w:val="0"/>
          <w:marTop w:val="0"/>
          <w:marBottom w:val="0"/>
          <w:divBdr>
            <w:top w:val="none" w:sz="0" w:space="0" w:color="auto"/>
            <w:left w:val="none" w:sz="0" w:space="0" w:color="auto"/>
            <w:bottom w:val="none" w:sz="0" w:space="0" w:color="auto"/>
            <w:right w:val="none" w:sz="0" w:space="0" w:color="auto"/>
          </w:divBdr>
        </w:div>
        <w:div w:id="1539508196">
          <w:marLeft w:val="640"/>
          <w:marRight w:val="0"/>
          <w:marTop w:val="0"/>
          <w:marBottom w:val="0"/>
          <w:divBdr>
            <w:top w:val="none" w:sz="0" w:space="0" w:color="auto"/>
            <w:left w:val="none" w:sz="0" w:space="0" w:color="auto"/>
            <w:bottom w:val="none" w:sz="0" w:space="0" w:color="auto"/>
            <w:right w:val="none" w:sz="0" w:space="0" w:color="auto"/>
          </w:divBdr>
        </w:div>
        <w:div w:id="975448683">
          <w:marLeft w:val="640"/>
          <w:marRight w:val="0"/>
          <w:marTop w:val="0"/>
          <w:marBottom w:val="0"/>
          <w:divBdr>
            <w:top w:val="none" w:sz="0" w:space="0" w:color="auto"/>
            <w:left w:val="none" w:sz="0" w:space="0" w:color="auto"/>
            <w:bottom w:val="none" w:sz="0" w:space="0" w:color="auto"/>
            <w:right w:val="none" w:sz="0" w:space="0" w:color="auto"/>
          </w:divBdr>
        </w:div>
        <w:div w:id="1895772586">
          <w:marLeft w:val="640"/>
          <w:marRight w:val="0"/>
          <w:marTop w:val="0"/>
          <w:marBottom w:val="0"/>
          <w:divBdr>
            <w:top w:val="none" w:sz="0" w:space="0" w:color="auto"/>
            <w:left w:val="none" w:sz="0" w:space="0" w:color="auto"/>
            <w:bottom w:val="none" w:sz="0" w:space="0" w:color="auto"/>
            <w:right w:val="none" w:sz="0" w:space="0" w:color="auto"/>
          </w:divBdr>
        </w:div>
        <w:div w:id="1484932900">
          <w:marLeft w:val="640"/>
          <w:marRight w:val="0"/>
          <w:marTop w:val="0"/>
          <w:marBottom w:val="0"/>
          <w:divBdr>
            <w:top w:val="none" w:sz="0" w:space="0" w:color="auto"/>
            <w:left w:val="none" w:sz="0" w:space="0" w:color="auto"/>
            <w:bottom w:val="none" w:sz="0" w:space="0" w:color="auto"/>
            <w:right w:val="none" w:sz="0" w:space="0" w:color="auto"/>
          </w:divBdr>
        </w:div>
        <w:div w:id="1034840975">
          <w:marLeft w:val="640"/>
          <w:marRight w:val="0"/>
          <w:marTop w:val="0"/>
          <w:marBottom w:val="0"/>
          <w:divBdr>
            <w:top w:val="none" w:sz="0" w:space="0" w:color="auto"/>
            <w:left w:val="none" w:sz="0" w:space="0" w:color="auto"/>
            <w:bottom w:val="none" w:sz="0" w:space="0" w:color="auto"/>
            <w:right w:val="none" w:sz="0" w:space="0" w:color="auto"/>
          </w:divBdr>
        </w:div>
        <w:div w:id="1777946351">
          <w:marLeft w:val="640"/>
          <w:marRight w:val="0"/>
          <w:marTop w:val="0"/>
          <w:marBottom w:val="0"/>
          <w:divBdr>
            <w:top w:val="none" w:sz="0" w:space="0" w:color="auto"/>
            <w:left w:val="none" w:sz="0" w:space="0" w:color="auto"/>
            <w:bottom w:val="none" w:sz="0" w:space="0" w:color="auto"/>
            <w:right w:val="none" w:sz="0" w:space="0" w:color="auto"/>
          </w:divBdr>
        </w:div>
        <w:div w:id="897282714">
          <w:marLeft w:val="640"/>
          <w:marRight w:val="0"/>
          <w:marTop w:val="0"/>
          <w:marBottom w:val="0"/>
          <w:divBdr>
            <w:top w:val="none" w:sz="0" w:space="0" w:color="auto"/>
            <w:left w:val="none" w:sz="0" w:space="0" w:color="auto"/>
            <w:bottom w:val="none" w:sz="0" w:space="0" w:color="auto"/>
            <w:right w:val="none" w:sz="0" w:space="0" w:color="auto"/>
          </w:divBdr>
        </w:div>
        <w:div w:id="436949510">
          <w:marLeft w:val="640"/>
          <w:marRight w:val="0"/>
          <w:marTop w:val="0"/>
          <w:marBottom w:val="0"/>
          <w:divBdr>
            <w:top w:val="none" w:sz="0" w:space="0" w:color="auto"/>
            <w:left w:val="none" w:sz="0" w:space="0" w:color="auto"/>
            <w:bottom w:val="none" w:sz="0" w:space="0" w:color="auto"/>
            <w:right w:val="none" w:sz="0" w:space="0" w:color="auto"/>
          </w:divBdr>
        </w:div>
        <w:div w:id="1279796378">
          <w:marLeft w:val="640"/>
          <w:marRight w:val="0"/>
          <w:marTop w:val="0"/>
          <w:marBottom w:val="0"/>
          <w:divBdr>
            <w:top w:val="none" w:sz="0" w:space="0" w:color="auto"/>
            <w:left w:val="none" w:sz="0" w:space="0" w:color="auto"/>
            <w:bottom w:val="none" w:sz="0" w:space="0" w:color="auto"/>
            <w:right w:val="none" w:sz="0" w:space="0" w:color="auto"/>
          </w:divBdr>
        </w:div>
        <w:div w:id="1029182856">
          <w:marLeft w:val="640"/>
          <w:marRight w:val="0"/>
          <w:marTop w:val="0"/>
          <w:marBottom w:val="0"/>
          <w:divBdr>
            <w:top w:val="none" w:sz="0" w:space="0" w:color="auto"/>
            <w:left w:val="none" w:sz="0" w:space="0" w:color="auto"/>
            <w:bottom w:val="none" w:sz="0" w:space="0" w:color="auto"/>
            <w:right w:val="none" w:sz="0" w:space="0" w:color="auto"/>
          </w:divBdr>
        </w:div>
        <w:div w:id="169486595">
          <w:marLeft w:val="640"/>
          <w:marRight w:val="0"/>
          <w:marTop w:val="0"/>
          <w:marBottom w:val="0"/>
          <w:divBdr>
            <w:top w:val="none" w:sz="0" w:space="0" w:color="auto"/>
            <w:left w:val="none" w:sz="0" w:space="0" w:color="auto"/>
            <w:bottom w:val="none" w:sz="0" w:space="0" w:color="auto"/>
            <w:right w:val="none" w:sz="0" w:space="0" w:color="auto"/>
          </w:divBdr>
        </w:div>
        <w:div w:id="2093509434">
          <w:marLeft w:val="640"/>
          <w:marRight w:val="0"/>
          <w:marTop w:val="0"/>
          <w:marBottom w:val="0"/>
          <w:divBdr>
            <w:top w:val="none" w:sz="0" w:space="0" w:color="auto"/>
            <w:left w:val="none" w:sz="0" w:space="0" w:color="auto"/>
            <w:bottom w:val="none" w:sz="0" w:space="0" w:color="auto"/>
            <w:right w:val="none" w:sz="0" w:space="0" w:color="auto"/>
          </w:divBdr>
        </w:div>
        <w:div w:id="1259945923">
          <w:marLeft w:val="640"/>
          <w:marRight w:val="0"/>
          <w:marTop w:val="0"/>
          <w:marBottom w:val="0"/>
          <w:divBdr>
            <w:top w:val="none" w:sz="0" w:space="0" w:color="auto"/>
            <w:left w:val="none" w:sz="0" w:space="0" w:color="auto"/>
            <w:bottom w:val="none" w:sz="0" w:space="0" w:color="auto"/>
            <w:right w:val="none" w:sz="0" w:space="0" w:color="auto"/>
          </w:divBdr>
        </w:div>
        <w:div w:id="842088843">
          <w:marLeft w:val="640"/>
          <w:marRight w:val="0"/>
          <w:marTop w:val="0"/>
          <w:marBottom w:val="0"/>
          <w:divBdr>
            <w:top w:val="none" w:sz="0" w:space="0" w:color="auto"/>
            <w:left w:val="none" w:sz="0" w:space="0" w:color="auto"/>
            <w:bottom w:val="none" w:sz="0" w:space="0" w:color="auto"/>
            <w:right w:val="none" w:sz="0" w:space="0" w:color="auto"/>
          </w:divBdr>
        </w:div>
        <w:div w:id="506138934">
          <w:marLeft w:val="640"/>
          <w:marRight w:val="0"/>
          <w:marTop w:val="0"/>
          <w:marBottom w:val="0"/>
          <w:divBdr>
            <w:top w:val="none" w:sz="0" w:space="0" w:color="auto"/>
            <w:left w:val="none" w:sz="0" w:space="0" w:color="auto"/>
            <w:bottom w:val="none" w:sz="0" w:space="0" w:color="auto"/>
            <w:right w:val="none" w:sz="0" w:space="0" w:color="auto"/>
          </w:divBdr>
        </w:div>
        <w:div w:id="1057362992">
          <w:marLeft w:val="640"/>
          <w:marRight w:val="0"/>
          <w:marTop w:val="0"/>
          <w:marBottom w:val="0"/>
          <w:divBdr>
            <w:top w:val="none" w:sz="0" w:space="0" w:color="auto"/>
            <w:left w:val="none" w:sz="0" w:space="0" w:color="auto"/>
            <w:bottom w:val="none" w:sz="0" w:space="0" w:color="auto"/>
            <w:right w:val="none" w:sz="0" w:space="0" w:color="auto"/>
          </w:divBdr>
        </w:div>
        <w:div w:id="1924103749">
          <w:marLeft w:val="640"/>
          <w:marRight w:val="0"/>
          <w:marTop w:val="0"/>
          <w:marBottom w:val="0"/>
          <w:divBdr>
            <w:top w:val="none" w:sz="0" w:space="0" w:color="auto"/>
            <w:left w:val="none" w:sz="0" w:space="0" w:color="auto"/>
            <w:bottom w:val="none" w:sz="0" w:space="0" w:color="auto"/>
            <w:right w:val="none" w:sz="0" w:space="0" w:color="auto"/>
          </w:divBdr>
        </w:div>
        <w:div w:id="1243098929">
          <w:marLeft w:val="640"/>
          <w:marRight w:val="0"/>
          <w:marTop w:val="0"/>
          <w:marBottom w:val="0"/>
          <w:divBdr>
            <w:top w:val="none" w:sz="0" w:space="0" w:color="auto"/>
            <w:left w:val="none" w:sz="0" w:space="0" w:color="auto"/>
            <w:bottom w:val="none" w:sz="0" w:space="0" w:color="auto"/>
            <w:right w:val="none" w:sz="0" w:space="0" w:color="auto"/>
          </w:divBdr>
        </w:div>
        <w:div w:id="1884558227">
          <w:marLeft w:val="640"/>
          <w:marRight w:val="0"/>
          <w:marTop w:val="0"/>
          <w:marBottom w:val="0"/>
          <w:divBdr>
            <w:top w:val="none" w:sz="0" w:space="0" w:color="auto"/>
            <w:left w:val="none" w:sz="0" w:space="0" w:color="auto"/>
            <w:bottom w:val="none" w:sz="0" w:space="0" w:color="auto"/>
            <w:right w:val="none" w:sz="0" w:space="0" w:color="auto"/>
          </w:divBdr>
        </w:div>
        <w:div w:id="2127263983">
          <w:marLeft w:val="640"/>
          <w:marRight w:val="0"/>
          <w:marTop w:val="0"/>
          <w:marBottom w:val="0"/>
          <w:divBdr>
            <w:top w:val="none" w:sz="0" w:space="0" w:color="auto"/>
            <w:left w:val="none" w:sz="0" w:space="0" w:color="auto"/>
            <w:bottom w:val="none" w:sz="0" w:space="0" w:color="auto"/>
            <w:right w:val="none" w:sz="0" w:space="0" w:color="auto"/>
          </w:divBdr>
        </w:div>
        <w:div w:id="462892396">
          <w:marLeft w:val="640"/>
          <w:marRight w:val="0"/>
          <w:marTop w:val="0"/>
          <w:marBottom w:val="0"/>
          <w:divBdr>
            <w:top w:val="none" w:sz="0" w:space="0" w:color="auto"/>
            <w:left w:val="none" w:sz="0" w:space="0" w:color="auto"/>
            <w:bottom w:val="none" w:sz="0" w:space="0" w:color="auto"/>
            <w:right w:val="none" w:sz="0" w:space="0" w:color="auto"/>
          </w:divBdr>
        </w:div>
        <w:div w:id="619455875">
          <w:marLeft w:val="640"/>
          <w:marRight w:val="0"/>
          <w:marTop w:val="0"/>
          <w:marBottom w:val="0"/>
          <w:divBdr>
            <w:top w:val="none" w:sz="0" w:space="0" w:color="auto"/>
            <w:left w:val="none" w:sz="0" w:space="0" w:color="auto"/>
            <w:bottom w:val="none" w:sz="0" w:space="0" w:color="auto"/>
            <w:right w:val="none" w:sz="0" w:space="0" w:color="auto"/>
          </w:divBdr>
        </w:div>
        <w:div w:id="722797379">
          <w:marLeft w:val="640"/>
          <w:marRight w:val="0"/>
          <w:marTop w:val="0"/>
          <w:marBottom w:val="0"/>
          <w:divBdr>
            <w:top w:val="none" w:sz="0" w:space="0" w:color="auto"/>
            <w:left w:val="none" w:sz="0" w:space="0" w:color="auto"/>
            <w:bottom w:val="none" w:sz="0" w:space="0" w:color="auto"/>
            <w:right w:val="none" w:sz="0" w:space="0" w:color="auto"/>
          </w:divBdr>
        </w:div>
        <w:div w:id="957761774">
          <w:marLeft w:val="640"/>
          <w:marRight w:val="0"/>
          <w:marTop w:val="0"/>
          <w:marBottom w:val="0"/>
          <w:divBdr>
            <w:top w:val="none" w:sz="0" w:space="0" w:color="auto"/>
            <w:left w:val="none" w:sz="0" w:space="0" w:color="auto"/>
            <w:bottom w:val="none" w:sz="0" w:space="0" w:color="auto"/>
            <w:right w:val="none" w:sz="0" w:space="0" w:color="auto"/>
          </w:divBdr>
        </w:div>
        <w:div w:id="1779568799">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100172">
      <w:bodyDiv w:val="1"/>
      <w:marLeft w:val="0"/>
      <w:marRight w:val="0"/>
      <w:marTop w:val="0"/>
      <w:marBottom w:val="0"/>
      <w:divBdr>
        <w:top w:val="none" w:sz="0" w:space="0" w:color="auto"/>
        <w:left w:val="none" w:sz="0" w:space="0" w:color="auto"/>
        <w:bottom w:val="none" w:sz="0" w:space="0" w:color="auto"/>
        <w:right w:val="none" w:sz="0" w:space="0" w:color="auto"/>
      </w:divBdr>
      <w:divsChild>
        <w:div w:id="18432412">
          <w:marLeft w:val="640"/>
          <w:marRight w:val="0"/>
          <w:marTop w:val="0"/>
          <w:marBottom w:val="0"/>
          <w:divBdr>
            <w:top w:val="none" w:sz="0" w:space="0" w:color="auto"/>
            <w:left w:val="none" w:sz="0" w:space="0" w:color="auto"/>
            <w:bottom w:val="none" w:sz="0" w:space="0" w:color="auto"/>
            <w:right w:val="none" w:sz="0" w:space="0" w:color="auto"/>
          </w:divBdr>
        </w:div>
        <w:div w:id="313268042">
          <w:marLeft w:val="640"/>
          <w:marRight w:val="0"/>
          <w:marTop w:val="0"/>
          <w:marBottom w:val="0"/>
          <w:divBdr>
            <w:top w:val="none" w:sz="0" w:space="0" w:color="auto"/>
            <w:left w:val="none" w:sz="0" w:space="0" w:color="auto"/>
            <w:bottom w:val="none" w:sz="0" w:space="0" w:color="auto"/>
            <w:right w:val="none" w:sz="0" w:space="0" w:color="auto"/>
          </w:divBdr>
        </w:div>
        <w:div w:id="59906368">
          <w:marLeft w:val="640"/>
          <w:marRight w:val="0"/>
          <w:marTop w:val="0"/>
          <w:marBottom w:val="0"/>
          <w:divBdr>
            <w:top w:val="none" w:sz="0" w:space="0" w:color="auto"/>
            <w:left w:val="none" w:sz="0" w:space="0" w:color="auto"/>
            <w:bottom w:val="none" w:sz="0" w:space="0" w:color="auto"/>
            <w:right w:val="none" w:sz="0" w:space="0" w:color="auto"/>
          </w:divBdr>
        </w:div>
        <w:div w:id="1306546790">
          <w:marLeft w:val="640"/>
          <w:marRight w:val="0"/>
          <w:marTop w:val="0"/>
          <w:marBottom w:val="0"/>
          <w:divBdr>
            <w:top w:val="none" w:sz="0" w:space="0" w:color="auto"/>
            <w:left w:val="none" w:sz="0" w:space="0" w:color="auto"/>
            <w:bottom w:val="none" w:sz="0" w:space="0" w:color="auto"/>
            <w:right w:val="none" w:sz="0" w:space="0" w:color="auto"/>
          </w:divBdr>
        </w:div>
        <w:div w:id="847133494">
          <w:marLeft w:val="640"/>
          <w:marRight w:val="0"/>
          <w:marTop w:val="0"/>
          <w:marBottom w:val="0"/>
          <w:divBdr>
            <w:top w:val="none" w:sz="0" w:space="0" w:color="auto"/>
            <w:left w:val="none" w:sz="0" w:space="0" w:color="auto"/>
            <w:bottom w:val="none" w:sz="0" w:space="0" w:color="auto"/>
            <w:right w:val="none" w:sz="0" w:space="0" w:color="auto"/>
          </w:divBdr>
        </w:div>
        <w:div w:id="261035817">
          <w:marLeft w:val="640"/>
          <w:marRight w:val="0"/>
          <w:marTop w:val="0"/>
          <w:marBottom w:val="0"/>
          <w:divBdr>
            <w:top w:val="none" w:sz="0" w:space="0" w:color="auto"/>
            <w:left w:val="none" w:sz="0" w:space="0" w:color="auto"/>
            <w:bottom w:val="none" w:sz="0" w:space="0" w:color="auto"/>
            <w:right w:val="none" w:sz="0" w:space="0" w:color="auto"/>
          </w:divBdr>
        </w:div>
        <w:div w:id="439301856">
          <w:marLeft w:val="640"/>
          <w:marRight w:val="0"/>
          <w:marTop w:val="0"/>
          <w:marBottom w:val="0"/>
          <w:divBdr>
            <w:top w:val="none" w:sz="0" w:space="0" w:color="auto"/>
            <w:left w:val="none" w:sz="0" w:space="0" w:color="auto"/>
            <w:bottom w:val="none" w:sz="0" w:space="0" w:color="auto"/>
            <w:right w:val="none" w:sz="0" w:space="0" w:color="auto"/>
          </w:divBdr>
        </w:div>
        <w:div w:id="1521091603">
          <w:marLeft w:val="640"/>
          <w:marRight w:val="0"/>
          <w:marTop w:val="0"/>
          <w:marBottom w:val="0"/>
          <w:divBdr>
            <w:top w:val="none" w:sz="0" w:space="0" w:color="auto"/>
            <w:left w:val="none" w:sz="0" w:space="0" w:color="auto"/>
            <w:bottom w:val="none" w:sz="0" w:space="0" w:color="auto"/>
            <w:right w:val="none" w:sz="0" w:space="0" w:color="auto"/>
          </w:divBdr>
        </w:div>
        <w:div w:id="1273587158">
          <w:marLeft w:val="640"/>
          <w:marRight w:val="0"/>
          <w:marTop w:val="0"/>
          <w:marBottom w:val="0"/>
          <w:divBdr>
            <w:top w:val="none" w:sz="0" w:space="0" w:color="auto"/>
            <w:left w:val="none" w:sz="0" w:space="0" w:color="auto"/>
            <w:bottom w:val="none" w:sz="0" w:space="0" w:color="auto"/>
            <w:right w:val="none" w:sz="0" w:space="0" w:color="auto"/>
          </w:divBdr>
        </w:div>
        <w:div w:id="1681156385">
          <w:marLeft w:val="640"/>
          <w:marRight w:val="0"/>
          <w:marTop w:val="0"/>
          <w:marBottom w:val="0"/>
          <w:divBdr>
            <w:top w:val="none" w:sz="0" w:space="0" w:color="auto"/>
            <w:left w:val="none" w:sz="0" w:space="0" w:color="auto"/>
            <w:bottom w:val="none" w:sz="0" w:space="0" w:color="auto"/>
            <w:right w:val="none" w:sz="0" w:space="0" w:color="auto"/>
          </w:divBdr>
        </w:div>
        <w:div w:id="843739676">
          <w:marLeft w:val="640"/>
          <w:marRight w:val="0"/>
          <w:marTop w:val="0"/>
          <w:marBottom w:val="0"/>
          <w:divBdr>
            <w:top w:val="none" w:sz="0" w:space="0" w:color="auto"/>
            <w:left w:val="none" w:sz="0" w:space="0" w:color="auto"/>
            <w:bottom w:val="none" w:sz="0" w:space="0" w:color="auto"/>
            <w:right w:val="none" w:sz="0" w:space="0" w:color="auto"/>
          </w:divBdr>
        </w:div>
        <w:div w:id="1426077547">
          <w:marLeft w:val="640"/>
          <w:marRight w:val="0"/>
          <w:marTop w:val="0"/>
          <w:marBottom w:val="0"/>
          <w:divBdr>
            <w:top w:val="none" w:sz="0" w:space="0" w:color="auto"/>
            <w:left w:val="none" w:sz="0" w:space="0" w:color="auto"/>
            <w:bottom w:val="none" w:sz="0" w:space="0" w:color="auto"/>
            <w:right w:val="none" w:sz="0" w:space="0" w:color="auto"/>
          </w:divBdr>
        </w:div>
        <w:div w:id="553926302">
          <w:marLeft w:val="640"/>
          <w:marRight w:val="0"/>
          <w:marTop w:val="0"/>
          <w:marBottom w:val="0"/>
          <w:divBdr>
            <w:top w:val="none" w:sz="0" w:space="0" w:color="auto"/>
            <w:left w:val="none" w:sz="0" w:space="0" w:color="auto"/>
            <w:bottom w:val="none" w:sz="0" w:space="0" w:color="auto"/>
            <w:right w:val="none" w:sz="0" w:space="0" w:color="auto"/>
          </w:divBdr>
        </w:div>
        <w:div w:id="1325426642">
          <w:marLeft w:val="640"/>
          <w:marRight w:val="0"/>
          <w:marTop w:val="0"/>
          <w:marBottom w:val="0"/>
          <w:divBdr>
            <w:top w:val="none" w:sz="0" w:space="0" w:color="auto"/>
            <w:left w:val="none" w:sz="0" w:space="0" w:color="auto"/>
            <w:bottom w:val="none" w:sz="0" w:space="0" w:color="auto"/>
            <w:right w:val="none" w:sz="0" w:space="0" w:color="auto"/>
          </w:divBdr>
        </w:div>
        <w:div w:id="2095855129">
          <w:marLeft w:val="640"/>
          <w:marRight w:val="0"/>
          <w:marTop w:val="0"/>
          <w:marBottom w:val="0"/>
          <w:divBdr>
            <w:top w:val="none" w:sz="0" w:space="0" w:color="auto"/>
            <w:left w:val="none" w:sz="0" w:space="0" w:color="auto"/>
            <w:bottom w:val="none" w:sz="0" w:space="0" w:color="auto"/>
            <w:right w:val="none" w:sz="0" w:space="0" w:color="auto"/>
          </w:divBdr>
        </w:div>
        <w:div w:id="1729452130">
          <w:marLeft w:val="640"/>
          <w:marRight w:val="0"/>
          <w:marTop w:val="0"/>
          <w:marBottom w:val="0"/>
          <w:divBdr>
            <w:top w:val="none" w:sz="0" w:space="0" w:color="auto"/>
            <w:left w:val="none" w:sz="0" w:space="0" w:color="auto"/>
            <w:bottom w:val="none" w:sz="0" w:space="0" w:color="auto"/>
            <w:right w:val="none" w:sz="0" w:space="0" w:color="auto"/>
          </w:divBdr>
        </w:div>
        <w:div w:id="1003161910">
          <w:marLeft w:val="640"/>
          <w:marRight w:val="0"/>
          <w:marTop w:val="0"/>
          <w:marBottom w:val="0"/>
          <w:divBdr>
            <w:top w:val="none" w:sz="0" w:space="0" w:color="auto"/>
            <w:left w:val="none" w:sz="0" w:space="0" w:color="auto"/>
            <w:bottom w:val="none" w:sz="0" w:space="0" w:color="auto"/>
            <w:right w:val="none" w:sz="0" w:space="0" w:color="auto"/>
          </w:divBdr>
        </w:div>
        <w:div w:id="1741950551">
          <w:marLeft w:val="640"/>
          <w:marRight w:val="0"/>
          <w:marTop w:val="0"/>
          <w:marBottom w:val="0"/>
          <w:divBdr>
            <w:top w:val="none" w:sz="0" w:space="0" w:color="auto"/>
            <w:left w:val="none" w:sz="0" w:space="0" w:color="auto"/>
            <w:bottom w:val="none" w:sz="0" w:space="0" w:color="auto"/>
            <w:right w:val="none" w:sz="0" w:space="0" w:color="auto"/>
          </w:divBdr>
        </w:div>
        <w:div w:id="499590199">
          <w:marLeft w:val="640"/>
          <w:marRight w:val="0"/>
          <w:marTop w:val="0"/>
          <w:marBottom w:val="0"/>
          <w:divBdr>
            <w:top w:val="none" w:sz="0" w:space="0" w:color="auto"/>
            <w:left w:val="none" w:sz="0" w:space="0" w:color="auto"/>
            <w:bottom w:val="none" w:sz="0" w:space="0" w:color="auto"/>
            <w:right w:val="none" w:sz="0" w:space="0" w:color="auto"/>
          </w:divBdr>
        </w:div>
        <w:div w:id="1399598044">
          <w:marLeft w:val="640"/>
          <w:marRight w:val="0"/>
          <w:marTop w:val="0"/>
          <w:marBottom w:val="0"/>
          <w:divBdr>
            <w:top w:val="none" w:sz="0" w:space="0" w:color="auto"/>
            <w:left w:val="none" w:sz="0" w:space="0" w:color="auto"/>
            <w:bottom w:val="none" w:sz="0" w:space="0" w:color="auto"/>
            <w:right w:val="none" w:sz="0" w:space="0" w:color="auto"/>
          </w:divBdr>
        </w:div>
        <w:div w:id="743718534">
          <w:marLeft w:val="640"/>
          <w:marRight w:val="0"/>
          <w:marTop w:val="0"/>
          <w:marBottom w:val="0"/>
          <w:divBdr>
            <w:top w:val="none" w:sz="0" w:space="0" w:color="auto"/>
            <w:left w:val="none" w:sz="0" w:space="0" w:color="auto"/>
            <w:bottom w:val="none" w:sz="0" w:space="0" w:color="auto"/>
            <w:right w:val="none" w:sz="0" w:space="0" w:color="auto"/>
          </w:divBdr>
        </w:div>
        <w:div w:id="845557352">
          <w:marLeft w:val="640"/>
          <w:marRight w:val="0"/>
          <w:marTop w:val="0"/>
          <w:marBottom w:val="0"/>
          <w:divBdr>
            <w:top w:val="none" w:sz="0" w:space="0" w:color="auto"/>
            <w:left w:val="none" w:sz="0" w:space="0" w:color="auto"/>
            <w:bottom w:val="none" w:sz="0" w:space="0" w:color="auto"/>
            <w:right w:val="none" w:sz="0" w:space="0" w:color="auto"/>
          </w:divBdr>
        </w:div>
        <w:div w:id="1843352927">
          <w:marLeft w:val="640"/>
          <w:marRight w:val="0"/>
          <w:marTop w:val="0"/>
          <w:marBottom w:val="0"/>
          <w:divBdr>
            <w:top w:val="none" w:sz="0" w:space="0" w:color="auto"/>
            <w:left w:val="none" w:sz="0" w:space="0" w:color="auto"/>
            <w:bottom w:val="none" w:sz="0" w:space="0" w:color="auto"/>
            <w:right w:val="none" w:sz="0" w:space="0" w:color="auto"/>
          </w:divBdr>
        </w:div>
        <w:div w:id="1222987117">
          <w:marLeft w:val="640"/>
          <w:marRight w:val="0"/>
          <w:marTop w:val="0"/>
          <w:marBottom w:val="0"/>
          <w:divBdr>
            <w:top w:val="none" w:sz="0" w:space="0" w:color="auto"/>
            <w:left w:val="none" w:sz="0" w:space="0" w:color="auto"/>
            <w:bottom w:val="none" w:sz="0" w:space="0" w:color="auto"/>
            <w:right w:val="none" w:sz="0" w:space="0" w:color="auto"/>
          </w:divBdr>
        </w:div>
        <w:div w:id="1549606097">
          <w:marLeft w:val="640"/>
          <w:marRight w:val="0"/>
          <w:marTop w:val="0"/>
          <w:marBottom w:val="0"/>
          <w:divBdr>
            <w:top w:val="none" w:sz="0" w:space="0" w:color="auto"/>
            <w:left w:val="none" w:sz="0" w:space="0" w:color="auto"/>
            <w:bottom w:val="none" w:sz="0" w:space="0" w:color="auto"/>
            <w:right w:val="none" w:sz="0" w:space="0" w:color="auto"/>
          </w:divBdr>
        </w:div>
        <w:div w:id="267275601">
          <w:marLeft w:val="640"/>
          <w:marRight w:val="0"/>
          <w:marTop w:val="0"/>
          <w:marBottom w:val="0"/>
          <w:divBdr>
            <w:top w:val="none" w:sz="0" w:space="0" w:color="auto"/>
            <w:left w:val="none" w:sz="0" w:space="0" w:color="auto"/>
            <w:bottom w:val="none" w:sz="0" w:space="0" w:color="auto"/>
            <w:right w:val="none" w:sz="0" w:space="0" w:color="auto"/>
          </w:divBdr>
        </w:div>
        <w:div w:id="1305235376">
          <w:marLeft w:val="640"/>
          <w:marRight w:val="0"/>
          <w:marTop w:val="0"/>
          <w:marBottom w:val="0"/>
          <w:divBdr>
            <w:top w:val="none" w:sz="0" w:space="0" w:color="auto"/>
            <w:left w:val="none" w:sz="0" w:space="0" w:color="auto"/>
            <w:bottom w:val="none" w:sz="0" w:space="0" w:color="auto"/>
            <w:right w:val="none" w:sz="0" w:space="0" w:color="auto"/>
          </w:divBdr>
        </w:div>
        <w:div w:id="550967912">
          <w:marLeft w:val="640"/>
          <w:marRight w:val="0"/>
          <w:marTop w:val="0"/>
          <w:marBottom w:val="0"/>
          <w:divBdr>
            <w:top w:val="none" w:sz="0" w:space="0" w:color="auto"/>
            <w:left w:val="none" w:sz="0" w:space="0" w:color="auto"/>
            <w:bottom w:val="none" w:sz="0" w:space="0" w:color="auto"/>
            <w:right w:val="none" w:sz="0" w:space="0" w:color="auto"/>
          </w:divBdr>
        </w:div>
        <w:div w:id="293021096">
          <w:marLeft w:val="640"/>
          <w:marRight w:val="0"/>
          <w:marTop w:val="0"/>
          <w:marBottom w:val="0"/>
          <w:divBdr>
            <w:top w:val="none" w:sz="0" w:space="0" w:color="auto"/>
            <w:left w:val="none" w:sz="0" w:space="0" w:color="auto"/>
            <w:bottom w:val="none" w:sz="0" w:space="0" w:color="auto"/>
            <w:right w:val="none" w:sz="0" w:space="0" w:color="auto"/>
          </w:divBdr>
        </w:div>
        <w:div w:id="804007169">
          <w:marLeft w:val="640"/>
          <w:marRight w:val="0"/>
          <w:marTop w:val="0"/>
          <w:marBottom w:val="0"/>
          <w:divBdr>
            <w:top w:val="none" w:sz="0" w:space="0" w:color="auto"/>
            <w:left w:val="none" w:sz="0" w:space="0" w:color="auto"/>
            <w:bottom w:val="none" w:sz="0" w:space="0" w:color="auto"/>
            <w:right w:val="none" w:sz="0" w:space="0" w:color="auto"/>
          </w:divBdr>
        </w:div>
        <w:div w:id="492915119">
          <w:marLeft w:val="640"/>
          <w:marRight w:val="0"/>
          <w:marTop w:val="0"/>
          <w:marBottom w:val="0"/>
          <w:divBdr>
            <w:top w:val="none" w:sz="0" w:space="0" w:color="auto"/>
            <w:left w:val="none" w:sz="0" w:space="0" w:color="auto"/>
            <w:bottom w:val="none" w:sz="0" w:space="0" w:color="auto"/>
            <w:right w:val="none" w:sz="0" w:space="0" w:color="auto"/>
          </w:divBdr>
        </w:div>
        <w:div w:id="1860699665">
          <w:marLeft w:val="640"/>
          <w:marRight w:val="0"/>
          <w:marTop w:val="0"/>
          <w:marBottom w:val="0"/>
          <w:divBdr>
            <w:top w:val="none" w:sz="0" w:space="0" w:color="auto"/>
            <w:left w:val="none" w:sz="0" w:space="0" w:color="auto"/>
            <w:bottom w:val="none" w:sz="0" w:space="0" w:color="auto"/>
            <w:right w:val="none" w:sz="0" w:space="0" w:color="auto"/>
          </w:divBdr>
        </w:div>
        <w:div w:id="913589656">
          <w:marLeft w:val="640"/>
          <w:marRight w:val="0"/>
          <w:marTop w:val="0"/>
          <w:marBottom w:val="0"/>
          <w:divBdr>
            <w:top w:val="none" w:sz="0" w:space="0" w:color="auto"/>
            <w:left w:val="none" w:sz="0" w:space="0" w:color="auto"/>
            <w:bottom w:val="none" w:sz="0" w:space="0" w:color="auto"/>
            <w:right w:val="none" w:sz="0" w:space="0" w:color="auto"/>
          </w:divBdr>
        </w:div>
        <w:div w:id="1673996208">
          <w:marLeft w:val="640"/>
          <w:marRight w:val="0"/>
          <w:marTop w:val="0"/>
          <w:marBottom w:val="0"/>
          <w:divBdr>
            <w:top w:val="none" w:sz="0" w:space="0" w:color="auto"/>
            <w:left w:val="none" w:sz="0" w:space="0" w:color="auto"/>
            <w:bottom w:val="none" w:sz="0" w:space="0" w:color="auto"/>
            <w:right w:val="none" w:sz="0" w:space="0" w:color="auto"/>
          </w:divBdr>
        </w:div>
        <w:div w:id="721252683">
          <w:marLeft w:val="640"/>
          <w:marRight w:val="0"/>
          <w:marTop w:val="0"/>
          <w:marBottom w:val="0"/>
          <w:divBdr>
            <w:top w:val="none" w:sz="0" w:space="0" w:color="auto"/>
            <w:left w:val="none" w:sz="0" w:space="0" w:color="auto"/>
            <w:bottom w:val="none" w:sz="0" w:space="0" w:color="auto"/>
            <w:right w:val="none" w:sz="0" w:space="0" w:color="auto"/>
          </w:divBdr>
        </w:div>
        <w:div w:id="1978879575">
          <w:marLeft w:val="640"/>
          <w:marRight w:val="0"/>
          <w:marTop w:val="0"/>
          <w:marBottom w:val="0"/>
          <w:divBdr>
            <w:top w:val="none" w:sz="0" w:space="0" w:color="auto"/>
            <w:left w:val="none" w:sz="0" w:space="0" w:color="auto"/>
            <w:bottom w:val="none" w:sz="0" w:space="0" w:color="auto"/>
            <w:right w:val="none" w:sz="0" w:space="0" w:color="auto"/>
          </w:divBdr>
        </w:div>
        <w:div w:id="42413624">
          <w:marLeft w:val="640"/>
          <w:marRight w:val="0"/>
          <w:marTop w:val="0"/>
          <w:marBottom w:val="0"/>
          <w:divBdr>
            <w:top w:val="none" w:sz="0" w:space="0" w:color="auto"/>
            <w:left w:val="none" w:sz="0" w:space="0" w:color="auto"/>
            <w:bottom w:val="none" w:sz="0" w:space="0" w:color="auto"/>
            <w:right w:val="none" w:sz="0" w:space="0" w:color="auto"/>
          </w:divBdr>
        </w:div>
        <w:div w:id="977492389">
          <w:marLeft w:val="640"/>
          <w:marRight w:val="0"/>
          <w:marTop w:val="0"/>
          <w:marBottom w:val="0"/>
          <w:divBdr>
            <w:top w:val="none" w:sz="0" w:space="0" w:color="auto"/>
            <w:left w:val="none" w:sz="0" w:space="0" w:color="auto"/>
            <w:bottom w:val="none" w:sz="0" w:space="0" w:color="auto"/>
            <w:right w:val="none" w:sz="0" w:space="0" w:color="auto"/>
          </w:divBdr>
        </w:div>
        <w:div w:id="750469845">
          <w:marLeft w:val="640"/>
          <w:marRight w:val="0"/>
          <w:marTop w:val="0"/>
          <w:marBottom w:val="0"/>
          <w:divBdr>
            <w:top w:val="none" w:sz="0" w:space="0" w:color="auto"/>
            <w:left w:val="none" w:sz="0" w:space="0" w:color="auto"/>
            <w:bottom w:val="none" w:sz="0" w:space="0" w:color="auto"/>
            <w:right w:val="none" w:sz="0" w:space="0" w:color="auto"/>
          </w:divBdr>
        </w:div>
        <w:div w:id="240407501">
          <w:marLeft w:val="640"/>
          <w:marRight w:val="0"/>
          <w:marTop w:val="0"/>
          <w:marBottom w:val="0"/>
          <w:divBdr>
            <w:top w:val="none" w:sz="0" w:space="0" w:color="auto"/>
            <w:left w:val="none" w:sz="0" w:space="0" w:color="auto"/>
            <w:bottom w:val="none" w:sz="0" w:space="0" w:color="auto"/>
            <w:right w:val="none" w:sz="0" w:space="0" w:color="auto"/>
          </w:divBdr>
        </w:div>
        <w:div w:id="2117366797">
          <w:marLeft w:val="640"/>
          <w:marRight w:val="0"/>
          <w:marTop w:val="0"/>
          <w:marBottom w:val="0"/>
          <w:divBdr>
            <w:top w:val="none" w:sz="0" w:space="0" w:color="auto"/>
            <w:left w:val="none" w:sz="0" w:space="0" w:color="auto"/>
            <w:bottom w:val="none" w:sz="0" w:space="0" w:color="auto"/>
            <w:right w:val="none" w:sz="0" w:space="0" w:color="auto"/>
          </w:divBdr>
        </w:div>
        <w:div w:id="1064140496">
          <w:marLeft w:val="640"/>
          <w:marRight w:val="0"/>
          <w:marTop w:val="0"/>
          <w:marBottom w:val="0"/>
          <w:divBdr>
            <w:top w:val="none" w:sz="0" w:space="0" w:color="auto"/>
            <w:left w:val="none" w:sz="0" w:space="0" w:color="auto"/>
            <w:bottom w:val="none" w:sz="0" w:space="0" w:color="auto"/>
            <w:right w:val="none" w:sz="0" w:space="0" w:color="auto"/>
          </w:divBdr>
        </w:div>
        <w:div w:id="737675452">
          <w:marLeft w:val="640"/>
          <w:marRight w:val="0"/>
          <w:marTop w:val="0"/>
          <w:marBottom w:val="0"/>
          <w:divBdr>
            <w:top w:val="none" w:sz="0" w:space="0" w:color="auto"/>
            <w:left w:val="none" w:sz="0" w:space="0" w:color="auto"/>
            <w:bottom w:val="none" w:sz="0" w:space="0" w:color="auto"/>
            <w:right w:val="none" w:sz="0" w:space="0" w:color="auto"/>
          </w:divBdr>
        </w:div>
        <w:div w:id="812255011">
          <w:marLeft w:val="640"/>
          <w:marRight w:val="0"/>
          <w:marTop w:val="0"/>
          <w:marBottom w:val="0"/>
          <w:divBdr>
            <w:top w:val="none" w:sz="0" w:space="0" w:color="auto"/>
            <w:left w:val="none" w:sz="0" w:space="0" w:color="auto"/>
            <w:bottom w:val="none" w:sz="0" w:space="0" w:color="auto"/>
            <w:right w:val="none" w:sz="0" w:space="0" w:color="auto"/>
          </w:divBdr>
        </w:div>
        <w:div w:id="1298220901">
          <w:marLeft w:val="640"/>
          <w:marRight w:val="0"/>
          <w:marTop w:val="0"/>
          <w:marBottom w:val="0"/>
          <w:divBdr>
            <w:top w:val="none" w:sz="0" w:space="0" w:color="auto"/>
            <w:left w:val="none" w:sz="0" w:space="0" w:color="auto"/>
            <w:bottom w:val="none" w:sz="0" w:space="0" w:color="auto"/>
            <w:right w:val="none" w:sz="0" w:space="0" w:color="auto"/>
          </w:divBdr>
        </w:div>
        <w:div w:id="228660905">
          <w:marLeft w:val="640"/>
          <w:marRight w:val="0"/>
          <w:marTop w:val="0"/>
          <w:marBottom w:val="0"/>
          <w:divBdr>
            <w:top w:val="none" w:sz="0" w:space="0" w:color="auto"/>
            <w:left w:val="none" w:sz="0" w:space="0" w:color="auto"/>
            <w:bottom w:val="none" w:sz="0" w:space="0" w:color="auto"/>
            <w:right w:val="none" w:sz="0" w:space="0" w:color="auto"/>
          </w:divBdr>
        </w:div>
        <w:div w:id="1486363386">
          <w:marLeft w:val="640"/>
          <w:marRight w:val="0"/>
          <w:marTop w:val="0"/>
          <w:marBottom w:val="0"/>
          <w:divBdr>
            <w:top w:val="none" w:sz="0" w:space="0" w:color="auto"/>
            <w:left w:val="none" w:sz="0" w:space="0" w:color="auto"/>
            <w:bottom w:val="none" w:sz="0" w:space="0" w:color="auto"/>
            <w:right w:val="none" w:sz="0" w:space="0" w:color="auto"/>
          </w:divBdr>
        </w:div>
        <w:div w:id="1945190775">
          <w:marLeft w:val="640"/>
          <w:marRight w:val="0"/>
          <w:marTop w:val="0"/>
          <w:marBottom w:val="0"/>
          <w:divBdr>
            <w:top w:val="none" w:sz="0" w:space="0" w:color="auto"/>
            <w:left w:val="none" w:sz="0" w:space="0" w:color="auto"/>
            <w:bottom w:val="none" w:sz="0" w:space="0" w:color="auto"/>
            <w:right w:val="none" w:sz="0" w:space="0" w:color="auto"/>
          </w:divBdr>
        </w:div>
        <w:div w:id="469565895">
          <w:marLeft w:val="640"/>
          <w:marRight w:val="0"/>
          <w:marTop w:val="0"/>
          <w:marBottom w:val="0"/>
          <w:divBdr>
            <w:top w:val="none" w:sz="0" w:space="0" w:color="auto"/>
            <w:left w:val="none" w:sz="0" w:space="0" w:color="auto"/>
            <w:bottom w:val="none" w:sz="0" w:space="0" w:color="auto"/>
            <w:right w:val="none" w:sz="0" w:space="0" w:color="auto"/>
          </w:divBdr>
        </w:div>
        <w:div w:id="1201668896">
          <w:marLeft w:val="640"/>
          <w:marRight w:val="0"/>
          <w:marTop w:val="0"/>
          <w:marBottom w:val="0"/>
          <w:divBdr>
            <w:top w:val="none" w:sz="0" w:space="0" w:color="auto"/>
            <w:left w:val="none" w:sz="0" w:space="0" w:color="auto"/>
            <w:bottom w:val="none" w:sz="0" w:space="0" w:color="auto"/>
            <w:right w:val="none" w:sz="0" w:space="0" w:color="auto"/>
          </w:divBdr>
        </w:div>
        <w:div w:id="2001080889">
          <w:marLeft w:val="640"/>
          <w:marRight w:val="0"/>
          <w:marTop w:val="0"/>
          <w:marBottom w:val="0"/>
          <w:divBdr>
            <w:top w:val="none" w:sz="0" w:space="0" w:color="auto"/>
            <w:left w:val="none" w:sz="0" w:space="0" w:color="auto"/>
            <w:bottom w:val="none" w:sz="0" w:space="0" w:color="auto"/>
            <w:right w:val="none" w:sz="0" w:space="0" w:color="auto"/>
          </w:divBdr>
        </w:div>
        <w:div w:id="525407456">
          <w:marLeft w:val="640"/>
          <w:marRight w:val="0"/>
          <w:marTop w:val="0"/>
          <w:marBottom w:val="0"/>
          <w:divBdr>
            <w:top w:val="none" w:sz="0" w:space="0" w:color="auto"/>
            <w:left w:val="none" w:sz="0" w:space="0" w:color="auto"/>
            <w:bottom w:val="none" w:sz="0" w:space="0" w:color="auto"/>
            <w:right w:val="none" w:sz="0" w:space="0" w:color="auto"/>
          </w:divBdr>
        </w:div>
        <w:div w:id="1695888153">
          <w:marLeft w:val="640"/>
          <w:marRight w:val="0"/>
          <w:marTop w:val="0"/>
          <w:marBottom w:val="0"/>
          <w:divBdr>
            <w:top w:val="none" w:sz="0" w:space="0" w:color="auto"/>
            <w:left w:val="none" w:sz="0" w:space="0" w:color="auto"/>
            <w:bottom w:val="none" w:sz="0" w:space="0" w:color="auto"/>
            <w:right w:val="none" w:sz="0" w:space="0" w:color="auto"/>
          </w:divBdr>
        </w:div>
        <w:div w:id="1603875948">
          <w:marLeft w:val="640"/>
          <w:marRight w:val="0"/>
          <w:marTop w:val="0"/>
          <w:marBottom w:val="0"/>
          <w:divBdr>
            <w:top w:val="none" w:sz="0" w:space="0" w:color="auto"/>
            <w:left w:val="none" w:sz="0" w:space="0" w:color="auto"/>
            <w:bottom w:val="none" w:sz="0" w:space="0" w:color="auto"/>
            <w:right w:val="none" w:sz="0" w:space="0" w:color="auto"/>
          </w:divBdr>
        </w:div>
        <w:div w:id="676075149">
          <w:marLeft w:val="640"/>
          <w:marRight w:val="0"/>
          <w:marTop w:val="0"/>
          <w:marBottom w:val="0"/>
          <w:divBdr>
            <w:top w:val="none" w:sz="0" w:space="0" w:color="auto"/>
            <w:left w:val="none" w:sz="0" w:space="0" w:color="auto"/>
            <w:bottom w:val="none" w:sz="0" w:space="0" w:color="auto"/>
            <w:right w:val="none" w:sz="0" w:space="0" w:color="auto"/>
          </w:divBdr>
        </w:div>
        <w:div w:id="558590199">
          <w:marLeft w:val="640"/>
          <w:marRight w:val="0"/>
          <w:marTop w:val="0"/>
          <w:marBottom w:val="0"/>
          <w:divBdr>
            <w:top w:val="none" w:sz="0" w:space="0" w:color="auto"/>
            <w:left w:val="none" w:sz="0" w:space="0" w:color="auto"/>
            <w:bottom w:val="none" w:sz="0" w:space="0" w:color="auto"/>
            <w:right w:val="none" w:sz="0" w:space="0" w:color="auto"/>
          </w:divBdr>
        </w:div>
        <w:div w:id="38944748">
          <w:marLeft w:val="640"/>
          <w:marRight w:val="0"/>
          <w:marTop w:val="0"/>
          <w:marBottom w:val="0"/>
          <w:divBdr>
            <w:top w:val="none" w:sz="0" w:space="0" w:color="auto"/>
            <w:left w:val="none" w:sz="0" w:space="0" w:color="auto"/>
            <w:bottom w:val="none" w:sz="0" w:space="0" w:color="auto"/>
            <w:right w:val="none" w:sz="0" w:space="0" w:color="auto"/>
          </w:divBdr>
        </w:div>
        <w:div w:id="1448158200">
          <w:marLeft w:val="640"/>
          <w:marRight w:val="0"/>
          <w:marTop w:val="0"/>
          <w:marBottom w:val="0"/>
          <w:divBdr>
            <w:top w:val="none" w:sz="0" w:space="0" w:color="auto"/>
            <w:left w:val="none" w:sz="0" w:space="0" w:color="auto"/>
            <w:bottom w:val="none" w:sz="0" w:space="0" w:color="auto"/>
            <w:right w:val="none" w:sz="0" w:space="0" w:color="auto"/>
          </w:divBdr>
        </w:div>
        <w:div w:id="2127387133">
          <w:marLeft w:val="640"/>
          <w:marRight w:val="0"/>
          <w:marTop w:val="0"/>
          <w:marBottom w:val="0"/>
          <w:divBdr>
            <w:top w:val="none" w:sz="0" w:space="0" w:color="auto"/>
            <w:left w:val="none" w:sz="0" w:space="0" w:color="auto"/>
            <w:bottom w:val="none" w:sz="0" w:space="0" w:color="auto"/>
            <w:right w:val="none" w:sz="0" w:space="0" w:color="auto"/>
          </w:divBdr>
        </w:div>
        <w:div w:id="1934432020">
          <w:marLeft w:val="640"/>
          <w:marRight w:val="0"/>
          <w:marTop w:val="0"/>
          <w:marBottom w:val="0"/>
          <w:divBdr>
            <w:top w:val="none" w:sz="0" w:space="0" w:color="auto"/>
            <w:left w:val="none" w:sz="0" w:space="0" w:color="auto"/>
            <w:bottom w:val="none" w:sz="0" w:space="0" w:color="auto"/>
            <w:right w:val="none" w:sz="0" w:space="0" w:color="auto"/>
          </w:divBdr>
        </w:div>
        <w:div w:id="1578325972">
          <w:marLeft w:val="640"/>
          <w:marRight w:val="0"/>
          <w:marTop w:val="0"/>
          <w:marBottom w:val="0"/>
          <w:divBdr>
            <w:top w:val="none" w:sz="0" w:space="0" w:color="auto"/>
            <w:left w:val="none" w:sz="0" w:space="0" w:color="auto"/>
            <w:bottom w:val="none" w:sz="0" w:space="0" w:color="auto"/>
            <w:right w:val="none" w:sz="0" w:space="0" w:color="auto"/>
          </w:divBdr>
        </w:div>
        <w:div w:id="239755065">
          <w:marLeft w:val="640"/>
          <w:marRight w:val="0"/>
          <w:marTop w:val="0"/>
          <w:marBottom w:val="0"/>
          <w:divBdr>
            <w:top w:val="none" w:sz="0" w:space="0" w:color="auto"/>
            <w:left w:val="none" w:sz="0" w:space="0" w:color="auto"/>
            <w:bottom w:val="none" w:sz="0" w:space="0" w:color="auto"/>
            <w:right w:val="none" w:sz="0" w:space="0" w:color="auto"/>
          </w:divBdr>
        </w:div>
        <w:div w:id="1129132568">
          <w:marLeft w:val="640"/>
          <w:marRight w:val="0"/>
          <w:marTop w:val="0"/>
          <w:marBottom w:val="0"/>
          <w:divBdr>
            <w:top w:val="none" w:sz="0" w:space="0" w:color="auto"/>
            <w:left w:val="none" w:sz="0" w:space="0" w:color="auto"/>
            <w:bottom w:val="none" w:sz="0" w:space="0" w:color="auto"/>
            <w:right w:val="none" w:sz="0" w:space="0" w:color="auto"/>
          </w:divBdr>
        </w:div>
        <w:div w:id="1278414206">
          <w:marLeft w:val="640"/>
          <w:marRight w:val="0"/>
          <w:marTop w:val="0"/>
          <w:marBottom w:val="0"/>
          <w:divBdr>
            <w:top w:val="none" w:sz="0" w:space="0" w:color="auto"/>
            <w:left w:val="none" w:sz="0" w:space="0" w:color="auto"/>
            <w:bottom w:val="none" w:sz="0" w:space="0" w:color="auto"/>
            <w:right w:val="none" w:sz="0" w:space="0" w:color="auto"/>
          </w:divBdr>
        </w:div>
        <w:div w:id="352263484">
          <w:marLeft w:val="640"/>
          <w:marRight w:val="0"/>
          <w:marTop w:val="0"/>
          <w:marBottom w:val="0"/>
          <w:divBdr>
            <w:top w:val="none" w:sz="0" w:space="0" w:color="auto"/>
            <w:left w:val="none" w:sz="0" w:space="0" w:color="auto"/>
            <w:bottom w:val="none" w:sz="0" w:space="0" w:color="auto"/>
            <w:right w:val="none" w:sz="0" w:space="0" w:color="auto"/>
          </w:divBdr>
        </w:div>
        <w:div w:id="270550653">
          <w:marLeft w:val="640"/>
          <w:marRight w:val="0"/>
          <w:marTop w:val="0"/>
          <w:marBottom w:val="0"/>
          <w:divBdr>
            <w:top w:val="none" w:sz="0" w:space="0" w:color="auto"/>
            <w:left w:val="none" w:sz="0" w:space="0" w:color="auto"/>
            <w:bottom w:val="none" w:sz="0" w:space="0" w:color="auto"/>
            <w:right w:val="none" w:sz="0" w:space="0" w:color="auto"/>
          </w:divBdr>
        </w:div>
        <w:div w:id="1465273223">
          <w:marLeft w:val="640"/>
          <w:marRight w:val="0"/>
          <w:marTop w:val="0"/>
          <w:marBottom w:val="0"/>
          <w:divBdr>
            <w:top w:val="none" w:sz="0" w:space="0" w:color="auto"/>
            <w:left w:val="none" w:sz="0" w:space="0" w:color="auto"/>
            <w:bottom w:val="none" w:sz="0" w:space="0" w:color="auto"/>
            <w:right w:val="none" w:sz="0" w:space="0" w:color="auto"/>
          </w:divBdr>
        </w:div>
        <w:div w:id="253130039">
          <w:marLeft w:val="640"/>
          <w:marRight w:val="0"/>
          <w:marTop w:val="0"/>
          <w:marBottom w:val="0"/>
          <w:divBdr>
            <w:top w:val="none" w:sz="0" w:space="0" w:color="auto"/>
            <w:left w:val="none" w:sz="0" w:space="0" w:color="auto"/>
            <w:bottom w:val="none" w:sz="0" w:space="0" w:color="auto"/>
            <w:right w:val="none" w:sz="0" w:space="0" w:color="auto"/>
          </w:divBdr>
        </w:div>
        <w:div w:id="1652752430">
          <w:marLeft w:val="640"/>
          <w:marRight w:val="0"/>
          <w:marTop w:val="0"/>
          <w:marBottom w:val="0"/>
          <w:divBdr>
            <w:top w:val="none" w:sz="0" w:space="0" w:color="auto"/>
            <w:left w:val="none" w:sz="0" w:space="0" w:color="auto"/>
            <w:bottom w:val="none" w:sz="0" w:space="0" w:color="auto"/>
            <w:right w:val="none" w:sz="0" w:space="0" w:color="auto"/>
          </w:divBdr>
        </w:div>
        <w:div w:id="1891457367">
          <w:marLeft w:val="640"/>
          <w:marRight w:val="0"/>
          <w:marTop w:val="0"/>
          <w:marBottom w:val="0"/>
          <w:divBdr>
            <w:top w:val="none" w:sz="0" w:space="0" w:color="auto"/>
            <w:left w:val="none" w:sz="0" w:space="0" w:color="auto"/>
            <w:bottom w:val="none" w:sz="0" w:space="0" w:color="auto"/>
            <w:right w:val="none" w:sz="0" w:space="0" w:color="auto"/>
          </w:divBdr>
        </w:div>
        <w:div w:id="43600448">
          <w:marLeft w:val="640"/>
          <w:marRight w:val="0"/>
          <w:marTop w:val="0"/>
          <w:marBottom w:val="0"/>
          <w:divBdr>
            <w:top w:val="none" w:sz="0" w:space="0" w:color="auto"/>
            <w:left w:val="none" w:sz="0" w:space="0" w:color="auto"/>
            <w:bottom w:val="none" w:sz="0" w:space="0" w:color="auto"/>
            <w:right w:val="none" w:sz="0" w:space="0" w:color="auto"/>
          </w:divBdr>
        </w:div>
        <w:div w:id="480122841">
          <w:marLeft w:val="640"/>
          <w:marRight w:val="0"/>
          <w:marTop w:val="0"/>
          <w:marBottom w:val="0"/>
          <w:divBdr>
            <w:top w:val="none" w:sz="0" w:space="0" w:color="auto"/>
            <w:left w:val="none" w:sz="0" w:space="0" w:color="auto"/>
            <w:bottom w:val="none" w:sz="0" w:space="0" w:color="auto"/>
            <w:right w:val="none" w:sz="0" w:space="0" w:color="auto"/>
          </w:divBdr>
        </w:div>
        <w:div w:id="2039772547">
          <w:marLeft w:val="640"/>
          <w:marRight w:val="0"/>
          <w:marTop w:val="0"/>
          <w:marBottom w:val="0"/>
          <w:divBdr>
            <w:top w:val="none" w:sz="0" w:space="0" w:color="auto"/>
            <w:left w:val="none" w:sz="0" w:space="0" w:color="auto"/>
            <w:bottom w:val="none" w:sz="0" w:space="0" w:color="auto"/>
            <w:right w:val="none" w:sz="0" w:space="0" w:color="auto"/>
          </w:divBdr>
        </w:div>
        <w:div w:id="1011297957">
          <w:marLeft w:val="640"/>
          <w:marRight w:val="0"/>
          <w:marTop w:val="0"/>
          <w:marBottom w:val="0"/>
          <w:divBdr>
            <w:top w:val="none" w:sz="0" w:space="0" w:color="auto"/>
            <w:left w:val="none" w:sz="0" w:space="0" w:color="auto"/>
            <w:bottom w:val="none" w:sz="0" w:space="0" w:color="auto"/>
            <w:right w:val="none" w:sz="0" w:space="0" w:color="auto"/>
          </w:divBdr>
        </w:div>
        <w:div w:id="1929537075">
          <w:marLeft w:val="640"/>
          <w:marRight w:val="0"/>
          <w:marTop w:val="0"/>
          <w:marBottom w:val="0"/>
          <w:divBdr>
            <w:top w:val="none" w:sz="0" w:space="0" w:color="auto"/>
            <w:left w:val="none" w:sz="0" w:space="0" w:color="auto"/>
            <w:bottom w:val="none" w:sz="0" w:space="0" w:color="auto"/>
            <w:right w:val="none" w:sz="0" w:space="0" w:color="auto"/>
          </w:divBdr>
        </w:div>
        <w:div w:id="1208638766">
          <w:marLeft w:val="640"/>
          <w:marRight w:val="0"/>
          <w:marTop w:val="0"/>
          <w:marBottom w:val="0"/>
          <w:divBdr>
            <w:top w:val="none" w:sz="0" w:space="0" w:color="auto"/>
            <w:left w:val="none" w:sz="0" w:space="0" w:color="auto"/>
            <w:bottom w:val="none" w:sz="0" w:space="0" w:color="auto"/>
            <w:right w:val="none" w:sz="0" w:space="0" w:color="auto"/>
          </w:divBdr>
        </w:div>
        <w:div w:id="1627469526">
          <w:marLeft w:val="640"/>
          <w:marRight w:val="0"/>
          <w:marTop w:val="0"/>
          <w:marBottom w:val="0"/>
          <w:divBdr>
            <w:top w:val="none" w:sz="0" w:space="0" w:color="auto"/>
            <w:left w:val="none" w:sz="0" w:space="0" w:color="auto"/>
            <w:bottom w:val="none" w:sz="0" w:space="0" w:color="auto"/>
            <w:right w:val="none" w:sz="0" w:space="0" w:color="auto"/>
          </w:divBdr>
        </w:div>
        <w:div w:id="1285311654">
          <w:marLeft w:val="640"/>
          <w:marRight w:val="0"/>
          <w:marTop w:val="0"/>
          <w:marBottom w:val="0"/>
          <w:divBdr>
            <w:top w:val="none" w:sz="0" w:space="0" w:color="auto"/>
            <w:left w:val="none" w:sz="0" w:space="0" w:color="auto"/>
            <w:bottom w:val="none" w:sz="0" w:space="0" w:color="auto"/>
            <w:right w:val="none" w:sz="0" w:space="0" w:color="auto"/>
          </w:divBdr>
        </w:div>
        <w:div w:id="323582137">
          <w:marLeft w:val="640"/>
          <w:marRight w:val="0"/>
          <w:marTop w:val="0"/>
          <w:marBottom w:val="0"/>
          <w:divBdr>
            <w:top w:val="none" w:sz="0" w:space="0" w:color="auto"/>
            <w:left w:val="none" w:sz="0" w:space="0" w:color="auto"/>
            <w:bottom w:val="none" w:sz="0" w:space="0" w:color="auto"/>
            <w:right w:val="none" w:sz="0" w:space="0" w:color="auto"/>
          </w:divBdr>
        </w:div>
        <w:div w:id="198513614">
          <w:marLeft w:val="640"/>
          <w:marRight w:val="0"/>
          <w:marTop w:val="0"/>
          <w:marBottom w:val="0"/>
          <w:divBdr>
            <w:top w:val="none" w:sz="0" w:space="0" w:color="auto"/>
            <w:left w:val="none" w:sz="0" w:space="0" w:color="auto"/>
            <w:bottom w:val="none" w:sz="0" w:space="0" w:color="auto"/>
            <w:right w:val="none" w:sz="0" w:space="0" w:color="auto"/>
          </w:divBdr>
        </w:div>
        <w:div w:id="1301303651">
          <w:marLeft w:val="640"/>
          <w:marRight w:val="0"/>
          <w:marTop w:val="0"/>
          <w:marBottom w:val="0"/>
          <w:divBdr>
            <w:top w:val="none" w:sz="0" w:space="0" w:color="auto"/>
            <w:left w:val="none" w:sz="0" w:space="0" w:color="auto"/>
            <w:bottom w:val="none" w:sz="0" w:space="0" w:color="auto"/>
            <w:right w:val="none" w:sz="0" w:space="0" w:color="auto"/>
          </w:divBdr>
        </w:div>
        <w:div w:id="1668048478">
          <w:marLeft w:val="640"/>
          <w:marRight w:val="0"/>
          <w:marTop w:val="0"/>
          <w:marBottom w:val="0"/>
          <w:divBdr>
            <w:top w:val="none" w:sz="0" w:space="0" w:color="auto"/>
            <w:left w:val="none" w:sz="0" w:space="0" w:color="auto"/>
            <w:bottom w:val="none" w:sz="0" w:space="0" w:color="auto"/>
            <w:right w:val="none" w:sz="0" w:space="0" w:color="auto"/>
          </w:divBdr>
        </w:div>
        <w:div w:id="1569920645">
          <w:marLeft w:val="640"/>
          <w:marRight w:val="0"/>
          <w:marTop w:val="0"/>
          <w:marBottom w:val="0"/>
          <w:divBdr>
            <w:top w:val="none" w:sz="0" w:space="0" w:color="auto"/>
            <w:left w:val="none" w:sz="0" w:space="0" w:color="auto"/>
            <w:bottom w:val="none" w:sz="0" w:space="0" w:color="auto"/>
            <w:right w:val="none" w:sz="0" w:space="0" w:color="auto"/>
          </w:divBdr>
        </w:div>
        <w:div w:id="2084835796">
          <w:marLeft w:val="640"/>
          <w:marRight w:val="0"/>
          <w:marTop w:val="0"/>
          <w:marBottom w:val="0"/>
          <w:divBdr>
            <w:top w:val="none" w:sz="0" w:space="0" w:color="auto"/>
            <w:left w:val="none" w:sz="0" w:space="0" w:color="auto"/>
            <w:bottom w:val="none" w:sz="0" w:space="0" w:color="auto"/>
            <w:right w:val="none" w:sz="0" w:space="0" w:color="auto"/>
          </w:divBdr>
        </w:div>
        <w:div w:id="1982925608">
          <w:marLeft w:val="640"/>
          <w:marRight w:val="0"/>
          <w:marTop w:val="0"/>
          <w:marBottom w:val="0"/>
          <w:divBdr>
            <w:top w:val="none" w:sz="0" w:space="0" w:color="auto"/>
            <w:left w:val="none" w:sz="0" w:space="0" w:color="auto"/>
            <w:bottom w:val="none" w:sz="0" w:space="0" w:color="auto"/>
            <w:right w:val="none" w:sz="0" w:space="0" w:color="auto"/>
          </w:divBdr>
        </w:div>
        <w:div w:id="2024623767">
          <w:marLeft w:val="640"/>
          <w:marRight w:val="0"/>
          <w:marTop w:val="0"/>
          <w:marBottom w:val="0"/>
          <w:divBdr>
            <w:top w:val="none" w:sz="0" w:space="0" w:color="auto"/>
            <w:left w:val="none" w:sz="0" w:space="0" w:color="auto"/>
            <w:bottom w:val="none" w:sz="0" w:space="0" w:color="auto"/>
            <w:right w:val="none" w:sz="0" w:space="0" w:color="auto"/>
          </w:divBdr>
        </w:div>
        <w:div w:id="263004647">
          <w:marLeft w:val="640"/>
          <w:marRight w:val="0"/>
          <w:marTop w:val="0"/>
          <w:marBottom w:val="0"/>
          <w:divBdr>
            <w:top w:val="none" w:sz="0" w:space="0" w:color="auto"/>
            <w:left w:val="none" w:sz="0" w:space="0" w:color="auto"/>
            <w:bottom w:val="none" w:sz="0" w:space="0" w:color="auto"/>
            <w:right w:val="none" w:sz="0" w:space="0" w:color="auto"/>
          </w:divBdr>
        </w:div>
        <w:div w:id="520172223">
          <w:marLeft w:val="640"/>
          <w:marRight w:val="0"/>
          <w:marTop w:val="0"/>
          <w:marBottom w:val="0"/>
          <w:divBdr>
            <w:top w:val="none" w:sz="0" w:space="0" w:color="auto"/>
            <w:left w:val="none" w:sz="0" w:space="0" w:color="auto"/>
            <w:bottom w:val="none" w:sz="0" w:space="0" w:color="auto"/>
            <w:right w:val="none" w:sz="0" w:space="0" w:color="auto"/>
          </w:divBdr>
        </w:div>
        <w:div w:id="1302033440">
          <w:marLeft w:val="640"/>
          <w:marRight w:val="0"/>
          <w:marTop w:val="0"/>
          <w:marBottom w:val="0"/>
          <w:divBdr>
            <w:top w:val="none" w:sz="0" w:space="0" w:color="auto"/>
            <w:left w:val="none" w:sz="0" w:space="0" w:color="auto"/>
            <w:bottom w:val="none" w:sz="0" w:space="0" w:color="auto"/>
            <w:right w:val="none" w:sz="0" w:space="0" w:color="auto"/>
          </w:divBdr>
        </w:div>
        <w:div w:id="730160043">
          <w:marLeft w:val="640"/>
          <w:marRight w:val="0"/>
          <w:marTop w:val="0"/>
          <w:marBottom w:val="0"/>
          <w:divBdr>
            <w:top w:val="none" w:sz="0" w:space="0" w:color="auto"/>
            <w:left w:val="none" w:sz="0" w:space="0" w:color="auto"/>
            <w:bottom w:val="none" w:sz="0" w:space="0" w:color="auto"/>
            <w:right w:val="none" w:sz="0" w:space="0" w:color="auto"/>
          </w:divBdr>
        </w:div>
        <w:div w:id="1493061974">
          <w:marLeft w:val="640"/>
          <w:marRight w:val="0"/>
          <w:marTop w:val="0"/>
          <w:marBottom w:val="0"/>
          <w:divBdr>
            <w:top w:val="none" w:sz="0" w:space="0" w:color="auto"/>
            <w:left w:val="none" w:sz="0" w:space="0" w:color="auto"/>
            <w:bottom w:val="none" w:sz="0" w:space="0" w:color="auto"/>
            <w:right w:val="none" w:sz="0" w:space="0" w:color="auto"/>
          </w:divBdr>
        </w:div>
        <w:div w:id="2116291039">
          <w:marLeft w:val="640"/>
          <w:marRight w:val="0"/>
          <w:marTop w:val="0"/>
          <w:marBottom w:val="0"/>
          <w:divBdr>
            <w:top w:val="none" w:sz="0" w:space="0" w:color="auto"/>
            <w:left w:val="none" w:sz="0" w:space="0" w:color="auto"/>
            <w:bottom w:val="none" w:sz="0" w:space="0" w:color="auto"/>
            <w:right w:val="none" w:sz="0" w:space="0" w:color="auto"/>
          </w:divBdr>
        </w:div>
        <w:div w:id="1106581451">
          <w:marLeft w:val="640"/>
          <w:marRight w:val="0"/>
          <w:marTop w:val="0"/>
          <w:marBottom w:val="0"/>
          <w:divBdr>
            <w:top w:val="none" w:sz="0" w:space="0" w:color="auto"/>
            <w:left w:val="none" w:sz="0" w:space="0" w:color="auto"/>
            <w:bottom w:val="none" w:sz="0" w:space="0" w:color="auto"/>
            <w:right w:val="none" w:sz="0" w:space="0" w:color="auto"/>
          </w:divBdr>
        </w:div>
        <w:div w:id="1528174586">
          <w:marLeft w:val="640"/>
          <w:marRight w:val="0"/>
          <w:marTop w:val="0"/>
          <w:marBottom w:val="0"/>
          <w:divBdr>
            <w:top w:val="none" w:sz="0" w:space="0" w:color="auto"/>
            <w:left w:val="none" w:sz="0" w:space="0" w:color="auto"/>
            <w:bottom w:val="none" w:sz="0" w:space="0" w:color="auto"/>
            <w:right w:val="none" w:sz="0" w:space="0" w:color="auto"/>
          </w:divBdr>
        </w:div>
        <w:div w:id="1727487479">
          <w:marLeft w:val="640"/>
          <w:marRight w:val="0"/>
          <w:marTop w:val="0"/>
          <w:marBottom w:val="0"/>
          <w:divBdr>
            <w:top w:val="none" w:sz="0" w:space="0" w:color="auto"/>
            <w:left w:val="none" w:sz="0" w:space="0" w:color="auto"/>
            <w:bottom w:val="none" w:sz="0" w:space="0" w:color="auto"/>
            <w:right w:val="none" w:sz="0" w:space="0" w:color="auto"/>
          </w:divBdr>
        </w:div>
        <w:div w:id="1969512461">
          <w:marLeft w:val="640"/>
          <w:marRight w:val="0"/>
          <w:marTop w:val="0"/>
          <w:marBottom w:val="0"/>
          <w:divBdr>
            <w:top w:val="none" w:sz="0" w:space="0" w:color="auto"/>
            <w:left w:val="none" w:sz="0" w:space="0" w:color="auto"/>
            <w:bottom w:val="none" w:sz="0" w:space="0" w:color="auto"/>
            <w:right w:val="none" w:sz="0" w:space="0" w:color="auto"/>
          </w:divBdr>
        </w:div>
        <w:div w:id="1854881266">
          <w:marLeft w:val="640"/>
          <w:marRight w:val="0"/>
          <w:marTop w:val="0"/>
          <w:marBottom w:val="0"/>
          <w:divBdr>
            <w:top w:val="none" w:sz="0" w:space="0" w:color="auto"/>
            <w:left w:val="none" w:sz="0" w:space="0" w:color="auto"/>
            <w:bottom w:val="none" w:sz="0" w:space="0" w:color="auto"/>
            <w:right w:val="none" w:sz="0" w:space="0" w:color="auto"/>
          </w:divBdr>
        </w:div>
        <w:div w:id="362632142">
          <w:marLeft w:val="640"/>
          <w:marRight w:val="0"/>
          <w:marTop w:val="0"/>
          <w:marBottom w:val="0"/>
          <w:divBdr>
            <w:top w:val="none" w:sz="0" w:space="0" w:color="auto"/>
            <w:left w:val="none" w:sz="0" w:space="0" w:color="auto"/>
            <w:bottom w:val="none" w:sz="0" w:space="0" w:color="auto"/>
            <w:right w:val="none" w:sz="0" w:space="0" w:color="auto"/>
          </w:divBdr>
        </w:div>
        <w:div w:id="701707466">
          <w:marLeft w:val="640"/>
          <w:marRight w:val="0"/>
          <w:marTop w:val="0"/>
          <w:marBottom w:val="0"/>
          <w:divBdr>
            <w:top w:val="none" w:sz="0" w:space="0" w:color="auto"/>
            <w:left w:val="none" w:sz="0" w:space="0" w:color="auto"/>
            <w:bottom w:val="none" w:sz="0" w:space="0" w:color="auto"/>
            <w:right w:val="none" w:sz="0" w:space="0" w:color="auto"/>
          </w:divBdr>
        </w:div>
        <w:div w:id="1335953830">
          <w:marLeft w:val="640"/>
          <w:marRight w:val="0"/>
          <w:marTop w:val="0"/>
          <w:marBottom w:val="0"/>
          <w:divBdr>
            <w:top w:val="none" w:sz="0" w:space="0" w:color="auto"/>
            <w:left w:val="none" w:sz="0" w:space="0" w:color="auto"/>
            <w:bottom w:val="none" w:sz="0" w:space="0" w:color="auto"/>
            <w:right w:val="none" w:sz="0" w:space="0" w:color="auto"/>
          </w:divBdr>
        </w:div>
        <w:div w:id="558828197">
          <w:marLeft w:val="640"/>
          <w:marRight w:val="0"/>
          <w:marTop w:val="0"/>
          <w:marBottom w:val="0"/>
          <w:divBdr>
            <w:top w:val="none" w:sz="0" w:space="0" w:color="auto"/>
            <w:left w:val="none" w:sz="0" w:space="0" w:color="auto"/>
            <w:bottom w:val="none" w:sz="0" w:space="0" w:color="auto"/>
            <w:right w:val="none" w:sz="0" w:space="0" w:color="auto"/>
          </w:divBdr>
        </w:div>
        <w:div w:id="1879586377">
          <w:marLeft w:val="640"/>
          <w:marRight w:val="0"/>
          <w:marTop w:val="0"/>
          <w:marBottom w:val="0"/>
          <w:divBdr>
            <w:top w:val="none" w:sz="0" w:space="0" w:color="auto"/>
            <w:left w:val="none" w:sz="0" w:space="0" w:color="auto"/>
            <w:bottom w:val="none" w:sz="0" w:space="0" w:color="auto"/>
            <w:right w:val="none" w:sz="0" w:space="0" w:color="auto"/>
          </w:divBdr>
        </w:div>
        <w:div w:id="570193790">
          <w:marLeft w:val="640"/>
          <w:marRight w:val="0"/>
          <w:marTop w:val="0"/>
          <w:marBottom w:val="0"/>
          <w:divBdr>
            <w:top w:val="none" w:sz="0" w:space="0" w:color="auto"/>
            <w:left w:val="none" w:sz="0" w:space="0" w:color="auto"/>
            <w:bottom w:val="none" w:sz="0" w:space="0" w:color="auto"/>
            <w:right w:val="none" w:sz="0" w:space="0" w:color="auto"/>
          </w:divBdr>
        </w:div>
        <w:div w:id="1413236757">
          <w:marLeft w:val="640"/>
          <w:marRight w:val="0"/>
          <w:marTop w:val="0"/>
          <w:marBottom w:val="0"/>
          <w:divBdr>
            <w:top w:val="none" w:sz="0" w:space="0" w:color="auto"/>
            <w:left w:val="none" w:sz="0" w:space="0" w:color="auto"/>
            <w:bottom w:val="none" w:sz="0" w:space="0" w:color="auto"/>
            <w:right w:val="none" w:sz="0" w:space="0" w:color="auto"/>
          </w:divBdr>
        </w:div>
        <w:div w:id="1597907203">
          <w:marLeft w:val="640"/>
          <w:marRight w:val="0"/>
          <w:marTop w:val="0"/>
          <w:marBottom w:val="0"/>
          <w:divBdr>
            <w:top w:val="none" w:sz="0" w:space="0" w:color="auto"/>
            <w:left w:val="none" w:sz="0" w:space="0" w:color="auto"/>
            <w:bottom w:val="none" w:sz="0" w:space="0" w:color="auto"/>
            <w:right w:val="none" w:sz="0" w:space="0" w:color="auto"/>
          </w:divBdr>
        </w:div>
        <w:div w:id="1982542498">
          <w:marLeft w:val="640"/>
          <w:marRight w:val="0"/>
          <w:marTop w:val="0"/>
          <w:marBottom w:val="0"/>
          <w:divBdr>
            <w:top w:val="none" w:sz="0" w:space="0" w:color="auto"/>
            <w:left w:val="none" w:sz="0" w:space="0" w:color="auto"/>
            <w:bottom w:val="none" w:sz="0" w:space="0" w:color="auto"/>
            <w:right w:val="none" w:sz="0" w:space="0" w:color="auto"/>
          </w:divBdr>
        </w:div>
        <w:div w:id="437219475">
          <w:marLeft w:val="640"/>
          <w:marRight w:val="0"/>
          <w:marTop w:val="0"/>
          <w:marBottom w:val="0"/>
          <w:divBdr>
            <w:top w:val="none" w:sz="0" w:space="0" w:color="auto"/>
            <w:left w:val="none" w:sz="0" w:space="0" w:color="auto"/>
            <w:bottom w:val="none" w:sz="0" w:space="0" w:color="auto"/>
            <w:right w:val="none" w:sz="0" w:space="0" w:color="auto"/>
          </w:divBdr>
        </w:div>
        <w:div w:id="1854876510">
          <w:marLeft w:val="640"/>
          <w:marRight w:val="0"/>
          <w:marTop w:val="0"/>
          <w:marBottom w:val="0"/>
          <w:divBdr>
            <w:top w:val="none" w:sz="0" w:space="0" w:color="auto"/>
            <w:left w:val="none" w:sz="0" w:space="0" w:color="auto"/>
            <w:bottom w:val="none" w:sz="0" w:space="0" w:color="auto"/>
            <w:right w:val="none" w:sz="0" w:space="0" w:color="auto"/>
          </w:divBdr>
        </w:div>
        <w:div w:id="1075670127">
          <w:marLeft w:val="640"/>
          <w:marRight w:val="0"/>
          <w:marTop w:val="0"/>
          <w:marBottom w:val="0"/>
          <w:divBdr>
            <w:top w:val="none" w:sz="0" w:space="0" w:color="auto"/>
            <w:left w:val="none" w:sz="0" w:space="0" w:color="auto"/>
            <w:bottom w:val="none" w:sz="0" w:space="0" w:color="auto"/>
            <w:right w:val="none" w:sz="0" w:space="0" w:color="auto"/>
          </w:divBdr>
        </w:div>
        <w:div w:id="20061097">
          <w:marLeft w:val="640"/>
          <w:marRight w:val="0"/>
          <w:marTop w:val="0"/>
          <w:marBottom w:val="0"/>
          <w:divBdr>
            <w:top w:val="none" w:sz="0" w:space="0" w:color="auto"/>
            <w:left w:val="none" w:sz="0" w:space="0" w:color="auto"/>
            <w:bottom w:val="none" w:sz="0" w:space="0" w:color="auto"/>
            <w:right w:val="none" w:sz="0" w:space="0" w:color="auto"/>
          </w:divBdr>
        </w:div>
        <w:div w:id="860893061">
          <w:marLeft w:val="640"/>
          <w:marRight w:val="0"/>
          <w:marTop w:val="0"/>
          <w:marBottom w:val="0"/>
          <w:divBdr>
            <w:top w:val="none" w:sz="0" w:space="0" w:color="auto"/>
            <w:left w:val="none" w:sz="0" w:space="0" w:color="auto"/>
            <w:bottom w:val="none" w:sz="0" w:space="0" w:color="auto"/>
            <w:right w:val="none" w:sz="0" w:space="0" w:color="auto"/>
          </w:divBdr>
        </w:div>
        <w:div w:id="171192496">
          <w:marLeft w:val="640"/>
          <w:marRight w:val="0"/>
          <w:marTop w:val="0"/>
          <w:marBottom w:val="0"/>
          <w:divBdr>
            <w:top w:val="none" w:sz="0" w:space="0" w:color="auto"/>
            <w:left w:val="none" w:sz="0" w:space="0" w:color="auto"/>
            <w:bottom w:val="none" w:sz="0" w:space="0" w:color="auto"/>
            <w:right w:val="none" w:sz="0" w:space="0" w:color="auto"/>
          </w:divBdr>
        </w:div>
        <w:div w:id="1695420099">
          <w:marLeft w:val="640"/>
          <w:marRight w:val="0"/>
          <w:marTop w:val="0"/>
          <w:marBottom w:val="0"/>
          <w:divBdr>
            <w:top w:val="none" w:sz="0" w:space="0" w:color="auto"/>
            <w:left w:val="none" w:sz="0" w:space="0" w:color="auto"/>
            <w:bottom w:val="none" w:sz="0" w:space="0" w:color="auto"/>
            <w:right w:val="none" w:sz="0" w:space="0" w:color="auto"/>
          </w:divBdr>
        </w:div>
        <w:div w:id="1753627659">
          <w:marLeft w:val="640"/>
          <w:marRight w:val="0"/>
          <w:marTop w:val="0"/>
          <w:marBottom w:val="0"/>
          <w:divBdr>
            <w:top w:val="none" w:sz="0" w:space="0" w:color="auto"/>
            <w:left w:val="none" w:sz="0" w:space="0" w:color="auto"/>
            <w:bottom w:val="none" w:sz="0" w:space="0" w:color="auto"/>
            <w:right w:val="none" w:sz="0" w:space="0" w:color="auto"/>
          </w:divBdr>
        </w:div>
        <w:div w:id="66264797">
          <w:marLeft w:val="640"/>
          <w:marRight w:val="0"/>
          <w:marTop w:val="0"/>
          <w:marBottom w:val="0"/>
          <w:divBdr>
            <w:top w:val="none" w:sz="0" w:space="0" w:color="auto"/>
            <w:left w:val="none" w:sz="0" w:space="0" w:color="auto"/>
            <w:bottom w:val="none" w:sz="0" w:space="0" w:color="auto"/>
            <w:right w:val="none" w:sz="0" w:space="0" w:color="auto"/>
          </w:divBdr>
        </w:div>
        <w:div w:id="665286060">
          <w:marLeft w:val="640"/>
          <w:marRight w:val="0"/>
          <w:marTop w:val="0"/>
          <w:marBottom w:val="0"/>
          <w:divBdr>
            <w:top w:val="none" w:sz="0" w:space="0" w:color="auto"/>
            <w:left w:val="none" w:sz="0" w:space="0" w:color="auto"/>
            <w:bottom w:val="none" w:sz="0" w:space="0" w:color="auto"/>
            <w:right w:val="none" w:sz="0" w:space="0" w:color="auto"/>
          </w:divBdr>
        </w:div>
        <w:div w:id="2136561358">
          <w:marLeft w:val="640"/>
          <w:marRight w:val="0"/>
          <w:marTop w:val="0"/>
          <w:marBottom w:val="0"/>
          <w:divBdr>
            <w:top w:val="none" w:sz="0" w:space="0" w:color="auto"/>
            <w:left w:val="none" w:sz="0" w:space="0" w:color="auto"/>
            <w:bottom w:val="none" w:sz="0" w:space="0" w:color="auto"/>
            <w:right w:val="none" w:sz="0" w:space="0" w:color="auto"/>
          </w:divBdr>
        </w:div>
        <w:div w:id="974916819">
          <w:marLeft w:val="640"/>
          <w:marRight w:val="0"/>
          <w:marTop w:val="0"/>
          <w:marBottom w:val="0"/>
          <w:divBdr>
            <w:top w:val="none" w:sz="0" w:space="0" w:color="auto"/>
            <w:left w:val="none" w:sz="0" w:space="0" w:color="auto"/>
            <w:bottom w:val="none" w:sz="0" w:space="0" w:color="auto"/>
            <w:right w:val="none" w:sz="0" w:space="0" w:color="auto"/>
          </w:divBdr>
        </w:div>
        <w:div w:id="22949910">
          <w:marLeft w:val="640"/>
          <w:marRight w:val="0"/>
          <w:marTop w:val="0"/>
          <w:marBottom w:val="0"/>
          <w:divBdr>
            <w:top w:val="none" w:sz="0" w:space="0" w:color="auto"/>
            <w:left w:val="none" w:sz="0" w:space="0" w:color="auto"/>
            <w:bottom w:val="none" w:sz="0" w:space="0" w:color="auto"/>
            <w:right w:val="none" w:sz="0" w:space="0" w:color="auto"/>
          </w:divBdr>
        </w:div>
        <w:div w:id="1698312329">
          <w:marLeft w:val="640"/>
          <w:marRight w:val="0"/>
          <w:marTop w:val="0"/>
          <w:marBottom w:val="0"/>
          <w:divBdr>
            <w:top w:val="none" w:sz="0" w:space="0" w:color="auto"/>
            <w:left w:val="none" w:sz="0" w:space="0" w:color="auto"/>
            <w:bottom w:val="none" w:sz="0" w:space="0" w:color="auto"/>
            <w:right w:val="none" w:sz="0" w:space="0" w:color="auto"/>
          </w:divBdr>
        </w:div>
        <w:div w:id="158472402">
          <w:marLeft w:val="640"/>
          <w:marRight w:val="0"/>
          <w:marTop w:val="0"/>
          <w:marBottom w:val="0"/>
          <w:divBdr>
            <w:top w:val="none" w:sz="0" w:space="0" w:color="auto"/>
            <w:left w:val="none" w:sz="0" w:space="0" w:color="auto"/>
            <w:bottom w:val="none" w:sz="0" w:space="0" w:color="auto"/>
            <w:right w:val="none" w:sz="0" w:space="0" w:color="auto"/>
          </w:divBdr>
        </w:div>
        <w:div w:id="804469088">
          <w:marLeft w:val="640"/>
          <w:marRight w:val="0"/>
          <w:marTop w:val="0"/>
          <w:marBottom w:val="0"/>
          <w:divBdr>
            <w:top w:val="none" w:sz="0" w:space="0" w:color="auto"/>
            <w:left w:val="none" w:sz="0" w:space="0" w:color="auto"/>
            <w:bottom w:val="none" w:sz="0" w:space="0" w:color="auto"/>
            <w:right w:val="none" w:sz="0" w:space="0" w:color="auto"/>
          </w:divBdr>
        </w:div>
        <w:div w:id="1131242113">
          <w:marLeft w:val="640"/>
          <w:marRight w:val="0"/>
          <w:marTop w:val="0"/>
          <w:marBottom w:val="0"/>
          <w:divBdr>
            <w:top w:val="none" w:sz="0" w:space="0" w:color="auto"/>
            <w:left w:val="none" w:sz="0" w:space="0" w:color="auto"/>
            <w:bottom w:val="none" w:sz="0" w:space="0" w:color="auto"/>
            <w:right w:val="none" w:sz="0" w:space="0" w:color="auto"/>
          </w:divBdr>
        </w:div>
        <w:div w:id="279188827">
          <w:marLeft w:val="640"/>
          <w:marRight w:val="0"/>
          <w:marTop w:val="0"/>
          <w:marBottom w:val="0"/>
          <w:divBdr>
            <w:top w:val="none" w:sz="0" w:space="0" w:color="auto"/>
            <w:left w:val="none" w:sz="0" w:space="0" w:color="auto"/>
            <w:bottom w:val="none" w:sz="0" w:space="0" w:color="auto"/>
            <w:right w:val="none" w:sz="0" w:space="0" w:color="auto"/>
          </w:divBdr>
        </w:div>
        <w:div w:id="1307005059">
          <w:marLeft w:val="640"/>
          <w:marRight w:val="0"/>
          <w:marTop w:val="0"/>
          <w:marBottom w:val="0"/>
          <w:divBdr>
            <w:top w:val="none" w:sz="0" w:space="0" w:color="auto"/>
            <w:left w:val="none" w:sz="0" w:space="0" w:color="auto"/>
            <w:bottom w:val="none" w:sz="0" w:space="0" w:color="auto"/>
            <w:right w:val="none" w:sz="0" w:space="0" w:color="auto"/>
          </w:divBdr>
        </w:div>
        <w:div w:id="1365012944">
          <w:marLeft w:val="640"/>
          <w:marRight w:val="0"/>
          <w:marTop w:val="0"/>
          <w:marBottom w:val="0"/>
          <w:divBdr>
            <w:top w:val="none" w:sz="0" w:space="0" w:color="auto"/>
            <w:left w:val="none" w:sz="0" w:space="0" w:color="auto"/>
            <w:bottom w:val="none" w:sz="0" w:space="0" w:color="auto"/>
            <w:right w:val="none" w:sz="0" w:space="0" w:color="auto"/>
          </w:divBdr>
        </w:div>
        <w:div w:id="1905024123">
          <w:marLeft w:val="640"/>
          <w:marRight w:val="0"/>
          <w:marTop w:val="0"/>
          <w:marBottom w:val="0"/>
          <w:divBdr>
            <w:top w:val="none" w:sz="0" w:space="0" w:color="auto"/>
            <w:left w:val="none" w:sz="0" w:space="0" w:color="auto"/>
            <w:bottom w:val="none" w:sz="0" w:space="0" w:color="auto"/>
            <w:right w:val="none" w:sz="0" w:space="0" w:color="auto"/>
          </w:divBdr>
        </w:div>
        <w:div w:id="2036729923">
          <w:marLeft w:val="640"/>
          <w:marRight w:val="0"/>
          <w:marTop w:val="0"/>
          <w:marBottom w:val="0"/>
          <w:divBdr>
            <w:top w:val="none" w:sz="0" w:space="0" w:color="auto"/>
            <w:left w:val="none" w:sz="0" w:space="0" w:color="auto"/>
            <w:bottom w:val="none" w:sz="0" w:space="0" w:color="auto"/>
            <w:right w:val="none" w:sz="0" w:space="0" w:color="auto"/>
          </w:divBdr>
        </w:div>
        <w:div w:id="2055234404">
          <w:marLeft w:val="640"/>
          <w:marRight w:val="0"/>
          <w:marTop w:val="0"/>
          <w:marBottom w:val="0"/>
          <w:divBdr>
            <w:top w:val="none" w:sz="0" w:space="0" w:color="auto"/>
            <w:left w:val="none" w:sz="0" w:space="0" w:color="auto"/>
            <w:bottom w:val="none" w:sz="0" w:space="0" w:color="auto"/>
            <w:right w:val="none" w:sz="0" w:space="0" w:color="auto"/>
          </w:divBdr>
        </w:div>
        <w:div w:id="108741575">
          <w:marLeft w:val="640"/>
          <w:marRight w:val="0"/>
          <w:marTop w:val="0"/>
          <w:marBottom w:val="0"/>
          <w:divBdr>
            <w:top w:val="none" w:sz="0" w:space="0" w:color="auto"/>
            <w:left w:val="none" w:sz="0" w:space="0" w:color="auto"/>
            <w:bottom w:val="none" w:sz="0" w:space="0" w:color="auto"/>
            <w:right w:val="none" w:sz="0" w:space="0" w:color="auto"/>
          </w:divBdr>
        </w:div>
        <w:div w:id="1168207990">
          <w:marLeft w:val="640"/>
          <w:marRight w:val="0"/>
          <w:marTop w:val="0"/>
          <w:marBottom w:val="0"/>
          <w:divBdr>
            <w:top w:val="none" w:sz="0" w:space="0" w:color="auto"/>
            <w:left w:val="none" w:sz="0" w:space="0" w:color="auto"/>
            <w:bottom w:val="none" w:sz="0" w:space="0" w:color="auto"/>
            <w:right w:val="none" w:sz="0" w:space="0" w:color="auto"/>
          </w:divBdr>
        </w:div>
        <w:div w:id="1977300779">
          <w:marLeft w:val="640"/>
          <w:marRight w:val="0"/>
          <w:marTop w:val="0"/>
          <w:marBottom w:val="0"/>
          <w:divBdr>
            <w:top w:val="none" w:sz="0" w:space="0" w:color="auto"/>
            <w:left w:val="none" w:sz="0" w:space="0" w:color="auto"/>
            <w:bottom w:val="none" w:sz="0" w:space="0" w:color="auto"/>
            <w:right w:val="none" w:sz="0" w:space="0" w:color="auto"/>
          </w:divBdr>
        </w:div>
        <w:div w:id="24989004">
          <w:marLeft w:val="640"/>
          <w:marRight w:val="0"/>
          <w:marTop w:val="0"/>
          <w:marBottom w:val="0"/>
          <w:divBdr>
            <w:top w:val="none" w:sz="0" w:space="0" w:color="auto"/>
            <w:left w:val="none" w:sz="0" w:space="0" w:color="auto"/>
            <w:bottom w:val="none" w:sz="0" w:space="0" w:color="auto"/>
            <w:right w:val="none" w:sz="0" w:space="0" w:color="auto"/>
          </w:divBdr>
        </w:div>
        <w:div w:id="2136871885">
          <w:marLeft w:val="640"/>
          <w:marRight w:val="0"/>
          <w:marTop w:val="0"/>
          <w:marBottom w:val="0"/>
          <w:divBdr>
            <w:top w:val="none" w:sz="0" w:space="0" w:color="auto"/>
            <w:left w:val="none" w:sz="0" w:space="0" w:color="auto"/>
            <w:bottom w:val="none" w:sz="0" w:space="0" w:color="auto"/>
            <w:right w:val="none" w:sz="0" w:space="0" w:color="auto"/>
          </w:divBdr>
        </w:div>
        <w:div w:id="761343772">
          <w:marLeft w:val="640"/>
          <w:marRight w:val="0"/>
          <w:marTop w:val="0"/>
          <w:marBottom w:val="0"/>
          <w:divBdr>
            <w:top w:val="none" w:sz="0" w:space="0" w:color="auto"/>
            <w:left w:val="none" w:sz="0" w:space="0" w:color="auto"/>
            <w:bottom w:val="none" w:sz="0" w:space="0" w:color="auto"/>
            <w:right w:val="none" w:sz="0" w:space="0" w:color="auto"/>
          </w:divBdr>
        </w:div>
        <w:div w:id="1354109298">
          <w:marLeft w:val="640"/>
          <w:marRight w:val="0"/>
          <w:marTop w:val="0"/>
          <w:marBottom w:val="0"/>
          <w:divBdr>
            <w:top w:val="none" w:sz="0" w:space="0" w:color="auto"/>
            <w:left w:val="none" w:sz="0" w:space="0" w:color="auto"/>
            <w:bottom w:val="none" w:sz="0" w:space="0" w:color="auto"/>
            <w:right w:val="none" w:sz="0" w:space="0" w:color="auto"/>
          </w:divBdr>
        </w:div>
        <w:div w:id="1624727725">
          <w:marLeft w:val="640"/>
          <w:marRight w:val="0"/>
          <w:marTop w:val="0"/>
          <w:marBottom w:val="0"/>
          <w:divBdr>
            <w:top w:val="none" w:sz="0" w:space="0" w:color="auto"/>
            <w:left w:val="none" w:sz="0" w:space="0" w:color="auto"/>
            <w:bottom w:val="none" w:sz="0" w:space="0" w:color="auto"/>
            <w:right w:val="none" w:sz="0" w:space="0" w:color="auto"/>
          </w:divBdr>
        </w:div>
        <w:div w:id="1778476230">
          <w:marLeft w:val="640"/>
          <w:marRight w:val="0"/>
          <w:marTop w:val="0"/>
          <w:marBottom w:val="0"/>
          <w:divBdr>
            <w:top w:val="none" w:sz="0" w:space="0" w:color="auto"/>
            <w:left w:val="none" w:sz="0" w:space="0" w:color="auto"/>
            <w:bottom w:val="none" w:sz="0" w:space="0" w:color="auto"/>
            <w:right w:val="none" w:sz="0" w:space="0" w:color="auto"/>
          </w:divBdr>
        </w:div>
        <w:div w:id="646016176">
          <w:marLeft w:val="640"/>
          <w:marRight w:val="0"/>
          <w:marTop w:val="0"/>
          <w:marBottom w:val="0"/>
          <w:divBdr>
            <w:top w:val="none" w:sz="0" w:space="0" w:color="auto"/>
            <w:left w:val="none" w:sz="0" w:space="0" w:color="auto"/>
            <w:bottom w:val="none" w:sz="0" w:space="0" w:color="auto"/>
            <w:right w:val="none" w:sz="0" w:space="0" w:color="auto"/>
          </w:divBdr>
        </w:div>
        <w:div w:id="969020471">
          <w:marLeft w:val="640"/>
          <w:marRight w:val="0"/>
          <w:marTop w:val="0"/>
          <w:marBottom w:val="0"/>
          <w:divBdr>
            <w:top w:val="none" w:sz="0" w:space="0" w:color="auto"/>
            <w:left w:val="none" w:sz="0" w:space="0" w:color="auto"/>
            <w:bottom w:val="none" w:sz="0" w:space="0" w:color="auto"/>
            <w:right w:val="none" w:sz="0" w:space="0" w:color="auto"/>
          </w:divBdr>
        </w:div>
        <w:div w:id="259879472">
          <w:marLeft w:val="640"/>
          <w:marRight w:val="0"/>
          <w:marTop w:val="0"/>
          <w:marBottom w:val="0"/>
          <w:divBdr>
            <w:top w:val="none" w:sz="0" w:space="0" w:color="auto"/>
            <w:left w:val="none" w:sz="0" w:space="0" w:color="auto"/>
            <w:bottom w:val="none" w:sz="0" w:space="0" w:color="auto"/>
            <w:right w:val="none" w:sz="0" w:space="0" w:color="auto"/>
          </w:divBdr>
        </w:div>
        <w:div w:id="869952046">
          <w:marLeft w:val="640"/>
          <w:marRight w:val="0"/>
          <w:marTop w:val="0"/>
          <w:marBottom w:val="0"/>
          <w:divBdr>
            <w:top w:val="none" w:sz="0" w:space="0" w:color="auto"/>
            <w:left w:val="none" w:sz="0" w:space="0" w:color="auto"/>
            <w:bottom w:val="none" w:sz="0" w:space="0" w:color="auto"/>
            <w:right w:val="none" w:sz="0" w:space="0" w:color="auto"/>
          </w:divBdr>
        </w:div>
        <w:div w:id="179439362">
          <w:marLeft w:val="640"/>
          <w:marRight w:val="0"/>
          <w:marTop w:val="0"/>
          <w:marBottom w:val="0"/>
          <w:divBdr>
            <w:top w:val="none" w:sz="0" w:space="0" w:color="auto"/>
            <w:left w:val="none" w:sz="0" w:space="0" w:color="auto"/>
            <w:bottom w:val="none" w:sz="0" w:space="0" w:color="auto"/>
            <w:right w:val="none" w:sz="0" w:space="0" w:color="auto"/>
          </w:divBdr>
        </w:div>
        <w:div w:id="1648045516">
          <w:marLeft w:val="640"/>
          <w:marRight w:val="0"/>
          <w:marTop w:val="0"/>
          <w:marBottom w:val="0"/>
          <w:divBdr>
            <w:top w:val="none" w:sz="0" w:space="0" w:color="auto"/>
            <w:left w:val="none" w:sz="0" w:space="0" w:color="auto"/>
            <w:bottom w:val="none" w:sz="0" w:space="0" w:color="auto"/>
            <w:right w:val="none" w:sz="0" w:space="0" w:color="auto"/>
          </w:divBdr>
        </w:div>
        <w:div w:id="2125491589">
          <w:marLeft w:val="640"/>
          <w:marRight w:val="0"/>
          <w:marTop w:val="0"/>
          <w:marBottom w:val="0"/>
          <w:divBdr>
            <w:top w:val="none" w:sz="0" w:space="0" w:color="auto"/>
            <w:left w:val="none" w:sz="0" w:space="0" w:color="auto"/>
            <w:bottom w:val="none" w:sz="0" w:space="0" w:color="auto"/>
            <w:right w:val="none" w:sz="0" w:space="0" w:color="auto"/>
          </w:divBdr>
        </w:div>
        <w:div w:id="939139520">
          <w:marLeft w:val="640"/>
          <w:marRight w:val="0"/>
          <w:marTop w:val="0"/>
          <w:marBottom w:val="0"/>
          <w:divBdr>
            <w:top w:val="none" w:sz="0" w:space="0" w:color="auto"/>
            <w:left w:val="none" w:sz="0" w:space="0" w:color="auto"/>
            <w:bottom w:val="none" w:sz="0" w:space="0" w:color="auto"/>
            <w:right w:val="none" w:sz="0" w:space="0" w:color="auto"/>
          </w:divBdr>
        </w:div>
        <w:div w:id="1713767127">
          <w:marLeft w:val="640"/>
          <w:marRight w:val="0"/>
          <w:marTop w:val="0"/>
          <w:marBottom w:val="0"/>
          <w:divBdr>
            <w:top w:val="none" w:sz="0" w:space="0" w:color="auto"/>
            <w:left w:val="none" w:sz="0" w:space="0" w:color="auto"/>
            <w:bottom w:val="none" w:sz="0" w:space="0" w:color="auto"/>
            <w:right w:val="none" w:sz="0" w:space="0" w:color="auto"/>
          </w:divBdr>
        </w:div>
        <w:div w:id="1877084961">
          <w:marLeft w:val="640"/>
          <w:marRight w:val="0"/>
          <w:marTop w:val="0"/>
          <w:marBottom w:val="0"/>
          <w:divBdr>
            <w:top w:val="none" w:sz="0" w:space="0" w:color="auto"/>
            <w:left w:val="none" w:sz="0" w:space="0" w:color="auto"/>
            <w:bottom w:val="none" w:sz="0" w:space="0" w:color="auto"/>
            <w:right w:val="none" w:sz="0" w:space="0" w:color="auto"/>
          </w:divBdr>
        </w:div>
        <w:div w:id="210582546">
          <w:marLeft w:val="640"/>
          <w:marRight w:val="0"/>
          <w:marTop w:val="0"/>
          <w:marBottom w:val="0"/>
          <w:divBdr>
            <w:top w:val="none" w:sz="0" w:space="0" w:color="auto"/>
            <w:left w:val="none" w:sz="0" w:space="0" w:color="auto"/>
            <w:bottom w:val="none" w:sz="0" w:space="0" w:color="auto"/>
            <w:right w:val="none" w:sz="0" w:space="0" w:color="auto"/>
          </w:divBdr>
        </w:div>
        <w:div w:id="363018343">
          <w:marLeft w:val="640"/>
          <w:marRight w:val="0"/>
          <w:marTop w:val="0"/>
          <w:marBottom w:val="0"/>
          <w:divBdr>
            <w:top w:val="none" w:sz="0" w:space="0" w:color="auto"/>
            <w:left w:val="none" w:sz="0" w:space="0" w:color="auto"/>
            <w:bottom w:val="none" w:sz="0" w:space="0" w:color="auto"/>
            <w:right w:val="none" w:sz="0" w:space="0" w:color="auto"/>
          </w:divBdr>
        </w:div>
        <w:div w:id="1902398972">
          <w:marLeft w:val="640"/>
          <w:marRight w:val="0"/>
          <w:marTop w:val="0"/>
          <w:marBottom w:val="0"/>
          <w:divBdr>
            <w:top w:val="none" w:sz="0" w:space="0" w:color="auto"/>
            <w:left w:val="none" w:sz="0" w:space="0" w:color="auto"/>
            <w:bottom w:val="none" w:sz="0" w:space="0" w:color="auto"/>
            <w:right w:val="none" w:sz="0" w:space="0" w:color="auto"/>
          </w:divBdr>
        </w:div>
        <w:div w:id="1430275056">
          <w:marLeft w:val="640"/>
          <w:marRight w:val="0"/>
          <w:marTop w:val="0"/>
          <w:marBottom w:val="0"/>
          <w:divBdr>
            <w:top w:val="none" w:sz="0" w:space="0" w:color="auto"/>
            <w:left w:val="none" w:sz="0" w:space="0" w:color="auto"/>
            <w:bottom w:val="none" w:sz="0" w:space="0" w:color="auto"/>
            <w:right w:val="none" w:sz="0" w:space="0" w:color="auto"/>
          </w:divBdr>
        </w:div>
        <w:div w:id="1603298416">
          <w:marLeft w:val="640"/>
          <w:marRight w:val="0"/>
          <w:marTop w:val="0"/>
          <w:marBottom w:val="0"/>
          <w:divBdr>
            <w:top w:val="none" w:sz="0" w:space="0" w:color="auto"/>
            <w:left w:val="none" w:sz="0" w:space="0" w:color="auto"/>
            <w:bottom w:val="none" w:sz="0" w:space="0" w:color="auto"/>
            <w:right w:val="none" w:sz="0" w:space="0" w:color="auto"/>
          </w:divBdr>
        </w:div>
        <w:div w:id="1192762378">
          <w:marLeft w:val="640"/>
          <w:marRight w:val="0"/>
          <w:marTop w:val="0"/>
          <w:marBottom w:val="0"/>
          <w:divBdr>
            <w:top w:val="none" w:sz="0" w:space="0" w:color="auto"/>
            <w:left w:val="none" w:sz="0" w:space="0" w:color="auto"/>
            <w:bottom w:val="none" w:sz="0" w:space="0" w:color="auto"/>
            <w:right w:val="none" w:sz="0" w:space="0" w:color="auto"/>
          </w:divBdr>
        </w:div>
        <w:div w:id="1126894217">
          <w:marLeft w:val="640"/>
          <w:marRight w:val="0"/>
          <w:marTop w:val="0"/>
          <w:marBottom w:val="0"/>
          <w:divBdr>
            <w:top w:val="none" w:sz="0" w:space="0" w:color="auto"/>
            <w:left w:val="none" w:sz="0" w:space="0" w:color="auto"/>
            <w:bottom w:val="none" w:sz="0" w:space="0" w:color="auto"/>
            <w:right w:val="none" w:sz="0" w:space="0" w:color="auto"/>
          </w:divBdr>
        </w:div>
        <w:div w:id="839387014">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0889539">
      <w:bodyDiv w:val="1"/>
      <w:marLeft w:val="0"/>
      <w:marRight w:val="0"/>
      <w:marTop w:val="0"/>
      <w:marBottom w:val="0"/>
      <w:divBdr>
        <w:top w:val="none" w:sz="0" w:space="0" w:color="auto"/>
        <w:left w:val="none" w:sz="0" w:space="0" w:color="auto"/>
        <w:bottom w:val="none" w:sz="0" w:space="0" w:color="auto"/>
        <w:right w:val="none" w:sz="0" w:space="0" w:color="auto"/>
      </w:divBdr>
      <w:divsChild>
        <w:div w:id="1179197381">
          <w:marLeft w:val="640"/>
          <w:marRight w:val="0"/>
          <w:marTop w:val="0"/>
          <w:marBottom w:val="0"/>
          <w:divBdr>
            <w:top w:val="none" w:sz="0" w:space="0" w:color="auto"/>
            <w:left w:val="none" w:sz="0" w:space="0" w:color="auto"/>
            <w:bottom w:val="none" w:sz="0" w:space="0" w:color="auto"/>
            <w:right w:val="none" w:sz="0" w:space="0" w:color="auto"/>
          </w:divBdr>
        </w:div>
        <w:div w:id="1406564310">
          <w:marLeft w:val="640"/>
          <w:marRight w:val="0"/>
          <w:marTop w:val="0"/>
          <w:marBottom w:val="0"/>
          <w:divBdr>
            <w:top w:val="none" w:sz="0" w:space="0" w:color="auto"/>
            <w:left w:val="none" w:sz="0" w:space="0" w:color="auto"/>
            <w:bottom w:val="none" w:sz="0" w:space="0" w:color="auto"/>
            <w:right w:val="none" w:sz="0" w:space="0" w:color="auto"/>
          </w:divBdr>
        </w:div>
        <w:div w:id="1910113334">
          <w:marLeft w:val="640"/>
          <w:marRight w:val="0"/>
          <w:marTop w:val="0"/>
          <w:marBottom w:val="0"/>
          <w:divBdr>
            <w:top w:val="none" w:sz="0" w:space="0" w:color="auto"/>
            <w:left w:val="none" w:sz="0" w:space="0" w:color="auto"/>
            <w:bottom w:val="none" w:sz="0" w:space="0" w:color="auto"/>
            <w:right w:val="none" w:sz="0" w:space="0" w:color="auto"/>
          </w:divBdr>
        </w:div>
        <w:div w:id="630865679">
          <w:marLeft w:val="640"/>
          <w:marRight w:val="0"/>
          <w:marTop w:val="0"/>
          <w:marBottom w:val="0"/>
          <w:divBdr>
            <w:top w:val="none" w:sz="0" w:space="0" w:color="auto"/>
            <w:left w:val="none" w:sz="0" w:space="0" w:color="auto"/>
            <w:bottom w:val="none" w:sz="0" w:space="0" w:color="auto"/>
            <w:right w:val="none" w:sz="0" w:space="0" w:color="auto"/>
          </w:divBdr>
        </w:div>
        <w:div w:id="1296913457">
          <w:marLeft w:val="640"/>
          <w:marRight w:val="0"/>
          <w:marTop w:val="0"/>
          <w:marBottom w:val="0"/>
          <w:divBdr>
            <w:top w:val="none" w:sz="0" w:space="0" w:color="auto"/>
            <w:left w:val="none" w:sz="0" w:space="0" w:color="auto"/>
            <w:bottom w:val="none" w:sz="0" w:space="0" w:color="auto"/>
            <w:right w:val="none" w:sz="0" w:space="0" w:color="auto"/>
          </w:divBdr>
        </w:div>
        <w:div w:id="23361951">
          <w:marLeft w:val="640"/>
          <w:marRight w:val="0"/>
          <w:marTop w:val="0"/>
          <w:marBottom w:val="0"/>
          <w:divBdr>
            <w:top w:val="none" w:sz="0" w:space="0" w:color="auto"/>
            <w:left w:val="none" w:sz="0" w:space="0" w:color="auto"/>
            <w:bottom w:val="none" w:sz="0" w:space="0" w:color="auto"/>
            <w:right w:val="none" w:sz="0" w:space="0" w:color="auto"/>
          </w:divBdr>
        </w:div>
        <w:div w:id="1765685480">
          <w:marLeft w:val="640"/>
          <w:marRight w:val="0"/>
          <w:marTop w:val="0"/>
          <w:marBottom w:val="0"/>
          <w:divBdr>
            <w:top w:val="none" w:sz="0" w:space="0" w:color="auto"/>
            <w:left w:val="none" w:sz="0" w:space="0" w:color="auto"/>
            <w:bottom w:val="none" w:sz="0" w:space="0" w:color="auto"/>
            <w:right w:val="none" w:sz="0" w:space="0" w:color="auto"/>
          </w:divBdr>
        </w:div>
        <w:div w:id="728960384">
          <w:marLeft w:val="640"/>
          <w:marRight w:val="0"/>
          <w:marTop w:val="0"/>
          <w:marBottom w:val="0"/>
          <w:divBdr>
            <w:top w:val="none" w:sz="0" w:space="0" w:color="auto"/>
            <w:left w:val="none" w:sz="0" w:space="0" w:color="auto"/>
            <w:bottom w:val="none" w:sz="0" w:space="0" w:color="auto"/>
            <w:right w:val="none" w:sz="0" w:space="0" w:color="auto"/>
          </w:divBdr>
        </w:div>
        <w:div w:id="1643651257">
          <w:marLeft w:val="640"/>
          <w:marRight w:val="0"/>
          <w:marTop w:val="0"/>
          <w:marBottom w:val="0"/>
          <w:divBdr>
            <w:top w:val="none" w:sz="0" w:space="0" w:color="auto"/>
            <w:left w:val="none" w:sz="0" w:space="0" w:color="auto"/>
            <w:bottom w:val="none" w:sz="0" w:space="0" w:color="auto"/>
            <w:right w:val="none" w:sz="0" w:space="0" w:color="auto"/>
          </w:divBdr>
        </w:div>
        <w:div w:id="1718161689">
          <w:marLeft w:val="640"/>
          <w:marRight w:val="0"/>
          <w:marTop w:val="0"/>
          <w:marBottom w:val="0"/>
          <w:divBdr>
            <w:top w:val="none" w:sz="0" w:space="0" w:color="auto"/>
            <w:left w:val="none" w:sz="0" w:space="0" w:color="auto"/>
            <w:bottom w:val="none" w:sz="0" w:space="0" w:color="auto"/>
            <w:right w:val="none" w:sz="0" w:space="0" w:color="auto"/>
          </w:divBdr>
        </w:div>
        <w:div w:id="65684694">
          <w:marLeft w:val="640"/>
          <w:marRight w:val="0"/>
          <w:marTop w:val="0"/>
          <w:marBottom w:val="0"/>
          <w:divBdr>
            <w:top w:val="none" w:sz="0" w:space="0" w:color="auto"/>
            <w:left w:val="none" w:sz="0" w:space="0" w:color="auto"/>
            <w:bottom w:val="none" w:sz="0" w:space="0" w:color="auto"/>
            <w:right w:val="none" w:sz="0" w:space="0" w:color="auto"/>
          </w:divBdr>
        </w:div>
        <w:div w:id="1706253076">
          <w:marLeft w:val="640"/>
          <w:marRight w:val="0"/>
          <w:marTop w:val="0"/>
          <w:marBottom w:val="0"/>
          <w:divBdr>
            <w:top w:val="none" w:sz="0" w:space="0" w:color="auto"/>
            <w:left w:val="none" w:sz="0" w:space="0" w:color="auto"/>
            <w:bottom w:val="none" w:sz="0" w:space="0" w:color="auto"/>
            <w:right w:val="none" w:sz="0" w:space="0" w:color="auto"/>
          </w:divBdr>
        </w:div>
        <w:div w:id="814301893">
          <w:marLeft w:val="640"/>
          <w:marRight w:val="0"/>
          <w:marTop w:val="0"/>
          <w:marBottom w:val="0"/>
          <w:divBdr>
            <w:top w:val="none" w:sz="0" w:space="0" w:color="auto"/>
            <w:left w:val="none" w:sz="0" w:space="0" w:color="auto"/>
            <w:bottom w:val="none" w:sz="0" w:space="0" w:color="auto"/>
            <w:right w:val="none" w:sz="0" w:space="0" w:color="auto"/>
          </w:divBdr>
        </w:div>
        <w:div w:id="247886387">
          <w:marLeft w:val="640"/>
          <w:marRight w:val="0"/>
          <w:marTop w:val="0"/>
          <w:marBottom w:val="0"/>
          <w:divBdr>
            <w:top w:val="none" w:sz="0" w:space="0" w:color="auto"/>
            <w:left w:val="none" w:sz="0" w:space="0" w:color="auto"/>
            <w:bottom w:val="none" w:sz="0" w:space="0" w:color="auto"/>
            <w:right w:val="none" w:sz="0" w:space="0" w:color="auto"/>
          </w:divBdr>
        </w:div>
        <w:div w:id="1019966721">
          <w:marLeft w:val="640"/>
          <w:marRight w:val="0"/>
          <w:marTop w:val="0"/>
          <w:marBottom w:val="0"/>
          <w:divBdr>
            <w:top w:val="none" w:sz="0" w:space="0" w:color="auto"/>
            <w:left w:val="none" w:sz="0" w:space="0" w:color="auto"/>
            <w:bottom w:val="none" w:sz="0" w:space="0" w:color="auto"/>
            <w:right w:val="none" w:sz="0" w:space="0" w:color="auto"/>
          </w:divBdr>
        </w:div>
        <w:div w:id="1293054078">
          <w:marLeft w:val="640"/>
          <w:marRight w:val="0"/>
          <w:marTop w:val="0"/>
          <w:marBottom w:val="0"/>
          <w:divBdr>
            <w:top w:val="none" w:sz="0" w:space="0" w:color="auto"/>
            <w:left w:val="none" w:sz="0" w:space="0" w:color="auto"/>
            <w:bottom w:val="none" w:sz="0" w:space="0" w:color="auto"/>
            <w:right w:val="none" w:sz="0" w:space="0" w:color="auto"/>
          </w:divBdr>
        </w:div>
        <w:div w:id="969482263">
          <w:marLeft w:val="640"/>
          <w:marRight w:val="0"/>
          <w:marTop w:val="0"/>
          <w:marBottom w:val="0"/>
          <w:divBdr>
            <w:top w:val="none" w:sz="0" w:space="0" w:color="auto"/>
            <w:left w:val="none" w:sz="0" w:space="0" w:color="auto"/>
            <w:bottom w:val="none" w:sz="0" w:space="0" w:color="auto"/>
            <w:right w:val="none" w:sz="0" w:space="0" w:color="auto"/>
          </w:divBdr>
        </w:div>
        <w:div w:id="877938407">
          <w:marLeft w:val="640"/>
          <w:marRight w:val="0"/>
          <w:marTop w:val="0"/>
          <w:marBottom w:val="0"/>
          <w:divBdr>
            <w:top w:val="none" w:sz="0" w:space="0" w:color="auto"/>
            <w:left w:val="none" w:sz="0" w:space="0" w:color="auto"/>
            <w:bottom w:val="none" w:sz="0" w:space="0" w:color="auto"/>
            <w:right w:val="none" w:sz="0" w:space="0" w:color="auto"/>
          </w:divBdr>
        </w:div>
        <w:div w:id="688869551">
          <w:marLeft w:val="640"/>
          <w:marRight w:val="0"/>
          <w:marTop w:val="0"/>
          <w:marBottom w:val="0"/>
          <w:divBdr>
            <w:top w:val="none" w:sz="0" w:space="0" w:color="auto"/>
            <w:left w:val="none" w:sz="0" w:space="0" w:color="auto"/>
            <w:bottom w:val="none" w:sz="0" w:space="0" w:color="auto"/>
            <w:right w:val="none" w:sz="0" w:space="0" w:color="auto"/>
          </w:divBdr>
        </w:div>
        <w:div w:id="1885869993">
          <w:marLeft w:val="640"/>
          <w:marRight w:val="0"/>
          <w:marTop w:val="0"/>
          <w:marBottom w:val="0"/>
          <w:divBdr>
            <w:top w:val="none" w:sz="0" w:space="0" w:color="auto"/>
            <w:left w:val="none" w:sz="0" w:space="0" w:color="auto"/>
            <w:bottom w:val="none" w:sz="0" w:space="0" w:color="auto"/>
            <w:right w:val="none" w:sz="0" w:space="0" w:color="auto"/>
          </w:divBdr>
        </w:div>
        <w:div w:id="1341080901">
          <w:marLeft w:val="640"/>
          <w:marRight w:val="0"/>
          <w:marTop w:val="0"/>
          <w:marBottom w:val="0"/>
          <w:divBdr>
            <w:top w:val="none" w:sz="0" w:space="0" w:color="auto"/>
            <w:left w:val="none" w:sz="0" w:space="0" w:color="auto"/>
            <w:bottom w:val="none" w:sz="0" w:space="0" w:color="auto"/>
            <w:right w:val="none" w:sz="0" w:space="0" w:color="auto"/>
          </w:divBdr>
        </w:div>
        <w:div w:id="217858982">
          <w:marLeft w:val="640"/>
          <w:marRight w:val="0"/>
          <w:marTop w:val="0"/>
          <w:marBottom w:val="0"/>
          <w:divBdr>
            <w:top w:val="none" w:sz="0" w:space="0" w:color="auto"/>
            <w:left w:val="none" w:sz="0" w:space="0" w:color="auto"/>
            <w:bottom w:val="none" w:sz="0" w:space="0" w:color="auto"/>
            <w:right w:val="none" w:sz="0" w:space="0" w:color="auto"/>
          </w:divBdr>
        </w:div>
        <w:div w:id="1601377291">
          <w:marLeft w:val="640"/>
          <w:marRight w:val="0"/>
          <w:marTop w:val="0"/>
          <w:marBottom w:val="0"/>
          <w:divBdr>
            <w:top w:val="none" w:sz="0" w:space="0" w:color="auto"/>
            <w:left w:val="none" w:sz="0" w:space="0" w:color="auto"/>
            <w:bottom w:val="none" w:sz="0" w:space="0" w:color="auto"/>
            <w:right w:val="none" w:sz="0" w:space="0" w:color="auto"/>
          </w:divBdr>
        </w:div>
        <w:div w:id="1722090369">
          <w:marLeft w:val="640"/>
          <w:marRight w:val="0"/>
          <w:marTop w:val="0"/>
          <w:marBottom w:val="0"/>
          <w:divBdr>
            <w:top w:val="none" w:sz="0" w:space="0" w:color="auto"/>
            <w:left w:val="none" w:sz="0" w:space="0" w:color="auto"/>
            <w:bottom w:val="none" w:sz="0" w:space="0" w:color="auto"/>
            <w:right w:val="none" w:sz="0" w:space="0" w:color="auto"/>
          </w:divBdr>
        </w:div>
        <w:div w:id="1666081837">
          <w:marLeft w:val="640"/>
          <w:marRight w:val="0"/>
          <w:marTop w:val="0"/>
          <w:marBottom w:val="0"/>
          <w:divBdr>
            <w:top w:val="none" w:sz="0" w:space="0" w:color="auto"/>
            <w:left w:val="none" w:sz="0" w:space="0" w:color="auto"/>
            <w:bottom w:val="none" w:sz="0" w:space="0" w:color="auto"/>
            <w:right w:val="none" w:sz="0" w:space="0" w:color="auto"/>
          </w:divBdr>
        </w:div>
        <w:div w:id="1093666253">
          <w:marLeft w:val="640"/>
          <w:marRight w:val="0"/>
          <w:marTop w:val="0"/>
          <w:marBottom w:val="0"/>
          <w:divBdr>
            <w:top w:val="none" w:sz="0" w:space="0" w:color="auto"/>
            <w:left w:val="none" w:sz="0" w:space="0" w:color="auto"/>
            <w:bottom w:val="none" w:sz="0" w:space="0" w:color="auto"/>
            <w:right w:val="none" w:sz="0" w:space="0" w:color="auto"/>
          </w:divBdr>
        </w:div>
        <w:div w:id="256787772">
          <w:marLeft w:val="640"/>
          <w:marRight w:val="0"/>
          <w:marTop w:val="0"/>
          <w:marBottom w:val="0"/>
          <w:divBdr>
            <w:top w:val="none" w:sz="0" w:space="0" w:color="auto"/>
            <w:left w:val="none" w:sz="0" w:space="0" w:color="auto"/>
            <w:bottom w:val="none" w:sz="0" w:space="0" w:color="auto"/>
            <w:right w:val="none" w:sz="0" w:space="0" w:color="auto"/>
          </w:divBdr>
        </w:div>
        <w:div w:id="484129595">
          <w:marLeft w:val="640"/>
          <w:marRight w:val="0"/>
          <w:marTop w:val="0"/>
          <w:marBottom w:val="0"/>
          <w:divBdr>
            <w:top w:val="none" w:sz="0" w:space="0" w:color="auto"/>
            <w:left w:val="none" w:sz="0" w:space="0" w:color="auto"/>
            <w:bottom w:val="none" w:sz="0" w:space="0" w:color="auto"/>
            <w:right w:val="none" w:sz="0" w:space="0" w:color="auto"/>
          </w:divBdr>
        </w:div>
        <w:div w:id="1774275970">
          <w:marLeft w:val="640"/>
          <w:marRight w:val="0"/>
          <w:marTop w:val="0"/>
          <w:marBottom w:val="0"/>
          <w:divBdr>
            <w:top w:val="none" w:sz="0" w:space="0" w:color="auto"/>
            <w:left w:val="none" w:sz="0" w:space="0" w:color="auto"/>
            <w:bottom w:val="none" w:sz="0" w:space="0" w:color="auto"/>
            <w:right w:val="none" w:sz="0" w:space="0" w:color="auto"/>
          </w:divBdr>
        </w:div>
        <w:div w:id="533422767">
          <w:marLeft w:val="640"/>
          <w:marRight w:val="0"/>
          <w:marTop w:val="0"/>
          <w:marBottom w:val="0"/>
          <w:divBdr>
            <w:top w:val="none" w:sz="0" w:space="0" w:color="auto"/>
            <w:left w:val="none" w:sz="0" w:space="0" w:color="auto"/>
            <w:bottom w:val="none" w:sz="0" w:space="0" w:color="auto"/>
            <w:right w:val="none" w:sz="0" w:space="0" w:color="auto"/>
          </w:divBdr>
        </w:div>
        <w:div w:id="1846280644">
          <w:marLeft w:val="640"/>
          <w:marRight w:val="0"/>
          <w:marTop w:val="0"/>
          <w:marBottom w:val="0"/>
          <w:divBdr>
            <w:top w:val="none" w:sz="0" w:space="0" w:color="auto"/>
            <w:left w:val="none" w:sz="0" w:space="0" w:color="auto"/>
            <w:bottom w:val="none" w:sz="0" w:space="0" w:color="auto"/>
            <w:right w:val="none" w:sz="0" w:space="0" w:color="auto"/>
          </w:divBdr>
        </w:div>
        <w:div w:id="932662509">
          <w:marLeft w:val="640"/>
          <w:marRight w:val="0"/>
          <w:marTop w:val="0"/>
          <w:marBottom w:val="0"/>
          <w:divBdr>
            <w:top w:val="none" w:sz="0" w:space="0" w:color="auto"/>
            <w:left w:val="none" w:sz="0" w:space="0" w:color="auto"/>
            <w:bottom w:val="none" w:sz="0" w:space="0" w:color="auto"/>
            <w:right w:val="none" w:sz="0" w:space="0" w:color="auto"/>
          </w:divBdr>
        </w:div>
        <w:div w:id="1018198459">
          <w:marLeft w:val="640"/>
          <w:marRight w:val="0"/>
          <w:marTop w:val="0"/>
          <w:marBottom w:val="0"/>
          <w:divBdr>
            <w:top w:val="none" w:sz="0" w:space="0" w:color="auto"/>
            <w:left w:val="none" w:sz="0" w:space="0" w:color="auto"/>
            <w:bottom w:val="none" w:sz="0" w:space="0" w:color="auto"/>
            <w:right w:val="none" w:sz="0" w:space="0" w:color="auto"/>
          </w:divBdr>
        </w:div>
        <w:div w:id="473567530">
          <w:marLeft w:val="640"/>
          <w:marRight w:val="0"/>
          <w:marTop w:val="0"/>
          <w:marBottom w:val="0"/>
          <w:divBdr>
            <w:top w:val="none" w:sz="0" w:space="0" w:color="auto"/>
            <w:left w:val="none" w:sz="0" w:space="0" w:color="auto"/>
            <w:bottom w:val="none" w:sz="0" w:space="0" w:color="auto"/>
            <w:right w:val="none" w:sz="0" w:space="0" w:color="auto"/>
          </w:divBdr>
        </w:div>
        <w:div w:id="305401570">
          <w:marLeft w:val="640"/>
          <w:marRight w:val="0"/>
          <w:marTop w:val="0"/>
          <w:marBottom w:val="0"/>
          <w:divBdr>
            <w:top w:val="none" w:sz="0" w:space="0" w:color="auto"/>
            <w:left w:val="none" w:sz="0" w:space="0" w:color="auto"/>
            <w:bottom w:val="none" w:sz="0" w:space="0" w:color="auto"/>
            <w:right w:val="none" w:sz="0" w:space="0" w:color="auto"/>
          </w:divBdr>
        </w:div>
        <w:div w:id="127091782">
          <w:marLeft w:val="640"/>
          <w:marRight w:val="0"/>
          <w:marTop w:val="0"/>
          <w:marBottom w:val="0"/>
          <w:divBdr>
            <w:top w:val="none" w:sz="0" w:space="0" w:color="auto"/>
            <w:left w:val="none" w:sz="0" w:space="0" w:color="auto"/>
            <w:bottom w:val="none" w:sz="0" w:space="0" w:color="auto"/>
            <w:right w:val="none" w:sz="0" w:space="0" w:color="auto"/>
          </w:divBdr>
        </w:div>
        <w:div w:id="1213620521">
          <w:marLeft w:val="640"/>
          <w:marRight w:val="0"/>
          <w:marTop w:val="0"/>
          <w:marBottom w:val="0"/>
          <w:divBdr>
            <w:top w:val="none" w:sz="0" w:space="0" w:color="auto"/>
            <w:left w:val="none" w:sz="0" w:space="0" w:color="auto"/>
            <w:bottom w:val="none" w:sz="0" w:space="0" w:color="auto"/>
            <w:right w:val="none" w:sz="0" w:space="0" w:color="auto"/>
          </w:divBdr>
        </w:div>
        <w:div w:id="2012759711">
          <w:marLeft w:val="640"/>
          <w:marRight w:val="0"/>
          <w:marTop w:val="0"/>
          <w:marBottom w:val="0"/>
          <w:divBdr>
            <w:top w:val="none" w:sz="0" w:space="0" w:color="auto"/>
            <w:left w:val="none" w:sz="0" w:space="0" w:color="auto"/>
            <w:bottom w:val="none" w:sz="0" w:space="0" w:color="auto"/>
            <w:right w:val="none" w:sz="0" w:space="0" w:color="auto"/>
          </w:divBdr>
        </w:div>
        <w:div w:id="1386639862">
          <w:marLeft w:val="640"/>
          <w:marRight w:val="0"/>
          <w:marTop w:val="0"/>
          <w:marBottom w:val="0"/>
          <w:divBdr>
            <w:top w:val="none" w:sz="0" w:space="0" w:color="auto"/>
            <w:left w:val="none" w:sz="0" w:space="0" w:color="auto"/>
            <w:bottom w:val="none" w:sz="0" w:space="0" w:color="auto"/>
            <w:right w:val="none" w:sz="0" w:space="0" w:color="auto"/>
          </w:divBdr>
        </w:div>
        <w:div w:id="506484785">
          <w:marLeft w:val="640"/>
          <w:marRight w:val="0"/>
          <w:marTop w:val="0"/>
          <w:marBottom w:val="0"/>
          <w:divBdr>
            <w:top w:val="none" w:sz="0" w:space="0" w:color="auto"/>
            <w:left w:val="none" w:sz="0" w:space="0" w:color="auto"/>
            <w:bottom w:val="none" w:sz="0" w:space="0" w:color="auto"/>
            <w:right w:val="none" w:sz="0" w:space="0" w:color="auto"/>
          </w:divBdr>
        </w:div>
        <w:div w:id="1876652713">
          <w:marLeft w:val="640"/>
          <w:marRight w:val="0"/>
          <w:marTop w:val="0"/>
          <w:marBottom w:val="0"/>
          <w:divBdr>
            <w:top w:val="none" w:sz="0" w:space="0" w:color="auto"/>
            <w:left w:val="none" w:sz="0" w:space="0" w:color="auto"/>
            <w:bottom w:val="none" w:sz="0" w:space="0" w:color="auto"/>
            <w:right w:val="none" w:sz="0" w:space="0" w:color="auto"/>
          </w:divBdr>
        </w:div>
        <w:div w:id="1606767513">
          <w:marLeft w:val="640"/>
          <w:marRight w:val="0"/>
          <w:marTop w:val="0"/>
          <w:marBottom w:val="0"/>
          <w:divBdr>
            <w:top w:val="none" w:sz="0" w:space="0" w:color="auto"/>
            <w:left w:val="none" w:sz="0" w:space="0" w:color="auto"/>
            <w:bottom w:val="none" w:sz="0" w:space="0" w:color="auto"/>
            <w:right w:val="none" w:sz="0" w:space="0" w:color="auto"/>
          </w:divBdr>
        </w:div>
        <w:div w:id="614600969">
          <w:marLeft w:val="640"/>
          <w:marRight w:val="0"/>
          <w:marTop w:val="0"/>
          <w:marBottom w:val="0"/>
          <w:divBdr>
            <w:top w:val="none" w:sz="0" w:space="0" w:color="auto"/>
            <w:left w:val="none" w:sz="0" w:space="0" w:color="auto"/>
            <w:bottom w:val="none" w:sz="0" w:space="0" w:color="auto"/>
            <w:right w:val="none" w:sz="0" w:space="0" w:color="auto"/>
          </w:divBdr>
        </w:div>
        <w:div w:id="185754527">
          <w:marLeft w:val="640"/>
          <w:marRight w:val="0"/>
          <w:marTop w:val="0"/>
          <w:marBottom w:val="0"/>
          <w:divBdr>
            <w:top w:val="none" w:sz="0" w:space="0" w:color="auto"/>
            <w:left w:val="none" w:sz="0" w:space="0" w:color="auto"/>
            <w:bottom w:val="none" w:sz="0" w:space="0" w:color="auto"/>
            <w:right w:val="none" w:sz="0" w:space="0" w:color="auto"/>
          </w:divBdr>
        </w:div>
        <w:div w:id="1850290695">
          <w:marLeft w:val="640"/>
          <w:marRight w:val="0"/>
          <w:marTop w:val="0"/>
          <w:marBottom w:val="0"/>
          <w:divBdr>
            <w:top w:val="none" w:sz="0" w:space="0" w:color="auto"/>
            <w:left w:val="none" w:sz="0" w:space="0" w:color="auto"/>
            <w:bottom w:val="none" w:sz="0" w:space="0" w:color="auto"/>
            <w:right w:val="none" w:sz="0" w:space="0" w:color="auto"/>
          </w:divBdr>
        </w:div>
        <w:div w:id="1287736756">
          <w:marLeft w:val="640"/>
          <w:marRight w:val="0"/>
          <w:marTop w:val="0"/>
          <w:marBottom w:val="0"/>
          <w:divBdr>
            <w:top w:val="none" w:sz="0" w:space="0" w:color="auto"/>
            <w:left w:val="none" w:sz="0" w:space="0" w:color="auto"/>
            <w:bottom w:val="none" w:sz="0" w:space="0" w:color="auto"/>
            <w:right w:val="none" w:sz="0" w:space="0" w:color="auto"/>
          </w:divBdr>
        </w:div>
        <w:div w:id="197939578">
          <w:marLeft w:val="640"/>
          <w:marRight w:val="0"/>
          <w:marTop w:val="0"/>
          <w:marBottom w:val="0"/>
          <w:divBdr>
            <w:top w:val="none" w:sz="0" w:space="0" w:color="auto"/>
            <w:left w:val="none" w:sz="0" w:space="0" w:color="auto"/>
            <w:bottom w:val="none" w:sz="0" w:space="0" w:color="auto"/>
            <w:right w:val="none" w:sz="0" w:space="0" w:color="auto"/>
          </w:divBdr>
        </w:div>
        <w:div w:id="1398552668">
          <w:marLeft w:val="640"/>
          <w:marRight w:val="0"/>
          <w:marTop w:val="0"/>
          <w:marBottom w:val="0"/>
          <w:divBdr>
            <w:top w:val="none" w:sz="0" w:space="0" w:color="auto"/>
            <w:left w:val="none" w:sz="0" w:space="0" w:color="auto"/>
            <w:bottom w:val="none" w:sz="0" w:space="0" w:color="auto"/>
            <w:right w:val="none" w:sz="0" w:space="0" w:color="auto"/>
          </w:divBdr>
        </w:div>
        <w:div w:id="665059452">
          <w:marLeft w:val="640"/>
          <w:marRight w:val="0"/>
          <w:marTop w:val="0"/>
          <w:marBottom w:val="0"/>
          <w:divBdr>
            <w:top w:val="none" w:sz="0" w:space="0" w:color="auto"/>
            <w:left w:val="none" w:sz="0" w:space="0" w:color="auto"/>
            <w:bottom w:val="none" w:sz="0" w:space="0" w:color="auto"/>
            <w:right w:val="none" w:sz="0" w:space="0" w:color="auto"/>
          </w:divBdr>
        </w:div>
        <w:div w:id="548105392">
          <w:marLeft w:val="640"/>
          <w:marRight w:val="0"/>
          <w:marTop w:val="0"/>
          <w:marBottom w:val="0"/>
          <w:divBdr>
            <w:top w:val="none" w:sz="0" w:space="0" w:color="auto"/>
            <w:left w:val="none" w:sz="0" w:space="0" w:color="auto"/>
            <w:bottom w:val="none" w:sz="0" w:space="0" w:color="auto"/>
            <w:right w:val="none" w:sz="0" w:space="0" w:color="auto"/>
          </w:divBdr>
        </w:div>
        <w:div w:id="1087462416">
          <w:marLeft w:val="640"/>
          <w:marRight w:val="0"/>
          <w:marTop w:val="0"/>
          <w:marBottom w:val="0"/>
          <w:divBdr>
            <w:top w:val="none" w:sz="0" w:space="0" w:color="auto"/>
            <w:left w:val="none" w:sz="0" w:space="0" w:color="auto"/>
            <w:bottom w:val="none" w:sz="0" w:space="0" w:color="auto"/>
            <w:right w:val="none" w:sz="0" w:space="0" w:color="auto"/>
          </w:divBdr>
        </w:div>
        <w:div w:id="131411526">
          <w:marLeft w:val="640"/>
          <w:marRight w:val="0"/>
          <w:marTop w:val="0"/>
          <w:marBottom w:val="0"/>
          <w:divBdr>
            <w:top w:val="none" w:sz="0" w:space="0" w:color="auto"/>
            <w:left w:val="none" w:sz="0" w:space="0" w:color="auto"/>
            <w:bottom w:val="none" w:sz="0" w:space="0" w:color="auto"/>
            <w:right w:val="none" w:sz="0" w:space="0" w:color="auto"/>
          </w:divBdr>
        </w:div>
        <w:div w:id="1425103913">
          <w:marLeft w:val="640"/>
          <w:marRight w:val="0"/>
          <w:marTop w:val="0"/>
          <w:marBottom w:val="0"/>
          <w:divBdr>
            <w:top w:val="none" w:sz="0" w:space="0" w:color="auto"/>
            <w:left w:val="none" w:sz="0" w:space="0" w:color="auto"/>
            <w:bottom w:val="none" w:sz="0" w:space="0" w:color="auto"/>
            <w:right w:val="none" w:sz="0" w:space="0" w:color="auto"/>
          </w:divBdr>
        </w:div>
        <w:div w:id="912158451">
          <w:marLeft w:val="640"/>
          <w:marRight w:val="0"/>
          <w:marTop w:val="0"/>
          <w:marBottom w:val="0"/>
          <w:divBdr>
            <w:top w:val="none" w:sz="0" w:space="0" w:color="auto"/>
            <w:left w:val="none" w:sz="0" w:space="0" w:color="auto"/>
            <w:bottom w:val="none" w:sz="0" w:space="0" w:color="auto"/>
            <w:right w:val="none" w:sz="0" w:space="0" w:color="auto"/>
          </w:divBdr>
        </w:div>
        <w:div w:id="471100583">
          <w:marLeft w:val="640"/>
          <w:marRight w:val="0"/>
          <w:marTop w:val="0"/>
          <w:marBottom w:val="0"/>
          <w:divBdr>
            <w:top w:val="none" w:sz="0" w:space="0" w:color="auto"/>
            <w:left w:val="none" w:sz="0" w:space="0" w:color="auto"/>
            <w:bottom w:val="none" w:sz="0" w:space="0" w:color="auto"/>
            <w:right w:val="none" w:sz="0" w:space="0" w:color="auto"/>
          </w:divBdr>
        </w:div>
        <w:div w:id="1905870724">
          <w:marLeft w:val="640"/>
          <w:marRight w:val="0"/>
          <w:marTop w:val="0"/>
          <w:marBottom w:val="0"/>
          <w:divBdr>
            <w:top w:val="none" w:sz="0" w:space="0" w:color="auto"/>
            <w:left w:val="none" w:sz="0" w:space="0" w:color="auto"/>
            <w:bottom w:val="none" w:sz="0" w:space="0" w:color="auto"/>
            <w:right w:val="none" w:sz="0" w:space="0" w:color="auto"/>
          </w:divBdr>
        </w:div>
        <w:div w:id="710035006">
          <w:marLeft w:val="640"/>
          <w:marRight w:val="0"/>
          <w:marTop w:val="0"/>
          <w:marBottom w:val="0"/>
          <w:divBdr>
            <w:top w:val="none" w:sz="0" w:space="0" w:color="auto"/>
            <w:left w:val="none" w:sz="0" w:space="0" w:color="auto"/>
            <w:bottom w:val="none" w:sz="0" w:space="0" w:color="auto"/>
            <w:right w:val="none" w:sz="0" w:space="0" w:color="auto"/>
          </w:divBdr>
        </w:div>
        <w:div w:id="1603949901">
          <w:marLeft w:val="640"/>
          <w:marRight w:val="0"/>
          <w:marTop w:val="0"/>
          <w:marBottom w:val="0"/>
          <w:divBdr>
            <w:top w:val="none" w:sz="0" w:space="0" w:color="auto"/>
            <w:left w:val="none" w:sz="0" w:space="0" w:color="auto"/>
            <w:bottom w:val="none" w:sz="0" w:space="0" w:color="auto"/>
            <w:right w:val="none" w:sz="0" w:space="0" w:color="auto"/>
          </w:divBdr>
        </w:div>
        <w:div w:id="59207471">
          <w:marLeft w:val="640"/>
          <w:marRight w:val="0"/>
          <w:marTop w:val="0"/>
          <w:marBottom w:val="0"/>
          <w:divBdr>
            <w:top w:val="none" w:sz="0" w:space="0" w:color="auto"/>
            <w:left w:val="none" w:sz="0" w:space="0" w:color="auto"/>
            <w:bottom w:val="none" w:sz="0" w:space="0" w:color="auto"/>
            <w:right w:val="none" w:sz="0" w:space="0" w:color="auto"/>
          </w:divBdr>
        </w:div>
        <w:div w:id="161311355">
          <w:marLeft w:val="640"/>
          <w:marRight w:val="0"/>
          <w:marTop w:val="0"/>
          <w:marBottom w:val="0"/>
          <w:divBdr>
            <w:top w:val="none" w:sz="0" w:space="0" w:color="auto"/>
            <w:left w:val="none" w:sz="0" w:space="0" w:color="auto"/>
            <w:bottom w:val="none" w:sz="0" w:space="0" w:color="auto"/>
            <w:right w:val="none" w:sz="0" w:space="0" w:color="auto"/>
          </w:divBdr>
        </w:div>
        <w:div w:id="701514594">
          <w:marLeft w:val="640"/>
          <w:marRight w:val="0"/>
          <w:marTop w:val="0"/>
          <w:marBottom w:val="0"/>
          <w:divBdr>
            <w:top w:val="none" w:sz="0" w:space="0" w:color="auto"/>
            <w:left w:val="none" w:sz="0" w:space="0" w:color="auto"/>
            <w:bottom w:val="none" w:sz="0" w:space="0" w:color="auto"/>
            <w:right w:val="none" w:sz="0" w:space="0" w:color="auto"/>
          </w:divBdr>
        </w:div>
        <w:div w:id="728379248">
          <w:marLeft w:val="640"/>
          <w:marRight w:val="0"/>
          <w:marTop w:val="0"/>
          <w:marBottom w:val="0"/>
          <w:divBdr>
            <w:top w:val="none" w:sz="0" w:space="0" w:color="auto"/>
            <w:left w:val="none" w:sz="0" w:space="0" w:color="auto"/>
            <w:bottom w:val="none" w:sz="0" w:space="0" w:color="auto"/>
            <w:right w:val="none" w:sz="0" w:space="0" w:color="auto"/>
          </w:divBdr>
        </w:div>
        <w:div w:id="2073233289">
          <w:marLeft w:val="640"/>
          <w:marRight w:val="0"/>
          <w:marTop w:val="0"/>
          <w:marBottom w:val="0"/>
          <w:divBdr>
            <w:top w:val="none" w:sz="0" w:space="0" w:color="auto"/>
            <w:left w:val="none" w:sz="0" w:space="0" w:color="auto"/>
            <w:bottom w:val="none" w:sz="0" w:space="0" w:color="auto"/>
            <w:right w:val="none" w:sz="0" w:space="0" w:color="auto"/>
          </w:divBdr>
        </w:div>
        <w:div w:id="622274721">
          <w:marLeft w:val="640"/>
          <w:marRight w:val="0"/>
          <w:marTop w:val="0"/>
          <w:marBottom w:val="0"/>
          <w:divBdr>
            <w:top w:val="none" w:sz="0" w:space="0" w:color="auto"/>
            <w:left w:val="none" w:sz="0" w:space="0" w:color="auto"/>
            <w:bottom w:val="none" w:sz="0" w:space="0" w:color="auto"/>
            <w:right w:val="none" w:sz="0" w:space="0" w:color="auto"/>
          </w:divBdr>
        </w:div>
        <w:div w:id="1334339003">
          <w:marLeft w:val="640"/>
          <w:marRight w:val="0"/>
          <w:marTop w:val="0"/>
          <w:marBottom w:val="0"/>
          <w:divBdr>
            <w:top w:val="none" w:sz="0" w:space="0" w:color="auto"/>
            <w:left w:val="none" w:sz="0" w:space="0" w:color="auto"/>
            <w:bottom w:val="none" w:sz="0" w:space="0" w:color="auto"/>
            <w:right w:val="none" w:sz="0" w:space="0" w:color="auto"/>
          </w:divBdr>
        </w:div>
        <w:div w:id="1449735234">
          <w:marLeft w:val="640"/>
          <w:marRight w:val="0"/>
          <w:marTop w:val="0"/>
          <w:marBottom w:val="0"/>
          <w:divBdr>
            <w:top w:val="none" w:sz="0" w:space="0" w:color="auto"/>
            <w:left w:val="none" w:sz="0" w:space="0" w:color="auto"/>
            <w:bottom w:val="none" w:sz="0" w:space="0" w:color="auto"/>
            <w:right w:val="none" w:sz="0" w:space="0" w:color="auto"/>
          </w:divBdr>
        </w:div>
        <w:div w:id="1766030819">
          <w:marLeft w:val="640"/>
          <w:marRight w:val="0"/>
          <w:marTop w:val="0"/>
          <w:marBottom w:val="0"/>
          <w:divBdr>
            <w:top w:val="none" w:sz="0" w:space="0" w:color="auto"/>
            <w:left w:val="none" w:sz="0" w:space="0" w:color="auto"/>
            <w:bottom w:val="none" w:sz="0" w:space="0" w:color="auto"/>
            <w:right w:val="none" w:sz="0" w:space="0" w:color="auto"/>
          </w:divBdr>
        </w:div>
        <w:div w:id="694623734">
          <w:marLeft w:val="640"/>
          <w:marRight w:val="0"/>
          <w:marTop w:val="0"/>
          <w:marBottom w:val="0"/>
          <w:divBdr>
            <w:top w:val="none" w:sz="0" w:space="0" w:color="auto"/>
            <w:left w:val="none" w:sz="0" w:space="0" w:color="auto"/>
            <w:bottom w:val="none" w:sz="0" w:space="0" w:color="auto"/>
            <w:right w:val="none" w:sz="0" w:space="0" w:color="auto"/>
          </w:divBdr>
        </w:div>
        <w:div w:id="1763797017">
          <w:marLeft w:val="640"/>
          <w:marRight w:val="0"/>
          <w:marTop w:val="0"/>
          <w:marBottom w:val="0"/>
          <w:divBdr>
            <w:top w:val="none" w:sz="0" w:space="0" w:color="auto"/>
            <w:left w:val="none" w:sz="0" w:space="0" w:color="auto"/>
            <w:bottom w:val="none" w:sz="0" w:space="0" w:color="auto"/>
            <w:right w:val="none" w:sz="0" w:space="0" w:color="auto"/>
          </w:divBdr>
        </w:div>
        <w:div w:id="923105124">
          <w:marLeft w:val="640"/>
          <w:marRight w:val="0"/>
          <w:marTop w:val="0"/>
          <w:marBottom w:val="0"/>
          <w:divBdr>
            <w:top w:val="none" w:sz="0" w:space="0" w:color="auto"/>
            <w:left w:val="none" w:sz="0" w:space="0" w:color="auto"/>
            <w:bottom w:val="none" w:sz="0" w:space="0" w:color="auto"/>
            <w:right w:val="none" w:sz="0" w:space="0" w:color="auto"/>
          </w:divBdr>
        </w:div>
        <w:div w:id="1435245682">
          <w:marLeft w:val="640"/>
          <w:marRight w:val="0"/>
          <w:marTop w:val="0"/>
          <w:marBottom w:val="0"/>
          <w:divBdr>
            <w:top w:val="none" w:sz="0" w:space="0" w:color="auto"/>
            <w:left w:val="none" w:sz="0" w:space="0" w:color="auto"/>
            <w:bottom w:val="none" w:sz="0" w:space="0" w:color="auto"/>
            <w:right w:val="none" w:sz="0" w:space="0" w:color="auto"/>
          </w:divBdr>
        </w:div>
        <w:div w:id="1401638199">
          <w:marLeft w:val="640"/>
          <w:marRight w:val="0"/>
          <w:marTop w:val="0"/>
          <w:marBottom w:val="0"/>
          <w:divBdr>
            <w:top w:val="none" w:sz="0" w:space="0" w:color="auto"/>
            <w:left w:val="none" w:sz="0" w:space="0" w:color="auto"/>
            <w:bottom w:val="none" w:sz="0" w:space="0" w:color="auto"/>
            <w:right w:val="none" w:sz="0" w:space="0" w:color="auto"/>
          </w:divBdr>
        </w:div>
        <w:div w:id="1666854050">
          <w:marLeft w:val="640"/>
          <w:marRight w:val="0"/>
          <w:marTop w:val="0"/>
          <w:marBottom w:val="0"/>
          <w:divBdr>
            <w:top w:val="none" w:sz="0" w:space="0" w:color="auto"/>
            <w:left w:val="none" w:sz="0" w:space="0" w:color="auto"/>
            <w:bottom w:val="none" w:sz="0" w:space="0" w:color="auto"/>
            <w:right w:val="none" w:sz="0" w:space="0" w:color="auto"/>
          </w:divBdr>
        </w:div>
        <w:div w:id="1626883861">
          <w:marLeft w:val="640"/>
          <w:marRight w:val="0"/>
          <w:marTop w:val="0"/>
          <w:marBottom w:val="0"/>
          <w:divBdr>
            <w:top w:val="none" w:sz="0" w:space="0" w:color="auto"/>
            <w:left w:val="none" w:sz="0" w:space="0" w:color="auto"/>
            <w:bottom w:val="none" w:sz="0" w:space="0" w:color="auto"/>
            <w:right w:val="none" w:sz="0" w:space="0" w:color="auto"/>
          </w:divBdr>
        </w:div>
        <w:div w:id="70273582">
          <w:marLeft w:val="640"/>
          <w:marRight w:val="0"/>
          <w:marTop w:val="0"/>
          <w:marBottom w:val="0"/>
          <w:divBdr>
            <w:top w:val="none" w:sz="0" w:space="0" w:color="auto"/>
            <w:left w:val="none" w:sz="0" w:space="0" w:color="auto"/>
            <w:bottom w:val="none" w:sz="0" w:space="0" w:color="auto"/>
            <w:right w:val="none" w:sz="0" w:space="0" w:color="auto"/>
          </w:divBdr>
        </w:div>
        <w:div w:id="1647121899">
          <w:marLeft w:val="640"/>
          <w:marRight w:val="0"/>
          <w:marTop w:val="0"/>
          <w:marBottom w:val="0"/>
          <w:divBdr>
            <w:top w:val="none" w:sz="0" w:space="0" w:color="auto"/>
            <w:left w:val="none" w:sz="0" w:space="0" w:color="auto"/>
            <w:bottom w:val="none" w:sz="0" w:space="0" w:color="auto"/>
            <w:right w:val="none" w:sz="0" w:space="0" w:color="auto"/>
          </w:divBdr>
        </w:div>
        <w:div w:id="1440418285">
          <w:marLeft w:val="640"/>
          <w:marRight w:val="0"/>
          <w:marTop w:val="0"/>
          <w:marBottom w:val="0"/>
          <w:divBdr>
            <w:top w:val="none" w:sz="0" w:space="0" w:color="auto"/>
            <w:left w:val="none" w:sz="0" w:space="0" w:color="auto"/>
            <w:bottom w:val="none" w:sz="0" w:space="0" w:color="auto"/>
            <w:right w:val="none" w:sz="0" w:space="0" w:color="auto"/>
          </w:divBdr>
        </w:div>
        <w:div w:id="1572538618">
          <w:marLeft w:val="640"/>
          <w:marRight w:val="0"/>
          <w:marTop w:val="0"/>
          <w:marBottom w:val="0"/>
          <w:divBdr>
            <w:top w:val="none" w:sz="0" w:space="0" w:color="auto"/>
            <w:left w:val="none" w:sz="0" w:space="0" w:color="auto"/>
            <w:bottom w:val="none" w:sz="0" w:space="0" w:color="auto"/>
            <w:right w:val="none" w:sz="0" w:space="0" w:color="auto"/>
          </w:divBdr>
        </w:div>
        <w:div w:id="1821842163">
          <w:marLeft w:val="640"/>
          <w:marRight w:val="0"/>
          <w:marTop w:val="0"/>
          <w:marBottom w:val="0"/>
          <w:divBdr>
            <w:top w:val="none" w:sz="0" w:space="0" w:color="auto"/>
            <w:left w:val="none" w:sz="0" w:space="0" w:color="auto"/>
            <w:bottom w:val="none" w:sz="0" w:space="0" w:color="auto"/>
            <w:right w:val="none" w:sz="0" w:space="0" w:color="auto"/>
          </w:divBdr>
        </w:div>
        <w:div w:id="1870220274">
          <w:marLeft w:val="640"/>
          <w:marRight w:val="0"/>
          <w:marTop w:val="0"/>
          <w:marBottom w:val="0"/>
          <w:divBdr>
            <w:top w:val="none" w:sz="0" w:space="0" w:color="auto"/>
            <w:left w:val="none" w:sz="0" w:space="0" w:color="auto"/>
            <w:bottom w:val="none" w:sz="0" w:space="0" w:color="auto"/>
            <w:right w:val="none" w:sz="0" w:space="0" w:color="auto"/>
          </w:divBdr>
        </w:div>
        <w:div w:id="433747985">
          <w:marLeft w:val="640"/>
          <w:marRight w:val="0"/>
          <w:marTop w:val="0"/>
          <w:marBottom w:val="0"/>
          <w:divBdr>
            <w:top w:val="none" w:sz="0" w:space="0" w:color="auto"/>
            <w:left w:val="none" w:sz="0" w:space="0" w:color="auto"/>
            <w:bottom w:val="none" w:sz="0" w:space="0" w:color="auto"/>
            <w:right w:val="none" w:sz="0" w:space="0" w:color="auto"/>
          </w:divBdr>
        </w:div>
        <w:div w:id="1246914371">
          <w:marLeft w:val="640"/>
          <w:marRight w:val="0"/>
          <w:marTop w:val="0"/>
          <w:marBottom w:val="0"/>
          <w:divBdr>
            <w:top w:val="none" w:sz="0" w:space="0" w:color="auto"/>
            <w:left w:val="none" w:sz="0" w:space="0" w:color="auto"/>
            <w:bottom w:val="none" w:sz="0" w:space="0" w:color="auto"/>
            <w:right w:val="none" w:sz="0" w:space="0" w:color="auto"/>
          </w:divBdr>
        </w:div>
        <w:div w:id="646783353">
          <w:marLeft w:val="640"/>
          <w:marRight w:val="0"/>
          <w:marTop w:val="0"/>
          <w:marBottom w:val="0"/>
          <w:divBdr>
            <w:top w:val="none" w:sz="0" w:space="0" w:color="auto"/>
            <w:left w:val="none" w:sz="0" w:space="0" w:color="auto"/>
            <w:bottom w:val="none" w:sz="0" w:space="0" w:color="auto"/>
            <w:right w:val="none" w:sz="0" w:space="0" w:color="auto"/>
          </w:divBdr>
        </w:div>
        <w:div w:id="569536384">
          <w:marLeft w:val="640"/>
          <w:marRight w:val="0"/>
          <w:marTop w:val="0"/>
          <w:marBottom w:val="0"/>
          <w:divBdr>
            <w:top w:val="none" w:sz="0" w:space="0" w:color="auto"/>
            <w:left w:val="none" w:sz="0" w:space="0" w:color="auto"/>
            <w:bottom w:val="none" w:sz="0" w:space="0" w:color="auto"/>
            <w:right w:val="none" w:sz="0" w:space="0" w:color="auto"/>
          </w:divBdr>
        </w:div>
        <w:div w:id="472606166">
          <w:marLeft w:val="640"/>
          <w:marRight w:val="0"/>
          <w:marTop w:val="0"/>
          <w:marBottom w:val="0"/>
          <w:divBdr>
            <w:top w:val="none" w:sz="0" w:space="0" w:color="auto"/>
            <w:left w:val="none" w:sz="0" w:space="0" w:color="auto"/>
            <w:bottom w:val="none" w:sz="0" w:space="0" w:color="auto"/>
            <w:right w:val="none" w:sz="0" w:space="0" w:color="auto"/>
          </w:divBdr>
        </w:div>
        <w:div w:id="1961840072">
          <w:marLeft w:val="640"/>
          <w:marRight w:val="0"/>
          <w:marTop w:val="0"/>
          <w:marBottom w:val="0"/>
          <w:divBdr>
            <w:top w:val="none" w:sz="0" w:space="0" w:color="auto"/>
            <w:left w:val="none" w:sz="0" w:space="0" w:color="auto"/>
            <w:bottom w:val="none" w:sz="0" w:space="0" w:color="auto"/>
            <w:right w:val="none" w:sz="0" w:space="0" w:color="auto"/>
          </w:divBdr>
        </w:div>
        <w:div w:id="2139490243">
          <w:marLeft w:val="640"/>
          <w:marRight w:val="0"/>
          <w:marTop w:val="0"/>
          <w:marBottom w:val="0"/>
          <w:divBdr>
            <w:top w:val="none" w:sz="0" w:space="0" w:color="auto"/>
            <w:left w:val="none" w:sz="0" w:space="0" w:color="auto"/>
            <w:bottom w:val="none" w:sz="0" w:space="0" w:color="auto"/>
            <w:right w:val="none" w:sz="0" w:space="0" w:color="auto"/>
          </w:divBdr>
        </w:div>
        <w:div w:id="1406101702">
          <w:marLeft w:val="640"/>
          <w:marRight w:val="0"/>
          <w:marTop w:val="0"/>
          <w:marBottom w:val="0"/>
          <w:divBdr>
            <w:top w:val="none" w:sz="0" w:space="0" w:color="auto"/>
            <w:left w:val="none" w:sz="0" w:space="0" w:color="auto"/>
            <w:bottom w:val="none" w:sz="0" w:space="0" w:color="auto"/>
            <w:right w:val="none" w:sz="0" w:space="0" w:color="auto"/>
          </w:divBdr>
        </w:div>
        <w:div w:id="736124041">
          <w:marLeft w:val="640"/>
          <w:marRight w:val="0"/>
          <w:marTop w:val="0"/>
          <w:marBottom w:val="0"/>
          <w:divBdr>
            <w:top w:val="none" w:sz="0" w:space="0" w:color="auto"/>
            <w:left w:val="none" w:sz="0" w:space="0" w:color="auto"/>
            <w:bottom w:val="none" w:sz="0" w:space="0" w:color="auto"/>
            <w:right w:val="none" w:sz="0" w:space="0" w:color="auto"/>
          </w:divBdr>
        </w:div>
        <w:div w:id="509755668">
          <w:marLeft w:val="640"/>
          <w:marRight w:val="0"/>
          <w:marTop w:val="0"/>
          <w:marBottom w:val="0"/>
          <w:divBdr>
            <w:top w:val="none" w:sz="0" w:space="0" w:color="auto"/>
            <w:left w:val="none" w:sz="0" w:space="0" w:color="auto"/>
            <w:bottom w:val="none" w:sz="0" w:space="0" w:color="auto"/>
            <w:right w:val="none" w:sz="0" w:space="0" w:color="auto"/>
          </w:divBdr>
        </w:div>
        <w:div w:id="933514406">
          <w:marLeft w:val="640"/>
          <w:marRight w:val="0"/>
          <w:marTop w:val="0"/>
          <w:marBottom w:val="0"/>
          <w:divBdr>
            <w:top w:val="none" w:sz="0" w:space="0" w:color="auto"/>
            <w:left w:val="none" w:sz="0" w:space="0" w:color="auto"/>
            <w:bottom w:val="none" w:sz="0" w:space="0" w:color="auto"/>
            <w:right w:val="none" w:sz="0" w:space="0" w:color="auto"/>
          </w:divBdr>
        </w:div>
        <w:div w:id="410932970">
          <w:marLeft w:val="640"/>
          <w:marRight w:val="0"/>
          <w:marTop w:val="0"/>
          <w:marBottom w:val="0"/>
          <w:divBdr>
            <w:top w:val="none" w:sz="0" w:space="0" w:color="auto"/>
            <w:left w:val="none" w:sz="0" w:space="0" w:color="auto"/>
            <w:bottom w:val="none" w:sz="0" w:space="0" w:color="auto"/>
            <w:right w:val="none" w:sz="0" w:space="0" w:color="auto"/>
          </w:divBdr>
        </w:div>
        <w:div w:id="1659990315">
          <w:marLeft w:val="640"/>
          <w:marRight w:val="0"/>
          <w:marTop w:val="0"/>
          <w:marBottom w:val="0"/>
          <w:divBdr>
            <w:top w:val="none" w:sz="0" w:space="0" w:color="auto"/>
            <w:left w:val="none" w:sz="0" w:space="0" w:color="auto"/>
            <w:bottom w:val="none" w:sz="0" w:space="0" w:color="auto"/>
            <w:right w:val="none" w:sz="0" w:space="0" w:color="auto"/>
          </w:divBdr>
        </w:div>
        <w:div w:id="914048408">
          <w:marLeft w:val="640"/>
          <w:marRight w:val="0"/>
          <w:marTop w:val="0"/>
          <w:marBottom w:val="0"/>
          <w:divBdr>
            <w:top w:val="none" w:sz="0" w:space="0" w:color="auto"/>
            <w:left w:val="none" w:sz="0" w:space="0" w:color="auto"/>
            <w:bottom w:val="none" w:sz="0" w:space="0" w:color="auto"/>
            <w:right w:val="none" w:sz="0" w:space="0" w:color="auto"/>
          </w:divBdr>
        </w:div>
        <w:div w:id="1647079054">
          <w:marLeft w:val="640"/>
          <w:marRight w:val="0"/>
          <w:marTop w:val="0"/>
          <w:marBottom w:val="0"/>
          <w:divBdr>
            <w:top w:val="none" w:sz="0" w:space="0" w:color="auto"/>
            <w:left w:val="none" w:sz="0" w:space="0" w:color="auto"/>
            <w:bottom w:val="none" w:sz="0" w:space="0" w:color="auto"/>
            <w:right w:val="none" w:sz="0" w:space="0" w:color="auto"/>
          </w:divBdr>
        </w:div>
        <w:div w:id="1751728444">
          <w:marLeft w:val="640"/>
          <w:marRight w:val="0"/>
          <w:marTop w:val="0"/>
          <w:marBottom w:val="0"/>
          <w:divBdr>
            <w:top w:val="none" w:sz="0" w:space="0" w:color="auto"/>
            <w:left w:val="none" w:sz="0" w:space="0" w:color="auto"/>
            <w:bottom w:val="none" w:sz="0" w:space="0" w:color="auto"/>
            <w:right w:val="none" w:sz="0" w:space="0" w:color="auto"/>
          </w:divBdr>
        </w:div>
        <w:div w:id="830874236">
          <w:marLeft w:val="640"/>
          <w:marRight w:val="0"/>
          <w:marTop w:val="0"/>
          <w:marBottom w:val="0"/>
          <w:divBdr>
            <w:top w:val="none" w:sz="0" w:space="0" w:color="auto"/>
            <w:left w:val="none" w:sz="0" w:space="0" w:color="auto"/>
            <w:bottom w:val="none" w:sz="0" w:space="0" w:color="auto"/>
            <w:right w:val="none" w:sz="0" w:space="0" w:color="auto"/>
          </w:divBdr>
        </w:div>
        <w:div w:id="2134132385">
          <w:marLeft w:val="640"/>
          <w:marRight w:val="0"/>
          <w:marTop w:val="0"/>
          <w:marBottom w:val="0"/>
          <w:divBdr>
            <w:top w:val="none" w:sz="0" w:space="0" w:color="auto"/>
            <w:left w:val="none" w:sz="0" w:space="0" w:color="auto"/>
            <w:bottom w:val="none" w:sz="0" w:space="0" w:color="auto"/>
            <w:right w:val="none" w:sz="0" w:space="0" w:color="auto"/>
          </w:divBdr>
        </w:div>
        <w:div w:id="1027291782">
          <w:marLeft w:val="640"/>
          <w:marRight w:val="0"/>
          <w:marTop w:val="0"/>
          <w:marBottom w:val="0"/>
          <w:divBdr>
            <w:top w:val="none" w:sz="0" w:space="0" w:color="auto"/>
            <w:left w:val="none" w:sz="0" w:space="0" w:color="auto"/>
            <w:bottom w:val="none" w:sz="0" w:space="0" w:color="auto"/>
            <w:right w:val="none" w:sz="0" w:space="0" w:color="auto"/>
          </w:divBdr>
        </w:div>
        <w:div w:id="1085999172">
          <w:marLeft w:val="640"/>
          <w:marRight w:val="0"/>
          <w:marTop w:val="0"/>
          <w:marBottom w:val="0"/>
          <w:divBdr>
            <w:top w:val="none" w:sz="0" w:space="0" w:color="auto"/>
            <w:left w:val="none" w:sz="0" w:space="0" w:color="auto"/>
            <w:bottom w:val="none" w:sz="0" w:space="0" w:color="auto"/>
            <w:right w:val="none" w:sz="0" w:space="0" w:color="auto"/>
          </w:divBdr>
        </w:div>
        <w:div w:id="836309476">
          <w:marLeft w:val="640"/>
          <w:marRight w:val="0"/>
          <w:marTop w:val="0"/>
          <w:marBottom w:val="0"/>
          <w:divBdr>
            <w:top w:val="none" w:sz="0" w:space="0" w:color="auto"/>
            <w:left w:val="none" w:sz="0" w:space="0" w:color="auto"/>
            <w:bottom w:val="none" w:sz="0" w:space="0" w:color="auto"/>
            <w:right w:val="none" w:sz="0" w:space="0" w:color="auto"/>
          </w:divBdr>
        </w:div>
        <w:div w:id="1434090798">
          <w:marLeft w:val="640"/>
          <w:marRight w:val="0"/>
          <w:marTop w:val="0"/>
          <w:marBottom w:val="0"/>
          <w:divBdr>
            <w:top w:val="none" w:sz="0" w:space="0" w:color="auto"/>
            <w:left w:val="none" w:sz="0" w:space="0" w:color="auto"/>
            <w:bottom w:val="none" w:sz="0" w:space="0" w:color="auto"/>
            <w:right w:val="none" w:sz="0" w:space="0" w:color="auto"/>
          </w:divBdr>
        </w:div>
        <w:div w:id="1998068874">
          <w:marLeft w:val="640"/>
          <w:marRight w:val="0"/>
          <w:marTop w:val="0"/>
          <w:marBottom w:val="0"/>
          <w:divBdr>
            <w:top w:val="none" w:sz="0" w:space="0" w:color="auto"/>
            <w:left w:val="none" w:sz="0" w:space="0" w:color="auto"/>
            <w:bottom w:val="none" w:sz="0" w:space="0" w:color="auto"/>
            <w:right w:val="none" w:sz="0" w:space="0" w:color="auto"/>
          </w:divBdr>
        </w:div>
        <w:div w:id="1565141249">
          <w:marLeft w:val="640"/>
          <w:marRight w:val="0"/>
          <w:marTop w:val="0"/>
          <w:marBottom w:val="0"/>
          <w:divBdr>
            <w:top w:val="none" w:sz="0" w:space="0" w:color="auto"/>
            <w:left w:val="none" w:sz="0" w:space="0" w:color="auto"/>
            <w:bottom w:val="none" w:sz="0" w:space="0" w:color="auto"/>
            <w:right w:val="none" w:sz="0" w:space="0" w:color="auto"/>
          </w:divBdr>
        </w:div>
        <w:div w:id="614555651">
          <w:marLeft w:val="640"/>
          <w:marRight w:val="0"/>
          <w:marTop w:val="0"/>
          <w:marBottom w:val="0"/>
          <w:divBdr>
            <w:top w:val="none" w:sz="0" w:space="0" w:color="auto"/>
            <w:left w:val="none" w:sz="0" w:space="0" w:color="auto"/>
            <w:bottom w:val="none" w:sz="0" w:space="0" w:color="auto"/>
            <w:right w:val="none" w:sz="0" w:space="0" w:color="auto"/>
          </w:divBdr>
        </w:div>
        <w:div w:id="1784494181">
          <w:marLeft w:val="640"/>
          <w:marRight w:val="0"/>
          <w:marTop w:val="0"/>
          <w:marBottom w:val="0"/>
          <w:divBdr>
            <w:top w:val="none" w:sz="0" w:space="0" w:color="auto"/>
            <w:left w:val="none" w:sz="0" w:space="0" w:color="auto"/>
            <w:bottom w:val="none" w:sz="0" w:space="0" w:color="auto"/>
            <w:right w:val="none" w:sz="0" w:space="0" w:color="auto"/>
          </w:divBdr>
        </w:div>
        <w:div w:id="165705989">
          <w:marLeft w:val="640"/>
          <w:marRight w:val="0"/>
          <w:marTop w:val="0"/>
          <w:marBottom w:val="0"/>
          <w:divBdr>
            <w:top w:val="none" w:sz="0" w:space="0" w:color="auto"/>
            <w:left w:val="none" w:sz="0" w:space="0" w:color="auto"/>
            <w:bottom w:val="none" w:sz="0" w:space="0" w:color="auto"/>
            <w:right w:val="none" w:sz="0" w:space="0" w:color="auto"/>
          </w:divBdr>
        </w:div>
        <w:div w:id="1722753283">
          <w:marLeft w:val="640"/>
          <w:marRight w:val="0"/>
          <w:marTop w:val="0"/>
          <w:marBottom w:val="0"/>
          <w:divBdr>
            <w:top w:val="none" w:sz="0" w:space="0" w:color="auto"/>
            <w:left w:val="none" w:sz="0" w:space="0" w:color="auto"/>
            <w:bottom w:val="none" w:sz="0" w:space="0" w:color="auto"/>
            <w:right w:val="none" w:sz="0" w:space="0" w:color="auto"/>
          </w:divBdr>
        </w:div>
        <w:div w:id="37433844">
          <w:marLeft w:val="640"/>
          <w:marRight w:val="0"/>
          <w:marTop w:val="0"/>
          <w:marBottom w:val="0"/>
          <w:divBdr>
            <w:top w:val="none" w:sz="0" w:space="0" w:color="auto"/>
            <w:left w:val="none" w:sz="0" w:space="0" w:color="auto"/>
            <w:bottom w:val="none" w:sz="0" w:space="0" w:color="auto"/>
            <w:right w:val="none" w:sz="0" w:space="0" w:color="auto"/>
          </w:divBdr>
        </w:div>
        <w:div w:id="2016565057">
          <w:marLeft w:val="640"/>
          <w:marRight w:val="0"/>
          <w:marTop w:val="0"/>
          <w:marBottom w:val="0"/>
          <w:divBdr>
            <w:top w:val="none" w:sz="0" w:space="0" w:color="auto"/>
            <w:left w:val="none" w:sz="0" w:space="0" w:color="auto"/>
            <w:bottom w:val="none" w:sz="0" w:space="0" w:color="auto"/>
            <w:right w:val="none" w:sz="0" w:space="0" w:color="auto"/>
          </w:divBdr>
        </w:div>
        <w:div w:id="158355386">
          <w:marLeft w:val="640"/>
          <w:marRight w:val="0"/>
          <w:marTop w:val="0"/>
          <w:marBottom w:val="0"/>
          <w:divBdr>
            <w:top w:val="none" w:sz="0" w:space="0" w:color="auto"/>
            <w:left w:val="none" w:sz="0" w:space="0" w:color="auto"/>
            <w:bottom w:val="none" w:sz="0" w:space="0" w:color="auto"/>
            <w:right w:val="none" w:sz="0" w:space="0" w:color="auto"/>
          </w:divBdr>
        </w:div>
        <w:div w:id="868877866">
          <w:marLeft w:val="640"/>
          <w:marRight w:val="0"/>
          <w:marTop w:val="0"/>
          <w:marBottom w:val="0"/>
          <w:divBdr>
            <w:top w:val="none" w:sz="0" w:space="0" w:color="auto"/>
            <w:left w:val="none" w:sz="0" w:space="0" w:color="auto"/>
            <w:bottom w:val="none" w:sz="0" w:space="0" w:color="auto"/>
            <w:right w:val="none" w:sz="0" w:space="0" w:color="auto"/>
          </w:divBdr>
        </w:div>
        <w:div w:id="105002309">
          <w:marLeft w:val="640"/>
          <w:marRight w:val="0"/>
          <w:marTop w:val="0"/>
          <w:marBottom w:val="0"/>
          <w:divBdr>
            <w:top w:val="none" w:sz="0" w:space="0" w:color="auto"/>
            <w:left w:val="none" w:sz="0" w:space="0" w:color="auto"/>
            <w:bottom w:val="none" w:sz="0" w:space="0" w:color="auto"/>
            <w:right w:val="none" w:sz="0" w:space="0" w:color="auto"/>
          </w:divBdr>
        </w:div>
        <w:div w:id="952321076">
          <w:marLeft w:val="640"/>
          <w:marRight w:val="0"/>
          <w:marTop w:val="0"/>
          <w:marBottom w:val="0"/>
          <w:divBdr>
            <w:top w:val="none" w:sz="0" w:space="0" w:color="auto"/>
            <w:left w:val="none" w:sz="0" w:space="0" w:color="auto"/>
            <w:bottom w:val="none" w:sz="0" w:space="0" w:color="auto"/>
            <w:right w:val="none" w:sz="0" w:space="0" w:color="auto"/>
          </w:divBdr>
        </w:div>
        <w:div w:id="245919092">
          <w:marLeft w:val="640"/>
          <w:marRight w:val="0"/>
          <w:marTop w:val="0"/>
          <w:marBottom w:val="0"/>
          <w:divBdr>
            <w:top w:val="none" w:sz="0" w:space="0" w:color="auto"/>
            <w:left w:val="none" w:sz="0" w:space="0" w:color="auto"/>
            <w:bottom w:val="none" w:sz="0" w:space="0" w:color="auto"/>
            <w:right w:val="none" w:sz="0" w:space="0" w:color="auto"/>
          </w:divBdr>
        </w:div>
        <w:div w:id="579369123">
          <w:marLeft w:val="640"/>
          <w:marRight w:val="0"/>
          <w:marTop w:val="0"/>
          <w:marBottom w:val="0"/>
          <w:divBdr>
            <w:top w:val="none" w:sz="0" w:space="0" w:color="auto"/>
            <w:left w:val="none" w:sz="0" w:space="0" w:color="auto"/>
            <w:bottom w:val="none" w:sz="0" w:space="0" w:color="auto"/>
            <w:right w:val="none" w:sz="0" w:space="0" w:color="auto"/>
          </w:divBdr>
        </w:div>
        <w:div w:id="802695036">
          <w:marLeft w:val="640"/>
          <w:marRight w:val="0"/>
          <w:marTop w:val="0"/>
          <w:marBottom w:val="0"/>
          <w:divBdr>
            <w:top w:val="none" w:sz="0" w:space="0" w:color="auto"/>
            <w:left w:val="none" w:sz="0" w:space="0" w:color="auto"/>
            <w:bottom w:val="none" w:sz="0" w:space="0" w:color="auto"/>
            <w:right w:val="none" w:sz="0" w:space="0" w:color="auto"/>
          </w:divBdr>
        </w:div>
        <w:div w:id="1531796635">
          <w:marLeft w:val="640"/>
          <w:marRight w:val="0"/>
          <w:marTop w:val="0"/>
          <w:marBottom w:val="0"/>
          <w:divBdr>
            <w:top w:val="none" w:sz="0" w:space="0" w:color="auto"/>
            <w:left w:val="none" w:sz="0" w:space="0" w:color="auto"/>
            <w:bottom w:val="none" w:sz="0" w:space="0" w:color="auto"/>
            <w:right w:val="none" w:sz="0" w:space="0" w:color="auto"/>
          </w:divBdr>
        </w:div>
        <w:div w:id="1521428363">
          <w:marLeft w:val="640"/>
          <w:marRight w:val="0"/>
          <w:marTop w:val="0"/>
          <w:marBottom w:val="0"/>
          <w:divBdr>
            <w:top w:val="none" w:sz="0" w:space="0" w:color="auto"/>
            <w:left w:val="none" w:sz="0" w:space="0" w:color="auto"/>
            <w:bottom w:val="none" w:sz="0" w:space="0" w:color="auto"/>
            <w:right w:val="none" w:sz="0" w:space="0" w:color="auto"/>
          </w:divBdr>
        </w:div>
        <w:div w:id="367680210">
          <w:marLeft w:val="640"/>
          <w:marRight w:val="0"/>
          <w:marTop w:val="0"/>
          <w:marBottom w:val="0"/>
          <w:divBdr>
            <w:top w:val="none" w:sz="0" w:space="0" w:color="auto"/>
            <w:left w:val="none" w:sz="0" w:space="0" w:color="auto"/>
            <w:bottom w:val="none" w:sz="0" w:space="0" w:color="auto"/>
            <w:right w:val="none" w:sz="0" w:space="0" w:color="auto"/>
          </w:divBdr>
        </w:div>
        <w:div w:id="1259289842">
          <w:marLeft w:val="640"/>
          <w:marRight w:val="0"/>
          <w:marTop w:val="0"/>
          <w:marBottom w:val="0"/>
          <w:divBdr>
            <w:top w:val="none" w:sz="0" w:space="0" w:color="auto"/>
            <w:left w:val="none" w:sz="0" w:space="0" w:color="auto"/>
            <w:bottom w:val="none" w:sz="0" w:space="0" w:color="auto"/>
            <w:right w:val="none" w:sz="0" w:space="0" w:color="auto"/>
          </w:divBdr>
        </w:div>
        <w:div w:id="743991389">
          <w:marLeft w:val="640"/>
          <w:marRight w:val="0"/>
          <w:marTop w:val="0"/>
          <w:marBottom w:val="0"/>
          <w:divBdr>
            <w:top w:val="none" w:sz="0" w:space="0" w:color="auto"/>
            <w:left w:val="none" w:sz="0" w:space="0" w:color="auto"/>
            <w:bottom w:val="none" w:sz="0" w:space="0" w:color="auto"/>
            <w:right w:val="none" w:sz="0" w:space="0" w:color="auto"/>
          </w:divBdr>
        </w:div>
        <w:div w:id="1686594179">
          <w:marLeft w:val="640"/>
          <w:marRight w:val="0"/>
          <w:marTop w:val="0"/>
          <w:marBottom w:val="0"/>
          <w:divBdr>
            <w:top w:val="none" w:sz="0" w:space="0" w:color="auto"/>
            <w:left w:val="none" w:sz="0" w:space="0" w:color="auto"/>
            <w:bottom w:val="none" w:sz="0" w:space="0" w:color="auto"/>
            <w:right w:val="none" w:sz="0" w:space="0" w:color="auto"/>
          </w:divBdr>
        </w:div>
        <w:div w:id="1721779078">
          <w:marLeft w:val="640"/>
          <w:marRight w:val="0"/>
          <w:marTop w:val="0"/>
          <w:marBottom w:val="0"/>
          <w:divBdr>
            <w:top w:val="none" w:sz="0" w:space="0" w:color="auto"/>
            <w:left w:val="none" w:sz="0" w:space="0" w:color="auto"/>
            <w:bottom w:val="none" w:sz="0" w:space="0" w:color="auto"/>
            <w:right w:val="none" w:sz="0" w:space="0" w:color="auto"/>
          </w:divBdr>
        </w:div>
        <w:div w:id="440883155">
          <w:marLeft w:val="640"/>
          <w:marRight w:val="0"/>
          <w:marTop w:val="0"/>
          <w:marBottom w:val="0"/>
          <w:divBdr>
            <w:top w:val="none" w:sz="0" w:space="0" w:color="auto"/>
            <w:left w:val="none" w:sz="0" w:space="0" w:color="auto"/>
            <w:bottom w:val="none" w:sz="0" w:space="0" w:color="auto"/>
            <w:right w:val="none" w:sz="0" w:space="0" w:color="auto"/>
          </w:divBdr>
        </w:div>
        <w:div w:id="1326784542">
          <w:marLeft w:val="640"/>
          <w:marRight w:val="0"/>
          <w:marTop w:val="0"/>
          <w:marBottom w:val="0"/>
          <w:divBdr>
            <w:top w:val="none" w:sz="0" w:space="0" w:color="auto"/>
            <w:left w:val="none" w:sz="0" w:space="0" w:color="auto"/>
            <w:bottom w:val="none" w:sz="0" w:space="0" w:color="auto"/>
            <w:right w:val="none" w:sz="0" w:space="0" w:color="auto"/>
          </w:divBdr>
        </w:div>
        <w:div w:id="937366921">
          <w:marLeft w:val="640"/>
          <w:marRight w:val="0"/>
          <w:marTop w:val="0"/>
          <w:marBottom w:val="0"/>
          <w:divBdr>
            <w:top w:val="none" w:sz="0" w:space="0" w:color="auto"/>
            <w:left w:val="none" w:sz="0" w:space="0" w:color="auto"/>
            <w:bottom w:val="none" w:sz="0" w:space="0" w:color="auto"/>
            <w:right w:val="none" w:sz="0" w:space="0" w:color="auto"/>
          </w:divBdr>
        </w:div>
        <w:div w:id="685012701">
          <w:marLeft w:val="640"/>
          <w:marRight w:val="0"/>
          <w:marTop w:val="0"/>
          <w:marBottom w:val="0"/>
          <w:divBdr>
            <w:top w:val="none" w:sz="0" w:space="0" w:color="auto"/>
            <w:left w:val="none" w:sz="0" w:space="0" w:color="auto"/>
            <w:bottom w:val="none" w:sz="0" w:space="0" w:color="auto"/>
            <w:right w:val="none" w:sz="0" w:space="0" w:color="auto"/>
          </w:divBdr>
        </w:div>
        <w:div w:id="841816535">
          <w:marLeft w:val="640"/>
          <w:marRight w:val="0"/>
          <w:marTop w:val="0"/>
          <w:marBottom w:val="0"/>
          <w:divBdr>
            <w:top w:val="none" w:sz="0" w:space="0" w:color="auto"/>
            <w:left w:val="none" w:sz="0" w:space="0" w:color="auto"/>
            <w:bottom w:val="none" w:sz="0" w:space="0" w:color="auto"/>
            <w:right w:val="none" w:sz="0" w:space="0" w:color="auto"/>
          </w:divBdr>
        </w:div>
        <w:div w:id="1853182608">
          <w:marLeft w:val="640"/>
          <w:marRight w:val="0"/>
          <w:marTop w:val="0"/>
          <w:marBottom w:val="0"/>
          <w:divBdr>
            <w:top w:val="none" w:sz="0" w:space="0" w:color="auto"/>
            <w:left w:val="none" w:sz="0" w:space="0" w:color="auto"/>
            <w:bottom w:val="none" w:sz="0" w:space="0" w:color="auto"/>
            <w:right w:val="none" w:sz="0" w:space="0" w:color="auto"/>
          </w:divBdr>
        </w:div>
        <w:div w:id="302127912">
          <w:marLeft w:val="640"/>
          <w:marRight w:val="0"/>
          <w:marTop w:val="0"/>
          <w:marBottom w:val="0"/>
          <w:divBdr>
            <w:top w:val="none" w:sz="0" w:space="0" w:color="auto"/>
            <w:left w:val="none" w:sz="0" w:space="0" w:color="auto"/>
            <w:bottom w:val="none" w:sz="0" w:space="0" w:color="auto"/>
            <w:right w:val="none" w:sz="0" w:space="0" w:color="auto"/>
          </w:divBdr>
        </w:div>
        <w:div w:id="1559365159">
          <w:marLeft w:val="640"/>
          <w:marRight w:val="0"/>
          <w:marTop w:val="0"/>
          <w:marBottom w:val="0"/>
          <w:divBdr>
            <w:top w:val="none" w:sz="0" w:space="0" w:color="auto"/>
            <w:left w:val="none" w:sz="0" w:space="0" w:color="auto"/>
            <w:bottom w:val="none" w:sz="0" w:space="0" w:color="auto"/>
            <w:right w:val="none" w:sz="0" w:space="0" w:color="auto"/>
          </w:divBdr>
        </w:div>
        <w:div w:id="357852526">
          <w:marLeft w:val="640"/>
          <w:marRight w:val="0"/>
          <w:marTop w:val="0"/>
          <w:marBottom w:val="0"/>
          <w:divBdr>
            <w:top w:val="none" w:sz="0" w:space="0" w:color="auto"/>
            <w:left w:val="none" w:sz="0" w:space="0" w:color="auto"/>
            <w:bottom w:val="none" w:sz="0" w:space="0" w:color="auto"/>
            <w:right w:val="none" w:sz="0" w:space="0" w:color="auto"/>
          </w:divBdr>
        </w:div>
        <w:div w:id="1493794472">
          <w:marLeft w:val="640"/>
          <w:marRight w:val="0"/>
          <w:marTop w:val="0"/>
          <w:marBottom w:val="0"/>
          <w:divBdr>
            <w:top w:val="none" w:sz="0" w:space="0" w:color="auto"/>
            <w:left w:val="none" w:sz="0" w:space="0" w:color="auto"/>
            <w:bottom w:val="none" w:sz="0" w:space="0" w:color="auto"/>
            <w:right w:val="none" w:sz="0" w:space="0" w:color="auto"/>
          </w:divBdr>
        </w:div>
        <w:div w:id="767578056">
          <w:marLeft w:val="640"/>
          <w:marRight w:val="0"/>
          <w:marTop w:val="0"/>
          <w:marBottom w:val="0"/>
          <w:divBdr>
            <w:top w:val="none" w:sz="0" w:space="0" w:color="auto"/>
            <w:left w:val="none" w:sz="0" w:space="0" w:color="auto"/>
            <w:bottom w:val="none" w:sz="0" w:space="0" w:color="auto"/>
            <w:right w:val="none" w:sz="0" w:space="0" w:color="auto"/>
          </w:divBdr>
        </w:div>
        <w:div w:id="1334408223">
          <w:marLeft w:val="640"/>
          <w:marRight w:val="0"/>
          <w:marTop w:val="0"/>
          <w:marBottom w:val="0"/>
          <w:divBdr>
            <w:top w:val="none" w:sz="0" w:space="0" w:color="auto"/>
            <w:left w:val="none" w:sz="0" w:space="0" w:color="auto"/>
            <w:bottom w:val="none" w:sz="0" w:space="0" w:color="auto"/>
            <w:right w:val="none" w:sz="0" w:space="0" w:color="auto"/>
          </w:divBdr>
        </w:div>
        <w:div w:id="98716757">
          <w:marLeft w:val="640"/>
          <w:marRight w:val="0"/>
          <w:marTop w:val="0"/>
          <w:marBottom w:val="0"/>
          <w:divBdr>
            <w:top w:val="none" w:sz="0" w:space="0" w:color="auto"/>
            <w:left w:val="none" w:sz="0" w:space="0" w:color="auto"/>
            <w:bottom w:val="none" w:sz="0" w:space="0" w:color="auto"/>
            <w:right w:val="none" w:sz="0" w:space="0" w:color="auto"/>
          </w:divBdr>
        </w:div>
        <w:div w:id="78452947">
          <w:marLeft w:val="640"/>
          <w:marRight w:val="0"/>
          <w:marTop w:val="0"/>
          <w:marBottom w:val="0"/>
          <w:divBdr>
            <w:top w:val="none" w:sz="0" w:space="0" w:color="auto"/>
            <w:left w:val="none" w:sz="0" w:space="0" w:color="auto"/>
            <w:bottom w:val="none" w:sz="0" w:space="0" w:color="auto"/>
            <w:right w:val="none" w:sz="0" w:space="0" w:color="auto"/>
          </w:divBdr>
        </w:div>
        <w:div w:id="1646661580">
          <w:marLeft w:val="640"/>
          <w:marRight w:val="0"/>
          <w:marTop w:val="0"/>
          <w:marBottom w:val="0"/>
          <w:divBdr>
            <w:top w:val="none" w:sz="0" w:space="0" w:color="auto"/>
            <w:left w:val="none" w:sz="0" w:space="0" w:color="auto"/>
            <w:bottom w:val="none" w:sz="0" w:space="0" w:color="auto"/>
            <w:right w:val="none" w:sz="0" w:space="0" w:color="auto"/>
          </w:divBdr>
        </w:div>
        <w:div w:id="577638852">
          <w:marLeft w:val="640"/>
          <w:marRight w:val="0"/>
          <w:marTop w:val="0"/>
          <w:marBottom w:val="0"/>
          <w:divBdr>
            <w:top w:val="none" w:sz="0" w:space="0" w:color="auto"/>
            <w:left w:val="none" w:sz="0" w:space="0" w:color="auto"/>
            <w:bottom w:val="none" w:sz="0" w:space="0" w:color="auto"/>
            <w:right w:val="none" w:sz="0" w:space="0" w:color="auto"/>
          </w:divBdr>
        </w:div>
        <w:div w:id="311713582">
          <w:marLeft w:val="640"/>
          <w:marRight w:val="0"/>
          <w:marTop w:val="0"/>
          <w:marBottom w:val="0"/>
          <w:divBdr>
            <w:top w:val="none" w:sz="0" w:space="0" w:color="auto"/>
            <w:left w:val="none" w:sz="0" w:space="0" w:color="auto"/>
            <w:bottom w:val="none" w:sz="0" w:space="0" w:color="auto"/>
            <w:right w:val="none" w:sz="0" w:space="0" w:color="auto"/>
          </w:divBdr>
        </w:div>
        <w:div w:id="448399809">
          <w:marLeft w:val="640"/>
          <w:marRight w:val="0"/>
          <w:marTop w:val="0"/>
          <w:marBottom w:val="0"/>
          <w:divBdr>
            <w:top w:val="none" w:sz="0" w:space="0" w:color="auto"/>
            <w:left w:val="none" w:sz="0" w:space="0" w:color="auto"/>
            <w:bottom w:val="none" w:sz="0" w:space="0" w:color="auto"/>
            <w:right w:val="none" w:sz="0" w:space="0" w:color="auto"/>
          </w:divBdr>
        </w:div>
        <w:div w:id="1242984130">
          <w:marLeft w:val="640"/>
          <w:marRight w:val="0"/>
          <w:marTop w:val="0"/>
          <w:marBottom w:val="0"/>
          <w:divBdr>
            <w:top w:val="none" w:sz="0" w:space="0" w:color="auto"/>
            <w:left w:val="none" w:sz="0" w:space="0" w:color="auto"/>
            <w:bottom w:val="none" w:sz="0" w:space="0" w:color="auto"/>
            <w:right w:val="none" w:sz="0" w:space="0" w:color="auto"/>
          </w:divBdr>
        </w:div>
        <w:div w:id="931009490">
          <w:marLeft w:val="640"/>
          <w:marRight w:val="0"/>
          <w:marTop w:val="0"/>
          <w:marBottom w:val="0"/>
          <w:divBdr>
            <w:top w:val="none" w:sz="0" w:space="0" w:color="auto"/>
            <w:left w:val="none" w:sz="0" w:space="0" w:color="auto"/>
            <w:bottom w:val="none" w:sz="0" w:space="0" w:color="auto"/>
            <w:right w:val="none" w:sz="0" w:space="0" w:color="auto"/>
          </w:divBdr>
        </w:div>
        <w:div w:id="1998920929">
          <w:marLeft w:val="640"/>
          <w:marRight w:val="0"/>
          <w:marTop w:val="0"/>
          <w:marBottom w:val="0"/>
          <w:divBdr>
            <w:top w:val="none" w:sz="0" w:space="0" w:color="auto"/>
            <w:left w:val="none" w:sz="0" w:space="0" w:color="auto"/>
            <w:bottom w:val="none" w:sz="0" w:space="0" w:color="auto"/>
            <w:right w:val="none" w:sz="0" w:space="0" w:color="auto"/>
          </w:divBdr>
        </w:div>
        <w:div w:id="1760441702">
          <w:marLeft w:val="640"/>
          <w:marRight w:val="0"/>
          <w:marTop w:val="0"/>
          <w:marBottom w:val="0"/>
          <w:divBdr>
            <w:top w:val="none" w:sz="0" w:space="0" w:color="auto"/>
            <w:left w:val="none" w:sz="0" w:space="0" w:color="auto"/>
            <w:bottom w:val="none" w:sz="0" w:space="0" w:color="auto"/>
            <w:right w:val="none" w:sz="0" w:space="0" w:color="auto"/>
          </w:divBdr>
        </w:div>
        <w:div w:id="453986368">
          <w:marLeft w:val="640"/>
          <w:marRight w:val="0"/>
          <w:marTop w:val="0"/>
          <w:marBottom w:val="0"/>
          <w:divBdr>
            <w:top w:val="none" w:sz="0" w:space="0" w:color="auto"/>
            <w:left w:val="none" w:sz="0" w:space="0" w:color="auto"/>
            <w:bottom w:val="none" w:sz="0" w:space="0" w:color="auto"/>
            <w:right w:val="none" w:sz="0" w:space="0" w:color="auto"/>
          </w:divBdr>
        </w:div>
        <w:div w:id="1829860437">
          <w:marLeft w:val="640"/>
          <w:marRight w:val="0"/>
          <w:marTop w:val="0"/>
          <w:marBottom w:val="0"/>
          <w:divBdr>
            <w:top w:val="none" w:sz="0" w:space="0" w:color="auto"/>
            <w:left w:val="none" w:sz="0" w:space="0" w:color="auto"/>
            <w:bottom w:val="none" w:sz="0" w:space="0" w:color="auto"/>
            <w:right w:val="none" w:sz="0" w:space="0" w:color="auto"/>
          </w:divBdr>
        </w:div>
        <w:div w:id="148637844">
          <w:marLeft w:val="640"/>
          <w:marRight w:val="0"/>
          <w:marTop w:val="0"/>
          <w:marBottom w:val="0"/>
          <w:divBdr>
            <w:top w:val="none" w:sz="0" w:space="0" w:color="auto"/>
            <w:left w:val="none" w:sz="0" w:space="0" w:color="auto"/>
            <w:bottom w:val="none" w:sz="0" w:space="0" w:color="auto"/>
            <w:right w:val="none" w:sz="0" w:space="0" w:color="auto"/>
          </w:divBdr>
        </w:div>
        <w:div w:id="469251844">
          <w:marLeft w:val="640"/>
          <w:marRight w:val="0"/>
          <w:marTop w:val="0"/>
          <w:marBottom w:val="0"/>
          <w:divBdr>
            <w:top w:val="none" w:sz="0" w:space="0" w:color="auto"/>
            <w:left w:val="none" w:sz="0" w:space="0" w:color="auto"/>
            <w:bottom w:val="none" w:sz="0" w:space="0" w:color="auto"/>
            <w:right w:val="none" w:sz="0" w:space="0" w:color="auto"/>
          </w:divBdr>
        </w:div>
        <w:div w:id="993873859">
          <w:marLeft w:val="640"/>
          <w:marRight w:val="0"/>
          <w:marTop w:val="0"/>
          <w:marBottom w:val="0"/>
          <w:divBdr>
            <w:top w:val="none" w:sz="0" w:space="0" w:color="auto"/>
            <w:left w:val="none" w:sz="0" w:space="0" w:color="auto"/>
            <w:bottom w:val="none" w:sz="0" w:space="0" w:color="auto"/>
            <w:right w:val="none" w:sz="0" w:space="0" w:color="auto"/>
          </w:divBdr>
        </w:div>
        <w:div w:id="494298881">
          <w:marLeft w:val="640"/>
          <w:marRight w:val="0"/>
          <w:marTop w:val="0"/>
          <w:marBottom w:val="0"/>
          <w:divBdr>
            <w:top w:val="none" w:sz="0" w:space="0" w:color="auto"/>
            <w:left w:val="none" w:sz="0" w:space="0" w:color="auto"/>
            <w:bottom w:val="none" w:sz="0" w:space="0" w:color="auto"/>
            <w:right w:val="none" w:sz="0" w:space="0" w:color="auto"/>
          </w:divBdr>
        </w:div>
        <w:div w:id="766537800">
          <w:marLeft w:val="640"/>
          <w:marRight w:val="0"/>
          <w:marTop w:val="0"/>
          <w:marBottom w:val="0"/>
          <w:divBdr>
            <w:top w:val="none" w:sz="0" w:space="0" w:color="auto"/>
            <w:left w:val="none" w:sz="0" w:space="0" w:color="auto"/>
            <w:bottom w:val="none" w:sz="0" w:space="0" w:color="auto"/>
            <w:right w:val="none" w:sz="0" w:space="0" w:color="auto"/>
          </w:divBdr>
        </w:div>
        <w:div w:id="703529625">
          <w:marLeft w:val="640"/>
          <w:marRight w:val="0"/>
          <w:marTop w:val="0"/>
          <w:marBottom w:val="0"/>
          <w:divBdr>
            <w:top w:val="none" w:sz="0" w:space="0" w:color="auto"/>
            <w:left w:val="none" w:sz="0" w:space="0" w:color="auto"/>
            <w:bottom w:val="none" w:sz="0" w:space="0" w:color="auto"/>
            <w:right w:val="none" w:sz="0" w:space="0" w:color="auto"/>
          </w:divBdr>
        </w:div>
        <w:div w:id="1034385035">
          <w:marLeft w:val="640"/>
          <w:marRight w:val="0"/>
          <w:marTop w:val="0"/>
          <w:marBottom w:val="0"/>
          <w:divBdr>
            <w:top w:val="none" w:sz="0" w:space="0" w:color="auto"/>
            <w:left w:val="none" w:sz="0" w:space="0" w:color="auto"/>
            <w:bottom w:val="none" w:sz="0" w:space="0" w:color="auto"/>
            <w:right w:val="none" w:sz="0" w:space="0" w:color="auto"/>
          </w:divBdr>
        </w:div>
        <w:div w:id="1564948952">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982078826">
      <w:bodyDiv w:val="1"/>
      <w:marLeft w:val="0"/>
      <w:marRight w:val="0"/>
      <w:marTop w:val="0"/>
      <w:marBottom w:val="0"/>
      <w:divBdr>
        <w:top w:val="none" w:sz="0" w:space="0" w:color="auto"/>
        <w:left w:val="none" w:sz="0" w:space="0" w:color="auto"/>
        <w:bottom w:val="none" w:sz="0" w:space="0" w:color="auto"/>
        <w:right w:val="none" w:sz="0" w:space="0" w:color="auto"/>
      </w:divBdr>
      <w:divsChild>
        <w:div w:id="1455368089">
          <w:marLeft w:val="640"/>
          <w:marRight w:val="0"/>
          <w:marTop w:val="0"/>
          <w:marBottom w:val="0"/>
          <w:divBdr>
            <w:top w:val="none" w:sz="0" w:space="0" w:color="auto"/>
            <w:left w:val="none" w:sz="0" w:space="0" w:color="auto"/>
            <w:bottom w:val="none" w:sz="0" w:space="0" w:color="auto"/>
            <w:right w:val="none" w:sz="0" w:space="0" w:color="auto"/>
          </w:divBdr>
        </w:div>
        <w:div w:id="711147509">
          <w:marLeft w:val="640"/>
          <w:marRight w:val="0"/>
          <w:marTop w:val="0"/>
          <w:marBottom w:val="0"/>
          <w:divBdr>
            <w:top w:val="none" w:sz="0" w:space="0" w:color="auto"/>
            <w:left w:val="none" w:sz="0" w:space="0" w:color="auto"/>
            <w:bottom w:val="none" w:sz="0" w:space="0" w:color="auto"/>
            <w:right w:val="none" w:sz="0" w:space="0" w:color="auto"/>
          </w:divBdr>
        </w:div>
        <w:div w:id="1106654330">
          <w:marLeft w:val="640"/>
          <w:marRight w:val="0"/>
          <w:marTop w:val="0"/>
          <w:marBottom w:val="0"/>
          <w:divBdr>
            <w:top w:val="none" w:sz="0" w:space="0" w:color="auto"/>
            <w:left w:val="none" w:sz="0" w:space="0" w:color="auto"/>
            <w:bottom w:val="none" w:sz="0" w:space="0" w:color="auto"/>
            <w:right w:val="none" w:sz="0" w:space="0" w:color="auto"/>
          </w:divBdr>
        </w:div>
        <w:div w:id="1295209442">
          <w:marLeft w:val="640"/>
          <w:marRight w:val="0"/>
          <w:marTop w:val="0"/>
          <w:marBottom w:val="0"/>
          <w:divBdr>
            <w:top w:val="none" w:sz="0" w:space="0" w:color="auto"/>
            <w:left w:val="none" w:sz="0" w:space="0" w:color="auto"/>
            <w:bottom w:val="none" w:sz="0" w:space="0" w:color="auto"/>
            <w:right w:val="none" w:sz="0" w:space="0" w:color="auto"/>
          </w:divBdr>
        </w:div>
        <w:div w:id="909005829">
          <w:marLeft w:val="640"/>
          <w:marRight w:val="0"/>
          <w:marTop w:val="0"/>
          <w:marBottom w:val="0"/>
          <w:divBdr>
            <w:top w:val="none" w:sz="0" w:space="0" w:color="auto"/>
            <w:left w:val="none" w:sz="0" w:space="0" w:color="auto"/>
            <w:bottom w:val="none" w:sz="0" w:space="0" w:color="auto"/>
            <w:right w:val="none" w:sz="0" w:space="0" w:color="auto"/>
          </w:divBdr>
        </w:div>
        <w:div w:id="1854875776">
          <w:marLeft w:val="640"/>
          <w:marRight w:val="0"/>
          <w:marTop w:val="0"/>
          <w:marBottom w:val="0"/>
          <w:divBdr>
            <w:top w:val="none" w:sz="0" w:space="0" w:color="auto"/>
            <w:left w:val="none" w:sz="0" w:space="0" w:color="auto"/>
            <w:bottom w:val="none" w:sz="0" w:space="0" w:color="auto"/>
            <w:right w:val="none" w:sz="0" w:space="0" w:color="auto"/>
          </w:divBdr>
        </w:div>
        <w:div w:id="1559629720">
          <w:marLeft w:val="640"/>
          <w:marRight w:val="0"/>
          <w:marTop w:val="0"/>
          <w:marBottom w:val="0"/>
          <w:divBdr>
            <w:top w:val="none" w:sz="0" w:space="0" w:color="auto"/>
            <w:left w:val="none" w:sz="0" w:space="0" w:color="auto"/>
            <w:bottom w:val="none" w:sz="0" w:space="0" w:color="auto"/>
            <w:right w:val="none" w:sz="0" w:space="0" w:color="auto"/>
          </w:divBdr>
        </w:div>
        <w:div w:id="1133254515">
          <w:marLeft w:val="640"/>
          <w:marRight w:val="0"/>
          <w:marTop w:val="0"/>
          <w:marBottom w:val="0"/>
          <w:divBdr>
            <w:top w:val="none" w:sz="0" w:space="0" w:color="auto"/>
            <w:left w:val="none" w:sz="0" w:space="0" w:color="auto"/>
            <w:bottom w:val="none" w:sz="0" w:space="0" w:color="auto"/>
            <w:right w:val="none" w:sz="0" w:space="0" w:color="auto"/>
          </w:divBdr>
        </w:div>
        <w:div w:id="700667420">
          <w:marLeft w:val="640"/>
          <w:marRight w:val="0"/>
          <w:marTop w:val="0"/>
          <w:marBottom w:val="0"/>
          <w:divBdr>
            <w:top w:val="none" w:sz="0" w:space="0" w:color="auto"/>
            <w:left w:val="none" w:sz="0" w:space="0" w:color="auto"/>
            <w:bottom w:val="none" w:sz="0" w:space="0" w:color="auto"/>
            <w:right w:val="none" w:sz="0" w:space="0" w:color="auto"/>
          </w:divBdr>
        </w:div>
        <w:div w:id="496269033">
          <w:marLeft w:val="640"/>
          <w:marRight w:val="0"/>
          <w:marTop w:val="0"/>
          <w:marBottom w:val="0"/>
          <w:divBdr>
            <w:top w:val="none" w:sz="0" w:space="0" w:color="auto"/>
            <w:left w:val="none" w:sz="0" w:space="0" w:color="auto"/>
            <w:bottom w:val="none" w:sz="0" w:space="0" w:color="auto"/>
            <w:right w:val="none" w:sz="0" w:space="0" w:color="auto"/>
          </w:divBdr>
        </w:div>
        <w:div w:id="1828282821">
          <w:marLeft w:val="640"/>
          <w:marRight w:val="0"/>
          <w:marTop w:val="0"/>
          <w:marBottom w:val="0"/>
          <w:divBdr>
            <w:top w:val="none" w:sz="0" w:space="0" w:color="auto"/>
            <w:left w:val="none" w:sz="0" w:space="0" w:color="auto"/>
            <w:bottom w:val="none" w:sz="0" w:space="0" w:color="auto"/>
            <w:right w:val="none" w:sz="0" w:space="0" w:color="auto"/>
          </w:divBdr>
        </w:div>
        <w:div w:id="1733457031">
          <w:marLeft w:val="640"/>
          <w:marRight w:val="0"/>
          <w:marTop w:val="0"/>
          <w:marBottom w:val="0"/>
          <w:divBdr>
            <w:top w:val="none" w:sz="0" w:space="0" w:color="auto"/>
            <w:left w:val="none" w:sz="0" w:space="0" w:color="auto"/>
            <w:bottom w:val="none" w:sz="0" w:space="0" w:color="auto"/>
            <w:right w:val="none" w:sz="0" w:space="0" w:color="auto"/>
          </w:divBdr>
        </w:div>
        <w:div w:id="2106218977">
          <w:marLeft w:val="640"/>
          <w:marRight w:val="0"/>
          <w:marTop w:val="0"/>
          <w:marBottom w:val="0"/>
          <w:divBdr>
            <w:top w:val="none" w:sz="0" w:space="0" w:color="auto"/>
            <w:left w:val="none" w:sz="0" w:space="0" w:color="auto"/>
            <w:bottom w:val="none" w:sz="0" w:space="0" w:color="auto"/>
            <w:right w:val="none" w:sz="0" w:space="0" w:color="auto"/>
          </w:divBdr>
        </w:div>
        <w:div w:id="506218565">
          <w:marLeft w:val="640"/>
          <w:marRight w:val="0"/>
          <w:marTop w:val="0"/>
          <w:marBottom w:val="0"/>
          <w:divBdr>
            <w:top w:val="none" w:sz="0" w:space="0" w:color="auto"/>
            <w:left w:val="none" w:sz="0" w:space="0" w:color="auto"/>
            <w:bottom w:val="none" w:sz="0" w:space="0" w:color="auto"/>
            <w:right w:val="none" w:sz="0" w:space="0" w:color="auto"/>
          </w:divBdr>
        </w:div>
        <w:div w:id="527137443">
          <w:marLeft w:val="640"/>
          <w:marRight w:val="0"/>
          <w:marTop w:val="0"/>
          <w:marBottom w:val="0"/>
          <w:divBdr>
            <w:top w:val="none" w:sz="0" w:space="0" w:color="auto"/>
            <w:left w:val="none" w:sz="0" w:space="0" w:color="auto"/>
            <w:bottom w:val="none" w:sz="0" w:space="0" w:color="auto"/>
            <w:right w:val="none" w:sz="0" w:space="0" w:color="auto"/>
          </w:divBdr>
        </w:div>
        <w:div w:id="1868444122">
          <w:marLeft w:val="640"/>
          <w:marRight w:val="0"/>
          <w:marTop w:val="0"/>
          <w:marBottom w:val="0"/>
          <w:divBdr>
            <w:top w:val="none" w:sz="0" w:space="0" w:color="auto"/>
            <w:left w:val="none" w:sz="0" w:space="0" w:color="auto"/>
            <w:bottom w:val="none" w:sz="0" w:space="0" w:color="auto"/>
            <w:right w:val="none" w:sz="0" w:space="0" w:color="auto"/>
          </w:divBdr>
        </w:div>
        <w:div w:id="2137327867">
          <w:marLeft w:val="640"/>
          <w:marRight w:val="0"/>
          <w:marTop w:val="0"/>
          <w:marBottom w:val="0"/>
          <w:divBdr>
            <w:top w:val="none" w:sz="0" w:space="0" w:color="auto"/>
            <w:left w:val="none" w:sz="0" w:space="0" w:color="auto"/>
            <w:bottom w:val="none" w:sz="0" w:space="0" w:color="auto"/>
            <w:right w:val="none" w:sz="0" w:space="0" w:color="auto"/>
          </w:divBdr>
        </w:div>
        <w:div w:id="579868906">
          <w:marLeft w:val="640"/>
          <w:marRight w:val="0"/>
          <w:marTop w:val="0"/>
          <w:marBottom w:val="0"/>
          <w:divBdr>
            <w:top w:val="none" w:sz="0" w:space="0" w:color="auto"/>
            <w:left w:val="none" w:sz="0" w:space="0" w:color="auto"/>
            <w:bottom w:val="none" w:sz="0" w:space="0" w:color="auto"/>
            <w:right w:val="none" w:sz="0" w:space="0" w:color="auto"/>
          </w:divBdr>
        </w:div>
        <w:div w:id="1498495778">
          <w:marLeft w:val="640"/>
          <w:marRight w:val="0"/>
          <w:marTop w:val="0"/>
          <w:marBottom w:val="0"/>
          <w:divBdr>
            <w:top w:val="none" w:sz="0" w:space="0" w:color="auto"/>
            <w:left w:val="none" w:sz="0" w:space="0" w:color="auto"/>
            <w:bottom w:val="none" w:sz="0" w:space="0" w:color="auto"/>
            <w:right w:val="none" w:sz="0" w:space="0" w:color="auto"/>
          </w:divBdr>
        </w:div>
        <w:div w:id="297732920">
          <w:marLeft w:val="640"/>
          <w:marRight w:val="0"/>
          <w:marTop w:val="0"/>
          <w:marBottom w:val="0"/>
          <w:divBdr>
            <w:top w:val="none" w:sz="0" w:space="0" w:color="auto"/>
            <w:left w:val="none" w:sz="0" w:space="0" w:color="auto"/>
            <w:bottom w:val="none" w:sz="0" w:space="0" w:color="auto"/>
            <w:right w:val="none" w:sz="0" w:space="0" w:color="auto"/>
          </w:divBdr>
        </w:div>
        <w:div w:id="1893349531">
          <w:marLeft w:val="640"/>
          <w:marRight w:val="0"/>
          <w:marTop w:val="0"/>
          <w:marBottom w:val="0"/>
          <w:divBdr>
            <w:top w:val="none" w:sz="0" w:space="0" w:color="auto"/>
            <w:left w:val="none" w:sz="0" w:space="0" w:color="auto"/>
            <w:bottom w:val="none" w:sz="0" w:space="0" w:color="auto"/>
            <w:right w:val="none" w:sz="0" w:space="0" w:color="auto"/>
          </w:divBdr>
        </w:div>
        <w:div w:id="1020355214">
          <w:marLeft w:val="640"/>
          <w:marRight w:val="0"/>
          <w:marTop w:val="0"/>
          <w:marBottom w:val="0"/>
          <w:divBdr>
            <w:top w:val="none" w:sz="0" w:space="0" w:color="auto"/>
            <w:left w:val="none" w:sz="0" w:space="0" w:color="auto"/>
            <w:bottom w:val="none" w:sz="0" w:space="0" w:color="auto"/>
            <w:right w:val="none" w:sz="0" w:space="0" w:color="auto"/>
          </w:divBdr>
        </w:div>
        <w:div w:id="251665938">
          <w:marLeft w:val="640"/>
          <w:marRight w:val="0"/>
          <w:marTop w:val="0"/>
          <w:marBottom w:val="0"/>
          <w:divBdr>
            <w:top w:val="none" w:sz="0" w:space="0" w:color="auto"/>
            <w:left w:val="none" w:sz="0" w:space="0" w:color="auto"/>
            <w:bottom w:val="none" w:sz="0" w:space="0" w:color="auto"/>
            <w:right w:val="none" w:sz="0" w:space="0" w:color="auto"/>
          </w:divBdr>
        </w:div>
        <w:div w:id="375276088">
          <w:marLeft w:val="640"/>
          <w:marRight w:val="0"/>
          <w:marTop w:val="0"/>
          <w:marBottom w:val="0"/>
          <w:divBdr>
            <w:top w:val="none" w:sz="0" w:space="0" w:color="auto"/>
            <w:left w:val="none" w:sz="0" w:space="0" w:color="auto"/>
            <w:bottom w:val="none" w:sz="0" w:space="0" w:color="auto"/>
            <w:right w:val="none" w:sz="0" w:space="0" w:color="auto"/>
          </w:divBdr>
        </w:div>
        <w:div w:id="1990359319">
          <w:marLeft w:val="640"/>
          <w:marRight w:val="0"/>
          <w:marTop w:val="0"/>
          <w:marBottom w:val="0"/>
          <w:divBdr>
            <w:top w:val="none" w:sz="0" w:space="0" w:color="auto"/>
            <w:left w:val="none" w:sz="0" w:space="0" w:color="auto"/>
            <w:bottom w:val="none" w:sz="0" w:space="0" w:color="auto"/>
            <w:right w:val="none" w:sz="0" w:space="0" w:color="auto"/>
          </w:divBdr>
        </w:div>
        <w:div w:id="84571933">
          <w:marLeft w:val="640"/>
          <w:marRight w:val="0"/>
          <w:marTop w:val="0"/>
          <w:marBottom w:val="0"/>
          <w:divBdr>
            <w:top w:val="none" w:sz="0" w:space="0" w:color="auto"/>
            <w:left w:val="none" w:sz="0" w:space="0" w:color="auto"/>
            <w:bottom w:val="none" w:sz="0" w:space="0" w:color="auto"/>
            <w:right w:val="none" w:sz="0" w:space="0" w:color="auto"/>
          </w:divBdr>
        </w:div>
        <w:div w:id="960497844">
          <w:marLeft w:val="640"/>
          <w:marRight w:val="0"/>
          <w:marTop w:val="0"/>
          <w:marBottom w:val="0"/>
          <w:divBdr>
            <w:top w:val="none" w:sz="0" w:space="0" w:color="auto"/>
            <w:left w:val="none" w:sz="0" w:space="0" w:color="auto"/>
            <w:bottom w:val="none" w:sz="0" w:space="0" w:color="auto"/>
            <w:right w:val="none" w:sz="0" w:space="0" w:color="auto"/>
          </w:divBdr>
        </w:div>
        <w:div w:id="1938711602">
          <w:marLeft w:val="640"/>
          <w:marRight w:val="0"/>
          <w:marTop w:val="0"/>
          <w:marBottom w:val="0"/>
          <w:divBdr>
            <w:top w:val="none" w:sz="0" w:space="0" w:color="auto"/>
            <w:left w:val="none" w:sz="0" w:space="0" w:color="auto"/>
            <w:bottom w:val="none" w:sz="0" w:space="0" w:color="auto"/>
            <w:right w:val="none" w:sz="0" w:space="0" w:color="auto"/>
          </w:divBdr>
        </w:div>
        <w:div w:id="162740789">
          <w:marLeft w:val="640"/>
          <w:marRight w:val="0"/>
          <w:marTop w:val="0"/>
          <w:marBottom w:val="0"/>
          <w:divBdr>
            <w:top w:val="none" w:sz="0" w:space="0" w:color="auto"/>
            <w:left w:val="none" w:sz="0" w:space="0" w:color="auto"/>
            <w:bottom w:val="none" w:sz="0" w:space="0" w:color="auto"/>
            <w:right w:val="none" w:sz="0" w:space="0" w:color="auto"/>
          </w:divBdr>
        </w:div>
        <w:div w:id="562643554">
          <w:marLeft w:val="640"/>
          <w:marRight w:val="0"/>
          <w:marTop w:val="0"/>
          <w:marBottom w:val="0"/>
          <w:divBdr>
            <w:top w:val="none" w:sz="0" w:space="0" w:color="auto"/>
            <w:left w:val="none" w:sz="0" w:space="0" w:color="auto"/>
            <w:bottom w:val="none" w:sz="0" w:space="0" w:color="auto"/>
            <w:right w:val="none" w:sz="0" w:space="0" w:color="auto"/>
          </w:divBdr>
        </w:div>
        <w:div w:id="1254584363">
          <w:marLeft w:val="640"/>
          <w:marRight w:val="0"/>
          <w:marTop w:val="0"/>
          <w:marBottom w:val="0"/>
          <w:divBdr>
            <w:top w:val="none" w:sz="0" w:space="0" w:color="auto"/>
            <w:left w:val="none" w:sz="0" w:space="0" w:color="auto"/>
            <w:bottom w:val="none" w:sz="0" w:space="0" w:color="auto"/>
            <w:right w:val="none" w:sz="0" w:space="0" w:color="auto"/>
          </w:divBdr>
        </w:div>
        <w:div w:id="1034231994">
          <w:marLeft w:val="640"/>
          <w:marRight w:val="0"/>
          <w:marTop w:val="0"/>
          <w:marBottom w:val="0"/>
          <w:divBdr>
            <w:top w:val="none" w:sz="0" w:space="0" w:color="auto"/>
            <w:left w:val="none" w:sz="0" w:space="0" w:color="auto"/>
            <w:bottom w:val="none" w:sz="0" w:space="0" w:color="auto"/>
            <w:right w:val="none" w:sz="0" w:space="0" w:color="auto"/>
          </w:divBdr>
        </w:div>
        <w:div w:id="2129160892">
          <w:marLeft w:val="640"/>
          <w:marRight w:val="0"/>
          <w:marTop w:val="0"/>
          <w:marBottom w:val="0"/>
          <w:divBdr>
            <w:top w:val="none" w:sz="0" w:space="0" w:color="auto"/>
            <w:left w:val="none" w:sz="0" w:space="0" w:color="auto"/>
            <w:bottom w:val="none" w:sz="0" w:space="0" w:color="auto"/>
            <w:right w:val="none" w:sz="0" w:space="0" w:color="auto"/>
          </w:divBdr>
        </w:div>
        <w:div w:id="1585840616">
          <w:marLeft w:val="640"/>
          <w:marRight w:val="0"/>
          <w:marTop w:val="0"/>
          <w:marBottom w:val="0"/>
          <w:divBdr>
            <w:top w:val="none" w:sz="0" w:space="0" w:color="auto"/>
            <w:left w:val="none" w:sz="0" w:space="0" w:color="auto"/>
            <w:bottom w:val="none" w:sz="0" w:space="0" w:color="auto"/>
            <w:right w:val="none" w:sz="0" w:space="0" w:color="auto"/>
          </w:divBdr>
        </w:div>
        <w:div w:id="854347299">
          <w:marLeft w:val="640"/>
          <w:marRight w:val="0"/>
          <w:marTop w:val="0"/>
          <w:marBottom w:val="0"/>
          <w:divBdr>
            <w:top w:val="none" w:sz="0" w:space="0" w:color="auto"/>
            <w:left w:val="none" w:sz="0" w:space="0" w:color="auto"/>
            <w:bottom w:val="none" w:sz="0" w:space="0" w:color="auto"/>
            <w:right w:val="none" w:sz="0" w:space="0" w:color="auto"/>
          </w:divBdr>
        </w:div>
        <w:div w:id="856189795">
          <w:marLeft w:val="640"/>
          <w:marRight w:val="0"/>
          <w:marTop w:val="0"/>
          <w:marBottom w:val="0"/>
          <w:divBdr>
            <w:top w:val="none" w:sz="0" w:space="0" w:color="auto"/>
            <w:left w:val="none" w:sz="0" w:space="0" w:color="auto"/>
            <w:bottom w:val="none" w:sz="0" w:space="0" w:color="auto"/>
            <w:right w:val="none" w:sz="0" w:space="0" w:color="auto"/>
          </w:divBdr>
        </w:div>
        <w:div w:id="1694184132">
          <w:marLeft w:val="640"/>
          <w:marRight w:val="0"/>
          <w:marTop w:val="0"/>
          <w:marBottom w:val="0"/>
          <w:divBdr>
            <w:top w:val="none" w:sz="0" w:space="0" w:color="auto"/>
            <w:left w:val="none" w:sz="0" w:space="0" w:color="auto"/>
            <w:bottom w:val="none" w:sz="0" w:space="0" w:color="auto"/>
            <w:right w:val="none" w:sz="0" w:space="0" w:color="auto"/>
          </w:divBdr>
        </w:div>
        <w:div w:id="664863501">
          <w:marLeft w:val="640"/>
          <w:marRight w:val="0"/>
          <w:marTop w:val="0"/>
          <w:marBottom w:val="0"/>
          <w:divBdr>
            <w:top w:val="none" w:sz="0" w:space="0" w:color="auto"/>
            <w:left w:val="none" w:sz="0" w:space="0" w:color="auto"/>
            <w:bottom w:val="none" w:sz="0" w:space="0" w:color="auto"/>
            <w:right w:val="none" w:sz="0" w:space="0" w:color="auto"/>
          </w:divBdr>
        </w:div>
        <w:div w:id="99029530">
          <w:marLeft w:val="640"/>
          <w:marRight w:val="0"/>
          <w:marTop w:val="0"/>
          <w:marBottom w:val="0"/>
          <w:divBdr>
            <w:top w:val="none" w:sz="0" w:space="0" w:color="auto"/>
            <w:left w:val="none" w:sz="0" w:space="0" w:color="auto"/>
            <w:bottom w:val="none" w:sz="0" w:space="0" w:color="auto"/>
            <w:right w:val="none" w:sz="0" w:space="0" w:color="auto"/>
          </w:divBdr>
        </w:div>
        <w:div w:id="2106612726">
          <w:marLeft w:val="640"/>
          <w:marRight w:val="0"/>
          <w:marTop w:val="0"/>
          <w:marBottom w:val="0"/>
          <w:divBdr>
            <w:top w:val="none" w:sz="0" w:space="0" w:color="auto"/>
            <w:left w:val="none" w:sz="0" w:space="0" w:color="auto"/>
            <w:bottom w:val="none" w:sz="0" w:space="0" w:color="auto"/>
            <w:right w:val="none" w:sz="0" w:space="0" w:color="auto"/>
          </w:divBdr>
        </w:div>
        <w:div w:id="274216172">
          <w:marLeft w:val="640"/>
          <w:marRight w:val="0"/>
          <w:marTop w:val="0"/>
          <w:marBottom w:val="0"/>
          <w:divBdr>
            <w:top w:val="none" w:sz="0" w:space="0" w:color="auto"/>
            <w:left w:val="none" w:sz="0" w:space="0" w:color="auto"/>
            <w:bottom w:val="none" w:sz="0" w:space="0" w:color="auto"/>
            <w:right w:val="none" w:sz="0" w:space="0" w:color="auto"/>
          </w:divBdr>
        </w:div>
        <w:div w:id="1587617317">
          <w:marLeft w:val="640"/>
          <w:marRight w:val="0"/>
          <w:marTop w:val="0"/>
          <w:marBottom w:val="0"/>
          <w:divBdr>
            <w:top w:val="none" w:sz="0" w:space="0" w:color="auto"/>
            <w:left w:val="none" w:sz="0" w:space="0" w:color="auto"/>
            <w:bottom w:val="none" w:sz="0" w:space="0" w:color="auto"/>
            <w:right w:val="none" w:sz="0" w:space="0" w:color="auto"/>
          </w:divBdr>
        </w:div>
        <w:div w:id="2013605867">
          <w:marLeft w:val="640"/>
          <w:marRight w:val="0"/>
          <w:marTop w:val="0"/>
          <w:marBottom w:val="0"/>
          <w:divBdr>
            <w:top w:val="none" w:sz="0" w:space="0" w:color="auto"/>
            <w:left w:val="none" w:sz="0" w:space="0" w:color="auto"/>
            <w:bottom w:val="none" w:sz="0" w:space="0" w:color="auto"/>
            <w:right w:val="none" w:sz="0" w:space="0" w:color="auto"/>
          </w:divBdr>
        </w:div>
        <w:div w:id="1577739942">
          <w:marLeft w:val="640"/>
          <w:marRight w:val="0"/>
          <w:marTop w:val="0"/>
          <w:marBottom w:val="0"/>
          <w:divBdr>
            <w:top w:val="none" w:sz="0" w:space="0" w:color="auto"/>
            <w:left w:val="none" w:sz="0" w:space="0" w:color="auto"/>
            <w:bottom w:val="none" w:sz="0" w:space="0" w:color="auto"/>
            <w:right w:val="none" w:sz="0" w:space="0" w:color="auto"/>
          </w:divBdr>
        </w:div>
        <w:div w:id="501821404">
          <w:marLeft w:val="640"/>
          <w:marRight w:val="0"/>
          <w:marTop w:val="0"/>
          <w:marBottom w:val="0"/>
          <w:divBdr>
            <w:top w:val="none" w:sz="0" w:space="0" w:color="auto"/>
            <w:left w:val="none" w:sz="0" w:space="0" w:color="auto"/>
            <w:bottom w:val="none" w:sz="0" w:space="0" w:color="auto"/>
            <w:right w:val="none" w:sz="0" w:space="0" w:color="auto"/>
          </w:divBdr>
        </w:div>
        <w:div w:id="755127001">
          <w:marLeft w:val="640"/>
          <w:marRight w:val="0"/>
          <w:marTop w:val="0"/>
          <w:marBottom w:val="0"/>
          <w:divBdr>
            <w:top w:val="none" w:sz="0" w:space="0" w:color="auto"/>
            <w:left w:val="none" w:sz="0" w:space="0" w:color="auto"/>
            <w:bottom w:val="none" w:sz="0" w:space="0" w:color="auto"/>
            <w:right w:val="none" w:sz="0" w:space="0" w:color="auto"/>
          </w:divBdr>
        </w:div>
        <w:div w:id="1958023306">
          <w:marLeft w:val="640"/>
          <w:marRight w:val="0"/>
          <w:marTop w:val="0"/>
          <w:marBottom w:val="0"/>
          <w:divBdr>
            <w:top w:val="none" w:sz="0" w:space="0" w:color="auto"/>
            <w:left w:val="none" w:sz="0" w:space="0" w:color="auto"/>
            <w:bottom w:val="none" w:sz="0" w:space="0" w:color="auto"/>
            <w:right w:val="none" w:sz="0" w:space="0" w:color="auto"/>
          </w:divBdr>
        </w:div>
        <w:div w:id="31423627">
          <w:marLeft w:val="640"/>
          <w:marRight w:val="0"/>
          <w:marTop w:val="0"/>
          <w:marBottom w:val="0"/>
          <w:divBdr>
            <w:top w:val="none" w:sz="0" w:space="0" w:color="auto"/>
            <w:left w:val="none" w:sz="0" w:space="0" w:color="auto"/>
            <w:bottom w:val="none" w:sz="0" w:space="0" w:color="auto"/>
            <w:right w:val="none" w:sz="0" w:space="0" w:color="auto"/>
          </w:divBdr>
        </w:div>
        <w:div w:id="379941797">
          <w:marLeft w:val="640"/>
          <w:marRight w:val="0"/>
          <w:marTop w:val="0"/>
          <w:marBottom w:val="0"/>
          <w:divBdr>
            <w:top w:val="none" w:sz="0" w:space="0" w:color="auto"/>
            <w:left w:val="none" w:sz="0" w:space="0" w:color="auto"/>
            <w:bottom w:val="none" w:sz="0" w:space="0" w:color="auto"/>
            <w:right w:val="none" w:sz="0" w:space="0" w:color="auto"/>
          </w:divBdr>
        </w:div>
        <w:div w:id="633145375">
          <w:marLeft w:val="640"/>
          <w:marRight w:val="0"/>
          <w:marTop w:val="0"/>
          <w:marBottom w:val="0"/>
          <w:divBdr>
            <w:top w:val="none" w:sz="0" w:space="0" w:color="auto"/>
            <w:left w:val="none" w:sz="0" w:space="0" w:color="auto"/>
            <w:bottom w:val="none" w:sz="0" w:space="0" w:color="auto"/>
            <w:right w:val="none" w:sz="0" w:space="0" w:color="auto"/>
          </w:divBdr>
        </w:div>
        <w:div w:id="365496308">
          <w:marLeft w:val="640"/>
          <w:marRight w:val="0"/>
          <w:marTop w:val="0"/>
          <w:marBottom w:val="0"/>
          <w:divBdr>
            <w:top w:val="none" w:sz="0" w:space="0" w:color="auto"/>
            <w:left w:val="none" w:sz="0" w:space="0" w:color="auto"/>
            <w:bottom w:val="none" w:sz="0" w:space="0" w:color="auto"/>
            <w:right w:val="none" w:sz="0" w:space="0" w:color="auto"/>
          </w:divBdr>
        </w:div>
        <w:div w:id="669403836">
          <w:marLeft w:val="640"/>
          <w:marRight w:val="0"/>
          <w:marTop w:val="0"/>
          <w:marBottom w:val="0"/>
          <w:divBdr>
            <w:top w:val="none" w:sz="0" w:space="0" w:color="auto"/>
            <w:left w:val="none" w:sz="0" w:space="0" w:color="auto"/>
            <w:bottom w:val="none" w:sz="0" w:space="0" w:color="auto"/>
            <w:right w:val="none" w:sz="0" w:space="0" w:color="auto"/>
          </w:divBdr>
        </w:div>
        <w:div w:id="527330499">
          <w:marLeft w:val="640"/>
          <w:marRight w:val="0"/>
          <w:marTop w:val="0"/>
          <w:marBottom w:val="0"/>
          <w:divBdr>
            <w:top w:val="none" w:sz="0" w:space="0" w:color="auto"/>
            <w:left w:val="none" w:sz="0" w:space="0" w:color="auto"/>
            <w:bottom w:val="none" w:sz="0" w:space="0" w:color="auto"/>
            <w:right w:val="none" w:sz="0" w:space="0" w:color="auto"/>
          </w:divBdr>
        </w:div>
        <w:div w:id="392970731">
          <w:marLeft w:val="640"/>
          <w:marRight w:val="0"/>
          <w:marTop w:val="0"/>
          <w:marBottom w:val="0"/>
          <w:divBdr>
            <w:top w:val="none" w:sz="0" w:space="0" w:color="auto"/>
            <w:left w:val="none" w:sz="0" w:space="0" w:color="auto"/>
            <w:bottom w:val="none" w:sz="0" w:space="0" w:color="auto"/>
            <w:right w:val="none" w:sz="0" w:space="0" w:color="auto"/>
          </w:divBdr>
        </w:div>
        <w:div w:id="31226135">
          <w:marLeft w:val="640"/>
          <w:marRight w:val="0"/>
          <w:marTop w:val="0"/>
          <w:marBottom w:val="0"/>
          <w:divBdr>
            <w:top w:val="none" w:sz="0" w:space="0" w:color="auto"/>
            <w:left w:val="none" w:sz="0" w:space="0" w:color="auto"/>
            <w:bottom w:val="none" w:sz="0" w:space="0" w:color="auto"/>
            <w:right w:val="none" w:sz="0" w:space="0" w:color="auto"/>
          </w:divBdr>
        </w:div>
        <w:div w:id="123891506">
          <w:marLeft w:val="640"/>
          <w:marRight w:val="0"/>
          <w:marTop w:val="0"/>
          <w:marBottom w:val="0"/>
          <w:divBdr>
            <w:top w:val="none" w:sz="0" w:space="0" w:color="auto"/>
            <w:left w:val="none" w:sz="0" w:space="0" w:color="auto"/>
            <w:bottom w:val="none" w:sz="0" w:space="0" w:color="auto"/>
            <w:right w:val="none" w:sz="0" w:space="0" w:color="auto"/>
          </w:divBdr>
        </w:div>
        <w:div w:id="1822425975">
          <w:marLeft w:val="640"/>
          <w:marRight w:val="0"/>
          <w:marTop w:val="0"/>
          <w:marBottom w:val="0"/>
          <w:divBdr>
            <w:top w:val="none" w:sz="0" w:space="0" w:color="auto"/>
            <w:left w:val="none" w:sz="0" w:space="0" w:color="auto"/>
            <w:bottom w:val="none" w:sz="0" w:space="0" w:color="auto"/>
            <w:right w:val="none" w:sz="0" w:space="0" w:color="auto"/>
          </w:divBdr>
        </w:div>
        <w:div w:id="2106412794">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322195058">
          <w:marLeft w:val="640"/>
          <w:marRight w:val="0"/>
          <w:marTop w:val="0"/>
          <w:marBottom w:val="0"/>
          <w:divBdr>
            <w:top w:val="none" w:sz="0" w:space="0" w:color="auto"/>
            <w:left w:val="none" w:sz="0" w:space="0" w:color="auto"/>
            <w:bottom w:val="none" w:sz="0" w:space="0" w:color="auto"/>
            <w:right w:val="none" w:sz="0" w:space="0" w:color="auto"/>
          </w:divBdr>
        </w:div>
        <w:div w:id="1666544781">
          <w:marLeft w:val="640"/>
          <w:marRight w:val="0"/>
          <w:marTop w:val="0"/>
          <w:marBottom w:val="0"/>
          <w:divBdr>
            <w:top w:val="none" w:sz="0" w:space="0" w:color="auto"/>
            <w:left w:val="none" w:sz="0" w:space="0" w:color="auto"/>
            <w:bottom w:val="none" w:sz="0" w:space="0" w:color="auto"/>
            <w:right w:val="none" w:sz="0" w:space="0" w:color="auto"/>
          </w:divBdr>
        </w:div>
        <w:div w:id="1617171953">
          <w:marLeft w:val="640"/>
          <w:marRight w:val="0"/>
          <w:marTop w:val="0"/>
          <w:marBottom w:val="0"/>
          <w:divBdr>
            <w:top w:val="none" w:sz="0" w:space="0" w:color="auto"/>
            <w:left w:val="none" w:sz="0" w:space="0" w:color="auto"/>
            <w:bottom w:val="none" w:sz="0" w:space="0" w:color="auto"/>
            <w:right w:val="none" w:sz="0" w:space="0" w:color="auto"/>
          </w:divBdr>
        </w:div>
        <w:div w:id="1074006688">
          <w:marLeft w:val="640"/>
          <w:marRight w:val="0"/>
          <w:marTop w:val="0"/>
          <w:marBottom w:val="0"/>
          <w:divBdr>
            <w:top w:val="none" w:sz="0" w:space="0" w:color="auto"/>
            <w:left w:val="none" w:sz="0" w:space="0" w:color="auto"/>
            <w:bottom w:val="none" w:sz="0" w:space="0" w:color="auto"/>
            <w:right w:val="none" w:sz="0" w:space="0" w:color="auto"/>
          </w:divBdr>
        </w:div>
        <w:div w:id="611595129">
          <w:marLeft w:val="640"/>
          <w:marRight w:val="0"/>
          <w:marTop w:val="0"/>
          <w:marBottom w:val="0"/>
          <w:divBdr>
            <w:top w:val="none" w:sz="0" w:space="0" w:color="auto"/>
            <w:left w:val="none" w:sz="0" w:space="0" w:color="auto"/>
            <w:bottom w:val="none" w:sz="0" w:space="0" w:color="auto"/>
            <w:right w:val="none" w:sz="0" w:space="0" w:color="auto"/>
          </w:divBdr>
        </w:div>
        <w:div w:id="1231699309">
          <w:marLeft w:val="640"/>
          <w:marRight w:val="0"/>
          <w:marTop w:val="0"/>
          <w:marBottom w:val="0"/>
          <w:divBdr>
            <w:top w:val="none" w:sz="0" w:space="0" w:color="auto"/>
            <w:left w:val="none" w:sz="0" w:space="0" w:color="auto"/>
            <w:bottom w:val="none" w:sz="0" w:space="0" w:color="auto"/>
            <w:right w:val="none" w:sz="0" w:space="0" w:color="auto"/>
          </w:divBdr>
        </w:div>
        <w:div w:id="630981323">
          <w:marLeft w:val="640"/>
          <w:marRight w:val="0"/>
          <w:marTop w:val="0"/>
          <w:marBottom w:val="0"/>
          <w:divBdr>
            <w:top w:val="none" w:sz="0" w:space="0" w:color="auto"/>
            <w:left w:val="none" w:sz="0" w:space="0" w:color="auto"/>
            <w:bottom w:val="none" w:sz="0" w:space="0" w:color="auto"/>
            <w:right w:val="none" w:sz="0" w:space="0" w:color="auto"/>
          </w:divBdr>
        </w:div>
        <w:div w:id="763571437">
          <w:marLeft w:val="640"/>
          <w:marRight w:val="0"/>
          <w:marTop w:val="0"/>
          <w:marBottom w:val="0"/>
          <w:divBdr>
            <w:top w:val="none" w:sz="0" w:space="0" w:color="auto"/>
            <w:left w:val="none" w:sz="0" w:space="0" w:color="auto"/>
            <w:bottom w:val="none" w:sz="0" w:space="0" w:color="auto"/>
            <w:right w:val="none" w:sz="0" w:space="0" w:color="auto"/>
          </w:divBdr>
        </w:div>
        <w:div w:id="88088887">
          <w:marLeft w:val="640"/>
          <w:marRight w:val="0"/>
          <w:marTop w:val="0"/>
          <w:marBottom w:val="0"/>
          <w:divBdr>
            <w:top w:val="none" w:sz="0" w:space="0" w:color="auto"/>
            <w:left w:val="none" w:sz="0" w:space="0" w:color="auto"/>
            <w:bottom w:val="none" w:sz="0" w:space="0" w:color="auto"/>
            <w:right w:val="none" w:sz="0" w:space="0" w:color="auto"/>
          </w:divBdr>
        </w:div>
        <w:div w:id="1569921663">
          <w:marLeft w:val="640"/>
          <w:marRight w:val="0"/>
          <w:marTop w:val="0"/>
          <w:marBottom w:val="0"/>
          <w:divBdr>
            <w:top w:val="none" w:sz="0" w:space="0" w:color="auto"/>
            <w:left w:val="none" w:sz="0" w:space="0" w:color="auto"/>
            <w:bottom w:val="none" w:sz="0" w:space="0" w:color="auto"/>
            <w:right w:val="none" w:sz="0" w:space="0" w:color="auto"/>
          </w:divBdr>
        </w:div>
        <w:div w:id="2084184804">
          <w:marLeft w:val="640"/>
          <w:marRight w:val="0"/>
          <w:marTop w:val="0"/>
          <w:marBottom w:val="0"/>
          <w:divBdr>
            <w:top w:val="none" w:sz="0" w:space="0" w:color="auto"/>
            <w:left w:val="none" w:sz="0" w:space="0" w:color="auto"/>
            <w:bottom w:val="none" w:sz="0" w:space="0" w:color="auto"/>
            <w:right w:val="none" w:sz="0" w:space="0" w:color="auto"/>
          </w:divBdr>
        </w:div>
        <w:div w:id="444081077">
          <w:marLeft w:val="640"/>
          <w:marRight w:val="0"/>
          <w:marTop w:val="0"/>
          <w:marBottom w:val="0"/>
          <w:divBdr>
            <w:top w:val="none" w:sz="0" w:space="0" w:color="auto"/>
            <w:left w:val="none" w:sz="0" w:space="0" w:color="auto"/>
            <w:bottom w:val="none" w:sz="0" w:space="0" w:color="auto"/>
            <w:right w:val="none" w:sz="0" w:space="0" w:color="auto"/>
          </w:divBdr>
        </w:div>
        <w:div w:id="1844129098">
          <w:marLeft w:val="640"/>
          <w:marRight w:val="0"/>
          <w:marTop w:val="0"/>
          <w:marBottom w:val="0"/>
          <w:divBdr>
            <w:top w:val="none" w:sz="0" w:space="0" w:color="auto"/>
            <w:left w:val="none" w:sz="0" w:space="0" w:color="auto"/>
            <w:bottom w:val="none" w:sz="0" w:space="0" w:color="auto"/>
            <w:right w:val="none" w:sz="0" w:space="0" w:color="auto"/>
          </w:divBdr>
        </w:div>
        <w:div w:id="32078859">
          <w:marLeft w:val="640"/>
          <w:marRight w:val="0"/>
          <w:marTop w:val="0"/>
          <w:marBottom w:val="0"/>
          <w:divBdr>
            <w:top w:val="none" w:sz="0" w:space="0" w:color="auto"/>
            <w:left w:val="none" w:sz="0" w:space="0" w:color="auto"/>
            <w:bottom w:val="none" w:sz="0" w:space="0" w:color="auto"/>
            <w:right w:val="none" w:sz="0" w:space="0" w:color="auto"/>
          </w:divBdr>
        </w:div>
        <w:div w:id="1306542318">
          <w:marLeft w:val="640"/>
          <w:marRight w:val="0"/>
          <w:marTop w:val="0"/>
          <w:marBottom w:val="0"/>
          <w:divBdr>
            <w:top w:val="none" w:sz="0" w:space="0" w:color="auto"/>
            <w:left w:val="none" w:sz="0" w:space="0" w:color="auto"/>
            <w:bottom w:val="none" w:sz="0" w:space="0" w:color="auto"/>
            <w:right w:val="none" w:sz="0" w:space="0" w:color="auto"/>
          </w:divBdr>
        </w:div>
        <w:div w:id="2113938161">
          <w:marLeft w:val="640"/>
          <w:marRight w:val="0"/>
          <w:marTop w:val="0"/>
          <w:marBottom w:val="0"/>
          <w:divBdr>
            <w:top w:val="none" w:sz="0" w:space="0" w:color="auto"/>
            <w:left w:val="none" w:sz="0" w:space="0" w:color="auto"/>
            <w:bottom w:val="none" w:sz="0" w:space="0" w:color="auto"/>
            <w:right w:val="none" w:sz="0" w:space="0" w:color="auto"/>
          </w:divBdr>
        </w:div>
        <w:div w:id="223495334">
          <w:marLeft w:val="640"/>
          <w:marRight w:val="0"/>
          <w:marTop w:val="0"/>
          <w:marBottom w:val="0"/>
          <w:divBdr>
            <w:top w:val="none" w:sz="0" w:space="0" w:color="auto"/>
            <w:left w:val="none" w:sz="0" w:space="0" w:color="auto"/>
            <w:bottom w:val="none" w:sz="0" w:space="0" w:color="auto"/>
            <w:right w:val="none" w:sz="0" w:space="0" w:color="auto"/>
          </w:divBdr>
        </w:div>
        <w:div w:id="899054273">
          <w:marLeft w:val="640"/>
          <w:marRight w:val="0"/>
          <w:marTop w:val="0"/>
          <w:marBottom w:val="0"/>
          <w:divBdr>
            <w:top w:val="none" w:sz="0" w:space="0" w:color="auto"/>
            <w:left w:val="none" w:sz="0" w:space="0" w:color="auto"/>
            <w:bottom w:val="none" w:sz="0" w:space="0" w:color="auto"/>
            <w:right w:val="none" w:sz="0" w:space="0" w:color="auto"/>
          </w:divBdr>
        </w:div>
        <w:div w:id="1831284041">
          <w:marLeft w:val="640"/>
          <w:marRight w:val="0"/>
          <w:marTop w:val="0"/>
          <w:marBottom w:val="0"/>
          <w:divBdr>
            <w:top w:val="none" w:sz="0" w:space="0" w:color="auto"/>
            <w:left w:val="none" w:sz="0" w:space="0" w:color="auto"/>
            <w:bottom w:val="none" w:sz="0" w:space="0" w:color="auto"/>
            <w:right w:val="none" w:sz="0" w:space="0" w:color="auto"/>
          </w:divBdr>
        </w:div>
        <w:div w:id="1338146115">
          <w:marLeft w:val="640"/>
          <w:marRight w:val="0"/>
          <w:marTop w:val="0"/>
          <w:marBottom w:val="0"/>
          <w:divBdr>
            <w:top w:val="none" w:sz="0" w:space="0" w:color="auto"/>
            <w:left w:val="none" w:sz="0" w:space="0" w:color="auto"/>
            <w:bottom w:val="none" w:sz="0" w:space="0" w:color="auto"/>
            <w:right w:val="none" w:sz="0" w:space="0" w:color="auto"/>
          </w:divBdr>
        </w:div>
        <w:div w:id="674576131">
          <w:marLeft w:val="640"/>
          <w:marRight w:val="0"/>
          <w:marTop w:val="0"/>
          <w:marBottom w:val="0"/>
          <w:divBdr>
            <w:top w:val="none" w:sz="0" w:space="0" w:color="auto"/>
            <w:left w:val="none" w:sz="0" w:space="0" w:color="auto"/>
            <w:bottom w:val="none" w:sz="0" w:space="0" w:color="auto"/>
            <w:right w:val="none" w:sz="0" w:space="0" w:color="auto"/>
          </w:divBdr>
        </w:div>
        <w:div w:id="120271820">
          <w:marLeft w:val="640"/>
          <w:marRight w:val="0"/>
          <w:marTop w:val="0"/>
          <w:marBottom w:val="0"/>
          <w:divBdr>
            <w:top w:val="none" w:sz="0" w:space="0" w:color="auto"/>
            <w:left w:val="none" w:sz="0" w:space="0" w:color="auto"/>
            <w:bottom w:val="none" w:sz="0" w:space="0" w:color="auto"/>
            <w:right w:val="none" w:sz="0" w:space="0" w:color="auto"/>
          </w:divBdr>
        </w:div>
        <w:div w:id="939525925">
          <w:marLeft w:val="640"/>
          <w:marRight w:val="0"/>
          <w:marTop w:val="0"/>
          <w:marBottom w:val="0"/>
          <w:divBdr>
            <w:top w:val="none" w:sz="0" w:space="0" w:color="auto"/>
            <w:left w:val="none" w:sz="0" w:space="0" w:color="auto"/>
            <w:bottom w:val="none" w:sz="0" w:space="0" w:color="auto"/>
            <w:right w:val="none" w:sz="0" w:space="0" w:color="auto"/>
          </w:divBdr>
        </w:div>
        <w:div w:id="785545183">
          <w:marLeft w:val="640"/>
          <w:marRight w:val="0"/>
          <w:marTop w:val="0"/>
          <w:marBottom w:val="0"/>
          <w:divBdr>
            <w:top w:val="none" w:sz="0" w:space="0" w:color="auto"/>
            <w:left w:val="none" w:sz="0" w:space="0" w:color="auto"/>
            <w:bottom w:val="none" w:sz="0" w:space="0" w:color="auto"/>
            <w:right w:val="none" w:sz="0" w:space="0" w:color="auto"/>
          </w:divBdr>
        </w:div>
        <w:div w:id="1558200552">
          <w:marLeft w:val="640"/>
          <w:marRight w:val="0"/>
          <w:marTop w:val="0"/>
          <w:marBottom w:val="0"/>
          <w:divBdr>
            <w:top w:val="none" w:sz="0" w:space="0" w:color="auto"/>
            <w:left w:val="none" w:sz="0" w:space="0" w:color="auto"/>
            <w:bottom w:val="none" w:sz="0" w:space="0" w:color="auto"/>
            <w:right w:val="none" w:sz="0" w:space="0" w:color="auto"/>
          </w:divBdr>
        </w:div>
        <w:div w:id="577130682">
          <w:marLeft w:val="640"/>
          <w:marRight w:val="0"/>
          <w:marTop w:val="0"/>
          <w:marBottom w:val="0"/>
          <w:divBdr>
            <w:top w:val="none" w:sz="0" w:space="0" w:color="auto"/>
            <w:left w:val="none" w:sz="0" w:space="0" w:color="auto"/>
            <w:bottom w:val="none" w:sz="0" w:space="0" w:color="auto"/>
            <w:right w:val="none" w:sz="0" w:space="0" w:color="auto"/>
          </w:divBdr>
        </w:div>
        <w:div w:id="174157496">
          <w:marLeft w:val="640"/>
          <w:marRight w:val="0"/>
          <w:marTop w:val="0"/>
          <w:marBottom w:val="0"/>
          <w:divBdr>
            <w:top w:val="none" w:sz="0" w:space="0" w:color="auto"/>
            <w:left w:val="none" w:sz="0" w:space="0" w:color="auto"/>
            <w:bottom w:val="none" w:sz="0" w:space="0" w:color="auto"/>
            <w:right w:val="none" w:sz="0" w:space="0" w:color="auto"/>
          </w:divBdr>
        </w:div>
        <w:div w:id="1040134116">
          <w:marLeft w:val="640"/>
          <w:marRight w:val="0"/>
          <w:marTop w:val="0"/>
          <w:marBottom w:val="0"/>
          <w:divBdr>
            <w:top w:val="none" w:sz="0" w:space="0" w:color="auto"/>
            <w:left w:val="none" w:sz="0" w:space="0" w:color="auto"/>
            <w:bottom w:val="none" w:sz="0" w:space="0" w:color="auto"/>
            <w:right w:val="none" w:sz="0" w:space="0" w:color="auto"/>
          </w:divBdr>
        </w:div>
        <w:div w:id="1326401274">
          <w:marLeft w:val="640"/>
          <w:marRight w:val="0"/>
          <w:marTop w:val="0"/>
          <w:marBottom w:val="0"/>
          <w:divBdr>
            <w:top w:val="none" w:sz="0" w:space="0" w:color="auto"/>
            <w:left w:val="none" w:sz="0" w:space="0" w:color="auto"/>
            <w:bottom w:val="none" w:sz="0" w:space="0" w:color="auto"/>
            <w:right w:val="none" w:sz="0" w:space="0" w:color="auto"/>
          </w:divBdr>
        </w:div>
        <w:div w:id="193546708">
          <w:marLeft w:val="640"/>
          <w:marRight w:val="0"/>
          <w:marTop w:val="0"/>
          <w:marBottom w:val="0"/>
          <w:divBdr>
            <w:top w:val="none" w:sz="0" w:space="0" w:color="auto"/>
            <w:left w:val="none" w:sz="0" w:space="0" w:color="auto"/>
            <w:bottom w:val="none" w:sz="0" w:space="0" w:color="auto"/>
            <w:right w:val="none" w:sz="0" w:space="0" w:color="auto"/>
          </w:divBdr>
        </w:div>
        <w:div w:id="1609237369">
          <w:marLeft w:val="640"/>
          <w:marRight w:val="0"/>
          <w:marTop w:val="0"/>
          <w:marBottom w:val="0"/>
          <w:divBdr>
            <w:top w:val="none" w:sz="0" w:space="0" w:color="auto"/>
            <w:left w:val="none" w:sz="0" w:space="0" w:color="auto"/>
            <w:bottom w:val="none" w:sz="0" w:space="0" w:color="auto"/>
            <w:right w:val="none" w:sz="0" w:space="0" w:color="auto"/>
          </w:divBdr>
        </w:div>
        <w:div w:id="783773363">
          <w:marLeft w:val="640"/>
          <w:marRight w:val="0"/>
          <w:marTop w:val="0"/>
          <w:marBottom w:val="0"/>
          <w:divBdr>
            <w:top w:val="none" w:sz="0" w:space="0" w:color="auto"/>
            <w:left w:val="none" w:sz="0" w:space="0" w:color="auto"/>
            <w:bottom w:val="none" w:sz="0" w:space="0" w:color="auto"/>
            <w:right w:val="none" w:sz="0" w:space="0" w:color="auto"/>
          </w:divBdr>
        </w:div>
        <w:div w:id="80491978">
          <w:marLeft w:val="640"/>
          <w:marRight w:val="0"/>
          <w:marTop w:val="0"/>
          <w:marBottom w:val="0"/>
          <w:divBdr>
            <w:top w:val="none" w:sz="0" w:space="0" w:color="auto"/>
            <w:left w:val="none" w:sz="0" w:space="0" w:color="auto"/>
            <w:bottom w:val="none" w:sz="0" w:space="0" w:color="auto"/>
            <w:right w:val="none" w:sz="0" w:space="0" w:color="auto"/>
          </w:divBdr>
        </w:div>
        <w:div w:id="479542215">
          <w:marLeft w:val="640"/>
          <w:marRight w:val="0"/>
          <w:marTop w:val="0"/>
          <w:marBottom w:val="0"/>
          <w:divBdr>
            <w:top w:val="none" w:sz="0" w:space="0" w:color="auto"/>
            <w:left w:val="none" w:sz="0" w:space="0" w:color="auto"/>
            <w:bottom w:val="none" w:sz="0" w:space="0" w:color="auto"/>
            <w:right w:val="none" w:sz="0" w:space="0" w:color="auto"/>
          </w:divBdr>
        </w:div>
        <w:div w:id="1843618904">
          <w:marLeft w:val="640"/>
          <w:marRight w:val="0"/>
          <w:marTop w:val="0"/>
          <w:marBottom w:val="0"/>
          <w:divBdr>
            <w:top w:val="none" w:sz="0" w:space="0" w:color="auto"/>
            <w:left w:val="none" w:sz="0" w:space="0" w:color="auto"/>
            <w:bottom w:val="none" w:sz="0" w:space="0" w:color="auto"/>
            <w:right w:val="none" w:sz="0" w:space="0" w:color="auto"/>
          </w:divBdr>
        </w:div>
        <w:div w:id="887910001">
          <w:marLeft w:val="640"/>
          <w:marRight w:val="0"/>
          <w:marTop w:val="0"/>
          <w:marBottom w:val="0"/>
          <w:divBdr>
            <w:top w:val="none" w:sz="0" w:space="0" w:color="auto"/>
            <w:left w:val="none" w:sz="0" w:space="0" w:color="auto"/>
            <w:bottom w:val="none" w:sz="0" w:space="0" w:color="auto"/>
            <w:right w:val="none" w:sz="0" w:space="0" w:color="auto"/>
          </w:divBdr>
        </w:div>
        <w:div w:id="106433177">
          <w:marLeft w:val="640"/>
          <w:marRight w:val="0"/>
          <w:marTop w:val="0"/>
          <w:marBottom w:val="0"/>
          <w:divBdr>
            <w:top w:val="none" w:sz="0" w:space="0" w:color="auto"/>
            <w:left w:val="none" w:sz="0" w:space="0" w:color="auto"/>
            <w:bottom w:val="none" w:sz="0" w:space="0" w:color="auto"/>
            <w:right w:val="none" w:sz="0" w:space="0" w:color="auto"/>
          </w:divBdr>
        </w:div>
        <w:div w:id="349573621">
          <w:marLeft w:val="640"/>
          <w:marRight w:val="0"/>
          <w:marTop w:val="0"/>
          <w:marBottom w:val="0"/>
          <w:divBdr>
            <w:top w:val="none" w:sz="0" w:space="0" w:color="auto"/>
            <w:left w:val="none" w:sz="0" w:space="0" w:color="auto"/>
            <w:bottom w:val="none" w:sz="0" w:space="0" w:color="auto"/>
            <w:right w:val="none" w:sz="0" w:space="0" w:color="auto"/>
          </w:divBdr>
        </w:div>
        <w:div w:id="16085447">
          <w:marLeft w:val="640"/>
          <w:marRight w:val="0"/>
          <w:marTop w:val="0"/>
          <w:marBottom w:val="0"/>
          <w:divBdr>
            <w:top w:val="none" w:sz="0" w:space="0" w:color="auto"/>
            <w:left w:val="none" w:sz="0" w:space="0" w:color="auto"/>
            <w:bottom w:val="none" w:sz="0" w:space="0" w:color="auto"/>
            <w:right w:val="none" w:sz="0" w:space="0" w:color="auto"/>
          </w:divBdr>
        </w:div>
        <w:div w:id="66609362">
          <w:marLeft w:val="640"/>
          <w:marRight w:val="0"/>
          <w:marTop w:val="0"/>
          <w:marBottom w:val="0"/>
          <w:divBdr>
            <w:top w:val="none" w:sz="0" w:space="0" w:color="auto"/>
            <w:left w:val="none" w:sz="0" w:space="0" w:color="auto"/>
            <w:bottom w:val="none" w:sz="0" w:space="0" w:color="auto"/>
            <w:right w:val="none" w:sz="0" w:space="0" w:color="auto"/>
          </w:divBdr>
        </w:div>
        <w:div w:id="1915846477">
          <w:marLeft w:val="640"/>
          <w:marRight w:val="0"/>
          <w:marTop w:val="0"/>
          <w:marBottom w:val="0"/>
          <w:divBdr>
            <w:top w:val="none" w:sz="0" w:space="0" w:color="auto"/>
            <w:left w:val="none" w:sz="0" w:space="0" w:color="auto"/>
            <w:bottom w:val="none" w:sz="0" w:space="0" w:color="auto"/>
            <w:right w:val="none" w:sz="0" w:space="0" w:color="auto"/>
          </w:divBdr>
        </w:div>
        <w:div w:id="1453210700">
          <w:marLeft w:val="640"/>
          <w:marRight w:val="0"/>
          <w:marTop w:val="0"/>
          <w:marBottom w:val="0"/>
          <w:divBdr>
            <w:top w:val="none" w:sz="0" w:space="0" w:color="auto"/>
            <w:left w:val="none" w:sz="0" w:space="0" w:color="auto"/>
            <w:bottom w:val="none" w:sz="0" w:space="0" w:color="auto"/>
            <w:right w:val="none" w:sz="0" w:space="0" w:color="auto"/>
          </w:divBdr>
        </w:div>
        <w:div w:id="1491944019">
          <w:marLeft w:val="640"/>
          <w:marRight w:val="0"/>
          <w:marTop w:val="0"/>
          <w:marBottom w:val="0"/>
          <w:divBdr>
            <w:top w:val="none" w:sz="0" w:space="0" w:color="auto"/>
            <w:left w:val="none" w:sz="0" w:space="0" w:color="auto"/>
            <w:bottom w:val="none" w:sz="0" w:space="0" w:color="auto"/>
            <w:right w:val="none" w:sz="0" w:space="0" w:color="auto"/>
          </w:divBdr>
        </w:div>
        <w:div w:id="61805101">
          <w:marLeft w:val="640"/>
          <w:marRight w:val="0"/>
          <w:marTop w:val="0"/>
          <w:marBottom w:val="0"/>
          <w:divBdr>
            <w:top w:val="none" w:sz="0" w:space="0" w:color="auto"/>
            <w:left w:val="none" w:sz="0" w:space="0" w:color="auto"/>
            <w:bottom w:val="none" w:sz="0" w:space="0" w:color="auto"/>
            <w:right w:val="none" w:sz="0" w:space="0" w:color="auto"/>
          </w:divBdr>
        </w:div>
        <w:div w:id="1452431973">
          <w:marLeft w:val="640"/>
          <w:marRight w:val="0"/>
          <w:marTop w:val="0"/>
          <w:marBottom w:val="0"/>
          <w:divBdr>
            <w:top w:val="none" w:sz="0" w:space="0" w:color="auto"/>
            <w:left w:val="none" w:sz="0" w:space="0" w:color="auto"/>
            <w:bottom w:val="none" w:sz="0" w:space="0" w:color="auto"/>
            <w:right w:val="none" w:sz="0" w:space="0" w:color="auto"/>
          </w:divBdr>
        </w:div>
        <w:div w:id="18817316">
          <w:marLeft w:val="640"/>
          <w:marRight w:val="0"/>
          <w:marTop w:val="0"/>
          <w:marBottom w:val="0"/>
          <w:divBdr>
            <w:top w:val="none" w:sz="0" w:space="0" w:color="auto"/>
            <w:left w:val="none" w:sz="0" w:space="0" w:color="auto"/>
            <w:bottom w:val="none" w:sz="0" w:space="0" w:color="auto"/>
            <w:right w:val="none" w:sz="0" w:space="0" w:color="auto"/>
          </w:divBdr>
        </w:div>
        <w:div w:id="1689019651">
          <w:marLeft w:val="640"/>
          <w:marRight w:val="0"/>
          <w:marTop w:val="0"/>
          <w:marBottom w:val="0"/>
          <w:divBdr>
            <w:top w:val="none" w:sz="0" w:space="0" w:color="auto"/>
            <w:left w:val="none" w:sz="0" w:space="0" w:color="auto"/>
            <w:bottom w:val="none" w:sz="0" w:space="0" w:color="auto"/>
            <w:right w:val="none" w:sz="0" w:space="0" w:color="auto"/>
          </w:divBdr>
        </w:div>
        <w:div w:id="1447652249">
          <w:marLeft w:val="640"/>
          <w:marRight w:val="0"/>
          <w:marTop w:val="0"/>
          <w:marBottom w:val="0"/>
          <w:divBdr>
            <w:top w:val="none" w:sz="0" w:space="0" w:color="auto"/>
            <w:left w:val="none" w:sz="0" w:space="0" w:color="auto"/>
            <w:bottom w:val="none" w:sz="0" w:space="0" w:color="auto"/>
            <w:right w:val="none" w:sz="0" w:space="0" w:color="auto"/>
          </w:divBdr>
        </w:div>
        <w:div w:id="2018344681">
          <w:marLeft w:val="640"/>
          <w:marRight w:val="0"/>
          <w:marTop w:val="0"/>
          <w:marBottom w:val="0"/>
          <w:divBdr>
            <w:top w:val="none" w:sz="0" w:space="0" w:color="auto"/>
            <w:left w:val="none" w:sz="0" w:space="0" w:color="auto"/>
            <w:bottom w:val="none" w:sz="0" w:space="0" w:color="auto"/>
            <w:right w:val="none" w:sz="0" w:space="0" w:color="auto"/>
          </w:divBdr>
        </w:div>
        <w:div w:id="1560896135">
          <w:marLeft w:val="640"/>
          <w:marRight w:val="0"/>
          <w:marTop w:val="0"/>
          <w:marBottom w:val="0"/>
          <w:divBdr>
            <w:top w:val="none" w:sz="0" w:space="0" w:color="auto"/>
            <w:left w:val="none" w:sz="0" w:space="0" w:color="auto"/>
            <w:bottom w:val="none" w:sz="0" w:space="0" w:color="auto"/>
            <w:right w:val="none" w:sz="0" w:space="0" w:color="auto"/>
          </w:divBdr>
        </w:div>
        <w:div w:id="2038849909">
          <w:marLeft w:val="640"/>
          <w:marRight w:val="0"/>
          <w:marTop w:val="0"/>
          <w:marBottom w:val="0"/>
          <w:divBdr>
            <w:top w:val="none" w:sz="0" w:space="0" w:color="auto"/>
            <w:left w:val="none" w:sz="0" w:space="0" w:color="auto"/>
            <w:bottom w:val="none" w:sz="0" w:space="0" w:color="auto"/>
            <w:right w:val="none" w:sz="0" w:space="0" w:color="auto"/>
          </w:divBdr>
        </w:div>
        <w:div w:id="1911386008">
          <w:marLeft w:val="640"/>
          <w:marRight w:val="0"/>
          <w:marTop w:val="0"/>
          <w:marBottom w:val="0"/>
          <w:divBdr>
            <w:top w:val="none" w:sz="0" w:space="0" w:color="auto"/>
            <w:left w:val="none" w:sz="0" w:space="0" w:color="auto"/>
            <w:bottom w:val="none" w:sz="0" w:space="0" w:color="auto"/>
            <w:right w:val="none" w:sz="0" w:space="0" w:color="auto"/>
          </w:divBdr>
        </w:div>
        <w:div w:id="1426001970">
          <w:marLeft w:val="640"/>
          <w:marRight w:val="0"/>
          <w:marTop w:val="0"/>
          <w:marBottom w:val="0"/>
          <w:divBdr>
            <w:top w:val="none" w:sz="0" w:space="0" w:color="auto"/>
            <w:left w:val="none" w:sz="0" w:space="0" w:color="auto"/>
            <w:bottom w:val="none" w:sz="0" w:space="0" w:color="auto"/>
            <w:right w:val="none" w:sz="0" w:space="0" w:color="auto"/>
          </w:divBdr>
        </w:div>
        <w:div w:id="1730961675">
          <w:marLeft w:val="640"/>
          <w:marRight w:val="0"/>
          <w:marTop w:val="0"/>
          <w:marBottom w:val="0"/>
          <w:divBdr>
            <w:top w:val="none" w:sz="0" w:space="0" w:color="auto"/>
            <w:left w:val="none" w:sz="0" w:space="0" w:color="auto"/>
            <w:bottom w:val="none" w:sz="0" w:space="0" w:color="auto"/>
            <w:right w:val="none" w:sz="0" w:space="0" w:color="auto"/>
          </w:divBdr>
        </w:div>
        <w:div w:id="2062290702">
          <w:marLeft w:val="640"/>
          <w:marRight w:val="0"/>
          <w:marTop w:val="0"/>
          <w:marBottom w:val="0"/>
          <w:divBdr>
            <w:top w:val="none" w:sz="0" w:space="0" w:color="auto"/>
            <w:left w:val="none" w:sz="0" w:space="0" w:color="auto"/>
            <w:bottom w:val="none" w:sz="0" w:space="0" w:color="auto"/>
            <w:right w:val="none" w:sz="0" w:space="0" w:color="auto"/>
          </w:divBdr>
        </w:div>
        <w:div w:id="471674498">
          <w:marLeft w:val="640"/>
          <w:marRight w:val="0"/>
          <w:marTop w:val="0"/>
          <w:marBottom w:val="0"/>
          <w:divBdr>
            <w:top w:val="none" w:sz="0" w:space="0" w:color="auto"/>
            <w:left w:val="none" w:sz="0" w:space="0" w:color="auto"/>
            <w:bottom w:val="none" w:sz="0" w:space="0" w:color="auto"/>
            <w:right w:val="none" w:sz="0" w:space="0" w:color="auto"/>
          </w:divBdr>
        </w:div>
        <w:div w:id="1086809365">
          <w:marLeft w:val="640"/>
          <w:marRight w:val="0"/>
          <w:marTop w:val="0"/>
          <w:marBottom w:val="0"/>
          <w:divBdr>
            <w:top w:val="none" w:sz="0" w:space="0" w:color="auto"/>
            <w:left w:val="none" w:sz="0" w:space="0" w:color="auto"/>
            <w:bottom w:val="none" w:sz="0" w:space="0" w:color="auto"/>
            <w:right w:val="none" w:sz="0" w:space="0" w:color="auto"/>
          </w:divBdr>
        </w:div>
        <w:div w:id="2026441048">
          <w:marLeft w:val="640"/>
          <w:marRight w:val="0"/>
          <w:marTop w:val="0"/>
          <w:marBottom w:val="0"/>
          <w:divBdr>
            <w:top w:val="none" w:sz="0" w:space="0" w:color="auto"/>
            <w:left w:val="none" w:sz="0" w:space="0" w:color="auto"/>
            <w:bottom w:val="none" w:sz="0" w:space="0" w:color="auto"/>
            <w:right w:val="none" w:sz="0" w:space="0" w:color="auto"/>
          </w:divBdr>
        </w:div>
        <w:div w:id="294875001">
          <w:marLeft w:val="640"/>
          <w:marRight w:val="0"/>
          <w:marTop w:val="0"/>
          <w:marBottom w:val="0"/>
          <w:divBdr>
            <w:top w:val="none" w:sz="0" w:space="0" w:color="auto"/>
            <w:left w:val="none" w:sz="0" w:space="0" w:color="auto"/>
            <w:bottom w:val="none" w:sz="0" w:space="0" w:color="auto"/>
            <w:right w:val="none" w:sz="0" w:space="0" w:color="auto"/>
          </w:divBdr>
        </w:div>
        <w:div w:id="414058345">
          <w:marLeft w:val="640"/>
          <w:marRight w:val="0"/>
          <w:marTop w:val="0"/>
          <w:marBottom w:val="0"/>
          <w:divBdr>
            <w:top w:val="none" w:sz="0" w:space="0" w:color="auto"/>
            <w:left w:val="none" w:sz="0" w:space="0" w:color="auto"/>
            <w:bottom w:val="none" w:sz="0" w:space="0" w:color="auto"/>
            <w:right w:val="none" w:sz="0" w:space="0" w:color="auto"/>
          </w:divBdr>
        </w:div>
        <w:div w:id="1108240424">
          <w:marLeft w:val="640"/>
          <w:marRight w:val="0"/>
          <w:marTop w:val="0"/>
          <w:marBottom w:val="0"/>
          <w:divBdr>
            <w:top w:val="none" w:sz="0" w:space="0" w:color="auto"/>
            <w:left w:val="none" w:sz="0" w:space="0" w:color="auto"/>
            <w:bottom w:val="none" w:sz="0" w:space="0" w:color="auto"/>
            <w:right w:val="none" w:sz="0" w:space="0" w:color="auto"/>
          </w:divBdr>
        </w:div>
        <w:div w:id="1873229994">
          <w:marLeft w:val="640"/>
          <w:marRight w:val="0"/>
          <w:marTop w:val="0"/>
          <w:marBottom w:val="0"/>
          <w:divBdr>
            <w:top w:val="none" w:sz="0" w:space="0" w:color="auto"/>
            <w:left w:val="none" w:sz="0" w:space="0" w:color="auto"/>
            <w:bottom w:val="none" w:sz="0" w:space="0" w:color="auto"/>
            <w:right w:val="none" w:sz="0" w:space="0" w:color="auto"/>
          </w:divBdr>
        </w:div>
        <w:div w:id="1919318575">
          <w:marLeft w:val="640"/>
          <w:marRight w:val="0"/>
          <w:marTop w:val="0"/>
          <w:marBottom w:val="0"/>
          <w:divBdr>
            <w:top w:val="none" w:sz="0" w:space="0" w:color="auto"/>
            <w:left w:val="none" w:sz="0" w:space="0" w:color="auto"/>
            <w:bottom w:val="none" w:sz="0" w:space="0" w:color="auto"/>
            <w:right w:val="none" w:sz="0" w:space="0" w:color="auto"/>
          </w:divBdr>
        </w:div>
        <w:div w:id="2002733031">
          <w:marLeft w:val="640"/>
          <w:marRight w:val="0"/>
          <w:marTop w:val="0"/>
          <w:marBottom w:val="0"/>
          <w:divBdr>
            <w:top w:val="none" w:sz="0" w:space="0" w:color="auto"/>
            <w:left w:val="none" w:sz="0" w:space="0" w:color="auto"/>
            <w:bottom w:val="none" w:sz="0" w:space="0" w:color="auto"/>
            <w:right w:val="none" w:sz="0" w:space="0" w:color="auto"/>
          </w:divBdr>
        </w:div>
        <w:div w:id="279193585">
          <w:marLeft w:val="640"/>
          <w:marRight w:val="0"/>
          <w:marTop w:val="0"/>
          <w:marBottom w:val="0"/>
          <w:divBdr>
            <w:top w:val="none" w:sz="0" w:space="0" w:color="auto"/>
            <w:left w:val="none" w:sz="0" w:space="0" w:color="auto"/>
            <w:bottom w:val="none" w:sz="0" w:space="0" w:color="auto"/>
            <w:right w:val="none" w:sz="0" w:space="0" w:color="auto"/>
          </w:divBdr>
        </w:div>
        <w:div w:id="1429958799">
          <w:marLeft w:val="640"/>
          <w:marRight w:val="0"/>
          <w:marTop w:val="0"/>
          <w:marBottom w:val="0"/>
          <w:divBdr>
            <w:top w:val="none" w:sz="0" w:space="0" w:color="auto"/>
            <w:left w:val="none" w:sz="0" w:space="0" w:color="auto"/>
            <w:bottom w:val="none" w:sz="0" w:space="0" w:color="auto"/>
            <w:right w:val="none" w:sz="0" w:space="0" w:color="auto"/>
          </w:divBdr>
        </w:div>
        <w:div w:id="950824955">
          <w:marLeft w:val="640"/>
          <w:marRight w:val="0"/>
          <w:marTop w:val="0"/>
          <w:marBottom w:val="0"/>
          <w:divBdr>
            <w:top w:val="none" w:sz="0" w:space="0" w:color="auto"/>
            <w:left w:val="none" w:sz="0" w:space="0" w:color="auto"/>
            <w:bottom w:val="none" w:sz="0" w:space="0" w:color="auto"/>
            <w:right w:val="none" w:sz="0" w:space="0" w:color="auto"/>
          </w:divBdr>
        </w:div>
        <w:div w:id="604963966">
          <w:marLeft w:val="640"/>
          <w:marRight w:val="0"/>
          <w:marTop w:val="0"/>
          <w:marBottom w:val="0"/>
          <w:divBdr>
            <w:top w:val="none" w:sz="0" w:space="0" w:color="auto"/>
            <w:left w:val="none" w:sz="0" w:space="0" w:color="auto"/>
            <w:bottom w:val="none" w:sz="0" w:space="0" w:color="auto"/>
            <w:right w:val="none" w:sz="0" w:space="0" w:color="auto"/>
          </w:divBdr>
        </w:div>
        <w:div w:id="1602452131">
          <w:marLeft w:val="640"/>
          <w:marRight w:val="0"/>
          <w:marTop w:val="0"/>
          <w:marBottom w:val="0"/>
          <w:divBdr>
            <w:top w:val="none" w:sz="0" w:space="0" w:color="auto"/>
            <w:left w:val="none" w:sz="0" w:space="0" w:color="auto"/>
            <w:bottom w:val="none" w:sz="0" w:space="0" w:color="auto"/>
            <w:right w:val="none" w:sz="0" w:space="0" w:color="auto"/>
          </w:divBdr>
        </w:div>
        <w:div w:id="1961522369">
          <w:marLeft w:val="640"/>
          <w:marRight w:val="0"/>
          <w:marTop w:val="0"/>
          <w:marBottom w:val="0"/>
          <w:divBdr>
            <w:top w:val="none" w:sz="0" w:space="0" w:color="auto"/>
            <w:left w:val="none" w:sz="0" w:space="0" w:color="auto"/>
            <w:bottom w:val="none" w:sz="0" w:space="0" w:color="auto"/>
            <w:right w:val="none" w:sz="0" w:space="0" w:color="auto"/>
          </w:divBdr>
        </w:div>
        <w:div w:id="786504166">
          <w:marLeft w:val="640"/>
          <w:marRight w:val="0"/>
          <w:marTop w:val="0"/>
          <w:marBottom w:val="0"/>
          <w:divBdr>
            <w:top w:val="none" w:sz="0" w:space="0" w:color="auto"/>
            <w:left w:val="none" w:sz="0" w:space="0" w:color="auto"/>
            <w:bottom w:val="none" w:sz="0" w:space="0" w:color="auto"/>
            <w:right w:val="none" w:sz="0" w:space="0" w:color="auto"/>
          </w:divBdr>
        </w:div>
        <w:div w:id="614140784">
          <w:marLeft w:val="640"/>
          <w:marRight w:val="0"/>
          <w:marTop w:val="0"/>
          <w:marBottom w:val="0"/>
          <w:divBdr>
            <w:top w:val="none" w:sz="0" w:space="0" w:color="auto"/>
            <w:left w:val="none" w:sz="0" w:space="0" w:color="auto"/>
            <w:bottom w:val="none" w:sz="0" w:space="0" w:color="auto"/>
            <w:right w:val="none" w:sz="0" w:space="0" w:color="auto"/>
          </w:divBdr>
        </w:div>
        <w:div w:id="1186137093">
          <w:marLeft w:val="640"/>
          <w:marRight w:val="0"/>
          <w:marTop w:val="0"/>
          <w:marBottom w:val="0"/>
          <w:divBdr>
            <w:top w:val="none" w:sz="0" w:space="0" w:color="auto"/>
            <w:left w:val="none" w:sz="0" w:space="0" w:color="auto"/>
            <w:bottom w:val="none" w:sz="0" w:space="0" w:color="auto"/>
            <w:right w:val="none" w:sz="0" w:space="0" w:color="auto"/>
          </w:divBdr>
        </w:div>
        <w:div w:id="927541250">
          <w:marLeft w:val="640"/>
          <w:marRight w:val="0"/>
          <w:marTop w:val="0"/>
          <w:marBottom w:val="0"/>
          <w:divBdr>
            <w:top w:val="none" w:sz="0" w:space="0" w:color="auto"/>
            <w:left w:val="none" w:sz="0" w:space="0" w:color="auto"/>
            <w:bottom w:val="none" w:sz="0" w:space="0" w:color="auto"/>
            <w:right w:val="none" w:sz="0" w:space="0" w:color="auto"/>
          </w:divBdr>
        </w:div>
        <w:div w:id="1918513361">
          <w:marLeft w:val="640"/>
          <w:marRight w:val="0"/>
          <w:marTop w:val="0"/>
          <w:marBottom w:val="0"/>
          <w:divBdr>
            <w:top w:val="none" w:sz="0" w:space="0" w:color="auto"/>
            <w:left w:val="none" w:sz="0" w:space="0" w:color="auto"/>
            <w:bottom w:val="none" w:sz="0" w:space="0" w:color="auto"/>
            <w:right w:val="none" w:sz="0" w:space="0" w:color="auto"/>
          </w:divBdr>
        </w:div>
        <w:div w:id="1520703794">
          <w:marLeft w:val="640"/>
          <w:marRight w:val="0"/>
          <w:marTop w:val="0"/>
          <w:marBottom w:val="0"/>
          <w:divBdr>
            <w:top w:val="none" w:sz="0" w:space="0" w:color="auto"/>
            <w:left w:val="none" w:sz="0" w:space="0" w:color="auto"/>
            <w:bottom w:val="none" w:sz="0" w:space="0" w:color="auto"/>
            <w:right w:val="none" w:sz="0" w:space="0" w:color="auto"/>
          </w:divBdr>
        </w:div>
        <w:div w:id="590703949">
          <w:marLeft w:val="640"/>
          <w:marRight w:val="0"/>
          <w:marTop w:val="0"/>
          <w:marBottom w:val="0"/>
          <w:divBdr>
            <w:top w:val="none" w:sz="0" w:space="0" w:color="auto"/>
            <w:left w:val="none" w:sz="0" w:space="0" w:color="auto"/>
            <w:bottom w:val="none" w:sz="0" w:space="0" w:color="auto"/>
            <w:right w:val="none" w:sz="0" w:space="0" w:color="auto"/>
          </w:divBdr>
        </w:div>
        <w:div w:id="1573538638">
          <w:marLeft w:val="640"/>
          <w:marRight w:val="0"/>
          <w:marTop w:val="0"/>
          <w:marBottom w:val="0"/>
          <w:divBdr>
            <w:top w:val="none" w:sz="0" w:space="0" w:color="auto"/>
            <w:left w:val="none" w:sz="0" w:space="0" w:color="auto"/>
            <w:bottom w:val="none" w:sz="0" w:space="0" w:color="auto"/>
            <w:right w:val="none" w:sz="0" w:space="0" w:color="auto"/>
          </w:divBdr>
        </w:div>
        <w:div w:id="364329889">
          <w:marLeft w:val="640"/>
          <w:marRight w:val="0"/>
          <w:marTop w:val="0"/>
          <w:marBottom w:val="0"/>
          <w:divBdr>
            <w:top w:val="none" w:sz="0" w:space="0" w:color="auto"/>
            <w:left w:val="none" w:sz="0" w:space="0" w:color="auto"/>
            <w:bottom w:val="none" w:sz="0" w:space="0" w:color="auto"/>
            <w:right w:val="none" w:sz="0" w:space="0" w:color="auto"/>
          </w:divBdr>
        </w:div>
        <w:div w:id="386951478">
          <w:marLeft w:val="640"/>
          <w:marRight w:val="0"/>
          <w:marTop w:val="0"/>
          <w:marBottom w:val="0"/>
          <w:divBdr>
            <w:top w:val="none" w:sz="0" w:space="0" w:color="auto"/>
            <w:left w:val="none" w:sz="0" w:space="0" w:color="auto"/>
            <w:bottom w:val="none" w:sz="0" w:space="0" w:color="auto"/>
            <w:right w:val="none" w:sz="0" w:space="0" w:color="auto"/>
          </w:divBdr>
        </w:div>
        <w:div w:id="1921214220">
          <w:marLeft w:val="640"/>
          <w:marRight w:val="0"/>
          <w:marTop w:val="0"/>
          <w:marBottom w:val="0"/>
          <w:divBdr>
            <w:top w:val="none" w:sz="0" w:space="0" w:color="auto"/>
            <w:left w:val="none" w:sz="0" w:space="0" w:color="auto"/>
            <w:bottom w:val="none" w:sz="0" w:space="0" w:color="auto"/>
            <w:right w:val="none" w:sz="0" w:space="0" w:color="auto"/>
          </w:divBdr>
        </w:div>
        <w:div w:id="1575823062">
          <w:marLeft w:val="640"/>
          <w:marRight w:val="0"/>
          <w:marTop w:val="0"/>
          <w:marBottom w:val="0"/>
          <w:divBdr>
            <w:top w:val="none" w:sz="0" w:space="0" w:color="auto"/>
            <w:left w:val="none" w:sz="0" w:space="0" w:color="auto"/>
            <w:bottom w:val="none" w:sz="0" w:space="0" w:color="auto"/>
            <w:right w:val="none" w:sz="0" w:space="0" w:color="auto"/>
          </w:divBdr>
        </w:div>
        <w:div w:id="1936741084">
          <w:marLeft w:val="640"/>
          <w:marRight w:val="0"/>
          <w:marTop w:val="0"/>
          <w:marBottom w:val="0"/>
          <w:divBdr>
            <w:top w:val="none" w:sz="0" w:space="0" w:color="auto"/>
            <w:left w:val="none" w:sz="0" w:space="0" w:color="auto"/>
            <w:bottom w:val="none" w:sz="0" w:space="0" w:color="auto"/>
            <w:right w:val="none" w:sz="0" w:space="0" w:color="auto"/>
          </w:divBdr>
        </w:div>
        <w:div w:id="1467771213">
          <w:marLeft w:val="640"/>
          <w:marRight w:val="0"/>
          <w:marTop w:val="0"/>
          <w:marBottom w:val="0"/>
          <w:divBdr>
            <w:top w:val="none" w:sz="0" w:space="0" w:color="auto"/>
            <w:left w:val="none" w:sz="0" w:space="0" w:color="auto"/>
            <w:bottom w:val="none" w:sz="0" w:space="0" w:color="auto"/>
            <w:right w:val="none" w:sz="0" w:space="0" w:color="auto"/>
          </w:divBdr>
        </w:div>
        <w:div w:id="1742169225">
          <w:marLeft w:val="640"/>
          <w:marRight w:val="0"/>
          <w:marTop w:val="0"/>
          <w:marBottom w:val="0"/>
          <w:divBdr>
            <w:top w:val="none" w:sz="0" w:space="0" w:color="auto"/>
            <w:left w:val="none" w:sz="0" w:space="0" w:color="auto"/>
            <w:bottom w:val="none" w:sz="0" w:space="0" w:color="auto"/>
            <w:right w:val="none" w:sz="0" w:space="0" w:color="auto"/>
          </w:divBdr>
        </w:div>
        <w:div w:id="241064785">
          <w:marLeft w:val="640"/>
          <w:marRight w:val="0"/>
          <w:marTop w:val="0"/>
          <w:marBottom w:val="0"/>
          <w:divBdr>
            <w:top w:val="none" w:sz="0" w:space="0" w:color="auto"/>
            <w:left w:val="none" w:sz="0" w:space="0" w:color="auto"/>
            <w:bottom w:val="none" w:sz="0" w:space="0" w:color="auto"/>
            <w:right w:val="none" w:sz="0" w:space="0" w:color="auto"/>
          </w:divBdr>
        </w:div>
        <w:div w:id="1562331370">
          <w:marLeft w:val="640"/>
          <w:marRight w:val="0"/>
          <w:marTop w:val="0"/>
          <w:marBottom w:val="0"/>
          <w:divBdr>
            <w:top w:val="none" w:sz="0" w:space="0" w:color="auto"/>
            <w:left w:val="none" w:sz="0" w:space="0" w:color="auto"/>
            <w:bottom w:val="none" w:sz="0" w:space="0" w:color="auto"/>
            <w:right w:val="none" w:sz="0" w:space="0" w:color="auto"/>
          </w:divBdr>
        </w:div>
        <w:div w:id="1339506825">
          <w:marLeft w:val="640"/>
          <w:marRight w:val="0"/>
          <w:marTop w:val="0"/>
          <w:marBottom w:val="0"/>
          <w:divBdr>
            <w:top w:val="none" w:sz="0" w:space="0" w:color="auto"/>
            <w:left w:val="none" w:sz="0" w:space="0" w:color="auto"/>
            <w:bottom w:val="none" w:sz="0" w:space="0" w:color="auto"/>
            <w:right w:val="none" w:sz="0" w:space="0" w:color="auto"/>
          </w:divBdr>
        </w:div>
        <w:div w:id="1375546192">
          <w:marLeft w:val="640"/>
          <w:marRight w:val="0"/>
          <w:marTop w:val="0"/>
          <w:marBottom w:val="0"/>
          <w:divBdr>
            <w:top w:val="none" w:sz="0" w:space="0" w:color="auto"/>
            <w:left w:val="none" w:sz="0" w:space="0" w:color="auto"/>
            <w:bottom w:val="none" w:sz="0" w:space="0" w:color="auto"/>
            <w:right w:val="none" w:sz="0" w:space="0" w:color="auto"/>
          </w:divBdr>
        </w:div>
        <w:div w:id="664867213">
          <w:marLeft w:val="640"/>
          <w:marRight w:val="0"/>
          <w:marTop w:val="0"/>
          <w:marBottom w:val="0"/>
          <w:divBdr>
            <w:top w:val="none" w:sz="0" w:space="0" w:color="auto"/>
            <w:left w:val="none" w:sz="0" w:space="0" w:color="auto"/>
            <w:bottom w:val="none" w:sz="0" w:space="0" w:color="auto"/>
            <w:right w:val="none" w:sz="0" w:space="0" w:color="auto"/>
          </w:divBdr>
        </w:div>
        <w:div w:id="1459298673">
          <w:marLeft w:val="640"/>
          <w:marRight w:val="0"/>
          <w:marTop w:val="0"/>
          <w:marBottom w:val="0"/>
          <w:divBdr>
            <w:top w:val="none" w:sz="0" w:space="0" w:color="auto"/>
            <w:left w:val="none" w:sz="0" w:space="0" w:color="auto"/>
            <w:bottom w:val="none" w:sz="0" w:space="0" w:color="auto"/>
            <w:right w:val="none" w:sz="0" w:space="0" w:color="auto"/>
          </w:divBdr>
        </w:div>
        <w:div w:id="283268399">
          <w:marLeft w:val="640"/>
          <w:marRight w:val="0"/>
          <w:marTop w:val="0"/>
          <w:marBottom w:val="0"/>
          <w:divBdr>
            <w:top w:val="none" w:sz="0" w:space="0" w:color="auto"/>
            <w:left w:val="none" w:sz="0" w:space="0" w:color="auto"/>
            <w:bottom w:val="none" w:sz="0" w:space="0" w:color="auto"/>
            <w:right w:val="none" w:sz="0" w:space="0" w:color="auto"/>
          </w:divBdr>
        </w:div>
        <w:div w:id="2060588125">
          <w:marLeft w:val="640"/>
          <w:marRight w:val="0"/>
          <w:marTop w:val="0"/>
          <w:marBottom w:val="0"/>
          <w:divBdr>
            <w:top w:val="none" w:sz="0" w:space="0" w:color="auto"/>
            <w:left w:val="none" w:sz="0" w:space="0" w:color="auto"/>
            <w:bottom w:val="none" w:sz="0" w:space="0" w:color="auto"/>
            <w:right w:val="none" w:sz="0" w:space="0" w:color="auto"/>
          </w:divBdr>
        </w:div>
        <w:div w:id="1086145629">
          <w:marLeft w:val="640"/>
          <w:marRight w:val="0"/>
          <w:marTop w:val="0"/>
          <w:marBottom w:val="0"/>
          <w:divBdr>
            <w:top w:val="none" w:sz="0" w:space="0" w:color="auto"/>
            <w:left w:val="none" w:sz="0" w:space="0" w:color="auto"/>
            <w:bottom w:val="none" w:sz="0" w:space="0" w:color="auto"/>
            <w:right w:val="none" w:sz="0" w:space="0" w:color="auto"/>
          </w:divBdr>
        </w:div>
        <w:div w:id="868103564">
          <w:marLeft w:val="640"/>
          <w:marRight w:val="0"/>
          <w:marTop w:val="0"/>
          <w:marBottom w:val="0"/>
          <w:divBdr>
            <w:top w:val="none" w:sz="0" w:space="0" w:color="auto"/>
            <w:left w:val="none" w:sz="0" w:space="0" w:color="auto"/>
            <w:bottom w:val="none" w:sz="0" w:space="0" w:color="auto"/>
            <w:right w:val="none" w:sz="0" w:space="0" w:color="auto"/>
          </w:divBdr>
        </w:div>
        <w:div w:id="1457137548">
          <w:marLeft w:val="640"/>
          <w:marRight w:val="0"/>
          <w:marTop w:val="0"/>
          <w:marBottom w:val="0"/>
          <w:divBdr>
            <w:top w:val="none" w:sz="0" w:space="0" w:color="auto"/>
            <w:left w:val="none" w:sz="0" w:space="0" w:color="auto"/>
            <w:bottom w:val="none" w:sz="0" w:space="0" w:color="auto"/>
            <w:right w:val="none" w:sz="0" w:space="0" w:color="auto"/>
          </w:divBdr>
        </w:div>
        <w:div w:id="712270543">
          <w:marLeft w:val="640"/>
          <w:marRight w:val="0"/>
          <w:marTop w:val="0"/>
          <w:marBottom w:val="0"/>
          <w:divBdr>
            <w:top w:val="none" w:sz="0" w:space="0" w:color="auto"/>
            <w:left w:val="none" w:sz="0" w:space="0" w:color="auto"/>
            <w:bottom w:val="none" w:sz="0" w:space="0" w:color="auto"/>
            <w:right w:val="none" w:sz="0" w:space="0" w:color="auto"/>
          </w:divBdr>
        </w:div>
      </w:divsChild>
    </w:div>
    <w:div w:id="994575551">
      <w:bodyDiv w:val="1"/>
      <w:marLeft w:val="0"/>
      <w:marRight w:val="0"/>
      <w:marTop w:val="0"/>
      <w:marBottom w:val="0"/>
      <w:divBdr>
        <w:top w:val="none" w:sz="0" w:space="0" w:color="auto"/>
        <w:left w:val="none" w:sz="0" w:space="0" w:color="auto"/>
        <w:bottom w:val="none" w:sz="0" w:space="0" w:color="auto"/>
        <w:right w:val="none" w:sz="0" w:space="0" w:color="auto"/>
      </w:divBdr>
      <w:divsChild>
        <w:div w:id="1557551609">
          <w:marLeft w:val="640"/>
          <w:marRight w:val="0"/>
          <w:marTop w:val="0"/>
          <w:marBottom w:val="0"/>
          <w:divBdr>
            <w:top w:val="none" w:sz="0" w:space="0" w:color="auto"/>
            <w:left w:val="none" w:sz="0" w:space="0" w:color="auto"/>
            <w:bottom w:val="none" w:sz="0" w:space="0" w:color="auto"/>
            <w:right w:val="none" w:sz="0" w:space="0" w:color="auto"/>
          </w:divBdr>
        </w:div>
        <w:div w:id="1188713882">
          <w:marLeft w:val="640"/>
          <w:marRight w:val="0"/>
          <w:marTop w:val="0"/>
          <w:marBottom w:val="0"/>
          <w:divBdr>
            <w:top w:val="none" w:sz="0" w:space="0" w:color="auto"/>
            <w:left w:val="none" w:sz="0" w:space="0" w:color="auto"/>
            <w:bottom w:val="none" w:sz="0" w:space="0" w:color="auto"/>
            <w:right w:val="none" w:sz="0" w:space="0" w:color="auto"/>
          </w:divBdr>
        </w:div>
        <w:div w:id="410464321">
          <w:marLeft w:val="640"/>
          <w:marRight w:val="0"/>
          <w:marTop w:val="0"/>
          <w:marBottom w:val="0"/>
          <w:divBdr>
            <w:top w:val="none" w:sz="0" w:space="0" w:color="auto"/>
            <w:left w:val="none" w:sz="0" w:space="0" w:color="auto"/>
            <w:bottom w:val="none" w:sz="0" w:space="0" w:color="auto"/>
            <w:right w:val="none" w:sz="0" w:space="0" w:color="auto"/>
          </w:divBdr>
        </w:div>
        <w:div w:id="1329291612">
          <w:marLeft w:val="640"/>
          <w:marRight w:val="0"/>
          <w:marTop w:val="0"/>
          <w:marBottom w:val="0"/>
          <w:divBdr>
            <w:top w:val="none" w:sz="0" w:space="0" w:color="auto"/>
            <w:left w:val="none" w:sz="0" w:space="0" w:color="auto"/>
            <w:bottom w:val="none" w:sz="0" w:space="0" w:color="auto"/>
            <w:right w:val="none" w:sz="0" w:space="0" w:color="auto"/>
          </w:divBdr>
        </w:div>
        <w:div w:id="655456945">
          <w:marLeft w:val="640"/>
          <w:marRight w:val="0"/>
          <w:marTop w:val="0"/>
          <w:marBottom w:val="0"/>
          <w:divBdr>
            <w:top w:val="none" w:sz="0" w:space="0" w:color="auto"/>
            <w:left w:val="none" w:sz="0" w:space="0" w:color="auto"/>
            <w:bottom w:val="none" w:sz="0" w:space="0" w:color="auto"/>
            <w:right w:val="none" w:sz="0" w:space="0" w:color="auto"/>
          </w:divBdr>
        </w:div>
        <w:div w:id="136609494">
          <w:marLeft w:val="640"/>
          <w:marRight w:val="0"/>
          <w:marTop w:val="0"/>
          <w:marBottom w:val="0"/>
          <w:divBdr>
            <w:top w:val="none" w:sz="0" w:space="0" w:color="auto"/>
            <w:left w:val="none" w:sz="0" w:space="0" w:color="auto"/>
            <w:bottom w:val="none" w:sz="0" w:space="0" w:color="auto"/>
            <w:right w:val="none" w:sz="0" w:space="0" w:color="auto"/>
          </w:divBdr>
        </w:div>
        <w:div w:id="402488297">
          <w:marLeft w:val="640"/>
          <w:marRight w:val="0"/>
          <w:marTop w:val="0"/>
          <w:marBottom w:val="0"/>
          <w:divBdr>
            <w:top w:val="none" w:sz="0" w:space="0" w:color="auto"/>
            <w:left w:val="none" w:sz="0" w:space="0" w:color="auto"/>
            <w:bottom w:val="none" w:sz="0" w:space="0" w:color="auto"/>
            <w:right w:val="none" w:sz="0" w:space="0" w:color="auto"/>
          </w:divBdr>
        </w:div>
        <w:div w:id="918557414">
          <w:marLeft w:val="640"/>
          <w:marRight w:val="0"/>
          <w:marTop w:val="0"/>
          <w:marBottom w:val="0"/>
          <w:divBdr>
            <w:top w:val="none" w:sz="0" w:space="0" w:color="auto"/>
            <w:left w:val="none" w:sz="0" w:space="0" w:color="auto"/>
            <w:bottom w:val="none" w:sz="0" w:space="0" w:color="auto"/>
            <w:right w:val="none" w:sz="0" w:space="0" w:color="auto"/>
          </w:divBdr>
        </w:div>
        <w:div w:id="454638032">
          <w:marLeft w:val="640"/>
          <w:marRight w:val="0"/>
          <w:marTop w:val="0"/>
          <w:marBottom w:val="0"/>
          <w:divBdr>
            <w:top w:val="none" w:sz="0" w:space="0" w:color="auto"/>
            <w:left w:val="none" w:sz="0" w:space="0" w:color="auto"/>
            <w:bottom w:val="none" w:sz="0" w:space="0" w:color="auto"/>
            <w:right w:val="none" w:sz="0" w:space="0" w:color="auto"/>
          </w:divBdr>
        </w:div>
        <w:div w:id="1894661177">
          <w:marLeft w:val="640"/>
          <w:marRight w:val="0"/>
          <w:marTop w:val="0"/>
          <w:marBottom w:val="0"/>
          <w:divBdr>
            <w:top w:val="none" w:sz="0" w:space="0" w:color="auto"/>
            <w:left w:val="none" w:sz="0" w:space="0" w:color="auto"/>
            <w:bottom w:val="none" w:sz="0" w:space="0" w:color="auto"/>
            <w:right w:val="none" w:sz="0" w:space="0" w:color="auto"/>
          </w:divBdr>
        </w:div>
        <w:div w:id="20861903">
          <w:marLeft w:val="640"/>
          <w:marRight w:val="0"/>
          <w:marTop w:val="0"/>
          <w:marBottom w:val="0"/>
          <w:divBdr>
            <w:top w:val="none" w:sz="0" w:space="0" w:color="auto"/>
            <w:left w:val="none" w:sz="0" w:space="0" w:color="auto"/>
            <w:bottom w:val="none" w:sz="0" w:space="0" w:color="auto"/>
            <w:right w:val="none" w:sz="0" w:space="0" w:color="auto"/>
          </w:divBdr>
        </w:div>
        <w:div w:id="1190220573">
          <w:marLeft w:val="640"/>
          <w:marRight w:val="0"/>
          <w:marTop w:val="0"/>
          <w:marBottom w:val="0"/>
          <w:divBdr>
            <w:top w:val="none" w:sz="0" w:space="0" w:color="auto"/>
            <w:left w:val="none" w:sz="0" w:space="0" w:color="auto"/>
            <w:bottom w:val="none" w:sz="0" w:space="0" w:color="auto"/>
            <w:right w:val="none" w:sz="0" w:space="0" w:color="auto"/>
          </w:divBdr>
        </w:div>
        <w:div w:id="290747431">
          <w:marLeft w:val="640"/>
          <w:marRight w:val="0"/>
          <w:marTop w:val="0"/>
          <w:marBottom w:val="0"/>
          <w:divBdr>
            <w:top w:val="none" w:sz="0" w:space="0" w:color="auto"/>
            <w:left w:val="none" w:sz="0" w:space="0" w:color="auto"/>
            <w:bottom w:val="none" w:sz="0" w:space="0" w:color="auto"/>
            <w:right w:val="none" w:sz="0" w:space="0" w:color="auto"/>
          </w:divBdr>
        </w:div>
        <w:div w:id="470365508">
          <w:marLeft w:val="640"/>
          <w:marRight w:val="0"/>
          <w:marTop w:val="0"/>
          <w:marBottom w:val="0"/>
          <w:divBdr>
            <w:top w:val="none" w:sz="0" w:space="0" w:color="auto"/>
            <w:left w:val="none" w:sz="0" w:space="0" w:color="auto"/>
            <w:bottom w:val="none" w:sz="0" w:space="0" w:color="auto"/>
            <w:right w:val="none" w:sz="0" w:space="0" w:color="auto"/>
          </w:divBdr>
        </w:div>
        <w:div w:id="306521462">
          <w:marLeft w:val="640"/>
          <w:marRight w:val="0"/>
          <w:marTop w:val="0"/>
          <w:marBottom w:val="0"/>
          <w:divBdr>
            <w:top w:val="none" w:sz="0" w:space="0" w:color="auto"/>
            <w:left w:val="none" w:sz="0" w:space="0" w:color="auto"/>
            <w:bottom w:val="none" w:sz="0" w:space="0" w:color="auto"/>
            <w:right w:val="none" w:sz="0" w:space="0" w:color="auto"/>
          </w:divBdr>
        </w:div>
        <w:div w:id="841941712">
          <w:marLeft w:val="640"/>
          <w:marRight w:val="0"/>
          <w:marTop w:val="0"/>
          <w:marBottom w:val="0"/>
          <w:divBdr>
            <w:top w:val="none" w:sz="0" w:space="0" w:color="auto"/>
            <w:left w:val="none" w:sz="0" w:space="0" w:color="auto"/>
            <w:bottom w:val="none" w:sz="0" w:space="0" w:color="auto"/>
            <w:right w:val="none" w:sz="0" w:space="0" w:color="auto"/>
          </w:divBdr>
        </w:div>
        <w:div w:id="1857183842">
          <w:marLeft w:val="640"/>
          <w:marRight w:val="0"/>
          <w:marTop w:val="0"/>
          <w:marBottom w:val="0"/>
          <w:divBdr>
            <w:top w:val="none" w:sz="0" w:space="0" w:color="auto"/>
            <w:left w:val="none" w:sz="0" w:space="0" w:color="auto"/>
            <w:bottom w:val="none" w:sz="0" w:space="0" w:color="auto"/>
            <w:right w:val="none" w:sz="0" w:space="0" w:color="auto"/>
          </w:divBdr>
        </w:div>
        <w:div w:id="598873112">
          <w:marLeft w:val="640"/>
          <w:marRight w:val="0"/>
          <w:marTop w:val="0"/>
          <w:marBottom w:val="0"/>
          <w:divBdr>
            <w:top w:val="none" w:sz="0" w:space="0" w:color="auto"/>
            <w:left w:val="none" w:sz="0" w:space="0" w:color="auto"/>
            <w:bottom w:val="none" w:sz="0" w:space="0" w:color="auto"/>
            <w:right w:val="none" w:sz="0" w:space="0" w:color="auto"/>
          </w:divBdr>
        </w:div>
        <w:div w:id="1783262309">
          <w:marLeft w:val="640"/>
          <w:marRight w:val="0"/>
          <w:marTop w:val="0"/>
          <w:marBottom w:val="0"/>
          <w:divBdr>
            <w:top w:val="none" w:sz="0" w:space="0" w:color="auto"/>
            <w:left w:val="none" w:sz="0" w:space="0" w:color="auto"/>
            <w:bottom w:val="none" w:sz="0" w:space="0" w:color="auto"/>
            <w:right w:val="none" w:sz="0" w:space="0" w:color="auto"/>
          </w:divBdr>
        </w:div>
        <w:div w:id="44640865">
          <w:marLeft w:val="640"/>
          <w:marRight w:val="0"/>
          <w:marTop w:val="0"/>
          <w:marBottom w:val="0"/>
          <w:divBdr>
            <w:top w:val="none" w:sz="0" w:space="0" w:color="auto"/>
            <w:left w:val="none" w:sz="0" w:space="0" w:color="auto"/>
            <w:bottom w:val="none" w:sz="0" w:space="0" w:color="auto"/>
            <w:right w:val="none" w:sz="0" w:space="0" w:color="auto"/>
          </w:divBdr>
        </w:div>
        <w:div w:id="1445074609">
          <w:marLeft w:val="640"/>
          <w:marRight w:val="0"/>
          <w:marTop w:val="0"/>
          <w:marBottom w:val="0"/>
          <w:divBdr>
            <w:top w:val="none" w:sz="0" w:space="0" w:color="auto"/>
            <w:left w:val="none" w:sz="0" w:space="0" w:color="auto"/>
            <w:bottom w:val="none" w:sz="0" w:space="0" w:color="auto"/>
            <w:right w:val="none" w:sz="0" w:space="0" w:color="auto"/>
          </w:divBdr>
        </w:div>
        <w:div w:id="118423932">
          <w:marLeft w:val="640"/>
          <w:marRight w:val="0"/>
          <w:marTop w:val="0"/>
          <w:marBottom w:val="0"/>
          <w:divBdr>
            <w:top w:val="none" w:sz="0" w:space="0" w:color="auto"/>
            <w:left w:val="none" w:sz="0" w:space="0" w:color="auto"/>
            <w:bottom w:val="none" w:sz="0" w:space="0" w:color="auto"/>
            <w:right w:val="none" w:sz="0" w:space="0" w:color="auto"/>
          </w:divBdr>
        </w:div>
        <w:div w:id="103044421">
          <w:marLeft w:val="640"/>
          <w:marRight w:val="0"/>
          <w:marTop w:val="0"/>
          <w:marBottom w:val="0"/>
          <w:divBdr>
            <w:top w:val="none" w:sz="0" w:space="0" w:color="auto"/>
            <w:left w:val="none" w:sz="0" w:space="0" w:color="auto"/>
            <w:bottom w:val="none" w:sz="0" w:space="0" w:color="auto"/>
            <w:right w:val="none" w:sz="0" w:space="0" w:color="auto"/>
          </w:divBdr>
        </w:div>
        <w:div w:id="1458523120">
          <w:marLeft w:val="640"/>
          <w:marRight w:val="0"/>
          <w:marTop w:val="0"/>
          <w:marBottom w:val="0"/>
          <w:divBdr>
            <w:top w:val="none" w:sz="0" w:space="0" w:color="auto"/>
            <w:left w:val="none" w:sz="0" w:space="0" w:color="auto"/>
            <w:bottom w:val="none" w:sz="0" w:space="0" w:color="auto"/>
            <w:right w:val="none" w:sz="0" w:space="0" w:color="auto"/>
          </w:divBdr>
        </w:div>
        <w:div w:id="1308779103">
          <w:marLeft w:val="640"/>
          <w:marRight w:val="0"/>
          <w:marTop w:val="0"/>
          <w:marBottom w:val="0"/>
          <w:divBdr>
            <w:top w:val="none" w:sz="0" w:space="0" w:color="auto"/>
            <w:left w:val="none" w:sz="0" w:space="0" w:color="auto"/>
            <w:bottom w:val="none" w:sz="0" w:space="0" w:color="auto"/>
            <w:right w:val="none" w:sz="0" w:space="0" w:color="auto"/>
          </w:divBdr>
        </w:div>
        <w:div w:id="2139835263">
          <w:marLeft w:val="640"/>
          <w:marRight w:val="0"/>
          <w:marTop w:val="0"/>
          <w:marBottom w:val="0"/>
          <w:divBdr>
            <w:top w:val="none" w:sz="0" w:space="0" w:color="auto"/>
            <w:left w:val="none" w:sz="0" w:space="0" w:color="auto"/>
            <w:bottom w:val="none" w:sz="0" w:space="0" w:color="auto"/>
            <w:right w:val="none" w:sz="0" w:space="0" w:color="auto"/>
          </w:divBdr>
        </w:div>
        <w:div w:id="1945461257">
          <w:marLeft w:val="640"/>
          <w:marRight w:val="0"/>
          <w:marTop w:val="0"/>
          <w:marBottom w:val="0"/>
          <w:divBdr>
            <w:top w:val="none" w:sz="0" w:space="0" w:color="auto"/>
            <w:left w:val="none" w:sz="0" w:space="0" w:color="auto"/>
            <w:bottom w:val="none" w:sz="0" w:space="0" w:color="auto"/>
            <w:right w:val="none" w:sz="0" w:space="0" w:color="auto"/>
          </w:divBdr>
        </w:div>
        <w:div w:id="418330288">
          <w:marLeft w:val="640"/>
          <w:marRight w:val="0"/>
          <w:marTop w:val="0"/>
          <w:marBottom w:val="0"/>
          <w:divBdr>
            <w:top w:val="none" w:sz="0" w:space="0" w:color="auto"/>
            <w:left w:val="none" w:sz="0" w:space="0" w:color="auto"/>
            <w:bottom w:val="none" w:sz="0" w:space="0" w:color="auto"/>
            <w:right w:val="none" w:sz="0" w:space="0" w:color="auto"/>
          </w:divBdr>
        </w:div>
        <w:div w:id="571888060">
          <w:marLeft w:val="640"/>
          <w:marRight w:val="0"/>
          <w:marTop w:val="0"/>
          <w:marBottom w:val="0"/>
          <w:divBdr>
            <w:top w:val="none" w:sz="0" w:space="0" w:color="auto"/>
            <w:left w:val="none" w:sz="0" w:space="0" w:color="auto"/>
            <w:bottom w:val="none" w:sz="0" w:space="0" w:color="auto"/>
            <w:right w:val="none" w:sz="0" w:space="0" w:color="auto"/>
          </w:divBdr>
        </w:div>
        <w:div w:id="729428159">
          <w:marLeft w:val="640"/>
          <w:marRight w:val="0"/>
          <w:marTop w:val="0"/>
          <w:marBottom w:val="0"/>
          <w:divBdr>
            <w:top w:val="none" w:sz="0" w:space="0" w:color="auto"/>
            <w:left w:val="none" w:sz="0" w:space="0" w:color="auto"/>
            <w:bottom w:val="none" w:sz="0" w:space="0" w:color="auto"/>
            <w:right w:val="none" w:sz="0" w:space="0" w:color="auto"/>
          </w:divBdr>
        </w:div>
        <w:div w:id="558638876">
          <w:marLeft w:val="640"/>
          <w:marRight w:val="0"/>
          <w:marTop w:val="0"/>
          <w:marBottom w:val="0"/>
          <w:divBdr>
            <w:top w:val="none" w:sz="0" w:space="0" w:color="auto"/>
            <w:left w:val="none" w:sz="0" w:space="0" w:color="auto"/>
            <w:bottom w:val="none" w:sz="0" w:space="0" w:color="auto"/>
            <w:right w:val="none" w:sz="0" w:space="0" w:color="auto"/>
          </w:divBdr>
        </w:div>
        <w:div w:id="1847749236">
          <w:marLeft w:val="640"/>
          <w:marRight w:val="0"/>
          <w:marTop w:val="0"/>
          <w:marBottom w:val="0"/>
          <w:divBdr>
            <w:top w:val="none" w:sz="0" w:space="0" w:color="auto"/>
            <w:left w:val="none" w:sz="0" w:space="0" w:color="auto"/>
            <w:bottom w:val="none" w:sz="0" w:space="0" w:color="auto"/>
            <w:right w:val="none" w:sz="0" w:space="0" w:color="auto"/>
          </w:divBdr>
        </w:div>
        <w:div w:id="2090151728">
          <w:marLeft w:val="640"/>
          <w:marRight w:val="0"/>
          <w:marTop w:val="0"/>
          <w:marBottom w:val="0"/>
          <w:divBdr>
            <w:top w:val="none" w:sz="0" w:space="0" w:color="auto"/>
            <w:left w:val="none" w:sz="0" w:space="0" w:color="auto"/>
            <w:bottom w:val="none" w:sz="0" w:space="0" w:color="auto"/>
            <w:right w:val="none" w:sz="0" w:space="0" w:color="auto"/>
          </w:divBdr>
        </w:div>
        <w:div w:id="1433282936">
          <w:marLeft w:val="640"/>
          <w:marRight w:val="0"/>
          <w:marTop w:val="0"/>
          <w:marBottom w:val="0"/>
          <w:divBdr>
            <w:top w:val="none" w:sz="0" w:space="0" w:color="auto"/>
            <w:left w:val="none" w:sz="0" w:space="0" w:color="auto"/>
            <w:bottom w:val="none" w:sz="0" w:space="0" w:color="auto"/>
            <w:right w:val="none" w:sz="0" w:space="0" w:color="auto"/>
          </w:divBdr>
        </w:div>
        <w:div w:id="1962152286">
          <w:marLeft w:val="640"/>
          <w:marRight w:val="0"/>
          <w:marTop w:val="0"/>
          <w:marBottom w:val="0"/>
          <w:divBdr>
            <w:top w:val="none" w:sz="0" w:space="0" w:color="auto"/>
            <w:left w:val="none" w:sz="0" w:space="0" w:color="auto"/>
            <w:bottom w:val="none" w:sz="0" w:space="0" w:color="auto"/>
            <w:right w:val="none" w:sz="0" w:space="0" w:color="auto"/>
          </w:divBdr>
        </w:div>
        <w:div w:id="1604872282">
          <w:marLeft w:val="640"/>
          <w:marRight w:val="0"/>
          <w:marTop w:val="0"/>
          <w:marBottom w:val="0"/>
          <w:divBdr>
            <w:top w:val="none" w:sz="0" w:space="0" w:color="auto"/>
            <w:left w:val="none" w:sz="0" w:space="0" w:color="auto"/>
            <w:bottom w:val="none" w:sz="0" w:space="0" w:color="auto"/>
            <w:right w:val="none" w:sz="0" w:space="0" w:color="auto"/>
          </w:divBdr>
        </w:div>
        <w:div w:id="1606183721">
          <w:marLeft w:val="640"/>
          <w:marRight w:val="0"/>
          <w:marTop w:val="0"/>
          <w:marBottom w:val="0"/>
          <w:divBdr>
            <w:top w:val="none" w:sz="0" w:space="0" w:color="auto"/>
            <w:left w:val="none" w:sz="0" w:space="0" w:color="auto"/>
            <w:bottom w:val="none" w:sz="0" w:space="0" w:color="auto"/>
            <w:right w:val="none" w:sz="0" w:space="0" w:color="auto"/>
          </w:divBdr>
        </w:div>
        <w:div w:id="882448605">
          <w:marLeft w:val="640"/>
          <w:marRight w:val="0"/>
          <w:marTop w:val="0"/>
          <w:marBottom w:val="0"/>
          <w:divBdr>
            <w:top w:val="none" w:sz="0" w:space="0" w:color="auto"/>
            <w:left w:val="none" w:sz="0" w:space="0" w:color="auto"/>
            <w:bottom w:val="none" w:sz="0" w:space="0" w:color="auto"/>
            <w:right w:val="none" w:sz="0" w:space="0" w:color="auto"/>
          </w:divBdr>
        </w:div>
        <w:div w:id="1535314668">
          <w:marLeft w:val="640"/>
          <w:marRight w:val="0"/>
          <w:marTop w:val="0"/>
          <w:marBottom w:val="0"/>
          <w:divBdr>
            <w:top w:val="none" w:sz="0" w:space="0" w:color="auto"/>
            <w:left w:val="none" w:sz="0" w:space="0" w:color="auto"/>
            <w:bottom w:val="none" w:sz="0" w:space="0" w:color="auto"/>
            <w:right w:val="none" w:sz="0" w:space="0" w:color="auto"/>
          </w:divBdr>
        </w:div>
        <w:div w:id="466510711">
          <w:marLeft w:val="640"/>
          <w:marRight w:val="0"/>
          <w:marTop w:val="0"/>
          <w:marBottom w:val="0"/>
          <w:divBdr>
            <w:top w:val="none" w:sz="0" w:space="0" w:color="auto"/>
            <w:left w:val="none" w:sz="0" w:space="0" w:color="auto"/>
            <w:bottom w:val="none" w:sz="0" w:space="0" w:color="auto"/>
            <w:right w:val="none" w:sz="0" w:space="0" w:color="auto"/>
          </w:divBdr>
        </w:div>
        <w:div w:id="1608733532">
          <w:marLeft w:val="640"/>
          <w:marRight w:val="0"/>
          <w:marTop w:val="0"/>
          <w:marBottom w:val="0"/>
          <w:divBdr>
            <w:top w:val="none" w:sz="0" w:space="0" w:color="auto"/>
            <w:left w:val="none" w:sz="0" w:space="0" w:color="auto"/>
            <w:bottom w:val="none" w:sz="0" w:space="0" w:color="auto"/>
            <w:right w:val="none" w:sz="0" w:space="0" w:color="auto"/>
          </w:divBdr>
        </w:div>
        <w:div w:id="417335169">
          <w:marLeft w:val="640"/>
          <w:marRight w:val="0"/>
          <w:marTop w:val="0"/>
          <w:marBottom w:val="0"/>
          <w:divBdr>
            <w:top w:val="none" w:sz="0" w:space="0" w:color="auto"/>
            <w:left w:val="none" w:sz="0" w:space="0" w:color="auto"/>
            <w:bottom w:val="none" w:sz="0" w:space="0" w:color="auto"/>
            <w:right w:val="none" w:sz="0" w:space="0" w:color="auto"/>
          </w:divBdr>
        </w:div>
        <w:div w:id="1753045029">
          <w:marLeft w:val="640"/>
          <w:marRight w:val="0"/>
          <w:marTop w:val="0"/>
          <w:marBottom w:val="0"/>
          <w:divBdr>
            <w:top w:val="none" w:sz="0" w:space="0" w:color="auto"/>
            <w:left w:val="none" w:sz="0" w:space="0" w:color="auto"/>
            <w:bottom w:val="none" w:sz="0" w:space="0" w:color="auto"/>
            <w:right w:val="none" w:sz="0" w:space="0" w:color="auto"/>
          </w:divBdr>
        </w:div>
        <w:div w:id="937908297">
          <w:marLeft w:val="640"/>
          <w:marRight w:val="0"/>
          <w:marTop w:val="0"/>
          <w:marBottom w:val="0"/>
          <w:divBdr>
            <w:top w:val="none" w:sz="0" w:space="0" w:color="auto"/>
            <w:left w:val="none" w:sz="0" w:space="0" w:color="auto"/>
            <w:bottom w:val="none" w:sz="0" w:space="0" w:color="auto"/>
            <w:right w:val="none" w:sz="0" w:space="0" w:color="auto"/>
          </w:divBdr>
        </w:div>
        <w:div w:id="223609192">
          <w:marLeft w:val="640"/>
          <w:marRight w:val="0"/>
          <w:marTop w:val="0"/>
          <w:marBottom w:val="0"/>
          <w:divBdr>
            <w:top w:val="none" w:sz="0" w:space="0" w:color="auto"/>
            <w:left w:val="none" w:sz="0" w:space="0" w:color="auto"/>
            <w:bottom w:val="none" w:sz="0" w:space="0" w:color="auto"/>
            <w:right w:val="none" w:sz="0" w:space="0" w:color="auto"/>
          </w:divBdr>
        </w:div>
        <w:div w:id="22286272">
          <w:marLeft w:val="640"/>
          <w:marRight w:val="0"/>
          <w:marTop w:val="0"/>
          <w:marBottom w:val="0"/>
          <w:divBdr>
            <w:top w:val="none" w:sz="0" w:space="0" w:color="auto"/>
            <w:left w:val="none" w:sz="0" w:space="0" w:color="auto"/>
            <w:bottom w:val="none" w:sz="0" w:space="0" w:color="auto"/>
            <w:right w:val="none" w:sz="0" w:space="0" w:color="auto"/>
          </w:divBdr>
        </w:div>
        <w:div w:id="1306549494">
          <w:marLeft w:val="640"/>
          <w:marRight w:val="0"/>
          <w:marTop w:val="0"/>
          <w:marBottom w:val="0"/>
          <w:divBdr>
            <w:top w:val="none" w:sz="0" w:space="0" w:color="auto"/>
            <w:left w:val="none" w:sz="0" w:space="0" w:color="auto"/>
            <w:bottom w:val="none" w:sz="0" w:space="0" w:color="auto"/>
            <w:right w:val="none" w:sz="0" w:space="0" w:color="auto"/>
          </w:divBdr>
        </w:div>
        <w:div w:id="1553926120">
          <w:marLeft w:val="640"/>
          <w:marRight w:val="0"/>
          <w:marTop w:val="0"/>
          <w:marBottom w:val="0"/>
          <w:divBdr>
            <w:top w:val="none" w:sz="0" w:space="0" w:color="auto"/>
            <w:left w:val="none" w:sz="0" w:space="0" w:color="auto"/>
            <w:bottom w:val="none" w:sz="0" w:space="0" w:color="auto"/>
            <w:right w:val="none" w:sz="0" w:space="0" w:color="auto"/>
          </w:divBdr>
        </w:div>
        <w:div w:id="1652443564">
          <w:marLeft w:val="640"/>
          <w:marRight w:val="0"/>
          <w:marTop w:val="0"/>
          <w:marBottom w:val="0"/>
          <w:divBdr>
            <w:top w:val="none" w:sz="0" w:space="0" w:color="auto"/>
            <w:left w:val="none" w:sz="0" w:space="0" w:color="auto"/>
            <w:bottom w:val="none" w:sz="0" w:space="0" w:color="auto"/>
            <w:right w:val="none" w:sz="0" w:space="0" w:color="auto"/>
          </w:divBdr>
        </w:div>
        <w:div w:id="1895703225">
          <w:marLeft w:val="640"/>
          <w:marRight w:val="0"/>
          <w:marTop w:val="0"/>
          <w:marBottom w:val="0"/>
          <w:divBdr>
            <w:top w:val="none" w:sz="0" w:space="0" w:color="auto"/>
            <w:left w:val="none" w:sz="0" w:space="0" w:color="auto"/>
            <w:bottom w:val="none" w:sz="0" w:space="0" w:color="auto"/>
            <w:right w:val="none" w:sz="0" w:space="0" w:color="auto"/>
          </w:divBdr>
        </w:div>
        <w:div w:id="477572209">
          <w:marLeft w:val="640"/>
          <w:marRight w:val="0"/>
          <w:marTop w:val="0"/>
          <w:marBottom w:val="0"/>
          <w:divBdr>
            <w:top w:val="none" w:sz="0" w:space="0" w:color="auto"/>
            <w:left w:val="none" w:sz="0" w:space="0" w:color="auto"/>
            <w:bottom w:val="none" w:sz="0" w:space="0" w:color="auto"/>
            <w:right w:val="none" w:sz="0" w:space="0" w:color="auto"/>
          </w:divBdr>
        </w:div>
        <w:div w:id="130951691">
          <w:marLeft w:val="640"/>
          <w:marRight w:val="0"/>
          <w:marTop w:val="0"/>
          <w:marBottom w:val="0"/>
          <w:divBdr>
            <w:top w:val="none" w:sz="0" w:space="0" w:color="auto"/>
            <w:left w:val="none" w:sz="0" w:space="0" w:color="auto"/>
            <w:bottom w:val="none" w:sz="0" w:space="0" w:color="auto"/>
            <w:right w:val="none" w:sz="0" w:space="0" w:color="auto"/>
          </w:divBdr>
        </w:div>
        <w:div w:id="1817068675">
          <w:marLeft w:val="640"/>
          <w:marRight w:val="0"/>
          <w:marTop w:val="0"/>
          <w:marBottom w:val="0"/>
          <w:divBdr>
            <w:top w:val="none" w:sz="0" w:space="0" w:color="auto"/>
            <w:left w:val="none" w:sz="0" w:space="0" w:color="auto"/>
            <w:bottom w:val="none" w:sz="0" w:space="0" w:color="auto"/>
            <w:right w:val="none" w:sz="0" w:space="0" w:color="auto"/>
          </w:divBdr>
        </w:div>
        <w:div w:id="2119828471">
          <w:marLeft w:val="640"/>
          <w:marRight w:val="0"/>
          <w:marTop w:val="0"/>
          <w:marBottom w:val="0"/>
          <w:divBdr>
            <w:top w:val="none" w:sz="0" w:space="0" w:color="auto"/>
            <w:left w:val="none" w:sz="0" w:space="0" w:color="auto"/>
            <w:bottom w:val="none" w:sz="0" w:space="0" w:color="auto"/>
            <w:right w:val="none" w:sz="0" w:space="0" w:color="auto"/>
          </w:divBdr>
        </w:div>
        <w:div w:id="355161759">
          <w:marLeft w:val="640"/>
          <w:marRight w:val="0"/>
          <w:marTop w:val="0"/>
          <w:marBottom w:val="0"/>
          <w:divBdr>
            <w:top w:val="none" w:sz="0" w:space="0" w:color="auto"/>
            <w:left w:val="none" w:sz="0" w:space="0" w:color="auto"/>
            <w:bottom w:val="none" w:sz="0" w:space="0" w:color="auto"/>
            <w:right w:val="none" w:sz="0" w:space="0" w:color="auto"/>
          </w:divBdr>
        </w:div>
        <w:div w:id="819686850">
          <w:marLeft w:val="640"/>
          <w:marRight w:val="0"/>
          <w:marTop w:val="0"/>
          <w:marBottom w:val="0"/>
          <w:divBdr>
            <w:top w:val="none" w:sz="0" w:space="0" w:color="auto"/>
            <w:left w:val="none" w:sz="0" w:space="0" w:color="auto"/>
            <w:bottom w:val="none" w:sz="0" w:space="0" w:color="auto"/>
            <w:right w:val="none" w:sz="0" w:space="0" w:color="auto"/>
          </w:divBdr>
        </w:div>
        <w:div w:id="1303005481">
          <w:marLeft w:val="640"/>
          <w:marRight w:val="0"/>
          <w:marTop w:val="0"/>
          <w:marBottom w:val="0"/>
          <w:divBdr>
            <w:top w:val="none" w:sz="0" w:space="0" w:color="auto"/>
            <w:left w:val="none" w:sz="0" w:space="0" w:color="auto"/>
            <w:bottom w:val="none" w:sz="0" w:space="0" w:color="auto"/>
            <w:right w:val="none" w:sz="0" w:space="0" w:color="auto"/>
          </w:divBdr>
        </w:div>
        <w:div w:id="1188519452">
          <w:marLeft w:val="640"/>
          <w:marRight w:val="0"/>
          <w:marTop w:val="0"/>
          <w:marBottom w:val="0"/>
          <w:divBdr>
            <w:top w:val="none" w:sz="0" w:space="0" w:color="auto"/>
            <w:left w:val="none" w:sz="0" w:space="0" w:color="auto"/>
            <w:bottom w:val="none" w:sz="0" w:space="0" w:color="auto"/>
            <w:right w:val="none" w:sz="0" w:space="0" w:color="auto"/>
          </w:divBdr>
        </w:div>
        <w:div w:id="1822042044">
          <w:marLeft w:val="640"/>
          <w:marRight w:val="0"/>
          <w:marTop w:val="0"/>
          <w:marBottom w:val="0"/>
          <w:divBdr>
            <w:top w:val="none" w:sz="0" w:space="0" w:color="auto"/>
            <w:left w:val="none" w:sz="0" w:space="0" w:color="auto"/>
            <w:bottom w:val="none" w:sz="0" w:space="0" w:color="auto"/>
            <w:right w:val="none" w:sz="0" w:space="0" w:color="auto"/>
          </w:divBdr>
        </w:div>
        <w:div w:id="1800798431">
          <w:marLeft w:val="640"/>
          <w:marRight w:val="0"/>
          <w:marTop w:val="0"/>
          <w:marBottom w:val="0"/>
          <w:divBdr>
            <w:top w:val="none" w:sz="0" w:space="0" w:color="auto"/>
            <w:left w:val="none" w:sz="0" w:space="0" w:color="auto"/>
            <w:bottom w:val="none" w:sz="0" w:space="0" w:color="auto"/>
            <w:right w:val="none" w:sz="0" w:space="0" w:color="auto"/>
          </w:divBdr>
        </w:div>
        <w:div w:id="1717465351">
          <w:marLeft w:val="640"/>
          <w:marRight w:val="0"/>
          <w:marTop w:val="0"/>
          <w:marBottom w:val="0"/>
          <w:divBdr>
            <w:top w:val="none" w:sz="0" w:space="0" w:color="auto"/>
            <w:left w:val="none" w:sz="0" w:space="0" w:color="auto"/>
            <w:bottom w:val="none" w:sz="0" w:space="0" w:color="auto"/>
            <w:right w:val="none" w:sz="0" w:space="0" w:color="auto"/>
          </w:divBdr>
        </w:div>
        <w:div w:id="1266573440">
          <w:marLeft w:val="640"/>
          <w:marRight w:val="0"/>
          <w:marTop w:val="0"/>
          <w:marBottom w:val="0"/>
          <w:divBdr>
            <w:top w:val="none" w:sz="0" w:space="0" w:color="auto"/>
            <w:left w:val="none" w:sz="0" w:space="0" w:color="auto"/>
            <w:bottom w:val="none" w:sz="0" w:space="0" w:color="auto"/>
            <w:right w:val="none" w:sz="0" w:space="0" w:color="auto"/>
          </w:divBdr>
        </w:div>
        <w:div w:id="892617345">
          <w:marLeft w:val="640"/>
          <w:marRight w:val="0"/>
          <w:marTop w:val="0"/>
          <w:marBottom w:val="0"/>
          <w:divBdr>
            <w:top w:val="none" w:sz="0" w:space="0" w:color="auto"/>
            <w:left w:val="none" w:sz="0" w:space="0" w:color="auto"/>
            <w:bottom w:val="none" w:sz="0" w:space="0" w:color="auto"/>
            <w:right w:val="none" w:sz="0" w:space="0" w:color="auto"/>
          </w:divBdr>
        </w:div>
        <w:div w:id="2004578319">
          <w:marLeft w:val="640"/>
          <w:marRight w:val="0"/>
          <w:marTop w:val="0"/>
          <w:marBottom w:val="0"/>
          <w:divBdr>
            <w:top w:val="none" w:sz="0" w:space="0" w:color="auto"/>
            <w:left w:val="none" w:sz="0" w:space="0" w:color="auto"/>
            <w:bottom w:val="none" w:sz="0" w:space="0" w:color="auto"/>
            <w:right w:val="none" w:sz="0" w:space="0" w:color="auto"/>
          </w:divBdr>
        </w:div>
        <w:div w:id="598877120">
          <w:marLeft w:val="640"/>
          <w:marRight w:val="0"/>
          <w:marTop w:val="0"/>
          <w:marBottom w:val="0"/>
          <w:divBdr>
            <w:top w:val="none" w:sz="0" w:space="0" w:color="auto"/>
            <w:left w:val="none" w:sz="0" w:space="0" w:color="auto"/>
            <w:bottom w:val="none" w:sz="0" w:space="0" w:color="auto"/>
            <w:right w:val="none" w:sz="0" w:space="0" w:color="auto"/>
          </w:divBdr>
        </w:div>
        <w:div w:id="577635113">
          <w:marLeft w:val="640"/>
          <w:marRight w:val="0"/>
          <w:marTop w:val="0"/>
          <w:marBottom w:val="0"/>
          <w:divBdr>
            <w:top w:val="none" w:sz="0" w:space="0" w:color="auto"/>
            <w:left w:val="none" w:sz="0" w:space="0" w:color="auto"/>
            <w:bottom w:val="none" w:sz="0" w:space="0" w:color="auto"/>
            <w:right w:val="none" w:sz="0" w:space="0" w:color="auto"/>
          </w:divBdr>
        </w:div>
        <w:div w:id="1129277021">
          <w:marLeft w:val="640"/>
          <w:marRight w:val="0"/>
          <w:marTop w:val="0"/>
          <w:marBottom w:val="0"/>
          <w:divBdr>
            <w:top w:val="none" w:sz="0" w:space="0" w:color="auto"/>
            <w:left w:val="none" w:sz="0" w:space="0" w:color="auto"/>
            <w:bottom w:val="none" w:sz="0" w:space="0" w:color="auto"/>
            <w:right w:val="none" w:sz="0" w:space="0" w:color="auto"/>
          </w:divBdr>
        </w:div>
        <w:div w:id="888996479">
          <w:marLeft w:val="640"/>
          <w:marRight w:val="0"/>
          <w:marTop w:val="0"/>
          <w:marBottom w:val="0"/>
          <w:divBdr>
            <w:top w:val="none" w:sz="0" w:space="0" w:color="auto"/>
            <w:left w:val="none" w:sz="0" w:space="0" w:color="auto"/>
            <w:bottom w:val="none" w:sz="0" w:space="0" w:color="auto"/>
            <w:right w:val="none" w:sz="0" w:space="0" w:color="auto"/>
          </w:divBdr>
        </w:div>
        <w:div w:id="1219626472">
          <w:marLeft w:val="640"/>
          <w:marRight w:val="0"/>
          <w:marTop w:val="0"/>
          <w:marBottom w:val="0"/>
          <w:divBdr>
            <w:top w:val="none" w:sz="0" w:space="0" w:color="auto"/>
            <w:left w:val="none" w:sz="0" w:space="0" w:color="auto"/>
            <w:bottom w:val="none" w:sz="0" w:space="0" w:color="auto"/>
            <w:right w:val="none" w:sz="0" w:space="0" w:color="auto"/>
          </w:divBdr>
        </w:div>
        <w:div w:id="287007081">
          <w:marLeft w:val="640"/>
          <w:marRight w:val="0"/>
          <w:marTop w:val="0"/>
          <w:marBottom w:val="0"/>
          <w:divBdr>
            <w:top w:val="none" w:sz="0" w:space="0" w:color="auto"/>
            <w:left w:val="none" w:sz="0" w:space="0" w:color="auto"/>
            <w:bottom w:val="none" w:sz="0" w:space="0" w:color="auto"/>
            <w:right w:val="none" w:sz="0" w:space="0" w:color="auto"/>
          </w:divBdr>
        </w:div>
        <w:div w:id="329022488">
          <w:marLeft w:val="640"/>
          <w:marRight w:val="0"/>
          <w:marTop w:val="0"/>
          <w:marBottom w:val="0"/>
          <w:divBdr>
            <w:top w:val="none" w:sz="0" w:space="0" w:color="auto"/>
            <w:left w:val="none" w:sz="0" w:space="0" w:color="auto"/>
            <w:bottom w:val="none" w:sz="0" w:space="0" w:color="auto"/>
            <w:right w:val="none" w:sz="0" w:space="0" w:color="auto"/>
          </w:divBdr>
        </w:div>
        <w:div w:id="1388869459">
          <w:marLeft w:val="640"/>
          <w:marRight w:val="0"/>
          <w:marTop w:val="0"/>
          <w:marBottom w:val="0"/>
          <w:divBdr>
            <w:top w:val="none" w:sz="0" w:space="0" w:color="auto"/>
            <w:left w:val="none" w:sz="0" w:space="0" w:color="auto"/>
            <w:bottom w:val="none" w:sz="0" w:space="0" w:color="auto"/>
            <w:right w:val="none" w:sz="0" w:space="0" w:color="auto"/>
          </w:divBdr>
        </w:div>
        <w:div w:id="1767337543">
          <w:marLeft w:val="640"/>
          <w:marRight w:val="0"/>
          <w:marTop w:val="0"/>
          <w:marBottom w:val="0"/>
          <w:divBdr>
            <w:top w:val="none" w:sz="0" w:space="0" w:color="auto"/>
            <w:left w:val="none" w:sz="0" w:space="0" w:color="auto"/>
            <w:bottom w:val="none" w:sz="0" w:space="0" w:color="auto"/>
            <w:right w:val="none" w:sz="0" w:space="0" w:color="auto"/>
          </w:divBdr>
        </w:div>
        <w:div w:id="1055743203">
          <w:marLeft w:val="640"/>
          <w:marRight w:val="0"/>
          <w:marTop w:val="0"/>
          <w:marBottom w:val="0"/>
          <w:divBdr>
            <w:top w:val="none" w:sz="0" w:space="0" w:color="auto"/>
            <w:left w:val="none" w:sz="0" w:space="0" w:color="auto"/>
            <w:bottom w:val="none" w:sz="0" w:space="0" w:color="auto"/>
            <w:right w:val="none" w:sz="0" w:space="0" w:color="auto"/>
          </w:divBdr>
        </w:div>
        <w:div w:id="474297947">
          <w:marLeft w:val="640"/>
          <w:marRight w:val="0"/>
          <w:marTop w:val="0"/>
          <w:marBottom w:val="0"/>
          <w:divBdr>
            <w:top w:val="none" w:sz="0" w:space="0" w:color="auto"/>
            <w:left w:val="none" w:sz="0" w:space="0" w:color="auto"/>
            <w:bottom w:val="none" w:sz="0" w:space="0" w:color="auto"/>
            <w:right w:val="none" w:sz="0" w:space="0" w:color="auto"/>
          </w:divBdr>
        </w:div>
        <w:div w:id="1772772948">
          <w:marLeft w:val="640"/>
          <w:marRight w:val="0"/>
          <w:marTop w:val="0"/>
          <w:marBottom w:val="0"/>
          <w:divBdr>
            <w:top w:val="none" w:sz="0" w:space="0" w:color="auto"/>
            <w:left w:val="none" w:sz="0" w:space="0" w:color="auto"/>
            <w:bottom w:val="none" w:sz="0" w:space="0" w:color="auto"/>
            <w:right w:val="none" w:sz="0" w:space="0" w:color="auto"/>
          </w:divBdr>
        </w:div>
        <w:div w:id="1559827087">
          <w:marLeft w:val="640"/>
          <w:marRight w:val="0"/>
          <w:marTop w:val="0"/>
          <w:marBottom w:val="0"/>
          <w:divBdr>
            <w:top w:val="none" w:sz="0" w:space="0" w:color="auto"/>
            <w:left w:val="none" w:sz="0" w:space="0" w:color="auto"/>
            <w:bottom w:val="none" w:sz="0" w:space="0" w:color="auto"/>
            <w:right w:val="none" w:sz="0" w:space="0" w:color="auto"/>
          </w:divBdr>
        </w:div>
        <w:div w:id="2018070874">
          <w:marLeft w:val="640"/>
          <w:marRight w:val="0"/>
          <w:marTop w:val="0"/>
          <w:marBottom w:val="0"/>
          <w:divBdr>
            <w:top w:val="none" w:sz="0" w:space="0" w:color="auto"/>
            <w:left w:val="none" w:sz="0" w:space="0" w:color="auto"/>
            <w:bottom w:val="none" w:sz="0" w:space="0" w:color="auto"/>
            <w:right w:val="none" w:sz="0" w:space="0" w:color="auto"/>
          </w:divBdr>
        </w:div>
        <w:div w:id="407851702">
          <w:marLeft w:val="640"/>
          <w:marRight w:val="0"/>
          <w:marTop w:val="0"/>
          <w:marBottom w:val="0"/>
          <w:divBdr>
            <w:top w:val="none" w:sz="0" w:space="0" w:color="auto"/>
            <w:left w:val="none" w:sz="0" w:space="0" w:color="auto"/>
            <w:bottom w:val="none" w:sz="0" w:space="0" w:color="auto"/>
            <w:right w:val="none" w:sz="0" w:space="0" w:color="auto"/>
          </w:divBdr>
        </w:div>
        <w:div w:id="1036586439">
          <w:marLeft w:val="640"/>
          <w:marRight w:val="0"/>
          <w:marTop w:val="0"/>
          <w:marBottom w:val="0"/>
          <w:divBdr>
            <w:top w:val="none" w:sz="0" w:space="0" w:color="auto"/>
            <w:left w:val="none" w:sz="0" w:space="0" w:color="auto"/>
            <w:bottom w:val="none" w:sz="0" w:space="0" w:color="auto"/>
            <w:right w:val="none" w:sz="0" w:space="0" w:color="auto"/>
          </w:divBdr>
        </w:div>
        <w:div w:id="545333488">
          <w:marLeft w:val="640"/>
          <w:marRight w:val="0"/>
          <w:marTop w:val="0"/>
          <w:marBottom w:val="0"/>
          <w:divBdr>
            <w:top w:val="none" w:sz="0" w:space="0" w:color="auto"/>
            <w:left w:val="none" w:sz="0" w:space="0" w:color="auto"/>
            <w:bottom w:val="none" w:sz="0" w:space="0" w:color="auto"/>
            <w:right w:val="none" w:sz="0" w:space="0" w:color="auto"/>
          </w:divBdr>
        </w:div>
        <w:div w:id="977955285">
          <w:marLeft w:val="640"/>
          <w:marRight w:val="0"/>
          <w:marTop w:val="0"/>
          <w:marBottom w:val="0"/>
          <w:divBdr>
            <w:top w:val="none" w:sz="0" w:space="0" w:color="auto"/>
            <w:left w:val="none" w:sz="0" w:space="0" w:color="auto"/>
            <w:bottom w:val="none" w:sz="0" w:space="0" w:color="auto"/>
            <w:right w:val="none" w:sz="0" w:space="0" w:color="auto"/>
          </w:divBdr>
        </w:div>
        <w:div w:id="974063677">
          <w:marLeft w:val="640"/>
          <w:marRight w:val="0"/>
          <w:marTop w:val="0"/>
          <w:marBottom w:val="0"/>
          <w:divBdr>
            <w:top w:val="none" w:sz="0" w:space="0" w:color="auto"/>
            <w:left w:val="none" w:sz="0" w:space="0" w:color="auto"/>
            <w:bottom w:val="none" w:sz="0" w:space="0" w:color="auto"/>
            <w:right w:val="none" w:sz="0" w:space="0" w:color="auto"/>
          </w:divBdr>
        </w:div>
        <w:div w:id="665859646">
          <w:marLeft w:val="640"/>
          <w:marRight w:val="0"/>
          <w:marTop w:val="0"/>
          <w:marBottom w:val="0"/>
          <w:divBdr>
            <w:top w:val="none" w:sz="0" w:space="0" w:color="auto"/>
            <w:left w:val="none" w:sz="0" w:space="0" w:color="auto"/>
            <w:bottom w:val="none" w:sz="0" w:space="0" w:color="auto"/>
            <w:right w:val="none" w:sz="0" w:space="0" w:color="auto"/>
          </w:divBdr>
        </w:div>
        <w:div w:id="1924336905">
          <w:marLeft w:val="640"/>
          <w:marRight w:val="0"/>
          <w:marTop w:val="0"/>
          <w:marBottom w:val="0"/>
          <w:divBdr>
            <w:top w:val="none" w:sz="0" w:space="0" w:color="auto"/>
            <w:left w:val="none" w:sz="0" w:space="0" w:color="auto"/>
            <w:bottom w:val="none" w:sz="0" w:space="0" w:color="auto"/>
            <w:right w:val="none" w:sz="0" w:space="0" w:color="auto"/>
          </w:divBdr>
        </w:div>
        <w:div w:id="457917270">
          <w:marLeft w:val="640"/>
          <w:marRight w:val="0"/>
          <w:marTop w:val="0"/>
          <w:marBottom w:val="0"/>
          <w:divBdr>
            <w:top w:val="none" w:sz="0" w:space="0" w:color="auto"/>
            <w:left w:val="none" w:sz="0" w:space="0" w:color="auto"/>
            <w:bottom w:val="none" w:sz="0" w:space="0" w:color="auto"/>
            <w:right w:val="none" w:sz="0" w:space="0" w:color="auto"/>
          </w:divBdr>
        </w:div>
        <w:div w:id="1636713902">
          <w:marLeft w:val="640"/>
          <w:marRight w:val="0"/>
          <w:marTop w:val="0"/>
          <w:marBottom w:val="0"/>
          <w:divBdr>
            <w:top w:val="none" w:sz="0" w:space="0" w:color="auto"/>
            <w:left w:val="none" w:sz="0" w:space="0" w:color="auto"/>
            <w:bottom w:val="none" w:sz="0" w:space="0" w:color="auto"/>
            <w:right w:val="none" w:sz="0" w:space="0" w:color="auto"/>
          </w:divBdr>
        </w:div>
        <w:div w:id="1223515539">
          <w:marLeft w:val="640"/>
          <w:marRight w:val="0"/>
          <w:marTop w:val="0"/>
          <w:marBottom w:val="0"/>
          <w:divBdr>
            <w:top w:val="none" w:sz="0" w:space="0" w:color="auto"/>
            <w:left w:val="none" w:sz="0" w:space="0" w:color="auto"/>
            <w:bottom w:val="none" w:sz="0" w:space="0" w:color="auto"/>
            <w:right w:val="none" w:sz="0" w:space="0" w:color="auto"/>
          </w:divBdr>
        </w:div>
        <w:div w:id="2118984364">
          <w:marLeft w:val="640"/>
          <w:marRight w:val="0"/>
          <w:marTop w:val="0"/>
          <w:marBottom w:val="0"/>
          <w:divBdr>
            <w:top w:val="none" w:sz="0" w:space="0" w:color="auto"/>
            <w:left w:val="none" w:sz="0" w:space="0" w:color="auto"/>
            <w:bottom w:val="none" w:sz="0" w:space="0" w:color="auto"/>
            <w:right w:val="none" w:sz="0" w:space="0" w:color="auto"/>
          </w:divBdr>
        </w:div>
        <w:div w:id="954941576">
          <w:marLeft w:val="640"/>
          <w:marRight w:val="0"/>
          <w:marTop w:val="0"/>
          <w:marBottom w:val="0"/>
          <w:divBdr>
            <w:top w:val="none" w:sz="0" w:space="0" w:color="auto"/>
            <w:left w:val="none" w:sz="0" w:space="0" w:color="auto"/>
            <w:bottom w:val="none" w:sz="0" w:space="0" w:color="auto"/>
            <w:right w:val="none" w:sz="0" w:space="0" w:color="auto"/>
          </w:divBdr>
        </w:div>
        <w:div w:id="715079787">
          <w:marLeft w:val="640"/>
          <w:marRight w:val="0"/>
          <w:marTop w:val="0"/>
          <w:marBottom w:val="0"/>
          <w:divBdr>
            <w:top w:val="none" w:sz="0" w:space="0" w:color="auto"/>
            <w:left w:val="none" w:sz="0" w:space="0" w:color="auto"/>
            <w:bottom w:val="none" w:sz="0" w:space="0" w:color="auto"/>
            <w:right w:val="none" w:sz="0" w:space="0" w:color="auto"/>
          </w:divBdr>
        </w:div>
        <w:div w:id="1712027387">
          <w:marLeft w:val="640"/>
          <w:marRight w:val="0"/>
          <w:marTop w:val="0"/>
          <w:marBottom w:val="0"/>
          <w:divBdr>
            <w:top w:val="none" w:sz="0" w:space="0" w:color="auto"/>
            <w:left w:val="none" w:sz="0" w:space="0" w:color="auto"/>
            <w:bottom w:val="none" w:sz="0" w:space="0" w:color="auto"/>
            <w:right w:val="none" w:sz="0" w:space="0" w:color="auto"/>
          </w:divBdr>
        </w:div>
        <w:div w:id="759571791">
          <w:marLeft w:val="640"/>
          <w:marRight w:val="0"/>
          <w:marTop w:val="0"/>
          <w:marBottom w:val="0"/>
          <w:divBdr>
            <w:top w:val="none" w:sz="0" w:space="0" w:color="auto"/>
            <w:left w:val="none" w:sz="0" w:space="0" w:color="auto"/>
            <w:bottom w:val="none" w:sz="0" w:space="0" w:color="auto"/>
            <w:right w:val="none" w:sz="0" w:space="0" w:color="auto"/>
          </w:divBdr>
        </w:div>
        <w:div w:id="1728141600">
          <w:marLeft w:val="640"/>
          <w:marRight w:val="0"/>
          <w:marTop w:val="0"/>
          <w:marBottom w:val="0"/>
          <w:divBdr>
            <w:top w:val="none" w:sz="0" w:space="0" w:color="auto"/>
            <w:left w:val="none" w:sz="0" w:space="0" w:color="auto"/>
            <w:bottom w:val="none" w:sz="0" w:space="0" w:color="auto"/>
            <w:right w:val="none" w:sz="0" w:space="0" w:color="auto"/>
          </w:divBdr>
        </w:div>
        <w:div w:id="915824055">
          <w:marLeft w:val="640"/>
          <w:marRight w:val="0"/>
          <w:marTop w:val="0"/>
          <w:marBottom w:val="0"/>
          <w:divBdr>
            <w:top w:val="none" w:sz="0" w:space="0" w:color="auto"/>
            <w:left w:val="none" w:sz="0" w:space="0" w:color="auto"/>
            <w:bottom w:val="none" w:sz="0" w:space="0" w:color="auto"/>
            <w:right w:val="none" w:sz="0" w:space="0" w:color="auto"/>
          </w:divBdr>
        </w:div>
        <w:div w:id="1552109100">
          <w:marLeft w:val="640"/>
          <w:marRight w:val="0"/>
          <w:marTop w:val="0"/>
          <w:marBottom w:val="0"/>
          <w:divBdr>
            <w:top w:val="none" w:sz="0" w:space="0" w:color="auto"/>
            <w:left w:val="none" w:sz="0" w:space="0" w:color="auto"/>
            <w:bottom w:val="none" w:sz="0" w:space="0" w:color="auto"/>
            <w:right w:val="none" w:sz="0" w:space="0" w:color="auto"/>
          </w:divBdr>
        </w:div>
        <w:div w:id="2087723582">
          <w:marLeft w:val="640"/>
          <w:marRight w:val="0"/>
          <w:marTop w:val="0"/>
          <w:marBottom w:val="0"/>
          <w:divBdr>
            <w:top w:val="none" w:sz="0" w:space="0" w:color="auto"/>
            <w:left w:val="none" w:sz="0" w:space="0" w:color="auto"/>
            <w:bottom w:val="none" w:sz="0" w:space="0" w:color="auto"/>
            <w:right w:val="none" w:sz="0" w:space="0" w:color="auto"/>
          </w:divBdr>
        </w:div>
        <w:div w:id="938218243">
          <w:marLeft w:val="640"/>
          <w:marRight w:val="0"/>
          <w:marTop w:val="0"/>
          <w:marBottom w:val="0"/>
          <w:divBdr>
            <w:top w:val="none" w:sz="0" w:space="0" w:color="auto"/>
            <w:left w:val="none" w:sz="0" w:space="0" w:color="auto"/>
            <w:bottom w:val="none" w:sz="0" w:space="0" w:color="auto"/>
            <w:right w:val="none" w:sz="0" w:space="0" w:color="auto"/>
          </w:divBdr>
        </w:div>
        <w:div w:id="1439368746">
          <w:marLeft w:val="640"/>
          <w:marRight w:val="0"/>
          <w:marTop w:val="0"/>
          <w:marBottom w:val="0"/>
          <w:divBdr>
            <w:top w:val="none" w:sz="0" w:space="0" w:color="auto"/>
            <w:left w:val="none" w:sz="0" w:space="0" w:color="auto"/>
            <w:bottom w:val="none" w:sz="0" w:space="0" w:color="auto"/>
            <w:right w:val="none" w:sz="0" w:space="0" w:color="auto"/>
          </w:divBdr>
        </w:div>
        <w:div w:id="249975438">
          <w:marLeft w:val="640"/>
          <w:marRight w:val="0"/>
          <w:marTop w:val="0"/>
          <w:marBottom w:val="0"/>
          <w:divBdr>
            <w:top w:val="none" w:sz="0" w:space="0" w:color="auto"/>
            <w:left w:val="none" w:sz="0" w:space="0" w:color="auto"/>
            <w:bottom w:val="none" w:sz="0" w:space="0" w:color="auto"/>
            <w:right w:val="none" w:sz="0" w:space="0" w:color="auto"/>
          </w:divBdr>
        </w:div>
        <w:div w:id="1057126583">
          <w:marLeft w:val="640"/>
          <w:marRight w:val="0"/>
          <w:marTop w:val="0"/>
          <w:marBottom w:val="0"/>
          <w:divBdr>
            <w:top w:val="none" w:sz="0" w:space="0" w:color="auto"/>
            <w:left w:val="none" w:sz="0" w:space="0" w:color="auto"/>
            <w:bottom w:val="none" w:sz="0" w:space="0" w:color="auto"/>
            <w:right w:val="none" w:sz="0" w:space="0" w:color="auto"/>
          </w:divBdr>
        </w:div>
        <w:div w:id="651300752">
          <w:marLeft w:val="640"/>
          <w:marRight w:val="0"/>
          <w:marTop w:val="0"/>
          <w:marBottom w:val="0"/>
          <w:divBdr>
            <w:top w:val="none" w:sz="0" w:space="0" w:color="auto"/>
            <w:left w:val="none" w:sz="0" w:space="0" w:color="auto"/>
            <w:bottom w:val="none" w:sz="0" w:space="0" w:color="auto"/>
            <w:right w:val="none" w:sz="0" w:space="0" w:color="auto"/>
          </w:divBdr>
        </w:div>
        <w:div w:id="303855979">
          <w:marLeft w:val="640"/>
          <w:marRight w:val="0"/>
          <w:marTop w:val="0"/>
          <w:marBottom w:val="0"/>
          <w:divBdr>
            <w:top w:val="none" w:sz="0" w:space="0" w:color="auto"/>
            <w:left w:val="none" w:sz="0" w:space="0" w:color="auto"/>
            <w:bottom w:val="none" w:sz="0" w:space="0" w:color="auto"/>
            <w:right w:val="none" w:sz="0" w:space="0" w:color="auto"/>
          </w:divBdr>
        </w:div>
        <w:div w:id="943149396">
          <w:marLeft w:val="640"/>
          <w:marRight w:val="0"/>
          <w:marTop w:val="0"/>
          <w:marBottom w:val="0"/>
          <w:divBdr>
            <w:top w:val="none" w:sz="0" w:space="0" w:color="auto"/>
            <w:left w:val="none" w:sz="0" w:space="0" w:color="auto"/>
            <w:bottom w:val="none" w:sz="0" w:space="0" w:color="auto"/>
            <w:right w:val="none" w:sz="0" w:space="0" w:color="auto"/>
          </w:divBdr>
        </w:div>
        <w:div w:id="407849711">
          <w:marLeft w:val="640"/>
          <w:marRight w:val="0"/>
          <w:marTop w:val="0"/>
          <w:marBottom w:val="0"/>
          <w:divBdr>
            <w:top w:val="none" w:sz="0" w:space="0" w:color="auto"/>
            <w:left w:val="none" w:sz="0" w:space="0" w:color="auto"/>
            <w:bottom w:val="none" w:sz="0" w:space="0" w:color="auto"/>
            <w:right w:val="none" w:sz="0" w:space="0" w:color="auto"/>
          </w:divBdr>
        </w:div>
        <w:div w:id="1492716326">
          <w:marLeft w:val="640"/>
          <w:marRight w:val="0"/>
          <w:marTop w:val="0"/>
          <w:marBottom w:val="0"/>
          <w:divBdr>
            <w:top w:val="none" w:sz="0" w:space="0" w:color="auto"/>
            <w:left w:val="none" w:sz="0" w:space="0" w:color="auto"/>
            <w:bottom w:val="none" w:sz="0" w:space="0" w:color="auto"/>
            <w:right w:val="none" w:sz="0" w:space="0" w:color="auto"/>
          </w:divBdr>
        </w:div>
        <w:div w:id="726759275">
          <w:marLeft w:val="640"/>
          <w:marRight w:val="0"/>
          <w:marTop w:val="0"/>
          <w:marBottom w:val="0"/>
          <w:divBdr>
            <w:top w:val="none" w:sz="0" w:space="0" w:color="auto"/>
            <w:left w:val="none" w:sz="0" w:space="0" w:color="auto"/>
            <w:bottom w:val="none" w:sz="0" w:space="0" w:color="auto"/>
            <w:right w:val="none" w:sz="0" w:space="0" w:color="auto"/>
          </w:divBdr>
        </w:div>
        <w:div w:id="1986153972">
          <w:marLeft w:val="640"/>
          <w:marRight w:val="0"/>
          <w:marTop w:val="0"/>
          <w:marBottom w:val="0"/>
          <w:divBdr>
            <w:top w:val="none" w:sz="0" w:space="0" w:color="auto"/>
            <w:left w:val="none" w:sz="0" w:space="0" w:color="auto"/>
            <w:bottom w:val="none" w:sz="0" w:space="0" w:color="auto"/>
            <w:right w:val="none" w:sz="0" w:space="0" w:color="auto"/>
          </w:divBdr>
        </w:div>
        <w:div w:id="603879917">
          <w:marLeft w:val="640"/>
          <w:marRight w:val="0"/>
          <w:marTop w:val="0"/>
          <w:marBottom w:val="0"/>
          <w:divBdr>
            <w:top w:val="none" w:sz="0" w:space="0" w:color="auto"/>
            <w:left w:val="none" w:sz="0" w:space="0" w:color="auto"/>
            <w:bottom w:val="none" w:sz="0" w:space="0" w:color="auto"/>
            <w:right w:val="none" w:sz="0" w:space="0" w:color="auto"/>
          </w:divBdr>
        </w:div>
        <w:div w:id="662470088">
          <w:marLeft w:val="640"/>
          <w:marRight w:val="0"/>
          <w:marTop w:val="0"/>
          <w:marBottom w:val="0"/>
          <w:divBdr>
            <w:top w:val="none" w:sz="0" w:space="0" w:color="auto"/>
            <w:left w:val="none" w:sz="0" w:space="0" w:color="auto"/>
            <w:bottom w:val="none" w:sz="0" w:space="0" w:color="auto"/>
            <w:right w:val="none" w:sz="0" w:space="0" w:color="auto"/>
          </w:divBdr>
        </w:div>
        <w:div w:id="25760839">
          <w:marLeft w:val="640"/>
          <w:marRight w:val="0"/>
          <w:marTop w:val="0"/>
          <w:marBottom w:val="0"/>
          <w:divBdr>
            <w:top w:val="none" w:sz="0" w:space="0" w:color="auto"/>
            <w:left w:val="none" w:sz="0" w:space="0" w:color="auto"/>
            <w:bottom w:val="none" w:sz="0" w:space="0" w:color="auto"/>
            <w:right w:val="none" w:sz="0" w:space="0" w:color="auto"/>
          </w:divBdr>
        </w:div>
        <w:div w:id="1704356031">
          <w:marLeft w:val="640"/>
          <w:marRight w:val="0"/>
          <w:marTop w:val="0"/>
          <w:marBottom w:val="0"/>
          <w:divBdr>
            <w:top w:val="none" w:sz="0" w:space="0" w:color="auto"/>
            <w:left w:val="none" w:sz="0" w:space="0" w:color="auto"/>
            <w:bottom w:val="none" w:sz="0" w:space="0" w:color="auto"/>
            <w:right w:val="none" w:sz="0" w:space="0" w:color="auto"/>
          </w:divBdr>
        </w:div>
        <w:div w:id="329724512">
          <w:marLeft w:val="640"/>
          <w:marRight w:val="0"/>
          <w:marTop w:val="0"/>
          <w:marBottom w:val="0"/>
          <w:divBdr>
            <w:top w:val="none" w:sz="0" w:space="0" w:color="auto"/>
            <w:left w:val="none" w:sz="0" w:space="0" w:color="auto"/>
            <w:bottom w:val="none" w:sz="0" w:space="0" w:color="auto"/>
            <w:right w:val="none" w:sz="0" w:space="0" w:color="auto"/>
          </w:divBdr>
        </w:div>
        <w:div w:id="767821441">
          <w:marLeft w:val="640"/>
          <w:marRight w:val="0"/>
          <w:marTop w:val="0"/>
          <w:marBottom w:val="0"/>
          <w:divBdr>
            <w:top w:val="none" w:sz="0" w:space="0" w:color="auto"/>
            <w:left w:val="none" w:sz="0" w:space="0" w:color="auto"/>
            <w:bottom w:val="none" w:sz="0" w:space="0" w:color="auto"/>
            <w:right w:val="none" w:sz="0" w:space="0" w:color="auto"/>
          </w:divBdr>
        </w:div>
        <w:div w:id="224537563">
          <w:marLeft w:val="640"/>
          <w:marRight w:val="0"/>
          <w:marTop w:val="0"/>
          <w:marBottom w:val="0"/>
          <w:divBdr>
            <w:top w:val="none" w:sz="0" w:space="0" w:color="auto"/>
            <w:left w:val="none" w:sz="0" w:space="0" w:color="auto"/>
            <w:bottom w:val="none" w:sz="0" w:space="0" w:color="auto"/>
            <w:right w:val="none" w:sz="0" w:space="0" w:color="auto"/>
          </w:divBdr>
        </w:div>
        <w:div w:id="2079135247">
          <w:marLeft w:val="640"/>
          <w:marRight w:val="0"/>
          <w:marTop w:val="0"/>
          <w:marBottom w:val="0"/>
          <w:divBdr>
            <w:top w:val="none" w:sz="0" w:space="0" w:color="auto"/>
            <w:left w:val="none" w:sz="0" w:space="0" w:color="auto"/>
            <w:bottom w:val="none" w:sz="0" w:space="0" w:color="auto"/>
            <w:right w:val="none" w:sz="0" w:space="0" w:color="auto"/>
          </w:divBdr>
        </w:div>
        <w:div w:id="1081757035">
          <w:marLeft w:val="640"/>
          <w:marRight w:val="0"/>
          <w:marTop w:val="0"/>
          <w:marBottom w:val="0"/>
          <w:divBdr>
            <w:top w:val="none" w:sz="0" w:space="0" w:color="auto"/>
            <w:left w:val="none" w:sz="0" w:space="0" w:color="auto"/>
            <w:bottom w:val="none" w:sz="0" w:space="0" w:color="auto"/>
            <w:right w:val="none" w:sz="0" w:space="0" w:color="auto"/>
          </w:divBdr>
        </w:div>
        <w:div w:id="705523156">
          <w:marLeft w:val="640"/>
          <w:marRight w:val="0"/>
          <w:marTop w:val="0"/>
          <w:marBottom w:val="0"/>
          <w:divBdr>
            <w:top w:val="none" w:sz="0" w:space="0" w:color="auto"/>
            <w:left w:val="none" w:sz="0" w:space="0" w:color="auto"/>
            <w:bottom w:val="none" w:sz="0" w:space="0" w:color="auto"/>
            <w:right w:val="none" w:sz="0" w:space="0" w:color="auto"/>
          </w:divBdr>
        </w:div>
        <w:div w:id="327948605">
          <w:marLeft w:val="640"/>
          <w:marRight w:val="0"/>
          <w:marTop w:val="0"/>
          <w:marBottom w:val="0"/>
          <w:divBdr>
            <w:top w:val="none" w:sz="0" w:space="0" w:color="auto"/>
            <w:left w:val="none" w:sz="0" w:space="0" w:color="auto"/>
            <w:bottom w:val="none" w:sz="0" w:space="0" w:color="auto"/>
            <w:right w:val="none" w:sz="0" w:space="0" w:color="auto"/>
          </w:divBdr>
        </w:div>
        <w:div w:id="1455519794">
          <w:marLeft w:val="640"/>
          <w:marRight w:val="0"/>
          <w:marTop w:val="0"/>
          <w:marBottom w:val="0"/>
          <w:divBdr>
            <w:top w:val="none" w:sz="0" w:space="0" w:color="auto"/>
            <w:left w:val="none" w:sz="0" w:space="0" w:color="auto"/>
            <w:bottom w:val="none" w:sz="0" w:space="0" w:color="auto"/>
            <w:right w:val="none" w:sz="0" w:space="0" w:color="auto"/>
          </w:divBdr>
        </w:div>
        <w:div w:id="870068389">
          <w:marLeft w:val="640"/>
          <w:marRight w:val="0"/>
          <w:marTop w:val="0"/>
          <w:marBottom w:val="0"/>
          <w:divBdr>
            <w:top w:val="none" w:sz="0" w:space="0" w:color="auto"/>
            <w:left w:val="none" w:sz="0" w:space="0" w:color="auto"/>
            <w:bottom w:val="none" w:sz="0" w:space="0" w:color="auto"/>
            <w:right w:val="none" w:sz="0" w:space="0" w:color="auto"/>
          </w:divBdr>
        </w:div>
        <w:div w:id="1298729966">
          <w:marLeft w:val="640"/>
          <w:marRight w:val="0"/>
          <w:marTop w:val="0"/>
          <w:marBottom w:val="0"/>
          <w:divBdr>
            <w:top w:val="none" w:sz="0" w:space="0" w:color="auto"/>
            <w:left w:val="none" w:sz="0" w:space="0" w:color="auto"/>
            <w:bottom w:val="none" w:sz="0" w:space="0" w:color="auto"/>
            <w:right w:val="none" w:sz="0" w:space="0" w:color="auto"/>
          </w:divBdr>
        </w:div>
        <w:div w:id="1168985656">
          <w:marLeft w:val="640"/>
          <w:marRight w:val="0"/>
          <w:marTop w:val="0"/>
          <w:marBottom w:val="0"/>
          <w:divBdr>
            <w:top w:val="none" w:sz="0" w:space="0" w:color="auto"/>
            <w:left w:val="none" w:sz="0" w:space="0" w:color="auto"/>
            <w:bottom w:val="none" w:sz="0" w:space="0" w:color="auto"/>
            <w:right w:val="none" w:sz="0" w:space="0" w:color="auto"/>
          </w:divBdr>
        </w:div>
        <w:div w:id="1588609517">
          <w:marLeft w:val="640"/>
          <w:marRight w:val="0"/>
          <w:marTop w:val="0"/>
          <w:marBottom w:val="0"/>
          <w:divBdr>
            <w:top w:val="none" w:sz="0" w:space="0" w:color="auto"/>
            <w:left w:val="none" w:sz="0" w:space="0" w:color="auto"/>
            <w:bottom w:val="none" w:sz="0" w:space="0" w:color="auto"/>
            <w:right w:val="none" w:sz="0" w:space="0" w:color="auto"/>
          </w:divBdr>
        </w:div>
        <w:div w:id="1081874776">
          <w:marLeft w:val="640"/>
          <w:marRight w:val="0"/>
          <w:marTop w:val="0"/>
          <w:marBottom w:val="0"/>
          <w:divBdr>
            <w:top w:val="none" w:sz="0" w:space="0" w:color="auto"/>
            <w:left w:val="none" w:sz="0" w:space="0" w:color="auto"/>
            <w:bottom w:val="none" w:sz="0" w:space="0" w:color="auto"/>
            <w:right w:val="none" w:sz="0" w:space="0" w:color="auto"/>
          </w:divBdr>
        </w:div>
        <w:div w:id="1467624675">
          <w:marLeft w:val="640"/>
          <w:marRight w:val="0"/>
          <w:marTop w:val="0"/>
          <w:marBottom w:val="0"/>
          <w:divBdr>
            <w:top w:val="none" w:sz="0" w:space="0" w:color="auto"/>
            <w:left w:val="none" w:sz="0" w:space="0" w:color="auto"/>
            <w:bottom w:val="none" w:sz="0" w:space="0" w:color="auto"/>
            <w:right w:val="none" w:sz="0" w:space="0" w:color="auto"/>
          </w:divBdr>
        </w:div>
        <w:div w:id="395277032">
          <w:marLeft w:val="640"/>
          <w:marRight w:val="0"/>
          <w:marTop w:val="0"/>
          <w:marBottom w:val="0"/>
          <w:divBdr>
            <w:top w:val="none" w:sz="0" w:space="0" w:color="auto"/>
            <w:left w:val="none" w:sz="0" w:space="0" w:color="auto"/>
            <w:bottom w:val="none" w:sz="0" w:space="0" w:color="auto"/>
            <w:right w:val="none" w:sz="0" w:space="0" w:color="auto"/>
          </w:divBdr>
        </w:div>
        <w:div w:id="1713190924">
          <w:marLeft w:val="640"/>
          <w:marRight w:val="0"/>
          <w:marTop w:val="0"/>
          <w:marBottom w:val="0"/>
          <w:divBdr>
            <w:top w:val="none" w:sz="0" w:space="0" w:color="auto"/>
            <w:left w:val="none" w:sz="0" w:space="0" w:color="auto"/>
            <w:bottom w:val="none" w:sz="0" w:space="0" w:color="auto"/>
            <w:right w:val="none" w:sz="0" w:space="0" w:color="auto"/>
          </w:divBdr>
        </w:div>
        <w:div w:id="1163358191">
          <w:marLeft w:val="640"/>
          <w:marRight w:val="0"/>
          <w:marTop w:val="0"/>
          <w:marBottom w:val="0"/>
          <w:divBdr>
            <w:top w:val="none" w:sz="0" w:space="0" w:color="auto"/>
            <w:left w:val="none" w:sz="0" w:space="0" w:color="auto"/>
            <w:bottom w:val="none" w:sz="0" w:space="0" w:color="auto"/>
            <w:right w:val="none" w:sz="0" w:space="0" w:color="auto"/>
          </w:divBdr>
        </w:div>
        <w:div w:id="1412003093">
          <w:marLeft w:val="640"/>
          <w:marRight w:val="0"/>
          <w:marTop w:val="0"/>
          <w:marBottom w:val="0"/>
          <w:divBdr>
            <w:top w:val="none" w:sz="0" w:space="0" w:color="auto"/>
            <w:left w:val="none" w:sz="0" w:space="0" w:color="auto"/>
            <w:bottom w:val="none" w:sz="0" w:space="0" w:color="auto"/>
            <w:right w:val="none" w:sz="0" w:space="0" w:color="auto"/>
          </w:divBdr>
        </w:div>
        <w:div w:id="1635138600">
          <w:marLeft w:val="640"/>
          <w:marRight w:val="0"/>
          <w:marTop w:val="0"/>
          <w:marBottom w:val="0"/>
          <w:divBdr>
            <w:top w:val="none" w:sz="0" w:space="0" w:color="auto"/>
            <w:left w:val="none" w:sz="0" w:space="0" w:color="auto"/>
            <w:bottom w:val="none" w:sz="0" w:space="0" w:color="auto"/>
            <w:right w:val="none" w:sz="0" w:space="0" w:color="auto"/>
          </w:divBdr>
        </w:div>
        <w:div w:id="1475953977">
          <w:marLeft w:val="640"/>
          <w:marRight w:val="0"/>
          <w:marTop w:val="0"/>
          <w:marBottom w:val="0"/>
          <w:divBdr>
            <w:top w:val="none" w:sz="0" w:space="0" w:color="auto"/>
            <w:left w:val="none" w:sz="0" w:space="0" w:color="auto"/>
            <w:bottom w:val="none" w:sz="0" w:space="0" w:color="auto"/>
            <w:right w:val="none" w:sz="0" w:space="0" w:color="auto"/>
          </w:divBdr>
        </w:div>
        <w:div w:id="779644528">
          <w:marLeft w:val="640"/>
          <w:marRight w:val="0"/>
          <w:marTop w:val="0"/>
          <w:marBottom w:val="0"/>
          <w:divBdr>
            <w:top w:val="none" w:sz="0" w:space="0" w:color="auto"/>
            <w:left w:val="none" w:sz="0" w:space="0" w:color="auto"/>
            <w:bottom w:val="none" w:sz="0" w:space="0" w:color="auto"/>
            <w:right w:val="none" w:sz="0" w:space="0" w:color="auto"/>
          </w:divBdr>
        </w:div>
        <w:div w:id="1524517462">
          <w:marLeft w:val="640"/>
          <w:marRight w:val="0"/>
          <w:marTop w:val="0"/>
          <w:marBottom w:val="0"/>
          <w:divBdr>
            <w:top w:val="none" w:sz="0" w:space="0" w:color="auto"/>
            <w:left w:val="none" w:sz="0" w:space="0" w:color="auto"/>
            <w:bottom w:val="none" w:sz="0" w:space="0" w:color="auto"/>
            <w:right w:val="none" w:sz="0" w:space="0" w:color="auto"/>
          </w:divBdr>
        </w:div>
        <w:div w:id="1858469967">
          <w:marLeft w:val="640"/>
          <w:marRight w:val="0"/>
          <w:marTop w:val="0"/>
          <w:marBottom w:val="0"/>
          <w:divBdr>
            <w:top w:val="none" w:sz="0" w:space="0" w:color="auto"/>
            <w:left w:val="none" w:sz="0" w:space="0" w:color="auto"/>
            <w:bottom w:val="none" w:sz="0" w:space="0" w:color="auto"/>
            <w:right w:val="none" w:sz="0" w:space="0" w:color="auto"/>
          </w:divBdr>
        </w:div>
        <w:div w:id="1872375859">
          <w:marLeft w:val="640"/>
          <w:marRight w:val="0"/>
          <w:marTop w:val="0"/>
          <w:marBottom w:val="0"/>
          <w:divBdr>
            <w:top w:val="none" w:sz="0" w:space="0" w:color="auto"/>
            <w:left w:val="none" w:sz="0" w:space="0" w:color="auto"/>
            <w:bottom w:val="none" w:sz="0" w:space="0" w:color="auto"/>
            <w:right w:val="none" w:sz="0" w:space="0" w:color="auto"/>
          </w:divBdr>
        </w:div>
        <w:div w:id="850686333">
          <w:marLeft w:val="640"/>
          <w:marRight w:val="0"/>
          <w:marTop w:val="0"/>
          <w:marBottom w:val="0"/>
          <w:divBdr>
            <w:top w:val="none" w:sz="0" w:space="0" w:color="auto"/>
            <w:left w:val="none" w:sz="0" w:space="0" w:color="auto"/>
            <w:bottom w:val="none" w:sz="0" w:space="0" w:color="auto"/>
            <w:right w:val="none" w:sz="0" w:space="0" w:color="auto"/>
          </w:divBdr>
        </w:div>
        <w:div w:id="2003266848">
          <w:marLeft w:val="640"/>
          <w:marRight w:val="0"/>
          <w:marTop w:val="0"/>
          <w:marBottom w:val="0"/>
          <w:divBdr>
            <w:top w:val="none" w:sz="0" w:space="0" w:color="auto"/>
            <w:left w:val="none" w:sz="0" w:space="0" w:color="auto"/>
            <w:bottom w:val="none" w:sz="0" w:space="0" w:color="auto"/>
            <w:right w:val="none" w:sz="0" w:space="0" w:color="auto"/>
          </w:divBdr>
        </w:div>
        <w:div w:id="234515963">
          <w:marLeft w:val="640"/>
          <w:marRight w:val="0"/>
          <w:marTop w:val="0"/>
          <w:marBottom w:val="0"/>
          <w:divBdr>
            <w:top w:val="none" w:sz="0" w:space="0" w:color="auto"/>
            <w:left w:val="none" w:sz="0" w:space="0" w:color="auto"/>
            <w:bottom w:val="none" w:sz="0" w:space="0" w:color="auto"/>
            <w:right w:val="none" w:sz="0" w:space="0" w:color="auto"/>
          </w:divBdr>
        </w:div>
        <w:div w:id="1307971260">
          <w:marLeft w:val="640"/>
          <w:marRight w:val="0"/>
          <w:marTop w:val="0"/>
          <w:marBottom w:val="0"/>
          <w:divBdr>
            <w:top w:val="none" w:sz="0" w:space="0" w:color="auto"/>
            <w:left w:val="none" w:sz="0" w:space="0" w:color="auto"/>
            <w:bottom w:val="none" w:sz="0" w:space="0" w:color="auto"/>
            <w:right w:val="none" w:sz="0" w:space="0" w:color="auto"/>
          </w:divBdr>
        </w:div>
        <w:div w:id="1278441949">
          <w:marLeft w:val="640"/>
          <w:marRight w:val="0"/>
          <w:marTop w:val="0"/>
          <w:marBottom w:val="0"/>
          <w:divBdr>
            <w:top w:val="none" w:sz="0" w:space="0" w:color="auto"/>
            <w:left w:val="none" w:sz="0" w:space="0" w:color="auto"/>
            <w:bottom w:val="none" w:sz="0" w:space="0" w:color="auto"/>
            <w:right w:val="none" w:sz="0" w:space="0" w:color="auto"/>
          </w:divBdr>
        </w:div>
        <w:div w:id="773981547">
          <w:marLeft w:val="640"/>
          <w:marRight w:val="0"/>
          <w:marTop w:val="0"/>
          <w:marBottom w:val="0"/>
          <w:divBdr>
            <w:top w:val="none" w:sz="0" w:space="0" w:color="auto"/>
            <w:left w:val="none" w:sz="0" w:space="0" w:color="auto"/>
            <w:bottom w:val="none" w:sz="0" w:space="0" w:color="auto"/>
            <w:right w:val="none" w:sz="0" w:space="0" w:color="auto"/>
          </w:divBdr>
        </w:div>
        <w:div w:id="1626424732">
          <w:marLeft w:val="640"/>
          <w:marRight w:val="0"/>
          <w:marTop w:val="0"/>
          <w:marBottom w:val="0"/>
          <w:divBdr>
            <w:top w:val="none" w:sz="0" w:space="0" w:color="auto"/>
            <w:left w:val="none" w:sz="0" w:space="0" w:color="auto"/>
            <w:bottom w:val="none" w:sz="0" w:space="0" w:color="auto"/>
            <w:right w:val="none" w:sz="0" w:space="0" w:color="auto"/>
          </w:divBdr>
        </w:div>
        <w:div w:id="328602865">
          <w:marLeft w:val="640"/>
          <w:marRight w:val="0"/>
          <w:marTop w:val="0"/>
          <w:marBottom w:val="0"/>
          <w:divBdr>
            <w:top w:val="none" w:sz="0" w:space="0" w:color="auto"/>
            <w:left w:val="none" w:sz="0" w:space="0" w:color="auto"/>
            <w:bottom w:val="none" w:sz="0" w:space="0" w:color="auto"/>
            <w:right w:val="none" w:sz="0" w:space="0" w:color="auto"/>
          </w:divBdr>
        </w:div>
        <w:div w:id="1972246509">
          <w:marLeft w:val="640"/>
          <w:marRight w:val="0"/>
          <w:marTop w:val="0"/>
          <w:marBottom w:val="0"/>
          <w:divBdr>
            <w:top w:val="none" w:sz="0" w:space="0" w:color="auto"/>
            <w:left w:val="none" w:sz="0" w:space="0" w:color="auto"/>
            <w:bottom w:val="none" w:sz="0" w:space="0" w:color="auto"/>
            <w:right w:val="none" w:sz="0" w:space="0" w:color="auto"/>
          </w:divBdr>
        </w:div>
        <w:div w:id="1779593886">
          <w:marLeft w:val="640"/>
          <w:marRight w:val="0"/>
          <w:marTop w:val="0"/>
          <w:marBottom w:val="0"/>
          <w:divBdr>
            <w:top w:val="none" w:sz="0" w:space="0" w:color="auto"/>
            <w:left w:val="none" w:sz="0" w:space="0" w:color="auto"/>
            <w:bottom w:val="none" w:sz="0" w:space="0" w:color="auto"/>
            <w:right w:val="none" w:sz="0" w:space="0" w:color="auto"/>
          </w:divBdr>
        </w:div>
        <w:div w:id="1157645596">
          <w:marLeft w:val="640"/>
          <w:marRight w:val="0"/>
          <w:marTop w:val="0"/>
          <w:marBottom w:val="0"/>
          <w:divBdr>
            <w:top w:val="none" w:sz="0" w:space="0" w:color="auto"/>
            <w:left w:val="none" w:sz="0" w:space="0" w:color="auto"/>
            <w:bottom w:val="none" w:sz="0" w:space="0" w:color="auto"/>
            <w:right w:val="none" w:sz="0" w:space="0" w:color="auto"/>
          </w:divBdr>
        </w:div>
        <w:div w:id="1409575637">
          <w:marLeft w:val="640"/>
          <w:marRight w:val="0"/>
          <w:marTop w:val="0"/>
          <w:marBottom w:val="0"/>
          <w:divBdr>
            <w:top w:val="none" w:sz="0" w:space="0" w:color="auto"/>
            <w:left w:val="none" w:sz="0" w:space="0" w:color="auto"/>
            <w:bottom w:val="none" w:sz="0" w:space="0" w:color="auto"/>
            <w:right w:val="none" w:sz="0" w:space="0" w:color="auto"/>
          </w:divBdr>
        </w:div>
        <w:div w:id="462768339">
          <w:marLeft w:val="640"/>
          <w:marRight w:val="0"/>
          <w:marTop w:val="0"/>
          <w:marBottom w:val="0"/>
          <w:divBdr>
            <w:top w:val="none" w:sz="0" w:space="0" w:color="auto"/>
            <w:left w:val="none" w:sz="0" w:space="0" w:color="auto"/>
            <w:bottom w:val="none" w:sz="0" w:space="0" w:color="auto"/>
            <w:right w:val="none" w:sz="0" w:space="0" w:color="auto"/>
          </w:divBdr>
        </w:div>
        <w:div w:id="1931234681">
          <w:marLeft w:val="640"/>
          <w:marRight w:val="0"/>
          <w:marTop w:val="0"/>
          <w:marBottom w:val="0"/>
          <w:divBdr>
            <w:top w:val="none" w:sz="0" w:space="0" w:color="auto"/>
            <w:left w:val="none" w:sz="0" w:space="0" w:color="auto"/>
            <w:bottom w:val="none" w:sz="0" w:space="0" w:color="auto"/>
            <w:right w:val="none" w:sz="0" w:space="0" w:color="auto"/>
          </w:divBdr>
        </w:div>
        <w:div w:id="666056836">
          <w:marLeft w:val="640"/>
          <w:marRight w:val="0"/>
          <w:marTop w:val="0"/>
          <w:marBottom w:val="0"/>
          <w:divBdr>
            <w:top w:val="none" w:sz="0" w:space="0" w:color="auto"/>
            <w:left w:val="none" w:sz="0" w:space="0" w:color="auto"/>
            <w:bottom w:val="none" w:sz="0" w:space="0" w:color="auto"/>
            <w:right w:val="none" w:sz="0" w:space="0" w:color="auto"/>
          </w:divBdr>
        </w:div>
        <w:div w:id="841434748">
          <w:marLeft w:val="640"/>
          <w:marRight w:val="0"/>
          <w:marTop w:val="0"/>
          <w:marBottom w:val="0"/>
          <w:divBdr>
            <w:top w:val="none" w:sz="0" w:space="0" w:color="auto"/>
            <w:left w:val="none" w:sz="0" w:space="0" w:color="auto"/>
            <w:bottom w:val="none" w:sz="0" w:space="0" w:color="auto"/>
            <w:right w:val="none" w:sz="0" w:space="0" w:color="auto"/>
          </w:divBdr>
        </w:div>
        <w:div w:id="415908141">
          <w:marLeft w:val="640"/>
          <w:marRight w:val="0"/>
          <w:marTop w:val="0"/>
          <w:marBottom w:val="0"/>
          <w:divBdr>
            <w:top w:val="none" w:sz="0" w:space="0" w:color="auto"/>
            <w:left w:val="none" w:sz="0" w:space="0" w:color="auto"/>
            <w:bottom w:val="none" w:sz="0" w:space="0" w:color="auto"/>
            <w:right w:val="none" w:sz="0" w:space="0" w:color="auto"/>
          </w:divBdr>
        </w:div>
        <w:div w:id="2087650862">
          <w:marLeft w:val="640"/>
          <w:marRight w:val="0"/>
          <w:marTop w:val="0"/>
          <w:marBottom w:val="0"/>
          <w:divBdr>
            <w:top w:val="none" w:sz="0" w:space="0" w:color="auto"/>
            <w:left w:val="none" w:sz="0" w:space="0" w:color="auto"/>
            <w:bottom w:val="none" w:sz="0" w:space="0" w:color="auto"/>
            <w:right w:val="none" w:sz="0" w:space="0" w:color="auto"/>
          </w:divBdr>
        </w:div>
        <w:div w:id="583993636">
          <w:marLeft w:val="640"/>
          <w:marRight w:val="0"/>
          <w:marTop w:val="0"/>
          <w:marBottom w:val="0"/>
          <w:divBdr>
            <w:top w:val="none" w:sz="0" w:space="0" w:color="auto"/>
            <w:left w:val="none" w:sz="0" w:space="0" w:color="auto"/>
            <w:bottom w:val="none" w:sz="0" w:space="0" w:color="auto"/>
            <w:right w:val="none" w:sz="0" w:space="0" w:color="auto"/>
          </w:divBdr>
        </w:div>
        <w:div w:id="924076567">
          <w:marLeft w:val="640"/>
          <w:marRight w:val="0"/>
          <w:marTop w:val="0"/>
          <w:marBottom w:val="0"/>
          <w:divBdr>
            <w:top w:val="none" w:sz="0" w:space="0" w:color="auto"/>
            <w:left w:val="none" w:sz="0" w:space="0" w:color="auto"/>
            <w:bottom w:val="none" w:sz="0" w:space="0" w:color="auto"/>
            <w:right w:val="none" w:sz="0" w:space="0" w:color="auto"/>
          </w:divBdr>
        </w:div>
        <w:div w:id="2122408080">
          <w:marLeft w:val="640"/>
          <w:marRight w:val="0"/>
          <w:marTop w:val="0"/>
          <w:marBottom w:val="0"/>
          <w:divBdr>
            <w:top w:val="none" w:sz="0" w:space="0" w:color="auto"/>
            <w:left w:val="none" w:sz="0" w:space="0" w:color="auto"/>
            <w:bottom w:val="none" w:sz="0" w:space="0" w:color="auto"/>
            <w:right w:val="none" w:sz="0" w:space="0" w:color="auto"/>
          </w:divBdr>
        </w:div>
        <w:div w:id="400717860">
          <w:marLeft w:val="640"/>
          <w:marRight w:val="0"/>
          <w:marTop w:val="0"/>
          <w:marBottom w:val="0"/>
          <w:divBdr>
            <w:top w:val="none" w:sz="0" w:space="0" w:color="auto"/>
            <w:left w:val="none" w:sz="0" w:space="0" w:color="auto"/>
            <w:bottom w:val="none" w:sz="0" w:space="0" w:color="auto"/>
            <w:right w:val="none" w:sz="0" w:space="0" w:color="auto"/>
          </w:divBdr>
        </w:div>
        <w:div w:id="789588815">
          <w:marLeft w:val="640"/>
          <w:marRight w:val="0"/>
          <w:marTop w:val="0"/>
          <w:marBottom w:val="0"/>
          <w:divBdr>
            <w:top w:val="none" w:sz="0" w:space="0" w:color="auto"/>
            <w:left w:val="none" w:sz="0" w:space="0" w:color="auto"/>
            <w:bottom w:val="none" w:sz="0" w:space="0" w:color="auto"/>
            <w:right w:val="none" w:sz="0" w:space="0" w:color="auto"/>
          </w:divBdr>
        </w:div>
        <w:div w:id="274482684">
          <w:marLeft w:val="640"/>
          <w:marRight w:val="0"/>
          <w:marTop w:val="0"/>
          <w:marBottom w:val="0"/>
          <w:divBdr>
            <w:top w:val="none" w:sz="0" w:space="0" w:color="auto"/>
            <w:left w:val="none" w:sz="0" w:space="0" w:color="auto"/>
            <w:bottom w:val="none" w:sz="0" w:space="0" w:color="auto"/>
            <w:right w:val="none" w:sz="0" w:space="0" w:color="auto"/>
          </w:divBdr>
        </w:div>
        <w:div w:id="2064983974">
          <w:marLeft w:val="640"/>
          <w:marRight w:val="0"/>
          <w:marTop w:val="0"/>
          <w:marBottom w:val="0"/>
          <w:divBdr>
            <w:top w:val="none" w:sz="0" w:space="0" w:color="auto"/>
            <w:left w:val="none" w:sz="0" w:space="0" w:color="auto"/>
            <w:bottom w:val="none" w:sz="0" w:space="0" w:color="auto"/>
            <w:right w:val="none" w:sz="0" w:space="0" w:color="auto"/>
          </w:divBdr>
        </w:div>
        <w:div w:id="832376221">
          <w:marLeft w:val="640"/>
          <w:marRight w:val="0"/>
          <w:marTop w:val="0"/>
          <w:marBottom w:val="0"/>
          <w:divBdr>
            <w:top w:val="none" w:sz="0" w:space="0" w:color="auto"/>
            <w:left w:val="none" w:sz="0" w:space="0" w:color="auto"/>
            <w:bottom w:val="none" w:sz="0" w:space="0" w:color="auto"/>
            <w:right w:val="none" w:sz="0" w:space="0" w:color="auto"/>
          </w:divBdr>
        </w:div>
      </w:divsChild>
    </w:div>
    <w:div w:id="998729525">
      <w:bodyDiv w:val="1"/>
      <w:marLeft w:val="0"/>
      <w:marRight w:val="0"/>
      <w:marTop w:val="0"/>
      <w:marBottom w:val="0"/>
      <w:divBdr>
        <w:top w:val="none" w:sz="0" w:space="0" w:color="auto"/>
        <w:left w:val="none" w:sz="0" w:space="0" w:color="auto"/>
        <w:bottom w:val="none" w:sz="0" w:space="0" w:color="auto"/>
        <w:right w:val="none" w:sz="0" w:space="0" w:color="auto"/>
      </w:divBdr>
      <w:divsChild>
        <w:div w:id="755320786">
          <w:marLeft w:val="640"/>
          <w:marRight w:val="0"/>
          <w:marTop w:val="0"/>
          <w:marBottom w:val="0"/>
          <w:divBdr>
            <w:top w:val="none" w:sz="0" w:space="0" w:color="auto"/>
            <w:left w:val="none" w:sz="0" w:space="0" w:color="auto"/>
            <w:bottom w:val="none" w:sz="0" w:space="0" w:color="auto"/>
            <w:right w:val="none" w:sz="0" w:space="0" w:color="auto"/>
          </w:divBdr>
        </w:div>
        <w:div w:id="1471941044">
          <w:marLeft w:val="640"/>
          <w:marRight w:val="0"/>
          <w:marTop w:val="0"/>
          <w:marBottom w:val="0"/>
          <w:divBdr>
            <w:top w:val="none" w:sz="0" w:space="0" w:color="auto"/>
            <w:left w:val="none" w:sz="0" w:space="0" w:color="auto"/>
            <w:bottom w:val="none" w:sz="0" w:space="0" w:color="auto"/>
            <w:right w:val="none" w:sz="0" w:space="0" w:color="auto"/>
          </w:divBdr>
        </w:div>
        <w:div w:id="1259409583">
          <w:marLeft w:val="640"/>
          <w:marRight w:val="0"/>
          <w:marTop w:val="0"/>
          <w:marBottom w:val="0"/>
          <w:divBdr>
            <w:top w:val="none" w:sz="0" w:space="0" w:color="auto"/>
            <w:left w:val="none" w:sz="0" w:space="0" w:color="auto"/>
            <w:bottom w:val="none" w:sz="0" w:space="0" w:color="auto"/>
            <w:right w:val="none" w:sz="0" w:space="0" w:color="auto"/>
          </w:divBdr>
        </w:div>
        <w:div w:id="125700842">
          <w:marLeft w:val="640"/>
          <w:marRight w:val="0"/>
          <w:marTop w:val="0"/>
          <w:marBottom w:val="0"/>
          <w:divBdr>
            <w:top w:val="none" w:sz="0" w:space="0" w:color="auto"/>
            <w:left w:val="none" w:sz="0" w:space="0" w:color="auto"/>
            <w:bottom w:val="none" w:sz="0" w:space="0" w:color="auto"/>
            <w:right w:val="none" w:sz="0" w:space="0" w:color="auto"/>
          </w:divBdr>
        </w:div>
        <w:div w:id="1034113398">
          <w:marLeft w:val="640"/>
          <w:marRight w:val="0"/>
          <w:marTop w:val="0"/>
          <w:marBottom w:val="0"/>
          <w:divBdr>
            <w:top w:val="none" w:sz="0" w:space="0" w:color="auto"/>
            <w:left w:val="none" w:sz="0" w:space="0" w:color="auto"/>
            <w:bottom w:val="none" w:sz="0" w:space="0" w:color="auto"/>
            <w:right w:val="none" w:sz="0" w:space="0" w:color="auto"/>
          </w:divBdr>
        </w:div>
        <w:div w:id="1322661851">
          <w:marLeft w:val="640"/>
          <w:marRight w:val="0"/>
          <w:marTop w:val="0"/>
          <w:marBottom w:val="0"/>
          <w:divBdr>
            <w:top w:val="none" w:sz="0" w:space="0" w:color="auto"/>
            <w:left w:val="none" w:sz="0" w:space="0" w:color="auto"/>
            <w:bottom w:val="none" w:sz="0" w:space="0" w:color="auto"/>
            <w:right w:val="none" w:sz="0" w:space="0" w:color="auto"/>
          </w:divBdr>
        </w:div>
        <w:div w:id="1790473481">
          <w:marLeft w:val="640"/>
          <w:marRight w:val="0"/>
          <w:marTop w:val="0"/>
          <w:marBottom w:val="0"/>
          <w:divBdr>
            <w:top w:val="none" w:sz="0" w:space="0" w:color="auto"/>
            <w:left w:val="none" w:sz="0" w:space="0" w:color="auto"/>
            <w:bottom w:val="none" w:sz="0" w:space="0" w:color="auto"/>
            <w:right w:val="none" w:sz="0" w:space="0" w:color="auto"/>
          </w:divBdr>
        </w:div>
        <w:div w:id="132871859">
          <w:marLeft w:val="640"/>
          <w:marRight w:val="0"/>
          <w:marTop w:val="0"/>
          <w:marBottom w:val="0"/>
          <w:divBdr>
            <w:top w:val="none" w:sz="0" w:space="0" w:color="auto"/>
            <w:left w:val="none" w:sz="0" w:space="0" w:color="auto"/>
            <w:bottom w:val="none" w:sz="0" w:space="0" w:color="auto"/>
            <w:right w:val="none" w:sz="0" w:space="0" w:color="auto"/>
          </w:divBdr>
        </w:div>
        <w:div w:id="1686590510">
          <w:marLeft w:val="640"/>
          <w:marRight w:val="0"/>
          <w:marTop w:val="0"/>
          <w:marBottom w:val="0"/>
          <w:divBdr>
            <w:top w:val="none" w:sz="0" w:space="0" w:color="auto"/>
            <w:left w:val="none" w:sz="0" w:space="0" w:color="auto"/>
            <w:bottom w:val="none" w:sz="0" w:space="0" w:color="auto"/>
            <w:right w:val="none" w:sz="0" w:space="0" w:color="auto"/>
          </w:divBdr>
        </w:div>
        <w:div w:id="2107797974">
          <w:marLeft w:val="640"/>
          <w:marRight w:val="0"/>
          <w:marTop w:val="0"/>
          <w:marBottom w:val="0"/>
          <w:divBdr>
            <w:top w:val="none" w:sz="0" w:space="0" w:color="auto"/>
            <w:left w:val="none" w:sz="0" w:space="0" w:color="auto"/>
            <w:bottom w:val="none" w:sz="0" w:space="0" w:color="auto"/>
            <w:right w:val="none" w:sz="0" w:space="0" w:color="auto"/>
          </w:divBdr>
        </w:div>
        <w:div w:id="1338194894">
          <w:marLeft w:val="640"/>
          <w:marRight w:val="0"/>
          <w:marTop w:val="0"/>
          <w:marBottom w:val="0"/>
          <w:divBdr>
            <w:top w:val="none" w:sz="0" w:space="0" w:color="auto"/>
            <w:left w:val="none" w:sz="0" w:space="0" w:color="auto"/>
            <w:bottom w:val="none" w:sz="0" w:space="0" w:color="auto"/>
            <w:right w:val="none" w:sz="0" w:space="0" w:color="auto"/>
          </w:divBdr>
        </w:div>
        <w:div w:id="1428187889">
          <w:marLeft w:val="640"/>
          <w:marRight w:val="0"/>
          <w:marTop w:val="0"/>
          <w:marBottom w:val="0"/>
          <w:divBdr>
            <w:top w:val="none" w:sz="0" w:space="0" w:color="auto"/>
            <w:left w:val="none" w:sz="0" w:space="0" w:color="auto"/>
            <w:bottom w:val="none" w:sz="0" w:space="0" w:color="auto"/>
            <w:right w:val="none" w:sz="0" w:space="0" w:color="auto"/>
          </w:divBdr>
        </w:div>
        <w:div w:id="1119228738">
          <w:marLeft w:val="640"/>
          <w:marRight w:val="0"/>
          <w:marTop w:val="0"/>
          <w:marBottom w:val="0"/>
          <w:divBdr>
            <w:top w:val="none" w:sz="0" w:space="0" w:color="auto"/>
            <w:left w:val="none" w:sz="0" w:space="0" w:color="auto"/>
            <w:bottom w:val="none" w:sz="0" w:space="0" w:color="auto"/>
            <w:right w:val="none" w:sz="0" w:space="0" w:color="auto"/>
          </w:divBdr>
        </w:div>
        <w:div w:id="1743017418">
          <w:marLeft w:val="640"/>
          <w:marRight w:val="0"/>
          <w:marTop w:val="0"/>
          <w:marBottom w:val="0"/>
          <w:divBdr>
            <w:top w:val="none" w:sz="0" w:space="0" w:color="auto"/>
            <w:left w:val="none" w:sz="0" w:space="0" w:color="auto"/>
            <w:bottom w:val="none" w:sz="0" w:space="0" w:color="auto"/>
            <w:right w:val="none" w:sz="0" w:space="0" w:color="auto"/>
          </w:divBdr>
        </w:div>
        <w:div w:id="1276327056">
          <w:marLeft w:val="640"/>
          <w:marRight w:val="0"/>
          <w:marTop w:val="0"/>
          <w:marBottom w:val="0"/>
          <w:divBdr>
            <w:top w:val="none" w:sz="0" w:space="0" w:color="auto"/>
            <w:left w:val="none" w:sz="0" w:space="0" w:color="auto"/>
            <w:bottom w:val="none" w:sz="0" w:space="0" w:color="auto"/>
            <w:right w:val="none" w:sz="0" w:space="0" w:color="auto"/>
          </w:divBdr>
        </w:div>
        <w:div w:id="150798879">
          <w:marLeft w:val="640"/>
          <w:marRight w:val="0"/>
          <w:marTop w:val="0"/>
          <w:marBottom w:val="0"/>
          <w:divBdr>
            <w:top w:val="none" w:sz="0" w:space="0" w:color="auto"/>
            <w:left w:val="none" w:sz="0" w:space="0" w:color="auto"/>
            <w:bottom w:val="none" w:sz="0" w:space="0" w:color="auto"/>
            <w:right w:val="none" w:sz="0" w:space="0" w:color="auto"/>
          </w:divBdr>
        </w:div>
        <w:div w:id="1427456303">
          <w:marLeft w:val="640"/>
          <w:marRight w:val="0"/>
          <w:marTop w:val="0"/>
          <w:marBottom w:val="0"/>
          <w:divBdr>
            <w:top w:val="none" w:sz="0" w:space="0" w:color="auto"/>
            <w:left w:val="none" w:sz="0" w:space="0" w:color="auto"/>
            <w:bottom w:val="none" w:sz="0" w:space="0" w:color="auto"/>
            <w:right w:val="none" w:sz="0" w:space="0" w:color="auto"/>
          </w:divBdr>
        </w:div>
        <w:div w:id="824862571">
          <w:marLeft w:val="640"/>
          <w:marRight w:val="0"/>
          <w:marTop w:val="0"/>
          <w:marBottom w:val="0"/>
          <w:divBdr>
            <w:top w:val="none" w:sz="0" w:space="0" w:color="auto"/>
            <w:left w:val="none" w:sz="0" w:space="0" w:color="auto"/>
            <w:bottom w:val="none" w:sz="0" w:space="0" w:color="auto"/>
            <w:right w:val="none" w:sz="0" w:space="0" w:color="auto"/>
          </w:divBdr>
        </w:div>
        <w:div w:id="665324033">
          <w:marLeft w:val="640"/>
          <w:marRight w:val="0"/>
          <w:marTop w:val="0"/>
          <w:marBottom w:val="0"/>
          <w:divBdr>
            <w:top w:val="none" w:sz="0" w:space="0" w:color="auto"/>
            <w:left w:val="none" w:sz="0" w:space="0" w:color="auto"/>
            <w:bottom w:val="none" w:sz="0" w:space="0" w:color="auto"/>
            <w:right w:val="none" w:sz="0" w:space="0" w:color="auto"/>
          </w:divBdr>
        </w:div>
        <w:div w:id="1397120786">
          <w:marLeft w:val="640"/>
          <w:marRight w:val="0"/>
          <w:marTop w:val="0"/>
          <w:marBottom w:val="0"/>
          <w:divBdr>
            <w:top w:val="none" w:sz="0" w:space="0" w:color="auto"/>
            <w:left w:val="none" w:sz="0" w:space="0" w:color="auto"/>
            <w:bottom w:val="none" w:sz="0" w:space="0" w:color="auto"/>
            <w:right w:val="none" w:sz="0" w:space="0" w:color="auto"/>
          </w:divBdr>
        </w:div>
        <w:div w:id="1193884761">
          <w:marLeft w:val="640"/>
          <w:marRight w:val="0"/>
          <w:marTop w:val="0"/>
          <w:marBottom w:val="0"/>
          <w:divBdr>
            <w:top w:val="none" w:sz="0" w:space="0" w:color="auto"/>
            <w:left w:val="none" w:sz="0" w:space="0" w:color="auto"/>
            <w:bottom w:val="none" w:sz="0" w:space="0" w:color="auto"/>
            <w:right w:val="none" w:sz="0" w:space="0" w:color="auto"/>
          </w:divBdr>
        </w:div>
        <w:div w:id="1314797948">
          <w:marLeft w:val="640"/>
          <w:marRight w:val="0"/>
          <w:marTop w:val="0"/>
          <w:marBottom w:val="0"/>
          <w:divBdr>
            <w:top w:val="none" w:sz="0" w:space="0" w:color="auto"/>
            <w:left w:val="none" w:sz="0" w:space="0" w:color="auto"/>
            <w:bottom w:val="none" w:sz="0" w:space="0" w:color="auto"/>
            <w:right w:val="none" w:sz="0" w:space="0" w:color="auto"/>
          </w:divBdr>
        </w:div>
        <w:div w:id="1678649014">
          <w:marLeft w:val="640"/>
          <w:marRight w:val="0"/>
          <w:marTop w:val="0"/>
          <w:marBottom w:val="0"/>
          <w:divBdr>
            <w:top w:val="none" w:sz="0" w:space="0" w:color="auto"/>
            <w:left w:val="none" w:sz="0" w:space="0" w:color="auto"/>
            <w:bottom w:val="none" w:sz="0" w:space="0" w:color="auto"/>
            <w:right w:val="none" w:sz="0" w:space="0" w:color="auto"/>
          </w:divBdr>
        </w:div>
        <w:div w:id="841549376">
          <w:marLeft w:val="640"/>
          <w:marRight w:val="0"/>
          <w:marTop w:val="0"/>
          <w:marBottom w:val="0"/>
          <w:divBdr>
            <w:top w:val="none" w:sz="0" w:space="0" w:color="auto"/>
            <w:left w:val="none" w:sz="0" w:space="0" w:color="auto"/>
            <w:bottom w:val="none" w:sz="0" w:space="0" w:color="auto"/>
            <w:right w:val="none" w:sz="0" w:space="0" w:color="auto"/>
          </w:divBdr>
        </w:div>
        <w:div w:id="1600796871">
          <w:marLeft w:val="640"/>
          <w:marRight w:val="0"/>
          <w:marTop w:val="0"/>
          <w:marBottom w:val="0"/>
          <w:divBdr>
            <w:top w:val="none" w:sz="0" w:space="0" w:color="auto"/>
            <w:left w:val="none" w:sz="0" w:space="0" w:color="auto"/>
            <w:bottom w:val="none" w:sz="0" w:space="0" w:color="auto"/>
            <w:right w:val="none" w:sz="0" w:space="0" w:color="auto"/>
          </w:divBdr>
        </w:div>
        <w:div w:id="1410737791">
          <w:marLeft w:val="640"/>
          <w:marRight w:val="0"/>
          <w:marTop w:val="0"/>
          <w:marBottom w:val="0"/>
          <w:divBdr>
            <w:top w:val="none" w:sz="0" w:space="0" w:color="auto"/>
            <w:left w:val="none" w:sz="0" w:space="0" w:color="auto"/>
            <w:bottom w:val="none" w:sz="0" w:space="0" w:color="auto"/>
            <w:right w:val="none" w:sz="0" w:space="0" w:color="auto"/>
          </w:divBdr>
        </w:div>
        <w:div w:id="2080204766">
          <w:marLeft w:val="640"/>
          <w:marRight w:val="0"/>
          <w:marTop w:val="0"/>
          <w:marBottom w:val="0"/>
          <w:divBdr>
            <w:top w:val="none" w:sz="0" w:space="0" w:color="auto"/>
            <w:left w:val="none" w:sz="0" w:space="0" w:color="auto"/>
            <w:bottom w:val="none" w:sz="0" w:space="0" w:color="auto"/>
            <w:right w:val="none" w:sz="0" w:space="0" w:color="auto"/>
          </w:divBdr>
        </w:div>
        <w:div w:id="1189180901">
          <w:marLeft w:val="640"/>
          <w:marRight w:val="0"/>
          <w:marTop w:val="0"/>
          <w:marBottom w:val="0"/>
          <w:divBdr>
            <w:top w:val="none" w:sz="0" w:space="0" w:color="auto"/>
            <w:left w:val="none" w:sz="0" w:space="0" w:color="auto"/>
            <w:bottom w:val="none" w:sz="0" w:space="0" w:color="auto"/>
            <w:right w:val="none" w:sz="0" w:space="0" w:color="auto"/>
          </w:divBdr>
        </w:div>
        <w:div w:id="166020621">
          <w:marLeft w:val="640"/>
          <w:marRight w:val="0"/>
          <w:marTop w:val="0"/>
          <w:marBottom w:val="0"/>
          <w:divBdr>
            <w:top w:val="none" w:sz="0" w:space="0" w:color="auto"/>
            <w:left w:val="none" w:sz="0" w:space="0" w:color="auto"/>
            <w:bottom w:val="none" w:sz="0" w:space="0" w:color="auto"/>
            <w:right w:val="none" w:sz="0" w:space="0" w:color="auto"/>
          </w:divBdr>
        </w:div>
        <w:div w:id="1916474053">
          <w:marLeft w:val="640"/>
          <w:marRight w:val="0"/>
          <w:marTop w:val="0"/>
          <w:marBottom w:val="0"/>
          <w:divBdr>
            <w:top w:val="none" w:sz="0" w:space="0" w:color="auto"/>
            <w:left w:val="none" w:sz="0" w:space="0" w:color="auto"/>
            <w:bottom w:val="none" w:sz="0" w:space="0" w:color="auto"/>
            <w:right w:val="none" w:sz="0" w:space="0" w:color="auto"/>
          </w:divBdr>
        </w:div>
        <w:div w:id="169371100">
          <w:marLeft w:val="640"/>
          <w:marRight w:val="0"/>
          <w:marTop w:val="0"/>
          <w:marBottom w:val="0"/>
          <w:divBdr>
            <w:top w:val="none" w:sz="0" w:space="0" w:color="auto"/>
            <w:left w:val="none" w:sz="0" w:space="0" w:color="auto"/>
            <w:bottom w:val="none" w:sz="0" w:space="0" w:color="auto"/>
            <w:right w:val="none" w:sz="0" w:space="0" w:color="auto"/>
          </w:divBdr>
        </w:div>
        <w:div w:id="1478837030">
          <w:marLeft w:val="640"/>
          <w:marRight w:val="0"/>
          <w:marTop w:val="0"/>
          <w:marBottom w:val="0"/>
          <w:divBdr>
            <w:top w:val="none" w:sz="0" w:space="0" w:color="auto"/>
            <w:left w:val="none" w:sz="0" w:space="0" w:color="auto"/>
            <w:bottom w:val="none" w:sz="0" w:space="0" w:color="auto"/>
            <w:right w:val="none" w:sz="0" w:space="0" w:color="auto"/>
          </w:divBdr>
        </w:div>
        <w:div w:id="391660830">
          <w:marLeft w:val="640"/>
          <w:marRight w:val="0"/>
          <w:marTop w:val="0"/>
          <w:marBottom w:val="0"/>
          <w:divBdr>
            <w:top w:val="none" w:sz="0" w:space="0" w:color="auto"/>
            <w:left w:val="none" w:sz="0" w:space="0" w:color="auto"/>
            <w:bottom w:val="none" w:sz="0" w:space="0" w:color="auto"/>
            <w:right w:val="none" w:sz="0" w:space="0" w:color="auto"/>
          </w:divBdr>
        </w:div>
        <w:div w:id="769934229">
          <w:marLeft w:val="640"/>
          <w:marRight w:val="0"/>
          <w:marTop w:val="0"/>
          <w:marBottom w:val="0"/>
          <w:divBdr>
            <w:top w:val="none" w:sz="0" w:space="0" w:color="auto"/>
            <w:left w:val="none" w:sz="0" w:space="0" w:color="auto"/>
            <w:bottom w:val="none" w:sz="0" w:space="0" w:color="auto"/>
            <w:right w:val="none" w:sz="0" w:space="0" w:color="auto"/>
          </w:divBdr>
        </w:div>
        <w:div w:id="879513166">
          <w:marLeft w:val="640"/>
          <w:marRight w:val="0"/>
          <w:marTop w:val="0"/>
          <w:marBottom w:val="0"/>
          <w:divBdr>
            <w:top w:val="none" w:sz="0" w:space="0" w:color="auto"/>
            <w:left w:val="none" w:sz="0" w:space="0" w:color="auto"/>
            <w:bottom w:val="none" w:sz="0" w:space="0" w:color="auto"/>
            <w:right w:val="none" w:sz="0" w:space="0" w:color="auto"/>
          </w:divBdr>
        </w:div>
        <w:div w:id="912087834">
          <w:marLeft w:val="640"/>
          <w:marRight w:val="0"/>
          <w:marTop w:val="0"/>
          <w:marBottom w:val="0"/>
          <w:divBdr>
            <w:top w:val="none" w:sz="0" w:space="0" w:color="auto"/>
            <w:left w:val="none" w:sz="0" w:space="0" w:color="auto"/>
            <w:bottom w:val="none" w:sz="0" w:space="0" w:color="auto"/>
            <w:right w:val="none" w:sz="0" w:space="0" w:color="auto"/>
          </w:divBdr>
        </w:div>
        <w:div w:id="585922913">
          <w:marLeft w:val="640"/>
          <w:marRight w:val="0"/>
          <w:marTop w:val="0"/>
          <w:marBottom w:val="0"/>
          <w:divBdr>
            <w:top w:val="none" w:sz="0" w:space="0" w:color="auto"/>
            <w:left w:val="none" w:sz="0" w:space="0" w:color="auto"/>
            <w:bottom w:val="none" w:sz="0" w:space="0" w:color="auto"/>
            <w:right w:val="none" w:sz="0" w:space="0" w:color="auto"/>
          </w:divBdr>
        </w:div>
        <w:div w:id="425424301">
          <w:marLeft w:val="640"/>
          <w:marRight w:val="0"/>
          <w:marTop w:val="0"/>
          <w:marBottom w:val="0"/>
          <w:divBdr>
            <w:top w:val="none" w:sz="0" w:space="0" w:color="auto"/>
            <w:left w:val="none" w:sz="0" w:space="0" w:color="auto"/>
            <w:bottom w:val="none" w:sz="0" w:space="0" w:color="auto"/>
            <w:right w:val="none" w:sz="0" w:space="0" w:color="auto"/>
          </w:divBdr>
        </w:div>
        <w:div w:id="127473419">
          <w:marLeft w:val="640"/>
          <w:marRight w:val="0"/>
          <w:marTop w:val="0"/>
          <w:marBottom w:val="0"/>
          <w:divBdr>
            <w:top w:val="none" w:sz="0" w:space="0" w:color="auto"/>
            <w:left w:val="none" w:sz="0" w:space="0" w:color="auto"/>
            <w:bottom w:val="none" w:sz="0" w:space="0" w:color="auto"/>
            <w:right w:val="none" w:sz="0" w:space="0" w:color="auto"/>
          </w:divBdr>
        </w:div>
        <w:div w:id="207231761">
          <w:marLeft w:val="640"/>
          <w:marRight w:val="0"/>
          <w:marTop w:val="0"/>
          <w:marBottom w:val="0"/>
          <w:divBdr>
            <w:top w:val="none" w:sz="0" w:space="0" w:color="auto"/>
            <w:left w:val="none" w:sz="0" w:space="0" w:color="auto"/>
            <w:bottom w:val="none" w:sz="0" w:space="0" w:color="auto"/>
            <w:right w:val="none" w:sz="0" w:space="0" w:color="auto"/>
          </w:divBdr>
        </w:div>
        <w:div w:id="1995058944">
          <w:marLeft w:val="640"/>
          <w:marRight w:val="0"/>
          <w:marTop w:val="0"/>
          <w:marBottom w:val="0"/>
          <w:divBdr>
            <w:top w:val="none" w:sz="0" w:space="0" w:color="auto"/>
            <w:left w:val="none" w:sz="0" w:space="0" w:color="auto"/>
            <w:bottom w:val="none" w:sz="0" w:space="0" w:color="auto"/>
            <w:right w:val="none" w:sz="0" w:space="0" w:color="auto"/>
          </w:divBdr>
        </w:div>
        <w:div w:id="805198990">
          <w:marLeft w:val="640"/>
          <w:marRight w:val="0"/>
          <w:marTop w:val="0"/>
          <w:marBottom w:val="0"/>
          <w:divBdr>
            <w:top w:val="none" w:sz="0" w:space="0" w:color="auto"/>
            <w:left w:val="none" w:sz="0" w:space="0" w:color="auto"/>
            <w:bottom w:val="none" w:sz="0" w:space="0" w:color="auto"/>
            <w:right w:val="none" w:sz="0" w:space="0" w:color="auto"/>
          </w:divBdr>
        </w:div>
        <w:div w:id="1276213247">
          <w:marLeft w:val="640"/>
          <w:marRight w:val="0"/>
          <w:marTop w:val="0"/>
          <w:marBottom w:val="0"/>
          <w:divBdr>
            <w:top w:val="none" w:sz="0" w:space="0" w:color="auto"/>
            <w:left w:val="none" w:sz="0" w:space="0" w:color="auto"/>
            <w:bottom w:val="none" w:sz="0" w:space="0" w:color="auto"/>
            <w:right w:val="none" w:sz="0" w:space="0" w:color="auto"/>
          </w:divBdr>
        </w:div>
        <w:div w:id="337465801">
          <w:marLeft w:val="640"/>
          <w:marRight w:val="0"/>
          <w:marTop w:val="0"/>
          <w:marBottom w:val="0"/>
          <w:divBdr>
            <w:top w:val="none" w:sz="0" w:space="0" w:color="auto"/>
            <w:left w:val="none" w:sz="0" w:space="0" w:color="auto"/>
            <w:bottom w:val="none" w:sz="0" w:space="0" w:color="auto"/>
            <w:right w:val="none" w:sz="0" w:space="0" w:color="auto"/>
          </w:divBdr>
        </w:div>
        <w:div w:id="859666597">
          <w:marLeft w:val="640"/>
          <w:marRight w:val="0"/>
          <w:marTop w:val="0"/>
          <w:marBottom w:val="0"/>
          <w:divBdr>
            <w:top w:val="none" w:sz="0" w:space="0" w:color="auto"/>
            <w:left w:val="none" w:sz="0" w:space="0" w:color="auto"/>
            <w:bottom w:val="none" w:sz="0" w:space="0" w:color="auto"/>
            <w:right w:val="none" w:sz="0" w:space="0" w:color="auto"/>
          </w:divBdr>
        </w:div>
        <w:div w:id="1824276163">
          <w:marLeft w:val="640"/>
          <w:marRight w:val="0"/>
          <w:marTop w:val="0"/>
          <w:marBottom w:val="0"/>
          <w:divBdr>
            <w:top w:val="none" w:sz="0" w:space="0" w:color="auto"/>
            <w:left w:val="none" w:sz="0" w:space="0" w:color="auto"/>
            <w:bottom w:val="none" w:sz="0" w:space="0" w:color="auto"/>
            <w:right w:val="none" w:sz="0" w:space="0" w:color="auto"/>
          </w:divBdr>
        </w:div>
        <w:div w:id="1334643130">
          <w:marLeft w:val="640"/>
          <w:marRight w:val="0"/>
          <w:marTop w:val="0"/>
          <w:marBottom w:val="0"/>
          <w:divBdr>
            <w:top w:val="none" w:sz="0" w:space="0" w:color="auto"/>
            <w:left w:val="none" w:sz="0" w:space="0" w:color="auto"/>
            <w:bottom w:val="none" w:sz="0" w:space="0" w:color="auto"/>
            <w:right w:val="none" w:sz="0" w:space="0" w:color="auto"/>
          </w:divBdr>
        </w:div>
        <w:div w:id="830755779">
          <w:marLeft w:val="640"/>
          <w:marRight w:val="0"/>
          <w:marTop w:val="0"/>
          <w:marBottom w:val="0"/>
          <w:divBdr>
            <w:top w:val="none" w:sz="0" w:space="0" w:color="auto"/>
            <w:left w:val="none" w:sz="0" w:space="0" w:color="auto"/>
            <w:bottom w:val="none" w:sz="0" w:space="0" w:color="auto"/>
            <w:right w:val="none" w:sz="0" w:space="0" w:color="auto"/>
          </w:divBdr>
        </w:div>
        <w:div w:id="1947955825">
          <w:marLeft w:val="640"/>
          <w:marRight w:val="0"/>
          <w:marTop w:val="0"/>
          <w:marBottom w:val="0"/>
          <w:divBdr>
            <w:top w:val="none" w:sz="0" w:space="0" w:color="auto"/>
            <w:left w:val="none" w:sz="0" w:space="0" w:color="auto"/>
            <w:bottom w:val="none" w:sz="0" w:space="0" w:color="auto"/>
            <w:right w:val="none" w:sz="0" w:space="0" w:color="auto"/>
          </w:divBdr>
        </w:div>
        <w:div w:id="370493009">
          <w:marLeft w:val="640"/>
          <w:marRight w:val="0"/>
          <w:marTop w:val="0"/>
          <w:marBottom w:val="0"/>
          <w:divBdr>
            <w:top w:val="none" w:sz="0" w:space="0" w:color="auto"/>
            <w:left w:val="none" w:sz="0" w:space="0" w:color="auto"/>
            <w:bottom w:val="none" w:sz="0" w:space="0" w:color="auto"/>
            <w:right w:val="none" w:sz="0" w:space="0" w:color="auto"/>
          </w:divBdr>
        </w:div>
        <w:div w:id="962612794">
          <w:marLeft w:val="640"/>
          <w:marRight w:val="0"/>
          <w:marTop w:val="0"/>
          <w:marBottom w:val="0"/>
          <w:divBdr>
            <w:top w:val="none" w:sz="0" w:space="0" w:color="auto"/>
            <w:left w:val="none" w:sz="0" w:space="0" w:color="auto"/>
            <w:bottom w:val="none" w:sz="0" w:space="0" w:color="auto"/>
            <w:right w:val="none" w:sz="0" w:space="0" w:color="auto"/>
          </w:divBdr>
        </w:div>
        <w:div w:id="426389561">
          <w:marLeft w:val="640"/>
          <w:marRight w:val="0"/>
          <w:marTop w:val="0"/>
          <w:marBottom w:val="0"/>
          <w:divBdr>
            <w:top w:val="none" w:sz="0" w:space="0" w:color="auto"/>
            <w:left w:val="none" w:sz="0" w:space="0" w:color="auto"/>
            <w:bottom w:val="none" w:sz="0" w:space="0" w:color="auto"/>
            <w:right w:val="none" w:sz="0" w:space="0" w:color="auto"/>
          </w:divBdr>
        </w:div>
        <w:div w:id="298582961">
          <w:marLeft w:val="640"/>
          <w:marRight w:val="0"/>
          <w:marTop w:val="0"/>
          <w:marBottom w:val="0"/>
          <w:divBdr>
            <w:top w:val="none" w:sz="0" w:space="0" w:color="auto"/>
            <w:left w:val="none" w:sz="0" w:space="0" w:color="auto"/>
            <w:bottom w:val="none" w:sz="0" w:space="0" w:color="auto"/>
            <w:right w:val="none" w:sz="0" w:space="0" w:color="auto"/>
          </w:divBdr>
        </w:div>
        <w:div w:id="320278899">
          <w:marLeft w:val="640"/>
          <w:marRight w:val="0"/>
          <w:marTop w:val="0"/>
          <w:marBottom w:val="0"/>
          <w:divBdr>
            <w:top w:val="none" w:sz="0" w:space="0" w:color="auto"/>
            <w:left w:val="none" w:sz="0" w:space="0" w:color="auto"/>
            <w:bottom w:val="none" w:sz="0" w:space="0" w:color="auto"/>
            <w:right w:val="none" w:sz="0" w:space="0" w:color="auto"/>
          </w:divBdr>
        </w:div>
        <w:div w:id="1858041075">
          <w:marLeft w:val="640"/>
          <w:marRight w:val="0"/>
          <w:marTop w:val="0"/>
          <w:marBottom w:val="0"/>
          <w:divBdr>
            <w:top w:val="none" w:sz="0" w:space="0" w:color="auto"/>
            <w:left w:val="none" w:sz="0" w:space="0" w:color="auto"/>
            <w:bottom w:val="none" w:sz="0" w:space="0" w:color="auto"/>
            <w:right w:val="none" w:sz="0" w:space="0" w:color="auto"/>
          </w:divBdr>
        </w:div>
        <w:div w:id="920018656">
          <w:marLeft w:val="640"/>
          <w:marRight w:val="0"/>
          <w:marTop w:val="0"/>
          <w:marBottom w:val="0"/>
          <w:divBdr>
            <w:top w:val="none" w:sz="0" w:space="0" w:color="auto"/>
            <w:left w:val="none" w:sz="0" w:space="0" w:color="auto"/>
            <w:bottom w:val="none" w:sz="0" w:space="0" w:color="auto"/>
            <w:right w:val="none" w:sz="0" w:space="0" w:color="auto"/>
          </w:divBdr>
        </w:div>
        <w:div w:id="1683895233">
          <w:marLeft w:val="640"/>
          <w:marRight w:val="0"/>
          <w:marTop w:val="0"/>
          <w:marBottom w:val="0"/>
          <w:divBdr>
            <w:top w:val="none" w:sz="0" w:space="0" w:color="auto"/>
            <w:left w:val="none" w:sz="0" w:space="0" w:color="auto"/>
            <w:bottom w:val="none" w:sz="0" w:space="0" w:color="auto"/>
            <w:right w:val="none" w:sz="0" w:space="0" w:color="auto"/>
          </w:divBdr>
        </w:div>
        <w:div w:id="492993183">
          <w:marLeft w:val="640"/>
          <w:marRight w:val="0"/>
          <w:marTop w:val="0"/>
          <w:marBottom w:val="0"/>
          <w:divBdr>
            <w:top w:val="none" w:sz="0" w:space="0" w:color="auto"/>
            <w:left w:val="none" w:sz="0" w:space="0" w:color="auto"/>
            <w:bottom w:val="none" w:sz="0" w:space="0" w:color="auto"/>
            <w:right w:val="none" w:sz="0" w:space="0" w:color="auto"/>
          </w:divBdr>
        </w:div>
        <w:div w:id="1413508676">
          <w:marLeft w:val="640"/>
          <w:marRight w:val="0"/>
          <w:marTop w:val="0"/>
          <w:marBottom w:val="0"/>
          <w:divBdr>
            <w:top w:val="none" w:sz="0" w:space="0" w:color="auto"/>
            <w:left w:val="none" w:sz="0" w:space="0" w:color="auto"/>
            <w:bottom w:val="none" w:sz="0" w:space="0" w:color="auto"/>
            <w:right w:val="none" w:sz="0" w:space="0" w:color="auto"/>
          </w:divBdr>
        </w:div>
        <w:div w:id="1371615214">
          <w:marLeft w:val="640"/>
          <w:marRight w:val="0"/>
          <w:marTop w:val="0"/>
          <w:marBottom w:val="0"/>
          <w:divBdr>
            <w:top w:val="none" w:sz="0" w:space="0" w:color="auto"/>
            <w:left w:val="none" w:sz="0" w:space="0" w:color="auto"/>
            <w:bottom w:val="none" w:sz="0" w:space="0" w:color="auto"/>
            <w:right w:val="none" w:sz="0" w:space="0" w:color="auto"/>
          </w:divBdr>
        </w:div>
        <w:div w:id="1403025847">
          <w:marLeft w:val="640"/>
          <w:marRight w:val="0"/>
          <w:marTop w:val="0"/>
          <w:marBottom w:val="0"/>
          <w:divBdr>
            <w:top w:val="none" w:sz="0" w:space="0" w:color="auto"/>
            <w:left w:val="none" w:sz="0" w:space="0" w:color="auto"/>
            <w:bottom w:val="none" w:sz="0" w:space="0" w:color="auto"/>
            <w:right w:val="none" w:sz="0" w:space="0" w:color="auto"/>
          </w:divBdr>
        </w:div>
        <w:div w:id="63645107">
          <w:marLeft w:val="640"/>
          <w:marRight w:val="0"/>
          <w:marTop w:val="0"/>
          <w:marBottom w:val="0"/>
          <w:divBdr>
            <w:top w:val="none" w:sz="0" w:space="0" w:color="auto"/>
            <w:left w:val="none" w:sz="0" w:space="0" w:color="auto"/>
            <w:bottom w:val="none" w:sz="0" w:space="0" w:color="auto"/>
            <w:right w:val="none" w:sz="0" w:space="0" w:color="auto"/>
          </w:divBdr>
        </w:div>
        <w:div w:id="1277904487">
          <w:marLeft w:val="640"/>
          <w:marRight w:val="0"/>
          <w:marTop w:val="0"/>
          <w:marBottom w:val="0"/>
          <w:divBdr>
            <w:top w:val="none" w:sz="0" w:space="0" w:color="auto"/>
            <w:left w:val="none" w:sz="0" w:space="0" w:color="auto"/>
            <w:bottom w:val="none" w:sz="0" w:space="0" w:color="auto"/>
            <w:right w:val="none" w:sz="0" w:space="0" w:color="auto"/>
          </w:divBdr>
        </w:div>
        <w:div w:id="159086310">
          <w:marLeft w:val="640"/>
          <w:marRight w:val="0"/>
          <w:marTop w:val="0"/>
          <w:marBottom w:val="0"/>
          <w:divBdr>
            <w:top w:val="none" w:sz="0" w:space="0" w:color="auto"/>
            <w:left w:val="none" w:sz="0" w:space="0" w:color="auto"/>
            <w:bottom w:val="none" w:sz="0" w:space="0" w:color="auto"/>
            <w:right w:val="none" w:sz="0" w:space="0" w:color="auto"/>
          </w:divBdr>
        </w:div>
        <w:div w:id="44990434">
          <w:marLeft w:val="640"/>
          <w:marRight w:val="0"/>
          <w:marTop w:val="0"/>
          <w:marBottom w:val="0"/>
          <w:divBdr>
            <w:top w:val="none" w:sz="0" w:space="0" w:color="auto"/>
            <w:left w:val="none" w:sz="0" w:space="0" w:color="auto"/>
            <w:bottom w:val="none" w:sz="0" w:space="0" w:color="auto"/>
            <w:right w:val="none" w:sz="0" w:space="0" w:color="auto"/>
          </w:divBdr>
        </w:div>
        <w:div w:id="791093172">
          <w:marLeft w:val="640"/>
          <w:marRight w:val="0"/>
          <w:marTop w:val="0"/>
          <w:marBottom w:val="0"/>
          <w:divBdr>
            <w:top w:val="none" w:sz="0" w:space="0" w:color="auto"/>
            <w:left w:val="none" w:sz="0" w:space="0" w:color="auto"/>
            <w:bottom w:val="none" w:sz="0" w:space="0" w:color="auto"/>
            <w:right w:val="none" w:sz="0" w:space="0" w:color="auto"/>
          </w:divBdr>
        </w:div>
        <w:div w:id="1428505554">
          <w:marLeft w:val="640"/>
          <w:marRight w:val="0"/>
          <w:marTop w:val="0"/>
          <w:marBottom w:val="0"/>
          <w:divBdr>
            <w:top w:val="none" w:sz="0" w:space="0" w:color="auto"/>
            <w:left w:val="none" w:sz="0" w:space="0" w:color="auto"/>
            <w:bottom w:val="none" w:sz="0" w:space="0" w:color="auto"/>
            <w:right w:val="none" w:sz="0" w:space="0" w:color="auto"/>
          </w:divBdr>
        </w:div>
        <w:div w:id="1564558678">
          <w:marLeft w:val="640"/>
          <w:marRight w:val="0"/>
          <w:marTop w:val="0"/>
          <w:marBottom w:val="0"/>
          <w:divBdr>
            <w:top w:val="none" w:sz="0" w:space="0" w:color="auto"/>
            <w:left w:val="none" w:sz="0" w:space="0" w:color="auto"/>
            <w:bottom w:val="none" w:sz="0" w:space="0" w:color="auto"/>
            <w:right w:val="none" w:sz="0" w:space="0" w:color="auto"/>
          </w:divBdr>
        </w:div>
        <w:div w:id="74665264">
          <w:marLeft w:val="640"/>
          <w:marRight w:val="0"/>
          <w:marTop w:val="0"/>
          <w:marBottom w:val="0"/>
          <w:divBdr>
            <w:top w:val="none" w:sz="0" w:space="0" w:color="auto"/>
            <w:left w:val="none" w:sz="0" w:space="0" w:color="auto"/>
            <w:bottom w:val="none" w:sz="0" w:space="0" w:color="auto"/>
            <w:right w:val="none" w:sz="0" w:space="0" w:color="auto"/>
          </w:divBdr>
        </w:div>
        <w:div w:id="1323239857">
          <w:marLeft w:val="640"/>
          <w:marRight w:val="0"/>
          <w:marTop w:val="0"/>
          <w:marBottom w:val="0"/>
          <w:divBdr>
            <w:top w:val="none" w:sz="0" w:space="0" w:color="auto"/>
            <w:left w:val="none" w:sz="0" w:space="0" w:color="auto"/>
            <w:bottom w:val="none" w:sz="0" w:space="0" w:color="auto"/>
            <w:right w:val="none" w:sz="0" w:space="0" w:color="auto"/>
          </w:divBdr>
        </w:div>
        <w:div w:id="1616935900">
          <w:marLeft w:val="640"/>
          <w:marRight w:val="0"/>
          <w:marTop w:val="0"/>
          <w:marBottom w:val="0"/>
          <w:divBdr>
            <w:top w:val="none" w:sz="0" w:space="0" w:color="auto"/>
            <w:left w:val="none" w:sz="0" w:space="0" w:color="auto"/>
            <w:bottom w:val="none" w:sz="0" w:space="0" w:color="auto"/>
            <w:right w:val="none" w:sz="0" w:space="0" w:color="auto"/>
          </w:divBdr>
        </w:div>
        <w:div w:id="1694921915">
          <w:marLeft w:val="640"/>
          <w:marRight w:val="0"/>
          <w:marTop w:val="0"/>
          <w:marBottom w:val="0"/>
          <w:divBdr>
            <w:top w:val="none" w:sz="0" w:space="0" w:color="auto"/>
            <w:left w:val="none" w:sz="0" w:space="0" w:color="auto"/>
            <w:bottom w:val="none" w:sz="0" w:space="0" w:color="auto"/>
            <w:right w:val="none" w:sz="0" w:space="0" w:color="auto"/>
          </w:divBdr>
        </w:div>
        <w:div w:id="1730419298">
          <w:marLeft w:val="640"/>
          <w:marRight w:val="0"/>
          <w:marTop w:val="0"/>
          <w:marBottom w:val="0"/>
          <w:divBdr>
            <w:top w:val="none" w:sz="0" w:space="0" w:color="auto"/>
            <w:left w:val="none" w:sz="0" w:space="0" w:color="auto"/>
            <w:bottom w:val="none" w:sz="0" w:space="0" w:color="auto"/>
            <w:right w:val="none" w:sz="0" w:space="0" w:color="auto"/>
          </w:divBdr>
        </w:div>
        <w:div w:id="701830504">
          <w:marLeft w:val="640"/>
          <w:marRight w:val="0"/>
          <w:marTop w:val="0"/>
          <w:marBottom w:val="0"/>
          <w:divBdr>
            <w:top w:val="none" w:sz="0" w:space="0" w:color="auto"/>
            <w:left w:val="none" w:sz="0" w:space="0" w:color="auto"/>
            <w:bottom w:val="none" w:sz="0" w:space="0" w:color="auto"/>
            <w:right w:val="none" w:sz="0" w:space="0" w:color="auto"/>
          </w:divBdr>
        </w:div>
        <w:div w:id="854659302">
          <w:marLeft w:val="640"/>
          <w:marRight w:val="0"/>
          <w:marTop w:val="0"/>
          <w:marBottom w:val="0"/>
          <w:divBdr>
            <w:top w:val="none" w:sz="0" w:space="0" w:color="auto"/>
            <w:left w:val="none" w:sz="0" w:space="0" w:color="auto"/>
            <w:bottom w:val="none" w:sz="0" w:space="0" w:color="auto"/>
            <w:right w:val="none" w:sz="0" w:space="0" w:color="auto"/>
          </w:divBdr>
        </w:div>
        <w:div w:id="1703093920">
          <w:marLeft w:val="640"/>
          <w:marRight w:val="0"/>
          <w:marTop w:val="0"/>
          <w:marBottom w:val="0"/>
          <w:divBdr>
            <w:top w:val="none" w:sz="0" w:space="0" w:color="auto"/>
            <w:left w:val="none" w:sz="0" w:space="0" w:color="auto"/>
            <w:bottom w:val="none" w:sz="0" w:space="0" w:color="auto"/>
            <w:right w:val="none" w:sz="0" w:space="0" w:color="auto"/>
          </w:divBdr>
        </w:div>
        <w:div w:id="1685472183">
          <w:marLeft w:val="640"/>
          <w:marRight w:val="0"/>
          <w:marTop w:val="0"/>
          <w:marBottom w:val="0"/>
          <w:divBdr>
            <w:top w:val="none" w:sz="0" w:space="0" w:color="auto"/>
            <w:left w:val="none" w:sz="0" w:space="0" w:color="auto"/>
            <w:bottom w:val="none" w:sz="0" w:space="0" w:color="auto"/>
            <w:right w:val="none" w:sz="0" w:space="0" w:color="auto"/>
          </w:divBdr>
        </w:div>
        <w:div w:id="1544052764">
          <w:marLeft w:val="640"/>
          <w:marRight w:val="0"/>
          <w:marTop w:val="0"/>
          <w:marBottom w:val="0"/>
          <w:divBdr>
            <w:top w:val="none" w:sz="0" w:space="0" w:color="auto"/>
            <w:left w:val="none" w:sz="0" w:space="0" w:color="auto"/>
            <w:bottom w:val="none" w:sz="0" w:space="0" w:color="auto"/>
            <w:right w:val="none" w:sz="0" w:space="0" w:color="auto"/>
          </w:divBdr>
        </w:div>
        <w:div w:id="860557546">
          <w:marLeft w:val="640"/>
          <w:marRight w:val="0"/>
          <w:marTop w:val="0"/>
          <w:marBottom w:val="0"/>
          <w:divBdr>
            <w:top w:val="none" w:sz="0" w:space="0" w:color="auto"/>
            <w:left w:val="none" w:sz="0" w:space="0" w:color="auto"/>
            <w:bottom w:val="none" w:sz="0" w:space="0" w:color="auto"/>
            <w:right w:val="none" w:sz="0" w:space="0" w:color="auto"/>
          </w:divBdr>
        </w:div>
        <w:div w:id="1797407634">
          <w:marLeft w:val="640"/>
          <w:marRight w:val="0"/>
          <w:marTop w:val="0"/>
          <w:marBottom w:val="0"/>
          <w:divBdr>
            <w:top w:val="none" w:sz="0" w:space="0" w:color="auto"/>
            <w:left w:val="none" w:sz="0" w:space="0" w:color="auto"/>
            <w:bottom w:val="none" w:sz="0" w:space="0" w:color="auto"/>
            <w:right w:val="none" w:sz="0" w:space="0" w:color="auto"/>
          </w:divBdr>
        </w:div>
        <w:div w:id="1563520494">
          <w:marLeft w:val="640"/>
          <w:marRight w:val="0"/>
          <w:marTop w:val="0"/>
          <w:marBottom w:val="0"/>
          <w:divBdr>
            <w:top w:val="none" w:sz="0" w:space="0" w:color="auto"/>
            <w:left w:val="none" w:sz="0" w:space="0" w:color="auto"/>
            <w:bottom w:val="none" w:sz="0" w:space="0" w:color="auto"/>
            <w:right w:val="none" w:sz="0" w:space="0" w:color="auto"/>
          </w:divBdr>
        </w:div>
        <w:div w:id="2026979384">
          <w:marLeft w:val="640"/>
          <w:marRight w:val="0"/>
          <w:marTop w:val="0"/>
          <w:marBottom w:val="0"/>
          <w:divBdr>
            <w:top w:val="none" w:sz="0" w:space="0" w:color="auto"/>
            <w:left w:val="none" w:sz="0" w:space="0" w:color="auto"/>
            <w:bottom w:val="none" w:sz="0" w:space="0" w:color="auto"/>
            <w:right w:val="none" w:sz="0" w:space="0" w:color="auto"/>
          </w:divBdr>
        </w:div>
        <w:div w:id="803158606">
          <w:marLeft w:val="640"/>
          <w:marRight w:val="0"/>
          <w:marTop w:val="0"/>
          <w:marBottom w:val="0"/>
          <w:divBdr>
            <w:top w:val="none" w:sz="0" w:space="0" w:color="auto"/>
            <w:left w:val="none" w:sz="0" w:space="0" w:color="auto"/>
            <w:bottom w:val="none" w:sz="0" w:space="0" w:color="auto"/>
            <w:right w:val="none" w:sz="0" w:space="0" w:color="auto"/>
          </w:divBdr>
        </w:div>
        <w:div w:id="1388260009">
          <w:marLeft w:val="640"/>
          <w:marRight w:val="0"/>
          <w:marTop w:val="0"/>
          <w:marBottom w:val="0"/>
          <w:divBdr>
            <w:top w:val="none" w:sz="0" w:space="0" w:color="auto"/>
            <w:left w:val="none" w:sz="0" w:space="0" w:color="auto"/>
            <w:bottom w:val="none" w:sz="0" w:space="0" w:color="auto"/>
            <w:right w:val="none" w:sz="0" w:space="0" w:color="auto"/>
          </w:divBdr>
        </w:div>
        <w:div w:id="654726250">
          <w:marLeft w:val="640"/>
          <w:marRight w:val="0"/>
          <w:marTop w:val="0"/>
          <w:marBottom w:val="0"/>
          <w:divBdr>
            <w:top w:val="none" w:sz="0" w:space="0" w:color="auto"/>
            <w:left w:val="none" w:sz="0" w:space="0" w:color="auto"/>
            <w:bottom w:val="none" w:sz="0" w:space="0" w:color="auto"/>
            <w:right w:val="none" w:sz="0" w:space="0" w:color="auto"/>
          </w:divBdr>
        </w:div>
        <w:div w:id="2112890095">
          <w:marLeft w:val="640"/>
          <w:marRight w:val="0"/>
          <w:marTop w:val="0"/>
          <w:marBottom w:val="0"/>
          <w:divBdr>
            <w:top w:val="none" w:sz="0" w:space="0" w:color="auto"/>
            <w:left w:val="none" w:sz="0" w:space="0" w:color="auto"/>
            <w:bottom w:val="none" w:sz="0" w:space="0" w:color="auto"/>
            <w:right w:val="none" w:sz="0" w:space="0" w:color="auto"/>
          </w:divBdr>
        </w:div>
        <w:div w:id="1813674496">
          <w:marLeft w:val="640"/>
          <w:marRight w:val="0"/>
          <w:marTop w:val="0"/>
          <w:marBottom w:val="0"/>
          <w:divBdr>
            <w:top w:val="none" w:sz="0" w:space="0" w:color="auto"/>
            <w:left w:val="none" w:sz="0" w:space="0" w:color="auto"/>
            <w:bottom w:val="none" w:sz="0" w:space="0" w:color="auto"/>
            <w:right w:val="none" w:sz="0" w:space="0" w:color="auto"/>
          </w:divBdr>
        </w:div>
        <w:div w:id="2044476510">
          <w:marLeft w:val="640"/>
          <w:marRight w:val="0"/>
          <w:marTop w:val="0"/>
          <w:marBottom w:val="0"/>
          <w:divBdr>
            <w:top w:val="none" w:sz="0" w:space="0" w:color="auto"/>
            <w:left w:val="none" w:sz="0" w:space="0" w:color="auto"/>
            <w:bottom w:val="none" w:sz="0" w:space="0" w:color="auto"/>
            <w:right w:val="none" w:sz="0" w:space="0" w:color="auto"/>
          </w:divBdr>
        </w:div>
        <w:div w:id="1918443887">
          <w:marLeft w:val="640"/>
          <w:marRight w:val="0"/>
          <w:marTop w:val="0"/>
          <w:marBottom w:val="0"/>
          <w:divBdr>
            <w:top w:val="none" w:sz="0" w:space="0" w:color="auto"/>
            <w:left w:val="none" w:sz="0" w:space="0" w:color="auto"/>
            <w:bottom w:val="none" w:sz="0" w:space="0" w:color="auto"/>
            <w:right w:val="none" w:sz="0" w:space="0" w:color="auto"/>
          </w:divBdr>
        </w:div>
        <w:div w:id="513544263">
          <w:marLeft w:val="640"/>
          <w:marRight w:val="0"/>
          <w:marTop w:val="0"/>
          <w:marBottom w:val="0"/>
          <w:divBdr>
            <w:top w:val="none" w:sz="0" w:space="0" w:color="auto"/>
            <w:left w:val="none" w:sz="0" w:space="0" w:color="auto"/>
            <w:bottom w:val="none" w:sz="0" w:space="0" w:color="auto"/>
            <w:right w:val="none" w:sz="0" w:space="0" w:color="auto"/>
          </w:divBdr>
        </w:div>
        <w:div w:id="2005891245">
          <w:marLeft w:val="640"/>
          <w:marRight w:val="0"/>
          <w:marTop w:val="0"/>
          <w:marBottom w:val="0"/>
          <w:divBdr>
            <w:top w:val="none" w:sz="0" w:space="0" w:color="auto"/>
            <w:left w:val="none" w:sz="0" w:space="0" w:color="auto"/>
            <w:bottom w:val="none" w:sz="0" w:space="0" w:color="auto"/>
            <w:right w:val="none" w:sz="0" w:space="0" w:color="auto"/>
          </w:divBdr>
        </w:div>
        <w:div w:id="632297798">
          <w:marLeft w:val="640"/>
          <w:marRight w:val="0"/>
          <w:marTop w:val="0"/>
          <w:marBottom w:val="0"/>
          <w:divBdr>
            <w:top w:val="none" w:sz="0" w:space="0" w:color="auto"/>
            <w:left w:val="none" w:sz="0" w:space="0" w:color="auto"/>
            <w:bottom w:val="none" w:sz="0" w:space="0" w:color="auto"/>
            <w:right w:val="none" w:sz="0" w:space="0" w:color="auto"/>
          </w:divBdr>
        </w:div>
        <w:div w:id="538274392">
          <w:marLeft w:val="640"/>
          <w:marRight w:val="0"/>
          <w:marTop w:val="0"/>
          <w:marBottom w:val="0"/>
          <w:divBdr>
            <w:top w:val="none" w:sz="0" w:space="0" w:color="auto"/>
            <w:left w:val="none" w:sz="0" w:space="0" w:color="auto"/>
            <w:bottom w:val="none" w:sz="0" w:space="0" w:color="auto"/>
            <w:right w:val="none" w:sz="0" w:space="0" w:color="auto"/>
          </w:divBdr>
        </w:div>
        <w:div w:id="1592659904">
          <w:marLeft w:val="640"/>
          <w:marRight w:val="0"/>
          <w:marTop w:val="0"/>
          <w:marBottom w:val="0"/>
          <w:divBdr>
            <w:top w:val="none" w:sz="0" w:space="0" w:color="auto"/>
            <w:left w:val="none" w:sz="0" w:space="0" w:color="auto"/>
            <w:bottom w:val="none" w:sz="0" w:space="0" w:color="auto"/>
            <w:right w:val="none" w:sz="0" w:space="0" w:color="auto"/>
          </w:divBdr>
        </w:div>
        <w:div w:id="871114165">
          <w:marLeft w:val="640"/>
          <w:marRight w:val="0"/>
          <w:marTop w:val="0"/>
          <w:marBottom w:val="0"/>
          <w:divBdr>
            <w:top w:val="none" w:sz="0" w:space="0" w:color="auto"/>
            <w:left w:val="none" w:sz="0" w:space="0" w:color="auto"/>
            <w:bottom w:val="none" w:sz="0" w:space="0" w:color="auto"/>
            <w:right w:val="none" w:sz="0" w:space="0" w:color="auto"/>
          </w:divBdr>
        </w:div>
        <w:div w:id="335615869">
          <w:marLeft w:val="640"/>
          <w:marRight w:val="0"/>
          <w:marTop w:val="0"/>
          <w:marBottom w:val="0"/>
          <w:divBdr>
            <w:top w:val="none" w:sz="0" w:space="0" w:color="auto"/>
            <w:left w:val="none" w:sz="0" w:space="0" w:color="auto"/>
            <w:bottom w:val="none" w:sz="0" w:space="0" w:color="auto"/>
            <w:right w:val="none" w:sz="0" w:space="0" w:color="auto"/>
          </w:divBdr>
        </w:div>
        <w:div w:id="613707894">
          <w:marLeft w:val="640"/>
          <w:marRight w:val="0"/>
          <w:marTop w:val="0"/>
          <w:marBottom w:val="0"/>
          <w:divBdr>
            <w:top w:val="none" w:sz="0" w:space="0" w:color="auto"/>
            <w:left w:val="none" w:sz="0" w:space="0" w:color="auto"/>
            <w:bottom w:val="none" w:sz="0" w:space="0" w:color="auto"/>
            <w:right w:val="none" w:sz="0" w:space="0" w:color="auto"/>
          </w:divBdr>
        </w:div>
        <w:div w:id="18048136">
          <w:marLeft w:val="640"/>
          <w:marRight w:val="0"/>
          <w:marTop w:val="0"/>
          <w:marBottom w:val="0"/>
          <w:divBdr>
            <w:top w:val="none" w:sz="0" w:space="0" w:color="auto"/>
            <w:left w:val="none" w:sz="0" w:space="0" w:color="auto"/>
            <w:bottom w:val="none" w:sz="0" w:space="0" w:color="auto"/>
            <w:right w:val="none" w:sz="0" w:space="0" w:color="auto"/>
          </w:divBdr>
        </w:div>
        <w:div w:id="1725367384">
          <w:marLeft w:val="640"/>
          <w:marRight w:val="0"/>
          <w:marTop w:val="0"/>
          <w:marBottom w:val="0"/>
          <w:divBdr>
            <w:top w:val="none" w:sz="0" w:space="0" w:color="auto"/>
            <w:left w:val="none" w:sz="0" w:space="0" w:color="auto"/>
            <w:bottom w:val="none" w:sz="0" w:space="0" w:color="auto"/>
            <w:right w:val="none" w:sz="0" w:space="0" w:color="auto"/>
          </w:divBdr>
        </w:div>
        <w:div w:id="894047702">
          <w:marLeft w:val="640"/>
          <w:marRight w:val="0"/>
          <w:marTop w:val="0"/>
          <w:marBottom w:val="0"/>
          <w:divBdr>
            <w:top w:val="none" w:sz="0" w:space="0" w:color="auto"/>
            <w:left w:val="none" w:sz="0" w:space="0" w:color="auto"/>
            <w:bottom w:val="none" w:sz="0" w:space="0" w:color="auto"/>
            <w:right w:val="none" w:sz="0" w:space="0" w:color="auto"/>
          </w:divBdr>
        </w:div>
        <w:div w:id="820536129">
          <w:marLeft w:val="640"/>
          <w:marRight w:val="0"/>
          <w:marTop w:val="0"/>
          <w:marBottom w:val="0"/>
          <w:divBdr>
            <w:top w:val="none" w:sz="0" w:space="0" w:color="auto"/>
            <w:left w:val="none" w:sz="0" w:space="0" w:color="auto"/>
            <w:bottom w:val="none" w:sz="0" w:space="0" w:color="auto"/>
            <w:right w:val="none" w:sz="0" w:space="0" w:color="auto"/>
          </w:divBdr>
        </w:div>
        <w:div w:id="1305548218">
          <w:marLeft w:val="640"/>
          <w:marRight w:val="0"/>
          <w:marTop w:val="0"/>
          <w:marBottom w:val="0"/>
          <w:divBdr>
            <w:top w:val="none" w:sz="0" w:space="0" w:color="auto"/>
            <w:left w:val="none" w:sz="0" w:space="0" w:color="auto"/>
            <w:bottom w:val="none" w:sz="0" w:space="0" w:color="auto"/>
            <w:right w:val="none" w:sz="0" w:space="0" w:color="auto"/>
          </w:divBdr>
        </w:div>
        <w:div w:id="534390087">
          <w:marLeft w:val="640"/>
          <w:marRight w:val="0"/>
          <w:marTop w:val="0"/>
          <w:marBottom w:val="0"/>
          <w:divBdr>
            <w:top w:val="none" w:sz="0" w:space="0" w:color="auto"/>
            <w:left w:val="none" w:sz="0" w:space="0" w:color="auto"/>
            <w:bottom w:val="none" w:sz="0" w:space="0" w:color="auto"/>
            <w:right w:val="none" w:sz="0" w:space="0" w:color="auto"/>
          </w:divBdr>
        </w:div>
        <w:div w:id="866219358">
          <w:marLeft w:val="640"/>
          <w:marRight w:val="0"/>
          <w:marTop w:val="0"/>
          <w:marBottom w:val="0"/>
          <w:divBdr>
            <w:top w:val="none" w:sz="0" w:space="0" w:color="auto"/>
            <w:left w:val="none" w:sz="0" w:space="0" w:color="auto"/>
            <w:bottom w:val="none" w:sz="0" w:space="0" w:color="auto"/>
            <w:right w:val="none" w:sz="0" w:space="0" w:color="auto"/>
          </w:divBdr>
        </w:div>
        <w:div w:id="1219633799">
          <w:marLeft w:val="640"/>
          <w:marRight w:val="0"/>
          <w:marTop w:val="0"/>
          <w:marBottom w:val="0"/>
          <w:divBdr>
            <w:top w:val="none" w:sz="0" w:space="0" w:color="auto"/>
            <w:left w:val="none" w:sz="0" w:space="0" w:color="auto"/>
            <w:bottom w:val="none" w:sz="0" w:space="0" w:color="auto"/>
            <w:right w:val="none" w:sz="0" w:space="0" w:color="auto"/>
          </w:divBdr>
        </w:div>
        <w:div w:id="691035806">
          <w:marLeft w:val="640"/>
          <w:marRight w:val="0"/>
          <w:marTop w:val="0"/>
          <w:marBottom w:val="0"/>
          <w:divBdr>
            <w:top w:val="none" w:sz="0" w:space="0" w:color="auto"/>
            <w:left w:val="none" w:sz="0" w:space="0" w:color="auto"/>
            <w:bottom w:val="none" w:sz="0" w:space="0" w:color="auto"/>
            <w:right w:val="none" w:sz="0" w:space="0" w:color="auto"/>
          </w:divBdr>
        </w:div>
        <w:div w:id="1703167856">
          <w:marLeft w:val="640"/>
          <w:marRight w:val="0"/>
          <w:marTop w:val="0"/>
          <w:marBottom w:val="0"/>
          <w:divBdr>
            <w:top w:val="none" w:sz="0" w:space="0" w:color="auto"/>
            <w:left w:val="none" w:sz="0" w:space="0" w:color="auto"/>
            <w:bottom w:val="none" w:sz="0" w:space="0" w:color="auto"/>
            <w:right w:val="none" w:sz="0" w:space="0" w:color="auto"/>
          </w:divBdr>
        </w:div>
        <w:div w:id="800269105">
          <w:marLeft w:val="640"/>
          <w:marRight w:val="0"/>
          <w:marTop w:val="0"/>
          <w:marBottom w:val="0"/>
          <w:divBdr>
            <w:top w:val="none" w:sz="0" w:space="0" w:color="auto"/>
            <w:left w:val="none" w:sz="0" w:space="0" w:color="auto"/>
            <w:bottom w:val="none" w:sz="0" w:space="0" w:color="auto"/>
            <w:right w:val="none" w:sz="0" w:space="0" w:color="auto"/>
          </w:divBdr>
        </w:div>
        <w:div w:id="450051043">
          <w:marLeft w:val="640"/>
          <w:marRight w:val="0"/>
          <w:marTop w:val="0"/>
          <w:marBottom w:val="0"/>
          <w:divBdr>
            <w:top w:val="none" w:sz="0" w:space="0" w:color="auto"/>
            <w:left w:val="none" w:sz="0" w:space="0" w:color="auto"/>
            <w:bottom w:val="none" w:sz="0" w:space="0" w:color="auto"/>
            <w:right w:val="none" w:sz="0" w:space="0" w:color="auto"/>
          </w:divBdr>
        </w:div>
        <w:div w:id="27145366">
          <w:marLeft w:val="640"/>
          <w:marRight w:val="0"/>
          <w:marTop w:val="0"/>
          <w:marBottom w:val="0"/>
          <w:divBdr>
            <w:top w:val="none" w:sz="0" w:space="0" w:color="auto"/>
            <w:left w:val="none" w:sz="0" w:space="0" w:color="auto"/>
            <w:bottom w:val="none" w:sz="0" w:space="0" w:color="auto"/>
            <w:right w:val="none" w:sz="0" w:space="0" w:color="auto"/>
          </w:divBdr>
        </w:div>
        <w:div w:id="1906141223">
          <w:marLeft w:val="640"/>
          <w:marRight w:val="0"/>
          <w:marTop w:val="0"/>
          <w:marBottom w:val="0"/>
          <w:divBdr>
            <w:top w:val="none" w:sz="0" w:space="0" w:color="auto"/>
            <w:left w:val="none" w:sz="0" w:space="0" w:color="auto"/>
            <w:bottom w:val="none" w:sz="0" w:space="0" w:color="auto"/>
            <w:right w:val="none" w:sz="0" w:space="0" w:color="auto"/>
          </w:divBdr>
        </w:div>
        <w:div w:id="1145273845">
          <w:marLeft w:val="640"/>
          <w:marRight w:val="0"/>
          <w:marTop w:val="0"/>
          <w:marBottom w:val="0"/>
          <w:divBdr>
            <w:top w:val="none" w:sz="0" w:space="0" w:color="auto"/>
            <w:left w:val="none" w:sz="0" w:space="0" w:color="auto"/>
            <w:bottom w:val="none" w:sz="0" w:space="0" w:color="auto"/>
            <w:right w:val="none" w:sz="0" w:space="0" w:color="auto"/>
          </w:divBdr>
        </w:div>
        <w:div w:id="1498154719">
          <w:marLeft w:val="640"/>
          <w:marRight w:val="0"/>
          <w:marTop w:val="0"/>
          <w:marBottom w:val="0"/>
          <w:divBdr>
            <w:top w:val="none" w:sz="0" w:space="0" w:color="auto"/>
            <w:left w:val="none" w:sz="0" w:space="0" w:color="auto"/>
            <w:bottom w:val="none" w:sz="0" w:space="0" w:color="auto"/>
            <w:right w:val="none" w:sz="0" w:space="0" w:color="auto"/>
          </w:divBdr>
        </w:div>
        <w:div w:id="811289127">
          <w:marLeft w:val="640"/>
          <w:marRight w:val="0"/>
          <w:marTop w:val="0"/>
          <w:marBottom w:val="0"/>
          <w:divBdr>
            <w:top w:val="none" w:sz="0" w:space="0" w:color="auto"/>
            <w:left w:val="none" w:sz="0" w:space="0" w:color="auto"/>
            <w:bottom w:val="none" w:sz="0" w:space="0" w:color="auto"/>
            <w:right w:val="none" w:sz="0" w:space="0" w:color="auto"/>
          </w:divBdr>
        </w:div>
        <w:div w:id="1233925744">
          <w:marLeft w:val="640"/>
          <w:marRight w:val="0"/>
          <w:marTop w:val="0"/>
          <w:marBottom w:val="0"/>
          <w:divBdr>
            <w:top w:val="none" w:sz="0" w:space="0" w:color="auto"/>
            <w:left w:val="none" w:sz="0" w:space="0" w:color="auto"/>
            <w:bottom w:val="none" w:sz="0" w:space="0" w:color="auto"/>
            <w:right w:val="none" w:sz="0" w:space="0" w:color="auto"/>
          </w:divBdr>
        </w:div>
        <w:div w:id="2030789308">
          <w:marLeft w:val="640"/>
          <w:marRight w:val="0"/>
          <w:marTop w:val="0"/>
          <w:marBottom w:val="0"/>
          <w:divBdr>
            <w:top w:val="none" w:sz="0" w:space="0" w:color="auto"/>
            <w:left w:val="none" w:sz="0" w:space="0" w:color="auto"/>
            <w:bottom w:val="none" w:sz="0" w:space="0" w:color="auto"/>
            <w:right w:val="none" w:sz="0" w:space="0" w:color="auto"/>
          </w:divBdr>
        </w:div>
        <w:div w:id="1982536744">
          <w:marLeft w:val="640"/>
          <w:marRight w:val="0"/>
          <w:marTop w:val="0"/>
          <w:marBottom w:val="0"/>
          <w:divBdr>
            <w:top w:val="none" w:sz="0" w:space="0" w:color="auto"/>
            <w:left w:val="none" w:sz="0" w:space="0" w:color="auto"/>
            <w:bottom w:val="none" w:sz="0" w:space="0" w:color="auto"/>
            <w:right w:val="none" w:sz="0" w:space="0" w:color="auto"/>
          </w:divBdr>
        </w:div>
        <w:div w:id="737171191">
          <w:marLeft w:val="640"/>
          <w:marRight w:val="0"/>
          <w:marTop w:val="0"/>
          <w:marBottom w:val="0"/>
          <w:divBdr>
            <w:top w:val="none" w:sz="0" w:space="0" w:color="auto"/>
            <w:left w:val="none" w:sz="0" w:space="0" w:color="auto"/>
            <w:bottom w:val="none" w:sz="0" w:space="0" w:color="auto"/>
            <w:right w:val="none" w:sz="0" w:space="0" w:color="auto"/>
          </w:divBdr>
        </w:div>
        <w:div w:id="1604652920">
          <w:marLeft w:val="640"/>
          <w:marRight w:val="0"/>
          <w:marTop w:val="0"/>
          <w:marBottom w:val="0"/>
          <w:divBdr>
            <w:top w:val="none" w:sz="0" w:space="0" w:color="auto"/>
            <w:left w:val="none" w:sz="0" w:space="0" w:color="auto"/>
            <w:bottom w:val="none" w:sz="0" w:space="0" w:color="auto"/>
            <w:right w:val="none" w:sz="0" w:space="0" w:color="auto"/>
          </w:divBdr>
        </w:div>
        <w:div w:id="2124112947">
          <w:marLeft w:val="640"/>
          <w:marRight w:val="0"/>
          <w:marTop w:val="0"/>
          <w:marBottom w:val="0"/>
          <w:divBdr>
            <w:top w:val="none" w:sz="0" w:space="0" w:color="auto"/>
            <w:left w:val="none" w:sz="0" w:space="0" w:color="auto"/>
            <w:bottom w:val="none" w:sz="0" w:space="0" w:color="auto"/>
            <w:right w:val="none" w:sz="0" w:space="0" w:color="auto"/>
          </w:divBdr>
        </w:div>
        <w:div w:id="649217387">
          <w:marLeft w:val="640"/>
          <w:marRight w:val="0"/>
          <w:marTop w:val="0"/>
          <w:marBottom w:val="0"/>
          <w:divBdr>
            <w:top w:val="none" w:sz="0" w:space="0" w:color="auto"/>
            <w:left w:val="none" w:sz="0" w:space="0" w:color="auto"/>
            <w:bottom w:val="none" w:sz="0" w:space="0" w:color="auto"/>
            <w:right w:val="none" w:sz="0" w:space="0" w:color="auto"/>
          </w:divBdr>
        </w:div>
        <w:div w:id="1174606771">
          <w:marLeft w:val="640"/>
          <w:marRight w:val="0"/>
          <w:marTop w:val="0"/>
          <w:marBottom w:val="0"/>
          <w:divBdr>
            <w:top w:val="none" w:sz="0" w:space="0" w:color="auto"/>
            <w:left w:val="none" w:sz="0" w:space="0" w:color="auto"/>
            <w:bottom w:val="none" w:sz="0" w:space="0" w:color="auto"/>
            <w:right w:val="none" w:sz="0" w:space="0" w:color="auto"/>
          </w:divBdr>
        </w:div>
        <w:div w:id="1474565619">
          <w:marLeft w:val="640"/>
          <w:marRight w:val="0"/>
          <w:marTop w:val="0"/>
          <w:marBottom w:val="0"/>
          <w:divBdr>
            <w:top w:val="none" w:sz="0" w:space="0" w:color="auto"/>
            <w:left w:val="none" w:sz="0" w:space="0" w:color="auto"/>
            <w:bottom w:val="none" w:sz="0" w:space="0" w:color="auto"/>
            <w:right w:val="none" w:sz="0" w:space="0" w:color="auto"/>
          </w:divBdr>
        </w:div>
        <w:div w:id="648553353">
          <w:marLeft w:val="640"/>
          <w:marRight w:val="0"/>
          <w:marTop w:val="0"/>
          <w:marBottom w:val="0"/>
          <w:divBdr>
            <w:top w:val="none" w:sz="0" w:space="0" w:color="auto"/>
            <w:left w:val="none" w:sz="0" w:space="0" w:color="auto"/>
            <w:bottom w:val="none" w:sz="0" w:space="0" w:color="auto"/>
            <w:right w:val="none" w:sz="0" w:space="0" w:color="auto"/>
          </w:divBdr>
        </w:div>
        <w:div w:id="1683169262">
          <w:marLeft w:val="640"/>
          <w:marRight w:val="0"/>
          <w:marTop w:val="0"/>
          <w:marBottom w:val="0"/>
          <w:divBdr>
            <w:top w:val="none" w:sz="0" w:space="0" w:color="auto"/>
            <w:left w:val="none" w:sz="0" w:space="0" w:color="auto"/>
            <w:bottom w:val="none" w:sz="0" w:space="0" w:color="auto"/>
            <w:right w:val="none" w:sz="0" w:space="0" w:color="auto"/>
          </w:divBdr>
        </w:div>
        <w:div w:id="1968046218">
          <w:marLeft w:val="640"/>
          <w:marRight w:val="0"/>
          <w:marTop w:val="0"/>
          <w:marBottom w:val="0"/>
          <w:divBdr>
            <w:top w:val="none" w:sz="0" w:space="0" w:color="auto"/>
            <w:left w:val="none" w:sz="0" w:space="0" w:color="auto"/>
            <w:bottom w:val="none" w:sz="0" w:space="0" w:color="auto"/>
            <w:right w:val="none" w:sz="0" w:space="0" w:color="auto"/>
          </w:divBdr>
        </w:div>
        <w:div w:id="1057583473">
          <w:marLeft w:val="640"/>
          <w:marRight w:val="0"/>
          <w:marTop w:val="0"/>
          <w:marBottom w:val="0"/>
          <w:divBdr>
            <w:top w:val="none" w:sz="0" w:space="0" w:color="auto"/>
            <w:left w:val="none" w:sz="0" w:space="0" w:color="auto"/>
            <w:bottom w:val="none" w:sz="0" w:space="0" w:color="auto"/>
            <w:right w:val="none" w:sz="0" w:space="0" w:color="auto"/>
          </w:divBdr>
        </w:div>
        <w:div w:id="434834154">
          <w:marLeft w:val="640"/>
          <w:marRight w:val="0"/>
          <w:marTop w:val="0"/>
          <w:marBottom w:val="0"/>
          <w:divBdr>
            <w:top w:val="none" w:sz="0" w:space="0" w:color="auto"/>
            <w:left w:val="none" w:sz="0" w:space="0" w:color="auto"/>
            <w:bottom w:val="none" w:sz="0" w:space="0" w:color="auto"/>
            <w:right w:val="none" w:sz="0" w:space="0" w:color="auto"/>
          </w:divBdr>
        </w:div>
        <w:div w:id="1115902716">
          <w:marLeft w:val="640"/>
          <w:marRight w:val="0"/>
          <w:marTop w:val="0"/>
          <w:marBottom w:val="0"/>
          <w:divBdr>
            <w:top w:val="none" w:sz="0" w:space="0" w:color="auto"/>
            <w:left w:val="none" w:sz="0" w:space="0" w:color="auto"/>
            <w:bottom w:val="none" w:sz="0" w:space="0" w:color="auto"/>
            <w:right w:val="none" w:sz="0" w:space="0" w:color="auto"/>
          </w:divBdr>
        </w:div>
        <w:div w:id="684208163">
          <w:marLeft w:val="640"/>
          <w:marRight w:val="0"/>
          <w:marTop w:val="0"/>
          <w:marBottom w:val="0"/>
          <w:divBdr>
            <w:top w:val="none" w:sz="0" w:space="0" w:color="auto"/>
            <w:left w:val="none" w:sz="0" w:space="0" w:color="auto"/>
            <w:bottom w:val="none" w:sz="0" w:space="0" w:color="auto"/>
            <w:right w:val="none" w:sz="0" w:space="0" w:color="auto"/>
          </w:divBdr>
        </w:div>
        <w:div w:id="1203402120">
          <w:marLeft w:val="640"/>
          <w:marRight w:val="0"/>
          <w:marTop w:val="0"/>
          <w:marBottom w:val="0"/>
          <w:divBdr>
            <w:top w:val="none" w:sz="0" w:space="0" w:color="auto"/>
            <w:left w:val="none" w:sz="0" w:space="0" w:color="auto"/>
            <w:bottom w:val="none" w:sz="0" w:space="0" w:color="auto"/>
            <w:right w:val="none" w:sz="0" w:space="0" w:color="auto"/>
          </w:divBdr>
        </w:div>
        <w:div w:id="312489304">
          <w:marLeft w:val="640"/>
          <w:marRight w:val="0"/>
          <w:marTop w:val="0"/>
          <w:marBottom w:val="0"/>
          <w:divBdr>
            <w:top w:val="none" w:sz="0" w:space="0" w:color="auto"/>
            <w:left w:val="none" w:sz="0" w:space="0" w:color="auto"/>
            <w:bottom w:val="none" w:sz="0" w:space="0" w:color="auto"/>
            <w:right w:val="none" w:sz="0" w:space="0" w:color="auto"/>
          </w:divBdr>
        </w:div>
        <w:div w:id="408775296">
          <w:marLeft w:val="640"/>
          <w:marRight w:val="0"/>
          <w:marTop w:val="0"/>
          <w:marBottom w:val="0"/>
          <w:divBdr>
            <w:top w:val="none" w:sz="0" w:space="0" w:color="auto"/>
            <w:left w:val="none" w:sz="0" w:space="0" w:color="auto"/>
            <w:bottom w:val="none" w:sz="0" w:space="0" w:color="auto"/>
            <w:right w:val="none" w:sz="0" w:space="0" w:color="auto"/>
          </w:divBdr>
        </w:div>
        <w:div w:id="1465808237">
          <w:marLeft w:val="640"/>
          <w:marRight w:val="0"/>
          <w:marTop w:val="0"/>
          <w:marBottom w:val="0"/>
          <w:divBdr>
            <w:top w:val="none" w:sz="0" w:space="0" w:color="auto"/>
            <w:left w:val="none" w:sz="0" w:space="0" w:color="auto"/>
            <w:bottom w:val="none" w:sz="0" w:space="0" w:color="auto"/>
            <w:right w:val="none" w:sz="0" w:space="0" w:color="auto"/>
          </w:divBdr>
        </w:div>
        <w:div w:id="1904900897">
          <w:marLeft w:val="640"/>
          <w:marRight w:val="0"/>
          <w:marTop w:val="0"/>
          <w:marBottom w:val="0"/>
          <w:divBdr>
            <w:top w:val="none" w:sz="0" w:space="0" w:color="auto"/>
            <w:left w:val="none" w:sz="0" w:space="0" w:color="auto"/>
            <w:bottom w:val="none" w:sz="0" w:space="0" w:color="auto"/>
            <w:right w:val="none" w:sz="0" w:space="0" w:color="auto"/>
          </w:divBdr>
        </w:div>
        <w:div w:id="1267276167">
          <w:marLeft w:val="640"/>
          <w:marRight w:val="0"/>
          <w:marTop w:val="0"/>
          <w:marBottom w:val="0"/>
          <w:divBdr>
            <w:top w:val="none" w:sz="0" w:space="0" w:color="auto"/>
            <w:left w:val="none" w:sz="0" w:space="0" w:color="auto"/>
            <w:bottom w:val="none" w:sz="0" w:space="0" w:color="auto"/>
            <w:right w:val="none" w:sz="0" w:space="0" w:color="auto"/>
          </w:divBdr>
        </w:div>
        <w:div w:id="1528636824">
          <w:marLeft w:val="640"/>
          <w:marRight w:val="0"/>
          <w:marTop w:val="0"/>
          <w:marBottom w:val="0"/>
          <w:divBdr>
            <w:top w:val="none" w:sz="0" w:space="0" w:color="auto"/>
            <w:left w:val="none" w:sz="0" w:space="0" w:color="auto"/>
            <w:bottom w:val="none" w:sz="0" w:space="0" w:color="auto"/>
            <w:right w:val="none" w:sz="0" w:space="0" w:color="auto"/>
          </w:divBdr>
        </w:div>
        <w:div w:id="1210150489">
          <w:marLeft w:val="640"/>
          <w:marRight w:val="0"/>
          <w:marTop w:val="0"/>
          <w:marBottom w:val="0"/>
          <w:divBdr>
            <w:top w:val="none" w:sz="0" w:space="0" w:color="auto"/>
            <w:left w:val="none" w:sz="0" w:space="0" w:color="auto"/>
            <w:bottom w:val="none" w:sz="0" w:space="0" w:color="auto"/>
            <w:right w:val="none" w:sz="0" w:space="0" w:color="auto"/>
          </w:divBdr>
        </w:div>
        <w:div w:id="1701081994">
          <w:marLeft w:val="640"/>
          <w:marRight w:val="0"/>
          <w:marTop w:val="0"/>
          <w:marBottom w:val="0"/>
          <w:divBdr>
            <w:top w:val="none" w:sz="0" w:space="0" w:color="auto"/>
            <w:left w:val="none" w:sz="0" w:space="0" w:color="auto"/>
            <w:bottom w:val="none" w:sz="0" w:space="0" w:color="auto"/>
            <w:right w:val="none" w:sz="0" w:space="0" w:color="auto"/>
          </w:divBdr>
        </w:div>
        <w:div w:id="306402723">
          <w:marLeft w:val="640"/>
          <w:marRight w:val="0"/>
          <w:marTop w:val="0"/>
          <w:marBottom w:val="0"/>
          <w:divBdr>
            <w:top w:val="none" w:sz="0" w:space="0" w:color="auto"/>
            <w:left w:val="none" w:sz="0" w:space="0" w:color="auto"/>
            <w:bottom w:val="none" w:sz="0" w:space="0" w:color="auto"/>
            <w:right w:val="none" w:sz="0" w:space="0" w:color="auto"/>
          </w:divBdr>
        </w:div>
        <w:div w:id="1951471618">
          <w:marLeft w:val="640"/>
          <w:marRight w:val="0"/>
          <w:marTop w:val="0"/>
          <w:marBottom w:val="0"/>
          <w:divBdr>
            <w:top w:val="none" w:sz="0" w:space="0" w:color="auto"/>
            <w:left w:val="none" w:sz="0" w:space="0" w:color="auto"/>
            <w:bottom w:val="none" w:sz="0" w:space="0" w:color="auto"/>
            <w:right w:val="none" w:sz="0" w:space="0" w:color="auto"/>
          </w:divBdr>
        </w:div>
        <w:div w:id="204103009">
          <w:marLeft w:val="640"/>
          <w:marRight w:val="0"/>
          <w:marTop w:val="0"/>
          <w:marBottom w:val="0"/>
          <w:divBdr>
            <w:top w:val="none" w:sz="0" w:space="0" w:color="auto"/>
            <w:left w:val="none" w:sz="0" w:space="0" w:color="auto"/>
            <w:bottom w:val="none" w:sz="0" w:space="0" w:color="auto"/>
            <w:right w:val="none" w:sz="0" w:space="0" w:color="auto"/>
          </w:divBdr>
        </w:div>
        <w:div w:id="2069954961">
          <w:marLeft w:val="640"/>
          <w:marRight w:val="0"/>
          <w:marTop w:val="0"/>
          <w:marBottom w:val="0"/>
          <w:divBdr>
            <w:top w:val="none" w:sz="0" w:space="0" w:color="auto"/>
            <w:left w:val="none" w:sz="0" w:space="0" w:color="auto"/>
            <w:bottom w:val="none" w:sz="0" w:space="0" w:color="auto"/>
            <w:right w:val="none" w:sz="0" w:space="0" w:color="auto"/>
          </w:divBdr>
        </w:div>
        <w:div w:id="442848466">
          <w:marLeft w:val="640"/>
          <w:marRight w:val="0"/>
          <w:marTop w:val="0"/>
          <w:marBottom w:val="0"/>
          <w:divBdr>
            <w:top w:val="none" w:sz="0" w:space="0" w:color="auto"/>
            <w:left w:val="none" w:sz="0" w:space="0" w:color="auto"/>
            <w:bottom w:val="none" w:sz="0" w:space="0" w:color="auto"/>
            <w:right w:val="none" w:sz="0" w:space="0" w:color="auto"/>
          </w:divBdr>
        </w:div>
        <w:div w:id="500661372">
          <w:marLeft w:val="640"/>
          <w:marRight w:val="0"/>
          <w:marTop w:val="0"/>
          <w:marBottom w:val="0"/>
          <w:divBdr>
            <w:top w:val="none" w:sz="0" w:space="0" w:color="auto"/>
            <w:left w:val="none" w:sz="0" w:space="0" w:color="auto"/>
            <w:bottom w:val="none" w:sz="0" w:space="0" w:color="auto"/>
            <w:right w:val="none" w:sz="0" w:space="0" w:color="auto"/>
          </w:divBdr>
        </w:div>
        <w:div w:id="1114324774">
          <w:marLeft w:val="640"/>
          <w:marRight w:val="0"/>
          <w:marTop w:val="0"/>
          <w:marBottom w:val="0"/>
          <w:divBdr>
            <w:top w:val="none" w:sz="0" w:space="0" w:color="auto"/>
            <w:left w:val="none" w:sz="0" w:space="0" w:color="auto"/>
            <w:bottom w:val="none" w:sz="0" w:space="0" w:color="auto"/>
            <w:right w:val="none" w:sz="0" w:space="0" w:color="auto"/>
          </w:divBdr>
        </w:div>
        <w:div w:id="1097482541">
          <w:marLeft w:val="640"/>
          <w:marRight w:val="0"/>
          <w:marTop w:val="0"/>
          <w:marBottom w:val="0"/>
          <w:divBdr>
            <w:top w:val="none" w:sz="0" w:space="0" w:color="auto"/>
            <w:left w:val="none" w:sz="0" w:space="0" w:color="auto"/>
            <w:bottom w:val="none" w:sz="0" w:space="0" w:color="auto"/>
            <w:right w:val="none" w:sz="0" w:space="0" w:color="auto"/>
          </w:divBdr>
        </w:div>
        <w:div w:id="1762098557">
          <w:marLeft w:val="640"/>
          <w:marRight w:val="0"/>
          <w:marTop w:val="0"/>
          <w:marBottom w:val="0"/>
          <w:divBdr>
            <w:top w:val="none" w:sz="0" w:space="0" w:color="auto"/>
            <w:left w:val="none" w:sz="0" w:space="0" w:color="auto"/>
            <w:bottom w:val="none" w:sz="0" w:space="0" w:color="auto"/>
            <w:right w:val="none" w:sz="0" w:space="0" w:color="auto"/>
          </w:divBdr>
        </w:div>
        <w:div w:id="1302803770">
          <w:marLeft w:val="640"/>
          <w:marRight w:val="0"/>
          <w:marTop w:val="0"/>
          <w:marBottom w:val="0"/>
          <w:divBdr>
            <w:top w:val="none" w:sz="0" w:space="0" w:color="auto"/>
            <w:left w:val="none" w:sz="0" w:space="0" w:color="auto"/>
            <w:bottom w:val="none" w:sz="0" w:space="0" w:color="auto"/>
            <w:right w:val="none" w:sz="0" w:space="0" w:color="auto"/>
          </w:divBdr>
        </w:div>
        <w:div w:id="2048945400">
          <w:marLeft w:val="640"/>
          <w:marRight w:val="0"/>
          <w:marTop w:val="0"/>
          <w:marBottom w:val="0"/>
          <w:divBdr>
            <w:top w:val="none" w:sz="0" w:space="0" w:color="auto"/>
            <w:left w:val="none" w:sz="0" w:space="0" w:color="auto"/>
            <w:bottom w:val="none" w:sz="0" w:space="0" w:color="auto"/>
            <w:right w:val="none" w:sz="0" w:space="0" w:color="auto"/>
          </w:divBdr>
        </w:div>
        <w:div w:id="2102557033">
          <w:marLeft w:val="640"/>
          <w:marRight w:val="0"/>
          <w:marTop w:val="0"/>
          <w:marBottom w:val="0"/>
          <w:divBdr>
            <w:top w:val="none" w:sz="0" w:space="0" w:color="auto"/>
            <w:left w:val="none" w:sz="0" w:space="0" w:color="auto"/>
            <w:bottom w:val="none" w:sz="0" w:space="0" w:color="auto"/>
            <w:right w:val="none" w:sz="0" w:space="0" w:color="auto"/>
          </w:divBdr>
        </w:div>
        <w:div w:id="1376345823">
          <w:marLeft w:val="640"/>
          <w:marRight w:val="0"/>
          <w:marTop w:val="0"/>
          <w:marBottom w:val="0"/>
          <w:divBdr>
            <w:top w:val="none" w:sz="0" w:space="0" w:color="auto"/>
            <w:left w:val="none" w:sz="0" w:space="0" w:color="auto"/>
            <w:bottom w:val="none" w:sz="0" w:space="0" w:color="auto"/>
            <w:right w:val="none" w:sz="0" w:space="0" w:color="auto"/>
          </w:divBdr>
        </w:div>
        <w:div w:id="1083917348">
          <w:marLeft w:val="640"/>
          <w:marRight w:val="0"/>
          <w:marTop w:val="0"/>
          <w:marBottom w:val="0"/>
          <w:divBdr>
            <w:top w:val="none" w:sz="0" w:space="0" w:color="auto"/>
            <w:left w:val="none" w:sz="0" w:space="0" w:color="auto"/>
            <w:bottom w:val="none" w:sz="0" w:space="0" w:color="auto"/>
            <w:right w:val="none" w:sz="0" w:space="0" w:color="auto"/>
          </w:divBdr>
        </w:div>
        <w:div w:id="1115061111">
          <w:marLeft w:val="640"/>
          <w:marRight w:val="0"/>
          <w:marTop w:val="0"/>
          <w:marBottom w:val="0"/>
          <w:divBdr>
            <w:top w:val="none" w:sz="0" w:space="0" w:color="auto"/>
            <w:left w:val="none" w:sz="0" w:space="0" w:color="auto"/>
            <w:bottom w:val="none" w:sz="0" w:space="0" w:color="auto"/>
            <w:right w:val="none" w:sz="0" w:space="0" w:color="auto"/>
          </w:divBdr>
        </w:div>
        <w:div w:id="564681778">
          <w:marLeft w:val="640"/>
          <w:marRight w:val="0"/>
          <w:marTop w:val="0"/>
          <w:marBottom w:val="0"/>
          <w:divBdr>
            <w:top w:val="none" w:sz="0" w:space="0" w:color="auto"/>
            <w:left w:val="none" w:sz="0" w:space="0" w:color="auto"/>
            <w:bottom w:val="none" w:sz="0" w:space="0" w:color="auto"/>
            <w:right w:val="none" w:sz="0" w:space="0" w:color="auto"/>
          </w:divBdr>
        </w:div>
        <w:div w:id="436828169">
          <w:marLeft w:val="640"/>
          <w:marRight w:val="0"/>
          <w:marTop w:val="0"/>
          <w:marBottom w:val="0"/>
          <w:divBdr>
            <w:top w:val="none" w:sz="0" w:space="0" w:color="auto"/>
            <w:left w:val="none" w:sz="0" w:space="0" w:color="auto"/>
            <w:bottom w:val="none" w:sz="0" w:space="0" w:color="auto"/>
            <w:right w:val="none" w:sz="0" w:space="0" w:color="auto"/>
          </w:divBdr>
        </w:div>
        <w:div w:id="454952949">
          <w:marLeft w:val="640"/>
          <w:marRight w:val="0"/>
          <w:marTop w:val="0"/>
          <w:marBottom w:val="0"/>
          <w:divBdr>
            <w:top w:val="none" w:sz="0" w:space="0" w:color="auto"/>
            <w:left w:val="none" w:sz="0" w:space="0" w:color="auto"/>
            <w:bottom w:val="none" w:sz="0" w:space="0" w:color="auto"/>
            <w:right w:val="none" w:sz="0" w:space="0" w:color="auto"/>
          </w:divBdr>
        </w:div>
        <w:div w:id="1575629652">
          <w:marLeft w:val="640"/>
          <w:marRight w:val="0"/>
          <w:marTop w:val="0"/>
          <w:marBottom w:val="0"/>
          <w:divBdr>
            <w:top w:val="none" w:sz="0" w:space="0" w:color="auto"/>
            <w:left w:val="none" w:sz="0" w:space="0" w:color="auto"/>
            <w:bottom w:val="none" w:sz="0" w:space="0" w:color="auto"/>
            <w:right w:val="none" w:sz="0" w:space="0" w:color="auto"/>
          </w:divBdr>
        </w:div>
        <w:div w:id="767117923">
          <w:marLeft w:val="640"/>
          <w:marRight w:val="0"/>
          <w:marTop w:val="0"/>
          <w:marBottom w:val="0"/>
          <w:divBdr>
            <w:top w:val="none" w:sz="0" w:space="0" w:color="auto"/>
            <w:left w:val="none" w:sz="0" w:space="0" w:color="auto"/>
            <w:bottom w:val="none" w:sz="0" w:space="0" w:color="auto"/>
            <w:right w:val="none" w:sz="0" w:space="0" w:color="auto"/>
          </w:divBdr>
        </w:div>
        <w:div w:id="1418673850">
          <w:marLeft w:val="640"/>
          <w:marRight w:val="0"/>
          <w:marTop w:val="0"/>
          <w:marBottom w:val="0"/>
          <w:divBdr>
            <w:top w:val="none" w:sz="0" w:space="0" w:color="auto"/>
            <w:left w:val="none" w:sz="0" w:space="0" w:color="auto"/>
            <w:bottom w:val="none" w:sz="0" w:space="0" w:color="auto"/>
            <w:right w:val="none" w:sz="0" w:space="0" w:color="auto"/>
          </w:divBdr>
        </w:div>
        <w:div w:id="1985696250">
          <w:marLeft w:val="640"/>
          <w:marRight w:val="0"/>
          <w:marTop w:val="0"/>
          <w:marBottom w:val="0"/>
          <w:divBdr>
            <w:top w:val="none" w:sz="0" w:space="0" w:color="auto"/>
            <w:left w:val="none" w:sz="0" w:space="0" w:color="auto"/>
            <w:bottom w:val="none" w:sz="0" w:space="0" w:color="auto"/>
            <w:right w:val="none" w:sz="0" w:space="0" w:color="auto"/>
          </w:divBdr>
        </w:div>
        <w:div w:id="2115662711">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08368854">
      <w:bodyDiv w:val="1"/>
      <w:marLeft w:val="0"/>
      <w:marRight w:val="0"/>
      <w:marTop w:val="0"/>
      <w:marBottom w:val="0"/>
      <w:divBdr>
        <w:top w:val="none" w:sz="0" w:space="0" w:color="auto"/>
        <w:left w:val="none" w:sz="0" w:space="0" w:color="auto"/>
        <w:bottom w:val="none" w:sz="0" w:space="0" w:color="auto"/>
        <w:right w:val="none" w:sz="0" w:space="0" w:color="auto"/>
      </w:divBdr>
      <w:divsChild>
        <w:div w:id="1832670103">
          <w:marLeft w:val="640"/>
          <w:marRight w:val="0"/>
          <w:marTop w:val="0"/>
          <w:marBottom w:val="0"/>
          <w:divBdr>
            <w:top w:val="none" w:sz="0" w:space="0" w:color="auto"/>
            <w:left w:val="none" w:sz="0" w:space="0" w:color="auto"/>
            <w:bottom w:val="none" w:sz="0" w:space="0" w:color="auto"/>
            <w:right w:val="none" w:sz="0" w:space="0" w:color="auto"/>
          </w:divBdr>
        </w:div>
        <w:div w:id="1981767816">
          <w:marLeft w:val="640"/>
          <w:marRight w:val="0"/>
          <w:marTop w:val="0"/>
          <w:marBottom w:val="0"/>
          <w:divBdr>
            <w:top w:val="none" w:sz="0" w:space="0" w:color="auto"/>
            <w:left w:val="none" w:sz="0" w:space="0" w:color="auto"/>
            <w:bottom w:val="none" w:sz="0" w:space="0" w:color="auto"/>
            <w:right w:val="none" w:sz="0" w:space="0" w:color="auto"/>
          </w:divBdr>
        </w:div>
        <w:div w:id="1848863241">
          <w:marLeft w:val="640"/>
          <w:marRight w:val="0"/>
          <w:marTop w:val="0"/>
          <w:marBottom w:val="0"/>
          <w:divBdr>
            <w:top w:val="none" w:sz="0" w:space="0" w:color="auto"/>
            <w:left w:val="none" w:sz="0" w:space="0" w:color="auto"/>
            <w:bottom w:val="none" w:sz="0" w:space="0" w:color="auto"/>
            <w:right w:val="none" w:sz="0" w:space="0" w:color="auto"/>
          </w:divBdr>
        </w:div>
        <w:div w:id="19093448">
          <w:marLeft w:val="640"/>
          <w:marRight w:val="0"/>
          <w:marTop w:val="0"/>
          <w:marBottom w:val="0"/>
          <w:divBdr>
            <w:top w:val="none" w:sz="0" w:space="0" w:color="auto"/>
            <w:left w:val="none" w:sz="0" w:space="0" w:color="auto"/>
            <w:bottom w:val="none" w:sz="0" w:space="0" w:color="auto"/>
            <w:right w:val="none" w:sz="0" w:space="0" w:color="auto"/>
          </w:divBdr>
        </w:div>
        <w:div w:id="684786677">
          <w:marLeft w:val="640"/>
          <w:marRight w:val="0"/>
          <w:marTop w:val="0"/>
          <w:marBottom w:val="0"/>
          <w:divBdr>
            <w:top w:val="none" w:sz="0" w:space="0" w:color="auto"/>
            <w:left w:val="none" w:sz="0" w:space="0" w:color="auto"/>
            <w:bottom w:val="none" w:sz="0" w:space="0" w:color="auto"/>
            <w:right w:val="none" w:sz="0" w:space="0" w:color="auto"/>
          </w:divBdr>
        </w:div>
        <w:div w:id="1462965024">
          <w:marLeft w:val="640"/>
          <w:marRight w:val="0"/>
          <w:marTop w:val="0"/>
          <w:marBottom w:val="0"/>
          <w:divBdr>
            <w:top w:val="none" w:sz="0" w:space="0" w:color="auto"/>
            <w:left w:val="none" w:sz="0" w:space="0" w:color="auto"/>
            <w:bottom w:val="none" w:sz="0" w:space="0" w:color="auto"/>
            <w:right w:val="none" w:sz="0" w:space="0" w:color="auto"/>
          </w:divBdr>
        </w:div>
        <w:div w:id="961036651">
          <w:marLeft w:val="640"/>
          <w:marRight w:val="0"/>
          <w:marTop w:val="0"/>
          <w:marBottom w:val="0"/>
          <w:divBdr>
            <w:top w:val="none" w:sz="0" w:space="0" w:color="auto"/>
            <w:left w:val="none" w:sz="0" w:space="0" w:color="auto"/>
            <w:bottom w:val="none" w:sz="0" w:space="0" w:color="auto"/>
            <w:right w:val="none" w:sz="0" w:space="0" w:color="auto"/>
          </w:divBdr>
        </w:div>
        <w:div w:id="1021782894">
          <w:marLeft w:val="640"/>
          <w:marRight w:val="0"/>
          <w:marTop w:val="0"/>
          <w:marBottom w:val="0"/>
          <w:divBdr>
            <w:top w:val="none" w:sz="0" w:space="0" w:color="auto"/>
            <w:left w:val="none" w:sz="0" w:space="0" w:color="auto"/>
            <w:bottom w:val="none" w:sz="0" w:space="0" w:color="auto"/>
            <w:right w:val="none" w:sz="0" w:space="0" w:color="auto"/>
          </w:divBdr>
        </w:div>
        <w:div w:id="1103459487">
          <w:marLeft w:val="640"/>
          <w:marRight w:val="0"/>
          <w:marTop w:val="0"/>
          <w:marBottom w:val="0"/>
          <w:divBdr>
            <w:top w:val="none" w:sz="0" w:space="0" w:color="auto"/>
            <w:left w:val="none" w:sz="0" w:space="0" w:color="auto"/>
            <w:bottom w:val="none" w:sz="0" w:space="0" w:color="auto"/>
            <w:right w:val="none" w:sz="0" w:space="0" w:color="auto"/>
          </w:divBdr>
        </w:div>
        <w:div w:id="326716912">
          <w:marLeft w:val="640"/>
          <w:marRight w:val="0"/>
          <w:marTop w:val="0"/>
          <w:marBottom w:val="0"/>
          <w:divBdr>
            <w:top w:val="none" w:sz="0" w:space="0" w:color="auto"/>
            <w:left w:val="none" w:sz="0" w:space="0" w:color="auto"/>
            <w:bottom w:val="none" w:sz="0" w:space="0" w:color="auto"/>
            <w:right w:val="none" w:sz="0" w:space="0" w:color="auto"/>
          </w:divBdr>
        </w:div>
        <w:div w:id="129447552">
          <w:marLeft w:val="640"/>
          <w:marRight w:val="0"/>
          <w:marTop w:val="0"/>
          <w:marBottom w:val="0"/>
          <w:divBdr>
            <w:top w:val="none" w:sz="0" w:space="0" w:color="auto"/>
            <w:left w:val="none" w:sz="0" w:space="0" w:color="auto"/>
            <w:bottom w:val="none" w:sz="0" w:space="0" w:color="auto"/>
            <w:right w:val="none" w:sz="0" w:space="0" w:color="auto"/>
          </w:divBdr>
        </w:div>
        <w:div w:id="1394504570">
          <w:marLeft w:val="640"/>
          <w:marRight w:val="0"/>
          <w:marTop w:val="0"/>
          <w:marBottom w:val="0"/>
          <w:divBdr>
            <w:top w:val="none" w:sz="0" w:space="0" w:color="auto"/>
            <w:left w:val="none" w:sz="0" w:space="0" w:color="auto"/>
            <w:bottom w:val="none" w:sz="0" w:space="0" w:color="auto"/>
            <w:right w:val="none" w:sz="0" w:space="0" w:color="auto"/>
          </w:divBdr>
        </w:div>
        <w:div w:id="965770866">
          <w:marLeft w:val="640"/>
          <w:marRight w:val="0"/>
          <w:marTop w:val="0"/>
          <w:marBottom w:val="0"/>
          <w:divBdr>
            <w:top w:val="none" w:sz="0" w:space="0" w:color="auto"/>
            <w:left w:val="none" w:sz="0" w:space="0" w:color="auto"/>
            <w:bottom w:val="none" w:sz="0" w:space="0" w:color="auto"/>
            <w:right w:val="none" w:sz="0" w:space="0" w:color="auto"/>
          </w:divBdr>
        </w:div>
        <w:div w:id="2096322638">
          <w:marLeft w:val="640"/>
          <w:marRight w:val="0"/>
          <w:marTop w:val="0"/>
          <w:marBottom w:val="0"/>
          <w:divBdr>
            <w:top w:val="none" w:sz="0" w:space="0" w:color="auto"/>
            <w:left w:val="none" w:sz="0" w:space="0" w:color="auto"/>
            <w:bottom w:val="none" w:sz="0" w:space="0" w:color="auto"/>
            <w:right w:val="none" w:sz="0" w:space="0" w:color="auto"/>
          </w:divBdr>
        </w:div>
        <w:div w:id="1061635786">
          <w:marLeft w:val="640"/>
          <w:marRight w:val="0"/>
          <w:marTop w:val="0"/>
          <w:marBottom w:val="0"/>
          <w:divBdr>
            <w:top w:val="none" w:sz="0" w:space="0" w:color="auto"/>
            <w:left w:val="none" w:sz="0" w:space="0" w:color="auto"/>
            <w:bottom w:val="none" w:sz="0" w:space="0" w:color="auto"/>
            <w:right w:val="none" w:sz="0" w:space="0" w:color="auto"/>
          </w:divBdr>
        </w:div>
        <w:div w:id="1121343616">
          <w:marLeft w:val="640"/>
          <w:marRight w:val="0"/>
          <w:marTop w:val="0"/>
          <w:marBottom w:val="0"/>
          <w:divBdr>
            <w:top w:val="none" w:sz="0" w:space="0" w:color="auto"/>
            <w:left w:val="none" w:sz="0" w:space="0" w:color="auto"/>
            <w:bottom w:val="none" w:sz="0" w:space="0" w:color="auto"/>
            <w:right w:val="none" w:sz="0" w:space="0" w:color="auto"/>
          </w:divBdr>
        </w:div>
        <w:div w:id="1490058735">
          <w:marLeft w:val="640"/>
          <w:marRight w:val="0"/>
          <w:marTop w:val="0"/>
          <w:marBottom w:val="0"/>
          <w:divBdr>
            <w:top w:val="none" w:sz="0" w:space="0" w:color="auto"/>
            <w:left w:val="none" w:sz="0" w:space="0" w:color="auto"/>
            <w:bottom w:val="none" w:sz="0" w:space="0" w:color="auto"/>
            <w:right w:val="none" w:sz="0" w:space="0" w:color="auto"/>
          </w:divBdr>
        </w:div>
        <w:div w:id="2042900540">
          <w:marLeft w:val="640"/>
          <w:marRight w:val="0"/>
          <w:marTop w:val="0"/>
          <w:marBottom w:val="0"/>
          <w:divBdr>
            <w:top w:val="none" w:sz="0" w:space="0" w:color="auto"/>
            <w:left w:val="none" w:sz="0" w:space="0" w:color="auto"/>
            <w:bottom w:val="none" w:sz="0" w:space="0" w:color="auto"/>
            <w:right w:val="none" w:sz="0" w:space="0" w:color="auto"/>
          </w:divBdr>
        </w:div>
        <w:div w:id="2064131414">
          <w:marLeft w:val="640"/>
          <w:marRight w:val="0"/>
          <w:marTop w:val="0"/>
          <w:marBottom w:val="0"/>
          <w:divBdr>
            <w:top w:val="none" w:sz="0" w:space="0" w:color="auto"/>
            <w:left w:val="none" w:sz="0" w:space="0" w:color="auto"/>
            <w:bottom w:val="none" w:sz="0" w:space="0" w:color="auto"/>
            <w:right w:val="none" w:sz="0" w:space="0" w:color="auto"/>
          </w:divBdr>
        </w:div>
        <w:div w:id="1797405470">
          <w:marLeft w:val="640"/>
          <w:marRight w:val="0"/>
          <w:marTop w:val="0"/>
          <w:marBottom w:val="0"/>
          <w:divBdr>
            <w:top w:val="none" w:sz="0" w:space="0" w:color="auto"/>
            <w:left w:val="none" w:sz="0" w:space="0" w:color="auto"/>
            <w:bottom w:val="none" w:sz="0" w:space="0" w:color="auto"/>
            <w:right w:val="none" w:sz="0" w:space="0" w:color="auto"/>
          </w:divBdr>
        </w:div>
        <w:div w:id="128323549">
          <w:marLeft w:val="640"/>
          <w:marRight w:val="0"/>
          <w:marTop w:val="0"/>
          <w:marBottom w:val="0"/>
          <w:divBdr>
            <w:top w:val="none" w:sz="0" w:space="0" w:color="auto"/>
            <w:left w:val="none" w:sz="0" w:space="0" w:color="auto"/>
            <w:bottom w:val="none" w:sz="0" w:space="0" w:color="auto"/>
            <w:right w:val="none" w:sz="0" w:space="0" w:color="auto"/>
          </w:divBdr>
        </w:div>
        <w:div w:id="384451120">
          <w:marLeft w:val="640"/>
          <w:marRight w:val="0"/>
          <w:marTop w:val="0"/>
          <w:marBottom w:val="0"/>
          <w:divBdr>
            <w:top w:val="none" w:sz="0" w:space="0" w:color="auto"/>
            <w:left w:val="none" w:sz="0" w:space="0" w:color="auto"/>
            <w:bottom w:val="none" w:sz="0" w:space="0" w:color="auto"/>
            <w:right w:val="none" w:sz="0" w:space="0" w:color="auto"/>
          </w:divBdr>
        </w:div>
        <w:div w:id="1269848049">
          <w:marLeft w:val="640"/>
          <w:marRight w:val="0"/>
          <w:marTop w:val="0"/>
          <w:marBottom w:val="0"/>
          <w:divBdr>
            <w:top w:val="none" w:sz="0" w:space="0" w:color="auto"/>
            <w:left w:val="none" w:sz="0" w:space="0" w:color="auto"/>
            <w:bottom w:val="none" w:sz="0" w:space="0" w:color="auto"/>
            <w:right w:val="none" w:sz="0" w:space="0" w:color="auto"/>
          </w:divBdr>
        </w:div>
        <w:div w:id="1380325084">
          <w:marLeft w:val="640"/>
          <w:marRight w:val="0"/>
          <w:marTop w:val="0"/>
          <w:marBottom w:val="0"/>
          <w:divBdr>
            <w:top w:val="none" w:sz="0" w:space="0" w:color="auto"/>
            <w:left w:val="none" w:sz="0" w:space="0" w:color="auto"/>
            <w:bottom w:val="none" w:sz="0" w:space="0" w:color="auto"/>
            <w:right w:val="none" w:sz="0" w:space="0" w:color="auto"/>
          </w:divBdr>
        </w:div>
        <w:div w:id="184828483">
          <w:marLeft w:val="640"/>
          <w:marRight w:val="0"/>
          <w:marTop w:val="0"/>
          <w:marBottom w:val="0"/>
          <w:divBdr>
            <w:top w:val="none" w:sz="0" w:space="0" w:color="auto"/>
            <w:left w:val="none" w:sz="0" w:space="0" w:color="auto"/>
            <w:bottom w:val="none" w:sz="0" w:space="0" w:color="auto"/>
            <w:right w:val="none" w:sz="0" w:space="0" w:color="auto"/>
          </w:divBdr>
        </w:div>
        <w:div w:id="263924795">
          <w:marLeft w:val="640"/>
          <w:marRight w:val="0"/>
          <w:marTop w:val="0"/>
          <w:marBottom w:val="0"/>
          <w:divBdr>
            <w:top w:val="none" w:sz="0" w:space="0" w:color="auto"/>
            <w:left w:val="none" w:sz="0" w:space="0" w:color="auto"/>
            <w:bottom w:val="none" w:sz="0" w:space="0" w:color="auto"/>
            <w:right w:val="none" w:sz="0" w:space="0" w:color="auto"/>
          </w:divBdr>
        </w:div>
        <w:div w:id="2038389481">
          <w:marLeft w:val="640"/>
          <w:marRight w:val="0"/>
          <w:marTop w:val="0"/>
          <w:marBottom w:val="0"/>
          <w:divBdr>
            <w:top w:val="none" w:sz="0" w:space="0" w:color="auto"/>
            <w:left w:val="none" w:sz="0" w:space="0" w:color="auto"/>
            <w:bottom w:val="none" w:sz="0" w:space="0" w:color="auto"/>
            <w:right w:val="none" w:sz="0" w:space="0" w:color="auto"/>
          </w:divBdr>
        </w:div>
        <w:div w:id="953823209">
          <w:marLeft w:val="640"/>
          <w:marRight w:val="0"/>
          <w:marTop w:val="0"/>
          <w:marBottom w:val="0"/>
          <w:divBdr>
            <w:top w:val="none" w:sz="0" w:space="0" w:color="auto"/>
            <w:left w:val="none" w:sz="0" w:space="0" w:color="auto"/>
            <w:bottom w:val="none" w:sz="0" w:space="0" w:color="auto"/>
            <w:right w:val="none" w:sz="0" w:space="0" w:color="auto"/>
          </w:divBdr>
        </w:div>
        <w:div w:id="43337516">
          <w:marLeft w:val="640"/>
          <w:marRight w:val="0"/>
          <w:marTop w:val="0"/>
          <w:marBottom w:val="0"/>
          <w:divBdr>
            <w:top w:val="none" w:sz="0" w:space="0" w:color="auto"/>
            <w:left w:val="none" w:sz="0" w:space="0" w:color="auto"/>
            <w:bottom w:val="none" w:sz="0" w:space="0" w:color="auto"/>
            <w:right w:val="none" w:sz="0" w:space="0" w:color="auto"/>
          </w:divBdr>
        </w:div>
        <w:div w:id="207034797">
          <w:marLeft w:val="640"/>
          <w:marRight w:val="0"/>
          <w:marTop w:val="0"/>
          <w:marBottom w:val="0"/>
          <w:divBdr>
            <w:top w:val="none" w:sz="0" w:space="0" w:color="auto"/>
            <w:left w:val="none" w:sz="0" w:space="0" w:color="auto"/>
            <w:bottom w:val="none" w:sz="0" w:space="0" w:color="auto"/>
            <w:right w:val="none" w:sz="0" w:space="0" w:color="auto"/>
          </w:divBdr>
        </w:div>
        <w:div w:id="473376591">
          <w:marLeft w:val="640"/>
          <w:marRight w:val="0"/>
          <w:marTop w:val="0"/>
          <w:marBottom w:val="0"/>
          <w:divBdr>
            <w:top w:val="none" w:sz="0" w:space="0" w:color="auto"/>
            <w:left w:val="none" w:sz="0" w:space="0" w:color="auto"/>
            <w:bottom w:val="none" w:sz="0" w:space="0" w:color="auto"/>
            <w:right w:val="none" w:sz="0" w:space="0" w:color="auto"/>
          </w:divBdr>
        </w:div>
        <w:div w:id="479006497">
          <w:marLeft w:val="640"/>
          <w:marRight w:val="0"/>
          <w:marTop w:val="0"/>
          <w:marBottom w:val="0"/>
          <w:divBdr>
            <w:top w:val="none" w:sz="0" w:space="0" w:color="auto"/>
            <w:left w:val="none" w:sz="0" w:space="0" w:color="auto"/>
            <w:bottom w:val="none" w:sz="0" w:space="0" w:color="auto"/>
            <w:right w:val="none" w:sz="0" w:space="0" w:color="auto"/>
          </w:divBdr>
        </w:div>
        <w:div w:id="1836265971">
          <w:marLeft w:val="640"/>
          <w:marRight w:val="0"/>
          <w:marTop w:val="0"/>
          <w:marBottom w:val="0"/>
          <w:divBdr>
            <w:top w:val="none" w:sz="0" w:space="0" w:color="auto"/>
            <w:left w:val="none" w:sz="0" w:space="0" w:color="auto"/>
            <w:bottom w:val="none" w:sz="0" w:space="0" w:color="auto"/>
            <w:right w:val="none" w:sz="0" w:space="0" w:color="auto"/>
          </w:divBdr>
        </w:div>
        <w:div w:id="1397123971">
          <w:marLeft w:val="640"/>
          <w:marRight w:val="0"/>
          <w:marTop w:val="0"/>
          <w:marBottom w:val="0"/>
          <w:divBdr>
            <w:top w:val="none" w:sz="0" w:space="0" w:color="auto"/>
            <w:left w:val="none" w:sz="0" w:space="0" w:color="auto"/>
            <w:bottom w:val="none" w:sz="0" w:space="0" w:color="auto"/>
            <w:right w:val="none" w:sz="0" w:space="0" w:color="auto"/>
          </w:divBdr>
        </w:div>
        <w:div w:id="425735741">
          <w:marLeft w:val="640"/>
          <w:marRight w:val="0"/>
          <w:marTop w:val="0"/>
          <w:marBottom w:val="0"/>
          <w:divBdr>
            <w:top w:val="none" w:sz="0" w:space="0" w:color="auto"/>
            <w:left w:val="none" w:sz="0" w:space="0" w:color="auto"/>
            <w:bottom w:val="none" w:sz="0" w:space="0" w:color="auto"/>
            <w:right w:val="none" w:sz="0" w:space="0" w:color="auto"/>
          </w:divBdr>
        </w:div>
        <w:div w:id="1468354400">
          <w:marLeft w:val="640"/>
          <w:marRight w:val="0"/>
          <w:marTop w:val="0"/>
          <w:marBottom w:val="0"/>
          <w:divBdr>
            <w:top w:val="none" w:sz="0" w:space="0" w:color="auto"/>
            <w:left w:val="none" w:sz="0" w:space="0" w:color="auto"/>
            <w:bottom w:val="none" w:sz="0" w:space="0" w:color="auto"/>
            <w:right w:val="none" w:sz="0" w:space="0" w:color="auto"/>
          </w:divBdr>
        </w:div>
        <w:div w:id="1031954287">
          <w:marLeft w:val="640"/>
          <w:marRight w:val="0"/>
          <w:marTop w:val="0"/>
          <w:marBottom w:val="0"/>
          <w:divBdr>
            <w:top w:val="none" w:sz="0" w:space="0" w:color="auto"/>
            <w:left w:val="none" w:sz="0" w:space="0" w:color="auto"/>
            <w:bottom w:val="none" w:sz="0" w:space="0" w:color="auto"/>
            <w:right w:val="none" w:sz="0" w:space="0" w:color="auto"/>
          </w:divBdr>
        </w:div>
        <w:div w:id="1311790641">
          <w:marLeft w:val="640"/>
          <w:marRight w:val="0"/>
          <w:marTop w:val="0"/>
          <w:marBottom w:val="0"/>
          <w:divBdr>
            <w:top w:val="none" w:sz="0" w:space="0" w:color="auto"/>
            <w:left w:val="none" w:sz="0" w:space="0" w:color="auto"/>
            <w:bottom w:val="none" w:sz="0" w:space="0" w:color="auto"/>
            <w:right w:val="none" w:sz="0" w:space="0" w:color="auto"/>
          </w:divBdr>
        </w:div>
        <w:div w:id="1168518912">
          <w:marLeft w:val="640"/>
          <w:marRight w:val="0"/>
          <w:marTop w:val="0"/>
          <w:marBottom w:val="0"/>
          <w:divBdr>
            <w:top w:val="none" w:sz="0" w:space="0" w:color="auto"/>
            <w:left w:val="none" w:sz="0" w:space="0" w:color="auto"/>
            <w:bottom w:val="none" w:sz="0" w:space="0" w:color="auto"/>
            <w:right w:val="none" w:sz="0" w:space="0" w:color="auto"/>
          </w:divBdr>
        </w:div>
        <w:div w:id="759762086">
          <w:marLeft w:val="640"/>
          <w:marRight w:val="0"/>
          <w:marTop w:val="0"/>
          <w:marBottom w:val="0"/>
          <w:divBdr>
            <w:top w:val="none" w:sz="0" w:space="0" w:color="auto"/>
            <w:left w:val="none" w:sz="0" w:space="0" w:color="auto"/>
            <w:bottom w:val="none" w:sz="0" w:space="0" w:color="auto"/>
            <w:right w:val="none" w:sz="0" w:space="0" w:color="auto"/>
          </w:divBdr>
        </w:div>
        <w:div w:id="1452550839">
          <w:marLeft w:val="640"/>
          <w:marRight w:val="0"/>
          <w:marTop w:val="0"/>
          <w:marBottom w:val="0"/>
          <w:divBdr>
            <w:top w:val="none" w:sz="0" w:space="0" w:color="auto"/>
            <w:left w:val="none" w:sz="0" w:space="0" w:color="auto"/>
            <w:bottom w:val="none" w:sz="0" w:space="0" w:color="auto"/>
            <w:right w:val="none" w:sz="0" w:space="0" w:color="auto"/>
          </w:divBdr>
        </w:div>
        <w:div w:id="1295257814">
          <w:marLeft w:val="640"/>
          <w:marRight w:val="0"/>
          <w:marTop w:val="0"/>
          <w:marBottom w:val="0"/>
          <w:divBdr>
            <w:top w:val="none" w:sz="0" w:space="0" w:color="auto"/>
            <w:left w:val="none" w:sz="0" w:space="0" w:color="auto"/>
            <w:bottom w:val="none" w:sz="0" w:space="0" w:color="auto"/>
            <w:right w:val="none" w:sz="0" w:space="0" w:color="auto"/>
          </w:divBdr>
        </w:div>
        <w:div w:id="1647973120">
          <w:marLeft w:val="640"/>
          <w:marRight w:val="0"/>
          <w:marTop w:val="0"/>
          <w:marBottom w:val="0"/>
          <w:divBdr>
            <w:top w:val="none" w:sz="0" w:space="0" w:color="auto"/>
            <w:left w:val="none" w:sz="0" w:space="0" w:color="auto"/>
            <w:bottom w:val="none" w:sz="0" w:space="0" w:color="auto"/>
            <w:right w:val="none" w:sz="0" w:space="0" w:color="auto"/>
          </w:divBdr>
        </w:div>
        <w:div w:id="1675301885">
          <w:marLeft w:val="640"/>
          <w:marRight w:val="0"/>
          <w:marTop w:val="0"/>
          <w:marBottom w:val="0"/>
          <w:divBdr>
            <w:top w:val="none" w:sz="0" w:space="0" w:color="auto"/>
            <w:left w:val="none" w:sz="0" w:space="0" w:color="auto"/>
            <w:bottom w:val="none" w:sz="0" w:space="0" w:color="auto"/>
            <w:right w:val="none" w:sz="0" w:space="0" w:color="auto"/>
          </w:divBdr>
        </w:div>
        <w:div w:id="1331836196">
          <w:marLeft w:val="640"/>
          <w:marRight w:val="0"/>
          <w:marTop w:val="0"/>
          <w:marBottom w:val="0"/>
          <w:divBdr>
            <w:top w:val="none" w:sz="0" w:space="0" w:color="auto"/>
            <w:left w:val="none" w:sz="0" w:space="0" w:color="auto"/>
            <w:bottom w:val="none" w:sz="0" w:space="0" w:color="auto"/>
            <w:right w:val="none" w:sz="0" w:space="0" w:color="auto"/>
          </w:divBdr>
        </w:div>
        <w:div w:id="1171875350">
          <w:marLeft w:val="640"/>
          <w:marRight w:val="0"/>
          <w:marTop w:val="0"/>
          <w:marBottom w:val="0"/>
          <w:divBdr>
            <w:top w:val="none" w:sz="0" w:space="0" w:color="auto"/>
            <w:left w:val="none" w:sz="0" w:space="0" w:color="auto"/>
            <w:bottom w:val="none" w:sz="0" w:space="0" w:color="auto"/>
            <w:right w:val="none" w:sz="0" w:space="0" w:color="auto"/>
          </w:divBdr>
        </w:div>
        <w:div w:id="197016266">
          <w:marLeft w:val="640"/>
          <w:marRight w:val="0"/>
          <w:marTop w:val="0"/>
          <w:marBottom w:val="0"/>
          <w:divBdr>
            <w:top w:val="none" w:sz="0" w:space="0" w:color="auto"/>
            <w:left w:val="none" w:sz="0" w:space="0" w:color="auto"/>
            <w:bottom w:val="none" w:sz="0" w:space="0" w:color="auto"/>
            <w:right w:val="none" w:sz="0" w:space="0" w:color="auto"/>
          </w:divBdr>
        </w:div>
        <w:div w:id="2043552298">
          <w:marLeft w:val="640"/>
          <w:marRight w:val="0"/>
          <w:marTop w:val="0"/>
          <w:marBottom w:val="0"/>
          <w:divBdr>
            <w:top w:val="none" w:sz="0" w:space="0" w:color="auto"/>
            <w:left w:val="none" w:sz="0" w:space="0" w:color="auto"/>
            <w:bottom w:val="none" w:sz="0" w:space="0" w:color="auto"/>
            <w:right w:val="none" w:sz="0" w:space="0" w:color="auto"/>
          </w:divBdr>
        </w:div>
        <w:div w:id="1225410843">
          <w:marLeft w:val="640"/>
          <w:marRight w:val="0"/>
          <w:marTop w:val="0"/>
          <w:marBottom w:val="0"/>
          <w:divBdr>
            <w:top w:val="none" w:sz="0" w:space="0" w:color="auto"/>
            <w:left w:val="none" w:sz="0" w:space="0" w:color="auto"/>
            <w:bottom w:val="none" w:sz="0" w:space="0" w:color="auto"/>
            <w:right w:val="none" w:sz="0" w:space="0" w:color="auto"/>
          </w:divBdr>
        </w:div>
        <w:div w:id="510415450">
          <w:marLeft w:val="640"/>
          <w:marRight w:val="0"/>
          <w:marTop w:val="0"/>
          <w:marBottom w:val="0"/>
          <w:divBdr>
            <w:top w:val="none" w:sz="0" w:space="0" w:color="auto"/>
            <w:left w:val="none" w:sz="0" w:space="0" w:color="auto"/>
            <w:bottom w:val="none" w:sz="0" w:space="0" w:color="auto"/>
            <w:right w:val="none" w:sz="0" w:space="0" w:color="auto"/>
          </w:divBdr>
        </w:div>
        <w:div w:id="1481581457">
          <w:marLeft w:val="640"/>
          <w:marRight w:val="0"/>
          <w:marTop w:val="0"/>
          <w:marBottom w:val="0"/>
          <w:divBdr>
            <w:top w:val="none" w:sz="0" w:space="0" w:color="auto"/>
            <w:left w:val="none" w:sz="0" w:space="0" w:color="auto"/>
            <w:bottom w:val="none" w:sz="0" w:space="0" w:color="auto"/>
            <w:right w:val="none" w:sz="0" w:space="0" w:color="auto"/>
          </w:divBdr>
        </w:div>
        <w:div w:id="224030114">
          <w:marLeft w:val="640"/>
          <w:marRight w:val="0"/>
          <w:marTop w:val="0"/>
          <w:marBottom w:val="0"/>
          <w:divBdr>
            <w:top w:val="none" w:sz="0" w:space="0" w:color="auto"/>
            <w:left w:val="none" w:sz="0" w:space="0" w:color="auto"/>
            <w:bottom w:val="none" w:sz="0" w:space="0" w:color="auto"/>
            <w:right w:val="none" w:sz="0" w:space="0" w:color="auto"/>
          </w:divBdr>
        </w:div>
        <w:div w:id="2000112240">
          <w:marLeft w:val="640"/>
          <w:marRight w:val="0"/>
          <w:marTop w:val="0"/>
          <w:marBottom w:val="0"/>
          <w:divBdr>
            <w:top w:val="none" w:sz="0" w:space="0" w:color="auto"/>
            <w:left w:val="none" w:sz="0" w:space="0" w:color="auto"/>
            <w:bottom w:val="none" w:sz="0" w:space="0" w:color="auto"/>
            <w:right w:val="none" w:sz="0" w:space="0" w:color="auto"/>
          </w:divBdr>
        </w:div>
        <w:div w:id="1173181511">
          <w:marLeft w:val="640"/>
          <w:marRight w:val="0"/>
          <w:marTop w:val="0"/>
          <w:marBottom w:val="0"/>
          <w:divBdr>
            <w:top w:val="none" w:sz="0" w:space="0" w:color="auto"/>
            <w:left w:val="none" w:sz="0" w:space="0" w:color="auto"/>
            <w:bottom w:val="none" w:sz="0" w:space="0" w:color="auto"/>
            <w:right w:val="none" w:sz="0" w:space="0" w:color="auto"/>
          </w:divBdr>
        </w:div>
        <w:div w:id="1533030293">
          <w:marLeft w:val="640"/>
          <w:marRight w:val="0"/>
          <w:marTop w:val="0"/>
          <w:marBottom w:val="0"/>
          <w:divBdr>
            <w:top w:val="none" w:sz="0" w:space="0" w:color="auto"/>
            <w:left w:val="none" w:sz="0" w:space="0" w:color="auto"/>
            <w:bottom w:val="none" w:sz="0" w:space="0" w:color="auto"/>
            <w:right w:val="none" w:sz="0" w:space="0" w:color="auto"/>
          </w:divBdr>
        </w:div>
        <w:div w:id="70736657">
          <w:marLeft w:val="640"/>
          <w:marRight w:val="0"/>
          <w:marTop w:val="0"/>
          <w:marBottom w:val="0"/>
          <w:divBdr>
            <w:top w:val="none" w:sz="0" w:space="0" w:color="auto"/>
            <w:left w:val="none" w:sz="0" w:space="0" w:color="auto"/>
            <w:bottom w:val="none" w:sz="0" w:space="0" w:color="auto"/>
            <w:right w:val="none" w:sz="0" w:space="0" w:color="auto"/>
          </w:divBdr>
        </w:div>
        <w:div w:id="741029450">
          <w:marLeft w:val="640"/>
          <w:marRight w:val="0"/>
          <w:marTop w:val="0"/>
          <w:marBottom w:val="0"/>
          <w:divBdr>
            <w:top w:val="none" w:sz="0" w:space="0" w:color="auto"/>
            <w:left w:val="none" w:sz="0" w:space="0" w:color="auto"/>
            <w:bottom w:val="none" w:sz="0" w:space="0" w:color="auto"/>
            <w:right w:val="none" w:sz="0" w:space="0" w:color="auto"/>
          </w:divBdr>
        </w:div>
        <w:div w:id="1179124508">
          <w:marLeft w:val="640"/>
          <w:marRight w:val="0"/>
          <w:marTop w:val="0"/>
          <w:marBottom w:val="0"/>
          <w:divBdr>
            <w:top w:val="none" w:sz="0" w:space="0" w:color="auto"/>
            <w:left w:val="none" w:sz="0" w:space="0" w:color="auto"/>
            <w:bottom w:val="none" w:sz="0" w:space="0" w:color="auto"/>
            <w:right w:val="none" w:sz="0" w:space="0" w:color="auto"/>
          </w:divBdr>
        </w:div>
        <w:div w:id="1612007606">
          <w:marLeft w:val="640"/>
          <w:marRight w:val="0"/>
          <w:marTop w:val="0"/>
          <w:marBottom w:val="0"/>
          <w:divBdr>
            <w:top w:val="none" w:sz="0" w:space="0" w:color="auto"/>
            <w:left w:val="none" w:sz="0" w:space="0" w:color="auto"/>
            <w:bottom w:val="none" w:sz="0" w:space="0" w:color="auto"/>
            <w:right w:val="none" w:sz="0" w:space="0" w:color="auto"/>
          </w:divBdr>
        </w:div>
        <w:div w:id="2054690860">
          <w:marLeft w:val="640"/>
          <w:marRight w:val="0"/>
          <w:marTop w:val="0"/>
          <w:marBottom w:val="0"/>
          <w:divBdr>
            <w:top w:val="none" w:sz="0" w:space="0" w:color="auto"/>
            <w:left w:val="none" w:sz="0" w:space="0" w:color="auto"/>
            <w:bottom w:val="none" w:sz="0" w:space="0" w:color="auto"/>
            <w:right w:val="none" w:sz="0" w:space="0" w:color="auto"/>
          </w:divBdr>
        </w:div>
        <w:div w:id="1808545801">
          <w:marLeft w:val="640"/>
          <w:marRight w:val="0"/>
          <w:marTop w:val="0"/>
          <w:marBottom w:val="0"/>
          <w:divBdr>
            <w:top w:val="none" w:sz="0" w:space="0" w:color="auto"/>
            <w:left w:val="none" w:sz="0" w:space="0" w:color="auto"/>
            <w:bottom w:val="none" w:sz="0" w:space="0" w:color="auto"/>
            <w:right w:val="none" w:sz="0" w:space="0" w:color="auto"/>
          </w:divBdr>
        </w:div>
        <w:div w:id="1486168805">
          <w:marLeft w:val="640"/>
          <w:marRight w:val="0"/>
          <w:marTop w:val="0"/>
          <w:marBottom w:val="0"/>
          <w:divBdr>
            <w:top w:val="none" w:sz="0" w:space="0" w:color="auto"/>
            <w:left w:val="none" w:sz="0" w:space="0" w:color="auto"/>
            <w:bottom w:val="none" w:sz="0" w:space="0" w:color="auto"/>
            <w:right w:val="none" w:sz="0" w:space="0" w:color="auto"/>
          </w:divBdr>
        </w:div>
        <w:div w:id="1195771404">
          <w:marLeft w:val="640"/>
          <w:marRight w:val="0"/>
          <w:marTop w:val="0"/>
          <w:marBottom w:val="0"/>
          <w:divBdr>
            <w:top w:val="none" w:sz="0" w:space="0" w:color="auto"/>
            <w:left w:val="none" w:sz="0" w:space="0" w:color="auto"/>
            <w:bottom w:val="none" w:sz="0" w:space="0" w:color="auto"/>
            <w:right w:val="none" w:sz="0" w:space="0" w:color="auto"/>
          </w:divBdr>
        </w:div>
        <w:div w:id="1956399899">
          <w:marLeft w:val="640"/>
          <w:marRight w:val="0"/>
          <w:marTop w:val="0"/>
          <w:marBottom w:val="0"/>
          <w:divBdr>
            <w:top w:val="none" w:sz="0" w:space="0" w:color="auto"/>
            <w:left w:val="none" w:sz="0" w:space="0" w:color="auto"/>
            <w:bottom w:val="none" w:sz="0" w:space="0" w:color="auto"/>
            <w:right w:val="none" w:sz="0" w:space="0" w:color="auto"/>
          </w:divBdr>
        </w:div>
        <w:div w:id="1930039630">
          <w:marLeft w:val="640"/>
          <w:marRight w:val="0"/>
          <w:marTop w:val="0"/>
          <w:marBottom w:val="0"/>
          <w:divBdr>
            <w:top w:val="none" w:sz="0" w:space="0" w:color="auto"/>
            <w:left w:val="none" w:sz="0" w:space="0" w:color="auto"/>
            <w:bottom w:val="none" w:sz="0" w:space="0" w:color="auto"/>
            <w:right w:val="none" w:sz="0" w:space="0" w:color="auto"/>
          </w:divBdr>
        </w:div>
        <w:div w:id="1995334792">
          <w:marLeft w:val="640"/>
          <w:marRight w:val="0"/>
          <w:marTop w:val="0"/>
          <w:marBottom w:val="0"/>
          <w:divBdr>
            <w:top w:val="none" w:sz="0" w:space="0" w:color="auto"/>
            <w:left w:val="none" w:sz="0" w:space="0" w:color="auto"/>
            <w:bottom w:val="none" w:sz="0" w:space="0" w:color="auto"/>
            <w:right w:val="none" w:sz="0" w:space="0" w:color="auto"/>
          </w:divBdr>
        </w:div>
        <w:div w:id="1339389395">
          <w:marLeft w:val="640"/>
          <w:marRight w:val="0"/>
          <w:marTop w:val="0"/>
          <w:marBottom w:val="0"/>
          <w:divBdr>
            <w:top w:val="none" w:sz="0" w:space="0" w:color="auto"/>
            <w:left w:val="none" w:sz="0" w:space="0" w:color="auto"/>
            <w:bottom w:val="none" w:sz="0" w:space="0" w:color="auto"/>
            <w:right w:val="none" w:sz="0" w:space="0" w:color="auto"/>
          </w:divBdr>
        </w:div>
        <w:div w:id="1020199057">
          <w:marLeft w:val="640"/>
          <w:marRight w:val="0"/>
          <w:marTop w:val="0"/>
          <w:marBottom w:val="0"/>
          <w:divBdr>
            <w:top w:val="none" w:sz="0" w:space="0" w:color="auto"/>
            <w:left w:val="none" w:sz="0" w:space="0" w:color="auto"/>
            <w:bottom w:val="none" w:sz="0" w:space="0" w:color="auto"/>
            <w:right w:val="none" w:sz="0" w:space="0" w:color="auto"/>
          </w:divBdr>
        </w:div>
        <w:div w:id="883323032">
          <w:marLeft w:val="640"/>
          <w:marRight w:val="0"/>
          <w:marTop w:val="0"/>
          <w:marBottom w:val="0"/>
          <w:divBdr>
            <w:top w:val="none" w:sz="0" w:space="0" w:color="auto"/>
            <w:left w:val="none" w:sz="0" w:space="0" w:color="auto"/>
            <w:bottom w:val="none" w:sz="0" w:space="0" w:color="auto"/>
            <w:right w:val="none" w:sz="0" w:space="0" w:color="auto"/>
          </w:divBdr>
        </w:div>
        <w:div w:id="590048539">
          <w:marLeft w:val="640"/>
          <w:marRight w:val="0"/>
          <w:marTop w:val="0"/>
          <w:marBottom w:val="0"/>
          <w:divBdr>
            <w:top w:val="none" w:sz="0" w:space="0" w:color="auto"/>
            <w:left w:val="none" w:sz="0" w:space="0" w:color="auto"/>
            <w:bottom w:val="none" w:sz="0" w:space="0" w:color="auto"/>
            <w:right w:val="none" w:sz="0" w:space="0" w:color="auto"/>
          </w:divBdr>
        </w:div>
        <w:div w:id="1091049507">
          <w:marLeft w:val="640"/>
          <w:marRight w:val="0"/>
          <w:marTop w:val="0"/>
          <w:marBottom w:val="0"/>
          <w:divBdr>
            <w:top w:val="none" w:sz="0" w:space="0" w:color="auto"/>
            <w:left w:val="none" w:sz="0" w:space="0" w:color="auto"/>
            <w:bottom w:val="none" w:sz="0" w:space="0" w:color="auto"/>
            <w:right w:val="none" w:sz="0" w:space="0" w:color="auto"/>
          </w:divBdr>
        </w:div>
        <w:div w:id="77095795">
          <w:marLeft w:val="640"/>
          <w:marRight w:val="0"/>
          <w:marTop w:val="0"/>
          <w:marBottom w:val="0"/>
          <w:divBdr>
            <w:top w:val="none" w:sz="0" w:space="0" w:color="auto"/>
            <w:left w:val="none" w:sz="0" w:space="0" w:color="auto"/>
            <w:bottom w:val="none" w:sz="0" w:space="0" w:color="auto"/>
            <w:right w:val="none" w:sz="0" w:space="0" w:color="auto"/>
          </w:divBdr>
        </w:div>
        <w:div w:id="1756827298">
          <w:marLeft w:val="640"/>
          <w:marRight w:val="0"/>
          <w:marTop w:val="0"/>
          <w:marBottom w:val="0"/>
          <w:divBdr>
            <w:top w:val="none" w:sz="0" w:space="0" w:color="auto"/>
            <w:left w:val="none" w:sz="0" w:space="0" w:color="auto"/>
            <w:bottom w:val="none" w:sz="0" w:space="0" w:color="auto"/>
            <w:right w:val="none" w:sz="0" w:space="0" w:color="auto"/>
          </w:divBdr>
        </w:div>
        <w:div w:id="1447308338">
          <w:marLeft w:val="640"/>
          <w:marRight w:val="0"/>
          <w:marTop w:val="0"/>
          <w:marBottom w:val="0"/>
          <w:divBdr>
            <w:top w:val="none" w:sz="0" w:space="0" w:color="auto"/>
            <w:left w:val="none" w:sz="0" w:space="0" w:color="auto"/>
            <w:bottom w:val="none" w:sz="0" w:space="0" w:color="auto"/>
            <w:right w:val="none" w:sz="0" w:space="0" w:color="auto"/>
          </w:divBdr>
        </w:div>
        <w:div w:id="184751521">
          <w:marLeft w:val="640"/>
          <w:marRight w:val="0"/>
          <w:marTop w:val="0"/>
          <w:marBottom w:val="0"/>
          <w:divBdr>
            <w:top w:val="none" w:sz="0" w:space="0" w:color="auto"/>
            <w:left w:val="none" w:sz="0" w:space="0" w:color="auto"/>
            <w:bottom w:val="none" w:sz="0" w:space="0" w:color="auto"/>
            <w:right w:val="none" w:sz="0" w:space="0" w:color="auto"/>
          </w:divBdr>
        </w:div>
        <w:div w:id="1170099552">
          <w:marLeft w:val="640"/>
          <w:marRight w:val="0"/>
          <w:marTop w:val="0"/>
          <w:marBottom w:val="0"/>
          <w:divBdr>
            <w:top w:val="none" w:sz="0" w:space="0" w:color="auto"/>
            <w:left w:val="none" w:sz="0" w:space="0" w:color="auto"/>
            <w:bottom w:val="none" w:sz="0" w:space="0" w:color="auto"/>
            <w:right w:val="none" w:sz="0" w:space="0" w:color="auto"/>
          </w:divBdr>
        </w:div>
        <w:div w:id="62264010">
          <w:marLeft w:val="640"/>
          <w:marRight w:val="0"/>
          <w:marTop w:val="0"/>
          <w:marBottom w:val="0"/>
          <w:divBdr>
            <w:top w:val="none" w:sz="0" w:space="0" w:color="auto"/>
            <w:left w:val="none" w:sz="0" w:space="0" w:color="auto"/>
            <w:bottom w:val="none" w:sz="0" w:space="0" w:color="auto"/>
            <w:right w:val="none" w:sz="0" w:space="0" w:color="auto"/>
          </w:divBdr>
        </w:div>
        <w:div w:id="1533032540">
          <w:marLeft w:val="640"/>
          <w:marRight w:val="0"/>
          <w:marTop w:val="0"/>
          <w:marBottom w:val="0"/>
          <w:divBdr>
            <w:top w:val="none" w:sz="0" w:space="0" w:color="auto"/>
            <w:left w:val="none" w:sz="0" w:space="0" w:color="auto"/>
            <w:bottom w:val="none" w:sz="0" w:space="0" w:color="auto"/>
            <w:right w:val="none" w:sz="0" w:space="0" w:color="auto"/>
          </w:divBdr>
        </w:div>
        <w:div w:id="690028812">
          <w:marLeft w:val="640"/>
          <w:marRight w:val="0"/>
          <w:marTop w:val="0"/>
          <w:marBottom w:val="0"/>
          <w:divBdr>
            <w:top w:val="none" w:sz="0" w:space="0" w:color="auto"/>
            <w:left w:val="none" w:sz="0" w:space="0" w:color="auto"/>
            <w:bottom w:val="none" w:sz="0" w:space="0" w:color="auto"/>
            <w:right w:val="none" w:sz="0" w:space="0" w:color="auto"/>
          </w:divBdr>
        </w:div>
        <w:div w:id="1110012207">
          <w:marLeft w:val="640"/>
          <w:marRight w:val="0"/>
          <w:marTop w:val="0"/>
          <w:marBottom w:val="0"/>
          <w:divBdr>
            <w:top w:val="none" w:sz="0" w:space="0" w:color="auto"/>
            <w:left w:val="none" w:sz="0" w:space="0" w:color="auto"/>
            <w:bottom w:val="none" w:sz="0" w:space="0" w:color="auto"/>
            <w:right w:val="none" w:sz="0" w:space="0" w:color="auto"/>
          </w:divBdr>
        </w:div>
        <w:div w:id="810026141">
          <w:marLeft w:val="640"/>
          <w:marRight w:val="0"/>
          <w:marTop w:val="0"/>
          <w:marBottom w:val="0"/>
          <w:divBdr>
            <w:top w:val="none" w:sz="0" w:space="0" w:color="auto"/>
            <w:left w:val="none" w:sz="0" w:space="0" w:color="auto"/>
            <w:bottom w:val="none" w:sz="0" w:space="0" w:color="auto"/>
            <w:right w:val="none" w:sz="0" w:space="0" w:color="auto"/>
          </w:divBdr>
        </w:div>
        <w:div w:id="2038499868">
          <w:marLeft w:val="640"/>
          <w:marRight w:val="0"/>
          <w:marTop w:val="0"/>
          <w:marBottom w:val="0"/>
          <w:divBdr>
            <w:top w:val="none" w:sz="0" w:space="0" w:color="auto"/>
            <w:left w:val="none" w:sz="0" w:space="0" w:color="auto"/>
            <w:bottom w:val="none" w:sz="0" w:space="0" w:color="auto"/>
            <w:right w:val="none" w:sz="0" w:space="0" w:color="auto"/>
          </w:divBdr>
        </w:div>
        <w:div w:id="1494103685">
          <w:marLeft w:val="640"/>
          <w:marRight w:val="0"/>
          <w:marTop w:val="0"/>
          <w:marBottom w:val="0"/>
          <w:divBdr>
            <w:top w:val="none" w:sz="0" w:space="0" w:color="auto"/>
            <w:left w:val="none" w:sz="0" w:space="0" w:color="auto"/>
            <w:bottom w:val="none" w:sz="0" w:space="0" w:color="auto"/>
            <w:right w:val="none" w:sz="0" w:space="0" w:color="auto"/>
          </w:divBdr>
        </w:div>
        <w:div w:id="399519244">
          <w:marLeft w:val="640"/>
          <w:marRight w:val="0"/>
          <w:marTop w:val="0"/>
          <w:marBottom w:val="0"/>
          <w:divBdr>
            <w:top w:val="none" w:sz="0" w:space="0" w:color="auto"/>
            <w:left w:val="none" w:sz="0" w:space="0" w:color="auto"/>
            <w:bottom w:val="none" w:sz="0" w:space="0" w:color="auto"/>
            <w:right w:val="none" w:sz="0" w:space="0" w:color="auto"/>
          </w:divBdr>
        </w:div>
        <w:div w:id="311179318">
          <w:marLeft w:val="640"/>
          <w:marRight w:val="0"/>
          <w:marTop w:val="0"/>
          <w:marBottom w:val="0"/>
          <w:divBdr>
            <w:top w:val="none" w:sz="0" w:space="0" w:color="auto"/>
            <w:left w:val="none" w:sz="0" w:space="0" w:color="auto"/>
            <w:bottom w:val="none" w:sz="0" w:space="0" w:color="auto"/>
            <w:right w:val="none" w:sz="0" w:space="0" w:color="auto"/>
          </w:divBdr>
        </w:div>
        <w:div w:id="187062103">
          <w:marLeft w:val="640"/>
          <w:marRight w:val="0"/>
          <w:marTop w:val="0"/>
          <w:marBottom w:val="0"/>
          <w:divBdr>
            <w:top w:val="none" w:sz="0" w:space="0" w:color="auto"/>
            <w:left w:val="none" w:sz="0" w:space="0" w:color="auto"/>
            <w:bottom w:val="none" w:sz="0" w:space="0" w:color="auto"/>
            <w:right w:val="none" w:sz="0" w:space="0" w:color="auto"/>
          </w:divBdr>
        </w:div>
        <w:div w:id="1099330107">
          <w:marLeft w:val="640"/>
          <w:marRight w:val="0"/>
          <w:marTop w:val="0"/>
          <w:marBottom w:val="0"/>
          <w:divBdr>
            <w:top w:val="none" w:sz="0" w:space="0" w:color="auto"/>
            <w:left w:val="none" w:sz="0" w:space="0" w:color="auto"/>
            <w:bottom w:val="none" w:sz="0" w:space="0" w:color="auto"/>
            <w:right w:val="none" w:sz="0" w:space="0" w:color="auto"/>
          </w:divBdr>
        </w:div>
        <w:div w:id="1487236559">
          <w:marLeft w:val="640"/>
          <w:marRight w:val="0"/>
          <w:marTop w:val="0"/>
          <w:marBottom w:val="0"/>
          <w:divBdr>
            <w:top w:val="none" w:sz="0" w:space="0" w:color="auto"/>
            <w:left w:val="none" w:sz="0" w:space="0" w:color="auto"/>
            <w:bottom w:val="none" w:sz="0" w:space="0" w:color="auto"/>
            <w:right w:val="none" w:sz="0" w:space="0" w:color="auto"/>
          </w:divBdr>
        </w:div>
        <w:div w:id="1308047402">
          <w:marLeft w:val="640"/>
          <w:marRight w:val="0"/>
          <w:marTop w:val="0"/>
          <w:marBottom w:val="0"/>
          <w:divBdr>
            <w:top w:val="none" w:sz="0" w:space="0" w:color="auto"/>
            <w:left w:val="none" w:sz="0" w:space="0" w:color="auto"/>
            <w:bottom w:val="none" w:sz="0" w:space="0" w:color="auto"/>
            <w:right w:val="none" w:sz="0" w:space="0" w:color="auto"/>
          </w:divBdr>
        </w:div>
        <w:div w:id="1095398510">
          <w:marLeft w:val="640"/>
          <w:marRight w:val="0"/>
          <w:marTop w:val="0"/>
          <w:marBottom w:val="0"/>
          <w:divBdr>
            <w:top w:val="none" w:sz="0" w:space="0" w:color="auto"/>
            <w:left w:val="none" w:sz="0" w:space="0" w:color="auto"/>
            <w:bottom w:val="none" w:sz="0" w:space="0" w:color="auto"/>
            <w:right w:val="none" w:sz="0" w:space="0" w:color="auto"/>
          </w:divBdr>
        </w:div>
        <w:div w:id="1386685469">
          <w:marLeft w:val="640"/>
          <w:marRight w:val="0"/>
          <w:marTop w:val="0"/>
          <w:marBottom w:val="0"/>
          <w:divBdr>
            <w:top w:val="none" w:sz="0" w:space="0" w:color="auto"/>
            <w:left w:val="none" w:sz="0" w:space="0" w:color="auto"/>
            <w:bottom w:val="none" w:sz="0" w:space="0" w:color="auto"/>
            <w:right w:val="none" w:sz="0" w:space="0" w:color="auto"/>
          </w:divBdr>
        </w:div>
        <w:div w:id="2099014536">
          <w:marLeft w:val="640"/>
          <w:marRight w:val="0"/>
          <w:marTop w:val="0"/>
          <w:marBottom w:val="0"/>
          <w:divBdr>
            <w:top w:val="none" w:sz="0" w:space="0" w:color="auto"/>
            <w:left w:val="none" w:sz="0" w:space="0" w:color="auto"/>
            <w:bottom w:val="none" w:sz="0" w:space="0" w:color="auto"/>
            <w:right w:val="none" w:sz="0" w:space="0" w:color="auto"/>
          </w:divBdr>
        </w:div>
        <w:div w:id="1829634906">
          <w:marLeft w:val="640"/>
          <w:marRight w:val="0"/>
          <w:marTop w:val="0"/>
          <w:marBottom w:val="0"/>
          <w:divBdr>
            <w:top w:val="none" w:sz="0" w:space="0" w:color="auto"/>
            <w:left w:val="none" w:sz="0" w:space="0" w:color="auto"/>
            <w:bottom w:val="none" w:sz="0" w:space="0" w:color="auto"/>
            <w:right w:val="none" w:sz="0" w:space="0" w:color="auto"/>
          </w:divBdr>
        </w:div>
        <w:div w:id="343483824">
          <w:marLeft w:val="640"/>
          <w:marRight w:val="0"/>
          <w:marTop w:val="0"/>
          <w:marBottom w:val="0"/>
          <w:divBdr>
            <w:top w:val="none" w:sz="0" w:space="0" w:color="auto"/>
            <w:left w:val="none" w:sz="0" w:space="0" w:color="auto"/>
            <w:bottom w:val="none" w:sz="0" w:space="0" w:color="auto"/>
            <w:right w:val="none" w:sz="0" w:space="0" w:color="auto"/>
          </w:divBdr>
        </w:div>
        <w:div w:id="1655375736">
          <w:marLeft w:val="640"/>
          <w:marRight w:val="0"/>
          <w:marTop w:val="0"/>
          <w:marBottom w:val="0"/>
          <w:divBdr>
            <w:top w:val="none" w:sz="0" w:space="0" w:color="auto"/>
            <w:left w:val="none" w:sz="0" w:space="0" w:color="auto"/>
            <w:bottom w:val="none" w:sz="0" w:space="0" w:color="auto"/>
            <w:right w:val="none" w:sz="0" w:space="0" w:color="auto"/>
          </w:divBdr>
        </w:div>
        <w:div w:id="2116513701">
          <w:marLeft w:val="640"/>
          <w:marRight w:val="0"/>
          <w:marTop w:val="0"/>
          <w:marBottom w:val="0"/>
          <w:divBdr>
            <w:top w:val="none" w:sz="0" w:space="0" w:color="auto"/>
            <w:left w:val="none" w:sz="0" w:space="0" w:color="auto"/>
            <w:bottom w:val="none" w:sz="0" w:space="0" w:color="auto"/>
            <w:right w:val="none" w:sz="0" w:space="0" w:color="auto"/>
          </w:divBdr>
        </w:div>
        <w:div w:id="1190679011">
          <w:marLeft w:val="640"/>
          <w:marRight w:val="0"/>
          <w:marTop w:val="0"/>
          <w:marBottom w:val="0"/>
          <w:divBdr>
            <w:top w:val="none" w:sz="0" w:space="0" w:color="auto"/>
            <w:left w:val="none" w:sz="0" w:space="0" w:color="auto"/>
            <w:bottom w:val="none" w:sz="0" w:space="0" w:color="auto"/>
            <w:right w:val="none" w:sz="0" w:space="0" w:color="auto"/>
          </w:divBdr>
        </w:div>
        <w:div w:id="266081414">
          <w:marLeft w:val="640"/>
          <w:marRight w:val="0"/>
          <w:marTop w:val="0"/>
          <w:marBottom w:val="0"/>
          <w:divBdr>
            <w:top w:val="none" w:sz="0" w:space="0" w:color="auto"/>
            <w:left w:val="none" w:sz="0" w:space="0" w:color="auto"/>
            <w:bottom w:val="none" w:sz="0" w:space="0" w:color="auto"/>
            <w:right w:val="none" w:sz="0" w:space="0" w:color="auto"/>
          </w:divBdr>
        </w:div>
        <w:div w:id="1704283376">
          <w:marLeft w:val="640"/>
          <w:marRight w:val="0"/>
          <w:marTop w:val="0"/>
          <w:marBottom w:val="0"/>
          <w:divBdr>
            <w:top w:val="none" w:sz="0" w:space="0" w:color="auto"/>
            <w:left w:val="none" w:sz="0" w:space="0" w:color="auto"/>
            <w:bottom w:val="none" w:sz="0" w:space="0" w:color="auto"/>
            <w:right w:val="none" w:sz="0" w:space="0" w:color="auto"/>
          </w:divBdr>
        </w:div>
        <w:div w:id="794524574">
          <w:marLeft w:val="640"/>
          <w:marRight w:val="0"/>
          <w:marTop w:val="0"/>
          <w:marBottom w:val="0"/>
          <w:divBdr>
            <w:top w:val="none" w:sz="0" w:space="0" w:color="auto"/>
            <w:left w:val="none" w:sz="0" w:space="0" w:color="auto"/>
            <w:bottom w:val="none" w:sz="0" w:space="0" w:color="auto"/>
            <w:right w:val="none" w:sz="0" w:space="0" w:color="auto"/>
          </w:divBdr>
        </w:div>
        <w:div w:id="301008829">
          <w:marLeft w:val="640"/>
          <w:marRight w:val="0"/>
          <w:marTop w:val="0"/>
          <w:marBottom w:val="0"/>
          <w:divBdr>
            <w:top w:val="none" w:sz="0" w:space="0" w:color="auto"/>
            <w:left w:val="none" w:sz="0" w:space="0" w:color="auto"/>
            <w:bottom w:val="none" w:sz="0" w:space="0" w:color="auto"/>
            <w:right w:val="none" w:sz="0" w:space="0" w:color="auto"/>
          </w:divBdr>
        </w:div>
        <w:div w:id="1865435255">
          <w:marLeft w:val="640"/>
          <w:marRight w:val="0"/>
          <w:marTop w:val="0"/>
          <w:marBottom w:val="0"/>
          <w:divBdr>
            <w:top w:val="none" w:sz="0" w:space="0" w:color="auto"/>
            <w:left w:val="none" w:sz="0" w:space="0" w:color="auto"/>
            <w:bottom w:val="none" w:sz="0" w:space="0" w:color="auto"/>
            <w:right w:val="none" w:sz="0" w:space="0" w:color="auto"/>
          </w:divBdr>
        </w:div>
        <w:div w:id="324282297">
          <w:marLeft w:val="640"/>
          <w:marRight w:val="0"/>
          <w:marTop w:val="0"/>
          <w:marBottom w:val="0"/>
          <w:divBdr>
            <w:top w:val="none" w:sz="0" w:space="0" w:color="auto"/>
            <w:left w:val="none" w:sz="0" w:space="0" w:color="auto"/>
            <w:bottom w:val="none" w:sz="0" w:space="0" w:color="auto"/>
            <w:right w:val="none" w:sz="0" w:space="0" w:color="auto"/>
          </w:divBdr>
        </w:div>
        <w:div w:id="143936493">
          <w:marLeft w:val="640"/>
          <w:marRight w:val="0"/>
          <w:marTop w:val="0"/>
          <w:marBottom w:val="0"/>
          <w:divBdr>
            <w:top w:val="none" w:sz="0" w:space="0" w:color="auto"/>
            <w:left w:val="none" w:sz="0" w:space="0" w:color="auto"/>
            <w:bottom w:val="none" w:sz="0" w:space="0" w:color="auto"/>
            <w:right w:val="none" w:sz="0" w:space="0" w:color="auto"/>
          </w:divBdr>
        </w:div>
        <w:div w:id="1366097991">
          <w:marLeft w:val="640"/>
          <w:marRight w:val="0"/>
          <w:marTop w:val="0"/>
          <w:marBottom w:val="0"/>
          <w:divBdr>
            <w:top w:val="none" w:sz="0" w:space="0" w:color="auto"/>
            <w:left w:val="none" w:sz="0" w:space="0" w:color="auto"/>
            <w:bottom w:val="none" w:sz="0" w:space="0" w:color="auto"/>
            <w:right w:val="none" w:sz="0" w:space="0" w:color="auto"/>
          </w:divBdr>
        </w:div>
        <w:div w:id="971711645">
          <w:marLeft w:val="640"/>
          <w:marRight w:val="0"/>
          <w:marTop w:val="0"/>
          <w:marBottom w:val="0"/>
          <w:divBdr>
            <w:top w:val="none" w:sz="0" w:space="0" w:color="auto"/>
            <w:left w:val="none" w:sz="0" w:space="0" w:color="auto"/>
            <w:bottom w:val="none" w:sz="0" w:space="0" w:color="auto"/>
            <w:right w:val="none" w:sz="0" w:space="0" w:color="auto"/>
          </w:divBdr>
        </w:div>
        <w:div w:id="765544153">
          <w:marLeft w:val="640"/>
          <w:marRight w:val="0"/>
          <w:marTop w:val="0"/>
          <w:marBottom w:val="0"/>
          <w:divBdr>
            <w:top w:val="none" w:sz="0" w:space="0" w:color="auto"/>
            <w:left w:val="none" w:sz="0" w:space="0" w:color="auto"/>
            <w:bottom w:val="none" w:sz="0" w:space="0" w:color="auto"/>
            <w:right w:val="none" w:sz="0" w:space="0" w:color="auto"/>
          </w:divBdr>
        </w:div>
        <w:div w:id="155263384">
          <w:marLeft w:val="640"/>
          <w:marRight w:val="0"/>
          <w:marTop w:val="0"/>
          <w:marBottom w:val="0"/>
          <w:divBdr>
            <w:top w:val="none" w:sz="0" w:space="0" w:color="auto"/>
            <w:left w:val="none" w:sz="0" w:space="0" w:color="auto"/>
            <w:bottom w:val="none" w:sz="0" w:space="0" w:color="auto"/>
            <w:right w:val="none" w:sz="0" w:space="0" w:color="auto"/>
          </w:divBdr>
        </w:div>
        <w:div w:id="1753115160">
          <w:marLeft w:val="640"/>
          <w:marRight w:val="0"/>
          <w:marTop w:val="0"/>
          <w:marBottom w:val="0"/>
          <w:divBdr>
            <w:top w:val="none" w:sz="0" w:space="0" w:color="auto"/>
            <w:left w:val="none" w:sz="0" w:space="0" w:color="auto"/>
            <w:bottom w:val="none" w:sz="0" w:space="0" w:color="auto"/>
            <w:right w:val="none" w:sz="0" w:space="0" w:color="auto"/>
          </w:divBdr>
        </w:div>
        <w:div w:id="973633025">
          <w:marLeft w:val="640"/>
          <w:marRight w:val="0"/>
          <w:marTop w:val="0"/>
          <w:marBottom w:val="0"/>
          <w:divBdr>
            <w:top w:val="none" w:sz="0" w:space="0" w:color="auto"/>
            <w:left w:val="none" w:sz="0" w:space="0" w:color="auto"/>
            <w:bottom w:val="none" w:sz="0" w:space="0" w:color="auto"/>
            <w:right w:val="none" w:sz="0" w:space="0" w:color="auto"/>
          </w:divBdr>
        </w:div>
        <w:div w:id="887450920">
          <w:marLeft w:val="640"/>
          <w:marRight w:val="0"/>
          <w:marTop w:val="0"/>
          <w:marBottom w:val="0"/>
          <w:divBdr>
            <w:top w:val="none" w:sz="0" w:space="0" w:color="auto"/>
            <w:left w:val="none" w:sz="0" w:space="0" w:color="auto"/>
            <w:bottom w:val="none" w:sz="0" w:space="0" w:color="auto"/>
            <w:right w:val="none" w:sz="0" w:space="0" w:color="auto"/>
          </w:divBdr>
        </w:div>
        <w:div w:id="1372487543">
          <w:marLeft w:val="640"/>
          <w:marRight w:val="0"/>
          <w:marTop w:val="0"/>
          <w:marBottom w:val="0"/>
          <w:divBdr>
            <w:top w:val="none" w:sz="0" w:space="0" w:color="auto"/>
            <w:left w:val="none" w:sz="0" w:space="0" w:color="auto"/>
            <w:bottom w:val="none" w:sz="0" w:space="0" w:color="auto"/>
            <w:right w:val="none" w:sz="0" w:space="0" w:color="auto"/>
          </w:divBdr>
        </w:div>
        <w:div w:id="646205213">
          <w:marLeft w:val="640"/>
          <w:marRight w:val="0"/>
          <w:marTop w:val="0"/>
          <w:marBottom w:val="0"/>
          <w:divBdr>
            <w:top w:val="none" w:sz="0" w:space="0" w:color="auto"/>
            <w:left w:val="none" w:sz="0" w:space="0" w:color="auto"/>
            <w:bottom w:val="none" w:sz="0" w:space="0" w:color="auto"/>
            <w:right w:val="none" w:sz="0" w:space="0" w:color="auto"/>
          </w:divBdr>
        </w:div>
        <w:div w:id="700669741">
          <w:marLeft w:val="640"/>
          <w:marRight w:val="0"/>
          <w:marTop w:val="0"/>
          <w:marBottom w:val="0"/>
          <w:divBdr>
            <w:top w:val="none" w:sz="0" w:space="0" w:color="auto"/>
            <w:left w:val="none" w:sz="0" w:space="0" w:color="auto"/>
            <w:bottom w:val="none" w:sz="0" w:space="0" w:color="auto"/>
            <w:right w:val="none" w:sz="0" w:space="0" w:color="auto"/>
          </w:divBdr>
        </w:div>
        <w:div w:id="1409376917">
          <w:marLeft w:val="640"/>
          <w:marRight w:val="0"/>
          <w:marTop w:val="0"/>
          <w:marBottom w:val="0"/>
          <w:divBdr>
            <w:top w:val="none" w:sz="0" w:space="0" w:color="auto"/>
            <w:left w:val="none" w:sz="0" w:space="0" w:color="auto"/>
            <w:bottom w:val="none" w:sz="0" w:space="0" w:color="auto"/>
            <w:right w:val="none" w:sz="0" w:space="0" w:color="auto"/>
          </w:divBdr>
        </w:div>
        <w:div w:id="372466868">
          <w:marLeft w:val="640"/>
          <w:marRight w:val="0"/>
          <w:marTop w:val="0"/>
          <w:marBottom w:val="0"/>
          <w:divBdr>
            <w:top w:val="none" w:sz="0" w:space="0" w:color="auto"/>
            <w:left w:val="none" w:sz="0" w:space="0" w:color="auto"/>
            <w:bottom w:val="none" w:sz="0" w:space="0" w:color="auto"/>
            <w:right w:val="none" w:sz="0" w:space="0" w:color="auto"/>
          </w:divBdr>
        </w:div>
        <w:div w:id="77870789">
          <w:marLeft w:val="640"/>
          <w:marRight w:val="0"/>
          <w:marTop w:val="0"/>
          <w:marBottom w:val="0"/>
          <w:divBdr>
            <w:top w:val="none" w:sz="0" w:space="0" w:color="auto"/>
            <w:left w:val="none" w:sz="0" w:space="0" w:color="auto"/>
            <w:bottom w:val="none" w:sz="0" w:space="0" w:color="auto"/>
            <w:right w:val="none" w:sz="0" w:space="0" w:color="auto"/>
          </w:divBdr>
        </w:div>
        <w:div w:id="1128738713">
          <w:marLeft w:val="640"/>
          <w:marRight w:val="0"/>
          <w:marTop w:val="0"/>
          <w:marBottom w:val="0"/>
          <w:divBdr>
            <w:top w:val="none" w:sz="0" w:space="0" w:color="auto"/>
            <w:left w:val="none" w:sz="0" w:space="0" w:color="auto"/>
            <w:bottom w:val="none" w:sz="0" w:space="0" w:color="auto"/>
            <w:right w:val="none" w:sz="0" w:space="0" w:color="auto"/>
          </w:divBdr>
        </w:div>
        <w:div w:id="120460830">
          <w:marLeft w:val="640"/>
          <w:marRight w:val="0"/>
          <w:marTop w:val="0"/>
          <w:marBottom w:val="0"/>
          <w:divBdr>
            <w:top w:val="none" w:sz="0" w:space="0" w:color="auto"/>
            <w:left w:val="none" w:sz="0" w:space="0" w:color="auto"/>
            <w:bottom w:val="none" w:sz="0" w:space="0" w:color="auto"/>
            <w:right w:val="none" w:sz="0" w:space="0" w:color="auto"/>
          </w:divBdr>
        </w:div>
        <w:div w:id="2091344478">
          <w:marLeft w:val="640"/>
          <w:marRight w:val="0"/>
          <w:marTop w:val="0"/>
          <w:marBottom w:val="0"/>
          <w:divBdr>
            <w:top w:val="none" w:sz="0" w:space="0" w:color="auto"/>
            <w:left w:val="none" w:sz="0" w:space="0" w:color="auto"/>
            <w:bottom w:val="none" w:sz="0" w:space="0" w:color="auto"/>
            <w:right w:val="none" w:sz="0" w:space="0" w:color="auto"/>
          </w:divBdr>
        </w:div>
        <w:div w:id="1341662605">
          <w:marLeft w:val="640"/>
          <w:marRight w:val="0"/>
          <w:marTop w:val="0"/>
          <w:marBottom w:val="0"/>
          <w:divBdr>
            <w:top w:val="none" w:sz="0" w:space="0" w:color="auto"/>
            <w:left w:val="none" w:sz="0" w:space="0" w:color="auto"/>
            <w:bottom w:val="none" w:sz="0" w:space="0" w:color="auto"/>
            <w:right w:val="none" w:sz="0" w:space="0" w:color="auto"/>
          </w:divBdr>
        </w:div>
        <w:div w:id="360399186">
          <w:marLeft w:val="640"/>
          <w:marRight w:val="0"/>
          <w:marTop w:val="0"/>
          <w:marBottom w:val="0"/>
          <w:divBdr>
            <w:top w:val="none" w:sz="0" w:space="0" w:color="auto"/>
            <w:left w:val="none" w:sz="0" w:space="0" w:color="auto"/>
            <w:bottom w:val="none" w:sz="0" w:space="0" w:color="auto"/>
            <w:right w:val="none" w:sz="0" w:space="0" w:color="auto"/>
          </w:divBdr>
        </w:div>
        <w:div w:id="1942908300">
          <w:marLeft w:val="640"/>
          <w:marRight w:val="0"/>
          <w:marTop w:val="0"/>
          <w:marBottom w:val="0"/>
          <w:divBdr>
            <w:top w:val="none" w:sz="0" w:space="0" w:color="auto"/>
            <w:left w:val="none" w:sz="0" w:space="0" w:color="auto"/>
            <w:bottom w:val="none" w:sz="0" w:space="0" w:color="auto"/>
            <w:right w:val="none" w:sz="0" w:space="0" w:color="auto"/>
          </w:divBdr>
        </w:div>
        <w:div w:id="1337000630">
          <w:marLeft w:val="640"/>
          <w:marRight w:val="0"/>
          <w:marTop w:val="0"/>
          <w:marBottom w:val="0"/>
          <w:divBdr>
            <w:top w:val="none" w:sz="0" w:space="0" w:color="auto"/>
            <w:left w:val="none" w:sz="0" w:space="0" w:color="auto"/>
            <w:bottom w:val="none" w:sz="0" w:space="0" w:color="auto"/>
            <w:right w:val="none" w:sz="0" w:space="0" w:color="auto"/>
          </w:divBdr>
        </w:div>
        <w:div w:id="117798266">
          <w:marLeft w:val="640"/>
          <w:marRight w:val="0"/>
          <w:marTop w:val="0"/>
          <w:marBottom w:val="0"/>
          <w:divBdr>
            <w:top w:val="none" w:sz="0" w:space="0" w:color="auto"/>
            <w:left w:val="none" w:sz="0" w:space="0" w:color="auto"/>
            <w:bottom w:val="none" w:sz="0" w:space="0" w:color="auto"/>
            <w:right w:val="none" w:sz="0" w:space="0" w:color="auto"/>
          </w:divBdr>
        </w:div>
        <w:div w:id="1825119311">
          <w:marLeft w:val="640"/>
          <w:marRight w:val="0"/>
          <w:marTop w:val="0"/>
          <w:marBottom w:val="0"/>
          <w:divBdr>
            <w:top w:val="none" w:sz="0" w:space="0" w:color="auto"/>
            <w:left w:val="none" w:sz="0" w:space="0" w:color="auto"/>
            <w:bottom w:val="none" w:sz="0" w:space="0" w:color="auto"/>
            <w:right w:val="none" w:sz="0" w:space="0" w:color="auto"/>
          </w:divBdr>
        </w:div>
        <w:div w:id="331446648">
          <w:marLeft w:val="640"/>
          <w:marRight w:val="0"/>
          <w:marTop w:val="0"/>
          <w:marBottom w:val="0"/>
          <w:divBdr>
            <w:top w:val="none" w:sz="0" w:space="0" w:color="auto"/>
            <w:left w:val="none" w:sz="0" w:space="0" w:color="auto"/>
            <w:bottom w:val="none" w:sz="0" w:space="0" w:color="auto"/>
            <w:right w:val="none" w:sz="0" w:space="0" w:color="auto"/>
          </w:divBdr>
        </w:div>
        <w:div w:id="469639067">
          <w:marLeft w:val="640"/>
          <w:marRight w:val="0"/>
          <w:marTop w:val="0"/>
          <w:marBottom w:val="0"/>
          <w:divBdr>
            <w:top w:val="none" w:sz="0" w:space="0" w:color="auto"/>
            <w:left w:val="none" w:sz="0" w:space="0" w:color="auto"/>
            <w:bottom w:val="none" w:sz="0" w:space="0" w:color="auto"/>
            <w:right w:val="none" w:sz="0" w:space="0" w:color="auto"/>
          </w:divBdr>
        </w:div>
        <w:div w:id="341397014">
          <w:marLeft w:val="640"/>
          <w:marRight w:val="0"/>
          <w:marTop w:val="0"/>
          <w:marBottom w:val="0"/>
          <w:divBdr>
            <w:top w:val="none" w:sz="0" w:space="0" w:color="auto"/>
            <w:left w:val="none" w:sz="0" w:space="0" w:color="auto"/>
            <w:bottom w:val="none" w:sz="0" w:space="0" w:color="auto"/>
            <w:right w:val="none" w:sz="0" w:space="0" w:color="auto"/>
          </w:divBdr>
        </w:div>
        <w:div w:id="1328900492">
          <w:marLeft w:val="640"/>
          <w:marRight w:val="0"/>
          <w:marTop w:val="0"/>
          <w:marBottom w:val="0"/>
          <w:divBdr>
            <w:top w:val="none" w:sz="0" w:space="0" w:color="auto"/>
            <w:left w:val="none" w:sz="0" w:space="0" w:color="auto"/>
            <w:bottom w:val="none" w:sz="0" w:space="0" w:color="auto"/>
            <w:right w:val="none" w:sz="0" w:space="0" w:color="auto"/>
          </w:divBdr>
        </w:div>
        <w:div w:id="962003146">
          <w:marLeft w:val="640"/>
          <w:marRight w:val="0"/>
          <w:marTop w:val="0"/>
          <w:marBottom w:val="0"/>
          <w:divBdr>
            <w:top w:val="none" w:sz="0" w:space="0" w:color="auto"/>
            <w:left w:val="none" w:sz="0" w:space="0" w:color="auto"/>
            <w:bottom w:val="none" w:sz="0" w:space="0" w:color="auto"/>
            <w:right w:val="none" w:sz="0" w:space="0" w:color="auto"/>
          </w:divBdr>
        </w:div>
        <w:div w:id="1345864212">
          <w:marLeft w:val="640"/>
          <w:marRight w:val="0"/>
          <w:marTop w:val="0"/>
          <w:marBottom w:val="0"/>
          <w:divBdr>
            <w:top w:val="none" w:sz="0" w:space="0" w:color="auto"/>
            <w:left w:val="none" w:sz="0" w:space="0" w:color="auto"/>
            <w:bottom w:val="none" w:sz="0" w:space="0" w:color="auto"/>
            <w:right w:val="none" w:sz="0" w:space="0" w:color="auto"/>
          </w:divBdr>
        </w:div>
        <w:div w:id="60370394">
          <w:marLeft w:val="640"/>
          <w:marRight w:val="0"/>
          <w:marTop w:val="0"/>
          <w:marBottom w:val="0"/>
          <w:divBdr>
            <w:top w:val="none" w:sz="0" w:space="0" w:color="auto"/>
            <w:left w:val="none" w:sz="0" w:space="0" w:color="auto"/>
            <w:bottom w:val="none" w:sz="0" w:space="0" w:color="auto"/>
            <w:right w:val="none" w:sz="0" w:space="0" w:color="auto"/>
          </w:divBdr>
        </w:div>
        <w:div w:id="191578101">
          <w:marLeft w:val="640"/>
          <w:marRight w:val="0"/>
          <w:marTop w:val="0"/>
          <w:marBottom w:val="0"/>
          <w:divBdr>
            <w:top w:val="none" w:sz="0" w:space="0" w:color="auto"/>
            <w:left w:val="none" w:sz="0" w:space="0" w:color="auto"/>
            <w:bottom w:val="none" w:sz="0" w:space="0" w:color="auto"/>
            <w:right w:val="none" w:sz="0" w:space="0" w:color="auto"/>
          </w:divBdr>
        </w:div>
        <w:div w:id="1185289328">
          <w:marLeft w:val="640"/>
          <w:marRight w:val="0"/>
          <w:marTop w:val="0"/>
          <w:marBottom w:val="0"/>
          <w:divBdr>
            <w:top w:val="none" w:sz="0" w:space="0" w:color="auto"/>
            <w:left w:val="none" w:sz="0" w:space="0" w:color="auto"/>
            <w:bottom w:val="none" w:sz="0" w:space="0" w:color="auto"/>
            <w:right w:val="none" w:sz="0" w:space="0" w:color="auto"/>
          </w:divBdr>
        </w:div>
        <w:div w:id="371733855">
          <w:marLeft w:val="640"/>
          <w:marRight w:val="0"/>
          <w:marTop w:val="0"/>
          <w:marBottom w:val="0"/>
          <w:divBdr>
            <w:top w:val="none" w:sz="0" w:space="0" w:color="auto"/>
            <w:left w:val="none" w:sz="0" w:space="0" w:color="auto"/>
            <w:bottom w:val="none" w:sz="0" w:space="0" w:color="auto"/>
            <w:right w:val="none" w:sz="0" w:space="0" w:color="auto"/>
          </w:divBdr>
        </w:div>
        <w:div w:id="75901791">
          <w:marLeft w:val="640"/>
          <w:marRight w:val="0"/>
          <w:marTop w:val="0"/>
          <w:marBottom w:val="0"/>
          <w:divBdr>
            <w:top w:val="none" w:sz="0" w:space="0" w:color="auto"/>
            <w:left w:val="none" w:sz="0" w:space="0" w:color="auto"/>
            <w:bottom w:val="none" w:sz="0" w:space="0" w:color="auto"/>
            <w:right w:val="none" w:sz="0" w:space="0" w:color="auto"/>
          </w:divBdr>
        </w:div>
        <w:div w:id="1908688590">
          <w:marLeft w:val="640"/>
          <w:marRight w:val="0"/>
          <w:marTop w:val="0"/>
          <w:marBottom w:val="0"/>
          <w:divBdr>
            <w:top w:val="none" w:sz="0" w:space="0" w:color="auto"/>
            <w:left w:val="none" w:sz="0" w:space="0" w:color="auto"/>
            <w:bottom w:val="none" w:sz="0" w:space="0" w:color="auto"/>
            <w:right w:val="none" w:sz="0" w:space="0" w:color="auto"/>
          </w:divBdr>
        </w:div>
        <w:div w:id="1920406921">
          <w:marLeft w:val="640"/>
          <w:marRight w:val="0"/>
          <w:marTop w:val="0"/>
          <w:marBottom w:val="0"/>
          <w:divBdr>
            <w:top w:val="none" w:sz="0" w:space="0" w:color="auto"/>
            <w:left w:val="none" w:sz="0" w:space="0" w:color="auto"/>
            <w:bottom w:val="none" w:sz="0" w:space="0" w:color="auto"/>
            <w:right w:val="none" w:sz="0" w:space="0" w:color="auto"/>
          </w:divBdr>
        </w:div>
        <w:div w:id="784931022">
          <w:marLeft w:val="640"/>
          <w:marRight w:val="0"/>
          <w:marTop w:val="0"/>
          <w:marBottom w:val="0"/>
          <w:divBdr>
            <w:top w:val="none" w:sz="0" w:space="0" w:color="auto"/>
            <w:left w:val="none" w:sz="0" w:space="0" w:color="auto"/>
            <w:bottom w:val="none" w:sz="0" w:space="0" w:color="auto"/>
            <w:right w:val="none" w:sz="0" w:space="0" w:color="auto"/>
          </w:divBdr>
        </w:div>
        <w:div w:id="363946517">
          <w:marLeft w:val="640"/>
          <w:marRight w:val="0"/>
          <w:marTop w:val="0"/>
          <w:marBottom w:val="0"/>
          <w:divBdr>
            <w:top w:val="none" w:sz="0" w:space="0" w:color="auto"/>
            <w:left w:val="none" w:sz="0" w:space="0" w:color="auto"/>
            <w:bottom w:val="none" w:sz="0" w:space="0" w:color="auto"/>
            <w:right w:val="none" w:sz="0" w:space="0" w:color="auto"/>
          </w:divBdr>
        </w:div>
        <w:div w:id="1630358903">
          <w:marLeft w:val="640"/>
          <w:marRight w:val="0"/>
          <w:marTop w:val="0"/>
          <w:marBottom w:val="0"/>
          <w:divBdr>
            <w:top w:val="none" w:sz="0" w:space="0" w:color="auto"/>
            <w:left w:val="none" w:sz="0" w:space="0" w:color="auto"/>
            <w:bottom w:val="none" w:sz="0" w:space="0" w:color="auto"/>
            <w:right w:val="none" w:sz="0" w:space="0" w:color="auto"/>
          </w:divBdr>
        </w:div>
        <w:div w:id="1962615657">
          <w:marLeft w:val="640"/>
          <w:marRight w:val="0"/>
          <w:marTop w:val="0"/>
          <w:marBottom w:val="0"/>
          <w:divBdr>
            <w:top w:val="none" w:sz="0" w:space="0" w:color="auto"/>
            <w:left w:val="none" w:sz="0" w:space="0" w:color="auto"/>
            <w:bottom w:val="none" w:sz="0" w:space="0" w:color="auto"/>
            <w:right w:val="none" w:sz="0" w:space="0" w:color="auto"/>
          </w:divBdr>
        </w:div>
        <w:div w:id="1938096969">
          <w:marLeft w:val="640"/>
          <w:marRight w:val="0"/>
          <w:marTop w:val="0"/>
          <w:marBottom w:val="0"/>
          <w:divBdr>
            <w:top w:val="none" w:sz="0" w:space="0" w:color="auto"/>
            <w:left w:val="none" w:sz="0" w:space="0" w:color="auto"/>
            <w:bottom w:val="none" w:sz="0" w:space="0" w:color="auto"/>
            <w:right w:val="none" w:sz="0" w:space="0" w:color="auto"/>
          </w:divBdr>
        </w:div>
        <w:div w:id="29186246">
          <w:marLeft w:val="640"/>
          <w:marRight w:val="0"/>
          <w:marTop w:val="0"/>
          <w:marBottom w:val="0"/>
          <w:divBdr>
            <w:top w:val="none" w:sz="0" w:space="0" w:color="auto"/>
            <w:left w:val="none" w:sz="0" w:space="0" w:color="auto"/>
            <w:bottom w:val="none" w:sz="0" w:space="0" w:color="auto"/>
            <w:right w:val="none" w:sz="0" w:space="0" w:color="auto"/>
          </w:divBdr>
        </w:div>
        <w:div w:id="1359550531">
          <w:marLeft w:val="640"/>
          <w:marRight w:val="0"/>
          <w:marTop w:val="0"/>
          <w:marBottom w:val="0"/>
          <w:divBdr>
            <w:top w:val="none" w:sz="0" w:space="0" w:color="auto"/>
            <w:left w:val="none" w:sz="0" w:space="0" w:color="auto"/>
            <w:bottom w:val="none" w:sz="0" w:space="0" w:color="auto"/>
            <w:right w:val="none" w:sz="0" w:space="0" w:color="auto"/>
          </w:divBdr>
        </w:div>
        <w:div w:id="1107240735">
          <w:marLeft w:val="640"/>
          <w:marRight w:val="0"/>
          <w:marTop w:val="0"/>
          <w:marBottom w:val="0"/>
          <w:divBdr>
            <w:top w:val="none" w:sz="0" w:space="0" w:color="auto"/>
            <w:left w:val="none" w:sz="0" w:space="0" w:color="auto"/>
            <w:bottom w:val="none" w:sz="0" w:space="0" w:color="auto"/>
            <w:right w:val="none" w:sz="0" w:space="0" w:color="auto"/>
          </w:divBdr>
        </w:div>
        <w:div w:id="1706439960">
          <w:marLeft w:val="640"/>
          <w:marRight w:val="0"/>
          <w:marTop w:val="0"/>
          <w:marBottom w:val="0"/>
          <w:divBdr>
            <w:top w:val="none" w:sz="0" w:space="0" w:color="auto"/>
            <w:left w:val="none" w:sz="0" w:space="0" w:color="auto"/>
            <w:bottom w:val="none" w:sz="0" w:space="0" w:color="auto"/>
            <w:right w:val="none" w:sz="0" w:space="0" w:color="auto"/>
          </w:divBdr>
        </w:div>
        <w:div w:id="2115900035">
          <w:marLeft w:val="640"/>
          <w:marRight w:val="0"/>
          <w:marTop w:val="0"/>
          <w:marBottom w:val="0"/>
          <w:divBdr>
            <w:top w:val="none" w:sz="0" w:space="0" w:color="auto"/>
            <w:left w:val="none" w:sz="0" w:space="0" w:color="auto"/>
            <w:bottom w:val="none" w:sz="0" w:space="0" w:color="auto"/>
            <w:right w:val="none" w:sz="0" w:space="0" w:color="auto"/>
          </w:divBdr>
        </w:div>
        <w:div w:id="1124739816">
          <w:marLeft w:val="640"/>
          <w:marRight w:val="0"/>
          <w:marTop w:val="0"/>
          <w:marBottom w:val="0"/>
          <w:divBdr>
            <w:top w:val="none" w:sz="0" w:space="0" w:color="auto"/>
            <w:left w:val="none" w:sz="0" w:space="0" w:color="auto"/>
            <w:bottom w:val="none" w:sz="0" w:space="0" w:color="auto"/>
            <w:right w:val="none" w:sz="0" w:space="0" w:color="auto"/>
          </w:divBdr>
        </w:div>
        <w:div w:id="498737691">
          <w:marLeft w:val="640"/>
          <w:marRight w:val="0"/>
          <w:marTop w:val="0"/>
          <w:marBottom w:val="0"/>
          <w:divBdr>
            <w:top w:val="none" w:sz="0" w:space="0" w:color="auto"/>
            <w:left w:val="none" w:sz="0" w:space="0" w:color="auto"/>
            <w:bottom w:val="none" w:sz="0" w:space="0" w:color="auto"/>
            <w:right w:val="none" w:sz="0" w:space="0" w:color="auto"/>
          </w:divBdr>
        </w:div>
        <w:div w:id="1894808879">
          <w:marLeft w:val="640"/>
          <w:marRight w:val="0"/>
          <w:marTop w:val="0"/>
          <w:marBottom w:val="0"/>
          <w:divBdr>
            <w:top w:val="none" w:sz="0" w:space="0" w:color="auto"/>
            <w:left w:val="none" w:sz="0" w:space="0" w:color="auto"/>
            <w:bottom w:val="none" w:sz="0" w:space="0" w:color="auto"/>
            <w:right w:val="none" w:sz="0" w:space="0" w:color="auto"/>
          </w:divBdr>
        </w:div>
        <w:div w:id="329528067">
          <w:marLeft w:val="640"/>
          <w:marRight w:val="0"/>
          <w:marTop w:val="0"/>
          <w:marBottom w:val="0"/>
          <w:divBdr>
            <w:top w:val="none" w:sz="0" w:space="0" w:color="auto"/>
            <w:left w:val="none" w:sz="0" w:space="0" w:color="auto"/>
            <w:bottom w:val="none" w:sz="0" w:space="0" w:color="auto"/>
            <w:right w:val="none" w:sz="0" w:space="0" w:color="auto"/>
          </w:divBdr>
        </w:div>
        <w:div w:id="59060827">
          <w:marLeft w:val="640"/>
          <w:marRight w:val="0"/>
          <w:marTop w:val="0"/>
          <w:marBottom w:val="0"/>
          <w:divBdr>
            <w:top w:val="none" w:sz="0" w:space="0" w:color="auto"/>
            <w:left w:val="none" w:sz="0" w:space="0" w:color="auto"/>
            <w:bottom w:val="none" w:sz="0" w:space="0" w:color="auto"/>
            <w:right w:val="none" w:sz="0" w:space="0" w:color="auto"/>
          </w:divBdr>
        </w:div>
        <w:div w:id="1356271933">
          <w:marLeft w:val="640"/>
          <w:marRight w:val="0"/>
          <w:marTop w:val="0"/>
          <w:marBottom w:val="0"/>
          <w:divBdr>
            <w:top w:val="none" w:sz="0" w:space="0" w:color="auto"/>
            <w:left w:val="none" w:sz="0" w:space="0" w:color="auto"/>
            <w:bottom w:val="none" w:sz="0" w:space="0" w:color="auto"/>
            <w:right w:val="none" w:sz="0" w:space="0" w:color="auto"/>
          </w:divBdr>
        </w:div>
        <w:div w:id="1602254703">
          <w:marLeft w:val="640"/>
          <w:marRight w:val="0"/>
          <w:marTop w:val="0"/>
          <w:marBottom w:val="0"/>
          <w:divBdr>
            <w:top w:val="none" w:sz="0" w:space="0" w:color="auto"/>
            <w:left w:val="none" w:sz="0" w:space="0" w:color="auto"/>
            <w:bottom w:val="none" w:sz="0" w:space="0" w:color="auto"/>
            <w:right w:val="none" w:sz="0" w:space="0" w:color="auto"/>
          </w:divBdr>
        </w:div>
        <w:div w:id="2146463882">
          <w:marLeft w:val="640"/>
          <w:marRight w:val="0"/>
          <w:marTop w:val="0"/>
          <w:marBottom w:val="0"/>
          <w:divBdr>
            <w:top w:val="none" w:sz="0" w:space="0" w:color="auto"/>
            <w:left w:val="none" w:sz="0" w:space="0" w:color="auto"/>
            <w:bottom w:val="none" w:sz="0" w:space="0" w:color="auto"/>
            <w:right w:val="none" w:sz="0" w:space="0" w:color="auto"/>
          </w:divBdr>
        </w:div>
        <w:div w:id="74134929">
          <w:marLeft w:val="640"/>
          <w:marRight w:val="0"/>
          <w:marTop w:val="0"/>
          <w:marBottom w:val="0"/>
          <w:divBdr>
            <w:top w:val="none" w:sz="0" w:space="0" w:color="auto"/>
            <w:left w:val="none" w:sz="0" w:space="0" w:color="auto"/>
            <w:bottom w:val="none" w:sz="0" w:space="0" w:color="auto"/>
            <w:right w:val="none" w:sz="0" w:space="0" w:color="auto"/>
          </w:divBdr>
        </w:div>
        <w:div w:id="263460066">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35883688">
      <w:bodyDiv w:val="1"/>
      <w:marLeft w:val="0"/>
      <w:marRight w:val="0"/>
      <w:marTop w:val="0"/>
      <w:marBottom w:val="0"/>
      <w:divBdr>
        <w:top w:val="none" w:sz="0" w:space="0" w:color="auto"/>
        <w:left w:val="none" w:sz="0" w:space="0" w:color="auto"/>
        <w:bottom w:val="none" w:sz="0" w:space="0" w:color="auto"/>
        <w:right w:val="none" w:sz="0" w:space="0" w:color="auto"/>
      </w:divBdr>
      <w:divsChild>
        <w:div w:id="434249994">
          <w:marLeft w:val="640"/>
          <w:marRight w:val="0"/>
          <w:marTop w:val="0"/>
          <w:marBottom w:val="0"/>
          <w:divBdr>
            <w:top w:val="none" w:sz="0" w:space="0" w:color="auto"/>
            <w:left w:val="none" w:sz="0" w:space="0" w:color="auto"/>
            <w:bottom w:val="none" w:sz="0" w:space="0" w:color="auto"/>
            <w:right w:val="none" w:sz="0" w:space="0" w:color="auto"/>
          </w:divBdr>
        </w:div>
        <w:div w:id="321393645">
          <w:marLeft w:val="640"/>
          <w:marRight w:val="0"/>
          <w:marTop w:val="0"/>
          <w:marBottom w:val="0"/>
          <w:divBdr>
            <w:top w:val="none" w:sz="0" w:space="0" w:color="auto"/>
            <w:left w:val="none" w:sz="0" w:space="0" w:color="auto"/>
            <w:bottom w:val="none" w:sz="0" w:space="0" w:color="auto"/>
            <w:right w:val="none" w:sz="0" w:space="0" w:color="auto"/>
          </w:divBdr>
        </w:div>
        <w:div w:id="1717199053">
          <w:marLeft w:val="640"/>
          <w:marRight w:val="0"/>
          <w:marTop w:val="0"/>
          <w:marBottom w:val="0"/>
          <w:divBdr>
            <w:top w:val="none" w:sz="0" w:space="0" w:color="auto"/>
            <w:left w:val="none" w:sz="0" w:space="0" w:color="auto"/>
            <w:bottom w:val="none" w:sz="0" w:space="0" w:color="auto"/>
            <w:right w:val="none" w:sz="0" w:space="0" w:color="auto"/>
          </w:divBdr>
        </w:div>
        <w:div w:id="1062483338">
          <w:marLeft w:val="640"/>
          <w:marRight w:val="0"/>
          <w:marTop w:val="0"/>
          <w:marBottom w:val="0"/>
          <w:divBdr>
            <w:top w:val="none" w:sz="0" w:space="0" w:color="auto"/>
            <w:left w:val="none" w:sz="0" w:space="0" w:color="auto"/>
            <w:bottom w:val="none" w:sz="0" w:space="0" w:color="auto"/>
            <w:right w:val="none" w:sz="0" w:space="0" w:color="auto"/>
          </w:divBdr>
        </w:div>
        <w:div w:id="2106918241">
          <w:marLeft w:val="640"/>
          <w:marRight w:val="0"/>
          <w:marTop w:val="0"/>
          <w:marBottom w:val="0"/>
          <w:divBdr>
            <w:top w:val="none" w:sz="0" w:space="0" w:color="auto"/>
            <w:left w:val="none" w:sz="0" w:space="0" w:color="auto"/>
            <w:bottom w:val="none" w:sz="0" w:space="0" w:color="auto"/>
            <w:right w:val="none" w:sz="0" w:space="0" w:color="auto"/>
          </w:divBdr>
        </w:div>
        <w:div w:id="1897082479">
          <w:marLeft w:val="640"/>
          <w:marRight w:val="0"/>
          <w:marTop w:val="0"/>
          <w:marBottom w:val="0"/>
          <w:divBdr>
            <w:top w:val="none" w:sz="0" w:space="0" w:color="auto"/>
            <w:left w:val="none" w:sz="0" w:space="0" w:color="auto"/>
            <w:bottom w:val="none" w:sz="0" w:space="0" w:color="auto"/>
            <w:right w:val="none" w:sz="0" w:space="0" w:color="auto"/>
          </w:divBdr>
        </w:div>
        <w:div w:id="1881285011">
          <w:marLeft w:val="640"/>
          <w:marRight w:val="0"/>
          <w:marTop w:val="0"/>
          <w:marBottom w:val="0"/>
          <w:divBdr>
            <w:top w:val="none" w:sz="0" w:space="0" w:color="auto"/>
            <w:left w:val="none" w:sz="0" w:space="0" w:color="auto"/>
            <w:bottom w:val="none" w:sz="0" w:space="0" w:color="auto"/>
            <w:right w:val="none" w:sz="0" w:space="0" w:color="auto"/>
          </w:divBdr>
        </w:div>
        <w:div w:id="458037699">
          <w:marLeft w:val="640"/>
          <w:marRight w:val="0"/>
          <w:marTop w:val="0"/>
          <w:marBottom w:val="0"/>
          <w:divBdr>
            <w:top w:val="none" w:sz="0" w:space="0" w:color="auto"/>
            <w:left w:val="none" w:sz="0" w:space="0" w:color="auto"/>
            <w:bottom w:val="none" w:sz="0" w:space="0" w:color="auto"/>
            <w:right w:val="none" w:sz="0" w:space="0" w:color="auto"/>
          </w:divBdr>
        </w:div>
        <w:div w:id="1533224590">
          <w:marLeft w:val="640"/>
          <w:marRight w:val="0"/>
          <w:marTop w:val="0"/>
          <w:marBottom w:val="0"/>
          <w:divBdr>
            <w:top w:val="none" w:sz="0" w:space="0" w:color="auto"/>
            <w:left w:val="none" w:sz="0" w:space="0" w:color="auto"/>
            <w:bottom w:val="none" w:sz="0" w:space="0" w:color="auto"/>
            <w:right w:val="none" w:sz="0" w:space="0" w:color="auto"/>
          </w:divBdr>
        </w:div>
        <w:div w:id="426536241">
          <w:marLeft w:val="640"/>
          <w:marRight w:val="0"/>
          <w:marTop w:val="0"/>
          <w:marBottom w:val="0"/>
          <w:divBdr>
            <w:top w:val="none" w:sz="0" w:space="0" w:color="auto"/>
            <w:left w:val="none" w:sz="0" w:space="0" w:color="auto"/>
            <w:bottom w:val="none" w:sz="0" w:space="0" w:color="auto"/>
            <w:right w:val="none" w:sz="0" w:space="0" w:color="auto"/>
          </w:divBdr>
        </w:div>
        <w:div w:id="248589230">
          <w:marLeft w:val="640"/>
          <w:marRight w:val="0"/>
          <w:marTop w:val="0"/>
          <w:marBottom w:val="0"/>
          <w:divBdr>
            <w:top w:val="none" w:sz="0" w:space="0" w:color="auto"/>
            <w:left w:val="none" w:sz="0" w:space="0" w:color="auto"/>
            <w:bottom w:val="none" w:sz="0" w:space="0" w:color="auto"/>
            <w:right w:val="none" w:sz="0" w:space="0" w:color="auto"/>
          </w:divBdr>
        </w:div>
        <w:div w:id="1297107518">
          <w:marLeft w:val="640"/>
          <w:marRight w:val="0"/>
          <w:marTop w:val="0"/>
          <w:marBottom w:val="0"/>
          <w:divBdr>
            <w:top w:val="none" w:sz="0" w:space="0" w:color="auto"/>
            <w:left w:val="none" w:sz="0" w:space="0" w:color="auto"/>
            <w:bottom w:val="none" w:sz="0" w:space="0" w:color="auto"/>
            <w:right w:val="none" w:sz="0" w:space="0" w:color="auto"/>
          </w:divBdr>
        </w:div>
        <w:div w:id="1187645106">
          <w:marLeft w:val="640"/>
          <w:marRight w:val="0"/>
          <w:marTop w:val="0"/>
          <w:marBottom w:val="0"/>
          <w:divBdr>
            <w:top w:val="none" w:sz="0" w:space="0" w:color="auto"/>
            <w:left w:val="none" w:sz="0" w:space="0" w:color="auto"/>
            <w:bottom w:val="none" w:sz="0" w:space="0" w:color="auto"/>
            <w:right w:val="none" w:sz="0" w:space="0" w:color="auto"/>
          </w:divBdr>
        </w:div>
        <w:div w:id="1416123768">
          <w:marLeft w:val="640"/>
          <w:marRight w:val="0"/>
          <w:marTop w:val="0"/>
          <w:marBottom w:val="0"/>
          <w:divBdr>
            <w:top w:val="none" w:sz="0" w:space="0" w:color="auto"/>
            <w:left w:val="none" w:sz="0" w:space="0" w:color="auto"/>
            <w:bottom w:val="none" w:sz="0" w:space="0" w:color="auto"/>
            <w:right w:val="none" w:sz="0" w:space="0" w:color="auto"/>
          </w:divBdr>
        </w:div>
        <w:div w:id="234054031">
          <w:marLeft w:val="640"/>
          <w:marRight w:val="0"/>
          <w:marTop w:val="0"/>
          <w:marBottom w:val="0"/>
          <w:divBdr>
            <w:top w:val="none" w:sz="0" w:space="0" w:color="auto"/>
            <w:left w:val="none" w:sz="0" w:space="0" w:color="auto"/>
            <w:bottom w:val="none" w:sz="0" w:space="0" w:color="auto"/>
            <w:right w:val="none" w:sz="0" w:space="0" w:color="auto"/>
          </w:divBdr>
        </w:div>
        <w:div w:id="1315645746">
          <w:marLeft w:val="640"/>
          <w:marRight w:val="0"/>
          <w:marTop w:val="0"/>
          <w:marBottom w:val="0"/>
          <w:divBdr>
            <w:top w:val="none" w:sz="0" w:space="0" w:color="auto"/>
            <w:left w:val="none" w:sz="0" w:space="0" w:color="auto"/>
            <w:bottom w:val="none" w:sz="0" w:space="0" w:color="auto"/>
            <w:right w:val="none" w:sz="0" w:space="0" w:color="auto"/>
          </w:divBdr>
        </w:div>
        <w:div w:id="1693455967">
          <w:marLeft w:val="640"/>
          <w:marRight w:val="0"/>
          <w:marTop w:val="0"/>
          <w:marBottom w:val="0"/>
          <w:divBdr>
            <w:top w:val="none" w:sz="0" w:space="0" w:color="auto"/>
            <w:left w:val="none" w:sz="0" w:space="0" w:color="auto"/>
            <w:bottom w:val="none" w:sz="0" w:space="0" w:color="auto"/>
            <w:right w:val="none" w:sz="0" w:space="0" w:color="auto"/>
          </w:divBdr>
        </w:div>
        <w:div w:id="1106001249">
          <w:marLeft w:val="640"/>
          <w:marRight w:val="0"/>
          <w:marTop w:val="0"/>
          <w:marBottom w:val="0"/>
          <w:divBdr>
            <w:top w:val="none" w:sz="0" w:space="0" w:color="auto"/>
            <w:left w:val="none" w:sz="0" w:space="0" w:color="auto"/>
            <w:bottom w:val="none" w:sz="0" w:space="0" w:color="auto"/>
            <w:right w:val="none" w:sz="0" w:space="0" w:color="auto"/>
          </w:divBdr>
        </w:div>
        <w:div w:id="1303729802">
          <w:marLeft w:val="640"/>
          <w:marRight w:val="0"/>
          <w:marTop w:val="0"/>
          <w:marBottom w:val="0"/>
          <w:divBdr>
            <w:top w:val="none" w:sz="0" w:space="0" w:color="auto"/>
            <w:left w:val="none" w:sz="0" w:space="0" w:color="auto"/>
            <w:bottom w:val="none" w:sz="0" w:space="0" w:color="auto"/>
            <w:right w:val="none" w:sz="0" w:space="0" w:color="auto"/>
          </w:divBdr>
        </w:div>
        <w:div w:id="116416468">
          <w:marLeft w:val="640"/>
          <w:marRight w:val="0"/>
          <w:marTop w:val="0"/>
          <w:marBottom w:val="0"/>
          <w:divBdr>
            <w:top w:val="none" w:sz="0" w:space="0" w:color="auto"/>
            <w:left w:val="none" w:sz="0" w:space="0" w:color="auto"/>
            <w:bottom w:val="none" w:sz="0" w:space="0" w:color="auto"/>
            <w:right w:val="none" w:sz="0" w:space="0" w:color="auto"/>
          </w:divBdr>
        </w:div>
        <w:div w:id="1857844606">
          <w:marLeft w:val="640"/>
          <w:marRight w:val="0"/>
          <w:marTop w:val="0"/>
          <w:marBottom w:val="0"/>
          <w:divBdr>
            <w:top w:val="none" w:sz="0" w:space="0" w:color="auto"/>
            <w:left w:val="none" w:sz="0" w:space="0" w:color="auto"/>
            <w:bottom w:val="none" w:sz="0" w:space="0" w:color="auto"/>
            <w:right w:val="none" w:sz="0" w:space="0" w:color="auto"/>
          </w:divBdr>
        </w:div>
        <w:div w:id="390663278">
          <w:marLeft w:val="640"/>
          <w:marRight w:val="0"/>
          <w:marTop w:val="0"/>
          <w:marBottom w:val="0"/>
          <w:divBdr>
            <w:top w:val="none" w:sz="0" w:space="0" w:color="auto"/>
            <w:left w:val="none" w:sz="0" w:space="0" w:color="auto"/>
            <w:bottom w:val="none" w:sz="0" w:space="0" w:color="auto"/>
            <w:right w:val="none" w:sz="0" w:space="0" w:color="auto"/>
          </w:divBdr>
        </w:div>
        <w:div w:id="1686515849">
          <w:marLeft w:val="640"/>
          <w:marRight w:val="0"/>
          <w:marTop w:val="0"/>
          <w:marBottom w:val="0"/>
          <w:divBdr>
            <w:top w:val="none" w:sz="0" w:space="0" w:color="auto"/>
            <w:left w:val="none" w:sz="0" w:space="0" w:color="auto"/>
            <w:bottom w:val="none" w:sz="0" w:space="0" w:color="auto"/>
            <w:right w:val="none" w:sz="0" w:space="0" w:color="auto"/>
          </w:divBdr>
        </w:div>
        <w:div w:id="437145892">
          <w:marLeft w:val="640"/>
          <w:marRight w:val="0"/>
          <w:marTop w:val="0"/>
          <w:marBottom w:val="0"/>
          <w:divBdr>
            <w:top w:val="none" w:sz="0" w:space="0" w:color="auto"/>
            <w:left w:val="none" w:sz="0" w:space="0" w:color="auto"/>
            <w:bottom w:val="none" w:sz="0" w:space="0" w:color="auto"/>
            <w:right w:val="none" w:sz="0" w:space="0" w:color="auto"/>
          </w:divBdr>
        </w:div>
        <w:div w:id="1676226144">
          <w:marLeft w:val="640"/>
          <w:marRight w:val="0"/>
          <w:marTop w:val="0"/>
          <w:marBottom w:val="0"/>
          <w:divBdr>
            <w:top w:val="none" w:sz="0" w:space="0" w:color="auto"/>
            <w:left w:val="none" w:sz="0" w:space="0" w:color="auto"/>
            <w:bottom w:val="none" w:sz="0" w:space="0" w:color="auto"/>
            <w:right w:val="none" w:sz="0" w:space="0" w:color="auto"/>
          </w:divBdr>
        </w:div>
        <w:div w:id="936595627">
          <w:marLeft w:val="640"/>
          <w:marRight w:val="0"/>
          <w:marTop w:val="0"/>
          <w:marBottom w:val="0"/>
          <w:divBdr>
            <w:top w:val="none" w:sz="0" w:space="0" w:color="auto"/>
            <w:left w:val="none" w:sz="0" w:space="0" w:color="auto"/>
            <w:bottom w:val="none" w:sz="0" w:space="0" w:color="auto"/>
            <w:right w:val="none" w:sz="0" w:space="0" w:color="auto"/>
          </w:divBdr>
        </w:div>
        <w:div w:id="1220239087">
          <w:marLeft w:val="640"/>
          <w:marRight w:val="0"/>
          <w:marTop w:val="0"/>
          <w:marBottom w:val="0"/>
          <w:divBdr>
            <w:top w:val="none" w:sz="0" w:space="0" w:color="auto"/>
            <w:left w:val="none" w:sz="0" w:space="0" w:color="auto"/>
            <w:bottom w:val="none" w:sz="0" w:space="0" w:color="auto"/>
            <w:right w:val="none" w:sz="0" w:space="0" w:color="auto"/>
          </w:divBdr>
        </w:div>
        <w:div w:id="459110713">
          <w:marLeft w:val="640"/>
          <w:marRight w:val="0"/>
          <w:marTop w:val="0"/>
          <w:marBottom w:val="0"/>
          <w:divBdr>
            <w:top w:val="none" w:sz="0" w:space="0" w:color="auto"/>
            <w:left w:val="none" w:sz="0" w:space="0" w:color="auto"/>
            <w:bottom w:val="none" w:sz="0" w:space="0" w:color="auto"/>
            <w:right w:val="none" w:sz="0" w:space="0" w:color="auto"/>
          </w:divBdr>
        </w:div>
        <w:div w:id="695496403">
          <w:marLeft w:val="640"/>
          <w:marRight w:val="0"/>
          <w:marTop w:val="0"/>
          <w:marBottom w:val="0"/>
          <w:divBdr>
            <w:top w:val="none" w:sz="0" w:space="0" w:color="auto"/>
            <w:left w:val="none" w:sz="0" w:space="0" w:color="auto"/>
            <w:bottom w:val="none" w:sz="0" w:space="0" w:color="auto"/>
            <w:right w:val="none" w:sz="0" w:space="0" w:color="auto"/>
          </w:divBdr>
        </w:div>
        <w:div w:id="945190684">
          <w:marLeft w:val="640"/>
          <w:marRight w:val="0"/>
          <w:marTop w:val="0"/>
          <w:marBottom w:val="0"/>
          <w:divBdr>
            <w:top w:val="none" w:sz="0" w:space="0" w:color="auto"/>
            <w:left w:val="none" w:sz="0" w:space="0" w:color="auto"/>
            <w:bottom w:val="none" w:sz="0" w:space="0" w:color="auto"/>
            <w:right w:val="none" w:sz="0" w:space="0" w:color="auto"/>
          </w:divBdr>
        </w:div>
        <w:div w:id="660699755">
          <w:marLeft w:val="640"/>
          <w:marRight w:val="0"/>
          <w:marTop w:val="0"/>
          <w:marBottom w:val="0"/>
          <w:divBdr>
            <w:top w:val="none" w:sz="0" w:space="0" w:color="auto"/>
            <w:left w:val="none" w:sz="0" w:space="0" w:color="auto"/>
            <w:bottom w:val="none" w:sz="0" w:space="0" w:color="auto"/>
            <w:right w:val="none" w:sz="0" w:space="0" w:color="auto"/>
          </w:divBdr>
        </w:div>
        <w:div w:id="319584294">
          <w:marLeft w:val="640"/>
          <w:marRight w:val="0"/>
          <w:marTop w:val="0"/>
          <w:marBottom w:val="0"/>
          <w:divBdr>
            <w:top w:val="none" w:sz="0" w:space="0" w:color="auto"/>
            <w:left w:val="none" w:sz="0" w:space="0" w:color="auto"/>
            <w:bottom w:val="none" w:sz="0" w:space="0" w:color="auto"/>
            <w:right w:val="none" w:sz="0" w:space="0" w:color="auto"/>
          </w:divBdr>
        </w:div>
        <w:div w:id="84813778">
          <w:marLeft w:val="640"/>
          <w:marRight w:val="0"/>
          <w:marTop w:val="0"/>
          <w:marBottom w:val="0"/>
          <w:divBdr>
            <w:top w:val="none" w:sz="0" w:space="0" w:color="auto"/>
            <w:left w:val="none" w:sz="0" w:space="0" w:color="auto"/>
            <w:bottom w:val="none" w:sz="0" w:space="0" w:color="auto"/>
            <w:right w:val="none" w:sz="0" w:space="0" w:color="auto"/>
          </w:divBdr>
        </w:div>
        <w:div w:id="1237982825">
          <w:marLeft w:val="640"/>
          <w:marRight w:val="0"/>
          <w:marTop w:val="0"/>
          <w:marBottom w:val="0"/>
          <w:divBdr>
            <w:top w:val="none" w:sz="0" w:space="0" w:color="auto"/>
            <w:left w:val="none" w:sz="0" w:space="0" w:color="auto"/>
            <w:bottom w:val="none" w:sz="0" w:space="0" w:color="auto"/>
            <w:right w:val="none" w:sz="0" w:space="0" w:color="auto"/>
          </w:divBdr>
        </w:div>
        <w:div w:id="564725658">
          <w:marLeft w:val="640"/>
          <w:marRight w:val="0"/>
          <w:marTop w:val="0"/>
          <w:marBottom w:val="0"/>
          <w:divBdr>
            <w:top w:val="none" w:sz="0" w:space="0" w:color="auto"/>
            <w:left w:val="none" w:sz="0" w:space="0" w:color="auto"/>
            <w:bottom w:val="none" w:sz="0" w:space="0" w:color="auto"/>
            <w:right w:val="none" w:sz="0" w:space="0" w:color="auto"/>
          </w:divBdr>
        </w:div>
        <w:div w:id="819886067">
          <w:marLeft w:val="640"/>
          <w:marRight w:val="0"/>
          <w:marTop w:val="0"/>
          <w:marBottom w:val="0"/>
          <w:divBdr>
            <w:top w:val="none" w:sz="0" w:space="0" w:color="auto"/>
            <w:left w:val="none" w:sz="0" w:space="0" w:color="auto"/>
            <w:bottom w:val="none" w:sz="0" w:space="0" w:color="auto"/>
            <w:right w:val="none" w:sz="0" w:space="0" w:color="auto"/>
          </w:divBdr>
        </w:div>
        <w:div w:id="1129468365">
          <w:marLeft w:val="640"/>
          <w:marRight w:val="0"/>
          <w:marTop w:val="0"/>
          <w:marBottom w:val="0"/>
          <w:divBdr>
            <w:top w:val="none" w:sz="0" w:space="0" w:color="auto"/>
            <w:left w:val="none" w:sz="0" w:space="0" w:color="auto"/>
            <w:bottom w:val="none" w:sz="0" w:space="0" w:color="auto"/>
            <w:right w:val="none" w:sz="0" w:space="0" w:color="auto"/>
          </w:divBdr>
        </w:div>
        <w:div w:id="1010061095">
          <w:marLeft w:val="640"/>
          <w:marRight w:val="0"/>
          <w:marTop w:val="0"/>
          <w:marBottom w:val="0"/>
          <w:divBdr>
            <w:top w:val="none" w:sz="0" w:space="0" w:color="auto"/>
            <w:left w:val="none" w:sz="0" w:space="0" w:color="auto"/>
            <w:bottom w:val="none" w:sz="0" w:space="0" w:color="auto"/>
            <w:right w:val="none" w:sz="0" w:space="0" w:color="auto"/>
          </w:divBdr>
        </w:div>
        <w:div w:id="882138050">
          <w:marLeft w:val="640"/>
          <w:marRight w:val="0"/>
          <w:marTop w:val="0"/>
          <w:marBottom w:val="0"/>
          <w:divBdr>
            <w:top w:val="none" w:sz="0" w:space="0" w:color="auto"/>
            <w:left w:val="none" w:sz="0" w:space="0" w:color="auto"/>
            <w:bottom w:val="none" w:sz="0" w:space="0" w:color="auto"/>
            <w:right w:val="none" w:sz="0" w:space="0" w:color="auto"/>
          </w:divBdr>
        </w:div>
        <w:div w:id="1412582818">
          <w:marLeft w:val="640"/>
          <w:marRight w:val="0"/>
          <w:marTop w:val="0"/>
          <w:marBottom w:val="0"/>
          <w:divBdr>
            <w:top w:val="none" w:sz="0" w:space="0" w:color="auto"/>
            <w:left w:val="none" w:sz="0" w:space="0" w:color="auto"/>
            <w:bottom w:val="none" w:sz="0" w:space="0" w:color="auto"/>
            <w:right w:val="none" w:sz="0" w:space="0" w:color="auto"/>
          </w:divBdr>
        </w:div>
        <w:div w:id="1688406731">
          <w:marLeft w:val="640"/>
          <w:marRight w:val="0"/>
          <w:marTop w:val="0"/>
          <w:marBottom w:val="0"/>
          <w:divBdr>
            <w:top w:val="none" w:sz="0" w:space="0" w:color="auto"/>
            <w:left w:val="none" w:sz="0" w:space="0" w:color="auto"/>
            <w:bottom w:val="none" w:sz="0" w:space="0" w:color="auto"/>
            <w:right w:val="none" w:sz="0" w:space="0" w:color="auto"/>
          </w:divBdr>
        </w:div>
        <w:div w:id="500580447">
          <w:marLeft w:val="640"/>
          <w:marRight w:val="0"/>
          <w:marTop w:val="0"/>
          <w:marBottom w:val="0"/>
          <w:divBdr>
            <w:top w:val="none" w:sz="0" w:space="0" w:color="auto"/>
            <w:left w:val="none" w:sz="0" w:space="0" w:color="auto"/>
            <w:bottom w:val="none" w:sz="0" w:space="0" w:color="auto"/>
            <w:right w:val="none" w:sz="0" w:space="0" w:color="auto"/>
          </w:divBdr>
        </w:div>
        <w:div w:id="655769315">
          <w:marLeft w:val="640"/>
          <w:marRight w:val="0"/>
          <w:marTop w:val="0"/>
          <w:marBottom w:val="0"/>
          <w:divBdr>
            <w:top w:val="none" w:sz="0" w:space="0" w:color="auto"/>
            <w:left w:val="none" w:sz="0" w:space="0" w:color="auto"/>
            <w:bottom w:val="none" w:sz="0" w:space="0" w:color="auto"/>
            <w:right w:val="none" w:sz="0" w:space="0" w:color="auto"/>
          </w:divBdr>
        </w:div>
        <w:div w:id="864246017">
          <w:marLeft w:val="640"/>
          <w:marRight w:val="0"/>
          <w:marTop w:val="0"/>
          <w:marBottom w:val="0"/>
          <w:divBdr>
            <w:top w:val="none" w:sz="0" w:space="0" w:color="auto"/>
            <w:left w:val="none" w:sz="0" w:space="0" w:color="auto"/>
            <w:bottom w:val="none" w:sz="0" w:space="0" w:color="auto"/>
            <w:right w:val="none" w:sz="0" w:space="0" w:color="auto"/>
          </w:divBdr>
        </w:div>
        <w:div w:id="398868978">
          <w:marLeft w:val="640"/>
          <w:marRight w:val="0"/>
          <w:marTop w:val="0"/>
          <w:marBottom w:val="0"/>
          <w:divBdr>
            <w:top w:val="none" w:sz="0" w:space="0" w:color="auto"/>
            <w:left w:val="none" w:sz="0" w:space="0" w:color="auto"/>
            <w:bottom w:val="none" w:sz="0" w:space="0" w:color="auto"/>
            <w:right w:val="none" w:sz="0" w:space="0" w:color="auto"/>
          </w:divBdr>
        </w:div>
        <w:div w:id="2017536172">
          <w:marLeft w:val="640"/>
          <w:marRight w:val="0"/>
          <w:marTop w:val="0"/>
          <w:marBottom w:val="0"/>
          <w:divBdr>
            <w:top w:val="none" w:sz="0" w:space="0" w:color="auto"/>
            <w:left w:val="none" w:sz="0" w:space="0" w:color="auto"/>
            <w:bottom w:val="none" w:sz="0" w:space="0" w:color="auto"/>
            <w:right w:val="none" w:sz="0" w:space="0" w:color="auto"/>
          </w:divBdr>
        </w:div>
        <w:div w:id="1714890732">
          <w:marLeft w:val="640"/>
          <w:marRight w:val="0"/>
          <w:marTop w:val="0"/>
          <w:marBottom w:val="0"/>
          <w:divBdr>
            <w:top w:val="none" w:sz="0" w:space="0" w:color="auto"/>
            <w:left w:val="none" w:sz="0" w:space="0" w:color="auto"/>
            <w:bottom w:val="none" w:sz="0" w:space="0" w:color="auto"/>
            <w:right w:val="none" w:sz="0" w:space="0" w:color="auto"/>
          </w:divBdr>
        </w:div>
        <w:div w:id="303970558">
          <w:marLeft w:val="640"/>
          <w:marRight w:val="0"/>
          <w:marTop w:val="0"/>
          <w:marBottom w:val="0"/>
          <w:divBdr>
            <w:top w:val="none" w:sz="0" w:space="0" w:color="auto"/>
            <w:left w:val="none" w:sz="0" w:space="0" w:color="auto"/>
            <w:bottom w:val="none" w:sz="0" w:space="0" w:color="auto"/>
            <w:right w:val="none" w:sz="0" w:space="0" w:color="auto"/>
          </w:divBdr>
        </w:div>
        <w:div w:id="2102137035">
          <w:marLeft w:val="640"/>
          <w:marRight w:val="0"/>
          <w:marTop w:val="0"/>
          <w:marBottom w:val="0"/>
          <w:divBdr>
            <w:top w:val="none" w:sz="0" w:space="0" w:color="auto"/>
            <w:left w:val="none" w:sz="0" w:space="0" w:color="auto"/>
            <w:bottom w:val="none" w:sz="0" w:space="0" w:color="auto"/>
            <w:right w:val="none" w:sz="0" w:space="0" w:color="auto"/>
          </w:divBdr>
        </w:div>
        <w:div w:id="956181874">
          <w:marLeft w:val="640"/>
          <w:marRight w:val="0"/>
          <w:marTop w:val="0"/>
          <w:marBottom w:val="0"/>
          <w:divBdr>
            <w:top w:val="none" w:sz="0" w:space="0" w:color="auto"/>
            <w:left w:val="none" w:sz="0" w:space="0" w:color="auto"/>
            <w:bottom w:val="none" w:sz="0" w:space="0" w:color="auto"/>
            <w:right w:val="none" w:sz="0" w:space="0" w:color="auto"/>
          </w:divBdr>
        </w:div>
        <w:div w:id="198710340">
          <w:marLeft w:val="640"/>
          <w:marRight w:val="0"/>
          <w:marTop w:val="0"/>
          <w:marBottom w:val="0"/>
          <w:divBdr>
            <w:top w:val="none" w:sz="0" w:space="0" w:color="auto"/>
            <w:left w:val="none" w:sz="0" w:space="0" w:color="auto"/>
            <w:bottom w:val="none" w:sz="0" w:space="0" w:color="auto"/>
            <w:right w:val="none" w:sz="0" w:space="0" w:color="auto"/>
          </w:divBdr>
        </w:div>
        <w:div w:id="253630304">
          <w:marLeft w:val="640"/>
          <w:marRight w:val="0"/>
          <w:marTop w:val="0"/>
          <w:marBottom w:val="0"/>
          <w:divBdr>
            <w:top w:val="none" w:sz="0" w:space="0" w:color="auto"/>
            <w:left w:val="none" w:sz="0" w:space="0" w:color="auto"/>
            <w:bottom w:val="none" w:sz="0" w:space="0" w:color="auto"/>
            <w:right w:val="none" w:sz="0" w:space="0" w:color="auto"/>
          </w:divBdr>
        </w:div>
        <w:div w:id="1479686911">
          <w:marLeft w:val="640"/>
          <w:marRight w:val="0"/>
          <w:marTop w:val="0"/>
          <w:marBottom w:val="0"/>
          <w:divBdr>
            <w:top w:val="none" w:sz="0" w:space="0" w:color="auto"/>
            <w:left w:val="none" w:sz="0" w:space="0" w:color="auto"/>
            <w:bottom w:val="none" w:sz="0" w:space="0" w:color="auto"/>
            <w:right w:val="none" w:sz="0" w:space="0" w:color="auto"/>
          </w:divBdr>
        </w:div>
        <w:div w:id="1507793828">
          <w:marLeft w:val="640"/>
          <w:marRight w:val="0"/>
          <w:marTop w:val="0"/>
          <w:marBottom w:val="0"/>
          <w:divBdr>
            <w:top w:val="none" w:sz="0" w:space="0" w:color="auto"/>
            <w:left w:val="none" w:sz="0" w:space="0" w:color="auto"/>
            <w:bottom w:val="none" w:sz="0" w:space="0" w:color="auto"/>
            <w:right w:val="none" w:sz="0" w:space="0" w:color="auto"/>
          </w:divBdr>
        </w:div>
        <w:div w:id="46227935">
          <w:marLeft w:val="640"/>
          <w:marRight w:val="0"/>
          <w:marTop w:val="0"/>
          <w:marBottom w:val="0"/>
          <w:divBdr>
            <w:top w:val="none" w:sz="0" w:space="0" w:color="auto"/>
            <w:left w:val="none" w:sz="0" w:space="0" w:color="auto"/>
            <w:bottom w:val="none" w:sz="0" w:space="0" w:color="auto"/>
            <w:right w:val="none" w:sz="0" w:space="0" w:color="auto"/>
          </w:divBdr>
        </w:div>
        <w:div w:id="1373119108">
          <w:marLeft w:val="640"/>
          <w:marRight w:val="0"/>
          <w:marTop w:val="0"/>
          <w:marBottom w:val="0"/>
          <w:divBdr>
            <w:top w:val="none" w:sz="0" w:space="0" w:color="auto"/>
            <w:left w:val="none" w:sz="0" w:space="0" w:color="auto"/>
            <w:bottom w:val="none" w:sz="0" w:space="0" w:color="auto"/>
            <w:right w:val="none" w:sz="0" w:space="0" w:color="auto"/>
          </w:divBdr>
        </w:div>
        <w:div w:id="596911118">
          <w:marLeft w:val="640"/>
          <w:marRight w:val="0"/>
          <w:marTop w:val="0"/>
          <w:marBottom w:val="0"/>
          <w:divBdr>
            <w:top w:val="none" w:sz="0" w:space="0" w:color="auto"/>
            <w:left w:val="none" w:sz="0" w:space="0" w:color="auto"/>
            <w:bottom w:val="none" w:sz="0" w:space="0" w:color="auto"/>
            <w:right w:val="none" w:sz="0" w:space="0" w:color="auto"/>
          </w:divBdr>
        </w:div>
        <w:div w:id="1120763692">
          <w:marLeft w:val="640"/>
          <w:marRight w:val="0"/>
          <w:marTop w:val="0"/>
          <w:marBottom w:val="0"/>
          <w:divBdr>
            <w:top w:val="none" w:sz="0" w:space="0" w:color="auto"/>
            <w:left w:val="none" w:sz="0" w:space="0" w:color="auto"/>
            <w:bottom w:val="none" w:sz="0" w:space="0" w:color="auto"/>
            <w:right w:val="none" w:sz="0" w:space="0" w:color="auto"/>
          </w:divBdr>
        </w:div>
        <w:div w:id="1580941935">
          <w:marLeft w:val="640"/>
          <w:marRight w:val="0"/>
          <w:marTop w:val="0"/>
          <w:marBottom w:val="0"/>
          <w:divBdr>
            <w:top w:val="none" w:sz="0" w:space="0" w:color="auto"/>
            <w:left w:val="none" w:sz="0" w:space="0" w:color="auto"/>
            <w:bottom w:val="none" w:sz="0" w:space="0" w:color="auto"/>
            <w:right w:val="none" w:sz="0" w:space="0" w:color="auto"/>
          </w:divBdr>
        </w:div>
        <w:div w:id="1226530738">
          <w:marLeft w:val="640"/>
          <w:marRight w:val="0"/>
          <w:marTop w:val="0"/>
          <w:marBottom w:val="0"/>
          <w:divBdr>
            <w:top w:val="none" w:sz="0" w:space="0" w:color="auto"/>
            <w:left w:val="none" w:sz="0" w:space="0" w:color="auto"/>
            <w:bottom w:val="none" w:sz="0" w:space="0" w:color="auto"/>
            <w:right w:val="none" w:sz="0" w:space="0" w:color="auto"/>
          </w:divBdr>
        </w:div>
        <w:div w:id="1647932272">
          <w:marLeft w:val="640"/>
          <w:marRight w:val="0"/>
          <w:marTop w:val="0"/>
          <w:marBottom w:val="0"/>
          <w:divBdr>
            <w:top w:val="none" w:sz="0" w:space="0" w:color="auto"/>
            <w:left w:val="none" w:sz="0" w:space="0" w:color="auto"/>
            <w:bottom w:val="none" w:sz="0" w:space="0" w:color="auto"/>
            <w:right w:val="none" w:sz="0" w:space="0" w:color="auto"/>
          </w:divBdr>
        </w:div>
        <w:div w:id="1117872255">
          <w:marLeft w:val="640"/>
          <w:marRight w:val="0"/>
          <w:marTop w:val="0"/>
          <w:marBottom w:val="0"/>
          <w:divBdr>
            <w:top w:val="none" w:sz="0" w:space="0" w:color="auto"/>
            <w:left w:val="none" w:sz="0" w:space="0" w:color="auto"/>
            <w:bottom w:val="none" w:sz="0" w:space="0" w:color="auto"/>
            <w:right w:val="none" w:sz="0" w:space="0" w:color="auto"/>
          </w:divBdr>
        </w:div>
        <w:div w:id="451440401">
          <w:marLeft w:val="640"/>
          <w:marRight w:val="0"/>
          <w:marTop w:val="0"/>
          <w:marBottom w:val="0"/>
          <w:divBdr>
            <w:top w:val="none" w:sz="0" w:space="0" w:color="auto"/>
            <w:left w:val="none" w:sz="0" w:space="0" w:color="auto"/>
            <w:bottom w:val="none" w:sz="0" w:space="0" w:color="auto"/>
            <w:right w:val="none" w:sz="0" w:space="0" w:color="auto"/>
          </w:divBdr>
        </w:div>
        <w:div w:id="325598314">
          <w:marLeft w:val="640"/>
          <w:marRight w:val="0"/>
          <w:marTop w:val="0"/>
          <w:marBottom w:val="0"/>
          <w:divBdr>
            <w:top w:val="none" w:sz="0" w:space="0" w:color="auto"/>
            <w:left w:val="none" w:sz="0" w:space="0" w:color="auto"/>
            <w:bottom w:val="none" w:sz="0" w:space="0" w:color="auto"/>
            <w:right w:val="none" w:sz="0" w:space="0" w:color="auto"/>
          </w:divBdr>
        </w:div>
        <w:div w:id="961379449">
          <w:marLeft w:val="640"/>
          <w:marRight w:val="0"/>
          <w:marTop w:val="0"/>
          <w:marBottom w:val="0"/>
          <w:divBdr>
            <w:top w:val="none" w:sz="0" w:space="0" w:color="auto"/>
            <w:left w:val="none" w:sz="0" w:space="0" w:color="auto"/>
            <w:bottom w:val="none" w:sz="0" w:space="0" w:color="auto"/>
            <w:right w:val="none" w:sz="0" w:space="0" w:color="auto"/>
          </w:divBdr>
        </w:div>
        <w:div w:id="1727097742">
          <w:marLeft w:val="640"/>
          <w:marRight w:val="0"/>
          <w:marTop w:val="0"/>
          <w:marBottom w:val="0"/>
          <w:divBdr>
            <w:top w:val="none" w:sz="0" w:space="0" w:color="auto"/>
            <w:left w:val="none" w:sz="0" w:space="0" w:color="auto"/>
            <w:bottom w:val="none" w:sz="0" w:space="0" w:color="auto"/>
            <w:right w:val="none" w:sz="0" w:space="0" w:color="auto"/>
          </w:divBdr>
        </w:div>
        <w:div w:id="1437864938">
          <w:marLeft w:val="640"/>
          <w:marRight w:val="0"/>
          <w:marTop w:val="0"/>
          <w:marBottom w:val="0"/>
          <w:divBdr>
            <w:top w:val="none" w:sz="0" w:space="0" w:color="auto"/>
            <w:left w:val="none" w:sz="0" w:space="0" w:color="auto"/>
            <w:bottom w:val="none" w:sz="0" w:space="0" w:color="auto"/>
            <w:right w:val="none" w:sz="0" w:space="0" w:color="auto"/>
          </w:divBdr>
        </w:div>
        <w:div w:id="2100058552">
          <w:marLeft w:val="640"/>
          <w:marRight w:val="0"/>
          <w:marTop w:val="0"/>
          <w:marBottom w:val="0"/>
          <w:divBdr>
            <w:top w:val="none" w:sz="0" w:space="0" w:color="auto"/>
            <w:left w:val="none" w:sz="0" w:space="0" w:color="auto"/>
            <w:bottom w:val="none" w:sz="0" w:space="0" w:color="auto"/>
            <w:right w:val="none" w:sz="0" w:space="0" w:color="auto"/>
          </w:divBdr>
        </w:div>
        <w:div w:id="2012248547">
          <w:marLeft w:val="640"/>
          <w:marRight w:val="0"/>
          <w:marTop w:val="0"/>
          <w:marBottom w:val="0"/>
          <w:divBdr>
            <w:top w:val="none" w:sz="0" w:space="0" w:color="auto"/>
            <w:left w:val="none" w:sz="0" w:space="0" w:color="auto"/>
            <w:bottom w:val="none" w:sz="0" w:space="0" w:color="auto"/>
            <w:right w:val="none" w:sz="0" w:space="0" w:color="auto"/>
          </w:divBdr>
        </w:div>
        <w:div w:id="840312170">
          <w:marLeft w:val="640"/>
          <w:marRight w:val="0"/>
          <w:marTop w:val="0"/>
          <w:marBottom w:val="0"/>
          <w:divBdr>
            <w:top w:val="none" w:sz="0" w:space="0" w:color="auto"/>
            <w:left w:val="none" w:sz="0" w:space="0" w:color="auto"/>
            <w:bottom w:val="none" w:sz="0" w:space="0" w:color="auto"/>
            <w:right w:val="none" w:sz="0" w:space="0" w:color="auto"/>
          </w:divBdr>
        </w:div>
        <w:div w:id="1476490580">
          <w:marLeft w:val="640"/>
          <w:marRight w:val="0"/>
          <w:marTop w:val="0"/>
          <w:marBottom w:val="0"/>
          <w:divBdr>
            <w:top w:val="none" w:sz="0" w:space="0" w:color="auto"/>
            <w:left w:val="none" w:sz="0" w:space="0" w:color="auto"/>
            <w:bottom w:val="none" w:sz="0" w:space="0" w:color="auto"/>
            <w:right w:val="none" w:sz="0" w:space="0" w:color="auto"/>
          </w:divBdr>
        </w:div>
        <w:div w:id="1130979234">
          <w:marLeft w:val="640"/>
          <w:marRight w:val="0"/>
          <w:marTop w:val="0"/>
          <w:marBottom w:val="0"/>
          <w:divBdr>
            <w:top w:val="none" w:sz="0" w:space="0" w:color="auto"/>
            <w:left w:val="none" w:sz="0" w:space="0" w:color="auto"/>
            <w:bottom w:val="none" w:sz="0" w:space="0" w:color="auto"/>
            <w:right w:val="none" w:sz="0" w:space="0" w:color="auto"/>
          </w:divBdr>
        </w:div>
        <w:div w:id="1867716024">
          <w:marLeft w:val="640"/>
          <w:marRight w:val="0"/>
          <w:marTop w:val="0"/>
          <w:marBottom w:val="0"/>
          <w:divBdr>
            <w:top w:val="none" w:sz="0" w:space="0" w:color="auto"/>
            <w:left w:val="none" w:sz="0" w:space="0" w:color="auto"/>
            <w:bottom w:val="none" w:sz="0" w:space="0" w:color="auto"/>
            <w:right w:val="none" w:sz="0" w:space="0" w:color="auto"/>
          </w:divBdr>
        </w:div>
        <w:div w:id="863253562">
          <w:marLeft w:val="640"/>
          <w:marRight w:val="0"/>
          <w:marTop w:val="0"/>
          <w:marBottom w:val="0"/>
          <w:divBdr>
            <w:top w:val="none" w:sz="0" w:space="0" w:color="auto"/>
            <w:left w:val="none" w:sz="0" w:space="0" w:color="auto"/>
            <w:bottom w:val="none" w:sz="0" w:space="0" w:color="auto"/>
            <w:right w:val="none" w:sz="0" w:space="0" w:color="auto"/>
          </w:divBdr>
        </w:div>
        <w:div w:id="1012489954">
          <w:marLeft w:val="640"/>
          <w:marRight w:val="0"/>
          <w:marTop w:val="0"/>
          <w:marBottom w:val="0"/>
          <w:divBdr>
            <w:top w:val="none" w:sz="0" w:space="0" w:color="auto"/>
            <w:left w:val="none" w:sz="0" w:space="0" w:color="auto"/>
            <w:bottom w:val="none" w:sz="0" w:space="0" w:color="auto"/>
            <w:right w:val="none" w:sz="0" w:space="0" w:color="auto"/>
          </w:divBdr>
        </w:div>
        <w:div w:id="677275327">
          <w:marLeft w:val="640"/>
          <w:marRight w:val="0"/>
          <w:marTop w:val="0"/>
          <w:marBottom w:val="0"/>
          <w:divBdr>
            <w:top w:val="none" w:sz="0" w:space="0" w:color="auto"/>
            <w:left w:val="none" w:sz="0" w:space="0" w:color="auto"/>
            <w:bottom w:val="none" w:sz="0" w:space="0" w:color="auto"/>
            <w:right w:val="none" w:sz="0" w:space="0" w:color="auto"/>
          </w:divBdr>
        </w:div>
        <w:div w:id="1337998390">
          <w:marLeft w:val="640"/>
          <w:marRight w:val="0"/>
          <w:marTop w:val="0"/>
          <w:marBottom w:val="0"/>
          <w:divBdr>
            <w:top w:val="none" w:sz="0" w:space="0" w:color="auto"/>
            <w:left w:val="none" w:sz="0" w:space="0" w:color="auto"/>
            <w:bottom w:val="none" w:sz="0" w:space="0" w:color="auto"/>
            <w:right w:val="none" w:sz="0" w:space="0" w:color="auto"/>
          </w:divBdr>
        </w:div>
        <w:div w:id="1952319050">
          <w:marLeft w:val="640"/>
          <w:marRight w:val="0"/>
          <w:marTop w:val="0"/>
          <w:marBottom w:val="0"/>
          <w:divBdr>
            <w:top w:val="none" w:sz="0" w:space="0" w:color="auto"/>
            <w:left w:val="none" w:sz="0" w:space="0" w:color="auto"/>
            <w:bottom w:val="none" w:sz="0" w:space="0" w:color="auto"/>
            <w:right w:val="none" w:sz="0" w:space="0" w:color="auto"/>
          </w:divBdr>
        </w:div>
        <w:div w:id="1354573686">
          <w:marLeft w:val="640"/>
          <w:marRight w:val="0"/>
          <w:marTop w:val="0"/>
          <w:marBottom w:val="0"/>
          <w:divBdr>
            <w:top w:val="none" w:sz="0" w:space="0" w:color="auto"/>
            <w:left w:val="none" w:sz="0" w:space="0" w:color="auto"/>
            <w:bottom w:val="none" w:sz="0" w:space="0" w:color="auto"/>
            <w:right w:val="none" w:sz="0" w:space="0" w:color="auto"/>
          </w:divBdr>
        </w:div>
        <w:div w:id="1547257825">
          <w:marLeft w:val="640"/>
          <w:marRight w:val="0"/>
          <w:marTop w:val="0"/>
          <w:marBottom w:val="0"/>
          <w:divBdr>
            <w:top w:val="none" w:sz="0" w:space="0" w:color="auto"/>
            <w:left w:val="none" w:sz="0" w:space="0" w:color="auto"/>
            <w:bottom w:val="none" w:sz="0" w:space="0" w:color="auto"/>
            <w:right w:val="none" w:sz="0" w:space="0" w:color="auto"/>
          </w:divBdr>
        </w:div>
        <w:div w:id="609357089">
          <w:marLeft w:val="640"/>
          <w:marRight w:val="0"/>
          <w:marTop w:val="0"/>
          <w:marBottom w:val="0"/>
          <w:divBdr>
            <w:top w:val="none" w:sz="0" w:space="0" w:color="auto"/>
            <w:left w:val="none" w:sz="0" w:space="0" w:color="auto"/>
            <w:bottom w:val="none" w:sz="0" w:space="0" w:color="auto"/>
            <w:right w:val="none" w:sz="0" w:space="0" w:color="auto"/>
          </w:divBdr>
        </w:div>
        <w:div w:id="1069421052">
          <w:marLeft w:val="640"/>
          <w:marRight w:val="0"/>
          <w:marTop w:val="0"/>
          <w:marBottom w:val="0"/>
          <w:divBdr>
            <w:top w:val="none" w:sz="0" w:space="0" w:color="auto"/>
            <w:left w:val="none" w:sz="0" w:space="0" w:color="auto"/>
            <w:bottom w:val="none" w:sz="0" w:space="0" w:color="auto"/>
            <w:right w:val="none" w:sz="0" w:space="0" w:color="auto"/>
          </w:divBdr>
        </w:div>
        <w:div w:id="1992325639">
          <w:marLeft w:val="640"/>
          <w:marRight w:val="0"/>
          <w:marTop w:val="0"/>
          <w:marBottom w:val="0"/>
          <w:divBdr>
            <w:top w:val="none" w:sz="0" w:space="0" w:color="auto"/>
            <w:left w:val="none" w:sz="0" w:space="0" w:color="auto"/>
            <w:bottom w:val="none" w:sz="0" w:space="0" w:color="auto"/>
            <w:right w:val="none" w:sz="0" w:space="0" w:color="auto"/>
          </w:divBdr>
        </w:div>
        <w:div w:id="2094810949">
          <w:marLeft w:val="640"/>
          <w:marRight w:val="0"/>
          <w:marTop w:val="0"/>
          <w:marBottom w:val="0"/>
          <w:divBdr>
            <w:top w:val="none" w:sz="0" w:space="0" w:color="auto"/>
            <w:left w:val="none" w:sz="0" w:space="0" w:color="auto"/>
            <w:bottom w:val="none" w:sz="0" w:space="0" w:color="auto"/>
            <w:right w:val="none" w:sz="0" w:space="0" w:color="auto"/>
          </w:divBdr>
        </w:div>
        <w:div w:id="940454264">
          <w:marLeft w:val="640"/>
          <w:marRight w:val="0"/>
          <w:marTop w:val="0"/>
          <w:marBottom w:val="0"/>
          <w:divBdr>
            <w:top w:val="none" w:sz="0" w:space="0" w:color="auto"/>
            <w:left w:val="none" w:sz="0" w:space="0" w:color="auto"/>
            <w:bottom w:val="none" w:sz="0" w:space="0" w:color="auto"/>
            <w:right w:val="none" w:sz="0" w:space="0" w:color="auto"/>
          </w:divBdr>
        </w:div>
        <w:div w:id="1557933370">
          <w:marLeft w:val="640"/>
          <w:marRight w:val="0"/>
          <w:marTop w:val="0"/>
          <w:marBottom w:val="0"/>
          <w:divBdr>
            <w:top w:val="none" w:sz="0" w:space="0" w:color="auto"/>
            <w:left w:val="none" w:sz="0" w:space="0" w:color="auto"/>
            <w:bottom w:val="none" w:sz="0" w:space="0" w:color="auto"/>
            <w:right w:val="none" w:sz="0" w:space="0" w:color="auto"/>
          </w:divBdr>
        </w:div>
        <w:div w:id="838811939">
          <w:marLeft w:val="640"/>
          <w:marRight w:val="0"/>
          <w:marTop w:val="0"/>
          <w:marBottom w:val="0"/>
          <w:divBdr>
            <w:top w:val="none" w:sz="0" w:space="0" w:color="auto"/>
            <w:left w:val="none" w:sz="0" w:space="0" w:color="auto"/>
            <w:bottom w:val="none" w:sz="0" w:space="0" w:color="auto"/>
            <w:right w:val="none" w:sz="0" w:space="0" w:color="auto"/>
          </w:divBdr>
        </w:div>
        <w:div w:id="1788087631">
          <w:marLeft w:val="640"/>
          <w:marRight w:val="0"/>
          <w:marTop w:val="0"/>
          <w:marBottom w:val="0"/>
          <w:divBdr>
            <w:top w:val="none" w:sz="0" w:space="0" w:color="auto"/>
            <w:left w:val="none" w:sz="0" w:space="0" w:color="auto"/>
            <w:bottom w:val="none" w:sz="0" w:space="0" w:color="auto"/>
            <w:right w:val="none" w:sz="0" w:space="0" w:color="auto"/>
          </w:divBdr>
        </w:div>
        <w:div w:id="702245375">
          <w:marLeft w:val="640"/>
          <w:marRight w:val="0"/>
          <w:marTop w:val="0"/>
          <w:marBottom w:val="0"/>
          <w:divBdr>
            <w:top w:val="none" w:sz="0" w:space="0" w:color="auto"/>
            <w:left w:val="none" w:sz="0" w:space="0" w:color="auto"/>
            <w:bottom w:val="none" w:sz="0" w:space="0" w:color="auto"/>
            <w:right w:val="none" w:sz="0" w:space="0" w:color="auto"/>
          </w:divBdr>
        </w:div>
        <w:div w:id="338388153">
          <w:marLeft w:val="640"/>
          <w:marRight w:val="0"/>
          <w:marTop w:val="0"/>
          <w:marBottom w:val="0"/>
          <w:divBdr>
            <w:top w:val="none" w:sz="0" w:space="0" w:color="auto"/>
            <w:left w:val="none" w:sz="0" w:space="0" w:color="auto"/>
            <w:bottom w:val="none" w:sz="0" w:space="0" w:color="auto"/>
            <w:right w:val="none" w:sz="0" w:space="0" w:color="auto"/>
          </w:divBdr>
        </w:div>
        <w:div w:id="916132446">
          <w:marLeft w:val="640"/>
          <w:marRight w:val="0"/>
          <w:marTop w:val="0"/>
          <w:marBottom w:val="0"/>
          <w:divBdr>
            <w:top w:val="none" w:sz="0" w:space="0" w:color="auto"/>
            <w:left w:val="none" w:sz="0" w:space="0" w:color="auto"/>
            <w:bottom w:val="none" w:sz="0" w:space="0" w:color="auto"/>
            <w:right w:val="none" w:sz="0" w:space="0" w:color="auto"/>
          </w:divBdr>
        </w:div>
        <w:div w:id="1081365072">
          <w:marLeft w:val="640"/>
          <w:marRight w:val="0"/>
          <w:marTop w:val="0"/>
          <w:marBottom w:val="0"/>
          <w:divBdr>
            <w:top w:val="none" w:sz="0" w:space="0" w:color="auto"/>
            <w:left w:val="none" w:sz="0" w:space="0" w:color="auto"/>
            <w:bottom w:val="none" w:sz="0" w:space="0" w:color="auto"/>
            <w:right w:val="none" w:sz="0" w:space="0" w:color="auto"/>
          </w:divBdr>
        </w:div>
        <w:div w:id="1934895301">
          <w:marLeft w:val="640"/>
          <w:marRight w:val="0"/>
          <w:marTop w:val="0"/>
          <w:marBottom w:val="0"/>
          <w:divBdr>
            <w:top w:val="none" w:sz="0" w:space="0" w:color="auto"/>
            <w:left w:val="none" w:sz="0" w:space="0" w:color="auto"/>
            <w:bottom w:val="none" w:sz="0" w:space="0" w:color="auto"/>
            <w:right w:val="none" w:sz="0" w:space="0" w:color="auto"/>
          </w:divBdr>
        </w:div>
        <w:div w:id="670371762">
          <w:marLeft w:val="640"/>
          <w:marRight w:val="0"/>
          <w:marTop w:val="0"/>
          <w:marBottom w:val="0"/>
          <w:divBdr>
            <w:top w:val="none" w:sz="0" w:space="0" w:color="auto"/>
            <w:left w:val="none" w:sz="0" w:space="0" w:color="auto"/>
            <w:bottom w:val="none" w:sz="0" w:space="0" w:color="auto"/>
            <w:right w:val="none" w:sz="0" w:space="0" w:color="auto"/>
          </w:divBdr>
        </w:div>
        <w:div w:id="964047487">
          <w:marLeft w:val="640"/>
          <w:marRight w:val="0"/>
          <w:marTop w:val="0"/>
          <w:marBottom w:val="0"/>
          <w:divBdr>
            <w:top w:val="none" w:sz="0" w:space="0" w:color="auto"/>
            <w:left w:val="none" w:sz="0" w:space="0" w:color="auto"/>
            <w:bottom w:val="none" w:sz="0" w:space="0" w:color="auto"/>
            <w:right w:val="none" w:sz="0" w:space="0" w:color="auto"/>
          </w:divBdr>
        </w:div>
        <w:div w:id="1029067711">
          <w:marLeft w:val="640"/>
          <w:marRight w:val="0"/>
          <w:marTop w:val="0"/>
          <w:marBottom w:val="0"/>
          <w:divBdr>
            <w:top w:val="none" w:sz="0" w:space="0" w:color="auto"/>
            <w:left w:val="none" w:sz="0" w:space="0" w:color="auto"/>
            <w:bottom w:val="none" w:sz="0" w:space="0" w:color="auto"/>
            <w:right w:val="none" w:sz="0" w:space="0" w:color="auto"/>
          </w:divBdr>
        </w:div>
        <w:div w:id="1442872463">
          <w:marLeft w:val="640"/>
          <w:marRight w:val="0"/>
          <w:marTop w:val="0"/>
          <w:marBottom w:val="0"/>
          <w:divBdr>
            <w:top w:val="none" w:sz="0" w:space="0" w:color="auto"/>
            <w:left w:val="none" w:sz="0" w:space="0" w:color="auto"/>
            <w:bottom w:val="none" w:sz="0" w:space="0" w:color="auto"/>
            <w:right w:val="none" w:sz="0" w:space="0" w:color="auto"/>
          </w:divBdr>
        </w:div>
        <w:div w:id="660933079">
          <w:marLeft w:val="640"/>
          <w:marRight w:val="0"/>
          <w:marTop w:val="0"/>
          <w:marBottom w:val="0"/>
          <w:divBdr>
            <w:top w:val="none" w:sz="0" w:space="0" w:color="auto"/>
            <w:left w:val="none" w:sz="0" w:space="0" w:color="auto"/>
            <w:bottom w:val="none" w:sz="0" w:space="0" w:color="auto"/>
            <w:right w:val="none" w:sz="0" w:space="0" w:color="auto"/>
          </w:divBdr>
        </w:div>
        <w:div w:id="348720551">
          <w:marLeft w:val="640"/>
          <w:marRight w:val="0"/>
          <w:marTop w:val="0"/>
          <w:marBottom w:val="0"/>
          <w:divBdr>
            <w:top w:val="none" w:sz="0" w:space="0" w:color="auto"/>
            <w:left w:val="none" w:sz="0" w:space="0" w:color="auto"/>
            <w:bottom w:val="none" w:sz="0" w:space="0" w:color="auto"/>
            <w:right w:val="none" w:sz="0" w:space="0" w:color="auto"/>
          </w:divBdr>
        </w:div>
        <w:div w:id="1567494090">
          <w:marLeft w:val="640"/>
          <w:marRight w:val="0"/>
          <w:marTop w:val="0"/>
          <w:marBottom w:val="0"/>
          <w:divBdr>
            <w:top w:val="none" w:sz="0" w:space="0" w:color="auto"/>
            <w:left w:val="none" w:sz="0" w:space="0" w:color="auto"/>
            <w:bottom w:val="none" w:sz="0" w:space="0" w:color="auto"/>
            <w:right w:val="none" w:sz="0" w:space="0" w:color="auto"/>
          </w:divBdr>
        </w:div>
        <w:div w:id="1398168991">
          <w:marLeft w:val="640"/>
          <w:marRight w:val="0"/>
          <w:marTop w:val="0"/>
          <w:marBottom w:val="0"/>
          <w:divBdr>
            <w:top w:val="none" w:sz="0" w:space="0" w:color="auto"/>
            <w:left w:val="none" w:sz="0" w:space="0" w:color="auto"/>
            <w:bottom w:val="none" w:sz="0" w:space="0" w:color="auto"/>
            <w:right w:val="none" w:sz="0" w:space="0" w:color="auto"/>
          </w:divBdr>
        </w:div>
        <w:div w:id="1163818987">
          <w:marLeft w:val="640"/>
          <w:marRight w:val="0"/>
          <w:marTop w:val="0"/>
          <w:marBottom w:val="0"/>
          <w:divBdr>
            <w:top w:val="none" w:sz="0" w:space="0" w:color="auto"/>
            <w:left w:val="none" w:sz="0" w:space="0" w:color="auto"/>
            <w:bottom w:val="none" w:sz="0" w:space="0" w:color="auto"/>
            <w:right w:val="none" w:sz="0" w:space="0" w:color="auto"/>
          </w:divBdr>
        </w:div>
        <w:div w:id="783235522">
          <w:marLeft w:val="640"/>
          <w:marRight w:val="0"/>
          <w:marTop w:val="0"/>
          <w:marBottom w:val="0"/>
          <w:divBdr>
            <w:top w:val="none" w:sz="0" w:space="0" w:color="auto"/>
            <w:left w:val="none" w:sz="0" w:space="0" w:color="auto"/>
            <w:bottom w:val="none" w:sz="0" w:space="0" w:color="auto"/>
            <w:right w:val="none" w:sz="0" w:space="0" w:color="auto"/>
          </w:divBdr>
        </w:div>
        <w:div w:id="1825245060">
          <w:marLeft w:val="640"/>
          <w:marRight w:val="0"/>
          <w:marTop w:val="0"/>
          <w:marBottom w:val="0"/>
          <w:divBdr>
            <w:top w:val="none" w:sz="0" w:space="0" w:color="auto"/>
            <w:left w:val="none" w:sz="0" w:space="0" w:color="auto"/>
            <w:bottom w:val="none" w:sz="0" w:space="0" w:color="auto"/>
            <w:right w:val="none" w:sz="0" w:space="0" w:color="auto"/>
          </w:divBdr>
        </w:div>
        <w:div w:id="1672029067">
          <w:marLeft w:val="640"/>
          <w:marRight w:val="0"/>
          <w:marTop w:val="0"/>
          <w:marBottom w:val="0"/>
          <w:divBdr>
            <w:top w:val="none" w:sz="0" w:space="0" w:color="auto"/>
            <w:left w:val="none" w:sz="0" w:space="0" w:color="auto"/>
            <w:bottom w:val="none" w:sz="0" w:space="0" w:color="auto"/>
            <w:right w:val="none" w:sz="0" w:space="0" w:color="auto"/>
          </w:divBdr>
        </w:div>
        <w:div w:id="649675312">
          <w:marLeft w:val="640"/>
          <w:marRight w:val="0"/>
          <w:marTop w:val="0"/>
          <w:marBottom w:val="0"/>
          <w:divBdr>
            <w:top w:val="none" w:sz="0" w:space="0" w:color="auto"/>
            <w:left w:val="none" w:sz="0" w:space="0" w:color="auto"/>
            <w:bottom w:val="none" w:sz="0" w:space="0" w:color="auto"/>
            <w:right w:val="none" w:sz="0" w:space="0" w:color="auto"/>
          </w:divBdr>
        </w:div>
        <w:div w:id="1186753695">
          <w:marLeft w:val="640"/>
          <w:marRight w:val="0"/>
          <w:marTop w:val="0"/>
          <w:marBottom w:val="0"/>
          <w:divBdr>
            <w:top w:val="none" w:sz="0" w:space="0" w:color="auto"/>
            <w:left w:val="none" w:sz="0" w:space="0" w:color="auto"/>
            <w:bottom w:val="none" w:sz="0" w:space="0" w:color="auto"/>
            <w:right w:val="none" w:sz="0" w:space="0" w:color="auto"/>
          </w:divBdr>
        </w:div>
        <w:div w:id="1129081563">
          <w:marLeft w:val="640"/>
          <w:marRight w:val="0"/>
          <w:marTop w:val="0"/>
          <w:marBottom w:val="0"/>
          <w:divBdr>
            <w:top w:val="none" w:sz="0" w:space="0" w:color="auto"/>
            <w:left w:val="none" w:sz="0" w:space="0" w:color="auto"/>
            <w:bottom w:val="none" w:sz="0" w:space="0" w:color="auto"/>
            <w:right w:val="none" w:sz="0" w:space="0" w:color="auto"/>
          </w:divBdr>
        </w:div>
        <w:div w:id="1933470723">
          <w:marLeft w:val="640"/>
          <w:marRight w:val="0"/>
          <w:marTop w:val="0"/>
          <w:marBottom w:val="0"/>
          <w:divBdr>
            <w:top w:val="none" w:sz="0" w:space="0" w:color="auto"/>
            <w:left w:val="none" w:sz="0" w:space="0" w:color="auto"/>
            <w:bottom w:val="none" w:sz="0" w:space="0" w:color="auto"/>
            <w:right w:val="none" w:sz="0" w:space="0" w:color="auto"/>
          </w:divBdr>
        </w:div>
        <w:div w:id="1149858233">
          <w:marLeft w:val="640"/>
          <w:marRight w:val="0"/>
          <w:marTop w:val="0"/>
          <w:marBottom w:val="0"/>
          <w:divBdr>
            <w:top w:val="none" w:sz="0" w:space="0" w:color="auto"/>
            <w:left w:val="none" w:sz="0" w:space="0" w:color="auto"/>
            <w:bottom w:val="none" w:sz="0" w:space="0" w:color="auto"/>
            <w:right w:val="none" w:sz="0" w:space="0" w:color="auto"/>
          </w:divBdr>
        </w:div>
        <w:div w:id="2086027899">
          <w:marLeft w:val="640"/>
          <w:marRight w:val="0"/>
          <w:marTop w:val="0"/>
          <w:marBottom w:val="0"/>
          <w:divBdr>
            <w:top w:val="none" w:sz="0" w:space="0" w:color="auto"/>
            <w:left w:val="none" w:sz="0" w:space="0" w:color="auto"/>
            <w:bottom w:val="none" w:sz="0" w:space="0" w:color="auto"/>
            <w:right w:val="none" w:sz="0" w:space="0" w:color="auto"/>
          </w:divBdr>
        </w:div>
        <w:div w:id="134102576">
          <w:marLeft w:val="640"/>
          <w:marRight w:val="0"/>
          <w:marTop w:val="0"/>
          <w:marBottom w:val="0"/>
          <w:divBdr>
            <w:top w:val="none" w:sz="0" w:space="0" w:color="auto"/>
            <w:left w:val="none" w:sz="0" w:space="0" w:color="auto"/>
            <w:bottom w:val="none" w:sz="0" w:space="0" w:color="auto"/>
            <w:right w:val="none" w:sz="0" w:space="0" w:color="auto"/>
          </w:divBdr>
        </w:div>
        <w:div w:id="1335107554">
          <w:marLeft w:val="640"/>
          <w:marRight w:val="0"/>
          <w:marTop w:val="0"/>
          <w:marBottom w:val="0"/>
          <w:divBdr>
            <w:top w:val="none" w:sz="0" w:space="0" w:color="auto"/>
            <w:left w:val="none" w:sz="0" w:space="0" w:color="auto"/>
            <w:bottom w:val="none" w:sz="0" w:space="0" w:color="auto"/>
            <w:right w:val="none" w:sz="0" w:space="0" w:color="auto"/>
          </w:divBdr>
        </w:div>
        <w:div w:id="756094309">
          <w:marLeft w:val="640"/>
          <w:marRight w:val="0"/>
          <w:marTop w:val="0"/>
          <w:marBottom w:val="0"/>
          <w:divBdr>
            <w:top w:val="none" w:sz="0" w:space="0" w:color="auto"/>
            <w:left w:val="none" w:sz="0" w:space="0" w:color="auto"/>
            <w:bottom w:val="none" w:sz="0" w:space="0" w:color="auto"/>
            <w:right w:val="none" w:sz="0" w:space="0" w:color="auto"/>
          </w:divBdr>
        </w:div>
        <w:div w:id="1560096814">
          <w:marLeft w:val="640"/>
          <w:marRight w:val="0"/>
          <w:marTop w:val="0"/>
          <w:marBottom w:val="0"/>
          <w:divBdr>
            <w:top w:val="none" w:sz="0" w:space="0" w:color="auto"/>
            <w:left w:val="none" w:sz="0" w:space="0" w:color="auto"/>
            <w:bottom w:val="none" w:sz="0" w:space="0" w:color="auto"/>
            <w:right w:val="none" w:sz="0" w:space="0" w:color="auto"/>
          </w:divBdr>
        </w:div>
        <w:div w:id="1868904180">
          <w:marLeft w:val="640"/>
          <w:marRight w:val="0"/>
          <w:marTop w:val="0"/>
          <w:marBottom w:val="0"/>
          <w:divBdr>
            <w:top w:val="none" w:sz="0" w:space="0" w:color="auto"/>
            <w:left w:val="none" w:sz="0" w:space="0" w:color="auto"/>
            <w:bottom w:val="none" w:sz="0" w:space="0" w:color="auto"/>
            <w:right w:val="none" w:sz="0" w:space="0" w:color="auto"/>
          </w:divBdr>
        </w:div>
        <w:div w:id="1324626983">
          <w:marLeft w:val="640"/>
          <w:marRight w:val="0"/>
          <w:marTop w:val="0"/>
          <w:marBottom w:val="0"/>
          <w:divBdr>
            <w:top w:val="none" w:sz="0" w:space="0" w:color="auto"/>
            <w:left w:val="none" w:sz="0" w:space="0" w:color="auto"/>
            <w:bottom w:val="none" w:sz="0" w:space="0" w:color="auto"/>
            <w:right w:val="none" w:sz="0" w:space="0" w:color="auto"/>
          </w:divBdr>
        </w:div>
        <w:div w:id="1416172307">
          <w:marLeft w:val="640"/>
          <w:marRight w:val="0"/>
          <w:marTop w:val="0"/>
          <w:marBottom w:val="0"/>
          <w:divBdr>
            <w:top w:val="none" w:sz="0" w:space="0" w:color="auto"/>
            <w:left w:val="none" w:sz="0" w:space="0" w:color="auto"/>
            <w:bottom w:val="none" w:sz="0" w:space="0" w:color="auto"/>
            <w:right w:val="none" w:sz="0" w:space="0" w:color="auto"/>
          </w:divBdr>
        </w:div>
        <w:div w:id="1100836763">
          <w:marLeft w:val="640"/>
          <w:marRight w:val="0"/>
          <w:marTop w:val="0"/>
          <w:marBottom w:val="0"/>
          <w:divBdr>
            <w:top w:val="none" w:sz="0" w:space="0" w:color="auto"/>
            <w:left w:val="none" w:sz="0" w:space="0" w:color="auto"/>
            <w:bottom w:val="none" w:sz="0" w:space="0" w:color="auto"/>
            <w:right w:val="none" w:sz="0" w:space="0" w:color="auto"/>
          </w:divBdr>
        </w:div>
        <w:div w:id="652370594">
          <w:marLeft w:val="640"/>
          <w:marRight w:val="0"/>
          <w:marTop w:val="0"/>
          <w:marBottom w:val="0"/>
          <w:divBdr>
            <w:top w:val="none" w:sz="0" w:space="0" w:color="auto"/>
            <w:left w:val="none" w:sz="0" w:space="0" w:color="auto"/>
            <w:bottom w:val="none" w:sz="0" w:space="0" w:color="auto"/>
            <w:right w:val="none" w:sz="0" w:space="0" w:color="auto"/>
          </w:divBdr>
        </w:div>
        <w:div w:id="287126778">
          <w:marLeft w:val="640"/>
          <w:marRight w:val="0"/>
          <w:marTop w:val="0"/>
          <w:marBottom w:val="0"/>
          <w:divBdr>
            <w:top w:val="none" w:sz="0" w:space="0" w:color="auto"/>
            <w:left w:val="none" w:sz="0" w:space="0" w:color="auto"/>
            <w:bottom w:val="none" w:sz="0" w:space="0" w:color="auto"/>
            <w:right w:val="none" w:sz="0" w:space="0" w:color="auto"/>
          </w:divBdr>
        </w:div>
        <w:div w:id="1601640135">
          <w:marLeft w:val="640"/>
          <w:marRight w:val="0"/>
          <w:marTop w:val="0"/>
          <w:marBottom w:val="0"/>
          <w:divBdr>
            <w:top w:val="none" w:sz="0" w:space="0" w:color="auto"/>
            <w:left w:val="none" w:sz="0" w:space="0" w:color="auto"/>
            <w:bottom w:val="none" w:sz="0" w:space="0" w:color="auto"/>
            <w:right w:val="none" w:sz="0" w:space="0" w:color="auto"/>
          </w:divBdr>
        </w:div>
        <w:div w:id="1768694348">
          <w:marLeft w:val="640"/>
          <w:marRight w:val="0"/>
          <w:marTop w:val="0"/>
          <w:marBottom w:val="0"/>
          <w:divBdr>
            <w:top w:val="none" w:sz="0" w:space="0" w:color="auto"/>
            <w:left w:val="none" w:sz="0" w:space="0" w:color="auto"/>
            <w:bottom w:val="none" w:sz="0" w:space="0" w:color="auto"/>
            <w:right w:val="none" w:sz="0" w:space="0" w:color="auto"/>
          </w:divBdr>
        </w:div>
        <w:div w:id="1411779595">
          <w:marLeft w:val="640"/>
          <w:marRight w:val="0"/>
          <w:marTop w:val="0"/>
          <w:marBottom w:val="0"/>
          <w:divBdr>
            <w:top w:val="none" w:sz="0" w:space="0" w:color="auto"/>
            <w:left w:val="none" w:sz="0" w:space="0" w:color="auto"/>
            <w:bottom w:val="none" w:sz="0" w:space="0" w:color="auto"/>
            <w:right w:val="none" w:sz="0" w:space="0" w:color="auto"/>
          </w:divBdr>
        </w:div>
        <w:div w:id="229654133">
          <w:marLeft w:val="640"/>
          <w:marRight w:val="0"/>
          <w:marTop w:val="0"/>
          <w:marBottom w:val="0"/>
          <w:divBdr>
            <w:top w:val="none" w:sz="0" w:space="0" w:color="auto"/>
            <w:left w:val="none" w:sz="0" w:space="0" w:color="auto"/>
            <w:bottom w:val="none" w:sz="0" w:space="0" w:color="auto"/>
            <w:right w:val="none" w:sz="0" w:space="0" w:color="auto"/>
          </w:divBdr>
        </w:div>
        <w:div w:id="459344297">
          <w:marLeft w:val="640"/>
          <w:marRight w:val="0"/>
          <w:marTop w:val="0"/>
          <w:marBottom w:val="0"/>
          <w:divBdr>
            <w:top w:val="none" w:sz="0" w:space="0" w:color="auto"/>
            <w:left w:val="none" w:sz="0" w:space="0" w:color="auto"/>
            <w:bottom w:val="none" w:sz="0" w:space="0" w:color="auto"/>
            <w:right w:val="none" w:sz="0" w:space="0" w:color="auto"/>
          </w:divBdr>
        </w:div>
        <w:div w:id="778375937">
          <w:marLeft w:val="640"/>
          <w:marRight w:val="0"/>
          <w:marTop w:val="0"/>
          <w:marBottom w:val="0"/>
          <w:divBdr>
            <w:top w:val="none" w:sz="0" w:space="0" w:color="auto"/>
            <w:left w:val="none" w:sz="0" w:space="0" w:color="auto"/>
            <w:bottom w:val="none" w:sz="0" w:space="0" w:color="auto"/>
            <w:right w:val="none" w:sz="0" w:space="0" w:color="auto"/>
          </w:divBdr>
        </w:div>
        <w:div w:id="223293980">
          <w:marLeft w:val="640"/>
          <w:marRight w:val="0"/>
          <w:marTop w:val="0"/>
          <w:marBottom w:val="0"/>
          <w:divBdr>
            <w:top w:val="none" w:sz="0" w:space="0" w:color="auto"/>
            <w:left w:val="none" w:sz="0" w:space="0" w:color="auto"/>
            <w:bottom w:val="none" w:sz="0" w:space="0" w:color="auto"/>
            <w:right w:val="none" w:sz="0" w:space="0" w:color="auto"/>
          </w:divBdr>
        </w:div>
        <w:div w:id="2056932158">
          <w:marLeft w:val="640"/>
          <w:marRight w:val="0"/>
          <w:marTop w:val="0"/>
          <w:marBottom w:val="0"/>
          <w:divBdr>
            <w:top w:val="none" w:sz="0" w:space="0" w:color="auto"/>
            <w:left w:val="none" w:sz="0" w:space="0" w:color="auto"/>
            <w:bottom w:val="none" w:sz="0" w:space="0" w:color="auto"/>
            <w:right w:val="none" w:sz="0" w:space="0" w:color="auto"/>
          </w:divBdr>
        </w:div>
        <w:div w:id="717582263">
          <w:marLeft w:val="640"/>
          <w:marRight w:val="0"/>
          <w:marTop w:val="0"/>
          <w:marBottom w:val="0"/>
          <w:divBdr>
            <w:top w:val="none" w:sz="0" w:space="0" w:color="auto"/>
            <w:left w:val="none" w:sz="0" w:space="0" w:color="auto"/>
            <w:bottom w:val="none" w:sz="0" w:space="0" w:color="auto"/>
            <w:right w:val="none" w:sz="0" w:space="0" w:color="auto"/>
          </w:divBdr>
        </w:div>
        <w:div w:id="1579944794">
          <w:marLeft w:val="640"/>
          <w:marRight w:val="0"/>
          <w:marTop w:val="0"/>
          <w:marBottom w:val="0"/>
          <w:divBdr>
            <w:top w:val="none" w:sz="0" w:space="0" w:color="auto"/>
            <w:left w:val="none" w:sz="0" w:space="0" w:color="auto"/>
            <w:bottom w:val="none" w:sz="0" w:space="0" w:color="auto"/>
            <w:right w:val="none" w:sz="0" w:space="0" w:color="auto"/>
          </w:divBdr>
        </w:div>
        <w:div w:id="363409578">
          <w:marLeft w:val="640"/>
          <w:marRight w:val="0"/>
          <w:marTop w:val="0"/>
          <w:marBottom w:val="0"/>
          <w:divBdr>
            <w:top w:val="none" w:sz="0" w:space="0" w:color="auto"/>
            <w:left w:val="none" w:sz="0" w:space="0" w:color="auto"/>
            <w:bottom w:val="none" w:sz="0" w:space="0" w:color="auto"/>
            <w:right w:val="none" w:sz="0" w:space="0" w:color="auto"/>
          </w:divBdr>
        </w:div>
        <w:div w:id="286591078">
          <w:marLeft w:val="640"/>
          <w:marRight w:val="0"/>
          <w:marTop w:val="0"/>
          <w:marBottom w:val="0"/>
          <w:divBdr>
            <w:top w:val="none" w:sz="0" w:space="0" w:color="auto"/>
            <w:left w:val="none" w:sz="0" w:space="0" w:color="auto"/>
            <w:bottom w:val="none" w:sz="0" w:space="0" w:color="auto"/>
            <w:right w:val="none" w:sz="0" w:space="0" w:color="auto"/>
          </w:divBdr>
        </w:div>
        <w:div w:id="928348386">
          <w:marLeft w:val="640"/>
          <w:marRight w:val="0"/>
          <w:marTop w:val="0"/>
          <w:marBottom w:val="0"/>
          <w:divBdr>
            <w:top w:val="none" w:sz="0" w:space="0" w:color="auto"/>
            <w:left w:val="none" w:sz="0" w:space="0" w:color="auto"/>
            <w:bottom w:val="none" w:sz="0" w:space="0" w:color="auto"/>
            <w:right w:val="none" w:sz="0" w:space="0" w:color="auto"/>
          </w:divBdr>
        </w:div>
        <w:div w:id="688915270">
          <w:marLeft w:val="640"/>
          <w:marRight w:val="0"/>
          <w:marTop w:val="0"/>
          <w:marBottom w:val="0"/>
          <w:divBdr>
            <w:top w:val="none" w:sz="0" w:space="0" w:color="auto"/>
            <w:left w:val="none" w:sz="0" w:space="0" w:color="auto"/>
            <w:bottom w:val="none" w:sz="0" w:space="0" w:color="auto"/>
            <w:right w:val="none" w:sz="0" w:space="0" w:color="auto"/>
          </w:divBdr>
        </w:div>
        <w:div w:id="216090561">
          <w:marLeft w:val="640"/>
          <w:marRight w:val="0"/>
          <w:marTop w:val="0"/>
          <w:marBottom w:val="0"/>
          <w:divBdr>
            <w:top w:val="none" w:sz="0" w:space="0" w:color="auto"/>
            <w:left w:val="none" w:sz="0" w:space="0" w:color="auto"/>
            <w:bottom w:val="none" w:sz="0" w:space="0" w:color="auto"/>
            <w:right w:val="none" w:sz="0" w:space="0" w:color="auto"/>
          </w:divBdr>
        </w:div>
        <w:div w:id="1688096203">
          <w:marLeft w:val="640"/>
          <w:marRight w:val="0"/>
          <w:marTop w:val="0"/>
          <w:marBottom w:val="0"/>
          <w:divBdr>
            <w:top w:val="none" w:sz="0" w:space="0" w:color="auto"/>
            <w:left w:val="none" w:sz="0" w:space="0" w:color="auto"/>
            <w:bottom w:val="none" w:sz="0" w:space="0" w:color="auto"/>
            <w:right w:val="none" w:sz="0" w:space="0" w:color="auto"/>
          </w:divBdr>
        </w:div>
        <w:div w:id="2099907596">
          <w:marLeft w:val="640"/>
          <w:marRight w:val="0"/>
          <w:marTop w:val="0"/>
          <w:marBottom w:val="0"/>
          <w:divBdr>
            <w:top w:val="none" w:sz="0" w:space="0" w:color="auto"/>
            <w:left w:val="none" w:sz="0" w:space="0" w:color="auto"/>
            <w:bottom w:val="none" w:sz="0" w:space="0" w:color="auto"/>
            <w:right w:val="none" w:sz="0" w:space="0" w:color="auto"/>
          </w:divBdr>
        </w:div>
        <w:div w:id="1099444062">
          <w:marLeft w:val="640"/>
          <w:marRight w:val="0"/>
          <w:marTop w:val="0"/>
          <w:marBottom w:val="0"/>
          <w:divBdr>
            <w:top w:val="none" w:sz="0" w:space="0" w:color="auto"/>
            <w:left w:val="none" w:sz="0" w:space="0" w:color="auto"/>
            <w:bottom w:val="none" w:sz="0" w:space="0" w:color="auto"/>
            <w:right w:val="none" w:sz="0" w:space="0" w:color="auto"/>
          </w:divBdr>
        </w:div>
        <w:div w:id="1357076518">
          <w:marLeft w:val="640"/>
          <w:marRight w:val="0"/>
          <w:marTop w:val="0"/>
          <w:marBottom w:val="0"/>
          <w:divBdr>
            <w:top w:val="none" w:sz="0" w:space="0" w:color="auto"/>
            <w:left w:val="none" w:sz="0" w:space="0" w:color="auto"/>
            <w:bottom w:val="none" w:sz="0" w:space="0" w:color="auto"/>
            <w:right w:val="none" w:sz="0" w:space="0" w:color="auto"/>
          </w:divBdr>
        </w:div>
        <w:div w:id="1156453285">
          <w:marLeft w:val="640"/>
          <w:marRight w:val="0"/>
          <w:marTop w:val="0"/>
          <w:marBottom w:val="0"/>
          <w:divBdr>
            <w:top w:val="none" w:sz="0" w:space="0" w:color="auto"/>
            <w:left w:val="none" w:sz="0" w:space="0" w:color="auto"/>
            <w:bottom w:val="none" w:sz="0" w:space="0" w:color="auto"/>
            <w:right w:val="none" w:sz="0" w:space="0" w:color="auto"/>
          </w:divBdr>
        </w:div>
        <w:div w:id="776873379">
          <w:marLeft w:val="640"/>
          <w:marRight w:val="0"/>
          <w:marTop w:val="0"/>
          <w:marBottom w:val="0"/>
          <w:divBdr>
            <w:top w:val="none" w:sz="0" w:space="0" w:color="auto"/>
            <w:left w:val="none" w:sz="0" w:space="0" w:color="auto"/>
            <w:bottom w:val="none" w:sz="0" w:space="0" w:color="auto"/>
            <w:right w:val="none" w:sz="0" w:space="0" w:color="auto"/>
          </w:divBdr>
        </w:div>
        <w:div w:id="1789621038">
          <w:marLeft w:val="640"/>
          <w:marRight w:val="0"/>
          <w:marTop w:val="0"/>
          <w:marBottom w:val="0"/>
          <w:divBdr>
            <w:top w:val="none" w:sz="0" w:space="0" w:color="auto"/>
            <w:left w:val="none" w:sz="0" w:space="0" w:color="auto"/>
            <w:bottom w:val="none" w:sz="0" w:space="0" w:color="auto"/>
            <w:right w:val="none" w:sz="0" w:space="0" w:color="auto"/>
          </w:divBdr>
        </w:div>
        <w:div w:id="1655328826">
          <w:marLeft w:val="640"/>
          <w:marRight w:val="0"/>
          <w:marTop w:val="0"/>
          <w:marBottom w:val="0"/>
          <w:divBdr>
            <w:top w:val="none" w:sz="0" w:space="0" w:color="auto"/>
            <w:left w:val="none" w:sz="0" w:space="0" w:color="auto"/>
            <w:bottom w:val="none" w:sz="0" w:space="0" w:color="auto"/>
            <w:right w:val="none" w:sz="0" w:space="0" w:color="auto"/>
          </w:divBdr>
        </w:div>
        <w:div w:id="1915583537">
          <w:marLeft w:val="640"/>
          <w:marRight w:val="0"/>
          <w:marTop w:val="0"/>
          <w:marBottom w:val="0"/>
          <w:divBdr>
            <w:top w:val="none" w:sz="0" w:space="0" w:color="auto"/>
            <w:left w:val="none" w:sz="0" w:space="0" w:color="auto"/>
            <w:bottom w:val="none" w:sz="0" w:space="0" w:color="auto"/>
            <w:right w:val="none" w:sz="0" w:space="0" w:color="auto"/>
          </w:divBdr>
        </w:div>
        <w:div w:id="278731535">
          <w:marLeft w:val="640"/>
          <w:marRight w:val="0"/>
          <w:marTop w:val="0"/>
          <w:marBottom w:val="0"/>
          <w:divBdr>
            <w:top w:val="none" w:sz="0" w:space="0" w:color="auto"/>
            <w:left w:val="none" w:sz="0" w:space="0" w:color="auto"/>
            <w:bottom w:val="none" w:sz="0" w:space="0" w:color="auto"/>
            <w:right w:val="none" w:sz="0" w:space="0" w:color="auto"/>
          </w:divBdr>
        </w:div>
        <w:div w:id="483279225">
          <w:marLeft w:val="640"/>
          <w:marRight w:val="0"/>
          <w:marTop w:val="0"/>
          <w:marBottom w:val="0"/>
          <w:divBdr>
            <w:top w:val="none" w:sz="0" w:space="0" w:color="auto"/>
            <w:left w:val="none" w:sz="0" w:space="0" w:color="auto"/>
            <w:bottom w:val="none" w:sz="0" w:space="0" w:color="auto"/>
            <w:right w:val="none" w:sz="0" w:space="0" w:color="auto"/>
          </w:divBdr>
        </w:div>
        <w:div w:id="1498183371">
          <w:marLeft w:val="640"/>
          <w:marRight w:val="0"/>
          <w:marTop w:val="0"/>
          <w:marBottom w:val="0"/>
          <w:divBdr>
            <w:top w:val="none" w:sz="0" w:space="0" w:color="auto"/>
            <w:left w:val="none" w:sz="0" w:space="0" w:color="auto"/>
            <w:bottom w:val="none" w:sz="0" w:space="0" w:color="auto"/>
            <w:right w:val="none" w:sz="0" w:space="0" w:color="auto"/>
          </w:divBdr>
        </w:div>
        <w:div w:id="1715764735">
          <w:marLeft w:val="640"/>
          <w:marRight w:val="0"/>
          <w:marTop w:val="0"/>
          <w:marBottom w:val="0"/>
          <w:divBdr>
            <w:top w:val="none" w:sz="0" w:space="0" w:color="auto"/>
            <w:left w:val="none" w:sz="0" w:space="0" w:color="auto"/>
            <w:bottom w:val="none" w:sz="0" w:space="0" w:color="auto"/>
            <w:right w:val="none" w:sz="0" w:space="0" w:color="auto"/>
          </w:divBdr>
        </w:div>
        <w:div w:id="1392344661">
          <w:marLeft w:val="640"/>
          <w:marRight w:val="0"/>
          <w:marTop w:val="0"/>
          <w:marBottom w:val="0"/>
          <w:divBdr>
            <w:top w:val="none" w:sz="0" w:space="0" w:color="auto"/>
            <w:left w:val="none" w:sz="0" w:space="0" w:color="auto"/>
            <w:bottom w:val="none" w:sz="0" w:space="0" w:color="auto"/>
            <w:right w:val="none" w:sz="0" w:space="0" w:color="auto"/>
          </w:divBdr>
        </w:div>
        <w:div w:id="624584915">
          <w:marLeft w:val="640"/>
          <w:marRight w:val="0"/>
          <w:marTop w:val="0"/>
          <w:marBottom w:val="0"/>
          <w:divBdr>
            <w:top w:val="none" w:sz="0" w:space="0" w:color="auto"/>
            <w:left w:val="none" w:sz="0" w:space="0" w:color="auto"/>
            <w:bottom w:val="none" w:sz="0" w:space="0" w:color="auto"/>
            <w:right w:val="none" w:sz="0" w:space="0" w:color="auto"/>
          </w:divBdr>
        </w:div>
        <w:div w:id="101266643">
          <w:marLeft w:val="640"/>
          <w:marRight w:val="0"/>
          <w:marTop w:val="0"/>
          <w:marBottom w:val="0"/>
          <w:divBdr>
            <w:top w:val="none" w:sz="0" w:space="0" w:color="auto"/>
            <w:left w:val="none" w:sz="0" w:space="0" w:color="auto"/>
            <w:bottom w:val="none" w:sz="0" w:space="0" w:color="auto"/>
            <w:right w:val="none" w:sz="0" w:space="0" w:color="auto"/>
          </w:divBdr>
        </w:div>
        <w:div w:id="354573416">
          <w:marLeft w:val="640"/>
          <w:marRight w:val="0"/>
          <w:marTop w:val="0"/>
          <w:marBottom w:val="0"/>
          <w:divBdr>
            <w:top w:val="none" w:sz="0" w:space="0" w:color="auto"/>
            <w:left w:val="none" w:sz="0" w:space="0" w:color="auto"/>
            <w:bottom w:val="none" w:sz="0" w:space="0" w:color="auto"/>
            <w:right w:val="none" w:sz="0" w:space="0" w:color="auto"/>
          </w:divBdr>
        </w:div>
        <w:div w:id="458887557">
          <w:marLeft w:val="640"/>
          <w:marRight w:val="0"/>
          <w:marTop w:val="0"/>
          <w:marBottom w:val="0"/>
          <w:divBdr>
            <w:top w:val="none" w:sz="0" w:space="0" w:color="auto"/>
            <w:left w:val="none" w:sz="0" w:space="0" w:color="auto"/>
            <w:bottom w:val="none" w:sz="0" w:space="0" w:color="auto"/>
            <w:right w:val="none" w:sz="0" w:space="0" w:color="auto"/>
          </w:divBdr>
        </w:div>
        <w:div w:id="568269688">
          <w:marLeft w:val="640"/>
          <w:marRight w:val="0"/>
          <w:marTop w:val="0"/>
          <w:marBottom w:val="0"/>
          <w:divBdr>
            <w:top w:val="none" w:sz="0" w:space="0" w:color="auto"/>
            <w:left w:val="none" w:sz="0" w:space="0" w:color="auto"/>
            <w:bottom w:val="none" w:sz="0" w:space="0" w:color="auto"/>
            <w:right w:val="none" w:sz="0" w:space="0" w:color="auto"/>
          </w:divBdr>
        </w:div>
        <w:div w:id="1825706824">
          <w:marLeft w:val="640"/>
          <w:marRight w:val="0"/>
          <w:marTop w:val="0"/>
          <w:marBottom w:val="0"/>
          <w:divBdr>
            <w:top w:val="none" w:sz="0" w:space="0" w:color="auto"/>
            <w:left w:val="none" w:sz="0" w:space="0" w:color="auto"/>
            <w:bottom w:val="none" w:sz="0" w:space="0" w:color="auto"/>
            <w:right w:val="none" w:sz="0" w:space="0" w:color="auto"/>
          </w:divBdr>
        </w:div>
        <w:div w:id="1296302418">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3604499">
      <w:bodyDiv w:val="1"/>
      <w:marLeft w:val="0"/>
      <w:marRight w:val="0"/>
      <w:marTop w:val="0"/>
      <w:marBottom w:val="0"/>
      <w:divBdr>
        <w:top w:val="none" w:sz="0" w:space="0" w:color="auto"/>
        <w:left w:val="none" w:sz="0" w:space="0" w:color="auto"/>
        <w:bottom w:val="none" w:sz="0" w:space="0" w:color="auto"/>
        <w:right w:val="none" w:sz="0" w:space="0" w:color="auto"/>
      </w:divBdr>
      <w:divsChild>
        <w:div w:id="949510695">
          <w:marLeft w:val="640"/>
          <w:marRight w:val="0"/>
          <w:marTop w:val="0"/>
          <w:marBottom w:val="0"/>
          <w:divBdr>
            <w:top w:val="none" w:sz="0" w:space="0" w:color="auto"/>
            <w:left w:val="none" w:sz="0" w:space="0" w:color="auto"/>
            <w:bottom w:val="none" w:sz="0" w:space="0" w:color="auto"/>
            <w:right w:val="none" w:sz="0" w:space="0" w:color="auto"/>
          </w:divBdr>
        </w:div>
        <w:div w:id="146213016">
          <w:marLeft w:val="640"/>
          <w:marRight w:val="0"/>
          <w:marTop w:val="0"/>
          <w:marBottom w:val="0"/>
          <w:divBdr>
            <w:top w:val="none" w:sz="0" w:space="0" w:color="auto"/>
            <w:left w:val="none" w:sz="0" w:space="0" w:color="auto"/>
            <w:bottom w:val="none" w:sz="0" w:space="0" w:color="auto"/>
            <w:right w:val="none" w:sz="0" w:space="0" w:color="auto"/>
          </w:divBdr>
        </w:div>
        <w:div w:id="881090108">
          <w:marLeft w:val="640"/>
          <w:marRight w:val="0"/>
          <w:marTop w:val="0"/>
          <w:marBottom w:val="0"/>
          <w:divBdr>
            <w:top w:val="none" w:sz="0" w:space="0" w:color="auto"/>
            <w:left w:val="none" w:sz="0" w:space="0" w:color="auto"/>
            <w:bottom w:val="none" w:sz="0" w:space="0" w:color="auto"/>
            <w:right w:val="none" w:sz="0" w:space="0" w:color="auto"/>
          </w:divBdr>
        </w:div>
        <w:div w:id="1222062488">
          <w:marLeft w:val="640"/>
          <w:marRight w:val="0"/>
          <w:marTop w:val="0"/>
          <w:marBottom w:val="0"/>
          <w:divBdr>
            <w:top w:val="none" w:sz="0" w:space="0" w:color="auto"/>
            <w:left w:val="none" w:sz="0" w:space="0" w:color="auto"/>
            <w:bottom w:val="none" w:sz="0" w:space="0" w:color="auto"/>
            <w:right w:val="none" w:sz="0" w:space="0" w:color="auto"/>
          </w:divBdr>
        </w:div>
        <w:div w:id="434401804">
          <w:marLeft w:val="640"/>
          <w:marRight w:val="0"/>
          <w:marTop w:val="0"/>
          <w:marBottom w:val="0"/>
          <w:divBdr>
            <w:top w:val="none" w:sz="0" w:space="0" w:color="auto"/>
            <w:left w:val="none" w:sz="0" w:space="0" w:color="auto"/>
            <w:bottom w:val="none" w:sz="0" w:space="0" w:color="auto"/>
            <w:right w:val="none" w:sz="0" w:space="0" w:color="auto"/>
          </w:divBdr>
        </w:div>
        <w:div w:id="1409495916">
          <w:marLeft w:val="640"/>
          <w:marRight w:val="0"/>
          <w:marTop w:val="0"/>
          <w:marBottom w:val="0"/>
          <w:divBdr>
            <w:top w:val="none" w:sz="0" w:space="0" w:color="auto"/>
            <w:left w:val="none" w:sz="0" w:space="0" w:color="auto"/>
            <w:bottom w:val="none" w:sz="0" w:space="0" w:color="auto"/>
            <w:right w:val="none" w:sz="0" w:space="0" w:color="auto"/>
          </w:divBdr>
        </w:div>
        <w:div w:id="1027562653">
          <w:marLeft w:val="640"/>
          <w:marRight w:val="0"/>
          <w:marTop w:val="0"/>
          <w:marBottom w:val="0"/>
          <w:divBdr>
            <w:top w:val="none" w:sz="0" w:space="0" w:color="auto"/>
            <w:left w:val="none" w:sz="0" w:space="0" w:color="auto"/>
            <w:bottom w:val="none" w:sz="0" w:space="0" w:color="auto"/>
            <w:right w:val="none" w:sz="0" w:space="0" w:color="auto"/>
          </w:divBdr>
        </w:div>
        <w:div w:id="113257445">
          <w:marLeft w:val="640"/>
          <w:marRight w:val="0"/>
          <w:marTop w:val="0"/>
          <w:marBottom w:val="0"/>
          <w:divBdr>
            <w:top w:val="none" w:sz="0" w:space="0" w:color="auto"/>
            <w:left w:val="none" w:sz="0" w:space="0" w:color="auto"/>
            <w:bottom w:val="none" w:sz="0" w:space="0" w:color="auto"/>
            <w:right w:val="none" w:sz="0" w:space="0" w:color="auto"/>
          </w:divBdr>
        </w:div>
        <w:div w:id="251744367">
          <w:marLeft w:val="640"/>
          <w:marRight w:val="0"/>
          <w:marTop w:val="0"/>
          <w:marBottom w:val="0"/>
          <w:divBdr>
            <w:top w:val="none" w:sz="0" w:space="0" w:color="auto"/>
            <w:left w:val="none" w:sz="0" w:space="0" w:color="auto"/>
            <w:bottom w:val="none" w:sz="0" w:space="0" w:color="auto"/>
            <w:right w:val="none" w:sz="0" w:space="0" w:color="auto"/>
          </w:divBdr>
        </w:div>
        <w:div w:id="1519277582">
          <w:marLeft w:val="640"/>
          <w:marRight w:val="0"/>
          <w:marTop w:val="0"/>
          <w:marBottom w:val="0"/>
          <w:divBdr>
            <w:top w:val="none" w:sz="0" w:space="0" w:color="auto"/>
            <w:left w:val="none" w:sz="0" w:space="0" w:color="auto"/>
            <w:bottom w:val="none" w:sz="0" w:space="0" w:color="auto"/>
            <w:right w:val="none" w:sz="0" w:space="0" w:color="auto"/>
          </w:divBdr>
        </w:div>
        <w:div w:id="1938322834">
          <w:marLeft w:val="640"/>
          <w:marRight w:val="0"/>
          <w:marTop w:val="0"/>
          <w:marBottom w:val="0"/>
          <w:divBdr>
            <w:top w:val="none" w:sz="0" w:space="0" w:color="auto"/>
            <w:left w:val="none" w:sz="0" w:space="0" w:color="auto"/>
            <w:bottom w:val="none" w:sz="0" w:space="0" w:color="auto"/>
            <w:right w:val="none" w:sz="0" w:space="0" w:color="auto"/>
          </w:divBdr>
        </w:div>
        <w:div w:id="467826063">
          <w:marLeft w:val="640"/>
          <w:marRight w:val="0"/>
          <w:marTop w:val="0"/>
          <w:marBottom w:val="0"/>
          <w:divBdr>
            <w:top w:val="none" w:sz="0" w:space="0" w:color="auto"/>
            <w:left w:val="none" w:sz="0" w:space="0" w:color="auto"/>
            <w:bottom w:val="none" w:sz="0" w:space="0" w:color="auto"/>
            <w:right w:val="none" w:sz="0" w:space="0" w:color="auto"/>
          </w:divBdr>
        </w:div>
        <w:div w:id="682053791">
          <w:marLeft w:val="640"/>
          <w:marRight w:val="0"/>
          <w:marTop w:val="0"/>
          <w:marBottom w:val="0"/>
          <w:divBdr>
            <w:top w:val="none" w:sz="0" w:space="0" w:color="auto"/>
            <w:left w:val="none" w:sz="0" w:space="0" w:color="auto"/>
            <w:bottom w:val="none" w:sz="0" w:space="0" w:color="auto"/>
            <w:right w:val="none" w:sz="0" w:space="0" w:color="auto"/>
          </w:divBdr>
        </w:div>
        <w:div w:id="206838207">
          <w:marLeft w:val="640"/>
          <w:marRight w:val="0"/>
          <w:marTop w:val="0"/>
          <w:marBottom w:val="0"/>
          <w:divBdr>
            <w:top w:val="none" w:sz="0" w:space="0" w:color="auto"/>
            <w:left w:val="none" w:sz="0" w:space="0" w:color="auto"/>
            <w:bottom w:val="none" w:sz="0" w:space="0" w:color="auto"/>
            <w:right w:val="none" w:sz="0" w:space="0" w:color="auto"/>
          </w:divBdr>
        </w:div>
        <w:div w:id="847595251">
          <w:marLeft w:val="640"/>
          <w:marRight w:val="0"/>
          <w:marTop w:val="0"/>
          <w:marBottom w:val="0"/>
          <w:divBdr>
            <w:top w:val="none" w:sz="0" w:space="0" w:color="auto"/>
            <w:left w:val="none" w:sz="0" w:space="0" w:color="auto"/>
            <w:bottom w:val="none" w:sz="0" w:space="0" w:color="auto"/>
            <w:right w:val="none" w:sz="0" w:space="0" w:color="auto"/>
          </w:divBdr>
        </w:div>
        <w:div w:id="2031419411">
          <w:marLeft w:val="640"/>
          <w:marRight w:val="0"/>
          <w:marTop w:val="0"/>
          <w:marBottom w:val="0"/>
          <w:divBdr>
            <w:top w:val="none" w:sz="0" w:space="0" w:color="auto"/>
            <w:left w:val="none" w:sz="0" w:space="0" w:color="auto"/>
            <w:bottom w:val="none" w:sz="0" w:space="0" w:color="auto"/>
            <w:right w:val="none" w:sz="0" w:space="0" w:color="auto"/>
          </w:divBdr>
        </w:div>
        <w:div w:id="1623346345">
          <w:marLeft w:val="640"/>
          <w:marRight w:val="0"/>
          <w:marTop w:val="0"/>
          <w:marBottom w:val="0"/>
          <w:divBdr>
            <w:top w:val="none" w:sz="0" w:space="0" w:color="auto"/>
            <w:left w:val="none" w:sz="0" w:space="0" w:color="auto"/>
            <w:bottom w:val="none" w:sz="0" w:space="0" w:color="auto"/>
            <w:right w:val="none" w:sz="0" w:space="0" w:color="auto"/>
          </w:divBdr>
        </w:div>
        <w:div w:id="537820094">
          <w:marLeft w:val="640"/>
          <w:marRight w:val="0"/>
          <w:marTop w:val="0"/>
          <w:marBottom w:val="0"/>
          <w:divBdr>
            <w:top w:val="none" w:sz="0" w:space="0" w:color="auto"/>
            <w:left w:val="none" w:sz="0" w:space="0" w:color="auto"/>
            <w:bottom w:val="none" w:sz="0" w:space="0" w:color="auto"/>
            <w:right w:val="none" w:sz="0" w:space="0" w:color="auto"/>
          </w:divBdr>
        </w:div>
        <w:div w:id="1688287790">
          <w:marLeft w:val="640"/>
          <w:marRight w:val="0"/>
          <w:marTop w:val="0"/>
          <w:marBottom w:val="0"/>
          <w:divBdr>
            <w:top w:val="none" w:sz="0" w:space="0" w:color="auto"/>
            <w:left w:val="none" w:sz="0" w:space="0" w:color="auto"/>
            <w:bottom w:val="none" w:sz="0" w:space="0" w:color="auto"/>
            <w:right w:val="none" w:sz="0" w:space="0" w:color="auto"/>
          </w:divBdr>
        </w:div>
        <w:div w:id="552155031">
          <w:marLeft w:val="640"/>
          <w:marRight w:val="0"/>
          <w:marTop w:val="0"/>
          <w:marBottom w:val="0"/>
          <w:divBdr>
            <w:top w:val="none" w:sz="0" w:space="0" w:color="auto"/>
            <w:left w:val="none" w:sz="0" w:space="0" w:color="auto"/>
            <w:bottom w:val="none" w:sz="0" w:space="0" w:color="auto"/>
            <w:right w:val="none" w:sz="0" w:space="0" w:color="auto"/>
          </w:divBdr>
        </w:div>
        <w:div w:id="614140915">
          <w:marLeft w:val="640"/>
          <w:marRight w:val="0"/>
          <w:marTop w:val="0"/>
          <w:marBottom w:val="0"/>
          <w:divBdr>
            <w:top w:val="none" w:sz="0" w:space="0" w:color="auto"/>
            <w:left w:val="none" w:sz="0" w:space="0" w:color="auto"/>
            <w:bottom w:val="none" w:sz="0" w:space="0" w:color="auto"/>
            <w:right w:val="none" w:sz="0" w:space="0" w:color="auto"/>
          </w:divBdr>
        </w:div>
        <w:div w:id="1717927039">
          <w:marLeft w:val="640"/>
          <w:marRight w:val="0"/>
          <w:marTop w:val="0"/>
          <w:marBottom w:val="0"/>
          <w:divBdr>
            <w:top w:val="none" w:sz="0" w:space="0" w:color="auto"/>
            <w:left w:val="none" w:sz="0" w:space="0" w:color="auto"/>
            <w:bottom w:val="none" w:sz="0" w:space="0" w:color="auto"/>
            <w:right w:val="none" w:sz="0" w:space="0" w:color="auto"/>
          </w:divBdr>
        </w:div>
        <w:div w:id="1014646542">
          <w:marLeft w:val="640"/>
          <w:marRight w:val="0"/>
          <w:marTop w:val="0"/>
          <w:marBottom w:val="0"/>
          <w:divBdr>
            <w:top w:val="none" w:sz="0" w:space="0" w:color="auto"/>
            <w:left w:val="none" w:sz="0" w:space="0" w:color="auto"/>
            <w:bottom w:val="none" w:sz="0" w:space="0" w:color="auto"/>
            <w:right w:val="none" w:sz="0" w:space="0" w:color="auto"/>
          </w:divBdr>
        </w:div>
        <w:div w:id="41055289">
          <w:marLeft w:val="640"/>
          <w:marRight w:val="0"/>
          <w:marTop w:val="0"/>
          <w:marBottom w:val="0"/>
          <w:divBdr>
            <w:top w:val="none" w:sz="0" w:space="0" w:color="auto"/>
            <w:left w:val="none" w:sz="0" w:space="0" w:color="auto"/>
            <w:bottom w:val="none" w:sz="0" w:space="0" w:color="auto"/>
            <w:right w:val="none" w:sz="0" w:space="0" w:color="auto"/>
          </w:divBdr>
        </w:div>
        <w:div w:id="1482431620">
          <w:marLeft w:val="640"/>
          <w:marRight w:val="0"/>
          <w:marTop w:val="0"/>
          <w:marBottom w:val="0"/>
          <w:divBdr>
            <w:top w:val="none" w:sz="0" w:space="0" w:color="auto"/>
            <w:left w:val="none" w:sz="0" w:space="0" w:color="auto"/>
            <w:bottom w:val="none" w:sz="0" w:space="0" w:color="auto"/>
            <w:right w:val="none" w:sz="0" w:space="0" w:color="auto"/>
          </w:divBdr>
        </w:div>
        <w:div w:id="204219397">
          <w:marLeft w:val="640"/>
          <w:marRight w:val="0"/>
          <w:marTop w:val="0"/>
          <w:marBottom w:val="0"/>
          <w:divBdr>
            <w:top w:val="none" w:sz="0" w:space="0" w:color="auto"/>
            <w:left w:val="none" w:sz="0" w:space="0" w:color="auto"/>
            <w:bottom w:val="none" w:sz="0" w:space="0" w:color="auto"/>
            <w:right w:val="none" w:sz="0" w:space="0" w:color="auto"/>
          </w:divBdr>
        </w:div>
        <w:div w:id="1950313552">
          <w:marLeft w:val="640"/>
          <w:marRight w:val="0"/>
          <w:marTop w:val="0"/>
          <w:marBottom w:val="0"/>
          <w:divBdr>
            <w:top w:val="none" w:sz="0" w:space="0" w:color="auto"/>
            <w:left w:val="none" w:sz="0" w:space="0" w:color="auto"/>
            <w:bottom w:val="none" w:sz="0" w:space="0" w:color="auto"/>
            <w:right w:val="none" w:sz="0" w:space="0" w:color="auto"/>
          </w:divBdr>
        </w:div>
        <w:div w:id="1460032950">
          <w:marLeft w:val="640"/>
          <w:marRight w:val="0"/>
          <w:marTop w:val="0"/>
          <w:marBottom w:val="0"/>
          <w:divBdr>
            <w:top w:val="none" w:sz="0" w:space="0" w:color="auto"/>
            <w:left w:val="none" w:sz="0" w:space="0" w:color="auto"/>
            <w:bottom w:val="none" w:sz="0" w:space="0" w:color="auto"/>
            <w:right w:val="none" w:sz="0" w:space="0" w:color="auto"/>
          </w:divBdr>
        </w:div>
        <w:div w:id="1535119424">
          <w:marLeft w:val="640"/>
          <w:marRight w:val="0"/>
          <w:marTop w:val="0"/>
          <w:marBottom w:val="0"/>
          <w:divBdr>
            <w:top w:val="none" w:sz="0" w:space="0" w:color="auto"/>
            <w:left w:val="none" w:sz="0" w:space="0" w:color="auto"/>
            <w:bottom w:val="none" w:sz="0" w:space="0" w:color="auto"/>
            <w:right w:val="none" w:sz="0" w:space="0" w:color="auto"/>
          </w:divBdr>
        </w:div>
        <w:div w:id="1962295966">
          <w:marLeft w:val="640"/>
          <w:marRight w:val="0"/>
          <w:marTop w:val="0"/>
          <w:marBottom w:val="0"/>
          <w:divBdr>
            <w:top w:val="none" w:sz="0" w:space="0" w:color="auto"/>
            <w:left w:val="none" w:sz="0" w:space="0" w:color="auto"/>
            <w:bottom w:val="none" w:sz="0" w:space="0" w:color="auto"/>
            <w:right w:val="none" w:sz="0" w:space="0" w:color="auto"/>
          </w:divBdr>
        </w:div>
        <w:div w:id="820921496">
          <w:marLeft w:val="640"/>
          <w:marRight w:val="0"/>
          <w:marTop w:val="0"/>
          <w:marBottom w:val="0"/>
          <w:divBdr>
            <w:top w:val="none" w:sz="0" w:space="0" w:color="auto"/>
            <w:left w:val="none" w:sz="0" w:space="0" w:color="auto"/>
            <w:bottom w:val="none" w:sz="0" w:space="0" w:color="auto"/>
            <w:right w:val="none" w:sz="0" w:space="0" w:color="auto"/>
          </w:divBdr>
        </w:div>
        <w:div w:id="388580937">
          <w:marLeft w:val="640"/>
          <w:marRight w:val="0"/>
          <w:marTop w:val="0"/>
          <w:marBottom w:val="0"/>
          <w:divBdr>
            <w:top w:val="none" w:sz="0" w:space="0" w:color="auto"/>
            <w:left w:val="none" w:sz="0" w:space="0" w:color="auto"/>
            <w:bottom w:val="none" w:sz="0" w:space="0" w:color="auto"/>
            <w:right w:val="none" w:sz="0" w:space="0" w:color="auto"/>
          </w:divBdr>
        </w:div>
        <w:div w:id="1966230221">
          <w:marLeft w:val="640"/>
          <w:marRight w:val="0"/>
          <w:marTop w:val="0"/>
          <w:marBottom w:val="0"/>
          <w:divBdr>
            <w:top w:val="none" w:sz="0" w:space="0" w:color="auto"/>
            <w:left w:val="none" w:sz="0" w:space="0" w:color="auto"/>
            <w:bottom w:val="none" w:sz="0" w:space="0" w:color="auto"/>
            <w:right w:val="none" w:sz="0" w:space="0" w:color="auto"/>
          </w:divBdr>
        </w:div>
        <w:div w:id="924800915">
          <w:marLeft w:val="640"/>
          <w:marRight w:val="0"/>
          <w:marTop w:val="0"/>
          <w:marBottom w:val="0"/>
          <w:divBdr>
            <w:top w:val="none" w:sz="0" w:space="0" w:color="auto"/>
            <w:left w:val="none" w:sz="0" w:space="0" w:color="auto"/>
            <w:bottom w:val="none" w:sz="0" w:space="0" w:color="auto"/>
            <w:right w:val="none" w:sz="0" w:space="0" w:color="auto"/>
          </w:divBdr>
        </w:div>
        <w:div w:id="1294363266">
          <w:marLeft w:val="640"/>
          <w:marRight w:val="0"/>
          <w:marTop w:val="0"/>
          <w:marBottom w:val="0"/>
          <w:divBdr>
            <w:top w:val="none" w:sz="0" w:space="0" w:color="auto"/>
            <w:left w:val="none" w:sz="0" w:space="0" w:color="auto"/>
            <w:bottom w:val="none" w:sz="0" w:space="0" w:color="auto"/>
            <w:right w:val="none" w:sz="0" w:space="0" w:color="auto"/>
          </w:divBdr>
        </w:div>
        <w:div w:id="834997590">
          <w:marLeft w:val="640"/>
          <w:marRight w:val="0"/>
          <w:marTop w:val="0"/>
          <w:marBottom w:val="0"/>
          <w:divBdr>
            <w:top w:val="none" w:sz="0" w:space="0" w:color="auto"/>
            <w:left w:val="none" w:sz="0" w:space="0" w:color="auto"/>
            <w:bottom w:val="none" w:sz="0" w:space="0" w:color="auto"/>
            <w:right w:val="none" w:sz="0" w:space="0" w:color="auto"/>
          </w:divBdr>
        </w:div>
        <w:div w:id="824933734">
          <w:marLeft w:val="640"/>
          <w:marRight w:val="0"/>
          <w:marTop w:val="0"/>
          <w:marBottom w:val="0"/>
          <w:divBdr>
            <w:top w:val="none" w:sz="0" w:space="0" w:color="auto"/>
            <w:left w:val="none" w:sz="0" w:space="0" w:color="auto"/>
            <w:bottom w:val="none" w:sz="0" w:space="0" w:color="auto"/>
            <w:right w:val="none" w:sz="0" w:space="0" w:color="auto"/>
          </w:divBdr>
        </w:div>
        <w:div w:id="1690063819">
          <w:marLeft w:val="640"/>
          <w:marRight w:val="0"/>
          <w:marTop w:val="0"/>
          <w:marBottom w:val="0"/>
          <w:divBdr>
            <w:top w:val="none" w:sz="0" w:space="0" w:color="auto"/>
            <w:left w:val="none" w:sz="0" w:space="0" w:color="auto"/>
            <w:bottom w:val="none" w:sz="0" w:space="0" w:color="auto"/>
            <w:right w:val="none" w:sz="0" w:space="0" w:color="auto"/>
          </w:divBdr>
        </w:div>
        <w:div w:id="1108113217">
          <w:marLeft w:val="640"/>
          <w:marRight w:val="0"/>
          <w:marTop w:val="0"/>
          <w:marBottom w:val="0"/>
          <w:divBdr>
            <w:top w:val="none" w:sz="0" w:space="0" w:color="auto"/>
            <w:left w:val="none" w:sz="0" w:space="0" w:color="auto"/>
            <w:bottom w:val="none" w:sz="0" w:space="0" w:color="auto"/>
            <w:right w:val="none" w:sz="0" w:space="0" w:color="auto"/>
          </w:divBdr>
        </w:div>
        <w:div w:id="455607740">
          <w:marLeft w:val="640"/>
          <w:marRight w:val="0"/>
          <w:marTop w:val="0"/>
          <w:marBottom w:val="0"/>
          <w:divBdr>
            <w:top w:val="none" w:sz="0" w:space="0" w:color="auto"/>
            <w:left w:val="none" w:sz="0" w:space="0" w:color="auto"/>
            <w:bottom w:val="none" w:sz="0" w:space="0" w:color="auto"/>
            <w:right w:val="none" w:sz="0" w:space="0" w:color="auto"/>
          </w:divBdr>
        </w:div>
        <w:div w:id="226502868">
          <w:marLeft w:val="640"/>
          <w:marRight w:val="0"/>
          <w:marTop w:val="0"/>
          <w:marBottom w:val="0"/>
          <w:divBdr>
            <w:top w:val="none" w:sz="0" w:space="0" w:color="auto"/>
            <w:left w:val="none" w:sz="0" w:space="0" w:color="auto"/>
            <w:bottom w:val="none" w:sz="0" w:space="0" w:color="auto"/>
            <w:right w:val="none" w:sz="0" w:space="0" w:color="auto"/>
          </w:divBdr>
        </w:div>
        <w:div w:id="1491556346">
          <w:marLeft w:val="640"/>
          <w:marRight w:val="0"/>
          <w:marTop w:val="0"/>
          <w:marBottom w:val="0"/>
          <w:divBdr>
            <w:top w:val="none" w:sz="0" w:space="0" w:color="auto"/>
            <w:left w:val="none" w:sz="0" w:space="0" w:color="auto"/>
            <w:bottom w:val="none" w:sz="0" w:space="0" w:color="auto"/>
            <w:right w:val="none" w:sz="0" w:space="0" w:color="auto"/>
          </w:divBdr>
        </w:div>
        <w:div w:id="1104576189">
          <w:marLeft w:val="640"/>
          <w:marRight w:val="0"/>
          <w:marTop w:val="0"/>
          <w:marBottom w:val="0"/>
          <w:divBdr>
            <w:top w:val="none" w:sz="0" w:space="0" w:color="auto"/>
            <w:left w:val="none" w:sz="0" w:space="0" w:color="auto"/>
            <w:bottom w:val="none" w:sz="0" w:space="0" w:color="auto"/>
            <w:right w:val="none" w:sz="0" w:space="0" w:color="auto"/>
          </w:divBdr>
        </w:div>
        <w:div w:id="1471748489">
          <w:marLeft w:val="640"/>
          <w:marRight w:val="0"/>
          <w:marTop w:val="0"/>
          <w:marBottom w:val="0"/>
          <w:divBdr>
            <w:top w:val="none" w:sz="0" w:space="0" w:color="auto"/>
            <w:left w:val="none" w:sz="0" w:space="0" w:color="auto"/>
            <w:bottom w:val="none" w:sz="0" w:space="0" w:color="auto"/>
            <w:right w:val="none" w:sz="0" w:space="0" w:color="auto"/>
          </w:divBdr>
        </w:div>
        <w:div w:id="701591678">
          <w:marLeft w:val="640"/>
          <w:marRight w:val="0"/>
          <w:marTop w:val="0"/>
          <w:marBottom w:val="0"/>
          <w:divBdr>
            <w:top w:val="none" w:sz="0" w:space="0" w:color="auto"/>
            <w:left w:val="none" w:sz="0" w:space="0" w:color="auto"/>
            <w:bottom w:val="none" w:sz="0" w:space="0" w:color="auto"/>
            <w:right w:val="none" w:sz="0" w:space="0" w:color="auto"/>
          </w:divBdr>
        </w:div>
        <w:div w:id="1111166961">
          <w:marLeft w:val="640"/>
          <w:marRight w:val="0"/>
          <w:marTop w:val="0"/>
          <w:marBottom w:val="0"/>
          <w:divBdr>
            <w:top w:val="none" w:sz="0" w:space="0" w:color="auto"/>
            <w:left w:val="none" w:sz="0" w:space="0" w:color="auto"/>
            <w:bottom w:val="none" w:sz="0" w:space="0" w:color="auto"/>
            <w:right w:val="none" w:sz="0" w:space="0" w:color="auto"/>
          </w:divBdr>
        </w:div>
        <w:div w:id="691800999">
          <w:marLeft w:val="640"/>
          <w:marRight w:val="0"/>
          <w:marTop w:val="0"/>
          <w:marBottom w:val="0"/>
          <w:divBdr>
            <w:top w:val="none" w:sz="0" w:space="0" w:color="auto"/>
            <w:left w:val="none" w:sz="0" w:space="0" w:color="auto"/>
            <w:bottom w:val="none" w:sz="0" w:space="0" w:color="auto"/>
            <w:right w:val="none" w:sz="0" w:space="0" w:color="auto"/>
          </w:divBdr>
        </w:div>
        <w:div w:id="593904726">
          <w:marLeft w:val="640"/>
          <w:marRight w:val="0"/>
          <w:marTop w:val="0"/>
          <w:marBottom w:val="0"/>
          <w:divBdr>
            <w:top w:val="none" w:sz="0" w:space="0" w:color="auto"/>
            <w:left w:val="none" w:sz="0" w:space="0" w:color="auto"/>
            <w:bottom w:val="none" w:sz="0" w:space="0" w:color="auto"/>
            <w:right w:val="none" w:sz="0" w:space="0" w:color="auto"/>
          </w:divBdr>
        </w:div>
        <w:div w:id="586421734">
          <w:marLeft w:val="640"/>
          <w:marRight w:val="0"/>
          <w:marTop w:val="0"/>
          <w:marBottom w:val="0"/>
          <w:divBdr>
            <w:top w:val="none" w:sz="0" w:space="0" w:color="auto"/>
            <w:left w:val="none" w:sz="0" w:space="0" w:color="auto"/>
            <w:bottom w:val="none" w:sz="0" w:space="0" w:color="auto"/>
            <w:right w:val="none" w:sz="0" w:space="0" w:color="auto"/>
          </w:divBdr>
        </w:div>
        <w:div w:id="539055780">
          <w:marLeft w:val="640"/>
          <w:marRight w:val="0"/>
          <w:marTop w:val="0"/>
          <w:marBottom w:val="0"/>
          <w:divBdr>
            <w:top w:val="none" w:sz="0" w:space="0" w:color="auto"/>
            <w:left w:val="none" w:sz="0" w:space="0" w:color="auto"/>
            <w:bottom w:val="none" w:sz="0" w:space="0" w:color="auto"/>
            <w:right w:val="none" w:sz="0" w:space="0" w:color="auto"/>
          </w:divBdr>
        </w:div>
        <w:div w:id="1776633445">
          <w:marLeft w:val="640"/>
          <w:marRight w:val="0"/>
          <w:marTop w:val="0"/>
          <w:marBottom w:val="0"/>
          <w:divBdr>
            <w:top w:val="none" w:sz="0" w:space="0" w:color="auto"/>
            <w:left w:val="none" w:sz="0" w:space="0" w:color="auto"/>
            <w:bottom w:val="none" w:sz="0" w:space="0" w:color="auto"/>
            <w:right w:val="none" w:sz="0" w:space="0" w:color="auto"/>
          </w:divBdr>
        </w:div>
        <w:div w:id="1083380890">
          <w:marLeft w:val="640"/>
          <w:marRight w:val="0"/>
          <w:marTop w:val="0"/>
          <w:marBottom w:val="0"/>
          <w:divBdr>
            <w:top w:val="none" w:sz="0" w:space="0" w:color="auto"/>
            <w:left w:val="none" w:sz="0" w:space="0" w:color="auto"/>
            <w:bottom w:val="none" w:sz="0" w:space="0" w:color="auto"/>
            <w:right w:val="none" w:sz="0" w:space="0" w:color="auto"/>
          </w:divBdr>
        </w:div>
        <w:div w:id="1606615813">
          <w:marLeft w:val="640"/>
          <w:marRight w:val="0"/>
          <w:marTop w:val="0"/>
          <w:marBottom w:val="0"/>
          <w:divBdr>
            <w:top w:val="none" w:sz="0" w:space="0" w:color="auto"/>
            <w:left w:val="none" w:sz="0" w:space="0" w:color="auto"/>
            <w:bottom w:val="none" w:sz="0" w:space="0" w:color="auto"/>
            <w:right w:val="none" w:sz="0" w:space="0" w:color="auto"/>
          </w:divBdr>
        </w:div>
        <w:div w:id="1301156453">
          <w:marLeft w:val="640"/>
          <w:marRight w:val="0"/>
          <w:marTop w:val="0"/>
          <w:marBottom w:val="0"/>
          <w:divBdr>
            <w:top w:val="none" w:sz="0" w:space="0" w:color="auto"/>
            <w:left w:val="none" w:sz="0" w:space="0" w:color="auto"/>
            <w:bottom w:val="none" w:sz="0" w:space="0" w:color="auto"/>
            <w:right w:val="none" w:sz="0" w:space="0" w:color="auto"/>
          </w:divBdr>
        </w:div>
        <w:div w:id="802507361">
          <w:marLeft w:val="640"/>
          <w:marRight w:val="0"/>
          <w:marTop w:val="0"/>
          <w:marBottom w:val="0"/>
          <w:divBdr>
            <w:top w:val="none" w:sz="0" w:space="0" w:color="auto"/>
            <w:left w:val="none" w:sz="0" w:space="0" w:color="auto"/>
            <w:bottom w:val="none" w:sz="0" w:space="0" w:color="auto"/>
            <w:right w:val="none" w:sz="0" w:space="0" w:color="auto"/>
          </w:divBdr>
        </w:div>
        <w:div w:id="91320652">
          <w:marLeft w:val="640"/>
          <w:marRight w:val="0"/>
          <w:marTop w:val="0"/>
          <w:marBottom w:val="0"/>
          <w:divBdr>
            <w:top w:val="none" w:sz="0" w:space="0" w:color="auto"/>
            <w:left w:val="none" w:sz="0" w:space="0" w:color="auto"/>
            <w:bottom w:val="none" w:sz="0" w:space="0" w:color="auto"/>
            <w:right w:val="none" w:sz="0" w:space="0" w:color="auto"/>
          </w:divBdr>
        </w:div>
        <w:div w:id="617295371">
          <w:marLeft w:val="640"/>
          <w:marRight w:val="0"/>
          <w:marTop w:val="0"/>
          <w:marBottom w:val="0"/>
          <w:divBdr>
            <w:top w:val="none" w:sz="0" w:space="0" w:color="auto"/>
            <w:left w:val="none" w:sz="0" w:space="0" w:color="auto"/>
            <w:bottom w:val="none" w:sz="0" w:space="0" w:color="auto"/>
            <w:right w:val="none" w:sz="0" w:space="0" w:color="auto"/>
          </w:divBdr>
        </w:div>
        <w:div w:id="1960796903">
          <w:marLeft w:val="640"/>
          <w:marRight w:val="0"/>
          <w:marTop w:val="0"/>
          <w:marBottom w:val="0"/>
          <w:divBdr>
            <w:top w:val="none" w:sz="0" w:space="0" w:color="auto"/>
            <w:left w:val="none" w:sz="0" w:space="0" w:color="auto"/>
            <w:bottom w:val="none" w:sz="0" w:space="0" w:color="auto"/>
            <w:right w:val="none" w:sz="0" w:space="0" w:color="auto"/>
          </w:divBdr>
        </w:div>
        <w:div w:id="1269661644">
          <w:marLeft w:val="640"/>
          <w:marRight w:val="0"/>
          <w:marTop w:val="0"/>
          <w:marBottom w:val="0"/>
          <w:divBdr>
            <w:top w:val="none" w:sz="0" w:space="0" w:color="auto"/>
            <w:left w:val="none" w:sz="0" w:space="0" w:color="auto"/>
            <w:bottom w:val="none" w:sz="0" w:space="0" w:color="auto"/>
            <w:right w:val="none" w:sz="0" w:space="0" w:color="auto"/>
          </w:divBdr>
        </w:div>
        <w:div w:id="1657687907">
          <w:marLeft w:val="640"/>
          <w:marRight w:val="0"/>
          <w:marTop w:val="0"/>
          <w:marBottom w:val="0"/>
          <w:divBdr>
            <w:top w:val="none" w:sz="0" w:space="0" w:color="auto"/>
            <w:left w:val="none" w:sz="0" w:space="0" w:color="auto"/>
            <w:bottom w:val="none" w:sz="0" w:space="0" w:color="auto"/>
            <w:right w:val="none" w:sz="0" w:space="0" w:color="auto"/>
          </w:divBdr>
        </w:div>
        <w:div w:id="932780918">
          <w:marLeft w:val="640"/>
          <w:marRight w:val="0"/>
          <w:marTop w:val="0"/>
          <w:marBottom w:val="0"/>
          <w:divBdr>
            <w:top w:val="none" w:sz="0" w:space="0" w:color="auto"/>
            <w:left w:val="none" w:sz="0" w:space="0" w:color="auto"/>
            <w:bottom w:val="none" w:sz="0" w:space="0" w:color="auto"/>
            <w:right w:val="none" w:sz="0" w:space="0" w:color="auto"/>
          </w:divBdr>
        </w:div>
        <w:div w:id="418872997">
          <w:marLeft w:val="640"/>
          <w:marRight w:val="0"/>
          <w:marTop w:val="0"/>
          <w:marBottom w:val="0"/>
          <w:divBdr>
            <w:top w:val="none" w:sz="0" w:space="0" w:color="auto"/>
            <w:left w:val="none" w:sz="0" w:space="0" w:color="auto"/>
            <w:bottom w:val="none" w:sz="0" w:space="0" w:color="auto"/>
            <w:right w:val="none" w:sz="0" w:space="0" w:color="auto"/>
          </w:divBdr>
        </w:div>
        <w:div w:id="924151345">
          <w:marLeft w:val="640"/>
          <w:marRight w:val="0"/>
          <w:marTop w:val="0"/>
          <w:marBottom w:val="0"/>
          <w:divBdr>
            <w:top w:val="none" w:sz="0" w:space="0" w:color="auto"/>
            <w:left w:val="none" w:sz="0" w:space="0" w:color="auto"/>
            <w:bottom w:val="none" w:sz="0" w:space="0" w:color="auto"/>
            <w:right w:val="none" w:sz="0" w:space="0" w:color="auto"/>
          </w:divBdr>
        </w:div>
        <w:div w:id="1812477206">
          <w:marLeft w:val="640"/>
          <w:marRight w:val="0"/>
          <w:marTop w:val="0"/>
          <w:marBottom w:val="0"/>
          <w:divBdr>
            <w:top w:val="none" w:sz="0" w:space="0" w:color="auto"/>
            <w:left w:val="none" w:sz="0" w:space="0" w:color="auto"/>
            <w:bottom w:val="none" w:sz="0" w:space="0" w:color="auto"/>
            <w:right w:val="none" w:sz="0" w:space="0" w:color="auto"/>
          </w:divBdr>
        </w:div>
        <w:div w:id="567426447">
          <w:marLeft w:val="640"/>
          <w:marRight w:val="0"/>
          <w:marTop w:val="0"/>
          <w:marBottom w:val="0"/>
          <w:divBdr>
            <w:top w:val="none" w:sz="0" w:space="0" w:color="auto"/>
            <w:left w:val="none" w:sz="0" w:space="0" w:color="auto"/>
            <w:bottom w:val="none" w:sz="0" w:space="0" w:color="auto"/>
            <w:right w:val="none" w:sz="0" w:space="0" w:color="auto"/>
          </w:divBdr>
        </w:div>
        <w:div w:id="574390100">
          <w:marLeft w:val="640"/>
          <w:marRight w:val="0"/>
          <w:marTop w:val="0"/>
          <w:marBottom w:val="0"/>
          <w:divBdr>
            <w:top w:val="none" w:sz="0" w:space="0" w:color="auto"/>
            <w:left w:val="none" w:sz="0" w:space="0" w:color="auto"/>
            <w:bottom w:val="none" w:sz="0" w:space="0" w:color="auto"/>
            <w:right w:val="none" w:sz="0" w:space="0" w:color="auto"/>
          </w:divBdr>
        </w:div>
        <w:div w:id="1688020104">
          <w:marLeft w:val="640"/>
          <w:marRight w:val="0"/>
          <w:marTop w:val="0"/>
          <w:marBottom w:val="0"/>
          <w:divBdr>
            <w:top w:val="none" w:sz="0" w:space="0" w:color="auto"/>
            <w:left w:val="none" w:sz="0" w:space="0" w:color="auto"/>
            <w:bottom w:val="none" w:sz="0" w:space="0" w:color="auto"/>
            <w:right w:val="none" w:sz="0" w:space="0" w:color="auto"/>
          </w:divBdr>
        </w:div>
        <w:div w:id="362828982">
          <w:marLeft w:val="640"/>
          <w:marRight w:val="0"/>
          <w:marTop w:val="0"/>
          <w:marBottom w:val="0"/>
          <w:divBdr>
            <w:top w:val="none" w:sz="0" w:space="0" w:color="auto"/>
            <w:left w:val="none" w:sz="0" w:space="0" w:color="auto"/>
            <w:bottom w:val="none" w:sz="0" w:space="0" w:color="auto"/>
            <w:right w:val="none" w:sz="0" w:space="0" w:color="auto"/>
          </w:divBdr>
        </w:div>
        <w:div w:id="1615089989">
          <w:marLeft w:val="640"/>
          <w:marRight w:val="0"/>
          <w:marTop w:val="0"/>
          <w:marBottom w:val="0"/>
          <w:divBdr>
            <w:top w:val="none" w:sz="0" w:space="0" w:color="auto"/>
            <w:left w:val="none" w:sz="0" w:space="0" w:color="auto"/>
            <w:bottom w:val="none" w:sz="0" w:space="0" w:color="auto"/>
            <w:right w:val="none" w:sz="0" w:space="0" w:color="auto"/>
          </w:divBdr>
        </w:div>
        <w:div w:id="1546912571">
          <w:marLeft w:val="640"/>
          <w:marRight w:val="0"/>
          <w:marTop w:val="0"/>
          <w:marBottom w:val="0"/>
          <w:divBdr>
            <w:top w:val="none" w:sz="0" w:space="0" w:color="auto"/>
            <w:left w:val="none" w:sz="0" w:space="0" w:color="auto"/>
            <w:bottom w:val="none" w:sz="0" w:space="0" w:color="auto"/>
            <w:right w:val="none" w:sz="0" w:space="0" w:color="auto"/>
          </w:divBdr>
        </w:div>
        <w:div w:id="2057389080">
          <w:marLeft w:val="640"/>
          <w:marRight w:val="0"/>
          <w:marTop w:val="0"/>
          <w:marBottom w:val="0"/>
          <w:divBdr>
            <w:top w:val="none" w:sz="0" w:space="0" w:color="auto"/>
            <w:left w:val="none" w:sz="0" w:space="0" w:color="auto"/>
            <w:bottom w:val="none" w:sz="0" w:space="0" w:color="auto"/>
            <w:right w:val="none" w:sz="0" w:space="0" w:color="auto"/>
          </w:divBdr>
        </w:div>
        <w:div w:id="2058578506">
          <w:marLeft w:val="640"/>
          <w:marRight w:val="0"/>
          <w:marTop w:val="0"/>
          <w:marBottom w:val="0"/>
          <w:divBdr>
            <w:top w:val="none" w:sz="0" w:space="0" w:color="auto"/>
            <w:left w:val="none" w:sz="0" w:space="0" w:color="auto"/>
            <w:bottom w:val="none" w:sz="0" w:space="0" w:color="auto"/>
            <w:right w:val="none" w:sz="0" w:space="0" w:color="auto"/>
          </w:divBdr>
        </w:div>
        <w:div w:id="1058170260">
          <w:marLeft w:val="640"/>
          <w:marRight w:val="0"/>
          <w:marTop w:val="0"/>
          <w:marBottom w:val="0"/>
          <w:divBdr>
            <w:top w:val="none" w:sz="0" w:space="0" w:color="auto"/>
            <w:left w:val="none" w:sz="0" w:space="0" w:color="auto"/>
            <w:bottom w:val="none" w:sz="0" w:space="0" w:color="auto"/>
            <w:right w:val="none" w:sz="0" w:space="0" w:color="auto"/>
          </w:divBdr>
        </w:div>
        <w:div w:id="1989749247">
          <w:marLeft w:val="640"/>
          <w:marRight w:val="0"/>
          <w:marTop w:val="0"/>
          <w:marBottom w:val="0"/>
          <w:divBdr>
            <w:top w:val="none" w:sz="0" w:space="0" w:color="auto"/>
            <w:left w:val="none" w:sz="0" w:space="0" w:color="auto"/>
            <w:bottom w:val="none" w:sz="0" w:space="0" w:color="auto"/>
            <w:right w:val="none" w:sz="0" w:space="0" w:color="auto"/>
          </w:divBdr>
        </w:div>
        <w:div w:id="951128241">
          <w:marLeft w:val="640"/>
          <w:marRight w:val="0"/>
          <w:marTop w:val="0"/>
          <w:marBottom w:val="0"/>
          <w:divBdr>
            <w:top w:val="none" w:sz="0" w:space="0" w:color="auto"/>
            <w:left w:val="none" w:sz="0" w:space="0" w:color="auto"/>
            <w:bottom w:val="none" w:sz="0" w:space="0" w:color="auto"/>
            <w:right w:val="none" w:sz="0" w:space="0" w:color="auto"/>
          </w:divBdr>
        </w:div>
        <w:div w:id="1983535108">
          <w:marLeft w:val="640"/>
          <w:marRight w:val="0"/>
          <w:marTop w:val="0"/>
          <w:marBottom w:val="0"/>
          <w:divBdr>
            <w:top w:val="none" w:sz="0" w:space="0" w:color="auto"/>
            <w:left w:val="none" w:sz="0" w:space="0" w:color="auto"/>
            <w:bottom w:val="none" w:sz="0" w:space="0" w:color="auto"/>
            <w:right w:val="none" w:sz="0" w:space="0" w:color="auto"/>
          </w:divBdr>
        </w:div>
        <w:div w:id="911309879">
          <w:marLeft w:val="640"/>
          <w:marRight w:val="0"/>
          <w:marTop w:val="0"/>
          <w:marBottom w:val="0"/>
          <w:divBdr>
            <w:top w:val="none" w:sz="0" w:space="0" w:color="auto"/>
            <w:left w:val="none" w:sz="0" w:space="0" w:color="auto"/>
            <w:bottom w:val="none" w:sz="0" w:space="0" w:color="auto"/>
            <w:right w:val="none" w:sz="0" w:space="0" w:color="auto"/>
          </w:divBdr>
        </w:div>
        <w:div w:id="1685128825">
          <w:marLeft w:val="640"/>
          <w:marRight w:val="0"/>
          <w:marTop w:val="0"/>
          <w:marBottom w:val="0"/>
          <w:divBdr>
            <w:top w:val="none" w:sz="0" w:space="0" w:color="auto"/>
            <w:left w:val="none" w:sz="0" w:space="0" w:color="auto"/>
            <w:bottom w:val="none" w:sz="0" w:space="0" w:color="auto"/>
            <w:right w:val="none" w:sz="0" w:space="0" w:color="auto"/>
          </w:divBdr>
        </w:div>
        <w:div w:id="1584290416">
          <w:marLeft w:val="640"/>
          <w:marRight w:val="0"/>
          <w:marTop w:val="0"/>
          <w:marBottom w:val="0"/>
          <w:divBdr>
            <w:top w:val="none" w:sz="0" w:space="0" w:color="auto"/>
            <w:left w:val="none" w:sz="0" w:space="0" w:color="auto"/>
            <w:bottom w:val="none" w:sz="0" w:space="0" w:color="auto"/>
            <w:right w:val="none" w:sz="0" w:space="0" w:color="auto"/>
          </w:divBdr>
        </w:div>
        <w:div w:id="602106816">
          <w:marLeft w:val="640"/>
          <w:marRight w:val="0"/>
          <w:marTop w:val="0"/>
          <w:marBottom w:val="0"/>
          <w:divBdr>
            <w:top w:val="none" w:sz="0" w:space="0" w:color="auto"/>
            <w:left w:val="none" w:sz="0" w:space="0" w:color="auto"/>
            <w:bottom w:val="none" w:sz="0" w:space="0" w:color="auto"/>
            <w:right w:val="none" w:sz="0" w:space="0" w:color="auto"/>
          </w:divBdr>
        </w:div>
        <w:div w:id="1216773260">
          <w:marLeft w:val="640"/>
          <w:marRight w:val="0"/>
          <w:marTop w:val="0"/>
          <w:marBottom w:val="0"/>
          <w:divBdr>
            <w:top w:val="none" w:sz="0" w:space="0" w:color="auto"/>
            <w:left w:val="none" w:sz="0" w:space="0" w:color="auto"/>
            <w:bottom w:val="none" w:sz="0" w:space="0" w:color="auto"/>
            <w:right w:val="none" w:sz="0" w:space="0" w:color="auto"/>
          </w:divBdr>
        </w:div>
        <w:div w:id="1009020846">
          <w:marLeft w:val="640"/>
          <w:marRight w:val="0"/>
          <w:marTop w:val="0"/>
          <w:marBottom w:val="0"/>
          <w:divBdr>
            <w:top w:val="none" w:sz="0" w:space="0" w:color="auto"/>
            <w:left w:val="none" w:sz="0" w:space="0" w:color="auto"/>
            <w:bottom w:val="none" w:sz="0" w:space="0" w:color="auto"/>
            <w:right w:val="none" w:sz="0" w:space="0" w:color="auto"/>
          </w:divBdr>
        </w:div>
        <w:div w:id="394668669">
          <w:marLeft w:val="640"/>
          <w:marRight w:val="0"/>
          <w:marTop w:val="0"/>
          <w:marBottom w:val="0"/>
          <w:divBdr>
            <w:top w:val="none" w:sz="0" w:space="0" w:color="auto"/>
            <w:left w:val="none" w:sz="0" w:space="0" w:color="auto"/>
            <w:bottom w:val="none" w:sz="0" w:space="0" w:color="auto"/>
            <w:right w:val="none" w:sz="0" w:space="0" w:color="auto"/>
          </w:divBdr>
        </w:div>
        <w:div w:id="321813060">
          <w:marLeft w:val="640"/>
          <w:marRight w:val="0"/>
          <w:marTop w:val="0"/>
          <w:marBottom w:val="0"/>
          <w:divBdr>
            <w:top w:val="none" w:sz="0" w:space="0" w:color="auto"/>
            <w:left w:val="none" w:sz="0" w:space="0" w:color="auto"/>
            <w:bottom w:val="none" w:sz="0" w:space="0" w:color="auto"/>
            <w:right w:val="none" w:sz="0" w:space="0" w:color="auto"/>
          </w:divBdr>
        </w:div>
        <w:div w:id="1082217119">
          <w:marLeft w:val="640"/>
          <w:marRight w:val="0"/>
          <w:marTop w:val="0"/>
          <w:marBottom w:val="0"/>
          <w:divBdr>
            <w:top w:val="none" w:sz="0" w:space="0" w:color="auto"/>
            <w:left w:val="none" w:sz="0" w:space="0" w:color="auto"/>
            <w:bottom w:val="none" w:sz="0" w:space="0" w:color="auto"/>
            <w:right w:val="none" w:sz="0" w:space="0" w:color="auto"/>
          </w:divBdr>
        </w:div>
        <w:div w:id="935134026">
          <w:marLeft w:val="640"/>
          <w:marRight w:val="0"/>
          <w:marTop w:val="0"/>
          <w:marBottom w:val="0"/>
          <w:divBdr>
            <w:top w:val="none" w:sz="0" w:space="0" w:color="auto"/>
            <w:left w:val="none" w:sz="0" w:space="0" w:color="auto"/>
            <w:bottom w:val="none" w:sz="0" w:space="0" w:color="auto"/>
            <w:right w:val="none" w:sz="0" w:space="0" w:color="auto"/>
          </w:divBdr>
        </w:div>
        <w:div w:id="702900164">
          <w:marLeft w:val="640"/>
          <w:marRight w:val="0"/>
          <w:marTop w:val="0"/>
          <w:marBottom w:val="0"/>
          <w:divBdr>
            <w:top w:val="none" w:sz="0" w:space="0" w:color="auto"/>
            <w:left w:val="none" w:sz="0" w:space="0" w:color="auto"/>
            <w:bottom w:val="none" w:sz="0" w:space="0" w:color="auto"/>
            <w:right w:val="none" w:sz="0" w:space="0" w:color="auto"/>
          </w:divBdr>
        </w:div>
        <w:div w:id="1848861706">
          <w:marLeft w:val="640"/>
          <w:marRight w:val="0"/>
          <w:marTop w:val="0"/>
          <w:marBottom w:val="0"/>
          <w:divBdr>
            <w:top w:val="none" w:sz="0" w:space="0" w:color="auto"/>
            <w:left w:val="none" w:sz="0" w:space="0" w:color="auto"/>
            <w:bottom w:val="none" w:sz="0" w:space="0" w:color="auto"/>
            <w:right w:val="none" w:sz="0" w:space="0" w:color="auto"/>
          </w:divBdr>
        </w:div>
        <w:div w:id="2013482896">
          <w:marLeft w:val="640"/>
          <w:marRight w:val="0"/>
          <w:marTop w:val="0"/>
          <w:marBottom w:val="0"/>
          <w:divBdr>
            <w:top w:val="none" w:sz="0" w:space="0" w:color="auto"/>
            <w:left w:val="none" w:sz="0" w:space="0" w:color="auto"/>
            <w:bottom w:val="none" w:sz="0" w:space="0" w:color="auto"/>
            <w:right w:val="none" w:sz="0" w:space="0" w:color="auto"/>
          </w:divBdr>
        </w:div>
        <w:div w:id="1696811626">
          <w:marLeft w:val="640"/>
          <w:marRight w:val="0"/>
          <w:marTop w:val="0"/>
          <w:marBottom w:val="0"/>
          <w:divBdr>
            <w:top w:val="none" w:sz="0" w:space="0" w:color="auto"/>
            <w:left w:val="none" w:sz="0" w:space="0" w:color="auto"/>
            <w:bottom w:val="none" w:sz="0" w:space="0" w:color="auto"/>
            <w:right w:val="none" w:sz="0" w:space="0" w:color="auto"/>
          </w:divBdr>
        </w:div>
        <w:div w:id="1469736429">
          <w:marLeft w:val="640"/>
          <w:marRight w:val="0"/>
          <w:marTop w:val="0"/>
          <w:marBottom w:val="0"/>
          <w:divBdr>
            <w:top w:val="none" w:sz="0" w:space="0" w:color="auto"/>
            <w:left w:val="none" w:sz="0" w:space="0" w:color="auto"/>
            <w:bottom w:val="none" w:sz="0" w:space="0" w:color="auto"/>
            <w:right w:val="none" w:sz="0" w:space="0" w:color="auto"/>
          </w:divBdr>
        </w:div>
        <w:div w:id="1639870695">
          <w:marLeft w:val="640"/>
          <w:marRight w:val="0"/>
          <w:marTop w:val="0"/>
          <w:marBottom w:val="0"/>
          <w:divBdr>
            <w:top w:val="none" w:sz="0" w:space="0" w:color="auto"/>
            <w:left w:val="none" w:sz="0" w:space="0" w:color="auto"/>
            <w:bottom w:val="none" w:sz="0" w:space="0" w:color="auto"/>
            <w:right w:val="none" w:sz="0" w:space="0" w:color="auto"/>
          </w:divBdr>
        </w:div>
        <w:div w:id="1952781349">
          <w:marLeft w:val="640"/>
          <w:marRight w:val="0"/>
          <w:marTop w:val="0"/>
          <w:marBottom w:val="0"/>
          <w:divBdr>
            <w:top w:val="none" w:sz="0" w:space="0" w:color="auto"/>
            <w:left w:val="none" w:sz="0" w:space="0" w:color="auto"/>
            <w:bottom w:val="none" w:sz="0" w:space="0" w:color="auto"/>
            <w:right w:val="none" w:sz="0" w:space="0" w:color="auto"/>
          </w:divBdr>
        </w:div>
        <w:div w:id="1502965406">
          <w:marLeft w:val="640"/>
          <w:marRight w:val="0"/>
          <w:marTop w:val="0"/>
          <w:marBottom w:val="0"/>
          <w:divBdr>
            <w:top w:val="none" w:sz="0" w:space="0" w:color="auto"/>
            <w:left w:val="none" w:sz="0" w:space="0" w:color="auto"/>
            <w:bottom w:val="none" w:sz="0" w:space="0" w:color="auto"/>
            <w:right w:val="none" w:sz="0" w:space="0" w:color="auto"/>
          </w:divBdr>
        </w:div>
        <w:div w:id="1232545369">
          <w:marLeft w:val="640"/>
          <w:marRight w:val="0"/>
          <w:marTop w:val="0"/>
          <w:marBottom w:val="0"/>
          <w:divBdr>
            <w:top w:val="none" w:sz="0" w:space="0" w:color="auto"/>
            <w:left w:val="none" w:sz="0" w:space="0" w:color="auto"/>
            <w:bottom w:val="none" w:sz="0" w:space="0" w:color="auto"/>
            <w:right w:val="none" w:sz="0" w:space="0" w:color="auto"/>
          </w:divBdr>
        </w:div>
        <w:div w:id="805201837">
          <w:marLeft w:val="640"/>
          <w:marRight w:val="0"/>
          <w:marTop w:val="0"/>
          <w:marBottom w:val="0"/>
          <w:divBdr>
            <w:top w:val="none" w:sz="0" w:space="0" w:color="auto"/>
            <w:left w:val="none" w:sz="0" w:space="0" w:color="auto"/>
            <w:bottom w:val="none" w:sz="0" w:space="0" w:color="auto"/>
            <w:right w:val="none" w:sz="0" w:space="0" w:color="auto"/>
          </w:divBdr>
        </w:div>
        <w:div w:id="294335354">
          <w:marLeft w:val="640"/>
          <w:marRight w:val="0"/>
          <w:marTop w:val="0"/>
          <w:marBottom w:val="0"/>
          <w:divBdr>
            <w:top w:val="none" w:sz="0" w:space="0" w:color="auto"/>
            <w:left w:val="none" w:sz="0" w:space="0" w:color="auto"/>
            <w:bottom w:val="none" w:sz="0" w:space="0" w:color="auto"/>
            <w:right w:val="none" w:sz="0" w:space="0" w:color="auto"/>
          </w:divBdr>
        </w:div>
        <w:div w:id="1477605665">
          <w:marLeft w:val="640"/>
          <w:marRight w:val="0"/>
          <w:marTop w:val="0"/>
          <w:marBottom w:val="0"/>
          <w:divBdr>
            <w:top w:val="none" w:sz="0" w:space="0" w:color="auto"/>
            <w:left w:val="none" w:sz="0" w:space="0" w:color="auto"/>
            <w:bottom w:val="none" w:sz="0" w:space="0" w:color="auto"/>
            <w:right w:val="none" w:sz="0" w:space="0" w:color="auto"/>
          </w:divBdr>
        </w:div>
        <w:div w:id="489253363">
          <w:marLeft w:val="640"/>
          <w:marRight w:val="0"/>
          <w:marTop w:val="0"/>
          <w:marBottom w:val="0"/>
          <w:divBdr>
            <w:top w:val="none" w:sz="0" w:space="0" w:color="auto"/>
            <w:left w:val="none" w:sz="0" w:space="0" w:color="auto"/>
            <w:bottom w:val="none" w:sz="0" w:space="0" w:color="auto"/>
            <w:right w:val="none" w:sz="0" w:space="0" w:color="auto"/>
          </w:divBdr>
        </w:div>
        <w:div w:id="978803560">
          <w:marLeft w:val="640"/>
          <w:marRight w:val="0"/>
          <w:marTop w:val="0"/>
          <w:marBottom w:val="0"/>
          <w:divBdr>
            <w:top w:val="none" w:sz="0" w:space="0" w:color="auto"/>
            <w:left w:val="none" w:sz="0" w:space="0" w:color="auto"/>
            <w:bottom w:val="none" w:sz="0" w:space="0" w:color="auto"/>
            <w:right w:val="none" w:sz="0" w:space="0" w:color="auto"/>
          </w:divBdr>
        </w:div>
        <w:div w:id="896935027">
          <w:marLeft w:val="640"/>
          <w:marRight w:val="0"/>
          <w:marTop w:val="0"/>
          <w:marBottom w:val="0"/>
          <w:divBdr>
            <w:top w:val="none" w:sz="0" w:space="0" w:color="auto"/>
            <w:left w:val="none" w:sz="0" w:space="0" w:color="auto"/>
            <w:bottom w:val="none" w:sz="0" w:space="0" w:color="auto"/>
            <w:right w:val="none" w:sz="0" w:space="0" w:color="auto"/>
          </w:divBdr>
        </w:div>
        <w:div w:id="1378314263">
          <w:marLeft w:val="640"/>
          <w:marRight w:val="0"/>
          <w:marTop w:val="0"/>
          <w:marBottom w:val="0"/>
          <w:divBdr>
            <w:top w:val="none" w:sz="0" w:space="0" w:color="auto"/>
            <w:left w:val="none" w:sz="0" w:space="0" w:color="auto"/>
            <w:bottom w:val="none" w:sz="0" w:space="0" w:color="auto"/>
            <w:right w:val="none" w:sz="0" w:space="0" w:color="auto"/>
          </w:divBdr>
        </w:div>
        <w:div w:id="1382289256">
          <w:marLeft w:val="640"/>
          <w:marRight w:val="0"/>
          <w:marTop w:val="0"/>
          <w:marBottom w:val="0"/>
          <w:divBdr>
            <w:top w:val="none" w:sz="0" w:space="0" w:color="auto"/>
            <w:left w:val="none" w:sz="0" w:space="0" w:color="auto"/>
            <w:bottom w:val="none" w:sz="0" w:space="0" w:color="auto"/>
            <w:right w:val="none" w:sz="0" w:space="0" w:color="auto"/>
          </w:divBdr>
        </w:div>
        <w:div w:id="527447649">
          <w:marLeft w:val="640"/>
          <w:marRight w:val="0"/>
          <w:marTop w:val="0"/>
          <w:marBottom w:val="0"/>
          <w:divBdr>
            <w:top w:val="none" w:sz="0" w:space="0" w:color="auto"/>
            <w:left w:val="none" w:sz="0" w:space="0" w:color="auto"/>
            <w:bottom w:val="none" w:sz="0" w:space="0" w:color="auto"/>
            <w:right w:val="none" w:sz="0" w:space="0" w:color="auto"/>
          </w:divBdr>
        </w:div>
        <w:div w:id="1291591890">
          <w:marLeft w:val="640"/>
          <w:marRight w:val="0"/>
          <w:marTop w:val="0"/>
          <w:marBottom w:val="0"/>
          <w:divBdr>
            <w:top w:val="none" w:sz="0" w:space="0" w:color="auto"/>
            <w:left w:val="none" w:sz="0" w:space="0" w:color="auto"/>
            <w:bottom w:val="none" w:sz="0" w:space="0" w:color="auto"/>
            <w:right w:val="none" w:sz="0" w:space="0" w:color="auto"/>
          </w:divBdr>
        </w:div>
        <w:div w:id="535049212">
          <w:marLeft w:val="640"/>
          <w:marRight w:val="0"/>
          <w:marTop w:val="0"/>
          <w:marBottom w:val="0"/>
          <w:divBdr>
            <w:top w:val="none" w:sz="0" w:space="0" w:color="auto"/>
            <w:left w:val="none" w:sz="0" w:space="0" w:color="auto"/>
            <w:bottom w:val="none" w:sz="0" w:space="0" w:color="auto"/>
            <w:right w:val="none" w:sz="0" w:space="0" w:color="auto"/>
          </w:divBdr>
        </w:div>
        <w:div w:id="1401519192">
          <w:marLeft w:val="640"/>
          <w:marRight w:val="0"/>
          <w:marTop w:val="0"/>
          <w:marBottom w:val="0"/>
          <w:divBdr>
            <w:top w:val="none" w:sz="0" w:space="0" w:color="auto"/>
            <w:left w:val="none" w:sz="0" w:space="0" w:color="auto"/>
            <w:bottom w:val="none" w:sz="0" w:space="0" w:color="auto"/>
            <w:right w:val="none" w:sz="0" w:space="0" w:color="auto"/>
          </w:divBdr>
        </w:div>
        <w:div w:id="1599634591">
          <w:marLeft w:val="640"/>
          <w:marRight w:val="0"/>
          <w:marTop w:val="0"/>
          <w:marBottom w:val="0"/>
          <w:divBdr>
            <w:top w:val="none" w:sz="0" w:space="0" w:color="auto"/>
            <w:left w:val="none" w:sz="0" w:space="0" w:color="auto"/>
            <w:bottom w:val="none" w:sz="0" w:space="0" w:color="auto"/>
            <w:right w:val="none" w:sz="0" w:space="0" w:color="auto"/>
          </w:divBdr>
        </w:div>
        <w:div w:id="2089813153">
          <w:marLeft w:val="640"/>
          <w:marRight w:val="0"/>
          <w:marTop w:val="0"/>
          <w:marBottom w:val="0"/>
          <w:divBdr>
            <w:top w:val="none" w:sz="0" w:space="0" w:color="auto"/>
            <w:left w:val="none" w:sz="0" w:space="0" w:color="auto"/>
            <w:bottom w:val="none" w:sz="0" w:space="0" w:color="auto"/>
            <w:right w:val="none" w:sz="0" w:space="0" w:color="auto"/>
          </w:divBdr>
        </w:div>
        <w:div w:id="280377873">
          <w:marLeft w:val="640"/>
          <w:marRight w:val="0"/>
          <w:marTop w:val="0"/>
          <w:marBottom w:val="0"/>
          <w:divBdr>
            <w:top w:val="none" w:sz="0" w:space="0" w:color="auto"/>
            <w:left w:val="none" w:sz="0" w:space="0" w:color="auto"/>
            <w:bottom w:val="none" w:sz="0" w:space="0" w:color="auto"/>
            <w:right w:val="none" w:sz="0" w:space="0" w:color="auto"/>
          </w:divBdr>
        </w:div>
        <w:div w:id="1132216080">
          <w:marLeft w:val="640"/>
          <w:marRight w:val="0"/>
          <w:marTop w:val="0"/>
          <w:marBottom w:val="0"/>
          <w:divBdr>
            <w:top w:val="none" w:sz="0" w:space="0" w:color="auto"/>
            <w:left w:val="none" w:sz="0" w:space="0" w:color="auto"/>
            <w:bottom w:val="none" w:sz="0" w:space="0" w:color="auto"/>
            <w:right w:val="none" w:sz="0" w:space="0" w:color="auto"/>
          </w:divBdr>
        </w:div>
        <w:div w:id="1598947963">
          <w:marLeft w:val="640"/>
          <w:marRight w:val="0"/>
          <w:marTop w:val="0"/>
          <w:marBottom w:val="0"/>
          <w:divBdr>
            <w:top w:val="none" w:sz="0" w:space="0" w:color="auto"/>
            <w:left w:val="none" w:sz="0" w:space="0" w:color="auto"/>
            <w:bottom w:val="none" w:sz="0" w:space="0" w:color="auto"/>
            <w:right w:val="none" w:sz="0" w:space="0" w:color="auto"/>
          </w:divBdr>
        </w:div>
        <w:div w:id="818233170">
          <w:marLeft w:val="640"/>
          <w:marRight w:val="0"/>
          <w:marTop w:val="0"/>
          <w:marBottom w:val="0"/>
          <w:divBdr>
            <w:top w:val="none" w:sz="0" w:space="0" w:color="auto"/>
            <w:left w:val="none" w:sz="0" w:space="0" w:color="auto"/>
            <w:bottom w:val="none" w:sz="0" w:space="0" w:color="auto"/>
            <w:right w:val="none" w:sz="0" w:space="0" w:color="auto"/>
          </w:divBdr>
        </w:div>
        <w:div w:id="1185246821">
          <w:marLeft w:val="640"/>
          <w:marRight w:val="0"/>
          <w:marTop w:val="0"/>
          <w:marBottom w:val="0"/>
          <w:divBdr>
            <w:top w:val="none" w:sz="0" w:space="0" w:color="auto"/>
            <w:left w:val="none" w:sz="0" w:space="0" w:color="auto"/>
            <w:bottom w:val="none" w:sz="0" w:space="0" w:color="auto"/>
            <w:right w:val="none" w:sz="0" w:space="0" w:color="auto"/>
          </w:divBdr>
        </w:div>
        <w:div w:id="829322398">
          <w:marLeft w:val="640"/>
          <w:marRight w:val="0"/>
          <w:marTop w:val="0"/>
          <w:marBottom w:val="0"/>
          <w:divBdr>
            <w:top w:val="none" w:sz="0" w:space="0" w:color="auto"/>
            <w:left w:val="none" w:sz="0" w:space="0" w:color="auto"/>
            <w:bottom w:val="none" w:sz="0" w:space="0" w:color="auto"/>
            <w:right w:val="none" w:sz="0" w:space="0" w:color="auto"/>
          </w:divBdr>
        </w:div>
        <w:div w:id="13041722">
          <w:marLeft w:val="640"/>
          <w:marRight w:val="0"/>
          <w:marTop w:val="0"/>
          <w:marBottom w:val="0"/>
          <w:divBdr>
            <w:top w:val="none" w:sz="0" w:space="0" w:color="auto"/>
            <w:left w:val="none" w:sz="0" w:space="0" w:color="auto"/>
            <w:bottom w:val="none" w:sz="0" w:space="0" w:color="auto"/>
            <w:right w:val="none" w:sz="0" w:space="0" w:color="auto"/>
          </w:divBdr>
        </w:div>
        <w:div w:id="832569993">
          <w:marLeft w:val="640"/>
          <w:marRight w:val="0"/>
          <w:marTop w:val="0"/>
          <w:marBottom w:val="0"/>
          <w:divBdr>
            <w:top w:val="none" w:sz="0" w:space="0" w:color="auto"/>
            <w:left w:val="none" w:sz="0" w:space="0" w:color="auto"/>
            <w:bottom w:val="none" w:sz="0" w:space="0" w:color="auto"/>
            <w:right w:val="none" w:sz="0" w:space="0" w:color="auto"/>
          </w:divBdr>
        </w:div>
        <w:div w:id="1398361403">
          <w:marLeft w:val="640"/>
          <w:marRight w:val="0"/>
          <w:marTop w:val="0"/>
          <w:marBottom w:val="0"/>
          <w:divBdr>
            <w:top w:val="none" w:sz="0" w:space="0" w:color="auto"/>
            <w:left w:val="none" w:sz="0" w:space="0" w:color="auto"/>
            <w:bottom w:val="none" w:sz="0" w:space="0" w:color="auto"/>
            <w:right w:val="none" w:sz="0" w:space="0" w:color="auto"/>
          </w:divBdr>
        </w:div>
        <w:div w:id="1657689639">
          <w:marLeft w:val="640"/>
          <w:marRight w:val="0"/>
          <w:marTop w:val="0"/>
          <w:marBottom w:val="0"/>
          <w:divBdr>
            <w:top w:val="none" w:sz="0" w:space="0" w:color="auto"/>
            <w:left w:val="none" w:sz="0" w:space="0" w:color="auto"/>
            <w:bottom w:val="none" w:sz="0" w:space="0" w:color="auto"/>
            <w:right w:val="none" w:sz="0" w:space="0" w:color="auto"/>
          </w:divBdr>
        </w:div>
        <w:div w:id="933902243">
          <w:marLeft w:val="640"/>
          <w:marRight w:val="0"/>
          <w:marTop w:val="0"/>
          <w:marBottom w:val="0"/>
          <w:divBdr>
            <w:top w:val="none" w:sz="0" w:space="0" w:color="auto"/>
            <w:left w:val="none" w:sz="0" w:space="0" w:color="auto"/>
            <w:bottom w:val="none" w:sz="0" w:space="0" w:color="auto"/>
            <w:right w:val="none" w:sz="0" w:space="0" w:color="auto"/>
          </w:divBdr>
        </w:div>
        <w:div w:id="89354298">
          <w:marLeft w:val="640"/>
          <w:marRight w:val="0"/>
          <w:marTop w:val="0"/>
          <w:marBottom w:val="0"/>
          <w:divBdr>
            <w:top w:val="none" w:sz="0" w:space="0" w:color="auto"/>
            <w:left w:val="none" w:sz="0" w:space="0" w:color="auto"/>
            <w:bottom w:val="none" w:sz="0" w:space="0" w:color="auto"/>
            <w:right w:val="none" w:sz="0" w:space="0" w:color="auto"/>
          </w:divBdr>
        </w:div>
        <w:div w:id="2074305697">
          <w:marLeft w:val="640"/>
          <w:marRight w:val="0"/>
          <w:marTop w:val="0"/>
          <w:marBottom w:val="0"/>
          <w:divBdr>
            <w:top w:val="none" w:sz="0" w:space="0" w:color="auto"/>
            <w:left w:val="none" w:sz="0" w:space="0" w:color="auto"/>
            <w:bottom w:val="none" w:sz="0" w:space="0" w:color="auto"/>
            <w:right w:val="none" w:sz="0" w:space="0" w:color="auto"/>
          </w:divBdr>
        </w:div>
        <w:div w:id="402875096">
          <w:marLeft w:val="640"/>
          <w:marRight w:val="0"/>
          <w:marTop w:val="0"/>
          <w:marBottom w:val="0"/>
          <w:divBdr>
            <w:top w:val="none" w:sz="0" w:space="0" w:color="auto"/>
            <w:left w:val="none" w:sz="0" w:space="0" w:color="auto"/>
            <w:bottom w:val="none" w:sz="0" w:space="0" w:color="auto"/>
            <w:right w:val="none" w:sz="0" w:space="0" w:color="auto"/>
          </w:divBdr>
        </w:div>
        <w:div w:id="737821944">
          <w:marLeft w:val="640"/>
          <w:marRight w:val="0"/>
          <w:marTop w:val="0"/>
          <w:marBottom w:val="0"/>
          <w:divBdr>
            <w:top w:val="none" w:sz="0" w:space="0" w:color="auto"/>
            <w:left w:val="none" w:sz="0" w:space="0" w:color="auto"/>
            <w:bottom w:val="none" w:sz="0" w:space="0" w:color="auto"/>
            <w:right w:val="none" w:sz="0" w:space="0" w:color="auto"/>
          </w:divBdr>
        </w:div>
        <w:div w:id="2033651898">
          <w:marLeft w:val="640"/>
          <w:marRight w:val="0"/>
          <w:marTop w:val="0"/>
          <w:marBottom w:val="0"/>
          <w:divBdr>
            <w:top w:val="none" w:sz="0" w:space="0" w:color="auto"/>
            <w:left w:val="none" w:sz="0" w:space="0" w:color="auto"/>
            <w:bottom w:val="none" w:sz="0" w:space="0" w:color="auto"/>
            <w:right w:val="none" w:sz="0" w:space="0" w:color="auto"/>
          </w:divBdr>
        </w:div>
        <w:div w:id="1280377224">
          <w:marLeft w:val="640"/>
          <w:marRight w:val="0"/>
          <w:marTop w:val="0"/>
          <w:marBottom w:val="0"/>
          <w:divBdr>
            <w:top w:val="none" w:sz="0" w:space="0" w:color="auto"/>
            <w:left w:val="none" w:sz="0" w:space="0" w:color="auto"/>
            <w:bottom w:val="none" w:sz="0" w:space="0" w:color="auto"/>
            <w:right w:val="none" w:sz="0" w:space="0" w:color="auto"/>
          </w:divBdr>
        </w:div>
        <w:div w:id="1355229333">
          <w:marLeft w:val="640"/>
          <w:marRight w:val="0"/>
          <w:marTop w:val="0"/>
          <w:marBottom w:val="0"/>
          <w:divBdr>
            <w:top w:val="none" w:sz="0" w:space="0" w:color="auto"/>
            <w:left w:val="none" w:sz="0" w:space="0" w:color="auto"/>
            <w:bottom w:val="none" w:sz="0" w:space="0" w:color="auto"/>
            <w:right w:val="none" w:sz="0" w:space="0" w:color="auto"/>
          </w:divBdr>
        </w:div>
        <w:div w:id="1728608977">
          <w:marLeft w:val="640"/>
          <w:marRight w:val="0"/>
          <w:marTop w:val="0"/>
          <w:marBottom w:val="0"/>
          <w:divBdr>
            <w:top w:val="none" w:sz="0" w:space="0" w:color="auto"/>
            <w:left w:val="none" w:sz="0" w:space="0" w:color="auto"/>
            <w:bottom w:val="none" w:sz="0" w:space="0" w:color="auto"/>
            <w:right w:val="none" w:sz="0" w:space="0" w:color="auto"/>
          </w:divBdr>
        </w:div>
        <w:div w:id="1242761489">
          <w:marLeft w:val="640"/>
          <w:marRight w:val="0"/>
          <w:marTop w:val="0"/>
          <w:marBottom w:val="0"/>
          <w:divBdr>
            <w:top w:val="none" w:sz="0" w:space="0" w:color="auto"/>
            <w:left w:val="none" w:sz="0" w:space="0" w:color="auto"/>
            <w:bottom w:val="none" w:sz="0" w:space="0" w:color="auto"/>
            <w:right w:val="none" w:sz="0" w:space="0" w:color="auto"/>
          </w:divBdr>
        </w:div>
        <w:div w:id="1742406691">
          <w:marLeft w:val="640"/>
          <w:marRight w:val="0"/>
          <w:marTop w:val="0"/>
          <w:marBottom w:val="0"/>
          <w:divBdr>
            <w:top w:val="none" w:sz="0" w:space="0" w:color="auto"/>
            <w:left w:val="none" w:sz="0" w:space="0" w:color="auto"/>
            <w:bottom w:val="none" w:sz="0" w:space="0" w:color="auto"/>
            <w:right w:val="none" w:sz="0" w:space="0" w:color="auto"/>
          </w:divBdr>
        </w:div>
        <w:div w:id="1062219911">
          <w:marLeft w:val="640"/>
          <w:marRight w:val="0"/>
          <w:marTop w:val="0"/>
          <w:marBottom w:val="0"/>
          <w:divBdr>
            <w:top w:val="none" w:sz="0" w:space="0" w:color="auto"/>
            <w:left w:val="none" w:sz="0" w:space="0" w:color="auto"/>
            <w:bottom w:val="none" w:sz="0" w:space="0" w:color="auto"/>
            <w:right w:val="none" w:sz="0" w:space="0" w:color="auto"/>
          </w:divBdr>
        </w:div>
        <w:div w:id="1026254282">
          <w:marLeft w:val="640"/>
          <w:marRight w:val="0"/>
          <w:marTop w:val="0"/>
          <w:marBottom w:val="0"/>
          <w:divBdr>
            <w:top w:val="none" w:sz="0" w:space="0" w:color="auto"/>
            <w:left w:val="none" w:sz="0" w:space="0" w:color="auto"/>
            <w:bottom w:val="none" w:sz="0" w:space="0" w:color="auto"/>
            <w:right w:val="none" w:sz="0" w:space="0" w:color="auto"/>
          </w:divBdr>
        </w:div>
        <w:div w:id="596409441">
          <w:marLeft w:val="640"/>
          <w:marRight w:val="0"/>
          <w:marTop w:val="0"/>
          <w:marBottom w:val="0"/>
          <w:divBdr>
            <w:top w:val="none" w:sz="0" w:space="0" w:color="auto"/>
            <w:left w:val="none" w:sz="0" w:space="0" w:color="auto"/>
            <w:bottom w:val="none" w:sz="0" w:space="0" w:color="auto"/>
            <w:right w:val="none" w:sz="0" w:space="0" w:color="auto"/>
          </w:divBdr>
        </w:div>
        <w:div w:id="1396969293">
          <w:marLeft w:val="640"/>
          <w:marRight w:val="0"/>
          <w:marTop w:val="0"/>
          <w:marBottom w:val="0"/>
          <w:divBdr>
            <w:top w:val="none" w:sz="0" w:space="0" w:color="auto"/>
            <w:left w:val="none" w:sz="0" w:space="0" w:color="auto"/>
            <w:bottom w:val="none" w:sz="0" w:space="0" w:color="auto"/>
            <w:right w:val="none" w:sz="0" w:space="0" w:color="auto"/>
          </w:divBdr>
        </w:div>
        <w:div w:id="11807490">
          <w:marLeft w:val="640"/>
          <w:marRight w:val="0"/>
          <w:marTop w:val="0"/>
          <w:marBottom w:val="0"/>
          <w:divBdr>
            <w:top w:val="none" w:sz="0" w:space="0" w:color="auto"/>
            <w:left w:val="none" w:sz="0" w:space="0" w:color="auto"/>
            <w:bottom w:val="none" w:sz="0" w:space="0" w:color="auto"/>
            <w:right w:val="none" w:sz="0" w:space="0" w:color="auto"/>
          </w:divBdr>
        </w:div>
        <w:div w:id="58721390">
          <w:marLeft w:val="640"/>
          <w:marRight w:val="0"/>
          <w:marTop w:val="0"/>
          <w:marBottom w:val="0"/>
          <w:divBdr>
            <w:top w:val="none" w:sz="0" w:space="0" w:color="auto"/>
            <w:left w:val="none" w:sz="0" w:space="0" w:color="auto"/>
            <w:bottom w:val="none" w:sz="0" w:space="0" w:color="auto"/>
            <w:right w:val="none" w:sz="0" w:space="0" w:color="auto"/>
          </w:divBdr>
        </w:div>
        <w:div w:id="203178133">
          <w:marLeft w:val="640"/>
          <w:marRight w:val="0"/>
          <w:marTop w:val="0"/>
          <w:marBottom w:val="0"/>
          <w:divBdr>
            <w:top w:val="none" w:sz="0" w:space="0" w:color="auto"/>
            <w:left w:val="none" w:sz="0" w:space="0" w:color="auto"/>
            <w:bottom w:val="none" w:sz="0" w:space="0" w:color="auto"/>
            <w:right w:val="none" w:sz="0" w:space="0" w:color="auto"/>
          </w:divBdr>
        </w:div>
        <w:div w:id="948975943">
          <w:marLeft w:val="640"/>
          <w:marRight w:val="0"/>
          <w:marTop w:val="0"/>
          <w:marBottom w:val="0"/>
          <w:divBdr>
            <w:top w:val="none" w:sz="0" w:space="0" w:color="auto"/>
            <w:left w:val="none" w:sz="0" w:space="0" w:color="auto"/>
            <w:bottom w:val="none" w:sz="0" w:space="0" w:color="auto"/>
            <w:right w:val="none" w:sz="0" w:space="0" w:color="auto"/>
          </w:divBdr>
        </w:div>
        <w:div w:id="1598441320">
          <w:marLeft w:val="640"/>
          <w:marRight w:val="0"/>
          <w:marTop w:val="0"/>
          <w:marBottom w:val="0"/>
          <w:divBdr>
            <w:top w:val="none" w:sz="0" w:space="0" w:color="auto"/>
            <w:left w:val="none" w:sz="0" w:space="0" w:color="auto"/>
            <w:bottom w:val="none" w:sz="0" w:space="0" w:color="auto"/>
            <w:right w:val="none" w:sz="0" w:space="0" w:color="auto"/>
          </w:divBdr>
        </w:div>
        <w:div w:id="76753581">
          <w:marLeft w:val="640"/>
          <w:marRight w:val="0"/>
          <w:marTop w:val="0"/>
          <w:marBottom w:val="0"/>
          <w:divBdr>
            <w:top w:val="none" w:sz="0" w:space="0" w:color="auto"/>
            <w:left w:val="none" w:sz="0" w:space="0" w:color="auto"/>
            <w:bottom w:val="none" w:sz="0" w:space="0" w:color="auto"/>
            <w:right w:val="none" w:sz="0" w:space="0" w:color="auto"/>
          </w:divBdr>
        </w:div>
        <w:div w:id="1352754859">
          <w:marLeft w:val="640"/>
          <w:marRight w:val="0"/>
          <w:marTop w:val="0"/>
          <w:marBottom w:val="0"/>
          <w:divBdr>
            <w:top w:val="none" w:sz="0" w:space="0" w:color="auto"/>
            <w:left w:val="none" w:sz="0" w:space="0" w:color="auto"/>
            <w:bottom w:val="none" w:sz="0" w:space="0" w:color="auto"/>
            <w:right w:val="none" w:sz="0" w:space="0" w:color="auto"/>
          </w:divBdr>
        </w:div>
        <w:div w:id="1550844645">
          <w:marLeft w:val="640"/>
          <w:marRight w:val="0"/>
          <w:marTop w:val="0"/>
          <w:marBottom w:val="0"/>
          <w:divBdr>
            <w:top w:val="none" w:sz="0" w:space="0" w:color="auto"/>
            <w:left w:val="none" w:sz="0" w:space="0" w:color="auto"/>
            <w:bottom w:val="none" w:sz="0" w:space="0" w:color="auto"/>
            <w:right w:val="none" w:sz="0" w:space="0" w:color="auto"/>
          </w:divBdr>
        </w:div>
        <w:div w:id="289240998">
          <w:marLeft w:val="640"/>
          <w:marRight w:val="0"/>
          <w:marTop w:val="0"/>
          <w:marBottom w:val="0"/>
          <w:divBdr>
            <w:top w:val="none" w:sz="0" w:space="0" w:color="auto"/>
            <w:left w:val="none" w:sz="0" w:space="0" w:color="auto"/>
            <w:bottom w:val="none" w:sz="0" w:space="0" w:color="auto"/>
            <w:right w:val="none" w:sz="0" w:space="0" w:color="auto"/>
          </w:divBdr>
        </w:div>
        <w:div w:id="1088960470">
          <w:marLeft w:val="640"/>
          <w:marRight w:val="0"/>
          <w:marTop w:val="0"/>
          <w:marBottom w:val="0"/>
          <w:divBdr>
            <w:top w:val="none" w:sz="0" w:space="0" w:color="auto"/>
            <w:left w:val="none" w:sz="0" w:space="0" w:color="auto"/>
            <w:bottom w:val="none" w:sz="0" w:space="0" w:color="auto"/>
            <w:right w:val="none" w:sz="0" w:space="0" w:color="auto"/>
          </w:divBdr>
        </w:div>
        <w:div w:id="327902253">
          <w:marLeft w:val="640"/>
          <w:marRight w:val="0"/>
          <w:marTop w:val="0"/>
          <w:marBottom w:val="0"/>
          <w:divBdr>
            <w:top w:val="none" w:sz="0" w:space="0" w:color="auto"/>
            <w:left w:val="none" w:sz="0" w:space="0" w:color="auto"/>
            <w:bottom w:val="none" w:sz="0" w:space="0" w:color="auto"/>
            <w:right w:val="none" w:sz="0" w:space="0" w:color="auto"/>
          </w:divBdr>
        </w:div>
        <w:div w:id="880288463">
          <w:marLeft w:val="640"/>
          <w:marRight w:val="0"/>
          <w:marTop w:val="0"/>
          <w:marBottom w:val="0"/>
          <w:divBdr>
            <w:top w:val="none" w:sz="0" w:space="0" w:color="auto"/>
            <w:left w:val="none" w:sz="0" w:space="0" w:color="auto"/>
            <w:bottom w:val="none" w:sz="0" w:space="0" w:color="auto"/>
            <w:right w:val="none" w:sz="0" w:space="0" w:color="auto"/>
          </w:divBdr>
        </w:div>
        <w:div w:id="2134203792">
          <w:marLeft w:val="640"/>
          <w:marRight w:val="0"/>
          <w:marTop w:val="0"/>
          <w:marBottom w:val="0"/>
          <w:divBdr>
            <w:top w:val="none" w:sz="0" w:space="0" w:color="auto"/>
            <w:left w:val="none" w:sz="0" w:space="0" w:color="auto"/>
            <w:bottom w:val="none" w:sz="0" w:space="0" w:color="auto"/>
            <w:right w:val="none" w:sz="0" w:space="0" w:color="auto"/>
          </w:divBdr>
        </w:div>
        <w:div w:id="109059469">
          <w:marLeft w:val="640"/>
          <w:marRight w:val="0"/>
          <w:marTop w:val="0"/>
          <w:marBottom w:val="0"/>
          <w:divBdr>
            <w:top w:val="none" w:sz="0" w:space="0" w:color="auto"/>
            <w:left w:val="none" w:sz="0" w:space="0" w:color="auto"/>
            <w:bottom w:val="none" w:sz="0" w:space="0" w:color="auto"/>
            <w:right w:val="none" w:sz="0" w:space="0" w:color="auto"/>
          </w:divBdr>
        </w:div>
        <w:div w:id="696391737">
          <w:marLeft w:val="640"/>
          <w:marRight w:val="0"/>
          <w:marTop w:val="0"/>
          <w:marBottom w:val="0"/>
          <w:divBdr>
            <w:top w:val="none" w:sz="0" w:space="0" w:color="auto"/>
            <w:left w:val="none" w:sz="0" w:space="0" w:color="auto"/>
            <w:bottom w:val="none" w:sz="0" w:space="0" w:color="auto"/>
            <w:right w:val="none" w:sz="0" w:space="0" w:color="auto"/>
          </w:divBdr>
        </w:div>
        <w:div w:id="1692216256">
          <w:marLeft w:val="640"/>
          <w:marRight w:val="0"/>
          <w:marTop w:val="0"/>
          <w:marBottom w:val="0"/>
          <w:divBdr>
            <w:top w:val="none" w:sz="0" w:space="0" w:color="auto"/>
            <w:left w:val="none" w:sz="0" w:space="0" w:color="auto"/>
            <w:bottom w:val="none" w:sz="0" w:space="0" w:color="auto"/>
            <w:right w:val="none" w:sz="0" w:space="0" w:color="auto"/>
          </w:divBdr>
        </w:div>
        <w:div w:id="2085561818">
          <w:marLeft w:val="640"/>
          <w:marRight w:val="0"/>
          <w:marTop w:val="0"/>
          <w:marBottom w:val="0"/>
          <w:divBdr>
            <w:top w:val="none" w:sz="0" w:space="0" w:color="auto"/>
            <w:left w:val="none" w:sz="0" w:space="0" w:color="auto"/>
            <w:bottom w:val="none" w:sz="0" w:space="0" w:color="auto"/>
            <w:right w:val="none" w:sz="0" w:space="0" w:color="auto"/>
          </w:divBdr>
        </w:div>
        <w:div w:id="829364979">
          <w:marLeft w:val="640"/>
          <w:marRight w:val="0"/>
          <w:marTop w:val="0"/>
          <w:marBottom w:val="0"/>
          <w:divBdr>
            <w:top w:val="none" w:sz="0" w:space="0" w:color="auto"/>
            <w:left w:val="none" w:sz="0" w:space="0" w:color="auto"/>
            <w:bottom w:val="none" w:sz="0" w:space="0" w:color="auto"/>
            <w:right w:val="none" w:sz="0" w:space="0" w:color="auto"/>
          </w:divBdr>
        </w:div>
        <w:div w:id="1775587264">
          <w:marLeft w:val="640"/>
          <w:marRight w:val="0"/>
          <w:marTop w:val="0"/>
          <w:marBottom w:val="0"/>
          <w:divBdr>
            <w:top w:val="none" w:sz="0" w:space="0" w:color="auto"/>
            <w:left w:val="none" w:sz="0" w:space="0" w:color="auto"/>
            <w:bottom w:val="none" w:sz="0" w:space="0" w:color="auto"/>
            <w:right w:val="none" w:sz="0" w:space="0" w:color="auto"/>
          </w:divBdr>
        </w:div>
        <w:div w:id="681325456">
          <w:marLeft w:val="640"/>
          <w:marRight w:val="0"/>
          <w:marTop w:val="0"/>
          <w:marBottom w:val="0"/>
          <w:divBdr>
            <w:top w:val="none" w:sz="0" w:space="0" w:color="auto"/>
            <w:left w:val="none" w:sz="0" w:space="0" w:color="auto"/>
            <w:bottom w:val="none" w:sz="0" w:space="0" w:color="auto"/>
            <w:right w:val="none" w:sz="0" w:space="0" w:color="auto"/>
          </w:divBdr>
        </w:div>
        <w:div w:id="965739565">
          <w:marLeft w:val="640"/>
          <w:marRight w:val="0"/>
          <w:marTop w:val="0"/>
          <w:marBottom w:val="0"/>
          <w:divBdr>
            <w:top w:val="none" w:sz="0" w:space="0" w:color="auto"/>
            <w:left w:val="none" w:sz="0" w:space="0" w:color="auto"/>
            <w:bottom w:val="none" w:sz="0" w:space="0" w:color="auto"/>
            <w:right w:val="none" w:sz="0" w:space="0" w:color="auto"/>
          </w:divBdr>
        </w:div>
        <w:div w:id="874730878">
          <w:marLeft w:val="640"/>
          <w:marRight w:val="0"/>
          <w:marTop w:val="0"/>
          <w:marBottom w:val="0"/>
          <w:divBdr>
            <w:top w:val="none" w:sz="0" w:space="0" w:color="auto"/>
            <w:left w:val="none" w:sz="0" w:space="0" w:color="auto"/>
            <w:bottom w:val="none" w:sz="0" w:space="0" w:color="auto"/>
            <w:right w:val="none" w:sz="0" w:space="0" w:color="auto"/>
          </w:divBdr>
        </w:div>
        <w:div w:id="1610814041">
          <w:marLeft w:val="640"/>
          <w:marRight w:val="0"/>
          <w:marTop w:val="0"/>
          <w:marBottom w:val="0"/>
          <w:divBdr>
            <w:top w:val="none" w:sz="0" w:space="0" w:color="auto"/>
            <w:left w:val="none" w:sz="0" w:space="0" w:color="auto"/>
            <w:bottom w:val="none" w:sz="0" w:space="0" w:color="auto"/>
            <w:right w:val="none" w:sz="0" w:space="0" w:color="auto"/>
          </w:divBdr>
        </w:div>
        <w:div w:id="1861746695">
          <w:marLeft w:val="640"/>
          <w:marRight w:val="0"/>
          <w:marTop w:val="0"/>
          <w:marBottom w:val="0"/>
          <w:divBdr>
            <w:top w:val="none" w:sz="0" w:space="0" w:color="auto"/>
            <w:left w:val="none" w:sz="0" w:space="0" w:color="auto"/>
            <w:bottom w:val="none" w:sz="0" w:space="0" w:color="auto"/>
            <w:right w:val="none" w:sz="0" w:space="0" w:color="auto"/>
          </w:divBdr>
        </w:div>
        <w:div w:id="488519283">
          <w:marLeft w:val="640"/>
          <w:marRight w:val="0"/>
          <w:marTop w:val="0"/>
          <w:marBottom w:val="0"/>
          <w:divBdr>
            <w:top w:val="none" w:sz="0" w:space="0" w:color="auto"/>
            <w:left w:val="none" w:sz="0" w:space="0" w:color="auto"/>
            <w:bottom w:val="none" w:sz="0" w:space="0" w:color="auto"/>
            <w:right w:val="none" w:sz="0" w:space="0" w:color="auto"/>
          </w:divBdr>
        </w:div>
        <w:div w:id="40987352">
          <w:marLeft w:val="640"/>
          <w:marRight w:val="0"/>
          <w:marTop w:val="0"/>
          <w:marBottom w:val="0"/>
          <w:divBdr>
            <w:top w:val="none" w:sz="0" w:space="0" w:color="auto"/>
            <w:left w:val="none" w:sz="0" w:space="0" w:color="auto"/>
            <w:bottom w:val="none" w:sz="0" w:space="0" w:color="auto"/>
            <w:right w:val="none" w:sz="0" w:space="0" w:color="auto"/>
          </w:divBdr>
        </w:div>
        <w:div w:id="102505329">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8401104">
      <w:bodyDiv w:val="1"/>
      <w:marLeft w:val="0"/>
      <w:marRight w:val="0"/>
      <w:marTop w:val="0"/>
      <w:marBottom w:val="0"/>
      <w:divBdr>
        <w:top w:val="none" w:sz="0" w:space="0" w:color="auto"/>
        <w:left w:val="none" w:sz="0" w:space="0" w:color="auto"/>
        <w:bottom w:val="none" w:sz="0" w:space="0" w:color="auto"/>
        <w:right w:val="none" w:sz="0" w:space="0" w:color="auto"/>
      </w:divBdr>
      <w:divsChild>
        <w:div w:id="881482681">
          <w:marLeft w:val="640"/>
          <w:marRight w:val="0"/>
          <w:marTop w:val="0"/>
          <w:marBottom w:val="0"/>
          <w:divBdr>
            <w:top w:val="none" w:sz="0" w:space="0" w:color="auto"/>
            <w:left w:val="none" w:sz="0" w:space="0" w:color="auto"/>
            <w:bottom w:val="none" w:sz="0" w:space="0" w:color="auto"/>
            <w:right w:val="none" w:sz="0" w:space="0" w:color="auto"/>
          </w:divBdr>
        </w:div>
        <w:div w:id="1715345612">
          <w:marLeft w:val="640"/>
          <w:marRight w:val="0"/>
          <w:marTop w:val="0"/>
          <w:marBottom w:val="0"/>
          <w:divBdr>
            <w:top w:val="none" w:sz="0" w:space="0" w:color="auto"/>
            <w:left w:val="none" w:sz="0" w:space="0" w:color="auto"/>
            <w:bottom w:val="none" w:sz="0" w:space="0" w:color="auto"/>
            <w:right w:val="none" w:sz="0" w:space="0" w:color="auto"/>
          </w:divBdr>
        </w:div>
        <w:div w:id="1634560002">
          <w:marLeft w:val="640"/>
          <w:marRight w:val="0"/>
          <w:marTop w:val="0"/>
          <w:marBottom w:val="0"/>
          <w:divBdr>
            <w:top w:val="none" w:sz="0" w:space="0" w:color="auto"/>
            <w:left w:val="none" w:sz="0" w:space="0" w:color="auto"/>
            <w:bottom w:val="none" w:sz="0" w:space="0" w:color="auto"/>
            <w:right w:val="none" w:sz="0" w:space="0" w:color="auto"/>
          </w:divBdr>
        </w:div>
        <w:div w:id="1067802486">
          <w:marLeft w:val="640"/>
          <w:marRight w:val="0"/>
          <w:marTop w:val="0"/>
          <w:marBottom w:val="0"/>
          <w:divBdr>
            <w:top w:val="none" w:sz="0" w:space="0" w:color="auto"/>
            <w:left w:val="none" w:sz="0" w:space="0" w:color="auto"/>
            <w:bottom w:val="none" w:sz="0" w:space="0" w:color="auto"/>
            <w:right w:val="none" w:sz="0" w:space="0" w:color="auto"/>
          </w:divBdr>
        </w:div>
        <w:div w:id="1270552569">
          <w:marLeft w:val="640"/>
          <w:marRight w:val="0"/>
          <w:marTop w:val="0"/>
          <w:marBottom w:val="0"/>
          <w:divBdr>
            <w:top w:val="none" w:sz="0" w:space="0" w:color="auto"/>
            <w:left w:val="none" w:sz="0" w:space="0" w:color="auto"/>
            <w:bottom w:val="none" w:sz="0" w:space="0" w:color="auto"/>
            <w:right w:val="none" w:sz="0" w:space="0" w:color="auto"/>
          </w:divBdr>
        </w:div>
        <w:div w:id="971515671">
          <w:marLeft w:val="640"/>
          <w:marRight w:val="0"/>
          <w:marTop w:val="0"/>
          <w:marBottom w:val="0"/>
          <w:divBdr>
            <w:top w:val="none" w:sz="0" w:space="0" w:color="auto"/>
            <w:left w:val="none" w:sz="0" w:space="0" w:color="auto"/>
            <w:bottom w:val="none" w:sz="0" w:space="0" w:color="auto"/>
            <w:right w:val="none" w:sz="0" w:space="0" w:color="auto"/>
          </w:divBdr>
        </w:div>
        <w:div w:id="595483912">
          <w:marLeft w:val="640"/>
          <w:marRight w:val="0"/>
          <w:marTop w:val="0"/>
          <w:marBottom w:val="0"/>
          <w:divBdr>
            <w:top w:val="none" w:sz="0" w:space="0" w:color="auto"/>
            <w:left w:val="none" w:sz="0" w:space="0" w:color="auto"/>
            <w:bottom w:val="none" w:sz="0" w:space="0" w:color="auto"/>
            <w:right w:val="none" w:sz="0" w:space="0" w:color="auto"/>
          </w:divBdr>
        </w:div>
        <w:div w:id="457796010">
          <w:marLeft w:val="640"/>
          <w:marRight w:val="0"/>
          <w:marTop w:val="0"/>
          <w:marBottom w:val="0"/>
          <w:divBdr>
            <w:top w:val="none" w:sz="0" w:space="0" w:color="auto"/>
            <w:left w:val="none" w:sz="0" w:space="0" w:color="auto"/>
            <w:bottom w:val="none" w:sz="0" w:space="0" w:color="auto"/>
            <w:right w:val="none" w:sz="0" w:space="0" w:color="auto"/>
          </w:divBdr>
        </w:div>
        <w:div w:id="1391927744">
          <w:marLeft w:val="640"/>
          <w:marRight w:val="0"/>
          <w:marTop w:val="0"/>
          <w:marBottom w:val="0"/>
          <w:divBdr>
            <w:top w:val="none" w:sz="0" w:space="0" w:color="auto"/>
            <w:left w:val="none" w:sz="0" w:space="0" w:color="auto"/>
            <w:bottom w:val="none" w:sz="0" w:space="0" w:color="auto"/>
            <w:right w:val="none" w:sz="0" w:space="0" w:color="auto"/>
          </w:divBdr>
        </w:div>
        <w:div w:id="1261530293">
          <w:marLeft w:val="640"/>
          <w:marRight w:val="0"/>
          <w:marTop w:val="0"/>
          <w:marBottom w:val="0"/>
          <w:divBdr>
            <w:top w:val="none" w:sz="0" w:space="0" w:color="auto"/>
            <w:left w:val="none" w:sz="0" w:space="0" w:color="auto"/>
            <w:bottom w:val="none" w:sz="0" w:space="0" w:color="auto"/>
            <w:right w:val="none" w:sz="0" w:space="0" w:color="auto"/>
          </w:divBdr>
        </w:div>
        <w:div w:id="2142186757">
          <w:marLeft w:val="640"/>
          <w:marRight w:val="0"/>
          <w:marTop w:val="0"/>
          <w:marBottom w:val="0"/>
          <w:divBdr>
            <w:top w:val="none" w:sz="0" w:space="0" w:color="auto"/>
            <w:left w:val="none" w:sz="0" w:space="0" w:color="auto"/>
            <w:bottom w:val="none" w:sz="0" w:space="0" w:color="auto"/>
            <w:right w:val="none" w:sz="0" w:space="0" w:color="auto"/>
          </w:divBdr>
        </w:div>
        <w:div w:id="482966036">
          <w:marLeft w:val="640"/>
          <w:marRight w:val="0"/>
          <w:marTop w:val="0"/>
          <w:marBottom w:val="0"/>
          <w:divBdr>
            <w:top w:val="none" w:sz="0" w:space="0" w:color="auto"/>
            <w:left w:val="none" w:sz="0" w:space="0" w:color="auto"/>
            <w:bottom w:val="none" w:sz="0" w:space="0" w:color="auto"/>
            <w:right w:val="none" w:sz="0" w:space="0" w:color="auto"/>
          </w:divBdr>
        </w:div>
        <w:div w:id="68118104">
          <w:marLeft w:val="640"/>
          <w:marRight w:val="0"/>
          <w:marTop w:val="0"/>
          <w:marBottom w:val="0"/>
          <w:divBdr>
            <w:top w:val="none" w:sz="0" w:space="0" w:color="auto"/>
            <w:left w:val="none" w:sz="0" w:space="0" w:color="auto"/>
            <w:bottom w:val="none" w:sz="0" w:space="0" w:color="auto"/>
            <w:right w:val="none" w:sz="0" w:space="0" w:color="auto"/>
          </w:divBdr>
        </w:div>
        <w:div w:id="1938053083">
          <w:marLeft w:val="640"/>
          <w:marRight w:val="0"/>
          <w:marTop w:val="0"/>
          <w:marBottom w:val="0"/>
          <w:divBdr>
            <w:top w:val="none" w:sz="0" w:space="0" w:color="auto"/>
            <w:left w:val="none" w:sz="0" w:space="0" w:color="auto"/>
            <w:bottom w:val="none" w:sz="0" w:space="0" w:color="auto"/>
            <w:right w:val="none" w:sz="0" w:space="0" w:color="auto"/>
          </w:divBdr>
        </w:div>
        <w:div w:id="126825945">
          <w:marLeft w:val="640"/>
          <w:marRight w:val="0"/>
          <w:marTop w:val="0"/>
          <w:marBottom w:val="0"/>
          <w:divBdr>
            <w:top w:val="none" w:sz="0" w:space="0" w:color="auto"/>
            <w:left w:val="none" w:sz="0" w:space="0" w:color="auto"/>
            <w:bottom w:val="none" w:sz="0" w:space="0" w:color="auto"/>
            <w:right w:val="none" w:sz="0" w:space="0" w:color="auto"/>
          </w:divBdr>
        </w:div>
        <w:div w:id="1643384003">
          <w:marLeft w:val="640"/>
          <w:marRight w:val="0"/>
          <w:marTop w:val="0"/>
          <w:marBottom w:val="0"/>
          <w:divBdr>
            <w:top w:val="none" w:sz="0" w:space="0" w:color="auto"/>
            <w:left w:val="none" w:sz="0" w:space="0" w:color="auto"/>
            <w:bottom w:val="none" w:sz="0" w:space="0" w:color="auto"/>
            <w:right w:val="none" w:sz="0" w:space="0" w:color="auto"/>
          </w:divBdr>
        </w:div>
        <w:div w:id="364139801">
          <w:marLeft w:val="640"/>
          <w:marRight w:val="0"/>
          <w:marTop w:val="0"/>
          <w:marBottom w:val="0"/>
          <w:divBdr>
            <w:top w:val="none" w:sz="0" w:space="0" w:color="auto"/>
            <w:left w:val="none" w:sz="0" w:space="0" w:color="auto"/>
            <w:bottom w:val="none" w:sz="0" w:space="0" w:color="auto"/>
            <w:right w:val="none" w:sz="0" w:space="0" w:color="auto"/>
          </w:divBdr>
        </w:div>
        <w:div w:id="1160122505">
          <w:marLeft w:val="640"/>
          <w:marRight w:val="0"/>
          <w:marTop w:val="0"/>
          <w:marBottom w:val="0"/>
          <w:divBdr>
            <w:top w:val="none" w:sz="0" w:space="0" w:color="auto"/>
            <w:left w:val="none" w:sz="0" w:space="0" w:color="auto"/>
            <w:bottom w:val="none" w:sz="0" w:space="0" w:color="auto"/>
            <w:right w:val="none" w:sz="0" w:space="0" w:color="auto"/>
          </w:divBdr>
        </w:div>
        <w:div w:id="1688678819">
          <w:marLeft w:val="640"/>
          <w:marRight w:val="0"/>
          <w:marTop w:val="0"/>
          <w:marBottom w:val="0"/>
          <w:divBdr>
            <w:top w:val="none" w:sz="0" w:space="0" w:color="auto"/>
            <w:left w:val="none" w:sz="0" w:space="0" w:color="auto"/>
            <w:bottom w:val="none" w:sz="0" w:space="0" w:color="auto"/>
            <w:right w:val="none" w:sz="0" w:space="0" w:color="auto"/>
          </w:divBdr>
        </w:div>
        <w:div w:id="1174421013">
          <w:marLeft w:val="640"/>
          <w:marRight w:val="0"/>
          <w:marTop w:val="0"/>
          <w:marBottom w:val="0"/>
          <w:divBdr>
            <w:top w:val="none" w:sz="0" w:space="0" w:color="auto"/>
            <w:left w:val="none" w:sz="0" w:space="0" w:color="auto"/>
            <w:bottom w:val="none" w:sz="0" w:space="0" w:color="auto"/>
            <w:right w:val="none" w:sz="0" w:space="0" w:color="auto"/>
          </w:divBdr>
        </w:div>
        <w:div w:id="971251546">
          <w:marLeft w:val="640"/>
          <w:marRight w:val="0"/>
          <w:marTop w:val="0"/>
          <w:marBottom w:val="0"/>
          <w:divBdr>
            <w:top w:val="none" w:sz="0" w:space="0" w:color="auto"/>
            <w:left w:val="none" w:sz="0" w:space="0" w:color="auto"/>
            <w:bottom w:val="none" w:sz="0" w:space="0" w:color="auto"/>
            <w:right w:val="none" w:sz="0" w:space="0" w:color="auto"/>
          </w:divBdr>
        </w:div>
        <w:div w:id="1445610491">
          <w:marLeft w:val="640"/>
          <w:marRight w:val="0"/>
          <w:marTop w:val="0"/>
          <w:marBottom w:val="0"/>
          <w:divBdr>
            <w:top w:val="none" w:sz="0" w:space="0" w:color="auto"/>
            <w:left w:val="none" w:sz="0" w:space="0" w:color="auto"/>
            <w:bottom w:val="none" w:sz="0" w:space="0" w:color="auto"/>
            <w:right w:val="none" w:sz="0" w:space="0" w:color="auto"/>
          </w:divBdr>
        </w:div>
        <w:div w:id="596908740">
          <w:marLeft w:val="640"/>
          <w:marRight w:val="0"/>
          <w:marTop w:val="0"/>
          <w:marBottom w:val="0"/>
          <w:divBdr>
            <w:top w:val="none" w:sz="0" w:space="0" w:color="auto"/>
            <w:left w:val="none" w:sz="0" w:space="0" w:color="auto"/>
            <w:bottom w:val="none" w:sz="0" w:space="0" w:color="auto"/>
            <w:right w:val="none" w:sz="0" w:space="0" w:color="auto"/>
          </w:divBdr>
        </w:div>
        <w:div w:id="1762602768">
          <w:marLeft w:val="640"/>
          <w:marRight w:val="0"/>
          <w:marTop w:val="0"/>
          <w:marBottom w:val="0"/>
          <w:divBdr>
            <w:top w:val="none" w:sz="0" w:space="0" w:color="auto"/>
            <w:left w:val="none" w:sz="0" w:space="0" w:color="auto"/>
            <w:bottom w:val="none" w:sz="0" w:space="0" w:color="auto"/>
            <w:right w:val="none" w:sz="0" w:space="0" w:color="auto"/>
          </w:divBdr>
        </w:div>
        <w:div w:id="67579407">
          <w:marLeft w:val="640"/>
          <w:marRight w:val="0"/>
          <w:marTop w:val="0"/>
          <w:marBottom w:val="0"/>
          <w:divBdr>
            <w:top w:val="none" w:sz="0" w:space="0" w:color="auto"/>
            <w:left w:val="none" w:sz="0" w:space="0" w:color="auto"/>
            <w:bottom w:val="none" w:sz="0" w:space="0" w:color="auto"/>
            <w:right w:val="none" w:sz="0" w:space="0" w:color="auto"/>
          </w:divBdr>
        </w:div>
        <w:div w:id="255673845">
          <w:marLeft w:val="640"/>
          <w:marRight w:val="0"/>
          <w:marTop w:val="0"/>
          <w:marBottom w:val="0"/>
          <w:divBdr>
            <w:top w:val="none" w:sz="0" w:space="0" w:color="auto"/>
            <w:left w:val="none" w:sz="0" w:space="0" w:color="auto"/>
            <w:bottom w:val="none" w:sz="0" w:space="0" w:color="auto"/>
            <w:right w:val="none" w:sz="0" w:space="0" w:color="auto"/>
          </w:divBdr>
        </w:div>
        <w:div w:id="1643149990">
          <w:marLeft w:val="640"/>
          <w:marRight w:val="0"/>
          <w:marTop w:val="0"/>
          <w:marBottom w:val="0"/>
          <w:divBdr>
            <w:top w:val="none" w:sz="0" w:space="0" w:color="auto"/>
            <w:left w:val="none" w:sz="0" w:space="0" w:color="auto"/>
            <w:bottom w:val="none" w:sz="0" w:space="0" w:color="auto"/>
            <w:right w:val="none" w:sz="0" w:space="0" w:color="auto"/>
          </w:divBdr>
        </w:div>
        <w:div w:id="1809010094">
          <w:marLeft w:val="640"/>
          <w:marRight w:val="0"/>
          <w:marTop w:val="0"/>
          <w:marBottom w:val="0"/>
          <w:divBdr>
            <w:top w:val="none" w:sz="0" w:space="0" w:color="auto"/>
            <w:left w:val="none" w:sz="0" w:space="0" w:color="auto"/>
            <w:bottom w:val="none" w:sz="0" w:space="0" w:color="auto"/>
            <w:right w:val="none" w:sz="0" w:space="0" w:color="auto"/>
          </w:divBdr>
        </w:div>
        <w:div w:id="476073119">
          <w:marLeft w:val="640"/>
          <w:marRight w:val="0"/>
          <w:marTop w:val="0"/>
          <w:marBottom w:val="0"/>
          <w:divBdr>
            <w:top w:val="none" w:sz="0" w:space="0" w:color="auto"/>
            <w:left w:val="none" w:sz="0" w:space="0" w:color="auto"/>
            <w:bottom w:val="none" w:sz="0" w:space="0" w:color="auto"/>
            <w:right w:val="none" w:sz="0" w:space="0" w:color="auto"/>
          </w:divBdr>
        </w:div>
        <w:div w:id="2104109981">
          <w:marLeft w:val="640"/>
          <w:marRight w:val="0"/>
          <w:marTop w:val="0"/>
          <w:marBottom w:val="0"/>
          <w:divBdr>
            <w:top w:val="none" w:sz="0" w:space="0" w:color="auto"/>
            <w:left w:val="none" w:sz="0" w:space="0" w:color="auto"/>
            <w:bottom w:val="none" w:sz="0" w:space="0" w:color="auto"/>
            <w:right w:val="none" w:sz="0" w:space="0" w:color="auto"/>
          </w:divBdr>
        </w:div>
        <w:div w:id="879586835">
          <w:marLeft w:val="640"/>
          <w:marRight w:val="0"/>
          <w:marTop w:val="0"/>
          <w:marBottom w:val="0"/>
          <w:divBdr>
            <w:top w:val="none" w:sz="0" w:space="0" w:color="auto"/>
            <w:left w:val="none" w:sz="0" w:space="0" w:color="auto"/>
            <w:bottom w:val="none" w:sz="0" w:space="0" w:color="auto"/>
            <w:right w:val="none" w:sz="0" w:space="0" w:color="auto"/>
          </w:divBdr>
        </w:div>
        <w:div w:id="1725909178">
          <w:marLeft w:val="640"/>
          <w:marRight w:val="0"/>
          <w:marTop w:val="0"/>
          <w:marBottom w:val="0"/>
          <w:divBdr>
            <w:top w:val="none" w:sz="0" w:space="0" w:color="auto"/>
            <w:left w:val="none" w:sz="0" w:space="0" w:color="auto"/>
            <w:bottom w:val="none" w:sz="0" w:space="0" w:color="auto"/>
            <w:right w:val="none" w:sz="0" w:space="0" w:color="auto"/>
          </w:divBdr>
        </w:div>
        <w:div w:id="776487012">
          <w:marLeft w:val="640"/>
          <w:marRight w:val="0"/>
          <w:marTop w:val="0"/>
          <w:marBottom w:val="0"/>
          <w:divBdr>
            <w:top w:val="none" w:sz="0" w:space="0" w:color="auto"/>
            <w:left w:val="none" w:sz="0" w:space="0" w:color="auto"/>
            <w:bottom w:val="none" w:sz="0" w:space="0" w:color="auto"/>
            <w:right w:val="none" w:sz="0" w:space="0" w:color="auto"/>
          </w:divBdr>
        </w:div>
        <w:div w:id="1606840266">
          <w:marLeft w:val="640"/>
          <w:marRight w:val="0"/>
          <w:marTop w:val="0"/>
          <w:marBottom w:val="0"/>
          <w:divBdr>
            <w:top w:val="none" w:sz="0" w:space="0" w:color="auto"/>
            <w:left w:val="none" w:sz="0" w:space="0" w:color="auto"/>
            <w:bottom w:val="none" w:sz="0" w:space="0" w:color="auto"/>
            <w:right w:val="none" w:sz="0" w:space="0" w:color="auto"/>
          </w:divBdr>
        </w:div>
        <w:div w:id="1424572733">
          <w:marLeft w:val="640"/>
          <w:marRight w:val="0"/>
          <w:marTop w:val="0"/>
          <w:marBottom w:val="0"/>
          <w:divBdr>
            <w:top w:val="none" w:sz="0" w:space="0" w:color="auto"/>
            <w:left w:val="none" w:sz="0" w:space="0" w:color="auto"/>
            <w:bottom w:val="none" w:sz="0" w:space="0" w:color="auto"/>
            <w:right w:val="none" w:sz="0" w:space="0" w:color="auto"/>
          </w:divBdr>
        </w:div>
        <w:div w:id="1681543920">
          <w:marLeft w:val="640"/>
          <w:marRight w:val="0"/>
          <w:marTop w:val="0"/>
          <w:marBottom w:val="0"/>
          <w:divBdr>
            <w:top w:val="none" w:sz="0" w:space="0" w:color="auto"/>
            <w:left w:val="none" w:sz="0" w:space="0" w:color="auto"/>
            <w:bottom w:val="none" w:sz="0" w:space="0" w:color="auto"/>
            <w:right w:val="none" w:sz="0" w:space="0" w:color="auto"/>
          </w:divBdr>
        </w:div>
        <w:div w:id="1682050477">
          <w:marLeft w:val="640"/>
          <w:marRight w:val="0"/>
          <w:marTop w:val="0"/>
          <w:marBottom w:val="0"/>
          <w:divBdr>
            <w:top w:val="none" w:sz="0" w:space="0" w:color="auto"/>
            <w:left w:val="none" w:sz="0" w:space="0" w:color="auto"/>
            <w:bottom w:val="none" w:sz="0" w:space="0" w:color="auto"/>
            <w:right w:val="none" w:sz="0" w:space="0" w:color="auto"/>
          </w:divBdr>
        </w:div>
        <w:div w:id="1012074033">
          <w:marLeft w:val="640"/>
          <w:marRight w:val="0"/>
          <w:marTop w:val="0"/>
          <w:marBottom w:val="0"/>
          <w:divBdr>
            <w:top w:val="none" w:sz="0" w:space="0" w:color="auto"/>
            <w:left w:val="none" w:sz="0" w:space="0" w:color="auto"/>
            <w:bottom w:val="none" w:sz="0" w:space="0" w:color="auto"/>
            <w:right w:val="none" w:sz="0" w:space="0" w:color="auto"/>
          </w:divBdr>
        </w:div>
        <w:div w:id="399518731">
          <w:marLeft w:val="640"/>
          <w:marRight w:val="0"/>
          <w:marTop w:val="0"/>
          <w:marBottom w:val="0"/>
          <w:divBdr>
            <w:top w:val="none" w:sz="0" w:space="0" w:color="auto"/>
            <w:left w:val="none" w:sz="0" w:space="0" w:color="auto"/>
            <w:bottom w:val="none" w:sz="0" w:space="0" w:color="auto"/>
            <w:right w:val="none" w:sz="0" w:space="0" w:color="auto"/>
          </w:divBdr>
        </w:div>
        <w:div w:id="1005983623">
          <w:marLeft w:val="640"/>
          <w:marRight w:val="0"/>
          <w:marTop w:val="0"/>
          <w:marBottom w:val="0"/>
          <w:divBdr>
            <w:top w:val="none" w:sz="0" w:space="0" w:color="auto"/>
            <w:left w:val="none" w:sz="0" w:space="0" w:color="auto"/>
            <w:bottom w:val="none" w:sz="0" w:space="0" w:color="auto"/>
            <w:right w:val="none" w:sz="0" w:space="0" w:color="auto"/>
          </w:divBdr>
        </w:div>
        <w:div w:id="759301422">
          <w:marLeft w:val="640"/>
          <w:marRight w:val="0"/>
          <w:marTop w:val="0"/>
          <w:marBottom w:val="0"/>
          <w:divBdr>
            <w:top w:val="none" w:sz="0" w:space="0" w:color="auto"/>
            <w:left w:val="none" w:sz="0" w:space="0" w:color="auto"/>
            <w:bottom w:val="none" w:sz="0" w:space="0" w:color="auto"/>
            <w:right w:val="none" w:sz="0" w:space="0" w:color="auto"/>
          </w:divBdr>
        </w:div>
        <w:div w:id="1280146394">
          <w:marLeft w:val="640"/>
          <w:marRight w:val="0"/>
          <w:marTop w:val="0"/>
          <w:marBottom w:val="0"/>
          <w:divBdr>
            <w:top w:val="none" w:sz="0" w:space="0" w:color="auto"/>
            <w:left w:val="none" w:sz="0" w:space="0" w:color="auto"/>
            <w:bottom w:val="none" w:sz="0" w:space="0" w:color="auto"/>
            <w:right w:val="none" w:sz="0" w:space="0" w:color="auto"/>
          </w:divBdr>
        </w:div>
        <w:div w:id="2081437128">
          <w:marLeft w:val="640"/>
          <w:marRight w:val="0"/>
          <w:marTop w:val="0"/>
          <w:marBottom w:val="0"/>
          <w:divBdr>
            <w:top w:val="none" w:sz="0" w:space="0" w:color="auto"/>
            <w:left w:val="none" w:sz="0" w:space="0" w:color="auto"/>
            <w:bottom w:val="none" w:sz="0" w:space="0" w:color="auto"/>
            <w:right w:val="none" w:sz="0" w:space="0" w:color="auto"/>
          </w:divBdr>
        </w:div>
        <w:div w:id="1282806606">
          <w:marLeft w:val="640"/>
          <w:marRight w:val="0"/>
          <w:marTop w:val="0"/>
          <w:marBottom w:val="0"/>
          <w:divBdr>
            <w:top w:val="none" w:sz="0" w:space="0" w:color="auto"/>
            <w:left w:val="none" w:sz="0" w:space="0" w:color="auto"/>
            <w:bottom w:val="none" w:sz="0" w:space="0" w:color="auto"/>
            <w:right w:val="none" w:sz="0" w:space="0" w:color="auto"/>
          </w:divBdr>
        </w:div>
        <w:div w:id="618148907">
          <w:marLeft w:val="640"/>
          <w:marRight w:val="0"/>
          <w:marTop w:val="0"/>
          <w:marBottom w:val="0"/>
          <w:divBdr>
            <w:top w:val="none" w:sz="0" w:space="0" w:color="auto"/>
            <w:left w:val="none" w:sz="0" w:space="0" w:color="auto"/>
            <w:bottom w:val="none" w:sz="0" w:space="0" w:color="auto"/>
            <w:right w:val="none" w:sz="0" w:space="0" w:color="auto"/>
          </w:divBdr>
        </w:div>
        <w:div w:id="1986661072">
          <w:marLeft w:val="640"/>
          <w:marRight w:val="0"/>
          <w:marTop w:val="0"/>
          <w:marBottom w:val="0"/>
          <w:divBdr>
            <w:top w:val="none" w:sz="0" w:space="0" w:color="auto"/>
            <w:left w:val="none" w:sz="0" w:space="0" w:color="auto"/>
            <w:bottom w:val="none" w:sz="0" w:space="0" w:color="auto"/>
            <w:right w:val="none" w:sz="0" w:space="0" w:color="auto"/>
          </w:divBdr>
        </w:div>
        <w:div w:id="1287736928">
          <w:marLeft w:val="640"/>
          <w:marRight w:val="0"/>
          <w:marTop w:val="0"/>
          <w:marBottom w:val="0"/>
          <w:divBdr>
            <w:top w:val="none" w:sz="0" w:space="0" w:color="auto"/>
            <w:left w:val="none" w:sz="0" w:space="0" w:color="auto"/>
            <w:bottom w:val="none" w:sz="0" w:space="0" w:color="auto"/>
            <w:right w:val="none" w:sz="0" w:space="0" w:color="auto"/>
          </w:divBdr>
        </w:div>
        <w:div w:id="1387023239">
          <w:marLeft w:val="640"/>
          <w:marRight w:val="0"/>
          <w:marTop w:val="0"/>
          <w:marBottom w:val="0"/>
          <w:divBdr>
            <w:top w:val="none" w:sz="0" w:space="0" w:color="auto"/>
            <w:left w:val="none" w:sz="0" w:space="0" w:color="auto"/>
            <w:bottom w:val="none" w:sz="0" w:space="0" w:color="auto"/>
            <w:right w:val="none" w:sz="0" w:space="0" w:color="auto"/>
          </w:divBdr>
        </w:div>
        <w:div w:id="655034859">
          <w:marLeft w:val="640"/>
          <w:marRight w:val="0"/>
          <w:marTop w:val="0"/>
          <w:marBottom w:val="0"/>
          <w:divBdr>
            <w:top w:val="none" w:sz="0" w:space="0" w:color="auto"/>
            <w:left w:val="none" w:sz="0" w:space="0" w:color="auto"/>
            <w:bottom w:val="none" w:sz="0" w:space="0" w:color="auto"/>
            <w:right w:val="none" w:sz="0" w:space="0" w:color="auto"/>
          </w:divBdr>
        </w:div>
        <w:div w:id="2103067366">
          <w:marLeft w:val="640"/>
          <w:marRight w:val="0"/>
          <w:marTop w:val="0"/>
          <w:marBottom w:val="0"/>
          <w:divBdr>
            <w:top w:val="none" w:sz="0" w:space="0" w:color="auto"/>
            <w:left w:val="none" w:sz="0" w:space="0" w:color="auto"/>
            <w:bottom w:val="none" w:sz="0" w:space="0" w:color="auto"/>
            <w:right w:val="none" w:sz="0" w:space="0" w:color="auto"/>
          </w:divBdr>
        </w:div>
        <w:div w:id="5139067">
          <w:marLeft w:val="640"/>
          <w:marRight w:val="0"/>
          <w:marTop w:val="0"/>
          <w:marBottom w:val="0"/>
          <w:divBdr>
            <w:top w:val="none" w:sz="0" w:space="0" w:color="auto"/>
            <w:left w:val="none" w:sz="0" w:space="0" w:color="auto"/>
            <w:bottom w:val="none" w:sz="0" w:space="0" w:color="auto"/>
            <w:right w:val="none" w:sz="0" w:space="0" w:color="auto"/>
          </w:divBdr>
        </w:div>
        <w:div w:id="115225950">
          <w:marLeft w:val="640"/>
          <w:marRight w:val="0"/>
          <w:marTop w:val="0"/>
          <w:marBottom w:val="0"/>
          <w:divBdr>
            <w:top w:val="none" w:sz="0" w:space="0" w:color="auto"/>
            <w:left w:val="none" w:sz="0" w:space="0" w:color="auto"/>
            <w:bottom w:val="none" w:sz="0" w:space="0" w:color="auto"/>
            <w:right w:val="none" w:sz="0" w:space="0" w:color="auto"/>
          </w:divBdr>
        </w:div>
        <w:div w:id="1738628952">
          <w:marLeft w:val="640"/>
          <w:marRight w:val="0"/>
          <w:marTop w:val="0"/>
          <w:marBottom w:val="0"/>
          <w:divBdr>
            <w:top w:val="none" w:sz="0" w:space="0" w:color="auto"/>
            <w:left w:val="none" w:sz="0" w:space="0" w:color="auto"/>
            <w:bottom w:val="none" w:sz="0" w:space="0" w:color="auto"/>
            <w:right w:val="none" w:sz="0" w:space="0" w:color="auto"/>
          </w:divBdr>
        </w:div>
        <w:div w:id="1695308955">
          <w:marLeft w:val="640"/>
          <w:marRight w:val="0"/>
          <w:marTop w:val="0"/>
          <w:marBottom w:val="0"/>
          <w:divBdr>
            <w:top w:val="none" w:sz="0" w:space="0" w:color="auto"/>
            <w:left w:val="none" w:sz="0" w:space="0" w:color="auto"/>
            <w:bottom w:val="none" w:sz="0" w:space="0" w:color="auto"/>
            <w:right w:val="none" w:sz="0" w:space="0" w:color="auto"/>
          </w:divBdr>
        </w:div>
        <w:div w:id="1451902180">
          <w:marLeft w:val="640"/>
          <w:marRight w:val="0"/>
          <w:marTop w:val="0"/>
          <w:marBottom w:val="0"/>
          <w:divBdr>
            <w:top w:val="none" w:sz="0" w:space="0" w:color="auto"/>
            <w:left w:val="none" w:sz="0" w:space="0" w:color="auto"/>
            <w:bottom w:val="none" w:sz="0" w:space="0" w:color="auto"/>
            <w:right w:val="none" w:sz="0" w:space="0" w:color="auto"/>
          </w:divBdr>
        </w:div>
        <w:div w:id="2038308898">
          <w:marLeft w:val="640"/>
          <w:marRight w:val="0"/>
          <w:marTop w:val="0"/>
          <w:marBottom w:val="0"/>
          <w:divBdr>
            <w:top w:val="none" w:sz="0" w:space="0" w:color="auto"/>
            <w:left w:val="none" w:sz="0" w:space="0" w:color="auto"/>
            <w:bottom w:val="none" w:sz="0" w:space="0" w:color="auto"/>
            <w:right w:val="none" w:sz="0" w:space="0" w:color="auto"/>
          </w:divBdr>
        </w:div>
        <w:div w:id="1175849786">
          <w:marLeft w:val="640"/>
          <w:marRight w:val="0"/>
          <w:marTop w:val="0"/>
          <w:marBottom w:val="0"/>
          <w:divBdr>
            <w:top w:val="none" w:sz="0" w:space="0" w:color="auto"/>
            <w:left w:val="none" w:sz="0" w:space="0" w:color="auto"/>
            <w:bottom w:val="none" w:sz="0" w:space="0" w:color="auto"/>
            <w:right w:val="none" w:sz="0" w:space="0" w:color="auto"/>
          </w:divBdr>
        </w:div>
        <w:div w:id="676731472">
          <w:marLeft w:val="640"/>
          <w:marRight w:val="0"/>
          <w:marTop w:val="0"/>
          <w:marBottom w:val="0"/>
          <w:divBdr>
            <w:top w:val="none" w:sz="0" w:space="0" w:color="auto"/>
            <w:left w:val="none" w:sz="0" w:space="0" w:color="auto"/>
            <w:bottom w:val="none" w:sz="0" w:space="0" w:color="auto"/>
            <w:right w:val="none" w:sz="0" w:space="0" w:color="auto"/>
          </w:divBdr>
        </w:div>
        <w:div w:id="1963490658">
          <w:marLeft w:val="640"/>
          <w:marRight w:val="0"/>
          <w:marTop w:val="0"/>
          <w:marBottom w:val="0"/>
          <w:divBdr>
            <w:top w:val="none" w:sz="0" w:space="0" w:color="auto"/>
            <w:left w:val="none" w:sz="0" w:space="0" w:color="auto"/>
            <w:bottom w:val="none" w:sz="0" w:space="0" w:color="auto"/>
            <w:right w:val="none" w:sz="0" w:space="0" w:color="auto"/>
          </w:divBdr>
        </w:div>
        <w:div w:id="1008676596">
          <w:marLeft w:val="640"/>
          <w:marRight w:val="0"/>
          <w:marTop w:val="0"/>
          <w:marBottom w:val="0"/>
          <w:divBdr>
            <w:top w:val="none" w:sz="0" w:space="0" w:color="auto"/>
            <w:left w:val="none" w:sz="0" w:space="0" w:color="auto"/>
            <w:bottom w:val="none" w:sz="0" w:space="0" w:color="auto"/>
            <w:right w:val="none" w:sz="0" w:space="0" w:color="auto"/>
          </w:divBdr>
        </w:div>
        <w:div w:id="1701272294">
          <w:marLeft w:val="640"/>
          <w:marRight w:val="0"/>
          <w:marTop w:val="0"/>
          <w:marBottom w:val="0"/>
          <w:divBdr>
            <w:top w:val="none" w:sz="0" w:space="0" w:color="auto"/>
            <w:left w:val="none" w:sz="0" w:space="0" w:color="auto"/>
            <w:bottom w:val="none" w:sz="0" w:space="0" w:color="auto"/>
            <w:right w:val="none" w:sz="0" w:space="0" w:color="auto"/>
          </w:divBdr>
        </w:div>
        <w:div w:id="1555239057">
          <w:marLeft w:val="640"/>
          <w:marRight w:val="0"/>
          <w:marTop w:val="0"/>
          <w:marBottom w:val="0"/>
          <w:divBdr>
            <w:top w:val="none" w:sz="0" w:space="0" w:color="auto"/>
            <w:left w:val="none" w:sz="0" w:space="0" w:color="auto"/>
            <w:bottom w:val="none" w:sz="0" w:space="0" w:color="auto"/>
            <w:right w:val="none" w:sz="0" w:space="0" w:color="auto"/>
          </w:divBdr>
        </w:div>
        <w:div w:id="695541025">
          <w:marLeft w:val="640"/>
          <w:marRight w:val="0"/>
          <w:marTop w:val="0"/>
          <w:marBottom w:val="0"/>
          <w:divBdr>
            <w:top w:val="none" w:sz="0" w:space="0" w:color="auto"/>
            <w:left w:val="none" w:sz="0" w:space="0" w:color="auto"/>
            <w:bottom w:val="none" w:sz="0" w:space="0" w:color="auto"/>
            <w:right w:val="none" w:sz="0" w:space="0" w:color="auto"/>
          </w:divBdr>
        </w:div>
        <w:div w:id="361172200">
          <w:marLeft w:val="640"/>
          <w:marRight w:val="0"/>
          <w:marTop w:val="0"/>
          <w:marBottom w:val="0"/>
          <w:divBdr>
            <w:top w:val="none" w:sz="0" w:space="0" w:color="auto"/>
            <w:left w:val="none" w:sz="0" w:space="0" w:color="auto"/>
            <w:bottom w:val="none" w:sz="0" w:space="0" w:color="auto"/>
            <w:right w:val="none" w:sz="0" w:space="0" w:color="auto"/>
          </w:divBdr>
        </w:div>
        <w:div w:id="423918369">
          <w:marLeft w:val="640"/>
          <w:marRight w:val="0"/>
          <w:marTop w:val="0"/>
          <w:marBottom w:val="0"/>
          <w:divBdr>
            <w:top w:val="none" w:sz="0" w:space="0" w:color="auto"/>
            <w:left w:val="none" w:sz="0" w:space="0" w:color="auto"/>
            <w:bottom w:val="none" w:sz="0" w:space="0" w:color="auto"/>
            <w:right w:val="none" w:sz="0" w:space="0" w:color="auto"/>
          </w:divBdr>
        </w:div>
        <w:div w:id="1622687606">
          <w:marLeft w:val="640"/>
          <w:marRight w:val="0"/>
          <w:marTop w:val="0"/>
          <w:marBottom w:val="0"/>
          <w:divBdr>
            <w:top w:val="none" w:sz="0" w:space="0" w:color="auto"/>
            <w:left w:val="none" w:sz="0" w:space="0" w:color="auto"/>
            <w:bottom w:val="none" w:sz="0" w:space="0" w:color="auto"/>
            <w:right w:val="none" w:sz="0" w:space="0" w:color="auto"/>
          </w:divBdr>
        </w:div>
        <w:div w:id="857699467">
          <w:marLeft w:val="640"/>
          <w:marRight w:val="0"/>
          <w:marTop w:val="0"/>
          <w:marBottom w:val="0"/>
          <w:divBdr>
            <w:top w:val="none" w:sz="0" w:space="0" w:color="auto"/>
            <w:left w:val="none" w:sz="0" w:space="0" w:color="auto"/>
            <w:bottom w:val="none" w:sz="0" w:space="0" w:color="auto"/>
            <w:right w:val="none" w:sz="0" w:space="0" w:color="auto"/>
          </w:divBdr>
        </w:div>
        <w:div w:id="535387171">
          <w:marLeft w:val="640"/>
          <w:marRight w:val="0"/>
          <w:marTop w:val="0"/>
          <w:marBottom w:val="0"/>
          <w:divBdr>
            <w:top w:val="none" w:sz="0" w:space="0" w:color="auto"/>
            <w:left w:val="none" w:sz="0" w:space="0" w:color="auto"/>
            <w:bottom w:val="none" w:sz="0" w:space="0" w:color="auto"/>
            <w:right w:val="none" w:sz="0" w:space="0" w:color="auto"/>
          </w:divBdr>
        </w:div>
        <w:div w:id="1387951259">
          <w:marLeft w:val="640"/>
          <w:marRight w:val="0"/>
          <w:marTop w:val="0"/>
          <w:marBottom w:val="0"/>
          <w:divBdr>
            <w:top w:val="none" w:sz="0" w:space="0" w:color="auto"/>
            <w:left w:val="none" w:sz="0" w:space="0" w:color="auto"/>
            <w:bottom w:val="none" w:sz="0" w:space="0" w:color="auto"/>
            <w:right w:val="none" w:sz="0" w:space="0" w:color="auto"/>
          </w:divBdr>
        </w:div>
        <w:div w:id="356155298">
          <w:marLeft w:val="640"/>
          <w:marRight w:val="0"/>
          <w:marTop w:val="0"/>
          <w:marBottom w:val="0"/>
          <w:divBdr>
            <w:top w:val="none" w:sz="0" w:space="0" w:color="auto"/>
            <w:left w:val="none" w:sz="0" w:space="0" w:color="auto"/>
            <w:bottom w:val="none" w:sz="0" w:space="0" w:color="auto"/>
            <w:right w:val="none" w:sz="0" w:space="0" w:color="auto"/>
          </w:divBdr>
        </w:div>
        <w:div w:id="342512074">
          <w:marLeft w:val="640"/>
          <w:marRight w:val="0"/>
          <w:marTop w:val="0"/>
          <w:marBottom w:val="0"/>
          <w:divBdr>
            <w:top w:val="none" w:sz="0" w:space="0" w:color="auto"/>
            <w:left w:val="none" w:sz="0" w:space="0" w:color="auto"/>
            <w:bottom w:val="none" w:sz="0" w:space="0" w:color="auto"/>
            <w:right w:val="none" w:sz="0" w:space="0" w:color="auto"/>
          </w:divBdr>
        </w:div>
        <w:div w:id="1672834863">
          <w:marLeft w:val="640"/>
          <w:marRight w:val="0"/>
          <w:marTop w:val="0"/>
          <w:marBottom w:val="0"/>
          <w:divBdr>
            <w:top w:val="none" w:sz="0" w:space="0" w:color="auto"/>
            <w:left w:val="none" w:sz="0" w:space="0" w:color="auto"/>
            <w:bottom w:val="none" w:sz="0" w:space="0" w:color="auto"/>
            <w:right w:val="none" w:sz="0" w:space="0" w:color="auto"/>
          </w:divBdr>
        </w:div>
        <w:div w:id="110560378">
          <w:marLeft w:val="640"/>
          <w:marRight w:val="0"/>
          <w:marTop w:val="0"/>
          <w:marBottom w:val="0"/>
          <w:divBdr>
            <w:top w:val="none" w:sz="0" w:space="0" w:color="auto"/>
            <w:left w:val="none" w:sz="0" w:space="0" w:color="auto"/>
            <w:bottom w:val="none" w:sz="0" w:space="0" w:color="auto"/>
            <w:right w:val="none" w:sz="0" w:space="0" w:color="auto"/>
          </w:divBdr>
        </w:div>
        <w:div w:id="1328510545">
          <w:marLeft w:val="640"/>
          <w:marRight w:val="0"/>
          <w:marTop w:val="0"/>
          <w:marBottom w:val="0"/>
          <w:divBdr>
            <w:top w:val="none" w:sz="0" w:space="0" w:color="auto"/>
            <w:left w:val="none" w:sz="0" w:space="0" w:color="auto"/>
            <w:bottom w:val="none" w:sz="0" w:space="0" w:color="auto"/>
            <w:right w:val="none" w:sz="0" w:space="0" w:color="auto"/>
          </w:divBdr>
        </w:div>
        <w:div w:id="870727141">
          <w:marLeft w:val="640"/>
          <w:marRight w:val="0"/>
          <w:marTop w:val="0"/>
          <w:marBottom w:val="0"/>
          <w:divBdr>
            <w:top w:val="none" w:sz="0" w:space="0" w:color="auto"/>
            <w:left w:val="none" w:sz="0" w:space="0" w:color="auto"/>
            <w:bottom w:val="none" w:sz="0" w:space="0" w:color="auto"/>
            <w:right w:val="none" w:sz="0" w:space="0" w:color="auto"/>
          </w:divBdr>
        </w:div>
        <w:div w:id="541215236">
          <w:marLeft w:val="640"/>
          <w:marRight w:val="0"/>
          <w:marTop w:val="0"/>
          <w:marBottom w:val="0"/>
          <w:divBdr>
            <w:top w:val="none" w:sz="0" w:space="0" w:color="auto"/>
            <w:left w:val="none" w:sz="0" w:space="0" w:color="auto"/>
            <w:bottom w:val="none" w:sz="0" w:space="0" w:color="auto"/>
            <w:right w:val="none" w:sz="0" w:space="0" w:color="auto"/>
          </w:divBdr>
        </w:div>
        <w:div w:id="697387801">
          <w:marLeft w:val="640"/>
          <w:marRight w:val="0"/>
          <w:marTop w:val="0"/>
          <w:marBottom w:val="0"/>
          <w:divBdr>
            <w:top w:val="none" w:sz="0" w:space="0" w:color="auto"/>
            <w:left w:val="none" w:sz="0" w:space="0" w:color="auto"/>
            <w:bottom w:val="none" w:sz="0" w:space="0" w:color="auto"/>
            <w:right w:val="none" w:sz="0" w:space="0" w:color="auto"/>
          </w:divBdr>
        </w:div>
        <w:div w:id="353508013">
          <w:marLeft w:val="640"/>
          <w:marRight w:val="0"/>
          <w:marTop w:val="0"/>
          <w:marBottom w:val="0"/>
          <w:divBdr>
            <w:top w:val="none" w:sz="0" w:space="0" w:color="auto"/>
            <w:left w:val="none" w:sz="0" w:space="0" w:color="auto"/>
            <w:bottom w:val="none" w:sz="0" w:space="0" w:color="auto"/>
            <w:right w:val="none" w:sz="0" w:space="0" w:color="auto"/>
          </w:divBdr>
        </w:div>
        <w:div w:id="1587880340">
          <w:marLeft w:val="640"/>
          <w:marRight w:val="0"/>
          <w:marTop w:val="0"/>
          <w:marBottom w:val="0"/>
          <w:divBdr>
            <w:top w:val="none" w:sz="0" w:space="0" w:color="auto"/>
            <w:left w:val="none" w:sz="0" w:space="0" w:color="auto"/>
            <w:bottom w:val="none" w:sz="0" w:space="0" w:color="auto"/>
            <w:right w:val="none" w:sz="0" w:space="0" w:color="auto"/>
          </w:divBdr>
        </w:div>
        <w:div w:id="863204150">
          <w:marLeft w:val="640"/>
          <w:marRight w:val="0"/>
          <w:marTop w:val="0"/>
          <w:marBottom w:val="0"/>
          <w:divBdr>
            <w:top w:val="none" w:sz="0" w:space="0" w:color="auto"/>
            <w:left w:val="none" w:sz="0" w:space="0" w:color="auto"/>
            <w:bottom w:val="none" w:sz="0" w:space="0" w:color="auto"/>
            <w:right w:val="none" w:sz="0" w:space="0" w:color="auto"/>
          </w:divBdr>
        </w:div>
        <w:div w:id="154886223">
          <w:marLeft w:val="640"/>
          <w:marRight w:val="0"/>
          <w:marTop w:val="0"/>
          <w:marBottom w:val="0"/>
          <w:divBdr>
            <w:top w:val="none" w:sz="0" w:space="0" w:color="auto"/>
            <w:left w:val="none" w:sz="0" w:space="0" w:color="auto"/>
            <w:bottom w:val="none" w:sz="0" w:space="0" w:color="auto"/>
            <w:right w:val="none" w:sz="0" w:space="0" w:color="auto"/>
          </w:divBdr>
        </w:div>
        <w:div w:id="1555458471">
          <w:marLeft w:val="640"/>
          <w:marRight w:val="0"/>
          <w:marTop w:val="0"/>
          <w:marBottom w:val="0"/>
          <w:divBdr>
            <w:top w:val="none" w:sz="0" w:space="0" w:color="auto"/>
            <w:left w:val="none" w:sz="0" w:space="0" w:color="auto"/>
            <w:bottom w:val="none" w:sz="0" w:space="0" w:color="auto"/>
            <w:right w:val="none" w:sz="0" w:space="0" w:color="auto"/>
          </w:divBdr>
        </w:div>
        <w:div w:id="1709910485">
          <w:marLeft w:val="640"/>
          <w:marRight w:val="0"/>
          <w:marTop w:val="0"/>
          <w:marBottom w:val="0"/>
          <w:divBdr>
            <w:top w:val="none" w:sz="0" w:space="0" w:color="auto"/>
            <w:left w:val="none" w:sz="0" w:space="0" w:color="auto"/>
            <w:bottom w:val="none" w:sz="0" w:space="0" w:color="auto"/>
            <w:right w:val="none" w:sz="0" w:space="0" w:color="auto"/>
          </w:divBdr>
        </w:div>
        <w:div w:id="1631932423">
          <w:marLeft w:val="640"/>
          <w:marRight w:val="0"/>
          <w:marTop w:val="0"/>
          <w:marBottom w:val="0"/>
          <w:divBdr>
            <w:top w:val="none" w:sz="0" w:space="0" w:color="auto"/>
            <w:left w:val="none" w:sz="0" w:space="0" w:color="auto"/>
            <w:bottom w:val="none" w:sz="0" w:space="0" w:color="auto"/>
            <w:right w:val="none" w:sz="0" w:space="0" w:color="auto"/>
          </w:divBdr>
        </w:div>
        <w:div w:id="1300113987">
          <w:marLeft w:val="640"/>
          <w:marRight w:val="0"/>
          <w:marTop w:val="0"/>
          <w:marBottom w:val="0"/>
          <w:divBdr>
            <w:top w:val="none" w:sz="0" w:space="0" w:color="auto"/>
            <w:left w:val="none" w:sz="0" w:space="0" w:color="auto"/>
            <w:bottom w:val="none" w:sz="0" w:space="0" w:color="auto"/>
            <w:right w:val="none" w:sz="0" w:space="0" w:color="auto"/>
          </w:divBdr>
        </w:div>
        <w:div w:id="1862549855">
          <w:marLeft w:val="640"/>
          <w:marRight w:val="0"/>
          <w:marTop w:val="0"/>
          <w:marBottom w:val="0"/>
          <w:divBdr>
            <w:top w:val="none" w:sz="0" w:space="0" w:color="auto"/>
            <w:left w:val="none" w:sz="0" w:space="0" w:color="auto"/>
            <w:bottom w:val="none" w:sz="0" w:space="0" w:color="auto"/>
            <w:right w:val="none" w:sz="0" w:space="0" w:color="auto"/>
          </w:divBdr>
        </w:div>
        <w:div w:id="124395611">
          <w:marLeft w:val="640"/>
          <w:marRight w:val="0"/>
          <w:marTop w:val="0"/>
          <w:marBottom w:val="0"/>
          <w:divBdr>
            <w:top w:val="none" w:sz="0" w:space="0" w:color="auto"/>
            <w:left w:val="none" w:sz="0" w:space="0" w:color="auto"/>
            <w:bottom w:val="none" w:sz="0" w:space="0" w:color="auto"/>
            <w:right w:val="none" w:sz="0" w:space="0" w:color="auto"/>
          </w:divBdr>
        </w:div>
        <w:div w:id="1668171513">
          <w:marLeft w:val="640"/>
          <w:marRight w:val="0"/>
          <w:marTop w:val="0"/>
          <w:marBottom w:val="0"/>
          <w:divBdr>
            <w:top w:val="none" w:sz="0" w:space="0" w:color="auto"/>
            <w:left w:val="none" w:sz="0" w:space="0" w:color="auto"/>
            <w:bottom w:val="none" w:sz="0" w:space="0" w:color="auto"/>
            <w:right w:val="none" w:sz="0" w:space="0" w:color="auto"/>
          </w:divBdr>
        </w:div>
        <w:div w:id="1658996487">
          <w:marLeft w:val="640"/>
          <w:marRight w:val="0"/>
          <w:marTop w:val="0"/>
          <w:marBottom w:val="0"/>
          <w:divBdr>
            <w:top w:val="none" w:sz="0" w:space="0" w:color="auto"/>
            <w:left w:val="none" w:sz="0" w:space="0" w:color="auto"/>
            <w:bottom w:val="none" w:sz="0" w:space="0" w:color="auto"/>
            <w:right w:val="none" w:sz="0" w:space="0" w:color="auto"/>
          </w:divBdr>
        </w:div>
        <w:div w:id="1690986955">
          <w:marLeft w:val="640"/>
          <w:marRight w:val="0"/>
          <w:marTop w:val="0"/>
          <w:marBottom w:val="0"/>
          <w:divBdr>
            <w:top w:val="none" w:sz="0" w:space="0" w:color="auto"/>
            <w:left w:val="none" w:sz="0" w:space="0" w:color="auto"/>
            <w:bottom w:val="none" w:sz="0" w:space="0" w:color="auto"/>
            <w:right w:val="none" w:sz="0" w:space="0" w:color="auto"/>
          </w:divBdr>
        </w:div>
        <w:div w:id="979072502">
          <w:marLeft w:val="640"/>
          <w:marRight w:val="0"/>
          <w:marTop w:val="0"/>
          <w:marBottom w:val="0"/>
          <w:divBdr>
            <w:top w:val="none" w:sz="0" w:space="0" w:color="auto"/>
            <w:left w:val="none" w:sz="0" w:space="0" w:color="auto"/>
            <w:bottom w:val="none" w:sz="0" w:space="0" w:color="auto"/>
            <w:right w:val="none" w:sz="0" w:space="0" w:color="auto"/>
          </w:divBdr>
        </w:div>
        <w:div w:id="131102178">
          <w:marLeft w:val="640"/>
          <w:marRight w:val="0"/>
          <w:marTop w:val="0"/>
          <w:marBottom w:val="0"/>
          <w:divBdr>
            <w:top w:val="none" w:sz="0" w:space="0" w:color="auto"/>
            <w:left w:val="none" w:sz="0" w:space="0" w:color="auto"/>
            <w:bottom w:val="none" w:sz="0" w:space="0" w:color="auto"/>
            <w:right w:val="none" w:sz="0" w:space="0" w:color="auto"/>
          </w:divBdr>
        </w:div>
        <w:div w:id="344988660">
          <w:marLeft w:val="640"/>
          <w:marRight w:val="0"/>
          <w:marTop w:val="0"/>
          <w:marBottom w:val="0"/>
          <w:divBdr>
            <w:top w:val="none" w:sz="0" w:space="0" w:color="auto"/>
            <w:left w:val="none" w:sz="0" w:space="0" w:color="auto"/>
            <w:bottom w:val="none" w:sz="0" w:space="0" w:color="auto"/>
            <w:right w:val="none" w:sz="0" w:space="0" w:color="auto"/>
          </w:divBdr>
        </w:div>
        <w:div w:id="1709531045">
          <w:marLeft w:val="640"/>
          <w:marRight w:val="0"/>
          <w:marTop w:val="0"/>
          <w:marBottom w:val="0"/>
          <w:divBdr>
            <w:top w:val="none" w:sz="0" w:space="0" w:color="auto"/>
            <w:left w:val="none" w:sz="0" w:space="0" w:color="auto"/>
            <w:bottom w:val="none" w:sz="0" w:space="0" w:color="auto"/>
            <w:right w:val="none" w:sz="0" w:space="0" w:color="auto"/>
          </w:divBdr>
        </w:div>
        <w:div w:id="1765418639">
          <w:marLeft w:val="640"/>
          <w:marRight w:val="0"/>
          <w:marTop w:val="0"/>
          <w:marBottom w:val="0"/>
          <w:divBdr>
            <w:top w:val="none" w:sz="0" w:space="0" w:color="auto"/>
            <w:left w:val="none" w:sz="0" w:space="0" w:color="auto"/>
            <w:bottom w:val="none" w:sz="0" w:space="0" w:color="auto"/>
            <w:right w:val="none" w:sz="0" w:space="0" w:color="auto"/>
          </w:divBdr>
        </w:div>
        <w:div w:id="1132870503">
          <w:marLeft w:val="640"/>
          <w:marRight w:val="0"/>
          <w:marTop w:val="0"/>
          <w:marBottom w:val="0"/>
          <w:divBdr>
            <w:top w:val="none" w:sz="0" w:space="0" w:color="auto"/>
            <w:left w:val="none" w:sz="0" w:space="0" w:color="auto"/>
            <w:bottom w:val="none" w:sz="0" w:space="0" w:color="auto"/>
            <w:right w:val="none" w:sz="0" w:space="0" w:color="auto"/>
          </w:divBdr>
        </w:div>
        <w:div w:id="6755148">
          <w:marLeft w:val="640"/>
          <w:marRight w:val="0"/>
          <w:marTop w:val="0"/>
          <w:marBottom w:val="0"/>
          <w:divBdr>
            <w:top w:val="none" w:sz="0" w:space="0" w:color="auto"/>
            <w:left w:val="none" w:sz="0" w:space="0" w:color="auto"/>
            <w:bottom w:val="none" w:sz="0" w:space="0" w:color="auto"/>
            <w:right w:val="none" w:sz="0" w:space="0" w:color="auto"/>
          </w:divBdr>
        </w:div>
        <w:div w:id="1350983416">
          <w:marLeft w:val="640"/>
          <w:marRight w:val="0"/>
          <w:marTop w:val="0"/>
          <w:marBottom w:val="0"/>
          <w:divBdr>
            <w:top w:val="none" w:sz="0" w:space="0" w:color="auto"/>
            <w:left w:val="none" w:sz="0" w:space="0" w:color="auto"/>
            <w:bottom w:val="none" w:sz="0" w:space="0" w:color="auto"/>
            <w:right w:val="none" w:sz="0" w:space="0" w:color="auto"/>
          </w:divBdr>
        </w:div>
        <w:div w:id="1957906668">
          <w:marLeft w:val="640"/>
          <w:marRight w:val="0"/>
          <w:marTop w:val="0"/>
          <w:marBottom w:val="0"/>
          <w:divBdr>
            <w:top w:val="none" w:sz="0" w:space="0" w:color="auto"/>
            <w:left w:val="none" w:sz="0" w:space="0" w:color="auto"/>
            <w:bottom w:val="none" w:sz="0" w:space="0" w:color="auto"/>
            <w:right w:val="none" w:sz="0" w:space="0" w:color="auto"/>
          </w:divBdr>
        </w:div>
        <w:div w:id="299648787">
          <w:marLeft w:val="640"/>
          <w:marRight w:val="0"/>
          <w:marTop w:val="0"/>
          <w:marBottom w:val="0"/>
          <w:divBdr>
            <w:top w:val="none" w:sz="0" w:space="0" w:color="auto"/>
            <w:left w:val="none" w:sz="0" w:space="0" w:color="auto"/>
            <w:bottom w:val="none" w:sz="0" w:space="0" w:color="auto"/>
            <w:right w:val="none" w:sz="0" w:space="0" w:color="auto"/>
          </w:divBdr>
        </w:div>
        <w:div w:id="1263027150">
          <w:marLeft w:val="640"/>
          <w:marRight w:val="0"/>
          <w:marTop w:val="0"/>
          <w:marBottom w:val="0"/>
          <w:divBdr>
            <w:top w:val="none" w:sz="0" w:space="0" w:color="auto"/>
            <w:left w:val="none" w:sz="0" w:space="0" w:color="auto"/>
            <w:bottom w:val="none" w:sz="0" w:space="0" w:color="auto"/>
            <w:right w:val="none" w:sz="0" w:space="0" w:color="auto"/>
          </w:divBdr>
        </w:div>
        <w:div w:id="1164007665">
          <w:marLeft w:val="640"/>
          <w:marRight w:val="0"/>
          <w:marTop w:val="0"/>
          <w:marBottom w:val="0"/>
          <w:divBdr>
            <w:top w:val="none" w:sz="0" w:space="0" w:color="auto"/>
            <w:left w:val="none" w:sz="0" w:space="0" w:color="auto"/>
            <w:bottom w:val="none" w:sz="0" w:space="0" w:color="auto"/>
            <w:right w:val="none" w:sz="0" w:space="0" w:color="auto"/>
          </w:divBdr>
        </w:div>
        <w:div w:id="1002662958">
          <w:marLeft w:val="640"/>
          <w:marRight w:val="0"/>
          <w:marTop w:val="0"/>
          <w:marBottom w:val="0"/>
          <w:divBdr>
            <w:top w:val="none" w:sz="0" w:space="0" w:color="auto"/>
            <w:left w:val="none" w:sz="0" w:space="0" w:color="auto"/>
            <w:bottom w:val="none" w:sz="0" w:space="0" w:color="auto"/>
            <w:right w:val="none" w:sz="0" w:space="0" w:color="auto"/>
          </w:divBdr>
        </w:div>
        <w:div w:id="1540972478">
          <w:marLeft w:val="640"/>
          <w:marRight w:val="0"/>
          <w:marTop w:val="0"/>
          <w:marBottom w:val="0"/>
          <w:divBdr>
            <w:top w:val="none" w:sz="0" w:space="0" w:color="auto"/>
            <w:left w:val="none" w:sz="0" w:space="0" w:color="auto"/>
            <w:bottom w:val="none" w:sz="0" w:space="0" w:color="auto"/>
            <w:right w:val="none" w:sz="0" w:space="0" w:color="auto"/>
          </w:divBdr>
        </w:div>
        <w:div w:id="444688880">
          <w:marLeft w:val="640"/>
          <w:marRight w:val="0"/>
          <w:marTop w:val="0"/>
          <w:marBottom w:val="0"/>
          <w:divBdr>
            <w:top w:val="none" w:sz="0" w:space="0" w:color="auto"/>
            <w:left w:val="none" w:sz="0" w:space="0" w:color="auto"/>
            <w:bottom w:val="none" w:sz="0" w:space="0" w:color="auto"/>
            <w:right w:val="none" w:sz="0" w:space="0" w:color="auto"/>
          </w:divBdr>
        </w:div>
        <w:div w:id="896473890">
          <w:marLeft w:val="640"/>
          <w:marRight w:val="0"/>
          <w:marTop w:val="0"/>
          <w:marBottom w:val="0"/>
          <w:divBdr>
            <w:top w:val="none" w:sz="0" w:space="0" w:color="auto"/>
            <w:left w:val="none" w:sz="0" w:space="0" w:color="auto"/>
            <w:bottom w:val="none" w:sz="0" w:space="0" w:color="auto"/>
            <w:right w:val="none" w:sz="0" w:space="0" w:color="auto"/>
          </w:divBdr>
        </w:div>
        <w:div w:id="1932814134">
          <w:marLeft w:val="640"/>
          <w:marRight w:val="0"/>
          <w:marTop w:val="0"/>
          <w:marBottom w:val="0"/>
          <w:divBdr>
            <w:top w:val="none" w:sz="0" w:space="0" w:color="auto"/>
            <w:left w:val="none" w:sz="0" w:space="0" w:color="auto"/>
            <w:bottom w:val="none" w:sz="0" w:space="0" w:color="auto"/>
            <w:right w:val="none" w:sz="0" w:space="0" w:color="auto"/>
          </w:divBdr>
        </w:div>
        <w:div w:id="796337519">
          <w:marLeft w:val="640"/>
          <w:marRight w:val="0"/>
          <w:marTop w:val="0"/>
          <w:marBottom w:val="0"/>
          <w:divBdr>
            <w:top w:val="none" w:sz="0" w:space="0" w:color="auto"/>
            <w:left w:val="none" w:sz="0" w:space="0" w:color="auto"/>
            <w:bottom w:val="none" w:sz="0" w:space="0" w:color="auto"/>
            <w:right w:val="none" w:sz="0" w:space="0" w:color="auto"/>
          </w:divBdr>
        </w:div>
        <w:div w:id="579602579">
          <w:marLeft w:val="640"/>
          <w:marRight w:val="0"/>
          <w:marTop w:val="0"/>
          <w:marBottom w:val="0"/>
          <w:divBdr>
            <w:top w:val="none" w:sz="0" w:space="0" w:color="auto"/>
            <w:left w:val="none" w:sz="0" w:space="0" w:color="auto"/>
            <w:bottom w:val="none" w:sz="0" w:space="0" w:color="auto"/>
            <w:right w:val="none" w:sz="0" w:space="0" w:color="auto"/>
          </w:divBdr>
        </w:div>
        <w:div w:id="57633825">
          <w:marLeft w:val="640"/>
          <w:marRight w:val="0"/>
          <w:marTop w:val="0"/>
          <w:marBottom w:val="0"/>
          <w:divBdr>
            <w:top w:val="none" w:sz="0" w:space="0" w:color="auto"/>
            <w:left w:val="none" w:sz="0" w:space="0" w:color="auto"/>
            <w:bottom w:val="none" w:sz="0" w:space="0" w:color="auto"/>
            <w:right w:val="none" w:sz="0" w:space="0" w:color="auto"/>
          </w:divBdr>
        </w:div>
        <w:div w:id="1165977786">
          <w:marLeft w:val="640"/>
          <w:marRight w:val="0"/>
          <w:marTop w:val="0"/>
          <w:marBottom w:val="0"/>
          <w:divBdr>
            <w:top w:val="none" w:sz="0" w:space="0" w:color="auto"/>
            <w:left w:val="none" w:sz="0" w:space="0" w:color="auto"/>
            <w:bottom w:val="none" w:sz="0" w:space="0" w:color="auto"/>
            <w:right w:val="none" w:sz="0" w:space="0" w:color="auto"/>
          </w:divBdr>
        </w:div>
        <w:div w:id="1263807828">
          <w:marLeft w:val="640"/>
          <w:marRight w:val="0"/>
          <w:marTop w:val="0"/>
          <w:marBottom w:val="0"/>
          <w:divBdr>
            <w:top w:val="none" w:sz="0" w:space="0" w:color="auto"/>
            <w:left w:val="none" w:sz="0" w:space="0" w:color="auto"/>
            <w:bottom w:val="none" w:sz="0" w:space="0" w:color="auto"/>
            <w:right w:val="none" w:sz="0" w:space="0" w:color="auto"/>
          </w:divBdr>
        </w:div>
        <w:div w:id="344946051">
          <w:marLeft w:val="640"/>
          <w:marRight w:val="0"/>
          <w:marTop w:val="0"/>
          <w:marBottom w:val="0"/>
          <w:divBdr>
            <w:top w:val="none" w:sz="0" w:space="0" w:color="auto"/>
            <w:left w:val="none" w:sz="0" w:space="0" w:color="auto"/>
            <w:bottom w:val="none" w:sz="0" w:space="0" w:color="auto"/>
            <w:right w:val="none" w:sz="0" w:space="0" w:color="auto"/>
          </w:divBdr>
        </w:div>
        <w:div w:id="1078670080">
          <w:marLeft w:val="640"/>
          <w:marRight w:val="0"/>
          <w:marTop w:val="0"/>
          <w:marBottom w:val="0"/>
          <w:divBdr>
            <w:top w:val="none" w:sz="0" w:space="0" w:color="auto"/>
            <w:left w:val="none" w:sz="0" w:space="0" w:color="auto"/>
            <w:bottom w:val="none" w:sz="0" w:space="0" w:color="auto"/>
            <w:right w:val="none" w:sz="0" w:space="0" w:color="auto"/>
          </w:divBdr>
        </w:div>
        <w:div w:id="305011197">
          <w:marLeft w:val="640"/>
          <w:marRight w:val="0"/>
          <w:marTop w:val="0"/>
          <w:marBottom w:val="0"/>
          <w:divBdr>
            <w:top w:val="none" w:sz="0" w:space="0" w:color="auto"/>
            <w:left w:val="none" w:sz="0" w:space="0" w:color="auto"/>
            <w:bottom w:val="none" w:sz="0" w:space="0" w:color="auto"/>
            <w:right w:val="none" w:sz="0" w:space="0" w:color="auto"/>
          </w:divBdr>
        </w:div>
        <w:div w:id="2085377033">
          <w:marLeft w:val="640"/>
          <w:marRight w:val="0"/>
          <w:marTop w:val="0"/>
          <w:marBottom w:val="0"/>
          <w:divBdr>
            <w:top w:val="none" w:sz="0" w:space="0" w:color="auto"/>
            <w:left w:val="none" w:sz="0" w:space="0" w:color="auto"/>
            <w:bottom w:val="none" w:sz="0" w:space="0" w:color="auto"/>
            <w:right w:val="none" w:sz="0" w:space="0" w:color="auto"/>
          </w:divBdr>
        </w:div>
        <w:div w:id="1951083075">
          <w:marLeft w:val="640"/>
          <w:marRight w:val="0"/>
          <w:marTop w:val="0"/>
          <w:marBottom w:val="0"/>
          <w:divBdr>
            <w:top w:val="none" w:sz="0" w:space="0" w:color="auto"/>
            <w:left w:val="none" w:sz="0" w:space="0" w:color="auto"/>
            <w:bottom w:val="none" w:sz="0" w:space="0" w:color="auto"/>
            <w:right w:val="none" w:sz="0" w:space="0" w:color="auto"/>
          </w:divBdr>
        </w:div>
        <w:div w:id="1764183259">
          <w:marLeft w:val="640"/>
          <w:marRight w:val="0"/>
          <w:marTop w:val="0"/>
          <w:marBottom w:val="0"/>
          <w:divBdr>
            <w:top w:val="none" w:sz="0" w:space="0" w:color="auto"/>
            <w:left w:val="none" w:sz="0" w:space="0" w:color="auto"/>
            <w:bottom w:val="none" w:sz="0" w:space="0" w:color="auto"/>
            <w:right w:val="none" w:sz="0" w:space="0" w:color="auto"/>
          </w:divBdr>
        </w:div>
        <w:div w:id="350912333">
          <w:marLeft w:val="640"/>
          <w:marRight w:val="0"/>
          <w:marTop w:val="0"/>
          <w:marBottom w:val="0"/>
          <w:divBdr>
            <w:top w:val="none" w:sz="0" w:space="0" w:color="auto"/>
            <w:left w:val="none" w:sz="0" w:space="0" w:color="auto"/>
            <w:bottom w:val="none" w:sz="0" w:space="0" w:color="auto"/>
            <w:right w:val="none" w:sz="0" w:space="0" w:color="auto"/>
          </w:divBdr>
        </w:div>
        <w:div w:id="1396124715">
          <w:marLeft w:val="640"/>
          <w:marRight w:val="0"/>
          <w:marTop w:val="0"/>
          <w:marBottom w:val="0"/>
          <w:divBdr>
            <w:top w:val="none" w:sz="0" w:space="0" w:color="auto"/>
            <w:left w:val="none" w:sz="0" w:space="0" w:color="auto"/>
            <w:bottom w:val="none" w:sz="0" w:space="0" w:color="auto"/>
            <w:right w:val="none" w:sz="0" w:space="0" w:color="auto"/>
          </w:divBdr>
        </w:div>
        <w:div w:id="2068187259">
          <w:marLeft w:val="640"/>
          <w:marRight w:val="0"/>
          <w:marTop w:val="0"/>
          <w:marBottom w:val="0"/>
          <w:divBdr>
            <w:top w:val="none" w:sz="0" w:space="0" w:color="auto"/>
            <w:left w:val="none" w:sz="0" w:space="0" w:color="auto"/>
            <w:bottom w:val="none" w:sz="0" w:space="0" w:color="auto"/>
            <w:right w:val="none" w:sz="0" w:space="0" w:color="auto"/>
          </w:divBdr>
        </w:div>
        <w:div w:id="1893539007">
          <w:marLeft w:val="640"/>
          <w:marRight w:val="0"/>
          <w:marTop w:val="0"/>
          <w:marBottom w:val="0"/>
          <w:divBdr>
            <w:top w:val="none" w:sz="0" w:space="0" w:color="auto"/>
            <w:left w:val="none" w:sz="0" w:space="0" w:color="auto"/>
            <w:bottom w:val="none" w:sz="0" w:space="0" w:color="auto"/>
            <w:right w:val="none" w:sz="0" w:space="0" w:color="auto"/>
          </w:divBdr>
        </w:div>
        <w:div w:id="1684357606">
          <w:marLeft w:val="640"/>
          <w:marRight w:val="0"/>
          <w:marTop w:val="0"/>
          <w:marBottom w:val="0"/>
          <w:divBdr>
            <w:top w:val="none" w:sz="0" w:space="0" w:color="auto"/>
            <w:left w:val="none" w:sz="0" w:space="0" w:color="auto"/>
            <w:bottom w:val="none" w:sz="0" w:space="0" w:color="auto"/>
            <w:right w:val="none" w:sz="0" w:space="0" w:color="auto"/>
          </w:divBdr>
        </w:div>
        <w:div w:id="568223656">
          <w:marLeft w:val="640"/>
          <w:marRight w:val="0"/>
          <w:marTop w:val="0"/>
          <w:marBottom w:val="0"/>
          <w:divBdr>
            <w:top w:val="none" w:sz="0" w:space="0" w:color="auto"/>
            <w:left w:val="none" w:sz="0" w:space="0" w:color="auto"/>
            <w:bottom w:val="none" w:sz="0" w:space="0" w:color="auto"/>
            <w:right w:val="none" w:sz="0" w:space="0" w:color="auto"/>
          </w:divBdr>
        </w:div>
        <w:div w:id="1304502675">
          <w:marLeft w:val="640"/>
          <w:marRight w:val="0"/>
          <w:marTop w:val="0"/>
          <w:marBottom w:val="0"/>
          <w:divBdr>
            <w:top w:val="none" w:sz="0" w:space="0" w:color="auto"/>
            <w:left w:val="none" w:sz="0" w:space="0" w:color="auto"/>
            <w:bottom w:val="none" w:sz="0" w:space="0" w:color="auto"/>
            <w:right w:val="none" w:sz="0" w:space="0" w:color="auto"/>
          </w:divBdr>
        </w:div>
        <w:div w:id="536507046">
          <w:marLeft w:val="640"/>
          <w:marRight w:val="0"/>
          <w:marTop w:val="0"/>
          <w:marBottom w:val="0"/>
          <w:divBdr>
            <w:top w:val="none" w:sz="0" w:space="0" w:color="auto"/>
            <w:left w:val="none" w:sz="0" w:space="0" w:color="auto"/>
            <w:bottom w:val="none" w:sz="0" w:space="0" w:color="auto"/>
            <w:right w:val="none" w:sz="0" w:space="0" w:color="auto"/>
          </w:divBdr>
        </w:div>
        <w:div w:id="29036341">
          <w:marLeft w:val="640"/>
          <w:marRight w:val="0"/>
          <w:marTop w:val="0"/>
          <w:marBottom w:val="0"/>
          <w:divBdr>
            <w:top w:val="none" w:sz="0" w:space="0" w:color="auto"/>
            <w:left w:val="none" w:sz="0" w:space="0" w:color="auto"/>
            <w:bottom w:val="none" w:sz="0" w:space="0" w:color="auto"/>
            <w:right w:val="none" w:sz="0" w:space="0" w:color="auto"/>
          </w:divBdr>
        </w:div>
        <w:div w:id="1948075451">
          <w:marLeft w:val="640"/>
          <w:marRight w:val="0"/>
          <w:marTop w:val="0"/>
          <w:marBottom w:val="0"/>
          <w:divBdr>
            <w:top w:val="none" w:sz="0" w:space="0" w:color="auto"/>
            <w:left w:val="none" w:sz="0" w:space="0" w:color="auto"/>
            <w:bottom w:val="none" w:sz="0" w:space="0" w:color="auto"/>
            <w:right w:val="none" w:sz="0" w:space="0" w:color="auto"/>
          </w:divBdr>
        </w:div>
        <w:div w:id="985403262">
          <w:marLeft w:val="640"/>
          <w:marRight w:val="0"/>
          <w:marTop w:val="0"/>
          <w:marBottom w:val="0"/>
          <w:divBdr>
            <w:top w:val="none" w:sz="0" w:space="0" w:color="auto"/>
            <w:left w:val="none" w:sz="0" w:space="0" w:color="auto"/>
            <w:bottom w:val="none" w:sz="0" w:space="0" w:color="auto"/>
            <w:right w:val="none" w:sz="0" w:space="0" w:color="auto"/>
          </w:divBdr>
        </w:div>
        <w:div w:id="1520394469">
          <w:marLeft w:val="640"/>
          <w:marRight w:val="0"/>
          <w:marTop w:val="0"/>
          <w:marBottom w:val="0"/>
          <w:divBdr>
            <w:top w:val="none" w:sz="0" w:space="0" w:color="auto"/>
            <w:left w:val="none" w:sz="0" w:space="0" w:color="auto"/>
            <w:bottom w:val="none" w:sz="0" w:space="0" w:color="auto"/>
            <w:right w:val="none" w:sz="0" w:space="0" w:color="auto"/>
          </w:divBdr>
        </w:div>
        <w:div w:id="1718163779">
          <w:marLeft w:val="640"/>
          <w:marRight w:val="0"/>
          <w:marTop w:val="0"/>
          <w:marBottom w:val="0"/>
          <w:divBdr>
            <w:top w:val="none" w:sz="0" w:space="0" w:color="auto"/>
            <w:left w:val="none" w:sz="0" w:space="0" w:color="auto"/>
            <w:bottom w:val="none" w:sz="0" w:space="0" w:color="auto"/>
            <w:right w:val="none" w:sz="0" w:space="0" w:color="auto"/>
          </w:divBdr>
        </w:div>
        <w:div w:id="868759356">
          <w:marLeft w:val="640"/>
          <w:marRight w:val="0"/>
          <w:marTop w:val="0"/>
          <w:marBottom w:val="0"/>
          <w:divBdr>
            <w:top w:val="none" w:sz="0" w:space="0" w:color="auto"/>
            <w:left w:val="none" w:sz="0" w:space="0" w:color="auto"/>
            <w:bottom w:val="none" w:sz="0" w:space="0" w:color="auto"/>
            <w:right w:val="none" w:sz="0" w:space="0" w:color="auto"/>
          </w:divBdr>
        </w:div>
        <w:div w:id="2135102455">
          <w:marLeft w:val="640"/>
          <w:marRight w:val="0"/>
          <w:marTop w:val="0"/>
          <w:marBottom w:val="0"/>
          <w:divBdr>
            <w:top w:val="none" w:sz="0" w:space="0" w:color="auto"/>
            <w:left w:val="none" w:sz="0" w:space="0" w:color="auto"/>
            <w:bottom w:val="none" w:sz="0" w:space="0" w:color="auto"/>
            <w:right w:val="none" w:sz="0" w:space="0" w:color="auto"/>
          </w:divBdr>
        </w:div>
        <w:div w:id="2056540401">
          <w:marLeft w:val="640"/>
          <w:marRight w:val="0"/>
          <w:marTop w:val="0"/>
          <w:marBottom w:val="0"/>
          <w:divBdr>
            <w:top w:val="none" w:sz="0" w:space="0" w:color="auto"/>
            <w:left w:val="none" w:sz="0" w:space="0" w:color="auto"/>
            <w:bottom w:val="none" w:sz="0" w:space="0" w:color="auto"/>
            <w:right w:val="none" w:sz="0" w:space="0" w:color="auto"/>
          </w:divBdr>
        </w:div>
        <w:div w:id="1431854307">
          <w:marLeft w:val="640"/>
          <w:marRight w:val="0"/>
          <w:marTop w:val="0"/>
          <w:marBottom w:val="0"/>
          <w:divBdr>
            <w:top w:val="none" w:sz="0" w:space="0" w:color="auto"/>
            <w:left w:val="none" w:sz="0" w:space="0" w:color="auto"/>
            <w:bottom w:val="none" w:sz="0" w:space="0" w:color="auto"/>
            <w:right w:val="none" w:sz="0" w:space="0" w:color="auto"/>
          </w:divBdr>
        </w:div>
        <w:div w:id="654922015">
          <w:marLeft w:val="640"/>
          <w:marRight w:val="0"/>
          <w:marTop w:val="0"/>
          <w:marBottom w:val="0"/>
          <w:divBdr>
            <w:top w:val="none" w:sz="0" w:space="0" w:color="auto"/>
            <w:left w:val="none" w:sz="0" w:space="0" w:color="auto"/>
            <w:bottom w:val="none" w:sz="0" w:space="0" w:color="auto"/>
            <w:right w:val="none" w:sz="0" w:space="0" w:color="auto"/>
          </w:divBdr>
        </w:div>
        <w:div w:id="750736662">
          <w:marLeft w:val="640"/>
          <w:marRight w:val="0"/>
          <w:marTop w:val="0"/>
          <w:marBottom w:val="0"/>
          <w:divBdr>
            <w:top w:val="none" w:sz="0" w:space="0" w:color="auto"/>
            <w:left w:val="none" w:sz="0" w:space="0" w:color="auto"/>
            <w:bottom w:val="none" w:sz="0" w:space="0" w:color="auto"/>
            <w:right w:val="none" w:sz="0" w:space="0" w:color="auto"/>
          </w:divBdr>
        </w:div>
        <w:div w:id="1532495986">
          <w:marLeft w:val="640"/>
          <w:marRight w:val="0"/>
          <w:marTop w:val="0"/>
          <w:marBottom w:val="0"/>
          <w:divBdr>
            <w:top w:val="none" w:sz="0" w:space="0" w:color="auto"/>
            <w:left w:val="none" w:sz="0" w:space="0" w:color="auto"/>
            <w:bottom w:val="none" w:sz="0" w:space="0" w:color="auto"/>
            <w:right w:val="none" w:sz="0" w:space="0" w:color="auto"/>
          </w:divBdr>
        </w:div>
        <w:div w:id="1998873279">
          <w:marLeft w:val="640"/>
          <w:marRight w:val="0"/>
          <w:marTop w:val="0"/>
          <w:marBottom w:val="0"/>
          <w:divBdr>
            <w:top w:val="none" w:sz="0" w:space="0" w:color="auto"/>
            <w:left w:val="none" w:sz="0" w:space="0" w:color="auto"/>
            <w:bottom w:val="none" w:sz="0" w:space="0" w:color="auto"/>
            <w:right w:val="none" w:sz="0" w:space="0" w:color="auto"/>
          </w:divBdr>
        </w:div>
        <w:div w:id="1285652386">
          <w:marLeft w:val="640"/>
          <w:marRight w:val="0"/>
          <w:marTop w:val="0"/>
          <w:marBottom w:val="0"/>
          <w:divBdr>
            <w:top w:val="none" w:sz="0" w:space="0" w:color="auto"/>
            <w:left w:val="none" w:sz="0" w:space="0" w:color="auto"/>
            <w:bottom w:val="none" w:sz="0" w:space="0" w:color="auto"/>
            <w:right w:val="none" w:sz="0" w:space="0" w:color="auto"/>
          </w:divBdr>
        </w:div>
        <w:div w:id="129636507">
          <w:marLeft w:val="640"/>
          <w:marRight w:val="0"/>
          <w:marTop w:val="0"/>
          <w:marBottom w:val="0"/>
          <w:divBdr>
            <w:top w:val="none" w:sz="0" w:space="0" w:color="auto"/>
            <w:left w:val="none" w:sz="0" w:space="0" w:color="auto"/>
            <w:bottom w:val="none" w:sz="0" w:space="0" w:color="auto"/>
            <w:right w:val="none" w:sz="0" w:space="0" w:color="auto"/>
          </w:divBdr>
        </w:div>
        <w:div w:id="2123450731">
          <w:marLeft w:val="640"/>
          <w:marRight w:val="0"/>
          <w:marTop w:val="0"/>
          <w:marBottom w:val="0"/>
          <w:divBdr>
            <w:top w:val="none" w:sz="0" w:space="0" w:color="auto"/>
            <w:left w:val="none" w:sz="0" w:space="0" w:color="auto"/>
            <w:bottom w:val="none" w:sz="0" w:space="0" w:color="auto"/>
            <w:right w:val="none" w:sz="0" w:space="0" w:color="auto"/>
          </w:divBdr>
        </w:div>
        <w:div w:id="542642842">
          <w:marLeft w:val="640"/>
          <w:marRight w:val="0"/>
          <w:marTop w:val="0"/>
          <w:marBottom w:val="0"/>
          <w:divBdr>
            <w:top w:val="none" w:sz="0" w:space="0" w:color="auto"/>
            <w:left w:val="none" w:sz="0" w:space="0" w:color="auto"/>
            <w:bottom w:val="none" w:sz="0" w:space="0" w:color="auto"/>
            <w:right w:val="none" w:sz="0" w:space="0" w:color="auto"/>
          </w:divBdr>
        </w:div>
        <w:div w:id="710228981">
          <w:marLeft w:val="640"/>
          <w:marRight w:val="0"/>
          <w:marTop w:val="0"/>
          <w:marBottom w:val="0"/>
          <w:divBdr>
            <w:top w:val="none" w:sz="0" w:space="0" w:color="auto"/>
            <w:left w:val="none" w:sz="0" w:space="0" w:color="auto"/>
            <w:bottom w:val="none" w:sz="0" w:space="0" w:color="auto"/>
            <w:right w:val="none" w:sz="0" w:space="0" w:color="auto"/>
          </w:divBdr>
        </w:div>
        <w:div w:id="910192663">
          <w:marLeft w:val="640"/>
          <w:marRight w:val="0"/>
          <w:marTop w:val="0"/>
          <w:marBottom w:val="0"/>
          <w:divBdr>
            <w:top w:val="none" w:sz="0" w:space="0" w:color="auto"/>
            <w:left w:val="none" w:sz="0" w:space="0" w:color="auto"/>
            <w:bottom w:val="none" w:sz="0" w:space="0" w:color="auto"/>
            <w:right w:val="none" w:sz="0" w:space="0" w:color="auto"/>
          </w:divBdr>
        </w:div>
        <w:div w:id="1214073257">
          <w:marLeft w:val="640"/>
          <w:marRight w:val="0"/>
          <w:marTop w:val="0"/>
          <w:marBottom w:val="0"/>
          <w:divBdr>
            <w:top w:val="none" w:sz="0" w:space="0" w:color="auto"/>
            <w:left w:val="none" w:sz="0" w:space="0" w:color="auto"/>
            <w:bottom w:val="none" w:sz="0" w:space="0" w:color="auto"/>
            <w:right w:val="none" w:sz="0" w:space="0" w:color="auto"/>
          </w:divBdr>
        </w:div>
        <w:div w:id="1884974730">
          <w:marLeft w:val="640"/>
          <w:marRight w:val="0"/>
          <w:marTop w:val="0"/>
          <w:marBottom w:val="0"/>
          <w:divBdr>
            <w:top w:val="none" w:sz="0" w:space="0" w:color="auto"/>
            <w:left w:val="none" w:sz="0" w:space="0" w:color="auto"/>
            <w:bottom w:val="none" w:sz="0" w:space="0" w:color="auto"/>
            <w:right w:val="none" w:sz="0" w:space="0" w:color="auto"/>
          </w:divBdr>
        </w:div>
        <w:div w:id="1530297068">
          <w:marLeft w:val="640"/>
          <w:marRight w:val="0"/>
          <w:marTop w:val="0"/>
          <w:marBottom w:val="0"/>
          <w:divBdr>
            <w:top w:val="none" w:sz="0" w:space="0" w:color="auto"/>
            <w:left w:val="none" w:sz="0" w:space="0" w:color="auto"/>
            <w:bottom w:val="none" w:sz="0" w:space="0" w:color="auto"/>
            <w:right w:val="none" w:sz="0" w:space="0" w:color="auto"/>
          </w:divBdr>
        </w:div>
        <w:div w:id="1589844123">
          <w:marLeft w:val="640"/>
          <w:marRight w:val="0"/>
          <w:marTop w:val="0"/>
          <w:marBottom w:val="0"/>
          <w:divBdr>
            <w:top w:val="none" w:sz="0" w:space="0" w:color="auto"/>
            <w:left w:val="none" w:sz="0" w:space="0" w:color="auto"/>
            <w:bottom w:val="none" w:sz="0" w:space="0" w:color="auto"/>
            <w:right w:val="none" w:sz="0" w:space="0" w:color="auto"/>
          </w:divBdr>
        </w:div>
        <w:div w:id="299113682">
          <w:marLeft w:val="640"/>
          <w:marRight w:val="0"/>
          <w:marTop w:val="0"/>
          <w:marBottom w:val="0"/>
          <w:divBdr>
            <w:top w:val="none" w:sz="0" w:space="0" w:color="auto"/>
            <w:left w:val="none" w:sz="0" w:space="0" w:color="auto"/>
            <w:bottom w:val="none" w:sz="0" w:space="0" w:color="auto"/>
            <w:right w:val="none" w:sz="0" w:space="0" w:color="auto"/>
          </w:divBdr>
        </w:div>
        <w:div w:id="734741659">
          <w:marLeft w:val="640"/>
          <w:marRight w:val="0"/>
          <w:marTop w:val="0"/>
          <w:marBottom w:val="0"/>
          <w:divBdr>
            <w:top w:val="none" w:sz="0" w:space="0" w:color="auto"/>
            <w:left w:val="none" w:sz="0" w:space="0" w:color="auto"/>
            <w:bottom w:val="none" w:sz="0" w:space="0" w:color="auto"/>
            <w:right w:val="none" w:sz="0" w:space="0" w:color="auto"/>
          </w:divBdr>
        </w:div>
        <w:div w:id="145633745">
          <w:marLeft w:val="640"/>
          <w:marRight w:val="0"/>
          <w:marTop w:val="0"/>
          <w:marBottom w:val="0"/>
          <w:divBdr>
            <w:top w:val="none" w:sz="0" w:space="0" w:color="auto"/>
            <w:left w:val="none" w:sz="0" w:space="0" w:color="auto"/>
            <w:bottom w:val="none" w:sz="0" w:space="0" w:color="auto"/>
            <w:right w:val="none" w:sz="0" w:space="0" w:color="auto"/>
          </w:divBdr>
        </w:div>
        <w:div w:id="1179462522">
          <w:marLeft w:val="640"/>
          <w:marRight w:val="0"/>
          <w:marTop w:val="0"/>
          <w:marBottom w:val="0"/>
          <w:divBdr>
            <w:top w:val="none" w:sz="0" w:space="0" w:color="auto"/>
            <w:left w:val="none" w:sz="0" w:space="0" w:color="auto"/>
            <w:bottom w:val="none" w:sz="0" w:space="0" w:color="auto"/>
            <w:right w:val="none" w:sz="0" w:space="0" w:color="auto"/>
          </w:divBdr>
        </w:div>
        <w:div w:id="1783380190">
          <w:marLeft w:val="640"/>
          <w:marRight w:val="0"/>
          <w:marTop w:val="0"/>
          <w:marBottom w:val="0"/>
          <w:divBdr>
            <w:top w:val="none" w:sz="0" w:space="0" w:color="auto"/>
            <w:left w:val="none" w:sz="0" w:space="0" w:color="auto"/>
            <w:bottom w:val="none" w:sz="0" w:space="0" w:color="auto"/>
            <w:right w:val="none" w:sz="0" w:space="0" w:color="auto"/>
          </w:divBdr>
        </w:div>
        <w:div w:id="624459195">
          <w:marLeft w:val="640"/>
          <w:marRight w:val="0"/>
          <w:marTop w:val="0"/>
          <w:marBottom w:val="0"/>
          <w:divBdr>
            <w:top w:val="none" w:sz="0" w:space="0" w:color="auto"/>
            <w:left w:val="none" w:sz="0" w:space="0" w:color="auto"/>
            <w:bottom w:val="none" w:sz="0" w:space="0" w:color="auto"/>
            <w:right w:val="none" w:sz="0" w:space="0" w:color="auto"/>
          </w:divBdr>
        </w:div>
        <w:div w:id="535392783">
          <w:marLeft w:val="640"/>
          <w:marRight w:val="0"/>
          <w:marTop w:val="0"/>
          <w:marBottom w:val="0"/>
          <w:divBdr>
            <w:top w:val="none" w:sz="0" w:space="0" w:color="auto"/>
            <w:left w:val="none" w:sz="0" w:space="0" w:color="auto"/>
            <w:bottom w:val="none" w:sz="0" w:space="0" w:color="auto"/>
            <w:right w:val="none" w:sz="0" w:space="0" w:color="auto"/>
          </w:divBdr>
        </w:div>
        <w:div w:id="1384596296">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085029357">
      <w:bodyDiv w:val="1"/>
      <w:marLeft w:val="0"/>
      <w:marRight w:val="0"/>
      <w:marTop w:val="0"/>
      <w:marBottom w:val="0"/>
      <w:divBdr>
        <w:top w:val="none" w:sz="0" w:space="0" w:color="auto"/>
        <w:left w:val="none" w:sz="0" w:space="0" w:color="auto"/>
        <w:bottom w:val="none" w:sz="0" w:space="0" w:color="auto"/>
        <w:right w:val="none" w:sz="0" w:space="0" w:color="auto"/>
      </w:divBdr>
      <w:divsChild>
        <w:div w:id="743139481">
          <w:marLeft w:val="640"/>
          <w:marRight w:val="0"/>
          <w:marTop w:val="0"/>
          <w:marBottom w:val="0"/>
          <w:divBdr>
            <w:top w:val="none" w:sz="0" w:space="0" w:color="auto"/>
            <w:left w:val="none" w:sz="0" w:space="0" w:color="auto"/>
            <w:bottom w:val="none" w:sz="0" w:space="0" w:color="auto"/>
            <w:right w:val="none" w:sz="0" w:space="0" w:color="auto"/>
          </w:divBdr>
        </w:div>
        <w:div w:id="1386374760">
          <w:marLeft w:val="640"/>
          <w:marRight w:val="0"/>
          <w:marTop w:val="0"/>
          <w:marBottom w:val="0"/>
          <w:divBdr>
            <w:top w:val="none" w:sz="0" w:space="0" w:color="auto"/>
            <w:left w:val="none" w:sz="0" w:space="0" w:color="auto"/>
            <w:bottom w:val="none" w:sz="0" w:space="0" w:color="auto"/>
            <w:right w:val="none" w:sz="0" w:space="0" w:color="auto"/>
          </w:divBdr>
        </w:div>
        <w:div w:id="987250121">
          <w:marLeft w:val="640"/>
          <w:marRight w:val="0"/>
          <w:marTop w:val="0"/>
          <w:marBottom w:val="0"/>
          <w:divBdr>
            <w:top w:val="none" w:sz="0" w:space="0" w:color="auto"/>
            <w:left w:val="none" w:sz="0" w:space="0" w:color="auto"/>
            <w:bottom w:val="none" w:sz="0" w:space="0" w:color="auto"/>
            <w:right w:val="none" w:sz="0" w:space="0" w:color="auto"/>
          </w:divBdr>
        </w:div>
        <w:div w:id="1641226089">
          <w:marLeft w:val="640"/>
          <w:marRight w:val="0"/>
          <w:marTop w:val="0"/>
          <w:marBottom w:val="0"/>
          <w:divBdr>
            <w:top w:val="none" w:sz="0" w:space="0" w:color="auto"/>
            <w:left w:val="none" w:sz="0" w:space="0" w:color="auto"/>
            <w:bottom w:val="none" w:sz="0" w:space="0" w:color="auto"/>
            <w:right w:val="none" w:sz="0" w:space="0" w:color="auto"/>
          </w:divBdr>
        </w:div>
        <w:div w:id="117064927">
          <w:marLeft w:val="640"/>
          <w:marRight w:val="0"/>
          <w:marTop w:val="0"/>
          <w:marBottom w:val="0"/>
          <w:divBdr>
            <w:top w:val="none" w:sz="0" w:space="0" w:color="auto"/>
            <w:left w:val="none" w:sz="0" w:space="0" w:color="auto"/>
            <w:bottom w:val="none" w:sz="0" w:space="0" w:color="auto"/>
            <w:right w:val="none" w:sz="0" w:space="0" w:color="auto"/>
          </w:divBdr>
        </w:div>
        <w:div w:id="1076976545">
          <w:marLeft w:val="640"/>
          <w:marRight w:val="0"/>
          <w:marTop w:val="0"/>
          <w:marBottom w:val="0"/>
          <w:divBdr>
            <w:top w:val="none" w:sz="0" w:space="0" w:color="auto"/>
            <w:left w:val="none" w:sz="0" w:space="0" w:color="auto"/>
            <w:bottom w:val="none" w:sz="0" w:space="0" w:color="auto"/>
            <w:right w:val="none" w:sz="0" w:space="0" w:color="auto"/>
          </w:divBdr>
        </w:div>
        <w:div w:id="1454250095">
          <w:marLeft w:val="640"/>
          <w:marRight w:val="0"/>
          <w:marTop w:val="0"/>
          <w:marBottom w:val="0"/>
          <w:divBdr>
            <w:top w:val="none" w:sz="0" w:space="0" w:color="auto"/>
            <w:left w:val="none" w:sz="0" w:space="0" w:color="auto"/>
            <w:bottom w:val="none" w:sz="0" w:space="0" w:color="auto"/>
            <w:right w:val="none" w:sz="0" w:space="0" w:color="auto"/>
          </w:divBdr>
        </w:div>
        <w:div w:id="1716347503">
          <w:marLeft w:val="640"/>
          <w:marRight w:val="0"/>
          <w:marTop w:val="0"/>
          <w:marBottom w:val="0"/>
          <w:divBdr>
            <w:top w:val="none" w:sz="0" w:space="0" w:color="auto"/>
            <w:left w:val="none" w:sz="0" w:space="0" w:color="auto"/>
            <w:bottom w:val="none" w:sz="0" w:space="0" w:color="auto"/>
            <w:right w:val="none" w:sz="0" w:space="0" w:color="auto"/>
          </w:divBdr>
        </w:div>
        <w:div w:id="1607958390">
          <w:marLeft w:val="640"/>
          <w:marRight w:val="0"/>
          <w:marTop w:val="0"/>
          <w:marBottom w:val="0"/>
          <w:divBdr>
            <w:top w:val="none" w:sz="0" w:space="0" w:color="auto"/>
            <w:left w:val="none" w:sz="0" w:space="0" w:color="auto"/>
            <w:bottom w:val="none" w:sz="0" w:space="0" w:color="auto"/>
            <w:right w:val="none" w:sz="0" w:space="0" w:color="auto"/>
          </w:divBdr>
        </w:div>
        <w:div w:id="2083211445">
          <w:marLeft w:val="640"/>
          <w:marRight w:val="0"/>
          <w:marTop w:val="0"/>
          <w:marBottom w:val="0"/>
          <w:divBdr>
            <w:top w:val="none" w:sz="0" w:space="0" w:color="auto"/>
            <w:left w:val="none" w:sz="0" w:space="0" w:color="auto"/>
            <w:bottom w:val="none" w:sz="0" w:space="0" w:color="auto"/>
            <w:right w:val="none" w:sz="0" w:space="0" w:color="auto"/>
          </w:divBdr>
        </w:div>
        <w:div w:id="1523545369">
          <w:marLeft w:val="640"/>
          <w:marRight w:val="0"/>
          <w:marTop w:val="0"/>
          <w:marBottom w:val="0"/>
          <w:divBdr>
            <w:top w:val="none" w:sz="0" w:space="0" w:color="auto"/>
            <w:left w:val="none" w:sz="0" w:space="0" w:color="auto"/>
            <w:bottom w:val="none" w:sz="0" w:space="0" w:color="auto"/>
            <w:right w:val="none" w:sz="0" w:space="0" w:color="auto"/>
          </w:divBdr>
        </w:div>
        <w:div w:id="1630240235">
          <w:marLeft w:val="640"/>
          <w:marRight w:val="0"/>
          <w:marTop w:val="0"/>
          <w:marBottom w:val="0"/>
          <w:divBdr>
            <w:top w:val="none" w:sz="0" w:space="0" w:color="auto"/>
            <w:left w:val="none" w:sz="0" w:space="0" w:color="auto"/>
            <w:bottom w:val="none" w:sz="0" w:space="0" w:color="auto"/>
            <w:right w:val="none" w:sz="0" w:space="0" w:color="auto"/>
          </w:divBdr>
        </w:div>
        <w:div w:id="1222016489">
          <w:marLeft w:val="640"/>
          <w:marRight w:val="0"/>
          <w:marTop w:val="0"/>
          <w:marBottom w:val="0"/>
          <w:divBdr>
            <w:top w:val="none" w:sz="0" w:space="0" w:color="auto"/>
            <w:left w:val="none" w:sz="0" w:space="0" w:color="auto"/>
            <w:bottom w:val="none" w:sz="0" w:space="0" w:color="auto"/>
            <w:right w:val="none" w:sz="0" w:space="0" w:color="auto"/>
          </w:divBdr>
        </w:div>
        <w:div w:id="76487625">
          <w:marLeft w:val="640"/>
          <w:marRight w:val="0"/>
          <w:marTop w:val="0"/>
          <w:marBottom w:val="0"/>
          <w:divBdr>
            <w:top w:val="none" w:sz="0" w:space="0" w:color="auto"/>
            <w:left w:val="none" w:sz="0" w:space="0" w:color="auto"/>
            <w:bottom w:val="none" w:sz="0" w:space="0" w:color="auto"/>
            <w:right w:val="none" w:sz="0" w:space="0" w:color="auto"/>
          </w:divBdr>
        </w:div>
        <w:div w:id="1950548521">
          <w:marLeft w:val="640"/>
          <w:marRight w:val="0"/>
          <w:marTop w:val="0"/>
          <w:marBottom w:val="0"/>
          <w:divBdr>
            <w:top w:val="none" w:sz="0" w:space="0" w:color="auto"/>
            <w:left w:val="none" w:sz="0" w:space="0" w:color="auto"/>
            <w:bottom w:val="none" w:sz="0" w:space="0" w:color="auto"/>
            <w:right w:val="none" w:sz="0" w:space="0" w:color="auto"/>
          </w:divBdr>
        </w:div>
        <w:div w:id="1763187503">
          <w:marLeft w:val="640"/>
          <w:marRight w:val="0"/>
          <w:marTop w:val="0"/>
          <w:marBottom w:val="0"/>
          <w:divBdr>
            <w:top w:val="none" w:sz="0" w:space="0" w:color="auto"/>
            <w:left w:val="none" w:sz="0" w:space="0" w:color="auto"/>
            <w:bottom w:val="none" w:sz="0" w:space="0" w:color="auto"/>
            <w:right w:val="none" w:sz="0" w:space="0" w:color="auto"/>
          </w:divBdr>
        </w:div>
        <w:div w:id="1526552772">
          <w:marLeft w:val="640"/>
          <w:marRight w:val="0"/>
          <w:marTop w:val="0"/>
          <w:marBottom w:val="0"/>
          <w:divBdr>
            <w:top w:val="none" w:sz="0" w:space="0" w:color="auto"/>
            <w:left w:val="none" w:sz="0" w:space="0" w:color="auto"/>
            <w:bottom w:val="none" w:sz="0" w:space="0" w:color="auto"/>
            <w:right w:val="none" w:sz="0" w:space="0" w:color="auto"/>
          </w:divBdr>
        </w:div>
        <w:div w:id="1821341951">
          <w:marLeft w:val="640"/>
          <w:marRight w:val="0"/>
          <w:marTop w:val="0"/>
          <w:marBottom w:val="0"/>
          <w:divBdr>
            <w:top w:val="none" w:sz="0" w:space="0" w:color="auto"/>
            <w:left w:val="none" w:sz="0" w:space="0" w:color="auto"/>
            <w:bottom w:val="none" w:sz="0" w:space="0" w:color="auto"/>
            <w:right w:val="none" w:sz="0" w:space="0" w:color="auto"/>
          </w:divBdr>
        </w:div>
        <w:div w:id="43723990">
          <w:marLeft w:val="640"/>
          <w:marRight w:val="0"/>
          <w:marTop w:val="0"/>
          <w:marBottom w:val="0"/>
          <w:divBdr>
            <w:top w:val="none" w:sz="0" w:space="0" w:color="auto"/>
            <w:left w:val="none" w:sz="0" w:space="0" w:color="auto"/>
            <w:bottom w:val="none" w:sz="0" w:space="0" w:color="auto"/>
            <w:right w:val="none" w:sz="0" w:space="0" w:color="auto"/>
          </w:divBdr>
        </w:div>
        <w:div w:id="467403256">
          <w:marLeft w:val="640"/>
          <w:marRight w:val="0"/>
          <w:marTop w:val="0"/>
          <w:marBottom w:val="0"/>
          <w:divBdr>
            <w:top w:val="none" w:sz="0" w:space="0" w:color="auto"/>
            <w:left w:val="none" w:sz="0" w:space="0" w:color="auto"/>
            <w:bottom w:val="none" w:sz="0" w:space="0" w:color="auto"/>
            <w:right w:val="none" w:sz="0" w:space="0" w:color="auto"/>
          </w:divBdr>
        </w:div>
        <w:div w:id="353194800">
          <w:marLeft w:val="640"/>
          <w:marRight w:val="0"/>
          <w:marTop w:val="0"/>
          <w:marBottom w:val="0"/>
          <w:divBdr>
            <w:top w:val="none" w:sz="0" w:space="0" w:color="auto"/>
            <w:left w:val="none" w:sz="0" w:space="0" w:color="auto"/>
            <w:bottom w:val="none" w:sz="0" w:space="0" w:color="auto"/>
            <w:right w:val="none" w:sz="0" w:space="0" w:color="auto"/>
          </w:divBdr>
        </w:div>
        <w:div w:id="1944529261">
          <w:marLeft w:val="640"/>
          <w:marRight w:val="0"/>
          <w:marTop w:val="0"/>
          <w:marBottom w:val="0"/>
          <w:divBdr>
            <w:top w:val="none" w:sz="0" w:space="0" w:color="auto"/>
            <w:left w:val="none" w:sz="0" w:space="0" w:color="auto"/>
            <w:bottom w:val="none" w:sz="0" w:space="0" w:color="auto"/>
            <w:right w:val="none" w:sz="0" w:space="0" w:color="auto"/>
          </w:divBdr>
        </w:div>
        <w:div w:id="1222715596">
          <w:marLeft w:val="640"/>
          <w:marRight w:val="0"/>
          <w:marTop w:val="0"/>
          <w:marBottom w:val="0"/>
          <w:divBdr>
            <w:top w:val="none" w:sz="0" w:space="0" w:color="auto"/>
            <w:left w:val="none" w:sz="0" w:space="0" w:color="auto"/>
            <w:bottom w:val="none" w:sz="0" w:space="0" w:color="auto"/>
            <w:right w:val="none" w:sz="0" w:space="0" w:color="auto"/>
          </w:divBdr>
        </w:div>
        <w:div w:id="455300181">
          <w:marLeft w:val="640"/>
          <w:marRight w:val="0"/>
          <w:marTop w:val="0"/>
          <w:marBottom w:val="0"/>
          <w:divBdr>
            <w:top w:val="none" w:sz="0" w:space="0" w:color="auto"/>
            <w:left w:val="none" w:sz="0" w:space="0" w:color="auto"/>
            <w:bottom w:val="none" w:sz="0" w:space="0" w:color="auto"/>
            <w:right w:val="none" w:sz="0" w:space="0" w:color="auto"/>
          </w:divBdr>
        </w:div>
        <w:div w:id="1853452658">
          <w:marLeft w:val="640"/>
          <w:marRight w:val="0"/>
          <w:marTop w:val="0"/>
          <w:marBottom w:val="0"/>
          <w:divBdr>
            <w:top w:val="none" w:sz="0" w:space="0" w:color="auto"/>
            <w:left w:val="none" w:sz="0" w:space="0" w:color="auto"/>
            <w:bottom w:val="none" w:sz="0" w:space="0" w:color="auto"/>
            <w:right w:val="none" w:sz="0" w:space="0" w:color="auto"/>
          </w:divBdr>
        </w:div>
        <w:div w:id="1355497330">
          <w:marLeft w:val="640"/>
          <w:marRight w:val="0"/>
          <w:marTop w:val="0"/>
          <w:marBottom w:val="0"/>
          <w:divBdr>
            <w:top w:val="none" w:sz="0" w:space="0" w:color="auto"/>
            <w:left w:val="none" w:sz="0" w:space="0" w:color="auto"/>
            <w:bottom w:val="none" w:sz="0" w:space="0" w:color="auto"/>
            <w:right w:val="none" w:sz="0" w:space="0" w:color="auto"/>
          </w:divBdr>
        </w:div>
        <w:div w:id="364870204">
          <w:marLeft w:val="640"/>
          <w:marRight w:val="0"/>
          <w:marTop w:val="0"/>
          <w:marBottom w:val="0"/>
          <w:divBdr>
            <w:top w:val="none" w:sz="0" w:space="0" w:color="auto"/>
            <w:left w:val="none" w:sz="0" w:space="0" w:color="auto"/>
            <w:bottom w:val="none" w:sz="0" w:space="0" w:color="auto"/>
            <w:right w:val="none" w:sz="0" w:space="0" w:color="auto"/>
          </w:divBdr>
        </w:div>
        <w:div w:id="205676377">
          <w:marLeft w:val="640"/>
          <w:marRight w:val="0"/>
          <w:marTop w:val="0"/>
          <w:marBottom w:val="0"/>
          <w:divBdr>
            <w:top w:val="none" w:sz="0" w:space="0" w:color="auto"/>
            <w:left w:val="none" w:sz="0" w:space="0" w:color="auto"/>
            <w:bottom w:val="none" w:sz="0" w:space="0" w:color="auto"/>
            <w:right w:val="none" w:sz="0" w:space="0" w:color="auto"/>
          </w:divBdr>
        </w:div>
        <w:div w:id="33892841">
          <w:marLeft w:val="640"/>
          <w:marRight w:val="0"/>
          <w:marTop w:val="0"/>
          <w:marBottom w:val="0"/>
          <w:divBdr>
            <w:top w:val="none" w:sz="0" w:space="0" w:color="auto"/>
            <w:left w:val="none" w:sz="0" w:space="0" w:color="auto"/>
            <w:bottom w:val="none" w:sz="0" w:space="0" w:color="auto"/>
            <w:right w:val="none" w:sz="0" w:space="0" w:color="auto"/>
          </w:divBdr>
        </w:div>
        <w:div w:id="1366250275">
          <w:marLeft w:val="640"/>
          <w:marRight w:val="0"/>
          <w:marTop w:val="0"/>
          <w:marBottom w:val="0"/>
          <w:divBdr>
            <w:top w:val="none" w:sz="0" w:space="0" w:color="auto"/>
            <w:left w:val="none" w:sz="0" w:space="0" w:color="auto"/>
            <w:bottom w:val="none" w:sz="0" w:space="0" w:color="auto"/>
            <w:right w:val="none" w:sz="0" w:space="0" w:color="auto"/>
          </w:divBdr>
        </w:div>
        <w:div w:id="2002931325">
          <w:marLeft w:val="640"/>
          <w:marRight w:val="0"/>
          <w:marTop w:val="0"/>
          <w:marBottom w:val="0"/>
          <w:divBdr>
            <w:top w:val="none" w:sz="0" w:space="0" w:color="auto"/>
            <w:left w:val="none" w:sz="0" w:space="0" w:color="auto"/>
            <w:bottom w:val="none" w:sz="0" w:space="0" w:color="auto"/>
            <w:right w:val="none" w:sz="0" w:space="0" w:color="auto"/>
          </w:divBdr>
        </w:div>
        <w:div w:id="698705983">
          <w:marLeft w:val="640"/>
          <w:marRight w:val="0"/>
          <w:marTop w:val="0"/>
          <w:marBottom w:val="0"/>
          <w:divBdr>
            <w:top w:val="none" w:sz="0" w:space="0" w:color="auto"/>
            <w:left w:val="none" w:sz="0" w:space="0" w:color="auto"/>
            <w:bottom w:val="none" w:sz="0" w:space="0" w:color="auto"/>
            <w:right w:val="none" w:sz="0" w:space="0" w:color="auto"/>
          </w:divBdr>
        </w:div>
        <w:div w:id="1713534831">
          <w:marLeft w:val="640"/>
          <w:marRight w:val="0"/>
          <w:marTop w:val="0"/>
          <w:marBottom w:val="0"/>
          <w:divBdr>
            <w:top w:val="none" w:sz="0" w:space="0" w:color="auto"/>
            <w:left w:val="none" w:sz="0" w:space="0" w:color="auto"/>
            <w:bottom w:val="none" w:sz="0" w:space="0" w:color="auto"/>
            <w:right w:val="none" w:sz="0" w:space="0" w:color="auto"/>
          </w:divBdr>
        </w:div>
        <w:div w:id="351995187">
          <w:marLeft w:val="640"/>
          <w:marRight w:val="0"/>
          <w:marTop w:val="0"/>
          <w:marBottom w:val="0"/>
          <w:divBdr>
            <w:top w:val="none" w:sz="0" w:space="0" w:color="auto"/>
            <w:left w:val="none" w:sz="0" w:space="0" w:color="auto"/>
            <w:bottom w:val="none" w:sz="0" w:space="0" w:color="auto"/>
            <w:right w:val="none" w:sz="0" w:space="0" w:color="auto"/>
          </w:divBdr>
        </w:div>
        <w:div w:id="114757679">
          <w:marLeft w:val="640"/>
          <w:marRight w:val="0"/>
          <w:marTop w:val="0"/>
          <w:marBottom w:val="0"/>
          <w:divBdr>
            <w:top w:val="none" w:sz="0" w:space="0" w:color="auto"/>
            <w:left w:val="none" w:sz="0" w:space="0" w:color="auto"/>
            <w:bottom w:val="none" w:sz="0" w:space="0" w:color="auto"/>
            <w:right w:val="none" w:sz="0" w:space="0" w:color="auto"/>
          </w:divBdr>
        </w:div>
        <w:div w:id="1961254272">
          <w:marLeft w:val="640"/>
          <w:marRight w:val="0"/>
          <w:marTop w:val="0"/>
          <w:marBottom w:val="0"/>
          <w:divBdr>
            <w:top w:val="none" w:sz="0" w:space="0" w:color="auto"/>
            <w:left w:val="none" w:sz="0" w:space="0" w:color="auto"/>
            <w:bottom w:val="none" w:sz="0" w:space="0" w:color="auto"/>
            <w:right w:val="none" w:sz="0" w:space="0" w:color="auto"/>
          </w:divBdr>
        </w:div>
        <w:div w:id="761992854">
          <w:marLeft w:val="640"/>
          <w:marRight w:val="0"/>
          <w:marTop w:val="0"/>
          <w:marBottom w:val="0"/>
          <w:divBdr>
            <w:top w:val="none" w:sz="0" w:space="0" w:color="auto"/>
            <w:left w:val="none" w:sz="0" w:space="0" w:color="auto"/>
            <w:bottom w:val="none" w:sz="0" w:space="0" w:color="auto"/>
            <w:right w:val="none" w:sz="0" w:space="0" w:color="auto"/>
          </w:divBdr>
        </w:div>
        <w:div w:id="46269063">
          <w:marLeft w:val="640"/>
          <w:marRight w:val="0"/>
          <w:marTop w:val="0"/>
          <w:marBottom w:val="0"/>
          <w:divBdr>
            <w:top w:val="none" w:sz="0" w:space="0" w:color="auto"/>
            <w:left w:val="none" w:sz="0" w:space="0" w:color="auto"/>
            <w:bottom w:val="none" w:sz="0" w:space="0" w:color="auto"/>
            <w:right w:val="none" w:sz="0" w:space="0" w:color="auto"/>
          </w:divBdr>
        </w:div>
        <w:div w:id="1934781735">
          <w:marLeft w:val="640"/>
          <w:marRight w:val="0"/>
          <w:marTop w:val="0"/>
          <w:marBottom w:val="0"/>
          <w:divBdr>
            <w:top w:val="none" w:sz="0" w:space="0" w:color="auto"/>
            <w:left w:val="none" w:sz="0" w:space="0" w:color="auto"/>
            <w:bottom w:val="none" w:sz="0" w:space="0" w:color="auto"/>
            <w:right w:val="none" w:sz="0" w:space="0" w:color="auto"/>
          </w:divBdr>
        </w:div>
        <w:div w:id="491868654">
          <w:marLeft w:val="640"/>
          <w:marRight w:val="0"/>
          <w:marTop w:val="0"/>
          <w:marBottom w:val="0"/>
          <w:divBdr>
            <w:top w:val="none" w:sz="0" w:space="0" w:color="auto"/>
            <w:left w:val="none" w:sz="0" w:space="0" w:color="auto"/>
            <w:bottom w:val="none" w:sz="0" w:space="0" w:color="auto"/>
            <w:right w:val="none" w:sz="0" w:space="0" w:color="auto"/>
          </w:divBdr>
        </w:div>
        <w:div w:id="822548413">
          <w:marLeft w:val="640"/>
          <w:marRight w:val="0"/>
          <w:marTop w:val="0"/>
          <w:marBottom w:val="0"/>
          <w:divBdr>
            <w:top w:val="none" w:sz="0" w:space="0" w:color="auto"/>
            <w:left w:val="none" w:sz="0" w:space="0" w:color="auto"/>
            <w:bottom w:val="none" w:sz="0" w:space="0" w:color="auto"/>
            <w:right w:val="none" w:sz="0" w:space="0" w:color="auto"/>
          </w:divBdr>
        </w:div>
        <w:div w:id="920531675">
          <w:marLeft w:val="640"/>
          <w:marRight w:val="0"/>
          <w:marTop w:val="0"/>
          <w:marBottom w:val="0"/>
          <w:divBdr>
            <w:top w:val="none" w:sz="0" w:space="0" w:color="auto"/>
            <w:left w:val="none" w:sz="0" w:space="0" w:color="auto"/>
            <w:bottom w:val="none" w:sz="0" w:space="0" w:color="auto"/>
            <w:right w:val="none" w:sz="0" w:space="0" w:color="auto"/>
          </w:divBdr>
        </w:div>
        <w:div w:id="342559024">
          <w:marLeft w:val="640"/>
          <w:marRight w:val="0"/>
          <w:marTop w:val="0"/>
          <w:marBottom w:val="0"/>
          <w:divBdr>
            <w:top w:val="none" w:sz="0" w:space="0" w:color="auto"/>
            <w:left w:val="none" w:sz="0" w:space="0" w:color="auto"/>
            <w:bottom w:val="none" w:sz="0" w:space="0" w:color="auto"/>
            <w:right w:val="none" w:sz="0" w:space="0" w:color="auto"/>
          </w:divBdr>
        </w:div>
        <w:div w:id="2134933446">
          <w:marLeft w:val="640"/>
          <w:marRight w:val="0"/>
          <w:marTop w:val="0"/>
          <w:marBottom w:val="0"/>
          <w:divBdr>
            <w:top w:val="none" w:sz="0" w:space="0" w:color="auto"/>
            <w:left w:val="none" w:sz="0" w:space="0" w:color="auto"/>
            <w:bottom w:val="none" w:sz="0" w:space="0" w:color="auto"/>
            <w:right w:val="none" w:sz="0" w:space="0" w:color="auto"/>
          </w:divBdr>
        </w:div>
        <w:div w:id="1938324109">
          <w:marLeft w:val="640"/>
          <w:marRight w:val="0"/>
          <w:marTop w:val="0"/>
          <w:marBottom w:val="0"/>
          <w:divBdr>
            <w:top w:val="none" w:sz="0" w:space="0" w:color="auto"/>
            <w:left w:val="none" w:sz="0" w:space="0" w:color="auto"/>
            <w:bottom w:val="none" w:sz="0" w:space="0" w:color="auto"/>
            <w:right w:val="none" w:sz="0" w:space="0" w:color="auto"/>
          </w:divBdr>
        </w:div>
        <w:div w:id="610018764">
          <w:marLeft w:val="640"/>
          <w:marRight w:val="0"/>
          <w:marTop w:val="0"/>
          <w:marBottom w:val="0"/>
          <w:divBdr>
            <w:top w:val="none" w:sz="0" w:space="0" w:color="auto"/>
            <w:left w:val="none" w:sz="0" w:space="0" w:color="auto"/>
            <w:bottom w:val="none" w:sz="0" w:space="0" w:color="auto"/>
            <w:right w:val="none" w:sz="0" w:space="0" w:color="auto"/>
          </w:divBdr>
        </w:div>
        <w:div w:id="53310556">
          <w:marLeft w:val="640"/>
          <w:marRight w:val="0"/>
          <w:marTop w:val="0"/>
          <w:marBottom w:val="0"/>
          <w:divBdr>
            <w:top w:val="none" w:sz="0" w:space="0" w:color="auto"/>
            <w:left w:val="none" w:sz="0" w:space="0" w:color="auto"/>
            <w:bottom w:val="none" w:sz="0" w:space="0" w:color="auto"/>
            <w:right w:val="none" w:sz="0" w:space="0" w:color="auto"/>
          </w:divBdr>
        </w:div>
        <w:div w:id="293564104">
          <w:marLeft w:val="640"/>
          <w:marRight w:val="0"/>
          <w:marTop w:val="0"/>
          <w:marBottom w:val="0"/>
          <w:divBdr>
            <w:top w:val="none" w:sz="0" w:space="0" w:color="auto"/>
            <w:left w:val="none" w:sz="0" w:space="0" w:color="auto"/>
            <w:bottom w:val="none" w:sz="0" w:space="0" w:color="auto"/>
            <w:right w:val="none" w:sz="0" w:space="0" w:color="auto"/>
          </w:divBdr>
        </w:div>
        <w:div w:id="582684121">
          <w:marLeft w:val="640"/>
          <w:marRight w:val="0"/>
          <w:marTop w:val="0"/>
          <w:marBottom w:val="0"/>
          <w:divBdr>
            <w:top w:val="none" w:sz="0" w:space="0" w:color="auto"/>
            <w:left w:val="none" w:sz="0" w:space="0" w:color="auto"/>
            <w:bottom w:val="none" w:sz="0" w:space="0" w:color="auto"/>
            <w:right w:val="none" w:sz="0" w:space="0" w:color="auto"/>
          </w:divBdr>
        </w:div>
        <w:div w:id="1274822311">
          <w:marLeft w:val="640"/>
          <w:marRight w:val="0"/>
          <w:marTop w:val="0"/>
          <w:marBottom w:val="0"/>
          <w:divBdr>
            <w:top w:val="none" w:sz="0" w:space="0" w:color="auto"/>
            <w:left w:val="none" w:sz="0" w:space="0" w:color="auto"/>
            <w:bottom w:val="none" w:sz="0" w:space="0" w:color="auto"/>
            <w:right w:val="none" w:sz="0" w:space="0" w:color="auto"/>
          </w:divBdr>
        </w:div>
        <w:div w:id="979917761">
          <w:marLeft w:val="640"/>
          <w:marRight w:val="0"/>
          <w:marTop w:val="0"/>
          <w:marBottom w:val="0"/>
          <w:divBdr>
            <w:top w:val="none" w:sz="0" w:space="0" w:color="auto"/>
            <w:left w:val="none" w:sz="0" w:space="0" w:color="auto"/>
            <w:bottom w:val="none" w:sz="0" w:space="0" w:color="auto"/>
            <w:right w:val="none" w:sz="0" w:space="0" w:color="auto"/>
          </w:divBdr>
        </w:div>
        <w:div w:id="503782728">
          <w:marLeft w:val="640"/>
          <w:marRight w:val="0"/>
          <w:marTop w:val="0"/>
          <w:marBottom w:val="0"/>
          <w:divBdr>
            <w:top w:val="none" w:sz="0" w:space="0" w:color="auto"/>
            <w:left w:val="none" w:sz="0" w:space="0" w:color="auto"/>
            <w:bottom w:val="none" w:sz="0" w:space="0" w:color="auto"/>
            <w:right w:val="none" w:sz="0" w:space="0" w:color="auto"/>
          </w:divBdr>
        </w:div>
        <w:div w:id="1915509227">
          <w:marLeft w:val="640"/>
          <w:marRight w:val="0"/>
          <w:marTop w:val="0"/>
          <w:marBottom w:val="0"/>
          <w:divBdr>
            <w:top w:val="none" w:sz="0" w:space="0" w:color="auto"/>
            <w:left w:val="none" w:sz="0" w:space="0" w:color="auto"/>
            <w:bottom w:val="none" w:sz="0" w:space="0" w:color="auto"/>
            <w:right w:val="none" w:sz="0" w:space="0" w:color="auto"/>
          </w:divBdr>
        </w:div>
        <w:div w:id="895242381">
          <w:marLeft w:val="640"/>
          <w:marRight w:val="0"/>
          <w:marTop w:val="0"/>
          <w:marBottom w:val="0"/>
          <w:divBdr>
            <w:top w:val="none" w:sz="0" w:space="0" w:color="auto"/>
            <w:left w:val="none" w:sz="0" w:space="0" w:color="auto"/>
            <w:bottom w:val="none" w:sz="0" w:space="0" w:color="auto"/>
            <w:right w:val="none" w:sz="0" w:space="0" w:color="auto"/>
          </w:divBdr>
        </w:div>
        <w:div w:id="1487746492">
          <w:marLeft w:val="640"/>
          <w:marRight w:val="0"/>
          <w:marTop w:val="0"/>
          <w:marBottom w:val="0"/>
          <w:divBdr>
            <w:top w:val="none" w:sz="0" w:space="0" w:color="auto"/>
            <w:left w:val="none" w:sz="0" w:space="0" w:color="auto"/>
            <w:bottom w:val="none" w:sz="0" w:space="0" w:color="auto"/>
            <w:right w:val="none" w:sz="0" w:space="0" w:color="auto"/>
          </w:divBdr>
        </w:div>
        <w:div w:id="79298858">
          <w:marLeft w:val="640"/>
          <w:marRight w:val="0"/>
          <w:marTop w:val="0"/>
          <w:marBottom w:val="0"/>
          <w:divBdr>
            <w:top w:val="none" w:sz="0" w:space="0" w:color="auto"/>
            <w:left w:val="none" w:sz="0" w:space="0" w:color="auto"/>
            <w:bottom w:val="none" w:sz="0" w:space="0" w:color="auto"/>
            <w:right w:val="none" w:sz="0" w:space="0" w:color="auto"/>
          </w:divBdr>
        </w:div>
        <w:div w:id="663509828">
          <w:marLeft w:val="640"/>
          <w:marRight w:val="0"/>
          <w:marTop w:val="0"/>
          <w:marBottom w:val="0"/>
          <w:divBdr>
            <w:top w:val="none" w:sz="0" w:space="0" w:color="auto"/>
            <w:left w:val="none" w:sz="0" w:space="0" w:color="auto"/>
            <w:bottom w:val="none" w:sz="0" w:space="0" w:color="auto"/>
            <w:right w:val="none" w:sz="0" w:space="0" w:color="auto"/>
          </w:divBdr>
        </w:div>
        <w:div w:id="1732196196">
          <w:marLeft w:val="640"/>
          <w:marRight w:val="0"/>
          <w:marTop w:val="0"/>
          <w:marBottom w:val="0"/>
          <w:divBdr>
            <w:top w:val="none" w:sz="0" w:space="0" w:color="auto"/>
            <w:left w:val="none" w:sz="0" w:space="0" w:color="auto"/>
            <w:bottom w:val="none" w:sz="0" w:space="0" w:color="auto"/>
            <w:right w:val="none" w:sz="0" w:space="0" w:color="auto"/>
          </w:divBdr>
        </w:div>
        <w:div w:id="496724544">
          <w:marLeft w:val="640"/>
          <w:marRight w:val="0"/>
          <w:marTop w:val="0"/>
          <w:marBottom w:val="0"/>
          <w:divBdr>
            <w:top w:val="none" w:sz="0" w:space="0" w:color="auto"/>
            <w:left w:val="none" w:sz="0" w:space="0" w:color="auto"/>
            <w:bottom w:val="none" w:sz="0" w:space="0" w:color="auto"/>
            <w:right w:val="none" w:sz="0" w:space="0" w:color="auto"/>
          </w:divBdr>
        </w:div>
        <w:div w:id="1403407969">
          <w:marLeft w:val="640"/>
          <w:marRight w:val="0"/>
          <w:marTop w:val="0"/>
          <w:marBottom w:val="0"/>
          <w:divBdr>
            <w:top w:val="none" w:sz="0" w:space="0" w:color="auto"/>
            <w:left w:val="none" w:sz="0" w:space="0" w:color="auto"/>
            <w:bottom w:val="none" w:sz="0" w:space="0" w:color="auto"/>
            <w:right w:val="none" w:sz="0" w:space="0" w:color="auto"/>
          </w:divBdr>
        </w:div>
        <w:div w:id="238710900">
          <w:marLeft w:val="640"/>
          <w:marRight w:val="0"/>
          <w:marTop w:val="0"/>
          <w:marBottom w:val="0"/>
          <w:divBdr>
            <w:top w:val="none" w:sz="0" w:space="0" w:color="auto"/>
            <w:left w:val="none" w:sz="0" w:space="0" w:color="auto"/>
            <w:bottom w:val="none" w:sz="0" w:space="0" w:color="auto"/>
            <w:right w:val="none" w:sz="0" w:space="0" w:color="auto"/>
          </w:divBdr>
        </w:div>
        <w:div w:id="911310596">
          <w:marLeft w:val="640"/>
          <w:marRight w:val="0"/>
          <w:marTop w:val="0"/>
          <w:marBottom w:val="0"/>
          <w:divBdr>
            <w:top w:val="none" w:sz="0" w:space="0" w:color="auto"/>
            <w:left w:val="none" w:sz="0" w:space="0" w:color="auto"/>
            <w:bottom w:val="none" w:sz="0" w:space="0" w:color="auto"/>
            <w:right w:val="none" w:sz="0" w:space="0" w:color="auto"/>
          </w:divBdr>
        </w:div>
        <w:div w:id="1876114776">
          <w:marLeft w:val="640"/>
          <w:marRight w:val="0"/>
          <w:marTop w:val="0"/>
          <w:marBottom w:val="0"/>
          <w:divBdr>
            <w:top w:val="none" w:sz="0" w:space="0" w:color="auto"/>
            <w:left w:val="none" w:sz="0" w:space="0" w:color="auto"/>
            <w:bottom w:val="none" w:sz="0" w:space="0" w:color="auto"/>
            <w:right w:val="none" w:sz="0" w:space="0" w:color="auto"/>
          </w:divBdr>
        </w:div>
        <w:div w:id="1948535558">
          <w:marLeft w:val="640"/>
          <w:marRight w:val="0"/>
          <w:marTop w:val="0"/>
          <w:marBottom w:val="0"/>
          <w:divBdr>
            <w:top w:val="none" w:sz="0" w:space="0" w:color="auto"/>
            <w:left w:val="none" w:sz="0" w:space="0" w:color="auto"/>
            <w:bottom w:val="none" w:sz="0" w:space="0" w:color="auto"/>
            <w:right w:val="none" w:sz="0" w:space="0" w:color="auto"/>
          </w:divBdr>
        </w:div>
        <w:div w:id="1307392555">
          <w:marLeft w:val="640"/>
          <w:marRight w:val="0"/>
          <w:marTop w:val="0"/>
          <w:marBottom w:val="0"/>
          <w:divBdr>
            <w:top w:val="none" w:sz="0" w:space="0" w:color="auto"/>
            <w:left w:val="none" w:sz="0" w:space="0" w:color="auto"/>
            <w:bottom w:val="none" w:sz="0" w:space="0" w:color="auto"/>
            <w:right w:val="none" w:sz="0" w:space="0" w:color="auto"/>
          </w:divBdr>
        </w:div>
        <w:div w:id="670792509">
          <w:marLeft w:val="640"/>
          <w:marRight w:val="0"/>
          <w:marTop w:val="0"/>
          <w:marBottom w:val="0"/>
          <w:divBdr>
            <w:top w:val="none" w:sz="0" w:space="0" w:color="auto"/>
            <w:left w:val="none" w:sz="0" w:space="0" w:color="auto"/>
            <w:bottom w:val="none" w:sz="0" w:space="0" w:color="auto"/>
            <w:right w:val="none" w:sz="0" w:space="0" w:color="auto"/>
          </w:divBdr>
        </w:div>
        <w:div w:id="175198607">
          <w:marLeft w:val="640"/>
          <w:marRight w:val="0"/>
          <w:marTop w:val="0"/>
          <w:marBottom w:val="0"/>
          <w:divBdr>
            <w:top w:val="none" w:sz="0" w:space="0" w:color="auto"/>
            <w:left w:val="none" w:sz="0" w:space="0" w:color="auto"/>
            <w:bottom w:val="none" w:sz="0" w:space="0" w:color="auto"/>
            <w:right w:val="none" w:sz="0" w:space="0" w:color="auto"/>
          </w:divBdr>
        </w:div>
        <w:div w:id="2082480978">
          <w:marLeft w:val="640"/>
          <w:marRight w:val="0"/>
          <w:marTop w:val="0"/>
          <w:marBottom w:val="0"/>
          <w:divBdr>
            <w:top w:val="none" w:sz="0" w:space="0" w:color="auto"/>
            <w:left w:val="none" w:sz="0" w:space="0" w:color="auto"/>
            <w:bottom w:val="none" w:sz="0" w:space="0" w:color="auto"/>
            <w:right w:val="none" w:sz="0" w:space="0" w:color="auto"/>
          </w:divBdr>
        </w:div>
        <w:div w:id="588465791">
          <w:marLeft w:val="640"/>
          <w:marRight w:val="0"/>
          <w:marTop w:val="0"/>
          <w:marBottom w:val="0"/>
          <w:divBdr>
            <w:top w:val="none" w:sz="0" w:space="0" w:color="auto"/>
            <w:left w:val="none" w:sz="0" w:space="0" w:color="auto"/>
            <w:bottom w:val="none" w:sz="0" w:space="0" w:color="auto"/>
            <w:right w:val="none" w:sz="0" w:space="0" w:color="auto"/>
          </w:divBdr>
        </w:div>
        <w:div w:id="18286078">
          <w:marLeft w:val="640"/>
          <w:marRight w:val="0"/>
          <w:marTop w:val="0"/>
          <w:marBottom w:val="0"/>
          <w:divBdr>
            <w:top w:val="none" w:sz="0" w:space="0" w:color="auto"/>
            <w:left w:val="none" w:sz="0" w:space="0" w:color="auto"/>
            <w:bottom w:val="none" w:sz="0" w:space="0" w:color="auto"/>
            <w:right w:val="none" w:sz="0" w:space="0" w:color="auto"/>
          </w:divBdr>
        </w:div>
        <w:div w:id="1891723326">
          <w:marLeft w:val="640"/>
          <w:marRight w:val="0"/>
          <w:marTop w:val="0"/>
          <w:marBottom w:val="0"/>
          <w:divBdr>
            <w:top w:val="none" w:sz="0" w:space="0" w:color="auto"/>
            <w:left w:val="none" w:sz="0" w:space="0" w:color="auto"/>
            <w:bottom w:val="none" w:sz="0" w:space="0" w:color="auto"/>
            <w:right w:val="none" w:sz="0" w:space="0" w:color="auto"/>
          </w:divBdr>
        </w:div>
        <w:div w:id="827523165">
          <w:marLeft w:val="640"/>
          <w:marRight w:val="0"/>
          <w:marTop w:val="0"/>
          <w:marBottom w:val="0"/>
          <w:divBdr>
            <w:top w:val="none" w:sz="0" w:space="0" w:color="auto"/>
            <w:left w:val="none" w:sz="0" w:space="0" w:color="auto"/>
            <w:bottom w:val="none" w:sz="0" w:space="0" w:color="auto"/>
            <w:right w:val="none" w:sz="0" w:space="0" w:color="auto"/>
          </w:divBdr>
        </w:div>
        <w:div w:id="1750419826">
          <w:marLeft w:val="640"/>
          <w:marRight w:val="0"/>
          <w:marTop w:val="0"/>
          <w:marBottom w:val="0"/>
          <w:divBdr>
            <w:top w:val="none" w:sz="0" w:space="0" w:color="auto"/>
            <w:left w:val="none" w:sz="0" w:space="0" w:color="auto"/>
            <w:bottom w:val="none" w:sz="0" w:space="0" w:color="auto"/>
            <w:right w:val="none" w:sz="0" w:space="0" w:color="auto"/>
          </w:divBdr>
        </w:div>
        <w:div w:id="1194071498">
          <w:marLeft w:val="640"/>
          <w:marRight w:val="0"/>
          <w:marTop w:val="0"/>
          <w:marBottom w:val="0"/>
          <w:divBdr>
            <w:top w:val="none" w:sz="0" w:space="0" w:color="auto"/>
            <w:left w:val="none" w:sz="0" w:space="0" w:color="auto"/>
            <w:bottom w:val="none" w:sz="0" w:space="0" w:color="auto"/>
            <w:right w:val="none" w:sz="0" w:space="0" w:color="auto"/>
          </w:divBdr>
        </w:div>
        <w:div w:id="1757941330">
          <w:marLeft w:val="640"/>
          <w:marRight w:val="0"/>
          <w:marTop w:val="0"/>
          <w:marBottom w:val="0"/>
          <w:divBdr>
            <w:top w:val="none" w:sz="0" w:space="0" w:color="auto"/>
            <w:left w:val="none" w:sz="0" w:space="0" w:color="auto"/>
            <w:bottom w:val="none" w:sz="0" w:space="0" w:color="auto"/>
            <w:right w:val="none" w:sz="0" w:space="0" w:color="auto"/>
          </w:divBdr>
        </w:div>
        <w:div w:id="1798378458">
          <w:marLeft w:val="640"/>
          <w:marRight w:val="0"/>
          <w:marTop w:val="0"/>
          <w:marBottom w:val="0"/>
          <w:divBdr>
            <w:top w:val="none" w:sz="0" w:space="0" w:color="auto"/>
            <w:left w:val="none" w:sz="0" w:space="0" w:color="auto"/>
            <w:bottom w:val="none" w:sz="0" w:space="0" w:color="auto"/>
            <w:right w:val="none" w:sz="0" w:space="0" w:color="auto"/>
          </w:divBdr>
        </w:div>
        <w:div w:id="264073216">
          <w:marLeft w:val="640"/>
          <w:marRight w:val="0"/>
          <w:marTop w:val="0"/>
          <w:marBottom w:val="0"/>
          <w:divBdr>
            <w:top w:val="none" w:sz="0" w:space="0" w:color="auto"/>
            <w:left w:val="none" w:sz="0" w:space="0" w:color="auto"/>
            <w:bottom w:val="none" w:sz="0" w:space="0" w:color="auto"/>
            <w:right w:val="none" w:sz="0" w:space="0" w:color="auto"/>
          </w:divBdr>
        </w:div>
        <w:div w:id="1319311613">
          <w:marLeft w:val="640"/>
          <w:marRight w:val="0"/>
          <w:marTop w:val="0"/>
          <w:marBottom w:val="0"/>
          <w:divBdr>
            <w:top w:val="none" w:sz="0" w:space="0" w:color="auto"/>
            <w:left w:val="none" w:sz="0" w:space="0" w:color="auto"/>
            <w:bottom w:val="none" w:sz="0" w:space="0" w:color="auto"/>
            <w:right w:val="none" w:sz="0" w:space="0" w:color="auto"/>
          </w:divBdr>
        </w:div>
        <w:div w:id="544945044">
          <w:marLeft w:val="640"/>
          <w:marRight w:val="0"/>
          <w:marTop w:val="0"/>
          <w:marBottom w:val="0"/>
          <w:divBdr>
            <w:top w:val="none" w:sz="0" w:space="0" w:color="auto"/>
            <w:left w:val="none" w:sz="0" w:space="0" w:color="auto"/>
            <w:bottom w:val="none" w:sz="0" w:space="0" w:color="auto"/>
            <w:right w:val="none" w:sz="0" w:space="0" w:color="auto"/>
          </w:divBdr>
        </w:div>
        <w:div w:id="1517160301">
          <w:marLeft w:val="640"/>
          <w:marRight w:val="0"/>
          <w:marTop w:val="0"/>
          <w:marBottom w:val="0"/>
          <w:divBdr>
            <w:top w:val="none" w:sz="0" w:space="0" w:color="auto"/>
            <w:left w:val="none" w:sz="0" w:space="0" w:color="auto"/>
            <w:bottom w:val="none" w:sz="0" w:space="0" w:color="auto"/>
            <w:right w:val="none" w:sz="0" w:space="0" w:color="auto"/>
          </w:divBdr>
        </w:div>
        <w:div w:id="2010404795">
          <w:marLeft w:val="640"/>
          <w:marRight w:val="0"/>
          <w:marTop w:val="0"/>
          <w:marBottom w:val="0"/>
          <w:divBdr>
            <w:top w:val="none" w:sz="0" w:space="0" w:color="auto"/>
            <w:left w:val="none" w:sz="0" w:space="0" w:color="auto"/>
            <w:bottom w:val="none" w:sz="0" w:space="0" w:color="auto"/>
            <w:right w:val="none" w:sz="0" w:space="0" w:color="auto"/>
          </w:divBdr>
        </w:div>
        <w:div w:id="1187790445">
          <w:marLeft w:val="640"/>
          <w:marRight w:val="0"/>
          <w:marTop w:val="0"/>
          <w:marBottom w:val="0"/>
          <w:divBdr>
            <w:top w:val="none" w:sz="0" w:space="0" w:color="auto"/>
            <w:left w:val="none" w:sz="0" w:space="0" w:color="auto"/>
            <w:bottom w:val="none" w:sz="0" w:space="0" w:color="auto"/>
            <w:right w:val="none" w:sz="0" w:space="0" w:color="auto"/>
          </w:divBdr>
        </w:div>
        <w:div w:id="146358679">
          <w:marLeft w:val="640"/>
          <w:marRight w:val="0"/>
          <w:marTop w:val="0"/>
          <w:marBottom w:val="0"/>
          <w:divBdr>
            <w:top w:val="none" w:sz="0" w:space="0" w:color="auto"/>
            <w:left w:val="none" w:sz="0" w:space="0" w:color="auto"/>
            <w:bottom w:val="none" w:sz="0" w:space="0" w:color="auto"/>
            <w:right w:val="none" w:sz="0" w:space="0" w:color="auto"/>
          </w:divBdr>
        </w:div>
        <w:div w:id="1454668995">
          <w:marLeft w:val="640"/>
          <w:marRight w:val="0"/>
          <w:marTop w:val="0"/>
          <w:marBottom w:val="0"/>
          <w:divBdr>
            <w:top w:val="none" w:sz="0" w:space="0" w:color="auto"/>
            <w:left w:val="none" w:sz="0" w:space="0" w:color="auto"/>
            <w:bottom w:val="none" w:sz="0" w:space="0" w:color="auto"/>
            <w:right w:val="none" w:sz="0" w:space="0" w:color="auto"/>
          </w:divBdr>
        </w:div>
        <w:div w:id="2040005456">
          <w:marLeft w:val="640"/>
          <w:marRight w:val="0"/>
          <w:marTop w:val="0"/>
          <w:marBottom w:val="0"/>
          <w:divBdr>
            <w:top w:val="none" w:sz="0" w:space="0" w:color="auto"/>
            <w:left w:val="none" w:sz="0" w:space="0" w:color="auto"/>
            <w:bottom w:val="none" w:sz="0" w:space="0" w:color="auto"/>
            <w:right w:val="none" w:sz="0" w:space="0" w:color="auto"/>
          </w:divBdr>
        </w:div>
        <w:div w:id="682558746">
          <w:marLeft w:val="640"/>
          <w:marRight w:val="0"/>
          <w:marTop w:val="0"/>
          <w:marBottom w:val="0"/>
          <w:divBdr>
            <w:top w:val="none" w:sz="0" w:space="0" w:color="auto"/>
            <w:left w:val="none" w:sz="0" w:space="0" w:color="auto"/>
            <w:bottom w:val="none" w:sz="0" w:space="0" w:color="auto"/>
            <w:right w:val="none" w:sz="0" w:space="0" w:color="auto"/>
          </w:divBdr>
        </w:div>
        <w:div w:id="1386635929">
          <w:marLeft w:val="640"/>
          <w:marRight w:val="0"/>
          <w:marTop w:val="0"/>
          <w:marBottom w:val="0"/>
          <w:divBdr>
            <w:top w:val="none" w:sz="0" w:space="0" w:color="auto"/>
            <w:left w:val="none" w:sz="0" w:space="0" w:color="auto"/>
            <w:bottom w:val="none" w:sz="0" w:space="0" w:color="auto"/>
            <w:right w:val="none" w:sz="0" w:space="0" w:color="auto"/>
          </w:divBdr>
        </w:div>
        <w:div w:id="1065956918">
          <w:marLeft w:val="640"/>
          <w:marRight w:val="0"/>
          <w:marTop w:val="0"/>
          <w:marBottom w:val="0"/>
          <w:divBdr>
            <w:top w:val="none" w:sz="0" w:space="0" w:color="auto"/>
            <w:left w:val="none" w:sz="0" w:space="0" w:color="auto"/>
            <w:bottom w:val="none" w:sz="0" w:space="0" w:color="auto"/>
            <w:right w:val="none" w:sz="0" w:space="0" w:color="auto"/>
          </w:divBdr>
        </w:div>
        <w:div w:id="1463617473">
          <w:marLeft w:val="640"/>
          <w:marRight w:val="0"/>
          <w:marTop w:val="0"/>
          <w:marBottom w:val="0"/>
          <w:divBdr>
            <w:top w:val="none" w:sz="0" w:space="0" w:color="auto"/>
            <w:left w:val="none" w:sz="0" w:space="0" w:color="auto"/>
            <w:bottom w:val="none" w:sz="0" w:space="0" w:color="auto"/>
            <w:right w:val="none" w:sz="0" w:space="0" w:color="auto"/>
          </w:divBdr>
        </w:div>
        <w:div w:id="24673445">
          <w:marLeft w:val="640"/>
          <w:marRight w:val="0"/>
          <w:marTop w:val="0"/>
          <w:marBottom w:val="0"/>
          <w:divBdr>
            <w:top w:val="none" w:sz="0" w:space="0" w:color="auto"/>
            <w:left w:val="none" w:sz="0" w:space="0" w:color="auto"/>
            <w:bottom w:val="none" w:sz="0" w:space="0" w:color="auto"/>
            <w:right w:val="none" w:sz="0" w:space="0" w:color="auto"/>
          </w:divBdr>
        </w:div>
        <w:div w:id="1618827931">
          <w:marLeft w:val="640"/>
          <w:marRight w:val="0"/>
          <w:marTop w:val="0"/>
          <w:marBottom w:val="0"/>
          <w:divBdr>
            <w:top w:val="none" w:sz="0" w:space="0" w:color="auto"/>
            <w:left w:val="none" w:sz="0" w:space="0" w:color="auto"/>
            <w:bottom w:val="none" w:sz="0" w:space="0" w:color="auto"/>
            <w:right w:val="none" w:sz="0" w:space="0" w:color="auto"/>
          </w:divBdr>
        </w:div>
        <w:div w:id="323052502">
          <w:marLeft w:val="640"/>
          <w:marRight w:val="0"/>
          <w:marTop w:val="0"/>
          <w:marBottom w:val="0"/>
          <w:divBdr>
            <w:top w:val="none" w:sz="0" w:space="0" w:color="auto"/>
            <w:left w:val="none" w:sz="0" w:space="0" w:color="auto"/>
            <w:bottom w:val="none" w:sz="0" w:space="0" w:color="auto"/>
            <w:right w:val="none" w:sz="0" w:space="0" w:color="auto"/>
          </w:divBdr>
        </w:div>
        <w:div w:id="893085623">
          <w:marLeft w:val="640"/>
          <w:marRight w:val="0"/>
          <w:marTop w:val="0"/>
          <w:marBottom w:val="0"/>
          <w:divBdr>
            <w:top w:val="none" w:sz="0" w:space="0" w:color="auto"/>
            <w:left w:val="none" w:sz="0" w:space="0" w:color="auto"/>
            <w:bottom w:val="none" w:sz="0" w:space="0" w:color="auto"/>
            <w:right w:val="none" w:sz="0" w:space="0" w:color="auto"/>
          </w:divBdr>
        </w:div>
        <w:div w:id="2111200163">
          <w:marLeft w:val="640"/>
          <w:marRight w:val="0"/>
          <w:marTop w:val="0"/>
          <w:marBottom w:val="0"/>
          <w:divBdr>
            <w:top w:val="none" w:sz="0" w:space="0" w:color="auto"/>
            <w:left w:val="none" w:sz="0" w:space="0" w:color="auto"/>
            <w:bottom w:val="none" w:sz="0" w:space="0" w:color="auto"/>
            <w:right w:val="none" w:sz="0" w:space="0" w:color="auto"/>
          </w:divBdr>
        </w:div>
        <w:div w:id="432241236">
          <w:marLeft w:val="640"/>
          <w:marRight w:val="0"/>
          <w:marTop w:val="0"/>
          <w:marBottom w:val="0"/>
          <w:divBdr>
            <w:top w:val="none" w:sz="0" w:space="0" w:color="auto"/>
            <w:left w:val="none" w:sz="0" w:space="0" w:color="auto"/>
            <w:bottom w:val="none" w:sz="0" w:space="0" w:color="auto"/>
            <w:right w:val="none" w:sz="0" w:space="0" w:color="auto"/>
          </w:divBdr>
        </w:div>
        <w:div w:id="167522625">
          <w:marLeft w:val="640"/>
          <w:marRight w:val="0"/>
          <w:marTop w:val="0"/>
          <w:marBottom w:val="0"/>
          <w:divBdr>
            <w:top w:val="none" w:sz="0" w:space="0" w:color="auto"/>
            <w:left w:val="none" w:sz="0" w:space="0" w:color="auto"/>
            <w:bottom w:val="none" w:sz="0" w:space="0" w:color="auto"/>
            <w:right w:val="none" w:sz="0" w:space="0" w:color="auto"/>
          </w:divBdr>
        </w:div>
        <w:div w:id="753163530">
          <w:marLeft w:val="640"/>
          <w:marRight w:val="0"/>
          <w:marTop w:val="0"/>
          <w:marBottom w:val="0"/>
          <w:divBdr>
            <w:top w:val="none" w:sz="0" w:space="0" w:color="auto"/>
            <w:left w:val="none" w:sz="0" w:space="0" w:color="auto"/>
            <w:bottom w:val="none" w:sz="0" w:space="0" w:color="auto"/>
            <w:right w:val="none" w:sz="0" w:space="0" w:color="auto"/>
          </w:divBdr>
        </w:div>
        <w:div w:id="1945573138">
          <w:marLeft w:val="640"/>
          <w:marRight w:val="0"/>
          <w:marTop w:val="0"/>
          <w:marBottom w:val="0"/>
          <w:divBdr>
            <w:top w:val="none" w:sz="0" w:space="0" w:color="auto"/>
            <w:left w:val="none" w:sz="0" w:space="0" w:color="auto"/>
            <w:bottom w:val="none" w:sz="0" w:space="0" w:color="auto"/>
            <w:right w:val="none" w:sz="0" w:space="0" w:color="auto"/>
          </w:divBdr>
        </w:div>
        <w:div w:id="244606339">
          <w:marLeft w:val="640"/>
          <w:marRight w:val="0"/>
          <w:marTop w:val="0"/>
          <w:marBottom w:val="0"/>
          <w:divBdr>
            <w:top w:val="none" w:sz="0" w:space="0" w:color="auto"/>
            <w:left w:val="none" w:sz="0" w:space="0" w:color="auto"/>
            <w:bottom w:val="none" w:sz="0" w:space="0" w:color="auto"/>
            <w:right w:val="none" w:sz="0" w:space="0" w:color="auto"/>
          </w:divBdr>
        </w:div>
        <w:div w:id="1977442599">
          <w:marLeft w:val="640"/>
          <w:marRight w:val="0"/>
          <w:marTop w:val="0"/>
          <w:marBottom w:val="0"/>
          <w:divBdr>
            <w:top w:val="none" w:sz="0" w:space="0" w:color="auto"/>
            <w:left w:val="none" w:sz="0" w:space="0" w:color="auto"/>
            <w:bottom w:val="none" w:sz="0" w:space="0" w:color="auto"/>
            <w:right w:val="none" w:sz="0" w:space="0" w:color="auto"/>
          </w:divBdr>
        </w:div>
        <w:div w:id="742290146">
          <w:marLeft w:val="640"/>
          <w:marRight w:val="0"/>
          <w:marTop w:val="0"/>
          <w:marBottom w:val="0"/>
          <w:divBdr>
            <w:top w:val="none" w:sz="0" w:space="0" w:color="auto"/>
            <w:left w:val="none" w:sz="0" w:space="0" w:color="auto"/>
            <w:bottom w:val="none" w:sz="0" w:space="0" w:color="auto"/>
            <w:right w:val="none" w:sz="0" w:space="0" w:color="auto"/>
          </w:divBdr>
        </w:div>
        <w:div w:id="93481967">
          <w:marLeft w:val="640"/>
          <w:marRight w:val="0"/>
          <w:marTop w:val="0"/>
          <w:marBottom w:val="0"/>
          <w:divBdr>
            <w:top w:val="none" w:sz="0" w:space="0" w:color="auto"/>
            <w:left w:val="none" w:sz="0" w:space="0" w:color="auto"/>
            <w:bottom w:val="none" w:sz="0" w:space="0" w:color="auto"/>
            <w:right w:val="none" w:sz="0" w:space="0" w:color="auto"/>
          </w:divBdr>
        </w:div>
        <w:div w:id="1404641751">
          <w:marLeft w:val="640"/>
          <w:marRight w:val="0"/>
          <w:marTop w:val="0"/>
          <w:marBottom w:val="0"/>
          <w:divBdr>
            <w:top w:val="none" w:sz="0" w:space="0" w:color="auto"/>
            <w:left w:val="none" w:sz="0" w:space="0" w:color="auto"/>
            <w:bottom w:val="none" w:sz="0" w:space="0" w:color="auto"/>
            <w:right w:val="none" w:sz="0" w:space="0" w:color="auto"/>
          </w:divBdr>
        </w:div>
        <w:div w:id="941034828">
          <w:marLeft w:val="640"/>
          <w:marRight w:val="0"/>
          <w:marTop w:val="0"/>
          <w:marBottom w:val="0"/>
          <w:divBdr>
            <w:top w:val="none" w:sz="0" w:space="0" w:color="auto"/>
            <w:left w:val="none" w:sz="0" w:space="0" w:color="auto"/>
            <w:bottom w:val="none" w:sz="0" w:space="0" w:color="auto"/>
            <w:right w:val="none" w:sz="0" w:space="0" w:color="auto"/>
          </w:divBdr>
        </w:div>
        <w:div w:id="483547758">
          <w:marLeft w:val="640"/>
          <w:marRight w:val="0"/>
          <w:marTop w:val="0"/>
          <w:marBottom w:val="0"/>
          <w:divBdr>
            <w:top w:val="none" w:sz="0" w:space="0" w:color="auto"/>
            <w:left w:val="none" w:sz="0" w:space="0" w:color="auto"/>
            <w:bottom w:val="none" w:sz="0" w:space="0" w:color="auto"/>
            <w:right w:val="none" w:sz="0" w:space="0" w:color="auto"/>
          </w:divBdr>
        </w:div>
        <w:div w:id="1278219835">
          <w:marLeft w:val="640"/>
          <w:marRight w:val="0"/>
          <w:marTop w:val="0"/>
          <w:marBottom w:val="0"/>
          <w:divBdr>
            <w:top w:val="none" w:sz="0" w:space="0" w:color="auto"/>
            <w:left w:val="none" w:sz="0" w:space="0" w:color="auto"/>
            <w:bottom w:val="none" w:sz="0" w:space="0" w:color="auto"/>
            <w:right w:val="none" w:sz="0" w:space="0" w:color="auto"/>
          </w:divBdr>
        </w:div>
        <w:div w:id="1530414246">
          <w:marLeft w:val="640"/>
          <w:marRight w:val="0"/>
          <w:marTop w:val="0"/>
          <w:marBottom w:val="0"/>
          <w:divBdr>
            <w:top w:val="none" w:sz="0" w:space="0" w:color="auto"/>
            <w:left w:val="none" w:sz="0" w:space="0" w:color="auto"/>
            <w:bottom w:val="none" w:sz="0" w:space="0" w:color="auto"/>
            <w:right w:val="none" w:sz="0" w:space="0" w:color="auto"/>
          </w:divBdr>
        </w:div>
        <w:div w:id="1029642460">
          <w:marLeft w:val="640"/>
          <w:marRight w:val="0"/>
          <w:marTop w:val="0"/>
          <w:marBottom w:val="0"/>
          <w:divBdr>
            <w:top w:val="none" w:sz="0" w:space="0" w:color="auto"/>
            <w:left w:val="none" w:sz="0" w:space="0" w:color="auto"/>
            <w:bottom w:val="none" w:sz="0" w:space="0" w:color="auto"/>
            <w:right w:val="none" w:sz="0" w:space="0" w:color="auto"/>
          </w:divBdr>
        </w:div>
        <w:div w:id="790322526">
          <w:marLeft w:val="640"/>
          <w:marRight w:val="0"/>
          <w:marTop w:val="0"/>
          <w:marBottom w:val="0"/>
          <w:divBdr>
            <w:top w:val="none" w:sz="0" w:space="0" w:color="auto"/>
            <w:left w:val="none" w:sz="0" w:space="0" w:color="auto"/>
            <w:bottom w:val="none" w:sz="0" w:space="0" w:color="auto"/>
            <w:right w:val="none" w:sz="0" w:space="0" w:color="auto"/>
          </w:divBdr>
        </w:div>
        <w:div w:id="315111660">
          <w:marLeft w:val="640"/>
          <w:marRight w:val="0"/>
          <w:marTop w:val="0"/>
          <w:marBottom w:val="0"/>
          <w:divBdr>
            <w:top w:val="none" w:sz="0" w:space="0" w:color="auto"/>
            <w:left w:val="none" w:sz="0" w:space="0" w:color="auto"/>
            <w:bottom w:val="none" w:sz="0" w:space="0" w:color="auto"/>
            <w:right w:val="none" w:sz="0" w:space="0" w:color="auto"/>
          </w:divBdr>
        </w:div>
        <w:div w:id="1242641807">
          <w:marLeft w:val="640"/>
          <w:marRight w:val="0"/>
          <w:marTop w:val="0"/>
          <w:marBottom w:val="0"/>
          <w:divBdr>
            <w:top w:val="none" w:sz="0" w:space="0" w:color="auto"/>
            <w:left w:val="none" w:sz="0" w:space="0" w:color="auto"/>
            <w:bottom w:val="none" w:sz="0" w:space="0" w:color="auto"/>
            <w:right w:val="none" w:sz="0" w:space="0" w:color="auto"/>
          </w:divBdr>
        </w:div>
        <w:div w:id="1373574922">
          <w:marLeft w:val="640"/>
          <w:marRight w:val="0"/>
          <w:marTop w:val="0"/>
          <w:marBottom w:val="0"/>
          <w:divBdr>
            <w:top w:val="none" w:sz="0" w:space="0" w:color="auto"/>
            <w:left w:val="none" w:sz="0" w:space="0" w:color="auto"/>
            <w:bottom w:val="none" w:sz="0" w:space="0" w:color="auto"/>
            <w:right w:val="none" w:sz="0" w:space="0" w:color="auto"/>
          </w:divBdr>
        </w:div>
        <w:div w:id="1806195884">
          <w:marLeft w:val="640"/>
          <w:marRight w:val="0"/>
          <w:marTop w:val="0"/>
          <w:marBottom w:val="0"/>
          <w:divBdr>
            <w:top w:val="none" w:sz="0" w:space="0" w:color="auto"/>
            <w:left w:val="none" w:sz="0" w:space="0" w:color="auto"/>
            <w:bottom w:val="none" w:sz="0" w:space="0" w:color="auto"/>
            <w:right w:val="none" w:sz="0" w:space="0" w:color="auto"/>
          </w:divBdr>
        </w:div>
        <w:div w:id="1433891069">
          <w:marLeft w:val="640"/>
          <w:marRight w:val="0"/>
          <w:marTop w:val="0"/>
          <w:marBottom w:val="0"/>
          <w:divBdr>
            <w:top w:val="none" w:sz="0" w:space="0" w:color="auto"/>
            <w:left w:val="none" w:sz="0" w:space="0" w:color="auto"/>
            <w:bottom w:val="none" w:sz="0" w:space="0" w:color="auto"/>
            <w:right w:val="none" w:sz="0" w:space="0" w:color="auto"/>
          </w:divBdr>
        </w:div>
        <w:div w:id="1156141398">
          <w:marLeft w:val="640"/>
          <w:marRight w:val="0"/>
          <w:marTop w:val="0"/>
          <w:marBottom w:val="0"/>
          <w:divBdr>
            <w:top w:val="none" w:sz="0" w:space="0" w:color="auto"/>
            <w:left w:val="none" w:sz="0" w:space="0" w:color="auto"/>
            <w:bottom w:val="none" w:sz="0" w:space="0" w:color="auto"/>
            <w:right w:val="none" w:sz="0" w:space="0" w:color="auto"/>
          </w:divBdr>
        </w:div>
        <w:div w:id="1839073571">
          <w:marLeft w:val="640"/>
          <w:marRight w:val="0"/>
          <w:marTop w:val="0"/>
          <w:marBottom w:val="0"/>
          <w:divBdr>
            <w:top w:val="none" w:sz="0" w:space="0" w:color="auto"/>
            <w:left w:val="none" w:sz="0" w:space="0" w:color="auto"/>
            <w:bottom w:val="none" w:sz="0" w:space="0" w:color="auto"/>
            <w:right w:val="none" w:sz="0" w:space="0" w:color="auto"/>
          </w:divBdr>
        </w:div>
        <w:div w:id="345642943">
          <w:marLeft w:val="640"/>
          <w:marRight w:val="0"/>
          <w:marTop w:val="0"/>
          <w:marBottom w:val="0"/>
          <w:divBdr>
            <w:top w:val="none" w:sz="0" w:space="0" w:color="auto"/>
            <w:left w:val="none" w:sz="0" w:space="0" w:color="auto"/>
            <w:bottom w:val="none" w:sz="0" w:space="0" w:color="auto"/>
            <w:right w:val="none" w:sz="0" w:space="0" w:color="auto"/>
          </w:divBdr>
        </w:div>
        <w:div w:id="37436746">
          <w:marLeft w:val="640"/>
          <w:marRight w:val="0"/>
          <w:marTop w:val="0"/>
          <w:marBottom w:val="0"/>
          <w:divBdr>
            <w:top w:val="none" w:sz="0" w:space="0" w:color="auto"/>
            <w:left w:val="none" w:sz="0" w:space="0" w:color="auto"/>
            <w:bottom w:val="none" w:sz="0" w:space="0" w:color="auto"/>
            <w:right w:val="none" w:sz="0" w:space="0" w:color="auto"/>
          </w:divBdr>
        </w:div>
        <w:div w:id="1413434280">
          <w:marLeft w:val="640"/>
          <w:marRight w:val="0"/>
          <w:marTop w:val="0"/>
          <w:marBottom w:val="0"/>
          <w:divBdr>
            <w:top w:val="none" w:sz="0" w:space="0" w:color="auto"/>
            <w:left w:val="none" w:sz="0" w:space="0" w:color="auto"/>
            <w:bottom w:val="none" w:sz="0" w:space="0" w:color="auto"/>
            <w:right w:val="none" w:sz="0" w:space="0" w:color="auto"/>
          </w:divBdr>
        </w:div>
        <w:div w:id="67240334">
          <w:marLeft w:val="640"/>
          <w:marRight w:val="0"/>
          <w:marTop w:val="0"/>
          <w:marBottom w:val="0"/>
          <w:divBdr>
            <w:top w:val="none" w:sz="0" w:space="0" w:color="auto"/>
            <w:left w:val="none" w:sz="0" w:space="0" w:color="auto"/>
            <w:bottom w:val="none" w:sz="0" w:space="0" w:color="auto"/>
            <w:right w:val="none" w:sz="0" w:space="0" w:color="auto"/>
          </w:divBdr>
        </w:div>
        <w:div w:id="518397540">
          <w:marLeft w:val="640"/>
          <w:marRight w:val="0"/>
          <w:marTop w:val="0"/>
          <w:marBottom w:val="0"/>
          <w:divBdr>
            <w:top w:val="none" w:sz="0" w:space="0" w:color="auto"/>
            <w:left w:val="none" w:sz="0" w:space="0" w:color="auto"/>
            <w:bottom w:val="none" w:sz="0" w:space="0" w:color="auto"/>
            <w:right w:val="none" w:sz="0" w:space="0" w:color="auto"/>
          </w:divBdr>
        </w:div>
        <w:div w:id="23334466">
          <w:marLeft w:val="640"/>
          <w:marRight w:val="0"/>
          <w:marTop w:val="0"/>
          <w:marBottom w:val="0"/>
          <w:divBdr>
            <w:top w:val="none" w:sz="0" w:space="0" w:color="auto"/>
            <w:left w:val="none" w:sz="0" w:space="0" w:color="auto"/>
            <w:bottom w:val="none" w:sz="0" w:space="0" w:color="auto"/>
            <w:right w:val="none" w:sz="0" w:space="0" w:color="auto"/>
          </w:divBdr>
        </w:div>
        <w:div w:id="56051028">
          <w:marLeft w:val="640"/>
          <w:marRight w:val="0"/>
          <w:marTop w:val="0"/>
          <w:marBottom w:val="0"/>
          <w:divBdr>
            <w:top w:val="none" w:sz="0" w:space="0" w:color="auto"/>
            <w:left w:val="none" w:sz="0" w:space="0" w:color="auto"/>
            <w:bottom w:val="none" w:sz="0" w:space="0" w:color="auto"/>
            <w:right w:val="none" w:sz="0" w:space="0" w:color="auto"/>
          </w:divBdr>
        </w:div>
        <w:div w:id="1417246073">
          <w:marLeft w:val="640"/>
          <w:marRight w:val="0"/>
          <w:marTop w:val="0"/>
          <w:marBottom w:val="0"/>
          <w:divBdr>
            <w:top w:val="none" w:sz="0" w:space="0" w:color="auto"/>
            <w:left w:val="none" w:sz="0" w:space="0" w:color="auto"/>
            <w:bottom w:val="none" w:sz="0" w:space="0" w:color="auto"/>
            <w:right w:val="none" w:sz="0" w:space="0" w:color="auto"/>
          </w:divBdr>
        </w:div>
        <w:div w:id="1387752675">
          <w:marLeft w:val="640"/>
          <w:marRight w:val="0"/>
          <w:marTop w:val="0"/>
          <w:marBottom w:val="0"/>
          <w:divBdr>
            <w:top w:val="none" w:sz="0" w:space="0" w:color="auto"/>
            <w:left w:val="none" w:sz="0" w:space="0" w:color="auto"/>
            <w:bottom w:val="none" w:sz="0" w:space="0" w:color="auto"/>
            <w:right w:val="none" w:sz="0" w:space="0" w:color="auto"/>
          </w:divBdr>
        </w:div>
        <w:div w:id="1458912522">
          <w:marLeft w:val="640"/>
          <w:marRight w:val="0"/>
          <w:marTop w:val="0"/>
          <w:marBottom w:val="0"/>
          <w:divBdr>
            <w:top w:val="none" w:sz="0" w:space="0" w:color="auto"/>
            <w:left w:val="none" w:sz="0" w:space="0" w:color="auto"/>
            <w:bottom w:val="none" w:sz="0" w:space="0" w:color="auto"/>
            <w:right w:val="none" w:sz="0" w:space="0" w:color="auto"/>
          </w:divBdr>
        </w:div>
        <w:div w:id="1104036463">
          <w:marLeft w:val="640"/>
          <w:marRight w:val="0"/>
          <w:marTop w:val="0"/>
          <w:marBottom w:val="0"/>
          <w:divBdr>
            <w:top w:val="none" w:sz="0" w:space="0" w:color="auto"/>
            <w:left w:val="none" w:sz="0" w:space="0" w:color="auto"/>
            <w:bottom w:val="none" w:sz="0" w:space="0" w:color="auto"/>
            <w:right w:val="none" w:sz="0" w:space="0" w:color="auto"/>
          </w:divBdr>
        </w:div>
        <w:div w:id="1239440627">
          <w:marLeft w:val="640"/>
          <w:marRight w:val="0"/>
          <w:marTop w:val="0"/>
          <w:marBottom w:val="0"/>
          <w:divBdr>
            <w:top w:val="none" w:sz="0" w:space="0" w:color="auto"/>
            <w:left w:val="none" w:sz="0" w:space="0" w:color="auto"/>
            <w:bottom w:val="none" w:sz="0" w:space="0" w:color="auto"/>
            <w:right w:val="none" w:sz="0" w:space="0" w:color="auto"/>
          </w:divBdr>
        </w:div>
        <w:div w:id="214513204">
          <w:marLeft w:val="640"/>
          <w:marRight w:val="0"/>
          <w:marTop w:val="0"/>
          <w:marBottom w:val="0"/>
          <w:divBdr>
            <w:top w:val="none" w:sz="0" w:space="0" w:color="auto"/>
            <w:left w:val="none" w:sz="0" w:space="0" w:color="auto"/>
            <w:bottom w:val="none" w:sz="0" w:space="0" w:color="auto"/>
            <w:right w:val="none" w:sz="0" w:space="0" w:color="auto"/>
          </w:divBdr>
        </w:div>
        <w:div w:id="240601183">
          <w:marLeft w:val="640"/>
          <w:marRight w:val="0"/>
          <w:marTop w:val="0"/>
          <w:marBottom w:val="0"/>
          <w:divBdr>
            <w:top w:val="none" w:sz="0" w:space="0" w:color="auto"/>
            <w:left w:val="none" w:sz="0" w:space="0" w:color="auto"/>
            <w:bottom w:val="none" w:sz="0" w:space="0" w:color="auto"/>
            <w:right w:val="none" w:sz="0" w:space="0" w:color="auto"/>
          </w:divBdr>
        </w:div>
        <w:div w:id="167252189">
          <w:marLeft w:val="640"/>
          <w:marRight w:val="0"/>
          <w:marTop w:val="0"/>
          <w:marBottom w:val="0"/>
          <w:divBdr>
            <w:top w:val="none" w:sz="0" w:space="0" w:color="auto"/>
            <w:left w:val="none" w:sz="0" w:space="0" w:color="auto"/>
            <w:bottom w:val="none" w:sz="0" w:space="0" w:color="auto"/>
            <w:right w:val="none" w:sz="0" w:space="0" w:color="auto"/>
          </w:divBdr>
        </w:div>
        <w:div w:id="81998890">
          <w:marLeft w:val="640"/>
          <w:marRight w:val="0"/>
          <w:marTop w:val="0"/>
          <w:marBottom w:val="0"/>
          <w:divBdr>
            <w:top w:val="none" w:sz="0" w:space="0" w:color="auto"/>
            <w:left w:val="none" w:sz="0" w:space="0" w:color="auto"/>
            <w:bottom w:val="none" w:sz="0" w:space="0" w:color="auto"/>
            <w:right w:val="none" w:sz="0" w:space="0" w:color="auto"/>
          </w:divBdr>
        </w:div>
        <w:div w:id="878324480">
          <w:marLeft w:val="640"/>
          <w:marRight w:val="0"/>
          <w:marTop w:val="0"/>
          <w:marBottom w:val="0"/>
          <w:divBdr>
            <w:top w:val="none" w:sz="0" w:space="0" w:color="auto"/>
            <w:left w:val="none" w:sz="0" w:space="0" w:color="auto"/>
            <w:bottom w:val="none" w:sz="0" w:space="0" w:color="auto"/>
            <w:right w:val="none" w:sz="0" w:space="0" w:color="auto"/>
          </w:divBdr>
        </w:div>
        <w:div w:id="608121419">
          <w:marLeft w:val="640"/>
          <w:marRight w:val="0"/>
          <w:marTop w:val="0"/>
          <w:marBottom w:val="0"/>
          <w:divBdr>
            <w:top w:val="none" w:sz="0" w:space="0" w:color="auto"/>
            <w:left w:val="none" w:sz="0" w:space="0" w:color="auto"/>
            <w:bottom w:val="none" w:sz="0" w:space="0" w:color="auto"/>
            <w:right w:val="none" w:sz="0" w:space="0" w:color="auto"/>
          </w:divBdr>
        </w:div>
        <w:div w:id="146559172">
          <w:marLeft w:val="640"/>
          <w:marRight w:val="0"/>
          <w:marTop w:val="0"/>
          <w:marBottom w:val="0"/>
          <w:divBdr>
            <w:top w:val="none" w:sz="0" w:space="0" w:color="auto"/>
            <w:left w:val="none" w:sz="0" w:space="0" w:color="auto"/>
            <w:bottom w:val="none" w:sz="0" w:space="0" w:color="auto"/>
            <w:right w:val="none" w:sz="0" w:space="0" w:color="auto"/>
          </w:divBdr>
        </w:div>
        <w:div w:id="361251454">
          <w:marLeft w:val="640"/>
          <w:marRight w:val="0"/>
          <w:marTop w:val="0"/>
          <w:marBottom w:val="0"/>
          <w:divBdr>
            <w:top w:val="none" w:sz="0" w:space="0" w:color="auto"/>
            <w:left w:val="none" w:sz="0" w:space="0" w:color="auto"/>
            <w:bottom w:val="none" w:sz="0" w:space="0" w:color="auto"/>
            <w:right w:val="none" w:sz="0" w:space="0" w:color="auto"/>
          </w:divBdr>
        </w:div>
        <w:div w:id="86193806">
          <w:marLeft w:val="640"/>
          <w:marRight w:val="0"/>
          <w:marTop w:val="0"/>
          <w:marBottom w:val="0"/>
          <w:divBdr>
            <w:top w:val="none" w:sz="0" w:space="0" w:color="auto"/>
            <w:left w:val="none" w:sz="0" w:space="0" w:color="auto"/>
            <w:bottom w:val="none" w:sz="0" w:space="0" w:color="auto"/>
            <w:right w:val="none" w:sz="0" w:space="0" w:color="auto"/>
          </w:divBdr>
        </w:div>
        <w:div w:id="114061199">
          <w:marLeft w:val="640"/>
          <w:marRight w:val="0"/>
          <w:marTop w:val="0"/>
          <w:marBottom w:val="0"/>
          <w:divBdr>
            <w:top w:val="none" w:sz="0" w:space="0" w:color="auto"/>
            <w:left w:val="none" w:sz="0" w:space="0" w:color="auto"/>
            <w:bottom w:val="none" w:sz="0" w:space="0" w:color="auto"/>
            <w:right w:val="none" w:sz="0" w:space="0" w:color="auto"/>
          </w:divBdr>
        </w:div>
        <w:div w:id="1978143281">
          <w:marLeft w:val="640"/>
          <w:marRight w:val="0"/>
          <w:marTop w:val="0"/>
          <w:marBottom w:val="0"/>
          <w:divBdr>
            <w:top w:val="none" w:sz="0" w:space="0" w:color="auto"/>
            <w:left w:val="none" w:sz="0" w:space="0" w:color="auto"/>
            <w:bottom w:val="none" w:sz="0" w:space="0" w:color="auto"/>
            <w:right w:val="none" w:sz="0" w:space="0" w:color="auto"/>
          </w:divBdr>
        </w:div>
        <w:div w:id="1576159863">
          <w:marLeft w:val="640"/>
          <w:marRight w:val="0"/>
          <w:marTop w:val="0"/>
          <w:marBottom w:val="0"/>
          <w:divBdr>
            <w:top w:val="none" w:sz="0" w:space="0" w:color="auto"/>
            <w:left w:val="none" w:sz="0" w:space="0" w:color="auto"/>
            <w:bottom w:val="none" w:sz="0" w:space="0" w:color="auto"/>
            <w:right w:val="none" w:sz="0" w:space="0" w:color="auto"/>
          </w:divBdr>
        </w:div>
        <w:div w:id="1467698074">
          <w:marLeft w:val="640"/>
          <w:marRight w:val="0"/>
          <w:marTop w:val="0"/>
          <w:marBottom w:val="0"/>
          <w:divBdr>
            <w:top w:val="none" w:sz="0" w:space="0" w:color="auto"/>
            <w:left w:val="none" w:sz="0" w:space="0" w:color="auto"/>
            <w:bottom w:val="none" w:sz="0" w:space="0" w:color="auto"/>
            <w:right w:val="none" w:sz="0" w:space="0" w:color="auto"/>
          </w:divBdr>
        </w:div>
        <w:div w:id="2047681668">
          <w:marLeft w:val="640"/>
          <w:marRight w:val="0"/>
          <w:marTop w:val="0"/>
          <w:marBottom w:val="0"/>
          <w:divBdr>
            <w:top w:val="none" w:sz="0" w:space="0" w:color="auto"/>
            <w:left w:val="none" w:sz="0" w:space="0" w:color="auto"/>
            <w:bottom w:val="none" w:sz="0" w:space="0" w:color="auto"/>
            <w:right w:val="none" w:sz="0" w:space="0" w:color="auto"/>
          </w:divBdr>
        </w:div>
        <w:div w:id="1738165859">
          <w:marLeft w:val="640"/>
          <w:marRight w:val="0"/>
          <w:marTop w:val="0"/>
          <w:marBottom w:val="0"/>
          <w:divBdr>
            <w:top w:val="none" w:sz="0" w:space="0" w:color="auto"/>
            <w:left w:val="none" w:sz="0" w:space="0" w:color="auto"/>
            <w:bottom w:val="none" w:sz="0" w:space="0" w:color="auto"/>
            <w:right w:val="none" w:sz="0" w:space="0" w:color="auto"/>
          </w:divBdr>
        </w:div>
        <w:div w:id="1098259994">
          <w:marLeft w:val="640"/>
          <w:marRight w:val="0"/>
          <w:marTop w:val="0"/>
          <w:marBottom w:val="0"/>
          <w:divBdr>
            <w:top w:val="none" w:sz="0" w:space="0" w:color="auto"/>
            <w:left w:val="none" w:sz="0" w:space="0" w:color="auto"/>
            <w:bottom w:val="none" w:sz="0" w:space="0" w:color="auto"/>
            <w:right w:val="none" w:sz="0" w:space="0" w:color="auto"/>
          </w:divBdr>
        </w:div>
        <w:div w:id="1234005388">
          <w:marLeft w:val="640"/>
          <w:marRight w:val="0"/>
          <w:marTop w:val="0"/>
          <w:marBottom w:val="0"/>
          <w:divBdr>
            <w:top w:val="none" w:sz="0" w:space="0" w:color="auto"/>
            <w:left w:val="none" w:sz="0" w:space="0" w:color="auto"/>
            <w:bottom w:val="none" w:sz="0" w:space="0" w:color="auto"/>
            <w:right w:val="none" w:sz="0" w:space="0" w:color="auto"/>
          </w:divBdr>
        </w:div>
        <w:div w:id="1267229325">
          <w:marLeft w:val="640"/>
          <w:marRight w:val="0"/>
          <w:marTop w:val="0"/>
          <w:marBottom w:val="0"/>
          <w:divBdr>
            <w:top w:val="none" w:sz="0" w:space="0" w:color="auto"/>
            <w:left w:val="none" w:sz="0" w:space="0" w:color="auto"/>
            <w:bottom w:val="none" w:sz="0" w:space="0" w:color="auto"/>
            <w:right w:val="none" w:sz="0" w:space="0" w:color="auto"/>
          </w:divBdr>
        </w:div>
        <w:div w:id="1921404102">
          <w:marLeft w:val="640"/>
          <w:marRight w:val="0"/>
          <w:marTop w:val="0"/>
          <w:marBottom w:val="0"/>
          <w:divBdr>
            <w:top w:val="none" w:sz="0" w:space="0" w:color="auto"/>
            <w:left w:val="none" w:sz="0" w:space="0" w:color="auto"/>
            <w:bottom w:val="none" w:sz="0" w:space="0" w:color="auto"/>
            <w:right w:val="none" w:sz="0" w:space="0" w:color="auto"/>
          </w:divBdr>
        </w:div>
        <w:div w:id="1849321853">
          <w:marLeft w:val="640"/>
          <w:marRight w:val="0"/>
          <w:marTop w:val="0"/>
          <w:marBottom w:val="0"/>
          <w:divBdr>
            <w:top w:val="none" w:sz="0" w:space="0" w:color="auto"/>
            <w:left w:val="none" w:sz="0" w:space="0" w:color="auto"/>
            <w:bottom w:val="none" w:sz="0" w:space="0" w:color="auto"/>
            <w:right w:val="none" w:sz="0" w:space="0" w:color="auto"/>
          </w:divBdr>
        </w:div>
        <w:div w:id="375082312">
          <w:marLeft w:val="640"/>
          <w:marRight w:val="0"/>
          <w:marTop w:val="0"/>
          <w:marBottom w:val="0"/>
          <w:divBdr>
            <w:top w:val="none" w:sz="0" w:space="0" w:color="auto"/>
            <w:left w:val="none" w:sz="0" w:space="0" w:color="auto"/>
            <w:bottom w:val="none" w:sz="0" w:space="0" w:color="auto"/>
            <w:right w:val="none" w:sz="0" w:space="0" w:color="auto"/>
          </w:divBdr>
        </w:div>
        <w:div w:id="1492023051">
          <w:marLeft w:val="640"/>
          <w:marRight w:val="0"/>
          <w:marTop w:val="0"/>
          <w:marBottom w:val="0"/>
          <w:divBdr>
            <w:top w:val="none" w:sz="0" w:space="0" w:color="auto"/>
            <w:left w:val="none" w:sz="0" w:space="0" w:color="auto"/>
            <w:bottom w:val="none" w:sz="0" w:space="0" w:color="auto"/>
            <w:right w:val="none" w:sz="0" w:space="0" w:color="auto"/>
          </w:divBdr>
        </w:div>
        <w:div w:id="2141654098">
          <w:marLeft w:val="640"/>
          <w:marRight w:val="0"/>
          <w:marTop w:val="0"/>
          <w:marBottom w:val="0"/>
          <w:divBdr>
            <w:top w:val="none" w:sz="0" w:space="0" w:color="auto"/>
            <w:left w:val="none" w:sz="0" w:space="0" w:color="auto"/>
            <w:bottom w:val="none" w:sz="0" w:space="0" w:color="auto"/>
            <w:right w:val="none" w:sz="0" w:space="0" w:color="auto"/>
          </w:divBdr>
        </w:div>
        <w:div w:id="636108009">
          <w:marLeft w:val="640"/>
          <w:marRight w:val="0"/>
          <w:marTop w:val="0"/>
          <w:marBottom w:val="0"/>
          <w:divBdr>
            <w:top w:val="none" w:sz="0" w:space="0" w:color="auto"/>
            <w:left w:val="none" w:sz="0" w:space="0" w:color="auto"/>
            <w:bottom w:val="none" w:sz="0" w:space="0" w:color="auto"/>
            <w:right w:val="none" w:sz="0" w:space="0" w:color="auto"/>
          </w:divBdr>
        </w:div>
        <w:div w:id="1670139117">
          <w:marLeft w:val="640"/>
          <w:marRight w:val="0"/>
          <w:marTop w:val="0"/>
          <w:marBottom w:val="0"/>
          <w:divBdr>
            <w:top w:val="none" w:sz="0" w:space="0" w:color="auto"/>
            <w:left w:val="none" w:sz="0" w:space="0" w:color="auto"/>
            <w:bottom w:val="none" w:sz="0" w:space="0" w:color="auto"/>
            <w:right w:val="none" w:sz="0" w:space="0" w:color="auto"/>
          </w:divBdr>
        </w:div>
        <w:div w:id="789054545">
          <w:marLeft w:val="640"/>
          <w:marRight w:val="0"/>
          <w:marTop w:val="0"/>
          <w:marBottom w:val="0"/>
          <w:divBdr>
            <w:top w:val="none" w:sz="0" w:space="0" w:color="auto"/>
            <w:left w:val="none" w:sz="0" w:space="0" w:color="auto"/>
            <w:bottom w:val="none" w:sz="0" w:space="0" w:color="auto"/>
            <w:right w:val="none" w:sz="0" w:space="0" w:color="auto"/>
          </w:divBdr>
        </w:div>
        <w:div w:id="563373072">
          <w:marLeft w:val="640"/>
          <w:marRight w:val="0"/>
          <w:marTop w:val="0"/>
          <w:marBottom w:val="0"/>
          <w:divBdr>
            <w:top w:val="none" w:sz="0" w:space="0" w:color="auto"/>
            <w:left w:val="none" w:sz="0" w:space="0" w:color="auto"/>
            <w:bottom w:val="none" w:sz="0" w:space="0" w:color="auto"/>
            <w:right w:val="none" w:sz="0" w:space="0" w:color="auto"/>
          </w:divBdr>
        </w:div>
        <w:div w:id="1525317131">
          <w:marLeft w:val="640"/>
          <w:marRight w:val="0"/>
          <w:marTop w:val="0"/>
          <w:marBottom w:val="0"/>
          <w:divBdr>
            <w:top w:val="none" w:sz="0" w:space="0" w:color="auto"/>
            <w:left w:val="none" w:sz="0" w:space="0" w:color="auto"/>
            <w:bottom w:val="none" w:sz="0" w:space="0" w:color="auto"/>
            <w:right w:val="none" w:sz="0" w:space="0" w:color="auto"/>
          </w:divBdr>
        </w:div>
        <w:div w:id="508910166">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29854761">
      <w:bodyDiv w:val="1"/>
      <w:marLeft w:val="0"/>
      <w:marRight w:val="0"/>
      <w:marTop w:val="0"/>
      <w:marBottom w:val="0"/>
      <w:divBdr>
        <w:top w:val="none" w:sz="0" w:space="0" w:color="auto"/>
        <w:left w:val="none" w:sz="0" w:space="0" w:color="auto"/>
        <w:bottom w:val="none" w:sz="0" w:space="0" w:color="auto"/>
        <w:right w:val="none" w:sz="0" w:space="0" w:color="auto"/>
      </w:divBdr>
      <w:divsChild>
        <w:div w:id="252519506">
          <w:marLeft w:val="640"/>
          <w:marRight w:val="0"/>
          <w:marTop w:val="0"/>
          <w:marBottom w:val="0"/>
          <w:divBdr>
            <w:top w:val="none" w:sz="0" w:space="0" w:color="auto"/>
            <w:left w:val="none" w:sz="0" w:space="0" w:color="auto"/>
            <w:bottom w:val="none" w:sz="0" w:space="0" w:color="auto"/>
            <w:right w:val="none" w:sz="0" w:space="0" w:color="auto"/>
          </w:divBdr>
        </w:div>
        <w:div w:id="1807159933">
          <w:marLeft w:val="640"/>
          <w:marRight w:val="0"/>
          <w:marTop w:val="0"/>
          <w:marBottom w:val="0"/>
          <w:divBdr>
            <w:top w:val="none" w:sz="0" w:space="0" w:color="auto"/>
            <w:left w:val="none" w:sz="0" w:space="0" w:color="auto"/>
            <w:bottom w:val="none" w:sz="0" w:space="0" w:color="auto"/>
            <w:right w:val="none" w:sz="0" w:space="0" w:color="auto"/>
          </w:divBdr>
        </w:div>
        <w:div w:id="1685548250">
          <w:marLeft w:val="640"/>
          <w:marRight w:val="0"/>
          <w:marTop w:val="0"/>
          <w:marBottom w:val="0"/>
          <w:divBdr>
            <w:top w:val="none" w:sz="0" w:space="0" w:color="auto"/>
            <w:left w:val="none" w:sz="0" w:space="0" w:color="auto"/>
            <w:bottom w:val="none" w:sz="0" w:space="0" w:color="auto"/>
            <w:right w:val="none" w:sz="0" w:space="0" w:color="auto"/>
          </w:divBdr>
        </w:div>
        <w:div w:id="290140261">
          <w:marLeft w:val="640"/>
          <w:marRight w:val="0"/>
          <w:marTop w:val="0"/>
          <w:marBottom w:val="0"/>
          <w:divBdr>
            <w:top w:val="none" w:sz="0" w:space="0" w:color="auto"/>
            <w:left w:val="none" w:sz="0" w:space="0" w:color="auto"/>
            <w:bottom w:val="none" w:sz="0" w:space="0" w:color="auto"/>
            <w:right w:val="none" w:sz="0" w:space="0" w:color="auto"/>
          </w:divBdr>
        </w:div>
        <w:div w:id="535889962">
          <w:marLeft w:val="640"/>
          <w:marRight w:val="0"/>
          <w:marTop w:val="0"/>
          <w:marBottom w:val="0"/>
          <w:divBdr>
            <w:top w:val="none" w:sz="0" w:space="0" w:color="auto"/>
            <w:left w:val="none" w:sz="0" w:space="0" w:color="auto"/>
            <w:bottom w:val="none" w:sz="0" w:space="0" w:color="auto"/>
            <w:right w:val="none" w:sz="0" w:space="0" w:color="auto"/>
          </w:divBdr>
        </w:div>
        <w:div w:id="1065419269">
          <w:marLeft w:val="640"/>
          <w:marRight w:val="0"/>
          <w:marTop w:val="0"/>
          <w:marBottom w:val="0"/>
          <w:divBdr>
            <w:top w:val="none" w:sz="0" w:space="0" w:color="auto"/>
            <w:left w:val="none" w:sz="0" w:space="0" w:color="auto"/>
            <w:bottom w:val="none" w:sz="0" w:space="0" w:color="auto"/>
            <w:right w:val="none" w:sz="0" w:space="0" w:color="auto"/>
          </w:divBdr>
        </w:div>
        <w:div w:id="2105491810">
          <w:marLeft w:val="640"/>
          <w:marRight w:val="0"/>
          <w:marTop w:val="0"/>
          <w:marBottom w:val="0"/>
          <w:divBdr>
            <w:top w:val="none" w:sz="0" w:space="0" w:color="auto"/>
            <w:left w:val="none" w:sz="0" w:space="0" w:color="auto"/>
            <w:bottom w:val="none" w:sz="0" w:space="0" w:color="auto"/>
            <w:right w:val="none" w:sz="0" w:space="0" w:color="auto"/>
          </w:divBdr>
        </w:div>
        <w:div w:id="1722557684">
          <w:marLeft w:val="640"/>
          <w:marRight w:val="0"/>
          <w:marTop w:val="0"/>
          <w:marBottom w:val="0"/>
          <w:divBdr>
            <w:top w:val="none" w:sz="0" w:space="0" w:color="auto"/>
            <w:left w:val="none" w:sz="0" w:space="0" w:color="auto"/>
            <w:bottom w:val="none" w:sz="0" w:space="0" w:color="auto"/>
            <w:right w:val="none" w:sz="0" w:space="0" w:color="auto"/>
          </w:divBdr>
        </w:div>
        <w:div w:id="1026325817">
          <w:marLeft w:val="640"/>
          <w:marRight w:val="0"/>
          <w:marTop w:val="0"/>
          <w:marBottom w:val="0"/>
          <w:divBdr>
            <w:top w:val="none" w:sz="0" w:space="0" w:color="auto"/>
            <w:left w:val="none" w:sz="0" w:space="0" w:color="auto"/>
            <w:bottom w:val="none" w:sz="0" w:space="0" w:color="auto"/>
            <w:right w:val="none" w:sz="0" w:space="0" w:color="auto"/>
          </w:divBdr>
        </w:div>
        <w:div w:id="657340296">
          <w:marLeft w:val="640"/>
          <w:marRight w:val="0"/>
          <w:marTop w:val="0"/>
          <w:marBottom w:val="0"/>
          <w:divBdr>
            <w:top w:val="none" w:sz="0" w:space="0" w:color="auto"/>
            <w:left w:val="none" w:sz="0" w:space="0" w:color="auto"/>
            <w:bottom w:val="none" w:sz="0" w:space="0" w:color="auto"/>
            <w:right w:val="none" w:sz="0" w:space="0" w:color="auto"/>
          </w:divBdr>
        </w:div>
        <w:div w:id="2078670924">
          <w:marLeft w:val="640"/>
          <w:marRight w:val="0"/>
          <w:marTop w:val="0"/>
          <w:marBottom w:val="0"/>
          <w:divBdr>
            <w:top w:val="none" w:sz="0" w:space="0" w:color="auto"/>
            <w:left w:val="none" w:sz="0" w:space="0" w:color="auto"/>
            <w:bottom w:val="none" w:sz="0" w:space="0" w:color="auto"/>
            <w:right w:val="none" w:sz="0" w:space="0" w:color="auto"/>
          </w:divBdr>
        </w:div>
        <w:div w:id="1777867732">
          <w:marLeft w:val="640"/>
          <w:marRight w:val="0"/>
          <w:marTop w:val="0"/>
          <w:marBottom w:val="0"/>
          <w:divBdr>
            <w:top w:val="none" w:sz="0" w:space="0" w:color="auto"/>
            <w:left w:val="none" w:sz="0" w:space="0" w:color="auto"/>
            <w:bottom w:val="none" w:sz="0" w:space="0" w:color="auto"/>
            <w:right w:val="none" w:sz="0" w:space="0" w:color="auto"/>
          </w:divBdr>
        </w:div>
        <w:div w:id="612516020">
          <w:marLeft w:val="640"/>
          <w:marRight w:val="0"/>
          <w:marTop w:val="0"/>
          <w:marBottom w:val="0"/>
          <w:divBdr>
            <w:top w:val="none" w:sz="0" w:space="0" w:color="auto"/>
            <w:left w:val="none" w:sz="0" w:space="0" w:color="auto"/>
            <w:bottom w:val="none" w:sz="0" w:space="0" w:color="auto"/>
            <w:right w:val="none" w:sz="0" w:space="0" w:color="auto"/>
          </w:divBdr>
        </w:div>
        <w:div w:id="1718622126">
          <w:marLeft w:val="640"/>
          <w:marRight w:val="0"/>
          <w:marTop w:val="0"/>
          <w:marBottom w:val="0"/>
          <w:divBdr>
            <w:top w:val="none" w:sz="0" w:space="0" w:color="auto"/>
            <w:left w:val="none" w:sz="0" w:space="0" w:color="auto"/>
            <w:bottom w:val="none" w:sz="0" w:space="0" w:color="auto"/>
            <w:right w:val="none" w:sz="0" w:space="0" w:color="auto"/>
          </w:divBdr>
        </w:div>
        <w:div w:id="1978105272">
          <w:marLeft w:val="640"/>
          <w:marRight w:val="0"/>
          <w:marTop w:val="0"/>
          <w:marBottom w:val="0"/>
          <w:divBdr>
            <w:top w:val="none" w:sz="0" w:space="0" w:color="auto"/>
            <w:left w:val="none" w:sz="0" w:space="0" w:color="auto"/>
            <w:bottom w:val="none" w:sz="0" w:space="0" w:color="auto"/>
            <w:right w:val="none" w:sz="0" w:space="0" w:color="auto"/>
          </w:divBdr>
        </w:div>
        <w:div w:id="768619649">
          <w:marLeft w:val="640"/>
          <w:marRight w:val="0"/>
          <w:marTop w:val="0"/>
          <w:marBottom w:val="0"/>
          <w:divBdr>
            <w:top w:val="none" w:sz="0" w:space="0" w:color="auto"/>
            <w:left w:val="none" w:sz="0" w:space="0" w:color="auto"/>
            <w:bottom w:val="none" w:sz="0" w:space="0" w:color="auto"/>
            <w:right w:val="none" w:sz="0" w:space="0" w:color="auto"/>
          </w:divBdr>
        </w:div>
        <w:div w:id="1252548615">
          <w:marLeft w:val="640"/>
          <w:marRight w:val="0"/>
          <w:marTop w:val="0"/>
          <w:marBottom w:val="0"/>
          <w:divBdr>
            <w:top w:val="none" w:sz="0" w:space="0" w:color="auto"/>
            <w:left w:val="none" w:sz="0" w:space="0" w:color="auto"/>
            <w:bottom w:val="none" w:sz="0" w:space="0" w:color="auto"/>
            <w:right w:val="none" w:sz="0" w:space="0" w:color="auto"/>
          </w:divBdr>
        </w:div>
        <w:div w:id="397481223">
          <w:marLeft w:val="640"/>
          <w:marRight w:val="0"/>
          <w:marTop w:val="0"/>
          <w:marBottom w:val="0"/>
          <w:divBdr>
            <w:top w:val="none" w:sz="0" w:space="0" w:color="auto"/>
            <w:left w:val="none" w:sz="0" w:space="0" w:color="auto"/>
            <w:bottom w:val="none" w:sz="0" w:space="0" w:color="auto"/>
            <w:right w:val="none" w:sz="0" w:space="0" w:color="auto"/>
          </w:divBdr>
        </w:div>
        <w:div w:id="1250695914">
          <w:marLeft w:val="640"/>
          <w:marRight w:val="0"/>
          <w:marTop w:val="0"/>
          <w:marBottom w:val="0"/>
          <w:divBdr>
            <w:top w:val="none" w:sz="0" w:space="0" w:color="auto"/>
            <w:left w:val="none" w:sz="0" w:space="0" w:color="auto"/>
            <w:bottom w:val="none" w:sz="0" w:space="0" w:color="auto"/>
            <w:right w:val="none" w:sz="0" w:space="0" w:color="auto"/>
          </w:divBdr>
        </w:div>
        <w:div w:id="610671595">
          <w:marLeft w:val="640"/>
          <w:marRight w:val="0"/>
          <w:marTop w:val="0"/>
          <w:marBottom w:val="0"/>
          <w:divBdr>
            <w:top w:val="none" w:sz="0" w:space="0" w:color="auto"/>
            <w:left w:val="none" w:sz="0" w:space="0" w:color="auto"/>
            <w:bottom w:val="none" w:sz="0" w:space="0" w:color="auto"/>
            <w:right w:val="none" w:sz="0" w:space="0" w:color="auto"/>
          </w:divBdr>
        </w:div>
        <w:div w:id="294484144">
          <w:marLeft w:val="640"/>
          <w:marRight w:val="0"/>
          <w:marTop w:val="0"/>
          <w:marBottom w:val="0"/>
          <w:divBdr>
            <w:top w:val="none" w:sz="0" w:space="0" w:color="auto"/>
            <w:left w:val="none" w:sz="0" w:space="0" w:color="auto"/>
            <w:bottom w:val="none" w:sz="0" w:space="0" w:color="auto"/>
            <w:right w:val="none" w:sz="0" w:space="0" w:color="auto"/>
          </w:divBdr>
        </w:div>
        <w:div w:id="487988078">
          <w:marLeft w:val="640"/>
          <w:marRight w:val="0"/>
          <w:marTop w:val="0"/>
          <w:marBottom w:val="0"/>
          <w:divBdr>
            <w:top w:val="none" w:sz="0" w:space="0" w:color="auto"/>
            <w:left w:val="none" w:sz="0" w:space="0" w:color="auto"/>
            <w:bottom w:val="none" w:sz="0" w:space="0" w:color="auto"/>
            <w:right w:val="none" w:sz="0" w:space="0" w:color="auto"/>
          </w:divBdr>
        </w:div>
        <w:div w:id="1285454960">
          <w:marLeft w:val="640"/>
          <w:marRight w:val="0"/>
          <w:marTop w:val="0"/>
          <w:marBottom w:val="0"/>
          <w:divBdr>
            <w:top w:val="none" w:sz="0" w:space="0" w:color="auto"/>
            <w:left w:val="none" w:sz="0" w:space="0" w:color="auto"/>
            <w:bottom w:val="none" w:sz="0" w:space="0" w:color="auto"/>
            <w:right w:val="none" w:sz="0" w:space="0" w:color="auto"/>
          </w:divBdr>
        </w:div>
        <w:div w:id="2102489323">
          <w:marLeft w:val="640"/>
          <w:marRight w:val="0"/>
          <w:marTop w:val="0"/>
          <w:marBottom w:val="0"/>
          <w:divBdr>
            <w:top w:val="none" w:sz="0" w:space="0" w:color="auto"/>
            <w:left w:val="none" w:sz="0" w:space="0" w:color="auto"/>
            <w:bottom w:val="none" w:sz="0" w:space="0" w:color="auto"/>
            <w:right w:val="none" w:sz="0" w:space="0" w:color="auto"/>
          </w:divBdr>
        </w:div>
        <w:div w:id="442119139">
          <w:marLeft w:val="640"/>
          <w:marRight w:val="0"/>
          <w:marTop w:val="0"/>
          <w:marBottom w:val="0"/>
          <w:divBdr>
            <w:top w:val="none" w:sz="0" w:space="0" w:color="auto"/>
            <w:left w:val="none" w:sz="0" w:space="0" w:color="auto"/>
            <w:bottom w:val="none" w:sz="0" w:space="0" w:color="auto"/>
            <w:right w:val="none" w:sz="0" w:space="0" w:color="auto"/>
          </w:divBdr>
        </w:div>
        <w:div w:id="498084171">
          <w:marLeft w:val="640"/>
          <w:marRight w:val="0"/>
          <w:marTop w:val="0"/>
          <w:marBottom w:val="0"/>
          <w:divBdr>
            <w:top w:val="none" w:sz="0" w:space="0" w:color="auto"/>
            <w:left w:val="none" w:sz="0" w:space="0" w:color="auto"/>
            <w:bottom w:val="none" w:sz="0" w:space="0" w:color="auto"/>
            <w:right w:val="none" w:sz="0" w:space="0" w:color="auto"/>
          </w:divBdr>
        </w:div>
        <w:div w:id="1227178376">
          <w:marLeft w:val="640"/>
          <w:marRight w:val="0"/>
          <w:marTop w:val="0"/>
          <w:marBottom w:val="0"/>
          <w:divBdr>
            <w:top w:val="none" w:sz="0" w:space="0" w:color="auto"/>
            <w:left w:val="none" w:sz="0" w:space="0" w:color="auto"/>
            <w:bottom w:val="none" w:sz="0" w:space="0" w:color="auto"/>
            <w:right w:val="none" w:sz="0" w:space="0" w:color="auto"/>
          </w:divBdr>
        </w:div>
        <w:div w:id="460851801">
          <w:marLeft w:val="640"/>
          <w:marRight w:val="0"/>
          <w:marTop w:val="0"/>
          <w:marBottom w:val="0"/>
          <w:divBdr>
            <w:top w:val="none" w:sz="0" w:space="0" w:color="auto"/>
            <w:left w:val="none" w:sz="0" w:space="0" w:color="auto"/>
            <w:bottom w:val="none" w:sz="0" w:space="0" w:color="auto"/>
            <w:right w:val="none" w:sz="0" w:space="0" w:color="auto"/>
          </w:divBdr>
        </w:div>
        <w:div w:id="1957104259">
          <w:marLeft w:val="640"/>
          <w:marRight w:val="0"/>
          <w:marTop w:val="0"/>
          <w:marBottom w:val="0"/>
          <w:divBdr>
            <w:top w:val="none" w:sz="0" w:space="0" w:color="auto"/>
            <w:left w:val="none" w:sz="0" w:space="0" w:color="auto"/>
            <w:bottom w:val="none" w:sz="0" w:space="0" w:color="auto"/>
            <w:right w:val="none" w:sz="0" w:space="0" w:color="auto"/>
          </w:divBdr>
        </w:div>
        <w:div w:id="1457722742">
          <w:marLeft w:val="640"/>
          <w:marRight w:val="0"/>
          <w:marTop w:val="0"/>
          <w:marBottom w:val="0"/>
          <w:divBdr>
            <w:top w:val="none" w:sz="0" w:space="0" w:color="auto"/>
            <w:left w:val="none" w:sz="0" w:space="0" w:color="auto"/>
            <w:bottom w:val="none" w:sz="0" w:space="0" w:color="auto"/>
            <w:right w:val="none" w:sz="0" w:space="0" w:color="auto"/>
          </w:divBdr>
        </w:div>
        <w:div w:id="1598445362">
          <w:marLeft w:val="640"/>
          <w:marRight w:val="0"/>
          <w:marTop w:val="0"/>
          <w:marBottom w:val="0"/>
          <w:divBdr>
            <w:top w:val="none" w:sz="0" w:space="0" w:color="auto"/>
            <w:left w:val="none" w:sz="0" w:space="0" w:color="auto"/>
            <w:bottom w:val="none" w:sz="0" w:space="0" w:color="auto"/>
            <w:right w:val="none" w:sz="0" w:space="0" w:color="auto"/>
          </w:divBdr>
        </w:div>
        <w:div w:id="1113011255">
          <w:marLeft w:val="640"/>
          <w:marRight w:val="0"/>
          <w:marTop w:val="0"/>
          <w:marBottom w:val="0"/>
          <w:divBdr>
            <w:top w:val="none" w:sz="0" w:space="0" w:color="auto"/>
            <w:left w:val="none" w:sz="0" w:space="0" w:color="auto"/>
            <w:bottom w:val="none" w:sz="0" w:space="0" w:color="auto"/>
            <w:right w:val="none" w:sz="0" w:space="0" w:color="auto"/>
          </w:divBdr>
        </w:div>
        <w:div w:id="666053005">
          <w:marLeft w:val="640"/>
          <w:marRight w:val="0"/>
          <w:marTop w:val="0"/>
          <w:marBottom w:val="0"/>
          <w:divBdr>
            <w:top w:val="none" w:sz="0" w:space="0" w:color="auto"/>
            <w:left w:val="none" w:sz="0" w:space="0" w:color="auto"/>
            <w:bottom w:val="none" w:sz="0" w:space="0" w:color="auto"/>
            <w:right w:val="none" w:sz="0" w:space="0" w:color="auto"/>
          </w:divBdr>
        </w:div>
        <w:div w:id="739792208">
          <w:marLeft w:val="640"/>
          <w:marRight w:val="0"/>
          <w:marTop w:val="0"/>
          <w:marBottom w:val="0"/>
          <w:divBdr>
            <w:top w:val="none" w:sz="0" w:space="0" w:color="auto"/>
            <w:left w:val="none" w:sz="0" w:space="0" w:color="auto"/>
            <w:bottom w:val="none" w:sz="0" w:space="0" w:color="auto"/>
            <w:right w:val="none" w:sz="0" w:space="0" w:color="auto"/>
          </w:divBdr>
        </w:div>
        <w:div w:id="152646005">
          <w:marLeft w:val="640"/>
          <w:marRight w:val="0"/>
          <w:marTop w:val="0"/>
          <w:marBottom w:val="0"/>
          <w:divBdr>
            <w:top w:val="none" w:sz="0" w:space="0" w:color="auto"/>
            <w:left w:val="none" w:sz="0" w:space="0" w:color="auto"/>
            <w:bottom w:val="none" w:sz="0" w:space="0" w:color="auto"/>
            <w:right w:val="none" w:sz="0" w:space="0" w:color="auto"/>
          </w:divBdr>
        </w:div>
        <w:div w:id="2059236572">
          <w:marLeft w:val="640"/>
          <w:marRight w:val="0"/>
          <w:marTop w:val="0"/>
          <w:marBottom w:val="0"/>
          <w:divBdr>
            <w:top w:val="none" w:sz="0" w:space="0" w:color="auto"/>
            <w:left w:val="none" w:sz="0" w:space="0" w:color="auto"/>
            <w:bottom w:val="none" w:sz="0" w:space="0" w:color="auto"/>
            <w:right w:val="none" w:sz="0" w:space="0" w:color="auto"/>
          </w:divBdr>
        </w:div>
        <w:div w:id="1277373244">
          <w:marLeft w:val="640"/>
          <w:marRight w:val="0"/>
          <w:marTop w:val="0"/>
          <w:marBottom w:val="0"/>
          <w:divBdr>
            <w:top w:val="none" w:sz="0" w:space="0" w:color="auto"/>
            <w:left w:val="none" w:sz="0" w:space="0" w:color="auto"/>
            <w:bottom w:val="none" w:sz="0" w:space="0" w:color="auto"/>
            <w:right w:val="none" w:sz="0" w:space="0" w:color="auto"/>
          </w:divBdr>
        </w:div>
        <w:div w:id="1107459545">
          <w:marLeft w:val="640"/>
          <w:marRight w:val="0"/>
          <w:marTop w:val="0"/>
          <w:marBottom w:val="0"/>
          <w:divBdr>
            <w:top w:val="none" w:sz="0" w:space="0" w:color="auto"/>
            <w:left w:val="none" w:sz="0" w:space="0" w:color="auto"/>
            <w:bottom w:val="none" w:sz="0" w:space="0" w:color="auto"/>
            <w:right w:val="none" w:sz="0" w:space="0" w:color="auto"/>
          </w:divBdr>
        </w:div>
        <w:div w:id="574441471">
          <w:marLeft w:val="640"/>
          <w:marRight w:val="0"/>
          <w:marTop w:val="0"/>
          <w:marBottom w:val="0"/>
          <w:divBdr>
            <w:top w:val="none" w:sz="0" w:space="0" w:color="auto"/>
            <w:left w:val="none" w:sz="0" w:space="0" w:color="auto"/>
            <w:bottom w:val="none" w:sz="0" w:space="0" w:color="auto"/>
            <w:right w:val="none" w:sz="0" w:space="0" w:color="auto"/>
          </w:divBdr>
        </w:div>
        <w:div w:id="769162374">
          <w:marLeft w:val="640"/>
          <w:marRight w:val="0"/>
          <w:marTop w:val="0"/>
          <w:marBottom w:val="0"/>
          <w:divBdr>
            <w:top w:val="none" w:sz="0" w:space="0" w:color="auto"/>
            <w:left w:val="none" w:sz="0" w:space="0" w:color="auto"/>
            <w:bottom w:val="none" w:sz="0" w:space="0" w:color="auto"/>
            <w:right w:val="none" w:sz="0" w:space="0" w:color="auto"/>
          </w:divBdr>
        </w:div>
        <w:div w:id="1180118971">
          <w:marLeft w:val="640"/>
          <w:marRight w:val="0"/>
          <w:marTop w:val="0"/>
          <w:marBottom w:val="0"/>
          <w:divBdr>
            <w:top w:val="none" w:sz="0" w:space="0" w:color="auto"/>
            <w:left w:val="none" w:sz="0" w:space="0" w:color="auto"/>
            <w:bottom w:val="none" w:sz="0" w:space="0" w:color="auto"/>
            <w:right w:val="none" w:sz="0" w:space="0" w:color="auto"/>
          </w:divBdr>
        </w:div>
        <w:div w:id="470908324">
          <w:marLeft w:val="640"/>
          <w:marRight w:val="0"/>
          <w:marTop w:val="0"/>
          <w:marBottom w:val="0"/>
          <w:divBdr>
            <w:top w:val="none" w:sz="0" w:space="0" w:color="auto"/>
            <w:left w:val="none" w:sz="0" w:space="0" w:color="auto"/>
            <w:bottom w:val="none" w:sz="0" w:space="0" w:color="auto"/>
            <w:right w:val="none" w:sz="0" w:space="0" w:color="auto"/>
          </w:divBdr>
        </w:div>
        <w:div w:id="781874971">
          <w:marLeft w:val="640"/>
          <w:marRight w:val="0"/>
          <w:marTop w:val="0"/>
          <w:marBottom w:val="0"/>
          <w:divBdr>
            <w:top w:val="none" w:sz="0" w:space="0" w:color="auto"/>
            <w:left w:val="none" w:sz="0" w:space="0" w:color="auto"/>
            <w:bottom w:val="none" w:sz="0" w:space="0" w:color="auto"/>
            <w:right w:val="none" w:sz="0" w:space="0" w:color="auto"/>
          </w:divBdr>
        </w:div>
        <w:div w:id="2024431989">
          <w:marLeft w:val="640"/>
          <w:marRight w:val="0"/>
          <w:marTop w:val="0"/>
          <w:marBottom w:val="0"/>
          <w:divBdr>
            <w:top w:val="none" w:sz="0" w:space="0" w:color="auto"/>
            <w:left w:val="none" w:sz="0" w:space="0" w:color="auto"/>
            <w:bottom w:val="none" w:sz="0" w:space="0" w:color="auto"/>
            <w:right w:val="none" w:sz="0" w:space="0" w:color="auto"/>
          </w:divBdr>
        </w:div>
        <w:div w:id="1625698621">
          <w:marLeft w:val="640"/>
          <w:marRight w:val="0"/>
          <w:marTop w:val="0"/>
          <w:marBottom w:val="0"/>
          <w:divBdr>
            <w:top w:val="none" w:sz="0" w:space="0" w:color="auto"/>
            <w:left w:val="none" w:sz="0" w:space="0" w:color="auto"/>
            <w:bottom w:val="none" w:sz="0" w:space="0" w:color="auto"/>
            <w:right w:val="none" w:sz="0" w:space="0" w:color="auto"/>
          </w:divBdr>
        </w:div>
        <w:div w:id="1970933902">
          <w:marLeft w:val="640"/>
          <w:marRight w:val="0"/>
          <w:marTop w:val="0"/>
          <w:marBottom w:val="0"/>
          <w:divBdr>
            <w:top w:val="none" w:sz="0" w:space="0" w:color="auto"/>
            <w:left w:val="none" w:sz="0" w:space="0" w:color="auto"/>
            <w:bottom w:val="none" w:sz="0" w:space="0" w:color="auto"/>
            <w:right w:val="none" w:sz="0" w:space="0" w:color="auto"/>
          </w:divBdr>
        </w:div>
        <w:div w:id="313989340">
          <w:marLeft w:val="640"/>
          <w:marRight w:val="0"/>
          <w:marTop w:val="0"/>
          <w:marBottom w:val="0"/>
          <w:divBdr>
            <w:top w:val="none" w:sz="0" w:space="0" w:color="auto"/>
            <w:left w:val="none" w:sz="0" w:space="0" w:color="auto"/>
            <w:bottom w:val="none" w:sz="0" w:space="0" w:color="auto"/>
            <w:right w:val="none" w:sz="0" w:space="0" w:color="auto"/>
          </w:divBdr>
        </w:div>
        <w:div w:id="1333025075">
          <w:marLeft w:val="640"/>
          <w:marRight w:val="0"/>
          <w:marTop w:val="0"/>
          <w:marBottom w:val="0"/>
          <w:divBdr>
            <w:top w:val="none" w:sz="0" w:space="0" w:color="auto"/>
            <w:left w:val="none" w:sz="0" w:space="0" w:color="auto"/>
            <w:bottom w:val="none" w:sz="0" w:space="0" w:color="auto"/>
            <w:right w:val="none" w:sz="0" w:space="0" w:color="auto"/>
          </w:divBdr>
        </w:div>
        <w:div w:id="217327516">
          <w:marLeft w:val="640"/>
          <w:marRight w:val="0"/>
          <w:marTop w:val="0"/>
          <w:marBottom w:val="0"/>
          <w:divBdr>
            <w:top w:val="none" w:sz="0" w:space="0" w:color="auto"/>
            <w:left w:val="none" w:sz="0" w:space="0" w:color="auto"/>
            <w:bottom w:val="none" w:sz="0" w:space="0" w:color="auto"/>
            <w:right w:val="none" w:sz="0" w:space="0" w:color="auto"/>
          </w:divBdr>
        </w:div>
        <w:div w:id="533618943">
          <w:marLeft w:val="640"/>
          <w:marRight w:val="0"/>
          <w:marTop w:val="0"/>
          <w:marBottom w:val="0"/>
          <w:divBdr>
            <w:top w:val="none" w:sz="0" w:space="0" w:color="auto"/>
            <w:left w:val="none" w:sz="0" w:space="0" w:color="auto"/>
            <w:bottom w:val="none" w:sz="0" w:space="0" w:color="auto"/>
            <w:right w:val="none" w:sz="0" w:space="0" w:color="auto"/>
          </w:divBdr>
        </w:div>
        <w:div w:id="818182834">
          <w:marLeft w:val="640"/>
          <w:marRight w:val="0"/>
          <w:marTop w:val="0"/>
          <w:marBottom w:val="0"/>
          <w:divBdr>
            <w:top w:val="none" w:sz="0" w:space="0" w:color="auto"/>
            <w:left w:val="none" w:sz="0" w:space="0" w:color="auto"/>
            <w:bottom w:val="none" w:sz="0" w:space="0" w:color="auto"/>
            <w:right w:val="none" w:sz="0" w:space="0" w:color="auto"/>
          </w:divBdr>
        </w:div>
        <w:div w:id="565267207">
          <w:marLeft w:val="640"/>
          <w:marRight w:val="0"/>
          <w:marTop w:val="0"/>
          <w:marBottom w:val="0"/>
          <w:divBdr>
            <w:top w:val="none" w:sz="0" w:space="0" w:color="auto"/>
            <w:left w:val="none" w:sz="0" w:space="0" w:color="auto"/>
            <w:bottom w:val="none" w:sz="0" w:space="0" w:color="auto"/>
            <w:right w:val="none" w:sz="0" w:space="0" w:color="auto"/>
          </w:divBdr>
        </w:div>
        <w:div w:id="1638023313">
          <w:marLeft w:val="640"/>
          <w:marRight w:val="0"/>
          <w:marTop w:val="0"/>
          <w:marBottom w:val="0"/>
          <w:divBdr>
            <w:top w:val="none" w:sz="0" w:space="0" w:color="auto"/>
            <w:left w:val="none" w:sz="0" w:space="0" w:color="auto"/>
            <w:bottom w:val="none" w:sz="0" w:space="0" w:color="auto"/>
            <w:right w:val="none" w:sz="0" w:space="0" w:color="auto"/>
          </w:divBdr>
        </w:div>
        <w:div w:id="356320985">
          <w:marLeft w:val="640"/>
          <w:marRight w:val="0"/>
          <w:marTop w:val="0"/>
          <w:marBottom w:val="0"/>
          <w:divBdr>
            <w:top w:val="none" w:sz="0" w:space="0" w:color="auto"/>
            <w:left w:val="none" w:sz="0" w:space="0" w:color="auto"/>
            <w:bottom w:val="none" w:sz="0" w:space="0" w:color="auto"/>
            <w:right w:val="none" w:sz="0" w:space="0" w:color="auto"/>
          </w:divBdr>
        </w:div>
        <w:div w:id="823353637">
          <w:marLeft w:val="640"/>
          <w:marRight w:val="0"/>
          <w:marTop w:val="0"/>
          <w:marBottom w:val="0"/>
          <w:divBdr>
            <w:top w:val="none" w:sz="0" w:space="0" w:color="auto"/>
            <w:left w:val="none" w:sz="0" w:space="0" w:color="auto"/>
            <w:bottom w:val="none" w:sz="0" w:space="0" w:color="auto"/>
            <w:right w:val="none" w:sz="0" w:space="0" w:color="auto"/>
          </w:divBdr>
        </w:div>
        <w:div w:id="7567535">
          <w:marLeft w:val="640"/>
          <w:marRight w:val="0"/>
          <w:marTop w:val="0"/>
          <w:marBottom w:val="0"/>
          <w:divBdr>
            <w:top w:val="none" w:sz="0" w:space="0" w:color="auto"/>
            <w:left w:val="none" w:sz="0" w:space="0" w:color="auto"/>
            <w:bottom w:val="none" w:sz="0" w:space="0" w:color="auto"/>
            <w:right w:val="none" w:sz="0" w:space="0" w:color="auto"/>
          </w:divBdr>
        </w:div>
        <w:div w:id="2087074553">
          <w:marLeft w:val="640"/>
          <w:marRight w:val="0"/>
          <w:marTop w:val="0"/>
          <w:marBottom w:val="0"/>
          <w:divBdr>
            <w:top w:val="none" w:sz="0" w:space="0" w:color="auto"/>
            <w:left w:val="none" w:sz="0" w:space="0" w:color="auto"/>
            <w:bottom w:val="none" w:sz="0" w:space="0" w:color="auto"/>
            <w:right w:val="none" w:sz="0" w:space="0" w:color="auto"/>
          </w:divBdr>
        </w:div>
        <w:div w:id="1845320878">
          <w:marLeft w:val="640"/>
          <w:marRight w:val="0"/>
          <w:marTop w:val="0"/>
          <w:marBottom w:val="0"/>
          <w:divBdr>
            <w:top w:val="none" w:sz="0" w:space="0" w:color="auto"/>
            <w:left w:val="none" w:sz="0" w:space="0" w:color="auto"/>
            <w:bottom w:val="none" w:sz="0" w:space="0" w:color="auto"/>
            <w:right w:val="none" w:sz="0" w:space="0" w:color="auto"/>
          </w:divBdr>
        </w:div>
        <w:div w:id="711155798">
          <w:marLeft w:val="640"/>
          <w:marRight w:val="0"/>
          <w:marTop w:val="0"/>
          <w:marBottom w:val="0"/>
          <w:divBdr>
            <w:top w:val="none" w:sz="0" w:space="0" w:color="auto"/>
            <w:left w:val="none" w:sz="0" w:space="0" w:color="auto"/>
            <w:bottom w:val="none" w:sz="0" w:space="0" w:color="auto"/>
            <w:right w:val="none" w:sz="0" w:space="0" w:color="auto"/>
          </w:divBdr>
        </w:div>
        <w:div w:id="2010013386">
          <w:marLeft w:val="640"/>
          <w:marRight w:val="0"/>
          <w:marTop w:val="0"/>
          <w:marBottom w:val="0"/>
          <w:divBdr>
            <w:top w:val="none" w:sz="0" w:space="0" w:color="auto"/>
            <w:left w:val="none" w:sz="0" w:space="0" w:color="auto"/>
            <w:bottom w:val="none" w:sz="0" w:space="0" w:color="auto"/>
            <w:right w:val="none" w:sz="0" w:space="0" w:color="auto"/>
          </w:divBdr>
        </w:div>
        <w:div w:id="109396039">
          <w:marLeft w:val="640"/>
          <w:marRight w:val="0"/>
          <w:marTop w:val="0"/>
          <w:marBottom w:val="0"/>
          <w:divBdr>
            <w:top w:val="none" w:sz="0" w:space="0" w:color="auto"/>
            <w:left w:val="none" w:sz="0" w:space="0" w:color="auto"/>
            <w:bottom w:val="none" w:sz="0" w:space="0" w:color="auto"/>
            <w:right w:val="none" w:sz="0" w:space="0" w:color="auto"/>
          </w:divBdr>
        </w:div>
        <w:div w:id="1960794049">
          <w:marLeft w:val="640"/>
          <w:marRight w:val="0"/>
          <w:marTop w:val="0"/>
          <w:marBottom w:val="0"/>
          <w:divBdr>
            <w:top w:val="none" w:sz="0" w:space="0" w:color="auto"/>
            <w:left w:val="none" w:sz="0" w:space="0" w:color="auto"/>
            <w:bottom w:val="none" w:sz="0" w:space="0" w:color="auto"/>
            <w:right w:val="none" w:sz="0" w:space="0" w:color="auto"/>
          </w:divBdr>
        </w:div>
        <w:div w:id="748966625">
          <w:marLeft w:val="640"/>
          <w:marRight w:val="0"/>
          <w:marTop w:val="0"/>
          <w:marBottom w:val="0"/>
          <w:divBdr>
            <w:top w:val="none" w:sz="0" w:space="0" w:color="auto"/>
            <w:left w:val="none" w:sz="0" w:space="0" w:color="auto"/>
            <w:bottom w:val="none" w:sz="0" w:space="0" w:color="auto"/>
            <w:right w:val="none" w:sz="0" w:space="0" w:color="auto"/>
          </w:divBdr>
        </w:div>
        <w:div w:id="278755090">
          <w:marLeft w:val="640"/>
          <w:marRight w:val="0"/>
          <w:marTop w:val="0"/>
          <w:marBottom w:val="0"/>
          <w:divBdr>
            <w:top w:val="none" w:sz="0" w:space="0" w:color="auto"/>
            <w:left w:val="none" w:sz="0" w:space="0" w:color="auto"/>
            <w:bottom w:val="none" w:sz="0" w:space="0" w:color="auto"/>
            <w:right w:val="none" w:sz="0" w:space="0" w:color="auto"/>
          </w:divBdr>
        </w:div>
        <w:div w:id="186602149">
          <w:marLeft w:val="640"/>
          <w:marRight w:val="0"/>
          <w:marTop w:val="0"/>
          <w:marBottom w:val="0"/>
          <w:divBdr>
            <w:top w:val="none" w:sz="0" w:space="0" w:color="auto"/>
            <w:left w:val="none" w:sz="0" w:space="0" w:color="auto"/>
            <w:bottom w:val="none" w:sz="0" w:space="0" w:color="auto"/>
            <w:right w:val="none" w:sz="0" w:space="0" w:color="auto"/>
          </w:divBdr>
        </w:div>
        <w:div w:id="390201541">
          <w:marLeft w:val="640"/>
          <w:marRight w:val="0"/>
          <w:marTop w:val="0"/>
          <w:marBottom w:val="0"/>
          <w:divBdr>
            <w:top w:val="none" w:sz="0" w:space="0" w:color="auto"/>
            <w:left w:val="none" w:sz="0" w:space="0" w:color="auto"/>
            <w:bottom w:val="none" w:sz="0" w:space="0" w:color="auto"/>
            <w:right w:val="none" w:sz="0" w:space="0" w:color="auto"/>
          </w:divBdr>
        </w:div>
        <w:div w:id="525025712">
          <w:marLeft w:val="640"/>
          <w:marRight w:val="0"/>
          <w:marTop w:val="0"/>
          <w:marBottom w:val="0"/>
          <w:divBdr>
            <w:top w:val="none" w:sz="0" w:space="0" w:color="auto"/>
            <w:left w:val="none" w:sz="0" w:space="0" w:color="auto"/>
            <w:bottom w:val="none" w:sz="0" w:space="0" w:color="auto"/>
            <w:right w:val="none" w:sz="0" w:space="0" w:color="auto"/>
          </w:divBdr>
        </w:div>
        <w:div w:id="642538812">
          <w:marLeft w:val="640"/>
          <w:marRight w:val="0"/>
          <w:marTop w:val="0"/>
          <w:marBottom w:val="0"/>
          <w:divBdr>
            <w:top w:val="none" w:sz="0" w:space="0" w:color="auto"/>
            <w:left w:val="none" w:sz="0" w:space="0" w:color="auto"/>
            <w:bottom w:val="none" w:sz="0" w:space="0" w:color="auto"/>
            <w:right w:val="none" w:sz="0" w:space="0" w:color="auto"/>
          </w:divBdr>
        </w:div>
        <w:div w:id="1631086407">
          <w:marLeft w:val="640"/>
          <w:marRight w:val="0"/>
          <w:marTop w:val="0"/>
          <w:marBottom w:val="0"/>
          <w:divBdr>
            <w:top w:val="none" w:sz="0" w:space="0" w:color="auto"/>
            <w:left w:val="none" w:sz="0" w:space="0" w:color="auto"/>
            <w:bottom w:val="none" w:sz="0" w:space="0" w:color="auto"/>
            <w:right w:val="none" w:sz="0" w:space="0" w:color="auto"/>
          </w:divBdr>
        </w:div>
        <w:div w:id="1067998253">
          <w:marLeft w:val="640"/>
          <w:marRight w:val="0"/>
          <w:marTop w:val="0"/>
          <w:marBottom w:val="0"/>
          <w:divBdr>
            <w:top w:val="none" w:sz="0" w:space="0" w:color="auto"/>
            <w:left w:val="none" w:sz="0" w:space="0" w:color="auto"/>
            <w:bottom w:val="none" w:sz="0" w:space="0" w:color="auto"/>
            <w:right w:val="none" w:sz="0" w:space="0" w:color="auto"/>
          </w:divBdr>
        </w:div>
        <w:div w:id="1290553393">
          <w:marLeft w:val="640"/>
          <w:marRight w:val="0"/>
          <w:marTop w:val="0"/>
          <w:marBottom w:val="0"/>
          <w:divBdr>
            <w:top w:val="none" w:sz="0" w:space="0" w:color="auto"/>
            <w:left w:val="none" w:sz="0" w:space="0" w:color="auto"/>
            <w:bottom w:val="none" w:sz="0" w:space="0" w:color="auto"/>
            <w:right w:val="none" w:sz="0" w:space="0" w:color="auto"/>
          </w:divBdr>
        </w:div>
        <w:div w:id="793521476">
          <w:marLeft w:val="640"/>
          <w:marRight w:val="0"/>
          <w:marTop w:val="0"/>
          <w:marBottom w:val="0"/>
          <w:divBdr>
            <w:top w:val="none" w:sz="0" w:space="0" w:color="auto"/>
            <w:left w:val="none" w:sz="0" w:space="0" w:color="auto"/>
            <w:bottom w:val="none" w:sz="0" w:space="0" w:color="auto"/>
            <w:right w:val="none" w:sz="0" w:space="0" w:color="auto"/>
          </w:divBdr>
        </w:div>
        <w:div w:id="463079719">
          <w:marLeft w:val="640"/>
          <w:marRight w:val="0"/>
          <w:marTop w:val="0"/>
          <w:marBottom w:val="0"/>
          <w:divBdr>
            <w:top w:val="none" w:sz="0" w:space="0" w:color="auto"/>
            <w:left w:val="none" w:sz="0" w:space="0" w:color="auto"/>
            <w:bottom w:val="none" w:sz="0" w:space="0" w:color="auto"/>
            <w:right w:val="none" w:sz="0" w:space="0" w:color="auto"/>
          </w:divBdr>
        </w:div>
        <w:div w:id="375618352">
          <w:marLeft w:val="640"/>
          <w:marRight w:val="0"/>
          <w:marTop w:val="0"/>
          <w:marBottom w:val="0"/>
          <w:divBdr>
            <w:top w:val="none" w:sz="0" w:space="0" w:color="auto"/>
            <w:left w:val="none" w:sz="0" w:space="0" w:color="auto"/>
            <w:bottom w:val="none" w:sz="0" w:space="0" w:color="auto"/>
            <w:right w:val="none" w:sz="0" w:space="0" w:color="auto"/>
          </w:divBdr>
        </w:div>
        <w:div w:id="349453532">
          <w:marLeft w:val="640"/>
          <w:marRight w:val="0"/>
          <w:marTop w:val="0"/>
          <w:marBottom w:val="0"/>
          <w:divBdr>
            <w:top w:val="none" w:sz="0" w:space="0" w:color="auto"/>
            <w:left w:val="none" w:sz="0" w:space="0" w:color="auto"/>
            <w:bottom w:val="none" w:sz="0" w:space="0" w:color="auto"/>
            <w:right w:val="none" w:sz="0" w:space="0" w:color="auto"/>
          </w:divBdr>
        </w:div>
        <w:div w:id="1893298952">
          <w:marLeft w:val="640"/>
          <w:marRight w:val="0"/>
          <w:marTop w:val="0"/>
          <w:marBottom w:val="0"/>
          <w:divBdr>
            <w:top w:val="none" w:sz="0" w:space="0" w:color="auto"/>
            <w:left w:val="none" w:sz="0" w:space="0" w:color="auto"/>
            <w:bottom w:val="none" w:sz="0" w:space="0" w:color="auto"/>
            <w:right w:val="none" w:sz="0" w:space="0" w:color="auto"/>
          </w:divBdr>
        </w:div>
        <w:div w:id="674576979">
          <w:marLeft w:val="640"/>
          <w:marRight w:val="0"/>
          <w:marTop w:val="0"/>
          <w:marBottom w:val="0"/>
          <w:divBdr>
            <w:top w:val="none" w:sz="0" w:space="0" w:color="auto"/>
            <w:left w:val="none" w:sz="0" w:space="0" w:color="auto"/>
            <w:bottom w:val="none" w:sz="0" w:space="0" w:color="auto"/>
            <w:right w:val="none" w:sz="0" w:space="0" w:color="auto"/>
          </w:divBdr>
        </w:div>
        <w:div w:id="778061378">
          <w:marLeft w:val="640"/>
          <w:marRight w:val="0"/>
          <w:marTop w:val="0"/>
          <w:marBottom w:val="0"/>
          <w:divBdr>
            <w:top w:val="none" w:sz="0" w:space="0" w:color="auto"/>
            <w:left w:val="none" w:sz="0" w:space="0" w:color="auto"/>
            <w:bottom w:val="none" w:sz="0" w:space="0" w:color="auto"/>
            <w:right w:val="none" w:sz="0" w:space="0" w:color="auto"/>
          </w:divBdr>
        </w:div>
        <w:div w:id="1628125627">
          <w:marLeft w:val="640"/>
          <w:marRight w:val="0"/>
          <w:marTop w:val="0"/>
          <w:marBottom w:val="0"/>
          <w:divBdr>
            <w:top w:val="none" w:sz="0" w:space="0" w:color="auto"/>
            <w:left w:val="none" w:sz="0" w:space="0" w:color="auto"/>
            <w:bottom w:val="none" w:sz="0" w:space="0" w:color="auto"/>
            <w:right w:val="none" w:sz="0" w:space="0" w:color="auto"/>
          </w:divBdr>
        </w:div>
        <w:div w:id="1703944394">
          <w:marLeft w:val="640"/>
          <w:marRight w:val="0"/>
          <w:marTop w:val="0"/>
          <w:marBottom w:val="0"/>
          <w:divBdr>
            <w:top w:val="none" w:sz="0" w:space="0" w:color="auto"/>
            <w:left w:val="none" w:sz="0" w:space="0" w:color="auto"/>
            <w:bottom w:val="none" w:sz="0" w:space="0" w:color="auto"/>
            <w:right w:val="none" w:sz="0" w:space="0" w:color="auto"/>
          </w:divBdr>
        </w:div>
        <w:div w:id="1717117865">
          <w:marLeft w:val="640"/>
          <w:marRight w:val="0"/>
          <w:marTop w:val="0"/>
          <w:marBottom w:val="0"/>
          <w:divBdr>
            <w:top w:val="none" w:sz="0" w:space="0" w:color="auto"/>
            <w:left w:val="none" w:sz="0" w:space="0" w:color="auto"/>
            <w:bottom w:val="none" w:sz="0" w:space="0" w:color="auto"/>
            <w:right w:val="none" w:sz="0" w:space="0" w:color="auto"/>
          </w:divBdr>
        </w:div>
        <w:div w:id="501118842">
          <w:marLeft w:val="640"/>
          <w:marRight w:val="0"/>
          <w:marTop w:val="0"/>
          <w:marBottom w:val="0"/>
          <w:divBdr>
            <w:top w:val="none" w:sz="0" w:space="0" w:color="auto"/>
            <w:left w:val="none" w:sz="0" w:space="0" w:color="auto"/>
            <w:bottom w:val="none" w:sz="0" w:space="0" w:color="auto"/>
            <w:right w:val="none" w:sz="0" w:space="0" w:color="auto"/>
          </w:divBdr>
        </w:div>
        <w:div w:id="994651952">
          <w:marLeft w:val="640"/>
          <w:marRight w:val="0"/>
          <w:marTop w:val="0"/>
          <w:marBottom w:val="0"/>
          <w:divBdr>
            <w:top w:val="none" w:sz="0" w:space="0" w:color="auto"/>
            <w:left w:val="none" w:sz="0" w:space="0" w:color="auto"/>
            <w:bottom w:val="none" w:sz="0" w:space="0" w:color="auto"/>
            <w:right w:val="none" w:sz="0" w:space="0" w:color="auto"/>
          </w:divBdr>
        </w:div>
        <w:div w:id="1314872471">
          <w:marLeft w:val="640"/>
          <w:marRight w:val="0"/>
          <w:marTop w:val="0"/>
          <w:marBottom w:val="0"/>
          <w:divBdr>
            <w:top w:val="none" w:sz="0" w:space="0" w:color="auto"/>
            <w:left w:val="none" w:sz="0" w:space="0" w:color="auto"/>
            <w:bottom w:val="none" w:sz="0" w:space="0" w:color="auto"/>
            <w:right w:val="none" w:sz="0" w:space="0" w:color="auto"/>
          </w:divBdr>
        </w:div>
        <w:div w:id="948439173">
          <w:marLeft w:val="640"/>
          <w:marRight w:val="0"/>
          <w:marTop w:val="0"/>
          <w:marBottom w:val="0"/>
          <w:divBdr>
            <w:top w:val="none" w:sz="0" w:space="0" w:color="auto"/>
            <w:left w:val="none" w:sz="0" w:space="0" w:color="auto"/>
            <w:bottom w:val="none" w:sz="0" w:space="0" w:color="auto"/>
            <w:right w:val="none" w:sz="0" w:space="0" w:color="auto"/>
          </w:divBdr>
        </w:div>
        <w:div w:id="1779329773">
          <w:marLeft w:val="640"/>
          <w:marRight w:val="0"/>
          <w:marTop w:val="0"/>
          <w:marBottom w:val="0"/>
          <w:divBdr>
            <w:top w:val="none" w:sz="0" w:space="0" w:color="auto"/>
            <w:left w:val="none" w:sz="0" w:space="0" w:color="auto"/>
            <w:bottom w:val="none" w:sz="0" w:space="0" w:color="auto"/>
            <w:right w:val="none" w:sz="0" w:space="0" w:color="auto"/>
          </w:divBdr>
        </w:div>
        <w:div w:id="830294747">
          <w:marLeft w:val="640"/>
          <w:marRight w:val="0"/>
          <w:marTop w:val="0"/>
          <w:marBottom w:val="0"/>
          <w:divBdr>
            <w:top w:val="none" w:sz="0" w:space="0" w:color="auto"/>
            <w:left w:val="none" w:sz="0" w:space="0" w:color="auto"/>
            <w:bottom w:val="none" w:sz="0" w:space="0" w:color="auto"/>
            <w:right w:val="none" w:sz="0" w:space="0" w:color="auto"/>
          </w:divBdr>
        </w:div>
        <w:div w:id="1239709559">
          <w:marLeft w:val="640"/>
          <w:marRight w:val="0"/>
          <w:marTop w:val="0"/>
          <w:marBottom w:val="0"/>
          <w:divBdr>
            <w:top w:val="none" w:sz="0" w:space="0" w:color="auto"/>
            <w:left w:val="none" w:sz="0" w:space="0" w:color="auto"/>
            <w:bottom w:val="none" w:sz="0" w:space="0" w:color="auto"/>
            <w:right w:val="none" w:sz="0" w:space="0" w:color="auto"/>
          </w:divBdr>
        </w:div>
        <w:div w:id="876888305">
          <w:marLeft w:val="640"/>
          <w:marRight w:val="0"/>
          <w:marTop w:val="0"/>
          <w:marBottom w:val="0"/>
          <w:divBdr>
            <w:top w:val="none" w:sz="0" w:space="0" w:color="auto"/>
            <w:left w:val="none" w:sz="0" w:space="0" w:color="auto"/>
            <w:bottom w:val="none" w:sz="0" w:space="0" w:color="auto"/>
            <w:right w:val="none" w:sz="0" w:space="0" w:color="auto"/>
          </w:divBdr>
        </w:div>
        <w:div w:id="149568102">
          <w:marLeft w:val="640"/>
          <w:marRight w:val="0"/>
          <w:marTop w:val="0"/>
          <w:marBottom w:val="0"/>
          <w:divBdr>
            <w:top w:val="none" w:sz="0" w:space="0" w:color="auto"/>
            <w:left w:val="none" w:sz="0" w:space="0" w:color="auto"/>
            <w:bottom w:val="none" w:sz="0" w:space="0" w:color="auto"/>
            <w:right w:val="none" w:sz="0" w:space="0" w:color="auto"/>
          </w:divBdr>
        </w:div>
        <w:div w:id="2146466145">
          <w:marLeft w:val="640"/>
          <w:marRight w:val="0"/>
          <w:marTop w:val="0"/>
          <w:marBottom w:val="0"/>
          <w:divBdr>
            <w:top w:val="none" w:sz="0" w:space="0" w:color="auto"/>
            <w:left w:val="none" w:sz="0" w:space="0" w:color="auto"/>
            <w:bottom w:val="none" w:sz="0" w:space="0" w:color="auto"/>
            <w:right w:val="none" w:sz="0" w:space="0" w:color="auto"/>
          </w:divBdr>
        </w:div>
        <w:div w:id="483401817">
          <w:marLeft w:val="640"/>
          <w:marRight w:val="0"/>
          <w:marTop w:val="0"/>
          <w:marBottom w:val="0"/>
          <w:divBdr>
            <w:top w:val="none" w:sz="0" w:space="0" w:color="auto"/>
            <w:left w:val="none" w:sz="0" w:space="0" w:color="auto"/>
            <w:bottom w:val="none" w:sz="0" w:space="0" w:color="auto"/>
            <w:right w:val="none" w:sz="0" w:space="0" w:color="auto"/>
          </w:divBdr>
        </w:div>
        <w:div w:id="425343053">
          <w:marLeft w:val="640"/>
          <w:marRight w:val="0"/>
          <w:marTop w:val="0"/>
          <w:marBottom w:val="0"/>
          <w:divBdr>
            <w:top w:val="none" w:sz="0" w:space="0" w:color="auto"/>
            <w:left w:val="none" w:sz="0" w:space="0" w:color="auto"/>
            <w:bottom w:val="none" w:sz="0" w:space="0" w:color="auto"/>
            <w:right w:val="none" w:sz="0" w:space="0" w:color="auto"/>
          </w:divBdr>
        </w:div>
        <w:div w:id="1896429397">
          <w:marLeft w:val="640"/>
          <w:marRight w:val="0"/>
          <w:marTop w:val="0"/>
          <w:marBottom w:val="0"/>
          <w:divBdr>
            <w:top w:val="none" w:sz="0" w:space="0" w:color="auto"/>
            <w:left w:val="none" w:sz="0" w:space="0" w:color="auto"/>
            <w:bottom w:val="none" w:sz="0" w:space="0" w:color="auto"/>
            <w:right w:val="none" w:sz="0" w:space="0" w:color="auto"/>
          </w:divBdr>
        </w:div>
        <w:div w:id="1157964195">
          <w:marLeft w:val="640"/>
          <w:marRight w:val="0"/>
          <w:marTop w:val="0"/>
          <w:marBottom w:val="0"/>
          <w:divBdr>
            <w:top w:val="none" w:sz="0" w:space="0" w:color="auto"/>
            <w:left w:val="none" w:sz="0" w:space="0" w:color="auto"/>
            <w:bottom w:val="none" w:sz="0" w:space="0" w:color="auto"/>
            <w:right w:val="none" w:sz="0" w:space="0" w:color="auto"/>
          </w:divBdr>
        </w:div>
        <w:div w:id="1890192219">
          <w:marLeft w:val="640"/>
          <w:marRight w:val="0"/>
          <w:marTop w:val="0"/>
          <w:marBottom w:val="0"/>
          <w:divBdr>
            <w:top w:val="none" w:sz="0" w:space="0" w:color="auto"/>
            <w:left w:val="none" w:sz="0" w:space="0" w:color="auto"/>
            <w:bottom w:val="none" w:sz="0" w:space="0" w:color="auto"/>
            <w:right w:val="none" w:sz="0" w:space="0" w:color="auto"/>
          </w:divBdr>
        </w:div>
        <w:div w:id="1081952933">
          <w:marLeft w:val="640"/>
          <w:marRight w:val="0"/>
          <w:marTop w:val="0"/>
          <w:marBottom w:val="0"/>
          <w:divBdr>
            <w:top w:val="none" w:sz="0" w:space="0" w:color="auto"/>
            <w:left w:val="none" w:sz="0" w:space="0" w:color="auto"/>
            <w:bottom w:val="none" w:sz="0" w:space="0" w:color="auto"/>
            <w:right w:val="none" w:sz="0" w:space="0" w:color="auto"/>
          </w:divBdr>
        </w:div>
        <w:div w:id="780489823">
          <w:marLeft w:val="640"/>
          <w:marRight w:val="0"/>
          <w:marTop w:val="0"/>
          <w:marBottom w:val="0"/>
          <w:divBdr>
            <w:top w:val="none" w:sz="0" w:space="0" w:color="auto"/>
            <w:left w:val="none" w:sz="0" w:space="0" w:color="auto"/>
            <w:bottom w:val="none" w:sz="0" w:space="0" w:color="auto"/>
            <w:right w:val="none" w:sz="0" w:space="0" w:color="auto"/>
          </w:divBdr>
        </w:div>
        <w:div w:id="1923298885">
          <w:marLeft w:val="640"/>
          <w:marRight w:val="0"/>
          <w:marTop w:val="0"/>
          <w:marBottom w:val="0"/>
          <w:divBdr>
            <w:top w:val="none" w:sz="0" w:space="0" w:color="auto"/>
            <w:left w:val="none" w:sz="0" w:space="0" w:color="auto"/>
            <w:bottom w:val="none" w:sz="0" w:space="0" w:color="auto"/>
            <w:right w:val="none" w:sz="0" w:space="0" w:color="auto"/>
          </w:divBdr>
        </w:div>
        <w:div w:id="334109520">
          <w:marLeft w:val="640"/>
          <w:marRight w:val="0"/>
          <w:marTop w:val="0"/>
          <w:marBottom w:val="0"/>
          <w:divBdr>
            <w:top w:val="none" w:sz="0" w:space="0" w:color="auto"/>
            <w:left w:val="none" w:sz="0" w:space="0" w:color="auto"/>
            <w:bottom w:val="none" w:sz="0" w:space="0" w:color="auto"/>
            <w:right w:val="none" w:sz="0" w:space="0" w:color="auto"/>
          </w:divBdr>
        </w:div>
        <w:div w:id="1777559300">
          <w:marLeft w:val="640"/>
          <w:marRight w:val="0"/>
          <w:marTop w:val="0"/>
          <w:marBottom w:val="0"/>
          <w:divBdr>
            <w:top w:val="none" w:sz="0" w:space="0" w:color="auto"/>
            <w:left w:val="none" w:sz="0" w:space="0" w:color="auto"/>
            <w:bottom w:val="none" w:sz="0" w:space="0" w:color="auto"/>
            <w:right w:val="none" w:sz="0" w:space="0" w:color="auto"/>
          </w:divBdr>
        </w:div>
        <w:div w:id="567106777">
          <w:marLeft w:val="640"/>
          <w:marRight w:val="0"/>
          <w:marTop w:val="0"/>
          <w:marBottom w:val="0"/>
          <w:divBdr>
            <w:top w:val="none" w:sz="0" w:space="0" w:color="auto"/>
            <w:left w:val="none" w:sz="0" w:space="0" w:color="auto"/>
            <w:bottom w:val="none" w:sz="0" w:space="0" w:color="auto"/>
            <w:right w:val="none" w:sz="0" w:space="0" w:color="auto"/>
          </w:divBdr>
        </w:div>
        <w:div w:id="310790653">
          <w:marLeft w:val="640"/>
          <w:marRight w:val="0"/>
          <w:marTop w:val="0"/>
          <w:marBottom w:val="0"/>
          <w:divBdr>
            <w:top w:val="none" w:sz="0" w:space="0" w:color="auto"/>
            <w:left w:val="none" w:sz="0" w:space="0" w:color="auto"/>
            <w:bottom w:val="none" w:sz="0" w:space="0" w:color="auto"/>
            <w:right w:val="none" w:sz="0" w:space="0" w:color="auto"/>
          </w:divBdr>
        </w:div>
        <w:div w:id="449859854">
          <w:marLeft w:val="640"/>
          <w:marRight w:val="0"/>
          <w:marTop w:val="0"/>
          <w:marBottom w:val="0"/>
          <w:divBdr>
            <w:top w:val="none" w:sz="0" w:space="0" w:color="auto"/>
            <w:left w:val="none" w:sz="0" w:space="0" w:color="auto"/>
            <w:bottom w:val="none" w:sz="0" w:space="0" w:color="auto"/>
            <w:right w:val="none" w:sz="0" w:space="0" w:color="auto"/>
          </w:divBdr>
        </w:div>
        <w:div w:id="600575240">
          <w:marLeft w:val="640"/>
          <w:marRight w:val="0"/>
          <w:marTop w:val="0"/>
          <w:marBottom w:val="0"/>
          <w:divBdr>
            <w:top w:val="none" w:sz="0" w:space="0" w:color="auto"/>
            <w:left w:val="none" w:sz="0" w:space="0" w:color="auto"/>
            <w:bottom w:val="none" w:sz="0" w:space="0" w:color="auto"/>
            <w:right w:val="none" w:sz="0" w:space="0" w:color="auto"/>
          </w:divBdr>
        </w:div>
        <w:div w:id="2020421895">
          <w:marLeft w:val="640"/>
          <w:marRight w:val="0"/>
          <w:marTop w:val="0"/>
          <w:marBottom w:val="0"/>
          <w:divBdr>
            <w:top w:val="none" w:sz="0" w:space="0" w:color="auto"/>
            <w:left w:val="none" w:sz="0" w:space="0" w:color="auto"/>
            <w:bottom w:val="none" w:sz="0" w:space="0" w:color="auto"/>
            <w:right w:val="none" w:sz="0" w:space="0" w:color="auto"/>
          </w:divBdr>
        </w:div>
        <w:div w:id="1633485054">
          <w:marLeft w:val="640"/>
          <w:marRight w:val="0"/>
          <w:marTop w:val="0"/>
          <w:marBottom w:val="0"/>
          <w:divBdr>
            <w:top w:val="none" w:sz="0" w:space="0" w:color="auto"/>
            <w:left w:val="none" w:sz="0" w:space="0" w:color="auto"/>
            <w:bottom w:val="none" w:sz="0" w:space="0" w:color="auto"/>
            <w:right w:val="none" w:sz="0" w:space="0" w:color="auto"/>
          </w:divBdr>
        </w:div>
        <w:div w:id="479926728">
          <w:marLeft w:val="640"/>
          <w:marRight w:val="0"/>
          <w:marTop w:val="0"/>
          <w:marBottom w:val="0"/>
          <w:divBdr>
            <w:top w:val="none" w:sz="0" w:space="0" w:color="auto"/>
            <w:left w:val="none" w:sz="0" w:space="0" w:color="auto"/>
            <w:bottom w:val="none" w:sz="0" w:space="0" w:color="auto"/>
            <w:right w:val="none" w:sz="0" w:space="0" w:color="auto"/>
          </w:divBdr>
        </w:div>
        <w:div w:id="241765279">
          <w:marLeft w:val="640"/>
          <w:marRight w:val="0"/>
          <w:marTop w:val="0"/>
          <w:marBottom w:val="0"/>
          <w:divBdr>
            <w:top w:val="none" w:sz="0" w:space="0" w:color="auto"/>
            <w:left w:val="none" w:sz="0" w:space="0" w:color="auto"/>
            <w:bottom w:val="none" w:sz="0" w:space="0" w:color="auto"/>
            <w:right w:val="none" w:sz="0" w:space="0" w:color="auto"/>
          </w:divBdr>
        </w:div>
        <w:div w:id="1814565595">
          <w:marLeft w:val="640"/>
          <w:marRight w:val="0"/>
          <w:marTop w:val="0"/>
          <w:marBottom w:val="0"/>
          <w:divBdr>
            <w:top w:val="none" w:sz="0" w:space="0" w:color="auto"/>
            <w:left w:val="none" w:sz="0" w:space="0" w:color="auto"/>
            <w:bottom w:val="none" w:sz="0" w:space="0" w:color="auto"/>
            <w:right w:val="none" w:sz="0" w:space="0" w:color="auto"/>
          </w:divBdr>
        </w:div>
        <w:div w:id="1501233460">
          <w:marLeft w:val="640"/>
          <w:marRight w:val="0"/>
          <w:marTop w:val="0"/>
          <w:marBottom w:val="0"/>
          <w:divBdr>
            <w:top w:val="none" w:sz="0" w:space="0" w:color="auto"/>
            <w:left w:val="none" w:sz="0" w:space="0" w:color="auto"/>
            <w:bottom w:val="none" w:sz="0" w:space="0" w:color="auto"/>
            <w:right w:val="none" w:sz="0" w:space="0" w:color="auto"/>
          </w:divBdr>
        </w:div>
        <w:div w:id="517623776">
          <w:marLeft w:val="640"/>
          <w:marRight w:val="0"/>
          <w:marTop w:val="0"/>
          <w:marBottom w:val="0"/>
          <w:divBdr>
            <w:top w:val="none" w:sz="0" w:space="0" w:color="auto"/>
            <w:left w:val="none" w:sz="0" w:space="0" w:color="auto"/>
            <w:bottom w:val="none" w:sz="0" w:space="0" w:color="auto"/>
            <w:right w:val="none" w:sz="0" w:space="0" w:color="auto"/>
          </w:divBdr>
        </w:div>
        <w:div w:id="1910192362">
          <w:marLeft w:val="640"/>
          <w:marRight w:val="0"/>
          <w:marTop w:val="0"/>
          <w:marBottom w:val="0"/>
          <w:divBdr>
            <w:top w:val="none" w:sz="0" w:space="0" w:color="auto"/>
            <w:left w:val="none" w:sz="0" w:space="0" w:color="auto"/>
            <w:bottom w:val="none" w:sz="0" w:space="0" w:color="auto"/>
            <w:right w:val="none" w:sz="0" w:space="0" w:color="auto"/>
          </w:divBdr>
        </w:div>
        <w:div w:id="1946157420">
          <w:marLeft w:val="640"/>
          <w:marRight w:val="0"/>
          <w:marTop w:val="0"/>
          <w:marBottom w:val="0"/>
          <w:divBdr>
            <w:top w:val="none" w:sz="0" w:space="0" w:color="auto"/>
            <w:left w:val="none" w:sz="0" w:space="0" w:color="auto"/>
            <w:bottom w:val="none" w:sz="0" w:space="0" w:color="auto"/>
            <w:right w:val="none" w:sz="0" w:space="0" w:color="auto"/>
          </w:divBdr>
        </w:div>
        <w:div w:id="140118297">
          <w:marLeft w:val="640"/>
          <w:marRight w:val="0"/>
          <w:marTop w:val="0"/>
          <w:marBottom w:val="0"/>
          <w:divBdr>
            <w:top w:val="none" w:sz="0" w:space="0" w:color="auto"/>
            <w:left w:val="none" w:sz="0" w:space="0" w:color="auto"/>
            <w:bottom w:val="none" w:sz="0" w:space="0" w:color="auto"/>
            <w:right w:val="none" w:sz="0" w:space="0" w:color="auto"/>
          </w:divBdr>
        </w:div>
        <w:div w:id="425156716">
          <w:marLeft w:val="640"/>
          <w:marRight w:val="0"/>
          <w:marTop w:val="0"/>
          <w:marBottom w:val="0"/>
          <w:divBdr>
            <w:top w:val="none" w:sz="0" w:space="0" w:color="auto"/>
            <w:left w:val="none" w:sz="0" w:space="0" w:color="auto"/>
            <w:bottom w:val="none" w:sz="0" w:space="0" w:color="auto"/>
            <w:right w:val="none" w:sz="0" w:space="0" w:color="auto"/>
          </w:divBdr>
        </w:div>
        <w:div w:id="762411852">
          <w:marLeft w:val="640"/>
          <w:marRight w:val="0"/>
          <w:marTop w:val="0"/>
          <w:marBottom w:val="0"/>
          <w:divBdr>
            <w:top w:val="none" w:sz="0" w:space="0" w:color="auto"/>
            <w:left w:val="none" w:sz="0" w:space="0" w:color="auto"/>
            <w:bottom w:val="none" w:sz="0" w:space="0" w:color="auto"/>
            <w:right w:val="none" w:sz="0" w:space="0" w:color="auto"/>
          </w:divBdr>
        </w:div>
        <w:div w:id="1237517653">
          <w:marLeft w:val="640"/>
          <w:marRight w:val="0"/>
          <w:marTop w:val="0"/>
          <w:marBottom w:val="0"/>
          <w:divBdr>
            <w:top w:val="none" w:sz="0" w:space="0" w:color="auto"/>
            <w:left w:val="none" w:sz="0" w:space="0" w:color="auto"/>
            <w:bottom w:val="none" w:sz="0" w:space="0" w:color="auto"/>
            <w:right w:val="none" w:sz="0" w:space="0" w:color="auto"/>
          </w:divBdr>
        </w:div>
        <w:div w:id="399257073">
          <w:marLeft w:val="640"/>
          <w:marRight w:val="0"/>
          <w:marTop w:val="0"/>
          <w:marBottom w:val="0"/>
          <w:divBdr>
            <w:top w:val="none" w:sz="0" w:space="0" w:color="auto"/>
            <w:left w:val="none" w:sz="0" w:space="0" w:color="auto"/>
            <w:bottom w:val="none" w:sz="0" w:space="0" w:color="auto"/>
            <w:right w:val="none" w:sz="0" w:space="0" w:color="auto"/>
          </w:divBdr>
        </w:div>
        <w:div w:id="297538119">
          <w:marLeft w:val="640"/>
          <w:marRight w:val="0"/>
          <w:marTop w:val="0"/>
          <w:marBottom w:val="0"/>
          <w:divBdr>
            <w:top w:val="none" w:sz="0" w:space="0" w:color="auto"/>
            <w:left w:val="none" w:sz="0" w:space="0" w:color="auto"/>
            <w:bottom w:val="none" w:sz="0" w:space="0" w:color="auto"/>
            <w:right w:val="none" w:sz="0" w:space="0" w:color="auto"/>
          </w:divBdr>
        </w:div>
        <w:div w:id="712079459">
          <w:marLeft w:val="640"/>
          <w:marRight w:val="0"/>
          <w:marTop w:val="0"/>
          <w:marBottom w:val="0"/>
          <w:divBdr>
            <w:top w:val="none" w:sz="0" w:space="0" w:color="auto"/>
            <w:left w:val="none" w:sz="0" w:space="0" w:color="auto"/>
            <w:bottom w:val="none" w:sz="0" w:space="0" w:color="auto"/>
            <w:right w:val="none" w:sz="0" w:space="0" w:color="auto"/>
          </w:divBdr>
        </w:div>
        <w:div w:id="419568350">
          <w:marLeft w:val="640"/>
          <w:marRight w:val="0"/>
          <w:marTop w:val="0"/>
          <w:marBottom w:val="0"/>
          <w:divBdr>
            <w:top w:val="none" w:sz="0" w:space="0" w:color="auto"/>
            <w:left w:val="none" w:sz="0" w:space="0" w:color="auto"/>
            <w:bottom w:val="none" w:sz="0" w:space="0" w:color="auto"/>
            <w:right w:val="none" w:sz="0" w:space="0" w:color="auto"/>
          </w:divBdr>
        </w:div>
        <w:div w:id="1473519934">
          <w:marLeft w:val="640"/>
          <w:marRight w:val="0"/>
          <w:marTop w:val="0"/>
          <w:marBottom w:val="0"/>
          <w:divBdr>
            <w:top w:val="none" w:sz="0" w:space="0" w:color="auto"/>
            <w:left w:val="none" w:sz="0" w:space="0" w:color="auto"/>
            <w:bottom w:val="none" w:sz="0" w:space="0" w:color="auto"/>
            <w:right w:val="none" w:sz="0" w:space="0" w:color="auto"/>
          </w:divBdr>
        </w:div>
        <w:div w:id="1289316725">
          <w:marLeft w:val="640"/>
          <w:marRight w:val="0"/>
          <w:marTop w:val="0"/>
          <w:marBottom w:val="0"/>
          <w:divBdr>
            <w:top w:val="none" w:sz="0" w:space="0" w:color="auto"/>
            <w:left w:val="none" w:sz="0" w:space="0" w:color="auto"/>
            <w:bottom w:val="none" w:sz="0" w:space="0" w:color="auto"/>
            <w:right w:val="none" w:sz="0" w:space="0" w:color="auto"/>
          </w:divBdr>
        </w:div>
        <w:div w:id="1167940521">
          <w:marLeft w:val="640"/>
          <w:marRight w:val="0"/>
          <w:marTop w:val="0"/>
          <w:marBottom w:val="0"/>
          <w:divBdr>
            <w:top w:val="none" w:sz="0" w:space="0" w:color="auto"/>
            <w:left w:val="none" w:sz="0" w:space="0" w:color="auto"/>
            <w:bottom w:val="none" w:sz="0" w:space="0" w:color="auto"/>
            <w:right w:val="none" w:sz="0" w:space="0" w:color="auto"/>
          </w:divBdr>
        </w:div>
        <w:div w:id="334771873">
          <w:marLeft w:val="640"/>
          <w:marRight w:val="0"/>
          <w:marTop w:val="0"/>
          <w:marBottom w:val="0"/>
          <w:divBdr>
            <w:top w:val="none" w:sz="0" w:space="0" w:color="auto"/>
            <w:left w:val="none" w:sz="0" w:space="0" w:color="auto"/>
            <w:bottom w:val="none" w:sz="0" w:space="0" w:color="auto"/>
            <w:right w:val="none" w:sz="0" w:space="0" w:color="auto"/>
          </w:divBdr>
        </w:div>
        <w:div w:id="1300110363">
          <w:marLeft w:val="640"/>
          <w:marRight w:val="0"/>
          <w:marTop w:val="0"/>
          <w:marBottom w:val="0"/>
          <w:divBdr>
            <w:top w:val="none" w:sz="0" w:space="0" w:color="auto"/>
            <w:left w:val="none" w:sz="0" w:space="0" w:color="auto"/>
            <w:bottom w:val="none" w:sz="0" w:space="0" w:color="auto"/>
            <w:right w:val="none" w:sz="0" w:space="0" w:color="auto"/>
          </w:divBdr>
        </w:div>
        <w:div w:id="1058816845">
          <w:marLeft w:val="640"/>
          <w:marRight w:val="0"/>
          <w:marTop w:val="0"/>
          <w:marBottom w:val="0"/>
          <w:divBdr>
            <w:top w:val="none" w:sz="0" w:space="0" w:color="auto"/>
            <w:left w:val="none" w:sz="0" w:space="0" w:color="auto"/>
            <w:bottom w:val="none" w:sz="0" w:space="0" w:color="auto"/>
            <w:right w:val="none" w:sz="0" w:space="0" w:color="auto"/>
          </w:divBdr>
        </w:div>
        <w:div w:id="1927423687">
          <w:marLeft w:val="640"/>
          <w:marRight w:val="0"/>
          <w:marTop w:val="0"/>
          <w:marBottom w:val="0"/>
          <w:divBdr>
            <w:top w:val="none" w:sz="0" w:space="0" w:color="auto"/>
            <w:left w:val="none" w:sz="0" w:space="0" w:color="auto"/>
            <w:bottom w:val="none" w:sz="0" w:space="0" w:color="auto"/>
            <w:right w:val="none" w:sz="0" w:space="0" w:color="auto"/>
          </w:divBdr>
        </w:div>
        <w:div w:id="689532723">
          <w:marLeft w:val="640"/>
          <w:marRight w:val="0"/>
          <w:marTop w:val="0"/>
          <w:marBottom w:val="0"/>
          <w:divBdr>
            <w:top w:val="none" w:sz="0" w:space="0" w:color="auto"/>
            <w:left w:val="none" w:sz="0" w:space="0" w:color="auto"/>
            <w:bottom w:val="none" w:sz="0" w:space="0" w:color="auto"/>
            <w:right w:val="none" w:sz="0" w:space="0" w:color="auto"/>
          </w:divBdr>
        </w:div>
        <w:div w:id="520439389">
          <w:marLeft w:val="640"/>
          <w:marRight w:val="0"/>
          <w:marTop w:val="0"/>
          <w:marBottom w:val="0"/>
          <w:divBdr>
            <w:top w:val="none" w:sz="0" w:space="0" w:color="auto"/>
            <w:left w:val="none" w:sz="0" w:space="0" w:color="auto"/>
            <w:bottom w:val="none" w:sz="0" w:space="0" w:color="auto"/>
            <w:right w:val="none" w:sz="0" w:space="0" w:color="auto"/>
          </w:divBdr>
        </w:div>
        <w:div w:id="2024741802">
          <w:marLeft w:val="640"/>
          <w:marRight w:val="0"/>
          <w:marTop w:val="0"/>
          <w:marBottom w:val="0"/>
          <w:divBdr>
            <w:top w:val="none" w:sz="0" w:space="0" w:color="auto"/>
            <w:left w:val="none" w:sz="0" w:space="0" w:color="auto"/>
            <w:bottom w:val="none" w:sz="0" w:space="0" w:color="auto"/>
            <w:right w:val="none" w:sz="0" w:space="0" w:color="auto"/>
          </w:divBdr>
        </w:div>
        <w:div w:id="1311130997">
          <w:marLeft w:val="640"/>
          <w:marRight w:val="0"/>
          <w:marTop w:val="0"/>
          <w:marBottom w:val="0"/>
          <w:divBdr>
            <w:top w:val="none" w:sz="0" w:space="0" w:color="auto"/>
            <w:left w:val="none" w:sz="0" w:space="0" w:color="auto"/>
            <w:bottom w:val="none" w:sz="0" w:space="0" w:color="auto"/>
            <w:right w:val="none" w:sz="0" w:space="0" w:color="auto"/>
          </w:divBdr>
        </w:div>
        <w:div w:id="849638340">
          <w:marLeft w:val="640"/>
          <w:marRight w:val="0"/>
          <w:marTop w:val="0"/>
          <w:marBottom w:val="0"/>
          <w:divBdr>
            <w:top w:val="none" w:sz="0" w:space="0" w:color="auto"/>
            <w:left w:val="none" w:sz="0" w:space="0" w:color="auto"/>
            <w:bottom w:val="none" w:sz="0" w:space="0" w:color="auto"/>
            <w:right w:val="none" w:sz="0" w:space="0" w:color="auto"/>
          </w:divBdr>
        </w:div>
        <w:div w:id="1178160703">
          <w:marLeft w:val="640"/>
          <w:marRight w:val="0"/>
          <w:marTop w:val="0"/>
          <w:marBottom w:val="0"/>
          <w:divBdr>
            <w:top w:val="none" w:sz="0" w:space="0" w:color="auto"/>
            <w:left w:val="none" w:sz="0" w:space="0" w:color="auto"/>
            <w:bottom w:val="none" w:sz="0" w:space="0" w:color="auto"/>
            <w:right w:val="none" w:sz="0" w:space="0" w:color="auto"/>
          </w:divBdr>
        </w:div>
        <w:div w:id="1814055929">
          <w:marLeft w:val="640"/>
          <w:marRight w:val="0"/>
          <w:marTop w:val="0"/>
          <w:marBottom w:val="0"/>
          <w:divBdr>
            <w:top w:val="none" w:sz="0" w:space="0" w:color="auto"/>
            <w:left w:val="none" w:sz="0" w:space="0" w:color="auto"/>
            <w:bottom w:val="none" w:sz="0" w:space="0" w:color="auto"/>
            <w:right w:val="none" w:sz="0" w:space="0" w:color="auto"/>
          </w:divBdr>
        </w:div>
        <w:div w:id="863788275">
          <w:marLeft w:val="640"/>
          <w:marRight w:val="0"/>
          <w:marTop w:val="0"/>
          <w:marBottom w:val="0"/>
          <w:divBdr>
            <w:top w:val="none" w:sz="0" w:space="0" w:color="auto"/>
            <w:left w:val="none" w:sz="0" w:space="0" w:color="auto"/>
            <w:bottom w:val="none" w:sz="0" w:space="0" w:color="auto"/>
            <w:right w:val="none" w:sz="0" w:space="0" w:color="auto"/>
          </w:divBdr>
        </w:div>
        <w:div w:id="1948005152">
          <w:marLeft w:val="640"/>
          <w:marRight w:val="0"/>
          <w:marTop w:val="0"/>
          <w:marBottom w:val="0"/>
          <w:divBdr>
            <w:top w:val="none" w:sz="0" w:space="0" w:color="auto"/>
            <w:left w:val="none" w:sz="0" w:space="0" w:color="auto"/>
            <w:bottom w:val="none" w:sz="0" w:space="0" w:color="auto"/>
            <w:right w:val="none" w:sz="0" w:space="0" w:color="auto"/>
          </w:divBdr>
        </w:div>
        <w:div w:id="1833060244">
          <w:marLeft w:val="640"/>
          <w:marRight w:val="0"/>
          <w:marTop w:val="0"/>
          <w:marBottom w:val="0"/>
          <w:divBdr>
            <w:top w:val="none" w:sz="0" w:space="0" w:color="auto"/>
            <w:left w:val="none" w:sz="0" w:space="0" w:color="auto"/>
            <w:bottom w:val="none" w:sz="0" w:space="0" w:color="auto"/>
            <w:right w:val="none" w:sz="0" w:space="0" w:color="auto"/>
          </w:divBdr>
        </w:div>
        <w:div w:id="432240994">
          <w:marLeft w:val="640"/>
          <w:marRight w:val="0"/>
          <w:marTop w:val="0"/>
          <w:marBottom w:val="0"/>
          <w:divBdr>
            <w:top w:val="none" w:sz="0" w:space="0" w:color="auto"/>
            <w:left w:val="none" w:sz="0" w:space="0" w:color="auto"/>
            <w:bottom w:val="none" w:sz="0" w:space="0" w:color="auto"/>
            <w:right w:val="none" w:sz="0" w:space="0" w:color="auto"/>
          </w:divBdr>
        </w:div>
        <w:div w:id="1329167029">
          <w:marLeft w:val="640"/>
          <w:marRight w:val="0"/>
          <w:marTop w:val="0"/>
          <w:marBottom w:val="0"/>
          <w:divBdr>
            <w:top w:val="none" w:sz="0" w:space="0" w:color="auto"/>
            <w:left w:val="none" w:sz="0" w:space="0" w:color="auto"/>
            <w:bottom w:val="none" w:sz="0" w:space="0" w:color="auto"/>
            <w:right w:val="none" w:sz="0" w:space="0" w:color="auto"/>
          </w:divBdr>
        </w:div>
        <w:div w:id="548420435">
          <w:marLeft w:val="640"/>
          <w:marRight w:val="0"/>
          <w:marTop w:val="0"/>
          <w:marBottom w:val="0"/>
          <w:divBdr>
            <w:top w:val="none" w:sz="0" w:space="0" w:color="auto"/>
            <w:left w:val="none" w:sz="0" w:space="0" w:color="auto"/>
            <w:bottom w:val="none" w:sz="0" w:space="0" w:color="auto"/>
            <w:right w:val="none" w:sz="0" w:space="0" w:color="auto"/>
          </w:divBdr>
        </w:div>
        <w:div w:id="42297289">
          <w:marLeft w:val="640"/>
          <w:marRight w:val="0"/>
          <w:marTop w:val="0"/>
          <w:marBottom w:val="0"/>
          <w:divBdr>
            <w:top w:val="none" w:sz="0" w:space="0" w:color="auto"/>
            <w:left w:val="none" w:sz="0" w:space="0" w:color="auto"/>
            <w:bottom w:val="none" w:sz="0" w:space="0" w:color="auto"/>
            <w:right w:val="none" w:sz="0" w:space="0" w:color="auto"/>
          </w:divBdr>
        </w:div>
        <w:div w:id="914970805">
          <w:marLeft w:val="640"/>
          <w:marRight w:val="0"/>
          <w:marTop w:val="0"/>
          <w:marBottom w:val="0"/>
          <w:divBdr>
            <w:top w:val="none" w:sz="0" w:space="0" w:color="auto"/>
            <w:left w:val="none" w:sz="0" w:space="0" w:color="auto"/>
            <w:bottom w:val="none" w:sz="0" w:space="0" w:color="auto"/>
            <w:right w:val="none" w:sz="0" w:space="0" w:color="auto"/>
          </w:divBdr>
        </w:div>
        <w:div w:id="1224290661">
          <w:marLeft w:val="640"/>
          <w:marRight w:val="0"/>
          <w:marTop w:val="0"/>
          <w:marBottom w:val="0"/>
          <w:divBdr>
            <w:top w:val="none" w:sz="0" w:space="0" w:color="auto"/>
            <w:left w:val="none" w:sz="0" w:space="0" w:color="auto"/>
            <w:bottom w:val="none" w:sz="0" w:space="0" w:color="auto"/>
            <w:right w:val="none" w:sz="0" w:space="0" w:color="auto"/>
          </w:divBdr>
        </w:div>
        <w:div w:id="176890150">
          <w:marLeft w:val="640"/>
          <w:marRight w:val="0"/>
          <w:marTop w:val="0"/>
          <w:marBottom w:val="0"/>
          <w:divBdr>
            <w:top w:val="none" w:sz="0" w:space="0" w:color="auto"/>
            <w:left w:val="none" w:sz="0" w:space="0" w:color="auto"/>
            <w:bottom w:val="none" w:sz="0" w:space="0" w:color="auto"/>
            <w:right w:val="none" w:sz="0" w:space="0" w:color="auto"/>
          </w:divBdr>
        </w:div>
        <w:div w:id="876550540">
          <w:marLeft w:val="640"/>
          <w:marRight w:val="0"/>
          <w:marTop w:val="0"/>
          <w:marBottom w:val="0"/>
          <w:divBdr>
            <w:top w:val="none" w:sz="0" w:space="0" w:color="auto"/>
            <w:left w:val="none" w:sz="0" w:space="0" w:color="auto"/>
            <w:bottom w:val="none" w:sz="0" w:space="0" w:color="auto"/>
            <w:right w:val="none" w:sz="0" w:space="0" w:color="auto"/>
          </w:divBdr>
        </w:div>
        <w:div w:id="846599263">
          <w:marLeft w:val="640"/>
          <w:marRight w:val="0"/>
          <w:marTop w:val="0"/>
          <w:marBottom w:val="0"/>
          <w:divBdr>
            <w:top w:val="none" w:sz="0" w:space="0" w:color="auto"/>
            <w:left w:val="none" w:sz="0" w:space="0" w:color="auto"/>
            <w:bottom w:val="none" w:sz="0" w:space="0" w:color="auto"/>
            <w:right w:val="none" w:sz="0" w:space="0" w:color="auto"/>
          </w:divBdr>
        </w:div>
        <w:div w:id="336158454">
          <w:marLeft w:val="640"/>
          <w:marRight w:val="0"/>
          <w:marTop w:val="0"/>
          <w:marBottom w:val="0"/>
          <w:divBdr>
            <w:top w:val="none" w:sz="0" w:space="0" w:color="auto"/>
            <w:left w:val="none" w:sz="0" w:space="0" w:color="auto"/>
            <w:bottom w:val="none" w:sz="0" w:space="0" w:color="auto"/>
            <w:right w:val="none" w:sz="0" w:space="0" w:color="auto"/>
          </w:divBdr>
        </w:div>
        <w:div w:id="907544215">
          <w:marLeft w:val="640"/>
          <w:marRight w:val="0"/>
          <w:marTop w:val="0"/>
          <w:marBottom w:val="0"/>
          <w:divBdr>
            <w:top w:val="none" w:sz="0" w:space="0" w:color="auto"/>
            <w:left w:val="none" w:sz="0" w:space="0" w:color="auto"/>
            <w:bottom w:val="none" w:sz="0" w:space="0" w:color="auto"/>
            <w:right w:val="none" w:sz="0" w:space="0" w:color="auto"/>
          </w:divBdr>
        </w:div>
        <w:div w:id="1441409282">
          <w:marLeft w:val="640"/>
          <w:marRight w:val="0"/>
          <w:marTop w:val="0"/>
          <w:marBottom w:val="0"/>
          <w:divBdr>
            <w:top w:val="none" w:sz="0" w:space="0" w:color="auto"/>
            <w:left w:val="none" w:sz="0" w:space="0" w:color="auto"/>
            <w:bottom w:val="none" w:sz="0" w:space="0" w:color="auto"/>
            <w:right w:val="none" w:sz="0" w:space="0" w:color="auto"/>
          </w:divBdr>
        </w:div>
        <w:div w:id="1448550026">
          <w:marLeft w:val="640"/>
          <w:marRight w:val="0"/>
          <w:marTop w:val="0"/>
          <w:marBottom w:val="0"/>
          <w:divBdr>
            <w:top w:val="none" w:sz="0" w:space="0" w:color="auto"/>
            <w:left w:val="none" w:sz="0" w:space="0" w:color="auto"/>
            <w:bottom w:val="none" w:sz="0" w:space="0" w:color="auto"/>
            <w:right w:val="none" w:sz="0" w:space="0" w:color="auto"/>
          </w:divBdr>
        </w:div>
        <w:div w:id="587075583">
          <w:marLeft w:val="640"/>
          <w:marRight w:val="0"/>
          <w:marTop w:val="0"/>
          <w:marBottom w:val="0"/>
          <w:divBdr>
            <w:top w:val="none" w:sz="0" w:space="0" w:color="auto"/>
            <w:left w:val="none" w:sz="0" w:space="0" w:color="auto"/>
            <w:bottom w:val="none" w:sz="0" w:space="0" w:color="auto"/>
            <w:right w:val="none" w:sz="0" w:space="0" w:color="auto"/>
          </w:divBdr>
        </w:div>
        <w:div w:id="968362915">
          <w:marLeft w:val="640"/>
          <w:marRight w:val="0"/>
          <w:marTop w:val="0"/>
          <w:marBottom w:val="0"/>
          <w:divBdr>
            <w:top w:val="none" w:sz="0" w:space="0" w:color="auto"/>
            <w:left w:val="none" w:sz="0" w:space="0" w:color="auto"/>
            <w:bottom w:val="none" w:sz="0" w:space="0" w:color="auto"/>
            <w:right w:val="none" w:sz="0" w:space="0" w:color="auto"/>
          </w:divBdr>
        </w:div>
        <w:div w:id="41254176">
          <w:marLeft w:val="640"/>
          <w:marRight w:val="0"/>
          <w:marTop w:val="0"/>
          <w:marBottom w:val="0"/>
          <w:divBdr>
            <w:top w:val="none" w:sz="0" w:space="0" w:color="auto"/>
            <w:left w:val="none" w:sz="0" w:space="0" w:color="auto"/>
            <w:bottom w:val="none" w:sz="0" w:space="0" w:color="auto"/>
            <w:right w:val="none" w:sz="0" w:space="0" w:color="auto"/>
          </w:divBdr>
        </w:div>
        <w:div w:id="1428572807">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0360553">
      <w:bodyDiv w:val="1"/>
      <w:marLeft w:val="0"/>
      <w:marRight w:val="0"/>
      <w:marTop w:val="0"/>
      <w:marBottom w:val="0"/>
      <w:divBdr>
        <w:top w:val="none" w:sz="0" w:space="0" w:color="auto"/>
        <w:left w:val="none" w:sz="0" w:space="0" w:color="auto"/>
        <w:bottom w:val="none" w:sz="0" w:space="0" w:color="auto"/>
        <w:right w:val="none" w:sz="0" w:space="0" w:color="auto"/>
      </w:divBdr>
      <w:divsChild>
        <w:div w:id="576477894">
          <w:marLeft w:val="640"/>
          <w:marRight w:val="0"/>
          <w:marTop w:val="0"/>
          <w:marBottom w:val="0"/>
          <w:divBdr>
            <w:top w:val="none" w:sz="0" w:space="0" w:color="auto"/>
            <w:left w:val="none" w:sz="0" w:space="0" w:color="auto"/>
            <w:bottom w:val="none" w:sz="0" w:space="0" w:color="auto"/>
            <w:right w:val="none" w:sz="0" w:space="0" w:color="auto"/>
          </w:divBdr>
        </w:div>
        <w:div w:id="2036073728">
          <w:marLeft w:val="640"/>
          <w:marRight w:val="0"/>
          <w:marTop w:val="0"/>
          <w:marBottom w:val="0"/>
          <w:divBdr>
            <w:top w:val="none" w:sz="0" w:space="0" w:color="auto"/>
            <w:left w:val="none" w:sz="0" w:space="0" w:color="auto"/>
            <w:bottom w:val="none" w:sz="0" w:space="0" w:color="auto"/>
            <w:right w:val="none" w:sz="0" w:space="0" w:color="auto"/>
          </w:divBdr>
        </w:div>
        <w:div w:id="1640918496">
          <w:marLeft w:val="640"/>
          <w:marRight w:val="0"/>
          <w:marTop w:val="0"/>
          <w:marBottom w:val="0"/>
          <w:divBdr>
            <w:top w:val="none" w:sz="0" w:space="0" w:color="auto"/>
            <w:left w:val="none" w:sz="0" w:space="0" w:color="auto"/>
            <w:bottom w:val="none" w:sz="0" w:space="0" w:color="auto"/>
            <w:right w:val="none" w:sz="0" w:space="0" w:color="auto"/>
          </w:divBdr>
        </w:div>
        <w:div w:id="1437948885">
          <w:marLeft w:val="640"/>
          <w:marRight w:val="0"/>
          <w:marTop w:val="0"/>
          <w:marBottom w:val="0"/>
          <w:divBdr>
            <w:top w:val="none" w:sz="0" w:space="0" w:color="auto"/>
            <w:left w:val="none" w:sz="0" w:space="0" w:color="auto"/>
            <w:bottom w:val="none" w:sz="0" w:space="0" w:color="auto"/>
            <w:right w:val="none" w:sz="0" w:space="0" w:color="auto"/>
          </w:divBdr>
        </w:div>
        <w:div w:id="703141604">
          <w:marLeft w:val="640"/>
          <w:marRight w:val="0"/>
          <w:marTop w:val="0"/>
          <w:marBottom w:val="0"/>
          <w:divBdr>
            <w:top w:val="none" w:sz="0" w:space="0" w:color="auto"/>
            <w:left w:val="none" w:sz="0" w:space="0" w:color="auto"/>
            <w:bottom w:val="none" w:sz="0" w:space="0" w:color="auto"/>
            <w:right w:val="none" w:sz="0" w:space="0" w:color="auto"/>
          </w:divBdr>
        </w:div>
        <w:div w:id="1206992351">
          <w:marLeft w:val="640"/>
          <w:marRight w:val="0"/>
          <w:marTop w:val="0"/>
          <w:marBottom w:val="0"/>
          <w:divBdr>
            <w:top w:val="none" w:sz="0" w:space="0" w:color="auto"/>
            <w:left w:val="none" w:sz="0" w:space="0" w:color="auto"/>
            <w:bottom w:val="none" w:sz="0" w:space="0" w:color="auto"/>
            <w:right w:val="none" w:sz="0" w:space="0" w:color="auto"/>
          </w:divBdr>
        </w:div>
        <w:div w:id="520046477">
          <w:marLeft w:val="640"/>
          <w:marRight w:val="0"/>
          <w:marTop w:val="0"/>
          <w:marBottom w:val="0"/>
          <w:divBdr>
            <w:top w:val="none" w:sz="0" w:space="0" w:color="auto"/>
            <w:left w:val="none" w:sz="0" w:space="0" w:color="auto"/>
            <w:bottom w:val="none" w:sz="0" w:space="0" w:color="auto"/>
            <w:right w:val="none" w:sz="0" w:space="0" w:color="auto"/>
          </w:divBdr>
        </w:div>
        <w:div w:id="310521174">
          <w:marLeft w:val="640"/>
          <w:marRight w:val="0"/>
          <w:marTop w:val="0"/>
          <w:marBottom w:val="0"/>
          <w:divBdr>
            <w:top w:val="none" w:sz="0" w:space="0" w:color="auto"/>
            <w:left w:val="none" w:sz="0" w:space="0" w:color="auto"/>
            <w:bottom w:val="none" w:sz="0" w:space="0" w:color="auto"/>
            <w:right w:val="none" w:sz="0" w:space="0" w:color="auto"/>
          </w:divBdr>
        </w:div>
        <w:div w:id="1585339844">
          <w:marLeft w:val="640"/>
          <w:marRight w:val="0"/>
          <w:marTop w:val="0"/>
          <w:marBottom w:val="0"/>
          <w:divBdr>
            <w:top w:val="none" w:sz="0" w:space="0" w:color="auto"/>
            <w:left w:val="none" w:sz="0" w:space="0" w:color="auto"/>
            <w:bottom w:val="none" w:sz="0" w:space="0" w:color="auto"/>
            <w:right w:val="none" w:sz="0" w:space="0" w:color="auto"/>
          </w:divBdr>
        </w:div>
        <w:div w:id="1016737664">
          <w:marLeft w:val="640"/>
          <w:marRight w:val="0"/>
          <w:marTop w:val="0"/>
          <w:marBottom w:val="0"/>
          <w:divBdr>
            <w:top w:val="none" w:sz="0" w:space="0" w:color="auto"/>
            <w:left w:val="none" w:sz="0" w:space="0" w:color="auto"/>
            <w:bottom w:val="none" w:sz="0" w:space="0" w:color="auto"/>
            <w:right w:val="none" w:sz="0" w:space="0" w:color="auto"/>
          </w:divBdr>
        </w:div>
        <w:div w:id="1710832786">
          <w:marLeft w:val="640"/>
          <w:marRight w:val="0"/>
          <w:marTop w:val="0"/>
          <w:marBottom w:val="0"/>
          <w:divBdr>
            <w:top w:val="none" w:sz="0" w:space="0" w:color="auto"/>
            <w:left w:val="none" w:sz="0" w:space="0" w:color="auto"/>
            <w:bottom w:val="none" w:sz="0" w:space="0" w:color="auto"/>
            <w:right w:val="none" w:sz="0" w:space="0" w:color="auto"/>
          </w:divBdr>
        </w:div>
        <w:div w:id="1495534059">
          <w:marLeft w:val="640"/>
          <w:marRight w:val="0"/>
          <w:marTop w:val="0"/>
          <w:marBottom w:val="0"/>
          <w:divBdr>
            <w:top w:val="none" w:sz="0" w:space="0" w:color="auto"/>
            <w:left w:val="none" w:sz="0" w:space="0" w:color="auto"/>
            <w:bottom w:val="none" w:sz="0" w:space="0" w:color="auto"/>
            <w:right w:val="none" w:sz="0" w:space="0" w:color="auto"/>
          </w:divBdr>
        </w:div>
        <w:div w:id="2517989">
          <w:marLeft w:val="640"/>
          <w:marRight w:val="0"/>
          <w:marTop w:val="0"/>
          <w:marBottom w:val="0"/>
          <w:divBdr>
            <w:top w:val="none" w:sz="0" w:space="0" w:color="auto"/>
            <w:left w:val="none" w:sz="0" w:space="0" w:color="auto"/>
            <w:bottom w:val="none" w:sz="0" w:space="0" w:color="auto"/>
            <w:right w:val="none" w:sz="0" w:space="0" w:color="auto"/>
          </w:divBdr>
        </w:div>
        <w:div w:id="1630084670">
          <w:marLeft w:val="640"/>
          <w:marRight w:val="0"/>
          <w:marTop w:val="0"/>
          <w:marBottom w:val="0"/>
          <w:divBdr>
            <w:top w:val="none" w:sz="0" w:space="0" w:color="auto"/>
            <w:left w:val="none" w:sz="0" w:space="0" w:color="auto"/>
            <w:bottom w:val="none" w:sz="0" w:space="0" w:color="auto"/>
            <w:right w:val="none" w:sz="0" w:space="0" w:color="auto"/>
          </w:divBdr>
        </w:div>
        <w:div w:id="776414871">
          <w:marLeft w:val="640"/>
          <w:marRight w:val="0"/>
          <w:marTop w:val="0"/>
          <w:marBottom w:val="0"/>
          <w:divBdr>
            <w:top w:val="none" w:sz="0" w:space="0" w:color="auto"/>
            <w:left w:val="none" w:sz="0" w:space="0" w:color="auto"/>
            <w:bottom w:val="none" w:sz="0" w:space="0" w:color="auto"/>
            <w:right w:val="none" w:sz="0" w:space="0" w:color="auto"/>
          </w:divBdr>
        </w:div>
        <w:div w:id="2130002055">
          <w:marLeft w:val="640"/>
          <w:marRight w:val="0"/>
          <w:marTop w:val="0"/>
          <w:marBottom w:val="0"/>
          <w:divBdr>
            <w:top w:val="none" w:sz="0" w:space="0" w:color="auto"/>
            <w:left w:val="none" w:sz="0" w:space="0" w:color="auto"/>
            <w:bottom w:val="none" w:sz="0" w:space="0" w:color="auto"/>
            <w:right w:val="none" w:sz="0" w:space="0" w:color="auto"/>
          </w:divBdr>
        </w:div>
        <w:div w:id="294608255">
          <w:marLeft w:val="640"/>
          <w:marRight w:val="0"/>
          <w:marTop w:val="0"/>
          <w:marBottom w:val="0"/>
          <w:divBdr>
            <w:top w:val="none" w:sz="0" w:space="0" w:color="auto"/>
            <w:left w:val="none" w:sz="0" w:space="0" w:color="auto"/>
            <w:bottom w:val="none" w:sz="0" w:space="0" w:color="auto"/>
            <w:right w:val="none" w:sz="0" w:space="0" w:color="auto"/>
          </w:divBdr>
        </w:div>
        <w:div w:id="2115205383">
          <w:marLeft w:val="640"/>
          <w:marRight w:val="0"/>
          <w:marTop w:val="0"/>
          <w:marBottom w:val="0"/>
          <w:divBdr>
            <w:top w:val="none" w:sz="0" w:space="0" w:color="auto"/>
            <w:left w:val="none" w:sz="0" w:space="0" w:color="auto"/>
            <w:bottom w:val="none" w:sz="0" w:space="0" w:color="auto"/>
            <w:right w:val="none" w:sz="0" w:space="0" w:color="auto"/>
          </w:divBdr>
        </w:div>
        <w:div w:id="1086196812">
          <w:marLeft w:val="640"/>
          <w:marRight w:val="0"/>
          <w:marTop w:val="0"/>
          <w:marBottom w:val="0"/>
          <w:divBdr>
            <w:top w:val="none" w:sz="0" w:space="0" w:color="auto"/>
            <w:left w:val="none" w:sz="0" w:space="0" w:color="auto"/>
            <w:bottom w:val="none" w:sz="0" w:space="0" w:color="auto"/>
            <w:right w:val="none" w:sz="0" w:space="0" w:color="auto"/>
          </w:divBdr>
        </w:div>
        <w:div w:id="1342706016">
          <w:marLeft w:val="640"/>
          <w:marRight w:val="0"/>
          <w:marTop w:val="0"/>
          <w:marBottom w:val="0"/>
          <w:divBdr>
            <w:top w:val="none" w:sz="0" w:space="0" w:color="auto"/>
            <w:left w:val="none" w:sz="0" w:space="0" w:color="auto"/>
            <w:bottom w:val="none" w:sz="0" w:space="0" w:color="auto"/>
            <w:right w:val="none" w:sz="0" w:space="0" w:color="auto"/>
          </w:divBdr>
        </w:div>
        <w:div w:id="628631439">
          <w:marLeft w:val="640"/>
          <w:marRight w:val="0"/>
          <w:marTop w:val="0"/>
          <w:marBottom w:val="0"/>
          <w:divBdr>
            <w:top w:val="none" w:sz="0" w:space="0" w:color="auto"/>
            <w:left w:val="none" w:sz="0" w:space="0" w:color="auto"/>
            <w:bottom w:val="none" w:sz="0" w:space="0" w:color="auto"/>
            <w:right w:val="none" w:sz="0" w:space="0" w:color="auto"/>
          </w:divBdr>
        </w:div>
        <w:div w:id="1044521613">
          <w:marLeft w:val="640"/>
          <w:marRight w:val="0"/>
          <w:marTop w:val="0"/>
          <w:marBottom w:val="0"/>
          <w:divBdr>
            <w:top w:val="none" w:sz="0" w:space="0" w:color="auto"/>
            <w:left w:val="none" w:sz="0" w:space="0" w:color="auto"/>
            <w:bottom w:val="none" w:sz="0" w:space="0" w:color="auto"/>
            <w:right w:val="none" w:sz="0" w:space="0" w:color="auto"/>
          </w:divBdr>
        </w:div>
        <w:div w:id="17121619">
          <w:marLeft w:val="640"/>
          <w:marRight w:val="0"/>
          <w:marTop w:val="0"/>
          <w:marBottom w:val="0"/>
          <w:divBdr>
            <w:top w:val="none" w:sz="0" w:space="0" w:color="auto"/>
            <w:left w:val="none" w:sz="0" w:space="0" w:color="auto"/>
            <w:bottom w:val="none" w:sz="0" w:space="0" w:color="auto"/>
            <w:right w:val="none" w:sz="0" w:space="0" w:color="auto"/>
          </w:divBdr>
        </w:div>
        <w:div w:id="483281894">
          <w:marLeft w:val="640"/>
          <w:marRight w:val="0"/>
          <w:marTop w:val="0"/>
          <w:marBottom w:val="0"/>
          <w:divBdr>
            <w:top w:val="none" w:sz="0" w:space="0" w:color="auto"/>
            <w:left w:val="none" w:sz="0" w:space="0" w:color="auto"/>
            <w:bottom w:val="none" w:sz="0" w:space="0" w:color="auto"/>
            <w:right w:val="none" w:sz="0" w:space="0" w:color="auto"/>
          </w:divBdr>
        </w:div>
        <w:div w:id="1708097042">
          <w:marLeft w:val="640"/>
          <w:marRight w:val="0"/>
          <w:marTop w:val="0"/>
          <w:marBottom w:val="0"/>
          <w:divBdr>
            <w:top w:val="none" w:sz="0" w:space="0" w:color="auto"/>
            <w:left w:val="none" w:sz="0" w:space="0" w:color="auto"/>
            <w:bottom w:val="none" w:sz="0" w:space="0" w:color="auto"/>
            <w:right w:val="none" w:sz="0" w:space="0" w:color="auto"/>
          </w:divBdr>
        </w:div>
        <w:div w:id="327752175">
          <w:marLeft w:val="640"/>
          <w:marRight w:val="0"/>
          <w:marTop w:val="0"/>
          <w:marBottom w:val="0"/>
          <w:divBdr>
            <w:top w:val="none" w:sz="0" w:space="0" w:color="auto"/>
            <w:left w:val="none" w:sz="0" w:space="0" w:color="auto"/>
            <w:bottom w:val="none" w:sz="0" w:space="0" w:color="auto"/>
            <w:right w:val="none" w:sz="0" w:space="0" w:color="auto"/>
          </w:divBdr>
        </w:div>
        <w:div w:id="48263586">
          <w:marLeft w:val="640"/>
          <w:marRight w:val="0"/>
          <w:marTop w:val="0"/>
          <w:marBottom w:val="0"/>
          <w:divBdr>
            <w:top w:val="none" w:sz="0" w:space="0" w:color="auto"/>
            <w:left w:val="none" w:sz="0" w:space="0" w:color="auto"/>
            <w:bottom w:val="none" w:sz="0" w:space="0" w:color="auto"/>
            <w:right w:val="none" w:sz="0" w:space="0" w:color="auto"/>
          </w:divBdr>
        </w:div>
        <w:div w:id="50420583">
          <w:marLeft w:val="640"/>
          <w:marRight w:val="0"/>
          <w:marTop w:val="0"/>
          <w:marBottom w:val="0"/>
          <w:divBdr>
            <w:top w:val="none" w:sz="0" w:space="0" w:color="auto"/>
            <w:left w:val="none" w:sz="0" w:space="0" w:color="auto"/>
            <w:bottom w:val="none" w:sz="0" w:space="0" w:color="auto"/>
            <w:right w:val="none" w:sz="0" w:space="0" w:color="auto"/>
          </w:divBdr>
        </w:div>
        <w:div w:id="730811137">
          <w:marLeft w:val="640"/>
          <w:marRight w:val="0"/>
          <w:marTop w:val="0"/>
          <w:marBottom w:val="0"/>
          <w:divBdr>
            <w:top w:val="none" w:sz="0" w:space="0" w:color="auto"/>
            <w:left w:val="none" w:sz="0" w:space="0" w:color="auto"/>
            <w:bottom w:val="none" w:sz="0" w:space="0" w:color="auto"/>
            <w:right w:val="none" w:sz="0" w:space="0" w:color="auto"/>
          </w:divBdr>
        </w:div>
        <w:div w:id="115414528">
          <w:marLeft w:val="640"/>
          <w:marRight w:val="0"/>
          <w:marTop w:val="0"/>
          <w:marBottom w:val="0"/>
          <w:divBdr>
            <w:top w:val="none" w:sz="0" w:space="0" w:color="auto"/>
            <w:left w:val="none" w:sz="0" w:space="0" w:color="auto"/>
            <w:bottom w:val="none" w:sz="0" w:space="0" w:color="auto"/>
            <w:right w:val="none" w:sz="0" w:space="0" w:color="auto"/>
          </w:divBdr>
        </w:div>
        <w:div w:id="507987296">
          <w:marLeft w:val="640"/>
          <w:marRight w:val="0"/>
          <w:marTop w:val="0"/>
          <w:marBottom w:val="0"/>
          <w:divBdr>
            <w:top w:val="none" w:sz="0" w:space="0" w:color="auto"/>
            <w:left w:val="none" w:sz="0" w:space="0" w:color="auto"/>
            <w:bottom w:val="none" w:sz="0" w:space="0" w:color="auto"/>
            <w:right w:val="none" w:sz="0" w:space="0" w:color="auto"/>
          </w:divBdr>
        </w:div>
        <w:div w:id="583419793">
          <w:marLeft w:val="640"/>
          <w:marRight w:val="0"/>
          <w:marTop w:val="0"/>
          <w:marBottom w:val="0"/>
          <w:divBdr>
            <w:top w:val="none" w:sz="0" w:space="0" w:color="auto"/>
            <w:left w:val="none" w:sz="0" w:space="0" w:color="auto"/>
            <w:bottom w:val="none" w:sz="0" w:space="0" w:color="auto"/>
            <w:right w:val="none" w:sz="0" w:space="0" w:color="auto"/>
          </w:divBdr>
        </w:div>
        <w:div w:id="288173797">
          <w:marLeft w:val="640"/>
          <w:marRight w:val="0"/>
          <w:marTop w:val="0"/>
          <w:marBottom w:val="0"/>
          <w:divBdr>
            <w:top w:val="none" w:sz="0" w:space="0" w:color="auto"/>
            <w:left w:val="none" w:sz="0" w:space="0" w:color="auto"/>
            <w:bottom w:val="none" w:sz="0" w:space="0" w:color="auto"/>
            <w:right w:val="none" w:sz="0" w:space="0" w:color="auto"/>
          </w:divBdr>
        </w:div>
        <w:div w:id="721366672">
          <w:marLeft w:val="640"/>
          <w:marRight w:val="0"/>
          <w:marTop w:val="0"/>
          <w:marBottom w:val="0"/>
          <w:divBdr>
            <w:top w:val="none" w:sz="0" w:space="0" w:color="auto"/>
            <w:left w:val="none" w:sz="0" w:space="0" w:color="auto"/>
            <w:bottom w:val="none" w:sz="0" w:space="0" w:color="auto"/>
            <w:right w:val="none" w:sz="0" w:space="0" w:color="auto"/>
          </w:divBdr>
        </w:div>
        <w:div w:id="1345477813">
          <w:marLeft w:val="640"/>
          <w:marRight w:val="0"/>
          <w:marTop w:val="0"/>
          <w:marBottom w:val="0"/>
          <w:divBdr>
            <w:top w:val="none" w:sz="0" w:space="0" w:color="auto"/>
            <w:left w:val="none" w:sz="0" w:space="0" w:color="auto"/>
            <w:bottom w:val="none" w:sz="0" w:space="0" w:color="auto"/>
            <w:right w:val="none" w:sz="0" w:space="0" w:color="auto"/>
          </w:divBdr>
        </w:div>
        <w:div w:id="789276935">
          <w:marLeft w:val="640"/>
          <w:marRight w:val="0"/>
          <w:marTop w:val="0"/>
          <w:marBottom w:val="0"/>
          <w:divBdr>
            <w:top w:val="none" w:sz="0" w:space="0" w:color="auto"/>
            <w:left w:val="none" w:sz="0" w:space="0" w:color="auto"/>
            <w:bottom w:val="none" w:sz="0" w:space="0" w:color="auto"/>
            <w:right w:val="none" w:sz="0" w:space="0" w:color="auto"/>
          </w:divBdr>
        </w:div>
        <w:div w:id="1313831716">
          <w:marLeft w:val="640"/>
          <w:marRight w:val="0"/>
          <w:marTop w:val="0"/>
          <w:marBottom w:val="0"/>
          <w:divBdr>
            <w:top w:val="none" w:sz="0" w:space="0" w:color="auto"/>
            <w:left w:val="none" w:sz="0" w:space="0" w:color="auto"/>
            <w:bottom w:val="none" w:sz="0" w:space="0" w:color="auto"/>
            <w:right w:val="none" w:sz="0" w:space="0" w:color="auto"/>
          </w:divBdr>
        </w:div>
        <w:div w:id="1330477177">
          <w:marLeft w:val="640"/>
          <w:marRight w:val="0"/>
          <w:marTop w:val="0"/>
          <w:marBottom w:val="0"/>
          <w:divBdr>
            <w:top w:val="none" w:sz="0" w:space="0" w:color="auto"/>
            <w:left w:val="none" w:sz="0" w:space="0" w:color="auto"/>
            <w:bottom w:val="none" w:sz="0" w:space="0" w:color="auto"/>
            <w:right w:val="none" w:sz="0" w:space="0" w:color="auto"/>
          </w:divBdr>
        </w:div>
        <w:div w:id="1976837593">
          <w:marLeft w:val="640"/>
          <w:marRight w:val="0"/>
          <w:marTop w:val="0"/>
          <w:marBottom w:val="0"/>
          <w:divBdr>
            <w:top w:val="none" w:sz="0" w:space="0" w:color="auto"/>
            <w:left w:val="none" w:sz="0" w:space="0" w:color="auto"/>
            <w:bottom w:val="none" w:sz="0" w:space="0" w:color="auto"/>
            <w:right w:val="none" w:sz="0" w:space="0" w:color="auto"/>
          </w:divBdr>
        </w:div>
        <w:div w:id="174657382">
          <w:marLeft w:val="640"/>
          <w:marRight w:val="0"/>
          <w:marTop w:val="0"/>
          <w:marBottom w:val="0"/>
          <w:divBdr>
            <w:top w:val="none" w:sz="0" w:space="0" w:color="auto"/>
            <w:left w:val="none" w:sz="0" w:space="0" w:color="auto"/>
            <w:bottom w:val="none" w:sz="0" w:space="0" w:color="auto"/>
            <w:right w:val="none" w:sz="0" w:space="0" w:color="auto"/>
          </w:divBdr>
        </w:div>
        <w:div w:id="1518078349">
          <w:marLeft w:val="640"/>
          <w:marRight w:val="0"/>
          <w:marTop w:val="0"/>
          <w:marBottom w:val="0"/>
          <w:divBdr>
            <w:top w:val="none" w:sz="0" w:space="0" w:color="auto"/>
            <w:left w:val="none" w:sz="0" w:space="0" w:color="auto"/>
            <w:bottom w:val="none" w:sz="0" w:space="0" w:color="auto"/>
            <w:right w:val="none" w:sz="0" w:space="0" w:color="auto"/>
          </w:divBdr>
        </w:div>
        <w:div w:id="1590850127">
          <w:marLeft w:val="640"/>
          <w:marRight w:val="0"/>
          <w:marTop w:val="0"/>
          <w:marBottom w:val="0"/>
          <w:divBdr>
            <w:top w:val="none" w:sz="0" w:space="0" w:color="auto"/>
            <w:left w:val="none" w:sz="0" w:space="0" w:color="auto"/>
            <w:bottom w:val="none" w:sz="0" w:space="0" w:color="auto"/>
            <w:right w:val="none" w:sz="0" w:space="0" w:color="auto"/>
          </w:divBdr>
        </w:div>
        <w:div w:id="1750619740">
          <w:marLeft w:val="640"/>
          <w:marRight w:val="0"/>
          <w:marTop w:val="0"/>
          <w:marBottom w:val="0"/>
          <w:divBdr>
            <w:top w:val="none" w:sz="0" w:space="0" w:color="auto"/>
            <w:left w:val="none" w:sz="0" w:space="0" w:color="auto"/>
            <w:bottom w:val="none" w:sz="0" w:space="0" w:color="auto"/>
            <w:right w:val="none" w:sz="0" w:space="0" w:color="auto"/>
          </w:divBdr>
        </w:div>
        <w:div w:id="401104140">
          <w:marLeft w:val="640"/>
          <w:marRight w:val="0"/>
          <w:marTop w:val="0"/>
          <w:marBottom w:val="0"/>
          <w:divBdr>
            <w:top w:val="none" w:sz="0" w:space="0" w:color="auto"/>
            <w:left w:val="none" w:sz="0" w:space="0" w:color="auto"/>
            <w:bottom w:val="none" w:sz="0" w:space="0" w:color="auto"/>
            <w:right w:val="none" w:sz="0" w:space="0" w:color="auto"/>
          </w:divBdr>
        </w:div>
        <w:div w:id="646981868">
          <w:marLeft w:val="640"/>
          <w:marRight w:val="0"/>
          <w:marTop w:val="0"/>
          <w:marBottom w:val="0"/>
          <w:divBdr>
            <w:top w:val="none" w:sz="0" w:space="0" w:color="auto"/>
            <w:left w:val="none" w:sz="0" w:space="0" w:color="auto"/>
            <w:bottom w:val="none" w:sz="0" w:space="0" w:color="auto"/>
            <w:right w:val="none" w:sz="0" w:space="0" w:color="auto"/>
          </w:divBdr>
        </w:div>
        <w:div w:id="1846749315">
          <w:marLeft w:val="640"/>
          <w:marRight w:val="0"/>
          <w:marTop w:val="0"/>
          <w:marBottom w:val="0"/>
          <w:divBdr>
            <w:top w:val="none" w:sz="0" w:space="0" w:color="auto"/>
            <w:left w:val="none" w:sz="0" w:space="0" w:color="auto"/>
            <w:bottom w:val="none" w:sz="0" w:space="0" w:color="auto"/>
            <w:right w:val="none" w:sz="0" w:space="0" w:color="auto"/>
          </w:divBdr>
        </w:div>
        <w:div w:id="952634269">
          <w:marLeft w:val="640"/>
          <w:marRight w:val="0"/>
          <w:marTop w:val="0"/>
          <w:marBottom w:val="0"/>
          <w:divBdr>
            <w:top w:val="none" w:sz="0" w:space="0" w:color="auto"/>
            <w:left w:val="none" w:sz="0" w:space="0" w:color="auto"/>
            <w:bottom w:val="none" w:sz="0" w:space="0" w:color="auto"/>
            <w:right w:val="none" w:sz="0" w:space="0" w:color="auto"/>
          </w:divBdr>
        </w:div>
        <w:div w:id="104081356">
          <w:marLeft w:val="640"/>
          <w:marRight w:val="0"/>
          <w:marTop w:val="0"/>
          <w:marBottom w:val="0"/>
          <w:divBdr>
            <w:top w:val="none" w:sz="0" w:space="0" w:color="auto"/>
            <w:left w:val="none" w:sz="0" w:space="0" w:color="auto"/>
            <w:bottom w:val="none" w:sz="0" w:space="0" w:color="auto"/>
            <w:right w:val="none" w:sz="0" w:space="0" w:color="auto"/>
          </w:divBdr>
        </w:div>
        <w:div w:id="1330598127">
          <w:marLeft w:val="640"/>
          <w:marRight w:val="0"/>
          <w:marTop w:val="0"/>
          <w:marBottom w:val="0"/>
          <w:divBdr>
            <w:top w:val="none" w:sz="0" w:space="0" w:color="auto"/>
            <w:left w:val="none" w:sz="0" w:space="0" w:color="auto"/>
            <w:bottom w:val="none" w:sz="0" w:space="0" w:color="auto"/>
            <w:right w:val="none" w:sz="0" w:space="0" w:color="auto"/>
          </w:divBdr>
        </w:div>
        <w:div w:id="79064182">
          <w:marLeft w:val="640"/>
          <w:marRight w:val="0"/>
          <w:marTop w:val="0"/>
          <w:marBottom w:val="0"/>
          <w:divBdr>
            <w:top w:val="none" w:sz="0" w:space="0" w:color="auto"/>
            <w:left w:val="none" w:sz="0" w:space="0" w:color="auto"/>
            <w:bottom w:val="none" w:sz="0" w:space="0" w:color="auto"/>
            <w:right w:val="none" w:sz="0" w:space="0" w:color="auto"/>
          </w:divBdr>
        </w:div>
        <w:div w:id="494103569">
          <w:marLeft w:val="640"/>
          <w:marRight w:val="0"/>
          <w:marTop w:val="0"/>
          <w:marBottom w:val="0"/>
          <w:divBdr>
            <w:top w:val="none" w:sz="0" w:space="0" w:color="auto"/>
            <w:left w:val="none" w:sz="0" w:space="0" w:color="auto"/>
            <w:bottom w:val="none" w:sz="0" w:space="0" w:color="auto"/>
            <w:right w:val="none" w:sz="0" w:space="0" w:color="auto"/>
          </w:divBdr>
        </w:div>
        <w:div w:id="2093772696">
          <w:marLeft w:val="640"/>
          <w:marRight w:val="0"/>
          <w:marTop w:val="0"/>
          <w:marBottom w:val="0"/>
          <w:divBdr>
            <w:top w:val="none" w:sz="0" w:space="0" w:color="auto"/>
            <w:left w:val="none" w:sz="0" w:space="0" w:color="auto"/>
            <w:bottom w:val="none" w:sz="0" w:space="0" w:color="auto"/>
            <w:right w:val="none" w:sz="0" w:space="0" w:color="auto"/>
          </w:divBdr>
        </w:div>
        <w:div w:id="844828275">
          <w:marLeft w:val="640"/>
          <w:marRight w:val="0"/>
          <w:marTop w:val="0"/>
          <w:marBottom w:val="0"/>
          <w:divBdr>
            <w:top w:val="none" w:sz="0" w:space="0" w:color="auto"/>
            <w:left w:val="none" w:sz="0" w:space="0" w:color="auto"/>
            <w:bottom w:val="none" w:sz="0" w:space="0" w:color="auto"/>
            <w:right w:val="none" w:sz="0" w:space="0" w:color="auto"/>
          </w:divBdr>
        </w:div>
        <w:div w:id="1813399932">
          <w:marLeft w:val="640"/>
          <w:marRight w:val="0"/>
          <w:marTop w:val="0"/>
          <w:marBottom w:val="0"/>
          <w:divBdr>
            <w:top w:val="none" w:sz="0" w:space="0" w:color="auto"/>
            <w:left w:val="none" w:sz="0" w:space="0" w:color="auto"/>
            <w:bottom w:val="none" w:sz="0" w:space="0" w:color="auto"/>
            <w:right w:val="none" w:sz="0" w:space="0" w:color="auto"/>
          </w:divBdr>
        </w:div>
        <w:div w:id="1178736158">
          <w:marLeft w:val="640"/>
          <w:marRight w:val="0"/>
          <w:marTop w:val="0"/>
          <w:marBottom w:val="0"/>
          <w:divBdr>
            <w:top w:val="none" w:sz="0" w:space="0" w:color="auto"/>
            <w:left w:val="none" w:sz="0" w:space="0" w:color="auto"/>
            <w:bottom w:val="none" w:sz="0" w:space="0" w:color="auto"/>
            <w:right w:val="none" w:sz="0" w:space="0" w:color="auto"/>
          </w:divBdr>
        </w:div>
        <w:div w:id="219556080">
          <w:marLeft w:val="640"/>
          <w:marRight w:val="0"/>
          <w:marTop w:val="0"/>
          <w:marBottom w:val="0"/>
          <w:divBdr>
            <w:top w:val="none" w:sz="0" w:space="0" w:color="auto"/>
            <w:left w:val="none" w:sz="0" w:space="0" w:color="auto"/>
            <w:bottom w:val="none" w:sz="0" w:space="0" w:color="auto"/>
            <w:right w:val="none" w:sz="0" w:space="0" w:color="auto"/>
          </w:divBdr>
        </w:div>
        <w:div w:id="572546827">
          <w:marLeft w:val="640"/>
          <w:marRight w:val="0"/>
          <w:marTop w:val="0"/>
          <w:marBottom w:val="0"/>
          <w:divBdr>
            <w:top w:val="none" w:sz="0" w:space="0" w:color="auto"/>
            <w:left w:val="none" w:sz="0" w:space="0" w:color="auto"/>
            <w:bottom w:val="none" w:sz="0" w:space="0" w:color="auto"/>
            <w:right w:val="none" w:sz="0" w:space="0" w:color="auto"/>
          </w:divBdr>
        </w:div>
        <w:div w:id="1278097390">
          <w:marLeft w:val="640"/>
          <w:marRight w:val="0"/>
          <w:marTop w:val="0"/>
          <w:marBottom w:val="0"/>
          <w:divBdr>
            <w:top w:val="none" w:sz="0" w:space="0" w:color="auto"/>
            <w:left w:val="none" w:sz="0" w:space="0" w:color="auto"/>
            <w:bottom w:val="none" w:sz="0" w:space="0" w:color="auto"/>
            <w:right w:val="none" w:sz="0" w:space="0" w:color="auto"/>
          </w:divBdr>
        </w:div>
        <w:div w:id="1290357023">
          <w:marLeft w:val="640"/>
          <w:marRight w:val="0"/>
          <w:marTop w:val="0"/>
          <w:marBottom w:val="0"/>
          <w:divBdr>
            <w:top w:val="none" w:sz="0" w:space="0" w:color="auto"/>
            <w:left w:val="none" w:sz="0" w:space="0" w:color="auto"/>
            <w:bottom w:val="none" w:sz="0" w:space="0" w:color="auto"/>
            <w:right w:val="none" w:sz="0" w:space="0" w:color="auto"/>
          </w:divBdr>
        </w:div>
        <w:div w:id="1021206858">
          <w:marLeft w:val="640"/>
          <w:marRight w:val="0"/>
          <w:marTop w:val="0"/>
          <w:marBottom w:val="0"/>
          <w:divBdr>
            <w:top w:val="none" w:sz="0" w:space="0" w:color="auto"/>
            <w:left w:val="none" w:sz="0" w:space="0" w:color="auto"/>
            <w:bottom w:val="none" w:sz="0" w:space="0" w:color="auto"/>
            <w:right w:val="none" w:sz="0" w:space="0" w:color="auto"/>
          </w:divBdr>
        </w:div>
        <w:div w:id="1734741577">
          <w:marLeft w:val="640"/>
          <w:marRight w:val="0"/>
          <w:marTop w:val="0"/>
          <w:marBottom w:val="0"/>
          <w:divBdr>
            <w:top w:val="none" w:sz="0" w:space="0" w:color="auto"/>
            <w:left w:val="none" w:sz="0" w:space="0" w:color="auto"/>
            <w:bottom w:val="none" w:sz="0" w:space="0" w:color="auto"/>
            <w:right w:val="none" w:sz="0" w:space="0" w:color="auto"/>
          </w:divBdr>
        </w:div>
        <w:div w:id="540900833">
          <w:marLeft w:val="640"/>
          <w:marRight w:val="0"/>
          <w:marTop w:val="0"/>
          <w:marBottom w:val="0"/>
          <w:divBdr>
            <w:top w:val="none" w:sz="0" w:space="0" w:color="auto"/>
            <w:left w:val="none" w:sz="0" w:space="0" w:color="auto"/>
            <w:bottom w:val="none" w:sz="0" w:space="0" w:color="auto"/>
            <w:right w:val="none" w:sz="0" w:space="0" w:color="auto"/>
          </w:divBdr>
        </w:div>
        <w:div w:id="1194466119">
          <w:marLeft w:val="640"/>
          <w:marRight w:val="0"/>
          <w:marTop w:val="0"/>
          <w:marBottom w:val="0"/>
          <w:divBdr>
            <w:top w:val="none" w:sz="0" w:space="0" w:color="auto"/>
            <w:left w:val="none" w:sz="0" w:space="0" w:color="auto"/>
            <w:bottom w:val="none" w:sz="0" w:space="0" w:color="auto"/>
            <w:right w:val="none" w:sz="0" w:space="0" w:color="auto"/>
          </w:divBdr>
        </w:div>
        <w:div w:id="2044747775">
          <w:marLeft w:val="640"/>
          <w:marRight w:val="0"/>
          <w:marTop w:val="0"/>
          <w:marBottom w:val="0"/>
          <w:divBdr>
            <w:top w:val="none" w:sz="0" w:space="0" w:color="auto"/>
            <w:left w:val="none" w:sz="0" w:space="0" w:color="auto"/>
            <w:bottom w:val="none" w:sz="0" w:space="0" w:color="auto"/>
            <w:right w:val="none" w:sz="0" w:space="0" w:color="auto"/>
          </w:divBdr>
        </w:div>
        <w:div w:id="1717314893">
          <w:marLeft w:val="640"/>
          <w:marRight w:val="0"/>
          <w:marTop w:val="0"/>
          <w:marBottom w:val="0"/>
          <w:divBdr>
            <w:top w:val="none" w:sz="0" w:space="0" w:color="auto"/>
            <w:left w:val="none" w:sz="0" w:space="0" w:color="auto"/>
            <w:bottom w:val="none" w:sz="0" w:space="0" w:color="auto"/>
            <w:right w:val="none" w:sz="0" w:space="0" w:color="auto"/>
          </w:divBdr>
        </w:div>
        <w:div w:id="320085225">
          <w:marLeft w:val="640"/>
          <w:marRight w:val="0"/>
          <w:marTop w:val="0"/>
          <w:marBottom w:val="0"/>
          <w:divBdr>
            <w:top w:val="none" w:sz="0" w:space="0" w:color="auto"/>
            <w:left w:val="none" w:sz="0" w:space="0" w:color="auto"/>
            <w:bottom w:val="none" w:sz="0" w:space="0" w:color="auto"/>
            <w:right w:val="none" w:sz="0" w:space="0" w:color="auto"/>
          </w:divBdr>
        </w:div>
        <w:div w:id="526061508">
          <w:marLeft w:val="640"/>
          <w:marRight w:val="0"/>
          <w:marTop w:val="0"/>
          <w:marBottom w:val="0"/>
          <w:divBdr>
            <w:top w:val="none" w:sz="0" w:space="0" w:color="auto"/>
            <w:left w:val="none" w:sz="0" w:space="0" w:color="auto"/>
            <w:bottom w:val="none" w:sz="0" w:space="0" w:color="auto"/>
            <w:right w:val="none" w:sz="0" w:space="0" w:color="auto"/>
          </w:divBdr>
        </w:div>
        <w:div w:id="1833838969">
          <w:marLeft w:val="640"/>
          <w:marRight w:val="0"/>
          <w:marTop w:val="0"/>
          <w:marBottom w:val="0"/>
          <w:divBdr>
            <w:top w:val="none" w:sz="0" w:space="0" w:color="auto"/>
            <w:left w:val="none" w:sz="0" w:space="0" w:color="auto"/>
            <w:bottom w:val="none" w:sz="0" w:space="0" w:color="auto"/>
            <w:right w:val="none" w:sz="0" w:space="0" w:color="auto"/>
          </w:divBdr>
        </w:div>
        <w:div w:id="774328097">
          <w:marLeft w:val="640"/>
          <w:marRight w:val="0"/>
          <w:marTop w:val="0"/>
          <w:marBottom w:val="0"/>
          <w:divBdr>
            <w:top w:val="none" w:sz="0" w:space="0" w:color="auto"/>
            <w:left w:val="none" w:sz="0" w:space="0" w:color="auto"/>
            <w:bottom w:val="none" w:sz="0" w:space="0" w:color="auto"/>
            <w:right w:val="none" w:sz="0" w:space="0" w:color="auto"/>
          </w:divBdr>
        </w:div>
        <w:div w:id="937831691">
          <w:marLeft w:val="640"/>
          <w:marRight w:val="0"/>
          <w:marTop w:val="0"/>
          <w:marBottom w:val="0"/>
          <w:divBdr>
            <w:top w:val="none" w:sz="0" w:space="0" w:color="auto"/>
            <w:left w:val="none" w:sz="0" w:space="0" w:color="auto"/>
            <w:bottom w:val="none" w:sz="0" w:space="0" w:color="auto"/>
            <w:right w:val="none" w:sz="0" w:space="0" w:color="auto"/>
          </w:divBdr>
        </w:div>
        <w:div w:id="387262364">
          <w:marLeft w:val="640"/>
          <w:marRight w:val="0"/>
          <w:marTop w:val="0"/>
          <w:marBottom w:val="0"/>
          <w:divBdr>
            <w:top w:val="none" w:sz="0" w:space="0" w:color="auto"/>
            <w:left w:val="none" w:sz="0" w:space="0" w:color="auto"/>
            <w:bottom w:val="none" w:sz="0" w:space="0" w:color="auto"/>
            <w:right w:val="none" w:sz="0" w:space="0" w:color="auto"/>
          </w:divBdr>
        </w:div>
        <w:div w:id="396510621">
          <w:marLeft w:val="640"/>
          <w:marRight w:val="0"/>
          <w:marTop w:val="0"/>
          <w:marBottom w:val="0"/>
          <w:divBdr>
            <w:top w:val="none" w:sz="0" w:space="0" w:color="auto"/>
            <w:left w:val="none" w:sz="0" w:space="0" w:color="auto"/>
            <w:bottom w:val="none" w:sz="0" w:space="0" w:color="auto"/>
            <w:right w:val="none" w:sz="0" w:space="0" w:color="auto"/>
          </w:divBdr>
        </w:div>
        <w:div w:id="851183062">
          <w:marLeft w:val="640"/>
          <w:marRight w:val="0"/>
          <w:marTop w:val="0"/>
          <w:marBottom w:val="0"/>
          <w:divBdr>
            <w:top w:val="none" w:sz="0" w:space="0" w:color="auto"/>
            <w:left w:val="none" w:sz="0" w:space="0" w:color="auto"/>
            <w:bottom w:val="none" w:sz="0" w:space="0" w:color="auto"/>
            <w:right w:val="none" w:sz="0" w:space="0" w:color="auto"/>
          </w:divBdr>
        </w:div>
        <w:div w:id="2130122796">
          <w:marLeft w:val="640"/>
          <w:marRight w:val="0"/>
          <w:marTop w:val="0"/>
          <w:marBottom w:val="0"/>
          <w:divBdr>
            <w:top w:val="none" w:sz="0" w:space="0" w:color="auto"/>
            <w:left w:val="none" w:sz="0" w:space="0" w:color="auto"/>
            <w:bottom w:val="none" w:sz="0" w:space="0" w:color="auto"/>
            <w:right w:val="none" w:sz="0" w:space="0" w:color="auto"/>
          </w:divBdr>
        </w:div>
        <w:div w:id="1314484472">
          <w:marLeft w:val="640"/>
          <w:marRight w:val="0"/>
          <w:marTop w:val="0"/>
          <w:marBottom w:val="0"/>
          <w:divBdr>
            <w:top w:val="none" w:sz="0" w:space="0" w:color="auto"/>
            <w:left w:val="none" w:sz="0" w:space="0" w:color="auto"/>
            <w:bottom w:val="none" w:sz="0" w:space="0" w:color="auto"/>
            <w:right w:val="none" w:sz="0" w:space="0" w:color="auto"/>
          </w:divBdr>
        </w:div>
        <w:div w:id="1934052811">
          <w:marLeft w:val="640"/>
          <w:marRight w:val="0"/>
          <w:marTop w:val="0"/>
          <w:marBottom w:val="0"/>
          <w:divBdr>
            <w:top w:val="none" w:sz="0" w:space="0" w:color="auto"/>
            <w:left w:val="none" w:sz="0" w:space="0" w:color="auto"/>
            <w:bottom w:val="none" w:sz="0" w:space="0" w:color="auto"/>
            <w:right w:val="none" w:sz="0" w:space="0" w:color="auto"/>
          </w:divBdr>
        </w:div>
        <w:div w:id="1919948019">
          <w:marLeft w:val="640"/>
          <w:marRight w:val="0"/>
          <w:marTop w:val="0"/>
          <w:marBottom w:val="0"/>
          <w:divBdr>
            <w:top w:val="none" w:sz="0" w:space="0" w:color="auto"/>
            <w:left w:val="none" w:sz="0" w:space="0" w:color="auto"/>
            <w:bottom w:val="none" w:sz="0" w:space="0" w:color="auto"/>
            <w:right w:val="none" w:sz="0" w:space="0" w:color="auto"/>
          </w:divBdr>
        </w:div>
        <w:div w:id="948976397">
          <w:marLeft w:val="640"/>
          <w:marRight w:val="0"/>
          <w:marTop w:val="0"/>
          <w:marBottom w:val="0"/>
          <w:divBdr>
            <w:top w:val="none" w:sz="0" w:space="0" w:color="auto"/>
            <w:left w:val="none" w:sz="0" w:space="0" w:color="auto"/>
            <w:bottom w:val="none" w:sz="0" w:space="0" w:color="auto"/>
            <w:right w:val="none" w:sz="0" w:space="0" w:color="auto"/>
          </w:divBdr>
        </w:div>
        <w:div w:id="112749573">
          <w:marLeft w:val="640"/>
          <w:marRight w:val="0"/>
          <w:marTop w:val="0"/>
          <w:marBottom w:val="0"/>
          <w:divBdr>
            <w:top w:val="none" w:sz="0" w:space="0" w:color="auto"/>
            <w:left w:val="none" w:sz="0" w:space="0" w:color="auto"/>
            <w:bottom w:val="none" w:sz="0" w:space="0" w:color="auto"/>
            <w:right w:val="none" w:sz="0" w:space="0" w:color="auto"/>
          </w:divBdr>
        </w:div>
        <w:div w:id="546645968">
          <w:marLeft w:val="640"/>
          <w:marRight w:val="0"/>
          <w:marTop w:val="0"/>
          <w:marBottom w:val="0"/>
          <w:divBdr>
            <w:top w:val="none" w:sz="0" w:space="0" w:color="auto"/>
            <w:left w:val="none" w:sz="0" w:space="0" w:color="auto"/>
            <w:bottom w:val="none" w:sz="0" w:space="0" w:color="auto"/>
            <w:right w:val="none" w:sz="0" w:space="0" w:color="auto"/>
          </w:divBdr>
        </w:div>
        <w:div w:id="1555045826">
          <w:marLeft w:val="640"/>
          <w:marRight w:val="0"/>
          <w:marTop w:val="0"/>
          <w:marBottom w:val="0"/>
          <w:divBdr>
            <w:top w:val="none" w:sz="0" w:space="0" w:color="auto"/>
            <w:left w:val="none" w:sz="0" w:space="0" w:color="auto"/>
            <w:bottom w:val="none" w:sz="0" w:space="0" w:color="auto"/>
            <w:right w:val="none" w:sz="0" w:space="0" w:color="auto"/>
          </w:divBdr>
        </w:div>
        <w:div w:id="870150730">
          <w:marLeft w:val="640"/>
          <w:marRight w:val="0"/>
          <w:marTop w:val="0"/>
          <w:marBottom w:val="0"/>
          <w:divBdr>
            <w:top w:val="none" w:sz="0" w:space="0" w:color="auto"/>
            <w:left w:val="none" w:sz="0" w:space="0" w:color="auto"/>
            <w:bottom w:val="none" w:sz="0" w:space="0" w:color="auto"/>
            <w:right w:val="none" w:sz="0" w:space="0" w:color="auto"/>
          </w:divBdr>
        </w:div>
        <w:div w:id="1028020201">
          <w:marLeft w:val="640"/>
          <w:marRight w:val="0"/>
          <w:marTop w:val="0"/>
          <w:marBottom w:val="0"/>
          <w:divBdr>
            <w:top w:val="none" w:sz="0" w:space="0" w:color="auto"/>
            <w:left w:val="none" w:sz="0" w:space="0" w:color="auto"/>
            <w:bottom w:val="none" w:sz="0" w:space="0" w:color="auto"/>
            <w:right w:val="none" w:sz="0" w:space="0" w:color="auto"/>
          </w:divBdr>
        </w:div>
        <w:div w:id="779691506">
          <w:marLeft w:val="640"/>
          <w:marRight w:val="0"/>
          <w:marTop w:val="0"/>
          <w:marBottom w:val="0"/>
          <w:divBdr>
            <w:top w:val="none" w:sz="0" w:space="0" w:color="auto"/>
            <w:left w:val="none" w:sz="0" w:space="0" w:color="auto"/>
            <w:bottom w:val="none" w:sz="0" w:space="0" w:color="auto"/>
            <w:right w:val="none" w:sz="0" w:space="0" w:color="auto"/>
          </w:divBdr>
        </w:div>
        <w:div w:id="930158539">
          <w:marLeft w:val="640"/>
          <w:marRight w:val="0"/>
          <w:marTop w:val="0"/>
          <w:marBottom w:val="0"/>
          <w:divBdr>
            <w:top w:val="none" w:sz="0" w:space="0" w:color="auto"/>
            <w:left w:val="none" w:sz="0" w:space="0" w:color="auto"/>
            <w:bottom w:val="none" w:sz="0" w:space="0" w:color="auto"/>
            <w:right w:val="none" w:sz="0" w:space="0" w:color="auto"/>
          </w:divBdr>
        </w:div>
        <w:div w:id="1605650958">
          <w:marLeft w:val="640"/>
          <w:marRight w:val="0"/>
          <w:marTop w:val="0"/>
          <w:marBottom w:val="0"/>
          <w:divBdr>
            <w:top w:val="none" w:sz="0" w:space="0" w:color="auto"/>
            <w:left w:val="none" w:sz="0" w:space="0" w:color="auto"/>
            <w:bottom w:val="none" w:sz="0" w:space="0" w:color="auto"/>
            <w:right w:val="none" w:sz="0" w:space="0" w:color="auto"/>
          </w:divBdr>
        </w:div>
        <w:div w:id="110250594">
          <w:marLeft w:val="640"/>
          <w:marRight w:val="0"/>
          <w:marTop w:val="0"/>
          <w:marBottom w:val="0"/>
          <w:divBdr>
            <w:top w:val="none" w:sz="0" w:space="0" w:color="auto"/>
            <w:left w:val="none" w:sz="0" w:space="0" w:color="auto"/>
            <w:bottom w:val="none" w:sz="0" w:space="0" w:color="auto"/>
            <w:right w:val="none" w:sz="0" w:space="0" w:color="auto"/>
          </w:divBdr>
        </w:div>
        <w:div w:id="830408418">
          <w:marLeft w:val="640"/>
          <w:marRight w:val="0"/>
          <w:marTop w:val="0"/>
          <w:marBottom w:val="0"/>
          <w:divBdr>
            <w:top w:val="none" w:sz="0" w:space="0" w:color="auto"/>
            <w:left w:val="none" w:sz="0" w:space="0" w:color="auto"/>
            <w:bottom w:val="none" w:sz="0" w:space="0" w:color="auto"/>
            <w:right w:val="none" w:sz="0" w:space="0" w:color="auto"/>
          </w:divBdr>
        </w:div>
        <w:div w:id="645663722">
          <w:marLeft w:val="640"/>
          <w:marRight w:val="0"/>
          <w:marTop w:val="0"/>
          <w:marBottom w:val="0"/>
          <w:divBdr>
            <w:top w:val="none" w:sz="0" w:space="0" w:color="auto"/>
            <w:left w:val="none" w:sz="0" w:space="0" w:color="auto"/>
            <w:bottom w:val="none" w:sz="0" w:space="0" w:color="auto"/>
            <w:right w:val="none" w:sz="0" w:space="0" w:color="auto"/>
          </w:divBdr>
        </w:div>
        <w:div w:id="407970068">
          <w:marLeft w:val="640"/>
          <w:marRight w:val="0"/>
          <w:marTop w:val="0"/>
          <w:marBottom w:val="0"/>
          <w:divBdr>
            <w:top w:val="none" w:sz="0" w:space="0" w:color="auto"/>
            <w:left w:val="none" w:sz="0" w:space="0" w:color="auto"/>
            <w:bottom w:val="none" w:sz="0" w:space="0" w:color="auto"/>
            <w:right w:val="none" w:sz="0" w:space="0" w:color="auto"/>
          </w:divBdr>
        </w:div>
        <w:div w:id="485558096">
          <w:marLeft w:val="640"/>
          <w:marRight w:val="0"/>
          <w:marTop w:val="0"/>
          <w:marBottom w:val="0"/>
          <w:divBdr>
            <w:top w:val="none" w:sz="0" w:space="0" w:color="auto"/>
            <w:left w:val="none" w:sz="0" w:space="0" w:color="auto"/>
            <w:bottom w:val="none" w:sz="0" w:space="0" w:color="auto"/>
            <w:right w:val="none" w:sz="0" w:space="0" w:color="auto"/>
          </w:divBdr>
        </w:div>
        <w:div w:id="262804242">
          <w:marLeft w:val="640"/>
          <w:marRight w:val="0"/>
          <w:marTop w:val="0"/>
          <w:marBottom w:val="0"/>
          <w:divBdr>
            <w:top w:val="none" w:sz="0" w:space="0" w:color="auto"/>
            <w:left w:val="none" w:sz="0" w:space="0" w:color="auto"/>
            <w:bottom w:val="none" w:sz="0" w:space="0" w:color="auto"/>
            <w:right w:val="none" w:sz="0" w:space="0" w:color="auto"/>
          </w:divBdr>
        </w:div>
        <w:div w:id="535974350">
          <w:marLeft w:val="640"/>
          <w:marRight w:val="0"/>
          <w:marTop w:val="0"/>
          <w:marBottom w:val="0"/>
          <w:divBdr>
            <w:top w:val="none" w:sz="0" w:space="0" w:color="auto"/>
            <w:left w:val="none" w:sz="0" w:space="0" w:color="auto"/>
            <w:bottom w:val="none" w:sz="0" w:space="0" w:color="auto"/>
            <w:right w:val="none" w:sz="0" w:space="0" w:color="auto"/>
          </w:divBdr>
        </w:div>
        <w:div w:id="1546408464">
          <w:marLeft w:val="640"/>
          <w:marRight w:val="0"/>
          <w:marTop w:val="0"/>
          <w:marBottom w:val="0"/>
          <w:divBdr>
            <w:top w:val="none" w:sz="0" w:space="0" w:color="auto"/>
            <w:left w:val="none" w:sz="0" w:space="0" w:color="auto"/>
            <w:bottom w:val="none" w:sz="0" w:space="0" w:color="auto"/>
            <w:right w:val="none" w:sz="0" w:space="0" w:color="auto"/>
          </w:divBdr>
        </w:div>
        <w:div w:id="1157653417">
          <w:marLeft w:val="640"/>
          <w:marRight w:val="0"/>
          <w:marTop w:val="0"/>
          <w:marBottom w:val="0"/>
          <w:divBdr>
            <w:top w:val="none" w:sz="0" w:space="0" w:color="auto"/>
            <w:left w:val="none" w:sz="0" w:space="0" w:color="auto"/>
            <w:bottom w:val="none" w:sz="0" w:space="0" w:color="auto"/>
            <w:right w:val="none" w:sz="0" w:space="0" w:color="auto"/>
          </w:divBdr>
        </w:div>
        <w:div w:id="8140025">
          <w:marLeft w:val="640"/>
          <w:marRight w:val="0"/>
          <w:marTop w:val="0"/>
          <w:marBottom w:val="0"/>
          <w:divBdr>
            <w:top w:val="none" w:sz="0" w:space="0" w:color="auto"/>
            <w:left w:val="none" w:sz="0" w:space="0" w:color="auto"/>
            <w:bottom w:val="none" w:sz="0" w:space="0" w:color="auto"/>
            <w:right w:val="none" w:sz="0" w:space="0" w:color="auto"/>
          </w:divBdr>
        </w:div>
        <w:div w:id="1127312232">
          <w:marLeft w:val="640"/>
          <w:marRight w:val="0"/>
          <w:marTop w:val="0"/>
          <w:marBottom w:val="0"/>
          <w:divBdr>
            <w:top w:val="none" w:sz="0" w:space="0" w:color="auto"/>
            <w:left w:val="none" w:sz="0" w:space="0" w:color="auto"/>
            <w:bottom w:val="none" w:sz="0" w:space="0" w:color="auto"/>
            <w:right w:val="none" w:sz="0" w:space="0" w:color="auto"/>
          </w:divBdr>
        </w:div>
        <w:div w:id="642932114">
          <w:marLeft w:val="640"/>
          <w:marRight w:val="0"/>
          <w:marTop w:val="0"/>
          <w:marBottom w:val="0"/>
          <w:divBdr>
            <w:top w:val="none" w:sz="0" w:space="0" w:color="auto"/>
            <w:left w:val="none" w:sz="0" w:space="0" w:color="auto"/>
            <w:bottom w:val="none" w:sz="0" w:space="0" w:color="auto"/>
            <w:right w:val="none" w:sz="0" w:space="0" w:color="auto"/>
          </w:divBdr>
        </w:div>
        <w:div w:id="1005281924">
          <w:marLeft w:val="640"/>
          <w:marRight w:val="0"/>
          <w:marTop w:val="0"/>
          <w:marBottom w:val="0"/>
          <w:divBdr>
            <w:top w:val="none" w:sz="0" w:space="0" w:color="auto"/>
            <w:left w:val="none" w:sz="0" w:space="0" w:color="auto"/>
            <w:bottom w:val="none" w:sz="0" w:space="0" w:color="auto"/>
            <w:right w:val="none" w:sz="0" w:space="0" w:color="auto"/>
          </w:divBdr>
        </w:div>
        <w:div w:id="2023777263">
          <w:marLeft w:val="640"/>
          <w:marRight w:val="0"/>
          <w:marTop w:val="0"/>
          <w:marBottom w:val="0"/>
          <w:divBdr>
            <w:top w:val="none" w:sz="0" w:space="0" w:color="auto"/>
            <w:left w:val="none" w:sz="0" w:space="0" w:color="auto"/>
            <w:bottom w:val="none" w:sz="0" w:space="0" w:color="auto"/>
            <w:right w:val="none" w:sz="0" w:space="0" w:color="auto"/>
          </w:divBdr>
        </w:div>
        <w:div w:id="1571959061">
          <w:marLeft w:val="640"/>
          <w:marRight w:val="0"/>
          <w:marTop w:val="0"/>
          <w:marBottom w:val="0"/>
          <w:divBdr>
            <w:top w:val="none" w:sz="0" w:space="0" w:color="auto"/>
            <w:left w:val="none" w:sz="0" w:space="0" w:color="auto"/>
            <w:bottom w:val="none" w:sz="0" w:space="0" w:color="auto"/>
            <w:right w:val="none" w:sz="0" w:space="0" w:color="auto"/>
          </w:divBdr>
        </w:div>
        <w:div w:id="439568314">
          <w:marLeft w:val="640"/>
          <w:marRight w:val="0"/>
          <w:marTop w:val="0"/>
          <w:marBottom w:val="0"/>
          <w:divBdr>
            <w:top w:val="none" w:sz="0" w:space="0" w:color="auto"/>
            <w:left w:val="none" w:sz="0" w:space="0" w:color="auto"/>
            <w:bottom w:val="none" w:sz="0" w:space="0" w:color="auto"/>
            <w:right w:val="none" w:sz="0" w:space="0" w:color="auto"/>
          </w:divBdr>
        </w:div>
        <w:div w:id="1201089917">
          <w:marLeft w:val="640"/>
          <w:marRight w:val="0"/>
          <w:marTop w:val="0"/>
          <w:marBottom w:val="0"/>
          <w:divBdr>
            <w:top w:val="none" w:sz="0" w:space="0" w:color="auto"/>
            <w:left w:val="none" w:sz="0" w:space="0" w:color="auto"/>
            <w:bottom w:val="none" w:sz="0" w:space="0" w:color="auto"/>
            <w:right w:val="none" w:sz="0" w:space="0" w:color="auto"/>
          </w:divBdr>
        </w:div>
        <w:div w:id="780415223">
          <w:marLeft w:val="640"/>
          <w:marRight w:val="0"/>
          <w:marTop w:val="0"/>
          <w:marBottom w:val="0"/>
          <w:divBdr>
            <w:top w:val="none" w:sz="0" w:space="0" w:color="auto"/>
            <w:left w:val="none" w:sz="0" w:space="0" w:color="auto"/>
            <w:bottom w:val="none" w:sz="0" w:space="0" w:color="auto"/>
            <w:right w:val="none" w:sz="0" w:space="0" w:color="auto"/>
          </w:divBdr>
        </w:div>
        <w:div w:id="232355480">
          <w:marLeft w:val="640"/>
          <w:marRight w:val="0"/>
          <w:marTop w:val="0"/>
          <w:marBottom w:val="0"/>
          <w:divBdr>
            <w:top w:val="none" w:sz="0" w:space="0" w:color="auto"/>
            <w:left w:val="none" w:sz="0" w:space="0" w:color="auto"/>
            <w:bottom w:val="none" w:sz="0" w:space="0" w:color="auto"/>
            <w:right w:val="none" w:sz="0" w:space="0" w:color="auto"/>
          </w:divBdr>
        </w:div>
        <w:div w:id="1264191830">
          <w:marLeft w:val="640"/>
          <w:marRight w:val="0"/>
          <w:marTop w:val="0"/>
          <w:marBottom w:val="0"/>
          <w:divBdr>
            <w:top w:val="none" w:sz="0" w:space="0" w:color="auto"/>
            <w:left w:val="none" w:sz="0" w:space="0" w:color="auto"/>
            <w:bottom w:val="none" w:sz="0" w:space="0" w:color="auto"/>
            <w:right w:val="none" w:sz="0" w:space="0" w:color="auto"/>
          </w:divBdr>
        </w:div>
        <w:div w:id="1089276287">
          <w:marLeft w:val="640"/>
          <w:marRight w:val="0"/>
          <w:marTop w:val="0"/>
          <w:marBottom w:val="0"/>
          <w:divBdr>
            <w:top w:val="none" w:sz="0" w:space="0" w:color="auto"/>
            <w:left w:val="none" w:sz="0" w:space="0" w:color="auto"/>
            <w:bottom w:val="none" w:sz="0" w:space="0" w:color="auto"/>
            <w:right w:val="none" w:sz="0" w:space="0" w:color="auto"/>
          </w:divBdr>
        </w:div>
        <w:div w:id="1770930831">
          <w:marLeft w:val="640"/>
          <w:marRight w:val="0"/>
          <w:marTop w:val="0"/>
          <w:marBottom w:val="0"/>
          <w:divBdr>
            <w:top w:val="none" w:sz="0" w:space="0" w:color="auto"/>
            <w:left w:val="none" w:sz="0" w:space="0" w:color="auto"/>
            <w:bottom w:val="none" w:sz="0" w:space="0" w:color="auto"/>
            <w:right w:val="none" w:sz="0" w:space="0" w:color="auto"/>
          </w:divBdr>
        </w:div>
        <w:div w:id="42952751">
          <w:marLeft w:val="640"/>
          <w:marRight w:val="0"/>
          <w:marTop w:val="0"/>
          <w:marBottom w:val="0"/>
          <w:divBdr>
            <w:top w:val="none" w:sz="0" w:space="0" w:color="auto"/>
            <w:left w:val="none" w:sz="0" w:space="0" w:color="auto"/>
            <w:bottom w:val="none" w:sz="0" w:space="0" w:color="auto"/>
            <w:right w:val="none" w:sz="0" w:space="0" w:color="auto"/>
          </w:divBdr>
        </w:div>
        <w:div w:id="1752579280">
          <w:marLeft w:val="640"/>
          <w:marRight w:val="0"/>
          <w:marTop w:val="0"/>
          <w:marBottom w:val="0"/>
          <w:divBdr>
            <w:top w:val="none" w:sz="0" w:space="0" w:color="auto"/>
            <w:left w:val="none" w:sz="0" w:space="0" w:color="auto"/>
            <w:bottom w:val="none" w:sz="0" w:space="0" w:color="auto"/>
            <w:right w:val="none" w:sz="0" w:space="0" w:color="auto"/>
          </w:divBdr>
        </w:div>
        <w:div w:id="370884300">
          <w:marLeft w:val="640"/>
          <w:marRight w:val="0"/>
          <w:marTop w:val="0"/>
          <w:marBottom w:val="0"/>
          <w:divBdr>
            <w:top w:val="none" w:sz="0" w:space="0" w:color="auto"/>
            <w:left w:val="none" w:sz="0" w:space="0" w:color="auto"/>
            <w:bottom w:val="none" w:sz="0" w:space="0" w:color="auto"/>
            <w:right w:val="none" w:sz="0" w:space="0" w:color="auto"/>
          </w:divBdr>
        </w:div>
        <w:div w:id="797845290">
          <w:marLeft w:val="640"/>
          <w:marRight w:val="0"/>
          <w:marTop w:val="0"/>
          <w:marBottom w:val="0"/>
          <w:divBdr>
            <w:top w:val="none" w:sz="0" w:space="0" w:color="auto"/>
            <w:left w:val="none" w:sz="0" w:space="0" w:color="auto"/>
            <w:bottom w:val="none" w:sz="0" w:space="0" w:color="auto"/>
            <w:right w:val="none" w:sz="0" w:space="0" w:color="auto"/>
          </w:divBdr>
        </w:div>
        <w:div w:id="115560422">
          <w:marLeft w:val="640"/>
          <w:marRight w:val="0"/>
          <w:marTop w:val="0"/>
          <w:marBottom w:val="0"/>
          <w:divBdr>
            <w:top w:val="none" w:sz="0" w:space="0" w:color="auto"/>
            <w:left w:val="none" w:sz="0" w:space="0" w:color="auto"/>
            <w:bottom w:val="none" w:sz="0" w:space="0" w:color="auto"/>
            <w:right w:val="none" w:sz="0" w:space="0" w:color="auto"/>
          </w:divBdr>
        </w:div>
        <w:div w:id="1464469948">
          <w:marLeft w:val="640"/>
          <w:marRight w:val="0"/>
          <w:marTop w:val="0"/>
          <w:marBottom w:val="0"/>
          <w:divBdr>
            <w:top w:val="none" w:sz="0" w:space="0" w:color="auto"/>
            <w:left w:val="none" w:sz="0" w:space="0" w:color="auto"/>
            <w:bottom w:val="none" w:sz="0" w:space="0" w:color="auto"/>
            <w:right w:val="none" w:sz="0" w:space="0" w:color="auto"/>
          </w:divBdr>
        </w:div>
        <w:div w:id="237135801">
          <w:marLeft w:val="640"/>
          <w:marRight w:val="0"/>
          <w:marTop w:val="0"/>
          <w:marBottom w:val="0"/>
          <w:divBdr>
            <w:top w:val="none" w:sz="0" w:space="0" w:color="auto"/>
            <w:left w:val="none" w:sz="0" w:space="0" w:color="auto"/>
            <w:bottom w:val="none" w:sz="0" w:space="0" w:color="auto"/>
            <w:right w:val="none" w:sz="0" w:space="0" w:color="auto"/>
          </w:divBdr>
        </w:div>
        <w:div w:id="1041243774">
          <w:marLeft w:val="640"/>
          <w:marRight w:val="0"/>
          <w:marTop w:val="0"/>
          <w:marBottom w:val="0"/>
          <w:divBdr>
            <w:top w:val="none" w:sz="0" w:space="0" w:color="auto"/>
            <w:left w:val="none" w:sz="0" w:space="0" w:color="auto"/>
            <w:bottom w:val="none" w:sz="0" w:space="0" w:color="auto"/>
            <w:right w:val="none" w:sz="0" w:space="0" w:color="auto"/>
          </w:divBdr>
        </w:div>
        <w:div w:id="1628582338">
          <w:marLeft w:val="640"/>
          <w:marRight w:val="0"/>
          <w:marTop w:val="0"/>
          <w:marBottom w:val="0"/>
          <w:divBdr>
            <w:top w:val="none" w:sz="0" w:space="0" w:color="auto"/>
            <w:left w:val="none" w:sz="0" w:space="0" w:color="auto"/>
            <w:bottom w:val="none" w:sz="0" w:space="0" w:color="auto"/>
            <w:right w:val="none" w:sz="0" w:space="0" w:color="auto"/>
          </w:divBdr>
        </w:div>
        <w:div w:id="1941445334">
          <w:marLeft w:val="640"/>
          <w:marRight w:val="0"/>
          <w:marTop w:val="0"/>
          <w:marBottom w:val="0"/>
          <w:divBdr>
            <w:top w:val="none" w:sz="0" w:space="0" w:color="auto"/>
            <w:left w:val="none" w:sz="0" w:space="0" w:color="auto"/>
            <w:bottom w:val="none" w:sz="0" w:space="0" w:color="auto"/>
            <w:right w:val="none" w:sz="0" w:space="0" w:color="auto"/>
          </w:divBdr>
        </w:div>
        <w:div w:id="558899183">
          <w:marLeft w:val="640"/>
          <w:marRight w:val="0"/>
          <w:marTop w:val="0"/>
          <w:marBottom w:val="0"/>
          <w:divBdr>
            <w:top w:val="none" w:sz="0" w:space="0" w:color="auto"/>
            <w:left w:val="none" w:sz="0" w:space="0" w:color="auto"/>
            <w:bottom w:val="none" w:sz="0" w:space="0" w:color="auto"/>
            <w:right w:val="none" w:sz="0" w:space="0" w:color="auto"/>
          </w:divBdr>
        </w:div>
        <w:div w:id="373968906">
          <w:marLeft w:val="640"/>
          <w:marRight w:val="0"/>
          <w:marTop w:val="0"/>
          <w:marBottom w:val="0"/>
          <w:divBdr>
            <w:top w:val="none" w:sz="0" w:space="0" w:color="auto"/>
            <w:left w:val="none" w:sz="0" w:space="0" w:color="auto"/>
            <w:bottom w:val="none" w:sz="0" w:space="0" w:color="auto"/>
            <w:right w:val="none" w:sz="0" w:space="0" w:color="auto"/>
          </w:divBdr>
        </w:div>
        <w:div w:id="608586742">
          <w:marLeft w:val="640"/>
          <w:marRight w:val="0"/>
          <w:marTop w:val="0"/>
          <w:marBottom w:val="0"/>
          <w:divBdr>
            <w:top w:val="none" w:sz="0" w:space="0" w:color="auto"/>
            <w:left w:val="none" w:sz="0" w:space="0" w:color="auto"/>
            <w:bottom w:val="none" w:sz="0" w:space="0" w:color="auto"/>
            <w:right w:val="none" w:sz="0" w:space="0" w:color="auto"/>
          </w:divBdr>
        </w:div>
        <w:div w:id="1286741159">
          <w:marLeft w:val="640"/>
          <w:marRight w:val="0"/>
          <w:marTop w:val="0"/>
          <w:marBottom w:val="0"/>
          <w:divBdr>
            <w:top w:val="none" w:sz="0" w:space="0" w:color="auto"/>
            <w:left w:val="none" w:sz="0" w:space="0" w:color="auto"/>
            <w:bottom w:val="none" w:sz="0" w:space="0" w:color="auto"/>
            <w:right w:val="none" w:sz="0" w:space="0" w:color="auto"/>
          </w:divBdr>
        </w:div>
        <w:div w:id="856430552">
          <w:marLeft w:val="640"/>
          <w:marRight w:val="0"/>
          <w:marTop w:val="0"/>
          <w:marBottom w:val="0"/>
          <w:divBdr>
            <w:top w:val="none" w:sz="0" w:space="0" w:color="auto"/>
            <w:left w:val="none" w:sz="0" w:space="0" w:color="auto"/>
            <w:bottom w:val="none" w:sz="0" w:space="0" w:color="auto"/>
            <w:right w:val="none" w:sz="0" w:space="0" w:color="auto"/>
          </w:divBdr>
        </w:div>
        <w:div w:id="996305172">
          <w:marLeft w:val="640"/>
          <w:marRight w:val="0"/>
          <w:marTop w:val="0"/>
          <w:marBottom w:val="0"/>
          <w:divBdr>
            <w:top w:val="none" w:sz="0" w:space="0" w:color="auto"/>
            <w:left w:val="none" w:sz="0" w:space="0" w:color="auto"/>
            <w:bottom w:val="none" w:sz="0" w:space="0" w:color="auto"/>
            <w:right w:val="none" w:sz="0" w:space="0" w:color="auto"/>
          </w:divBdr>
        </w:div>
        <w:div w:id="1389766830">
          <w:marLeft w:val="640"/>
          <w:marRight w:val="0"/>
          <w:marTop w:val="0"/>
          <w:marBottom w:val="0"/>
          <w:divBdr>
            <w:top w:val="none" w:sz="0" w:space="0" w:color="auto"/>
            <w:left w:val="none" w:sz="0" w:space="0" w:color="auto"/>
            <w:bottom w:val="none" w:sz="0" w:space="0" w:color="auto"/>
            <w:right w:val="none" w:sz="0" w:space="0" w:color="auto"/>
          </w:divBdr>
        </w:div>
        <w:div w:id="633491499">
          <w:marLeft w:val="640"/>
          <w:marRight w:val="0"/>
          <w:marTop w:val="0"/>
          <w:marBottom w:val="0"/>
          <w:divBdr>
            <w:top w:val="none" w:sz="0" w:space="0" w:color="auto"/>
            <w:left w:val="none" w:sz="0" w:space="0" w:color="auto"/>
            <w:bottom w:val="none" w:sz="0" w:space="0" w:color="auto"/>
            <w:right w:val="none" w:sz="0" w:space="0" w:color="auto"/>
          </w:divBdr>
        </w:div>
        <w:div w:id="776800980">
          <w:marLeft w:val="640"/>
          <w:marRight w:val="0"/>
          <w:marTop w:val="0"/>
          <w:marBottom w:val="0"/>
          <w:divBdr>
            <w:top w:val="none" w:sz="0" w:space="0" w:color="auto"/>
            <w:left w:val="none" w:sz="0" w:space="0" w:color="auto"/>
            <w:bottom w:val="none" w:sz="0" w:space="0" w:color="auto"/>
            <w:right w:val="none" w:sz="0" w:space="0" w:color="auto"/>
          </w:divBdr>
        </w:div>
        <w:div w:id="1889418546">
          <w:marLeft w:val="640"/>
          <w:marRight w:val="0"/>
          <w:marTop w:val="0"/>
          <w:marBottom w:val="0"/>
          <w:divBdr>
            <w:top w:val="none" w:sz="0" w:space="0" w:color="auto"/>
            <w:left w:val="none" w:sz="0" w:space="0" w:color="auto"/>
            <w:bottom w:val="none" w:sz="0" w:space="0" w:color="auto"/>
            <w:right w:val="none" w:sz="0" w:space="0" w:color="auto"/>
          </w:divBdr>
        </w:div>
        <w:div w:id="976376771">
          <w:marLeft w:val="640"/>
          <w:marRight w:val="0"/>
          <w:marTop w:val="0"/>
          <w:marBottom w:val="0"/>
          <w:divBdr>
            <w:top w:val="none" w:sz="0" w:space="0" w:color="auto"/>
            <w:left w:val="none" w:sz="0" w:space="0" w:color="auto"/>
            <w:bottom w:val="none" w:sz="0" w:space="0" w:color="auto"/>
            <w:right w:val="none" w:sz="0" w:space="0" w:color="auto"/>
          </w:divBdr>
        </w:div>
        <w:div w:id="79647585">
          <w:marLeft w:val="640"/>
          <w:marRight w:val="0"/>
          <w:marTop w:val="0"/>
          <w:marBottom w:val="0"/>
          <w:divBdr>
            <w:top w:val="none" w:sz="0" w:space="0" w:color="auto"/>
            <w:left w:val="none" w:sz="0" w:space="0" w:color="auto"/>
            <w:bottom w:val="none" w:sz="0" w:space="0" w:color="auto"/>
            <w:right w:val="none" w:sz="0" w:space="0" w:color="auto"/>
          </w:divBdr>
        </w:div>
        <w:div w:id="1272516064">
          <w:marLeft w:val="640"/>
          <w:marRight w:val="0"/>
          <w:marTop w:val="0"/>
          <w:marBottom w:val="0"/>
          <w:divBdr>
            <w:top w:val="none" w:sz="0" w:space="0" w:color="auto"/>
            <w:left w:val="none" w:sz="0" w:space="0" w:color="auto"/>
            <w:bottom w:val="none" w:sz="0" w:space="0" w:color="auto"/>
            <w:right w:val="none" w:sz="0" w:space="0" w:color="auto"/>
          </w:divBdr>
        </w:div>
        <w:div w:id="1174765468">
          <w:marLeft w:val="640"/>
          <w:marRight w:val="0"/>
          <w:marTop w:val="0"/>
          <w:marBottom w:val="0"/>
          <w:divBdr>
            <w:top w:val="none" w:sz="0" w:space="0" w:color="auto"/>
            <w:left w:val="none" w:sz="0" w:space="0" w:color="auto"/>
            <w:bottom w:val="none" w:sz="0" w:space="0" w:color="auto"/>
            <w:right w:val="none" w:sz="0" w:space="0" w:color="auto"/>
          </w:divBdr>
        </w:div>
        <w:div w:id="774325220">
          <w:marLeft w:val="640"/>
          <w:marRight w:val="0"/>
          <w:marTop w:val="0"/>
          <w:marBottom w:val="0"/>
          <w:divBdr>
            <w:top w:val="none" w:sz="0" w:space="0" w:color="auto"/>
            <w:left w:val="none" w:sz="0" w:space="0" w:color="auto"/>
            <w:bottom w:val="none" w:sz="0" w:space="0" w:color="auto"/>
            <w:right w:val="none" w:sz="0" w:space="0" w:color="auto"/>
          </w:divBdr>
        </w:div>
        <w:div w:id="311833076">
          <w:marLeft w:val="640"/>
          <w:marRight w:val="0"/>
          <w:marTop w:val="0"/>
          <w:marBottom w:val="0"/>
          <w:divBdr>
            <w:top w:val="none" w:sz="0" w:space="0" w:color="auto"/>
            <w:left w:val="none" w:sz="0" w:space="0" w:color="auto"/>
            <w:bottom w:val="none" w:sz="0" w:space="0" w:color="auto"/>
            <w:right w:val="none" w:sz="0" w:space="0" w:color="auto"/>
          </w:divBdr>
        </w:div>
        <w:div w:id="1965114372">
          <w:marLeft w:val="640"/>
          <w:marRight w:val="0"/>
          <w:marTop w:val="0"/>
          <w:marBottom w:val="0"/>
          <w:divBdr>
            <w:top w:val="none" w:sz="0" w:space="0" w:color="auto"/>
            <w:left w:val="none" w:sz="0" w:space="0" w:color="auto"/>
            <w:bottom w:val="none" w:sz="0" w:space="0" w:color="auto"/>
            <w:right w:val="none" w:sz="0" w:space="0" w:color="auto"/>
          </w:divBdr>
        </w:div>
        <w:div w:id="1860777488">
          <w:marLeft w:val="640"/>
          <w:marRight w:val="0"/>
          <w:marTop w:val="0"/>
          <w:marBottom w:val="0"/>
          <w:divBdr>
            <w:top w:val="none" w:sz="0" w:space="0" w:color="auto"/>
            <w:left w:val="none" w:sz="0" w:space="0" w:color="auto"/>
            <w:bottom w:val="none" w:sz="0" w:space="0" w:color="auto"/>
            <w:right w:val="none" w:sz="0" w:space="0" w:color="auto"/>
          </w:divBdr>
        </w:div>
        <w:div w:id="424158974">
          <w:marLeft w:val="640"/>
          <w:marRight w:val="0"/>
          <w:marTop w:val="0"/>
          <w:marBottom w:val="0"/>
          <w:divBdr>
            <w:top w:val="none" w:sz="0" w:space="0" w:color="auto"/>
            <w:left w:val="none" w:sz="0" w:space="0" w:color="auto"/>
            <w:bottom w:val="none" w:sz="0" w:space="0" w:color="auto"/>
            <w:right w:val="none" w:sz="0" w:space="0" w:color="auto"/>
          </w:divBdr>
        </w:div>
        <w:div w:id="2064523627">
          <w:marLeft w:val="640"/>
          <w:marRight w:val="0"/>
          <w:marTop w:val="0"/>
          <w:marBottom w:val="0"/>
          <w:divBdr>
            <w:top w:val="none" w:sz="0" w:space="0" w:color="auto"/>
            <w:left w:val="none" w:sz="0" w:space="0" w:color="auto"/>
            <w:bottom w:val="none" w:sz="0" w:space="0" w:color="auto"/>
            <w:right w:val="none" w:sz="0" w:space="0" w:color="auto"/>
          </w:divBdr>
        </w:div>
        <w:div w:id="516849434">
          <w:marLeft w:val="640"/>
          <w:marRight w:val="0"/>
          <w:marTop w:val="0"/>
          <w:marBottom w:val="0"/>
          <w:divBdr>
            <w:top w:val="none" w:sz="0" w:space="0" w:color="auto"/>
            <w:left w:val="none" w:sz="0" w:space="0" w:color="auto"/>
            <w:bottom w:val="none" w:sz="0" w:space="0" w:color="auto"/>
            <w:right w:val="none" w:sz="0" w:space="0" w:color="auto"/>
          </w:divBdr>
        </w:div>
        <w:div w:id="722873131">
          <w:marLeft w:val="640"/>
          <w:marRight w:val="0"/>
          <w:marTop w:val="0"/>
          <w:marBottom w:val="0"/>
          <w:divBdr>
            <w:top w:val="none" w:sz="0" w:space="0" w:color="auto"/>
            <w:left w:val="none" w:sz="0" w:space="0" w:color="auto"/>
            <w:bottom w:val="none" w:sz="0" w:space="0" w:color="auto"/>
            <w:right w:val="none" w:sz="0" w:space="0" w:color="auto"/>
          </w:divBdr>
        </w:div>
        <w:div w:id="465002245">
          <w:marLeft w:val="640"/>
          <w:marRight w:val="0"/>
          <w:marTop w:val="0"/>
          <w:marBottom w:val="0"/>
          <w:divBdr>
            <w:top w:val="none" w:sz="0" w:space="0" w:color="auto"/>
            <w:left w:val="none" w:sz="0" w:space="0" w:color="auto"/>
            <w:bottom w:val="none" w:sz="0" w:space="0" w:color="auto"/>
            <w:right w:val="none" w:sz="0" w:space="0" w:color="auto"/>
          </w:divBdr>
        </w:div>
        <w:div w:id="1765834279">
          <w:marLeft w:val="640"/>
          <w:marRight w:val="0"/>
          <w:marTop w:val="0"/>
          <w:marBottom w:val="0"/>
          <w:divBdr>
            <w:top w:val="none" w:sz="0" w:space="0" w:color="auto"/>
            <w:left w:val="none" w:sz="0" w:space="0" w:color="auto"/>
            <w:bottom w:val="none" w:sz="0" w:space="0" w:color="auto"/>
            <w:right w:val="none" w:sz="0" w:space="0" w:color="auto"/>
          </w:divBdr>
        </w:div>
        <w:div w:id="1242761711">
          <w:marLeft w:val="640"/>
          <w:marRight w:val="0"/>
          <w:marTop w:val="0"/>
          <w:marBottom w:val="0"/>
          <w:divBdr>
            <w:top w:val="none" w:sz="0" w:space="0" w:color="auto"/>
            <w:left w:val="none" w:sz="0" w:space="0" w:color="auto"/>
            <w:bottom w:val="none" w:sz="0" w:space="0" w:color="auto"/>
            <w:right w:val="none" w:sz="0" w:space="0" w:color="auto"/>
          </w:divBdr>
        </w:div>
        <w:div w:id="484976093">
          <w:marLeft w:val="640"/>
          <w:marRight w:val="0"/>
          <w:marTop w:val="0"/>
          <w:marBottom w:val="0"/>
          <w:divBdr>
            <w:top w:val="none" w:sz="0" w:space="0" w:color="auto"/>
            <w:left w:val="none" w:sz="0" w:space="0" w:color="auto"/>
            <w:bottom w:val="none" w:sz="0" w:space="0" w:color="auto"/>
            <w:right w:val="none" w:sz="0" w:space="0" w:color="auto"/>
          </w:divBdr>
        </w:div>
        <w:div w:id="280574348">
          <w:marLeft w:val="640"/>
          <w:marRight w:val="0"/>
          <w:marTop w:val="0"/>
          <w:marBottom w:val="0"/>
          <w:divBdr>
            <w:top w:val="none" w:sz="0" w:space="0" w:color="auto"/>
            <w:left w:val="none" w:sz="0" w:space="0" w:color="auto"/>
            <w:bottom w:val="none" w:sz="0" w:space="0" w:color="auto"/>
            <w:right w:val="none" w:sz="0" w:space="0" w:color="auto"/>
          </w:divBdr>
        </w:div>
        <w:div w:id="1502156226">
          <w:marLeft w:val="640"/>
          <w:marRight w:val="0"/>
          <w:marTop w:val="0"/>
          <w:marBottom w:val="0"/>
          <w:divBdr>
            <w:top w:val="none" w:sz="0" w:space="0" w:color="auto"/>
            <w:left w:val="none" w:sz="0" w:space="0" w:color="auto"/>
            <w:bottom w:val="none" w:sz="0" w:space="0" w:color="auto"/>
            <w:right w:val="none" w:sz="0" w:space="0" w:color="auto"/>
          </w:divBdr>
        </w:div>
        <w:div w:id="844131447">
          <w:marLeft w:val="640"/>
          <w:marRight w:val="0"/>
          <w:marTop w:val="0"/>
          <w:marBottom w:val="0"/>
          <w:divBdr>
            <w:top w:val="none" w:sz="0" w:space="0" w:color="auto"/>
            <w:left w:val="none" w:sz="0" w:space="0" w:color="auto"/>
            <w:bottom w:val="none" w:sz="0" w:space="0" w:color="auto"/>
            <w:right w:val="none" w:sz="0" w:space="0" w:color="auto"/>
          </w:divBdr>
        </w:div>
        <w:div w:id="1030297408">
          <w:marLeft w:val="640"/>
          <w:marRight w:val="0"/>
          <w:marTop w:val="0"/>
          <w:marBottom w:val="0"/>
          <w:divBdr>
            <w:top w:val="none" w:sz="0" w:space="0" w:color="auto"/>
            <w:left w:val="none" w:sz="0" w:space="0" w:color="auto"/>
            <w:bottom w:val="none" w:sz="0" w:space="0" w:color="auto"/>
            <w:right w:val="none" w:sz="0" w:space="0" w:color="auto"/>
          </w:divBdr>
        </w:div>
        <w:div w:id="37633466">
          <w:marLeft w:val="640"/>
          <w:marRight w:val="0"/>
          <w:marTop w:val="0"/>
          <w:marBottom w:val="0"/>
          <w:divBdr>
            <w:top w:val="none" w:sz="0" w:space="0" w:color="auto"/>
            <w:left w:val="none" w:sz="0" w:space="0" w:color="auto"/>
            <w:bottom w:val="none" w:sz="0" w:space="0" w:color="auto"/>
            <w:right w:val="none" w:sz="0" w:space="0" w:color="auto"/>
          </w:divBdr>
        </w:div>
        <w:div w:id="387843811">
          <w:marLeft w:val="640"/>
          <w:marRight w:val="0"/>
          <w:marTop w:val="0"/>
          <w:marBottom w:val="0"/>
          <w:divBdr>
            <w:top w:val="none" w:sz="0" w:space="0" w:color="auto"/>
            <w:left w:val="none" w:sz="0" w:space="0" w:color="auto"/>
            <w:bottom w:val="none" w:sz="0" w:space="0" w:color="auto"/>
            <w:right w:val="none" w:sz="0" w:space="0" w:color="auto"/>
          </w:divBdr>
        </w:div>
        <w:div w:id="1095634787">
          <w:marLeft w:val="640"/>
          <w:marRight w:val="0"/>
          <w:marTop w:val="0"/>
          <w:marBottom w:val="0"/>
          <w:divBdr>
            <w:top w:val="none" w:sz="0" w:space="0" w:color="auto"/>
            <w:left w:val="none" w:sz="0" w:space="0" w:color="auto"/>
            <w:bottom w:val="none" w:sz="0" w:space="0" w:color="auto"/>
            <w:right w:val="none" w:sz="0" w:space="0" w:color="auto"/>
          </w:divBdr>
        </w:div>
        <w:div w:id="1722709754">
          <w:marLeft w:val="640"/>
          <w:marRight w:val="0"/>
          <w:marTop w:val="0"/>
          <w:marBottom w:val="0"/>
          <w:divBdr>
            <w:top w:val="none" w:sz="0" w:space="0" w:color="auto"/>
            <w:left w:val="none" w:sz="0" w:space="0" w:color="auto"/>
            <w:bottom w:val="none" w:sz="0" w:space="0" w:color="auto"/>
            <w:right w:val="none" w:sz="0" w:space="0" w:color="auto"/>
          </w:divBdr>
        </w:div>
        <w:div w:id="2097169844">
          <w:marLeft w:val="640"/>
          <w:marRight w:val="0"/>
          <w:marTop w:val="0"/>
          <w:marBottom w:val="0"/>
          <w:divBdr>
            <w:top w:val="none" w:sz="0" w:space="0" w:color="auto"/>
            <w:left w:val="none" w:sz="0" w:space="0" w:color="auto"/>
            <w:bottom w:val="none" w:sz="0" w:space="0" w:color="auto"/>
            <w:right w:val="none" w:sz="0" w:space="0" w:color="auto"/>
          </w:divBdr>
        </w:div>
        <w:div w:id="524637502">
          <w:marLeft w:val="640"/>
          <w:marRight w:val="0"/>
          <w:marTop w:val="0"/>
          <w:marBottom w:val="0"/>
          <w:divBdr>
            <w:top w:val="none" w:sz="0" w:space="0" w:color="auto"/>
            <w:left w:val="none" w:sz="0" w:space="0" w:color="auto"/>
            <w:bottom w:val="none" w:sz="0" w:space="0" w:color="auto"/>
            <w:right w:val="none" w:sz="0" w:space="0" w:color="auto"/>
          </w:divBdr>
        </w:div>
        <w:div w:id="1499419928">
          <w:marLeft w:val="640"/>
          <w:marRight w:val="0"/>
          <w:marTop w:val="0"/>
          <w:marBottom w:val="0"/>
          <w:divBdr>
            <w:top w:val="none" w:sz="0" w:space="0" w:color="auto"/>
            <w:left w:val="none" w:sz="0" w:space="0" w:color="auto"/>
            <w:bottom w:val="none" w:sz="0" w:space="0" w:color="auto"/>
            <w:right w:val="none" w:sz="0" w:space="0" w:color="auto"/>
          </w:divBdr>
        </w:div>
        <w:div w:id="541405322">
          <w:marLeft w:val="640"/>
          <w:marRight w:val="0"/>
          <w:marTop w:val="0"/>
          <w:marBottom w:val="0"/>
          <w:divBdr>
            <w:top w:val="none" w:sz="0" w:space="0" w:color="auto"/>
            <w:left w:val="none" w:sz="0" w:space="0" w:color="auto"/>
            <w:bottom w:val="none" w:sz="0" w:space="0" w:color="auto"/>
            <w:right w:val="none" w:sz="0" w:space="0" w:color="auto"/>
          </w:divBdr>
        </w:div>
        <w:div w:id="743139354">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25263694">
      <w:bodyDiv w:val="1"/>
      <w:marLeft w:val="0"/>
      <w:marRight w:val="0"/>
      <w:marTop w:val="0"/>
      <w:marBottom w:val="0"/>
      <w:divBdr>
        <w:top w:val="none" w:sz="0" w:space="0" w:color="auto"/>
        <w:left w:val="none" w:sz="0" w:space="0" w:color="auto"/>
        <w:bottom w:val="none" w:sz="0" w:space="0" w:color="auto"/>
        <w:right w:val="none" w:sz="0" w:space="0" w:color="auto"/>
      </w:divBdr>
      <w:divsChild>
        <w:div w:id="65032803">
          <w:marLeft w:val="640"/>
          <w:marRight w:val="0"/>
          <w:marTop w:val="0"/>
          <w:marBottom w:val="0"/>
          <w:divBdr>
            <w:top w:val="none" w:sz="0" w:space="0" w:color="auto"/>
            <w:left w:val="none" w:sz="0" w:space="0" w:color="auto"/>
            <w:bottom w:val="none" w:sz="0" w:space="0" w:color="auto"/>
            <w:right w:val="none" w:sz="0" w:space="0" w:color="auto"/>
          </w:divBdr>
        </w:div>
        <w:div w:id="1323195727">
          <w:marLeft w:val="640"/>
          <w:marRight w:val="0"/>
          <w:marTop w:val="0"/>
          <w:marBottom w:val="0"/>
          <w:divBdr>
            <w:top w:val="none" w:sz="0" w:space="0" w:color="auto"/>
            <w:left w:val="none" w:sz="0" w:space="0" w:color="auto"/>
            <w:bottom w:val="none" w:sz="0" w:space="0" w:color="auto"/>
            <w:right w:val="none" w:sz="0" w:space="0" w:color="auto"/>
          </w:divBdr>
        </w:div>
        <w:div w:id="1193227539">
          <w:marLeft w:val="640"/>
          <w:marRight w:val="0"/>
          <w:marTop w:val="0"/>
          <w:marBottom w:val="0"/>
          <w:divBdr>
            <w:top w:val="none" w:sz="0" w:space="0" w:color="auto"/>
            <w:left w:val="none" w:sz="0" w:space="0" w:color="auto"/>
            <w:bottom w:val="none" w:sz="0" w:space="0" w:color="auto"/>
            <w:right w:val="none" w:sz="0" w:space="0" w:color="auto"/>
          </w:divBdr>
        </w:div>
        <w:div w:id="1053654311">
          <w:marLeft w:val="640"/>
          <w:marRight w:val="0"/>
          <w:marTop w:val="0"/>
          <w:marBottom w:val="0"/>
          <w:divBdr>
            <w:top w:val="none" w:sz="0" w:space="0" w:color="auto"/>
            <w:left w:val="none" w:sz="0" w:space="0" w:color="auto"/>
            <w:bottom w:val="none" w:sz="0" w:space="0" w:color="auto"/>
            <w:right w:val="none" w:sz="0" w:space="0" w:color="auto"/>
          </w:divBdr>
        </w:div>
        <w:div w:id="1724524134">
          <w:marLeft w:val="640"/>
          <w:marRight w:val="0"/>
          <w:marTop w:val="0"/>
          <w:marBottom w:val="0"/>
          <w:divBdr>
            <w:top w:val="none" w:sz="0" w:space="0" w:color="auto"/>
            <w:left w:val="none" w:sz="0" w:space="0" w:color="auto"/>
            <w:bottom w:val="none" w:sz="0" w:space="0" w:color="auto"/>
            <w:right w:val="none" w:sz="0" w:space="0" w:color="auto"/>
          </w:divBdr>
        </w:div>
        <w:div w:id="713188982">
          <w:marLeft w:val="640"/>
          <w:marRight w:val="0"/>
          <w:marTop w:val="0"/>
          <w:marBottom w:val="0"/>
          <w:divBdr>
            <w:top w:val="none" w:sz="0" w:space="0" w:color="auto"/>
            <w:left w:val="none" w:sz="0" w:space="0" w:color="auto"/>
            <w:bottom w:val="none" w:sz="0" w:space="0" w:color="auto"/>
            <w:right w:val="none" w:sz="0" w:space="0" w:color="auto"/>
          </w:divBdr>
        </w:div>
        <w:div w:id="1739207236">
          <w:marLeft w:val="640"/>
          <w:marRight w:val="0"/>
          <w:marTop w:val="0"/>
          <w:marBottom w:val="0"/>
          <w:divBdr>
            <w:top w:val="none" w:sz="0" w:space="0" w:color="auto"/>
            <w:left w:val="none" w:sz="0" w:space="0" w:color="auto"/>
            <w:bottom w:val="none" w:sz="0" w:space="0" w:color="auto"/>
            <w:right w:val="none" w:sz="0" w:space="0" w:color="auto"/>
          </w:divBdr>
        </w:div>
        <w:div w:id="1963071329">
          <w:marLeft w:val="640"/>
          <w:marRight w:val="0"/>
          <w:marTop w:val="0"/>
          <w:marBottom w:val="0"/>
          <w:divBdr>
            <w:top w:val="none" w:sz="0" w:space="0" w:color="auto"/>
            <w:left w:val="none" w:sz="0" w:space="0" w:color="auto"/>
            <w:bottom w:val="none" w:sz="0" w:space="0" w:color="auto"/>
            <w:right w:val="none" w:sz="0" w:space="0" w:color="auto"/>
          </w:divBdr>
        </w:div>
        <w:div w:id="24330972">
          <w:marLeft w:val="640"/>
          <w:marRight w:val="0"/>
          <w:marTop w:val="0"/>
          <w:marBottom w:val="0"/>
          <w:divBdr>
            <w:top w:val="none" w:sz="0" w:space="0" w:color="auto"/>
            <w:left w:val="none" w:sz="0" w:space="0" w:color="auto"/>
            <w:bottom w:val="none" w:sz="0" w:space="0" w:color="auto"/>
            <w:right w:val="none" w:sz="0" w:space="0" w:color="auto"/>
          </w:divBdr>
        </w:div>
        <w:div w:id="192689614">
          <w:marLeft w:val="640"/>
          <w:marRight w:val="0"/>
          <w:marTop w:val="0"/>
          <w:marBottom w:val="0"/>
          <w:divBdr>
            <w:top w:val="none" w:sz="0" w:space="0" w:color="auto"/>
            <w:left w:val="none" w:sz="0" w:space="0" w:color="auto"/>
            <w:bottom w:val="none" w:sz="0" w:space="0" w:color="auto"/>
            <w:right w:val="none" w:sz="0" w:space="0" w:color="auto"/>
          </w:divBdr>
        </w:div>
        <w:div w:id="1123117786">
          <w:marLeft w:val="640"/>
          <w:marRight w:val="0"/>
          <w:marTop w:val="0"/>
          <w:marBottom w:val="0"/>
          <w:divBdr>
            <w:top w:val="none" w:sz="0" w:space="0" w:color="auto"/>
            <w:left w:val="none" w:sz="0" w:space="0" w:color="auto"/>
            <w:bottom w:val="none" w:sz="0" w:space="0" w:color="auto"/>
            <w:right w:val="none" w:sz="0" w:space="0" w:color="auto"/>
          </w:divBdr>
        </w:div>
        <w:div w:id="1504736813">
          <w:marLeft w:val="640"/>
          <w:marRight w:val="0"/>
          <w:marTop w:val="0"/>
          <w:marBottom w:val="0"/>
          <w:divBdr>
            <w:top w:val="none" w:sz="0" w:space="0" w:color="auto"/>
            <w:left w:val="none" w:sz="0" w:space="0" w:color="auto"/>
            <w:bottom w:val="none" w:sz="0" w:space="0" w:color="auto"/>
            <w:right w:val="none" w:sz="0" w:space="0" w:color="auto"/>
          </w:divBdr>
        </w:div>
        <w:div w:id="1219786274">
          <w:marLeft w:val="640"/>
          <w:marRight w:val="0"/>
          <w:marTop w:val="0"/>
          <w:marBottom w:val="0"/>
          <w:divBdr>
            <w:top w:val="none" w:sz="0" w:space="0" w:color="auto"/>
            <w:left w:val="none" w:sz="0" w:space="0" w:color="auto"/>
            <w:bottom w:val="none" w:sz="0" w:space="0" w:color="auto"/>
            <w:right w:val="none" w:sz="0" w:space="0" w:color="auto"/>
          </w:divBdr>
        </w:div>
        <w:div w:id="603153598">
          <w:marLeft w:val="640"/>
          <w:marRight w:val="0"/>
          <w:marTop w:val="0"/>
          <w:marBottom w:val="0"/>
          <w:divBdr>
            <w:top w:val="none" w:sz="0" w:space="0" w:color="auto"/>
            <w:left w:val="none" w:sz="0" w:space="0" w:color="auto"/>
            <w:bottom w:val="none" w:sz="0" w:space="0" w:color="auto"/>
            <w:right w:val="none" w:sz="0" w:space="0" w:color="auto"/>
          </w:divBdr>
        </w:div>
        <w:div w:id="1678077458">
          <w:marLeft w:val="640"/>
          <w:marRight w:val="0"/>
          <w:marTop w:val="0"/>
          <w:marBottom w:val="0"/>
          <w:divBdr>
            <w:top w:val="none" w:sz="0" w:space="0" w:color="auto"/>
            <w:left w:val="none" w:sz="0" w:space="0" w:color="auto"/>
            <w:bottom w:val="none" w:sz="0" w:space="0" w:color="auto"/>
            <w:right w:val="none" w:sz="0" w:space="0" w:color="auto"/>
          </w:divBdr>
        </w:div>
        <w:div w:id="1119448282">
          <w:marLeft w:val="640"/>
          <w:marRight w:val="0"/>
          <w:marTop w:val="0"/>
          <w:marBottom w:val="0"/>
          <w:divBdr>
            <w:top w:val="none" w:sz="0" w:space="0" w:color="auto"/>
            <w:left w:val="none" w:sz="0" w:space="0" w:color="auto"/>
            <w:bottom w:val="none" w:sz="0" w:space="0" w:color="auto"/>
            <w:right w:val="none" w:sz="0" w:space="0" w:color="auto"/>
          </w:divBdr>
        </w:div>
        <w:div w:id="541136411">
          <w:marLeft w:val="640"/>
          <w:marRight w:val="0"/>
          <w:marTop w:val="0"/>
          <w:marBottom w:val="0"/>
          <w:divBdr>
            <w:top w:val="none" w:sz="0" w:space="0" w:color="auto"/>
            <w:left w:val="none" w:sz="0" w:space="0" w:color="auto"/>
            <w:bottom w:val="none" w:sz="0" w:space="0" w:color="auto"/>
            <w:right w:val="none" w:sz="0" w:space="0" w:color="auto"/>
          </w:divBdr>
        </w:div>
        <w:div w:id="179398735">
          <w:marLeft w:val="640"/>
          <w:marRight w:val="0"/>
          <w:marTop w:val="0"/>
          <w:marBottom w:val="0"/>
          <w:divBdr>
            <w:top w:val="none" w:sz="0" w:space="0" w:color="auto"/>
            <w:left w:val="none" w:sz="0" w:space="0" w:color="auto"/>
            <w:bottom w:val="none" w:sz="0" w:space="0" w:color="auto"/>
            <w:right w:val="none" w:sz="0" w:space="0" w:color="auto"/>
          </w:divBdr>
        </w:div>
        <w:div w:id="980304768">
          <w:marLeft w:val="640"/>
          <w:marRight w:val="0"/>
          <w:marTop w:val="0"/>
          <w:marBottom w:val="0"/>
          <w:divBdr>
            <w:top w:val="none" w:sz="0" w:space="0" w:color="auto"/>
            <w:left w:val="none" w:sz="0" w:space="0" w:color="auto"/>
            <w:bottom w:val="none" w:sz="0" w:space="0" w:color="auto"/>
            <w:right w:val="none" w:sz="0" w:space="0" w:color="auto"/>
          </w:divBdr>
        </w:div>
        <w:div w:id="850417592">
          <w:marLeft w:val="640"/>
          <w:marRight w:val="0"/>
          <w:marTop w:val="0"/>
          <w:marBottom w:val="0"/>
          <w:divBdr>
            <w:top w:val="none" w:sz="0" w:space="0" w:color="auto"/>
            <w:left w:val="none" w:sz="0" w:space="0" w:color="auto"/>
            <w:bottom w:val="none" w:sz="0" w:space="0" w:color="auto"/>
            <w:right w:val="none" w:sz="0" w:space="0" w:color="auto"/>
          </w:divBdr>
        </w:div>
        <w:div w:id="1647125084">
          <w:marLeft w:val="640"/>
          <w:marRight w:val="0"/>
          <w:marTop w:val="0"/>
          <w:marBottom w:val="0"/>
          <w:divBdr>
            <w:top w:val="none" w:sz="0" w:space="0" w:color="auto"/>
            <w:left w:val="none" w:sz="0" w:space="0" w:color="auto"/>
            <w:bottom w:val="none" w:sz="0" w:space="0" w:color="auto"/>
            <w:right w:val="none" w:sz="0" w:space="0" w:color="auto"/>
          </w:divBdr>
        </w:div>
        <w:div w:id="876508664">
          <w:marLeft w:val="640"/>
          <w:marRight w:val="0"/>
          <w:marTop w:val="0"/>
          <w:marBottom w:val="0"/>
          <w:divBdr>
            <w:top w:val="none" w:sz="0" w:space="0" w:color="auto"/>
            <w:left w:val="none" w:sz="0" w:space="0" w:color="auto"/>
            <w:bottom w:val="none" w:sz="0" w:space="0" w:color="auto"/>
            <w:right w:val="none" w:sz="0" w:space="0" w:color="auto"/>
          </w:divBdr>
        </w:div>
        <w:div w:id="1577206184">
          <w:marLeft w:val="640"/>
          <w:marRight w:val="0"/>
          <w:marTop w:val="0"/>
          <w:marBottom w:val="0"/>
          <w:divBdr>
            <w:top w:val="none" w:sz="0" w:space="0" w:color="auto"/>
            <w:left w:val="none" w:sz="0" w:space="0" w:color="auto"/>
            <w:bottom w:val="none" w:sz="0" w:space="0" w:color="auto"/>
            <w:right w:val="none" w:sz="0" w:space="0" w:color="auto"/>
          </w:divBdr>
        </w:div>
        <w:div w:id="1405253864">
          <w:marLeft w:val="640"/>
          <w:marRight w:val="0"/>
          <w:marTop w:val="0"/>
          <w:marBottom w:val="0"/>
          <w:divBdr>
            <w:top w:val="none" w:sz="0" w:space="0" w:color="auto"/>
            <w:left w:val="none" w:sz="0" w:space="0" w:color="auto"/>
            <w:bottom w:val="none" w:sz="0" w:space="0" w:color="auto"/>
            <w:right w:val="none" w:sz="0" w:space="0" w:color="auto"/>
          </w:divBdr>
        </w:div>
        <w:div w:id="427510313">
          <w:marLeft w:val="640"/>
          <w:marRight w:val="0"/>
          <w:marTop w:val="0"/>
          <w:marBottom w:val="0"/>
          <w:divBdr>
            <w:top w:val="none" w:sz="0" w:space="0" w:color="auto"/>
            <w:left w:val="none" w:sz="0" w:space="0" w:color="auto"/>
            <w:bottom w:val="none" w:sz="0" w:space="0" w:color="auto"/>
            <w:right w:val="none" w:sz="0" w:space="0" w:color="auto"/>
          </w:divBdr>
        </w:div>
        <w:div w:id="494227464">
          <w:marLeft w:val="640"/>
          <w:marRight w:val="0"/>
          <w:marTop w:val="0"/>
          <w:marBottom w:val="0"/>
          <w:divBdr>
            <w:top w:val="none" w:sz="0" w:space="0" w:color="auto"/>
            <w:left w:val="none" w:sz="0" w:space="0" w:color="auto"/>
            <w:bottom w:val="none" w:sz="0" w:space="0" w:color="auto"/>
            <w:right w:val="none" w:sz="0" w:space="0" w:color="auto"/>
          </w:divBdr>
        </w:div>
        <w:div w:id="1454250579">
          <w:marLeft w:val="640"/>
          <w:marRight w:val="0"/>
          <w:marTop w:val="0"/>
          <w:marBottom w:val="0"/>
          <w:divBdr>
            <w:top w:val="none" w:sz="0" w:space="0" w:color="auto"/>
            <w:left w:val="none" w:sz="0" w:space="0" w:color="auto"/>
            <w:bottom w:val="none" w:sz="0" w:space="0" w:color="auto"/>
            <w:right w:val="none" w:sz="0" w:space="0" w:color="auto"/>
          </w:divBdr>
        </w:div>
        <w:div w:id="1743212412">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752974460">
          <w:marLeft w:val="640"/>
          <w:marRight w:val="0"/>
          <w:marTop w:val="0"/>
          <w:marBottom w:val="0"/>
          <w:divBdr>
            <w:top w:val="none" w:sz="0" w:space="0" w:color="auto"/>
            <w:left w:val="none" w:sz="0" w:space="0" w:color="auto"/>
            <w:bottom w:val="none" w:sz="0" w:space="0" w:color="auto"/>
            <w:right w:val="none" w:sz="0" w:space="0" w:color="auto"/>
          </w:divBdr>
        </w:div>
        <w:div w:id="146938005">
          <w:marLeft w:val="640"/>
          <w:marRight w:val="0"/>
          <w:marTop w:val="0"/>
          <w:marBottom w:val="0"/>
          <w:divBdr>
            <w:top w:val="none" w:sz="0" w:space="0" w:color="auto"/>
            <w:left w:val="none" w:sz="0" w:space="0" w:color="auto"/>
            <w:bottom w:val="none" w:sz="0" w:space="0" w:color="auto"/>
            <w:right w:val="none" w:sz="0" w:space="0" w:color="auto"/>
          </w:divBdr>
        </w:div>
        <w:div w:id="675612413">
          <w:marLeft w:val="640"/>
          <w:marRight w:val="0"/>
          <w:marTop w:val="0"/>
          <w:marBottom w:val="0"/>
          <w:divBdr>
            <w:top w:val="none" w:sz="0" w:space="0" w:color="auto"/>
            <w:left w:val="none" w:sz="0" w:space="0" w:color="auto"/>
            <w:bottom w:val="none" w:sz="0" w:space="0" w:color="auto"/>
            <w:right w:val="none" w:sz="0" w:space="0" w:color="auto"/>
          </w:divBdr>
        </w:div>
        <w:div w:id="601492514">
          <w:marLeft w:val="640"/>
          <w:marRight w:val="0"/>
          <w:marTop w:val="0"/>
          <w:marBottom w:val="0"/>
          <w:divBdr>
            <w:top w:val="none" w:sz="0" w:space="0" w:color="auto"/>
            <w:left w:val="none" w:sz="0" w:space="0" w:color="auto"/>
            <w:bottom w:val="none" w:sz="0" w:space="0" w:color="auto"/>
            <w:right w:val="none" w:sz="0" w:space="0" w:color="auto"/>
          </w:divBdr>
        </w:div>
        <w:div w:id="237792143">
          <w:marLeft w:val="640"/>
          <w:marRight w:val="0"/>
          <w:marTop w:val="0"/>
          <w:marBottom w:val="0"/>
          <w:divBdr>
            <w:top w:val="none" w:sz="0" w:space="0" w:color="auto"/>
            <w:left w:val="none" w:sz="0" w:space="0" w:color="auto"/>
            <w:bottom w:val="none" w:sz="0" w:space="0" w:color="auto"/>
            <w:right w:val="none" w:sz="0" w:space="0" w:color="auto"/>
          </w:divBdr>
        </w:div>
        <w:div w:id="1984889958">
          <w:marLeft w:val="640"/>
          <w:marRight w:val="0"/>
          <w:marTop w:val="0"/>
          <w:marBottom w:val="0"/>
          <w:divBdr>
            <w:top w:val="none" w:sz="0" w:space="0" w:color="auto"/>
            <w:left w:val="none" w:sz="0" w:space="0" w:color="auto"/>
            <w:bottom w:val="none" w:sz="0" w:space="0" w:color="auto"/>
            <w:right w:val="none" w:sz="0" w:space="0" w:color="auto"/>
          </w:divBdr>
        </w:div>
        <w:div w:id="1026566561">
          <w:marLeft w:val="640"/>
          <w:marRight w:val="0"/>
          <w:marTop w:val="0"/>
          <w:marBottom w:val="0"/>
          <w:divBdr>
            <w:top w:val="none" w:sz="0" w:space="0" w:color="auto"/>
            <w:left w:val="none" w:sz="0" w:space="0" w:color="auto"/>
            <w:bottom w:val="none" w:sz="0" w:space="0" w:color="auto"/>
            <w:right w:val="none" w:sz="0" w:space="0" w:color="auto"/>
          </w:divBdr>
        </w:div>
        <w:div w:id="610742484">
          <w:marLeft w:val="640"/>
          <w:marRight w:val="0"/>
          <w:marTop w:val="0"/>
          <w:marBottom w:val="0"/>
          <w:divBdr>
            <w:top w:val="none" w:sz="0" w:space="0" w:color="auto"/>
            <w:left w:val="none" w:sz="0" w:space="0" w:color="auto"/>
            <w:bottom w:val="none" w:sz="0" w:space="0" w:color="auto"/>
            <w:right w:val="none" w:sz="0" w:space="0" w:color="auto"/>
          </w:divBdr>
        </w:div>
        <w:div w:id="1039235478">
          <w:marLeft w:val="640"/>
          <w:marRight w:val="0"/>
          <w:marTop w:val="0"/>
          <w:marBottom w:val="0"/>
          <w:divBdr>
            <w:top w:val="none" w:sz="0" w:space="0" w:color="auto"/>
            <w:left w:val="none" w:sz="0" w:space="0" w:color="auto"/>
            <w:bottom w:val="none" w:sz="0" w:space="0" w:color="auto"/>
            <w:right w:val="none" w:sz="0" w:space="0" w:color="auto"/>
          </w:divBdr>
        </w:div>
        <w:div w:id="596449713">
          <w:marLeft w:val="640"/>
          <w:marRight w:val="0"/>
          <w:marTop w:val="0"/>
          <w:marBottom w:val="0"/>
          <w:divBdr>
            <w:top w:val="none" w:sz="0" w:space="0" w:color="auto"/>
            <w:left w:val="none" w:sz="0" w:space="0" w:color="auto"/>
            <w:bottom w:val="none" w:sz="0" w:space="0" w:color="auto"/>
            <w:right w:val="none" w:sz="0" w:space="0" w:color="auto"/>
          </w:divBdr>
        </w:div>
        <w:div w:id="469590715">
          <w:marLeft w:val="640"/>
          <w:marRight w:val="0"/>
          <w:marTop w:val="0"/>
          <w:marBottom w:val="0"/>
          <w:divBdr>
            <w:top w:val="none" w:sz="0" w:space="0" w:color="auto"/>
            <w:left w:val="none" w:sz="0" w:space="0" w:color="auto"/>
            <w:bottom w:val="none" w:sz="0" w:space="0" w:color="auto"/>
            <w:right w:val="none" w:sz="0" w:space="0" w:color="auto"/>
          </w:divBdr>
        </w:div>
        <w:div w:id="1031880628">
          <w:marLeft w:val="640"/>
          <w:marRight w:val="0"/>
          <w:marTop w:val="0"/>
          <w:marBottom w:val="0"/>
          <w:divBdr>
            <w:top w:val="none" w:sz="0" w:space="0" w:color="auto"/>
            <w:left w:val="none" w:sz="0" w:space="0" w:color="auto"/>
            <w:bottom w:val="none" w:sz="0" w:space="0" w:color="auto"/>
            <w:right w:val="none" w:sz="0" w:space="0" w:color="auto"/>
          </w:divBdr>
        </w:div>
        <w:div w:id="1827355791">
          <w:marLeft w:val="640"/>
          <w:marRight w:val="0"/>
          <w:marTop w:val="0"/>
          <w:marBottom w:val="0"/>
          <w:divBdr>
            <w:top w:val="none" w:sz="0" w:space="0" w:color="auto"/>
            <w:left w:val="none" w:sz="0" w:space="0" w:color="auto"/>
            <w:bottom w:val="none" w:sz="0" w:space="0" w:color="auto"/>
            <w:right w:val="none" w:sz="0" w:space="0" w:color="auto"/>
          </w:divBdr>
        </w:div>
        <w:div w:id="1582718051">
          <w:marLeft w:val="640"/>
          <w:marRight w:val="0"/>
          <w:marTop w:val="0"/>
          <w:marBottom w:val="0"/>
          <w:divBdr>
            <w:top w:val="none" w:sz="0" w:space="0" w:color="auto"/>
            <w:left w:val="none" w:sz="0" w:space="0" w:color="auto"/>
            <w:bottom w:val="none" w:sz="0" w:space="0" w:color="auto"/>
            <w:right w:val="none" w:sz="0" w:space="0" w:color="auto"/>
          </w:divBdr>
        </w:div>
        <w:div w:id="1856729215">
          <w:marLeft w:val="640"/>
          <w:marRight w:val="0"/>
          <w:marTop w:val="0"/>
          <w:marBottom w:val="0"/>
          <w:divBdr>
            <w:top w:val="none" w:sz="0" w:space="0" w:color="auto"/>
            <w:left w:val="none" w:sz="0" w:space="0" w:color="auto"/>
            <w:bottom w:val="none" w:sz="0" w:space="0" w:color="auto"/>
            <w:right w:val="none" w:sz="0" w:space="0" w:color="auto"/>
          </w:divBdr>
        </w:div>
        <w:div w:id="1550723049">
          <w:marLeft w:val="640"/>
          <w:marRight w:val="0"/>
          <w:marTop w:val="0"/>
          <w:marBottom w:val="0"/>
          <w:divBdr>
            <w:top w:val="none" w:sz="0" w:space="0" w:color="auto"/>
            <w:left w:val="none" w:sz="0" w:space="0" w:color="auto"/>
            <w:bottom w:val="none" w:sz="0" w:space="0" w:color="auto"/>
            <w:right w:val="none" w:sz="0" w:space="0" w:color="auto"/>
          </w:divBdr>
        </w:div>
        <w:div w:id="976644212">
          <w:marLeft w:val="640"/>
          <w:marRight w:val="0"/>
          <w:marTop w:val="0"/>
          <w:marBottom w:val="0"/>
          <w:divBdr>
            <w:top w:val="none" w:sz="0" w:space="0" w:color="auto"/>
            <w:left w:val="none" w:sz="0" w:space="0" w:color="auto"/>
            <w:bottom w:val="none" w:sz="0" w:space="0" w:color="auto"/>
            <w:right w:val="none" w:sz="0" w:space="0" w:color="auto"/>
          </w:divBdr>
        </w:div>
        <w:div w:id="1549026077">
          <w:marLeft w:val="640"/>
          <w:marRight w:val="0"/>
          <w:marTop w:val="0"/>
          <w:marBottom w:val="0"/>
          <w:divBdr>
            <w:top w:val="none" w:sz="0" w:space="0" w:color="auto"/>
            <w:left w:val="none" w:sz="0" w:space="0" w:color="auto"/>
            <w:bottom w:val="none" w:sz="0" w:space="0" w:color="auto"/>
            <w:right w:val="none" w:sz="0" w:space="0" w:color="auto"/>
          </w:divBdr>
        </w:div>
        <w:div w:id="1076512144">
          <w:marLeft w:val="640"/>
          <w:marRight w:val="0"/>
          <w:marTop w:val="0"/>
          <w:marBottom w:val="0"/>
          <w:divBdr>
            <w:top w:val="none" w:sz="0" w:space="0" w:color="auto"/>
            <w:left w:val="none" w:sz="0" w:space="0" w:color="auto"/>
            <w:bottom w:val="none" w:sz="0" w:space="0" w:color="auto"/>
            <w:right w:val="none" w:sz="0" w:space="0" w:color="auto"/>
          </w:divBdr>
        </w:div>
        <w:div w:id="942882697">
          <w:marLeft w:val="640"/>
          <w:marRight w:val="0"/>
          <w:marTop w:val="0"/>
          <w:marBottom w:val="0"/>
          <w:divBdr>
            <w:top w:val="none" w:sz="0" w:space="0" w:color="auto"/>
            <w:left w:val="none" w:sz="0" w:space="0" w:color="auto"/>
            <w:bottom w:val="none" w:sz="0" w:space="0" w:color="auto"/>
            <w:right w:val="none" w:sz="0" w:space="0" w:color="auto"/>
          </w:divBdr>
        </w:div>
        <w:div w:id="1936403830">
          <w:marLeft w:val="640"/>
          <w:marRight w:val="0"/>
          <w:marTop w:val="0"/>
          <w:marBottom w:val="0"/>
          <w:divBdr>
            <w:top w:val="none" w:sz="0" w:space="0" w:color="auto"/>
            <w:left w:val="none" w:sz="0" w:space="0" w:color="auto"/>
            <w:bottom w:val="none" w:sz="0" w:space="0" w:color="auto"/>
            <w:right w:val="none" w:sz="0" w:space="0" w:color="auto"/>
          </w:divBdr>
        </w:div>
        <w:div w:id="526717122">
          <w:marLeft w:val="640"/>
          <w:marRight w:val="0"/>
          <w:marTop w:val="0"/>
          <w:marBottom w:val="0"/>
          <w:divBdr>
            <w:top w:val="none" w:sz="0" w:space="0" w:color="auto"/>
            <w:left w:val="none" w:sz="0" w:space="0" w:color="auto"/>
            <w:bottom w:val="none" w:sz="0" w:space="0" w:color="auto"/>
            <w:right w:val="none" w:sz="0" w:space="0" w:color="auto"/>
          </w:divBdr>
        </w:div>
        <w:div w:id="1777825063">
          <w:marLeft w:val="640"/>
          <w:marRight w:val="0"/>
          <w:marTop w:val="0"/>
          <w:marBottom w:val="0"/>
          <w:divBdr>
            <w:top w:val="none" w:sz="0" w:space="0" w:color="auto"/>
            <w:left w:val="none" w:sz="0" w:space="0" w:color="auto"/>
            <w:bottom w:val="none" w:sz="0" w:space="0" w:color="auto"/>
            <w:right w:val="none" w:sz="0" w:space="0" w:color="auto"/>
          </w:divBdr>
        </w:div>
        <w:div w:id="237446322">
          <w:marLeft w:val="640"/>
          <w:marRight w:val="0"/>
          <w:marTop w:val="0"/>
          <w:marBottom w:val="0"/>
          <w:divBdr>
            <w:top w:val="none" w:sz="0" w:space="0" w:color="auto"/>
            <w:left w:val="none" w:sz="0" w:space="0" w:color="auto"/>
            <w:bottom w:val="none" w:sz="0" w:space="0" w:color="auto"/>
            <w:right w:val="none" w:sz="0" w:space="0" w:color="auto"/>
          </w:divBdr>
        </w:div>
        <w:div w:id="1373963647">
          <w:marLeft w:val="640"/>
          <w:marRight w:val="0"/>
          <w:marTop w:val="0"/>
          <w:marBottom w:val="0"/>
          <w:divBdr>
            <w:top w:val="none" w:sz="0" w:space="0" w:color="auto"/>
            <w:left w:val="none" w:sz="0" w:space="0" w:color="auto"/>
            <w:bottom w:val="none" w:sz="0" w:space="0" w:color="auto"/>
            <w:right w:val="none" w:sz="0" w:space="0" w:color="auto"/>
          </w:divBdr>
        </w:div>
        <w:div w:id="1401707225">
          <w:marLeft w:val="640"/>
          <w:marRight w:val="0"/>
          <w:marTop w:val="0"/>
          <w:marBottom w:val="0"/>
          <w:divBdr>
            <w:top w:val="none" w:sz="0" w:space="0" w:color="auto"/>
            <w:left w:val="none" w:sz="0" w:space="0" w:color="auto"/>
            <w:bottom w:val="none" w:sz="0" w:space="0" w:color="auto"/>
            <w:right w:val="none" w:sz="0" w:space="0" w:color="auto"/>
          </w:divBdr>
        </w:div>
        <w:div w:id="1250043142">
          <w:marLeft w:val="640"/>
          <w:marRight w:val="0"/>
          <w:marTop w:val="0"/>
          <w:marBottom w:val="0"/>
          <w:divBdr>
            <w:top w:val="none" w:sz="0" w:space="0" w:color="auto"/>
            <w:left w:val="none" w:sz="0" w:space="0" w:color="auto"/>
            <w:bottom w:val="none" w:sz="0" w:space="0" w:color="auto"/>
            <w:right w:val="none" w:sz="0" w:space="0" w:color="auto"/>
          </w:divBdr>
        </w:div>
        <w:div w:id="2015448608">
          <w:marLeft w:val="640"/>
          <w:marRight w:val="0"/>
          <w:marTop w:val="0"/>
          <w:marBottom w:val="0"/>
          <w:divBdr>
            <w:top w:val="none" w:sz="0" w:space="0" w:color="auto"/>
            <w:left w:val="none" w:sz="0" w:space="0" w:color="auto"/>
            <w:bottom w:val="none" w:sz="0" w:space="0" w:color="auto"/>
            <w:right w:val="none" w:sz="0" w:space="0" w:color="auto"/>
          </w:divBdr>
        </w:div>
        <w:div w:id="1105733344">
          <w:marLeft w:val="640"/>
          <w:marRight w:val="0"/>
          <w:marTop w:val="0"/>
          <w:marBottom w:val="0"/>
          <w:divBdr>
            <w:top w:val="none" w:sz="0" w:space="0" w:color="auto"/>
            <w:left w:val="none" w:sz="0" w:space="0" w:color="auto"/>
            <w:bottom w:val="none" w:sz="0" w:space="0" w:color="auto"/>
            <w:right w:val="none" w:sz="0" w:space="0" w:color="auto"/>
          </w:divBdr>
        </w:div>
        <w:div w:id="1951693286">
          <w:marLeft w:val="640"/>
          <w:marRight w:val="0"/>
          <w:marTop w:val="0"/>
          <w:marBottom w:val="0"/>
          <w:divBdr>
            <w:top w:val="none" w:sz="0" w:space="0" w:color="auto"/>
            <w:left w:val="none" w:sz="0" w:space="0" w:color="auto"/>
            <w:bottom w:val="none" w:sz="0" w:space="0" w:color="auto"/>
            <w:right w:val="none" w:sz="0" w:space="0" w:color="auto"/>
          </w:divBdr>
        </w:div>
        <w:div w:id="292946665">
          <w:marLeft w:val="640"/>
          <w:marRight w:val="0"/>
          <w:marTop w:val="0"/>
          <w:marBottom w:val="0"/>
          <w:divBdr>
            <w:top w:val="none" w:sz="0" w:space="0" w:color="auto"/>
            <w:left w:val="none" w:sz="0" w:space="0" w:color="auto"/>
            <w:bottom w:val="none" w:sz="0" w:space="0" w:color="auto"/>
            <w:right w:val="none" w:sz="0" w:space="0" w:color="auto"/>
          </w:divBdr>
        </w:div>
        <w:div w:id="996152153">
          <w:marLeft w:val="640"/>
          <w:marRight w:val="0"/>
          <w:marTop w:val="0"/>
          <w:marBottom w:val="0"/>
          <w:divBdr>
            <w:top w:val="none" w:sz="0" w:space="0" w:color="auto"/>
            <w:left w:val="none" w:sz="0" w:space="0" w:color="auto"/>
            <w:bottom w:val="none" w:sz="0" w:space="0" w:color="auto"/>
            <w:right w:val="none" w:sz="0" w:space="0" w:color="auto"/>
          </w:divBdr>
        </w:div>
        <w:div w:id="1135299458">
          <w:marLeft w:val="640"/>
          <w:marRight w:val="0"/>
          <w:marTop w:val="0"/>
          <w:marBottom w:val="0"/>
          <w:divBdr>
            <w:top w:val="none" w:sz="0" w:space="0" w:color="auto"/>
            <w:left w:val="none" w:sz="0" w:space="0" w:color="auto"/>
            <w:bottom w:val="none" w:sz="0" w:space="0" w:color="auto"/>
            <w:right w:val="none" w:sz="0" w:space="0" w:color="auto"/>
          </w:divBdr>
        </w:div>
        <w:div w:id="1421948273">
          <w:marLeft w:val="640"/>
          <w:marRight w:val="0"/>
          <w:marTop w:val="0"/>
          <w:marBottom w:val="0"/>
          <w:divBdr>
            <w:top w:val="none" w:sz="0" w:space="0" w:color="auto"/>
            <w:left w:val="none" w:sz="0" w:space="0" w:color="auto"/>
            <w:bottom w:val="none" w:sz="0" w:space="0" w:color="auto"/>
            <w:right w:val="none" w:sz="0" w:space="0" w:color="auto"/>
          </w:divBdr>
        </w:div>
        <w:div w:id="1095323199">
          <w:marLeft w:val="640"/>
          <w:marRight w:val="0"/>
          <w:marTop w:val="0"/>
          <w:marBottom w:val="0"/>
          <w:divBdr>
            <w:top w:val="none" w:sz="0" w:space="0" w:color="auto"/>
            <w:left w:val="none" w:sz="0" w:space="0" w:color="auto"/>
            <w:bottom w:val="none" w:sz="0" w:space="0" w:color="auto"/>
            <w:right w:val="none" w:sz="0" w:space="0" w:color="auto"/>
          </w:divBdr>
        </w:div>
        <w:div w:id="1542740147">
          <w:marLeft w:val="640"/>
          <w:marRight w:val="0"/>
          <w:marTop w:val="0"/>
          <w:marBottom w:val="0"/>
          <w:divBdr>
            <w:top w:val="none" w:sz="0" w:space="0" w:color="auto"/>
            <w:left w:val="none" w:sz="0" w:space="0" w:color="auto"/>
            <w:bottom w:val="none" w:sz="0" w:space="0" w:color="auto"/>
            <w:right w:val="none" w:sz="0" w:space="0" w:color="auto"/>
          </w:divBdr>
        </w:div>
        <w:div w:id="1543707275">
          <w:marLeft w:val="640"/>
          <w:marRight w:val="0"/>
          <w:marTop w:val="0"/>
          <w:marBottom w:val="0"/>
          <w:divBdr>
            <w:top w:val="none" w:sz="0" w:space="0" w:color="auto"/>
            <w:left w:val="none" w:sz="0" w:space="0" w:color="auto"/>
            <w:bottom w:val="none" w:sz="0" w:space="0" w:color="auto"/>
            <w:right w:val="none" w:sz="0" w:space="0" w:color="auto"/>
          </w:divBdr>
        </w:div>
        <w:div w:id="1665470617">
          <w:marLeft w:val="640"/>
          <w:marRight w:val="0"/>
          <w:marTop w:val="0"/>
          <w:marBottom w:val="0"/>
          <w:divBdr>
            <w:top w:val="none" w:sz="0" w:space="0" w:color="auto"/>
            <w:left w:val="none" w:sz="0" w:space="0" w:color="auto"/>
            <w:bottom w:val="none" w:sz="0" w:space="0" w:color="auto"/>
            <w:right w:val="none" w:sz="0" w:space="0" w:color="auto"/>
          </w:divBdr>
        </w:div>
        <w:div w:id="1115446750">
          <w:marLeft w:val="640"/>
          <w:marRight w:val="0"/>
          <w:marTop w:val="0"/>
          <w:marBottom w:val="0"/>
          <w:divBdr>
            <w:top w:val="none" w:sz="0" w:space="0" w:color="auto"/>
            <w:left w:val="none" w:sz="0" w:space="0" w:color="auto"/>
            <w:bottom w:val="none" w:sz="0" w:space="0" w:color="auto"/>
            <w:right w:val="none" w:sz="0" w:space="0" w:color="auto"/>
          </w:divBdr>
        </w:div>
        <w:div w:id="796798755">
          <w:marLeft w:val="640"/>
          <w:marRight w:val="0"/>
          <w:marTop w:val="0"/>
          <w:marBottom w:val="0"/>
          <w:divBdr>
            <w:top w:val="none" w:sz="0" w:space="0" w:color="auto"/>
            <w:left w:val="none" w:sz="0" w:space="0" w:color="auto"/>
            <w:bottom w:val="none" w:sz="0" w:space="0" w:color="auto"/>
            <w:right w:val="none" w:sz="0" w:space="0" w:color="auto"/>
          </w:divBdr>
        </w:div>
        <w:div w:id="1791432105">
          <w:marLeft w:val="640"/>
          <w:marRight w:val="0"/>
          <w:marTop w:val="0"/>
          <w:marBottom w:val="0"/>
          <w:divBdr>
            <w:top w:val="none" w:sz="0" w:space="0" w:color="auto"/>
            <w:left w:val="none" w:sz="0" w:space="0" w:color="auto"/>
            <w:bottom w:val="none" w:sz="0" w:space="0" w:color="auto"/>
            <w:right w:val="none" w:sz="0" w:space="0" w:color="auto"/>
          </w:divBdr>
        </w:div>
        <w:div w:id="2033719514">
          <w:marLeft w:val="640"/>
          <w:marRight w:val="0"/>
          <w:marTop w:val="0"/>
          <w:marBottom w:val="0"/>
          <w:divBdr>
            <w:top w:val="none" w:sz="0" w:space="0" w:color="auto"/>
            <w:left w:val="none" w:sz="0" w:space="0" w:color="auto"/>
            <w:bottom w:val="none" w:sz="0" w:space="0" w:color="auto"/>
            <w:right w:val="none" w:sz="0" w:space="0" w:color="auto"/>
          </w:divBdr>
        </w:div>
        <w:div w:id="1722898669">
          <w:marLeft w:val="640"/>
          <w:marRight w:val="0"/>
          <w:marTop w:val="0"/>
          <w:marBottom w:val="0"/>
          <w:divBdr>
            <w:top w:val="none" w:sz="0" w:space="0" w:color="auto"/>
            <w:left w:val="none" w:sz="0" w:space="0" w:color="auto"/>
            <w:bottom w:val="none" w:sz="0" w:space="0" w:color="auto"/>
            <w:right w:val="none" w:sz="0" w:space="0" w:color="auto"/>
          </w:divBdr>
        </w:div>
        <w:div w:id="706370090">
          <w:marLeft w:val="640"/>
          <w:marRight w:val="0"/>
          <w:marTop w:val="0"/>
          <w:marBottom w:val="0"/>
          <w:divBdr>
            <w:top w:val="none" w:sz="0" w:space="0" w:color="auto"/>
            <w:left w:val="none" w:sz="0" w:space="0" w:color="auto"/>
            <w:bottom w:val="none" w:sz="0" w:space="0" w:color="auto"/>
            <w:right w:val="none" w:sz="0" w:space="0" w:color="auto"/>
          </w:divBdr>
        </w:div>
        <w:div w:id="259026185">
          <w:marLeft w:val="640"/>
          <w:marRight w:val="0"/>
          <w:marTop w:val="0"/>
          <w:marBottom w:val="0"/>
          <w:divBdr>
            <w:top w:val="none" w:sz="0" w:space="0" w:color="auto"/>
            <w:left w:val="none" w:sz="0" w:space="0" w:color="auto"/>
            <w:bottom w:val="none" w:sz="0" w:space="0" w:color="auto"/>
            <w:right w:val="none" w:sz="0" w:space="0" w:color="auto"/>
          </w:divBdr>
        </w:div>
        <w:div w:id="767241162">
          <w:marLeft w:val="640"/>
          <w:marRight w:val="0"/>
          <w:marTop w:val="0"/>
          <w:marBottom w:val="0"/>
          <w:divBdr>
            <w:top w:val="none" w:sz="0" w:space="0" w:color="auto"/>
            <w:left w:val="none" w:sz="0" w:space="0" w:color="auto"/>
            <w:bottom w:val="none" w:sz="0" w:space="0" w:color="auto"/>
            <w:right w:val="none" w:sz="0" w:space="0" w:color="auto"/>
          </w:divBdr>
        </w:div>
        <w:div w:id="15741704">
          <w:marLeft w:val="640"/>
          <w:marRight w:val="0"/>
          <w:marTop w:val="0"/>
          <w:marBottom w:val="0"/>
          <w:divBdr>
            <w:top w:val="none" w:sz="0" w:space="0" w:color="auto"/>
            <w:left w:val="none" w:sz="0" w:space="0" w:color="auto"/>
            <w:bottom w:val="none" w:sz="0" w:space="0" w:color="auto"/>
            <w:right w:val="none" w:sz="0" w:space="0" w:color="auto"/>
          </w:divBdr>
        </w:div>
        <w:div w:id="1428041649">
          <w:marLeft w:val="640"/>
          <w:marRight w:val="0"/>
          <w:marTop w:val="0"/>
          <w:marBottom w:val="0"/>
          <w:divBdr>
            <w:top w:val="none" w:sz="0" w:space="0" w:color="auto"/>
            <w:left w:val="none" w:sz="0" w:space="0" w:color="auto"/>
            <w:bottom w:val="none" w:sz="0" w:space="0" w:color="auto"/>
            <w:right w:val="none" w:sz="0" w:space="0" w:color="auto"/>
          </w:divBdr>
        </w:div>
        <w:div w:id="649284470">
          <w:marLeft w:val="640"/>
          <w:marRight w:val="0"/>
          <w:marTop w:val="0"/>
          <w:marBottom w:val="0"/>
          <w:divBdr>
            <w:top w:val="none" w:sz="0" w:space="0" w:color="auto"/>
            <w:left w:val="none" w:sz="0" w:space="0" w:color="auto"/>
            <w:bottom w:val="none" w:sz="0" w:space="0" w:color="auto"/>
            <w:right w:val="none" w:sz="0" w:space="0" w:color="auto"/>
          </w:divBdr>
        </w:div>
        <w:div w:id="2071421530">
          <w:marLeft w:val="640"/>
          <w:marRight w:val="0"/>
          <w:marTop w:val="0"/>
          <w:marBottom w:val="0"/>
          <w:divBdr>
            <w:top w:val="none" w:sz="0" w:space="0" w:color="auto"/>
            <w:left w:val="none" w:sz="0" w:space="0" w:color="auto"/>
            <w:bottom w:val="none" w:sz="0" w:space="0" w:color="auto"/>
            <w:right w:val="none" w:sz="0" w:space="0" w:color="auto"/>
          </w:divBdr>
        </w:div>
        <w:div w:id="865630762">
          <w:marLeft w:val="640"/>
          <w:marRight w:val="0"/>
          <w:marTop w:val="0"/>
          <w:marBottom w:val="0"/>
          <w:divBdr>
            <w:top w:val="none" w:sz="0" w:space="0" w:color="auto"/>
            <w:left w:val="none" w:sz="0" w:space="0" w:color="auto"/>
            <w:bottom w:val="none" w:sz="0" w:space="0" w:color="auto"/>
            <w:right w:val="none" w:sz="0" w:space="0" w:color="auto"/>
          </w:divBdr>
        </w:div>
        <w:div w:id="1077896915">
          <w:marLeft w:val="640"/>
          <w:marRight w:val="0"/>
          <w:marTop w:val="0"/>
          <w:marBottom w:val="0"/>
          <w:divBdr>
            <w:top w:val="none" w:sz="0" w:space="0" w:color="auto"/>
            <w:left w:val="none" w:sz="0" w:space="0" w:color="auto"/>
            <w:bottom w:val="none" w:sz="0" w:space="0" w:color="auto"/>
            <w:right w:val="none" w:sz="0" w:space="0" w:color="auto"/>
          </w:divBdr>
        </w:div>
        <w:div w:id="1641154177">
          <w:marLeft w:val="640"/>
          <w:marRight w:val="0"/>
          <w:marTop w:val="0"/>
          <w:marBottom w:val="0"/>
          <w:divBdr>
            <w:top w:val="none" w:sz="0" w:space="0" w:color="auto"/>
            <w:left w:val="none" w:sz="0" w:space="0" w:color="auto"/>
            <w:bottom w:val="none" w:sz="0" w:space="0" w:color="auto"/>
            <w:right w:val="none" w:sz="0" w:space="0" w:color="auto"/>
          </w:divBdr>
        </w:div>
        <w:div w:id="370737389">
          <w:marLeft w:val="640"/>
          <w:marRight w:val="0"/>
          <w:marTop w:val="0"/>
          <w:marBottom w:val="0"/>
          <w:divBdr>
            <w:top w:val="none" w:sz="0" w:space="0" w:color="auto"/>
            <w:left w:val="none" w:sz="0" w:space="0" w:color="auto"/>
            <w:bottom w:val="none" w:sz="0" w:space="0" w:color="auto"/>
            <w:right w:val="none" w:sz="0" w:space="0" w:color="auto"/>
          </w:divBdr>
        </w:div>
        <w:div w:id="438377616">
          <w:marLeft w:val="640"/>
          <w:marRight w:val="0"/>
          <w:marTop w:val="0"/>
          <w:marBottom w:val="0"/>
          <w:divBdr>
            <w:top w:val="none" w:sz="0" w:space="0" w:color="auto"/>
            <w:left w:val="none" w:sz="0" w:space="0" w:color="auto"/>
            <w:bottom w:val="none" w:sz="0" w:space="0" w:color="auto"/>
            <w:right w:val="none" w:sz="0" w:space="0" w:color="auto"/>
          </w:divBdr>
        </w:div>
        <w:div w:id="1091047956">
          <w:marLeft w:val="640"/>
          <w:marRight w:val="0"/>
          <w:marTop w:val="0"/>
          <w:marBottom w:val="0"/>
          <w:divBdr>
            <w:top w:val="none" w:sz="0" w:space="0" w:color="auto"/>
            <w:left w:val="none" w:sz="0" w:space="0" w:color="auto"/>
            <w:bottom w:val="none" w:sz="0" w:space="0" w:color="auto"/>
            <w:right w:val="none" w:sz="0" w:space="0" w:color="auto"/>
          </w:divBdr>
        </w:div>
        <w:div w:id="592978849">
          <w:marLeft w:val="640"/>
          <w:marRight w:val="0"/>
          <w:marTop w:val="0"/>
          <w:marBottom w:val="0"/>
          <w:divBdr>
            <w:top w:val="none" w:sz="0" w:space="0" w:color="auto"/>
            <w:left w:val="none" w:sz="0" w:space="0" w:color="auto"/>
            <w:bottom w:val="none" w:sz="0" w:space="0" w:color="auto"/>
            <w:right w:val="none" w:sz="0" w:space="0" w:color="auto"/>
          </w:divBdr>
        </w:div>
        <w:div w:id="1759791772">
          <w:marLeft w:val="640"/>
          <w:marRight w:val="0"/>
          <w:marTop w:val="0"/>
          <w:marBottom w:val="0"/>
          <w:divBdr>
            <w:top w:val="none" w:sz="0" w:space="0" w:color="auto"/>
            <w:left w:val="none" w:sz="0" w:space="0" w:color="auto"/>
            <w:bottom w:val="none" w:sz="0" w:space="0" w:color="auto"/>
            <w:right w:val="none" w:sz="0" w:space="0" w:color="auto"/>
          </w:divBdr>
        </w:div>
        <w:div w:id="1388333509">
          <w:marLeft w:val="640"/>
          <w:marRight w:val="0"/>
          <w:marTop w:val="0"/>
          <w:marBottom w:val="0"/>
          <w:divBdr>
            <w:top w:val="none" w:sz="0" w:space="0" w:color="auto"/>
            <w:left w:val="none" w:sz="0" w:space="0" w:color="auto"/>
            <w:bottom w:val="none" w:sz="0" w:space="0" w:color="auto"/>
            <w:right w:val="none" w:sz="0" w:space="0" w:color="auto"/>
          </w:divBdr>
        </w:div>
        <w:div w:id="576669530">
          <w:marLeft w:val="640"/>
          <w:marRight w:val="0"/>
          <w:marTop w:val="0"/>
          <w:marBottom w:val="0"/>
          <w:divBdr>
            <w:top w:val="none" w:sz="0" w:space="0" w:color="auto"/>
            <w:left w:val="none" w:sz="0" w:space="0" w:color="auto"/>
            <w:bottom w:val="none" w:sz="0" w:space="0" w:color="auto"/>
            <w:right w:val="none" w:sz="0" w:space="0" w:color="auto"/>
          </w:divBdr>
        </w:div>
        <w:div w:id="1695034210">
          <w:marLeft w:val="640"/>
          <w:marRight w:val="0"/>
          <w:marTop w:val="0"/>
          <w:marBottom w:val="0"/>
          <w:divBdr>
            <w:top w:val="none" w:sz="0" w:space="0" w:color="auto"/>
            <w:left w:val="none" w:sz="0" w:space="0" w:color="auto"/>
            <w:bottom w:val="none" w:sz="0" w:space="0" w:color="auto"/>
            <w:right w:val="none" w:sz="0" w:space="0" w:color="auto"/>
          </w:divBdr>
        </w:div>
        <w:div w:id="1632129524">
          <w:marLeft w:val="640"/>
          <w:marRight w:val="0"/>
          <w:marTop w:val="0"/>
          <w:marBottom w:val="0"/>
          <w:divBdr>
            <w:top w:val="none" w:sz="0" w:space="0" w:color="auto"/>
            <w:left w:val="none" w:sz="0" w:space="0" w:color="auto"/>
            <w:bottom w:val="none" w:sz="0" w:space="0" w:color="auto"/>
            <w:right w:val="none" w:sz="0" w:space="0" w:color="auto"/>
          </w:divBdr>
        </w:div>
        <w:div w:id="348412174">
          <w:marLeft w:val="640"/>
          <w:marRight w:val="0"/>
          <w:marTop w:val="0"/>
          <w:marBottom w:val="0"/>
          <w:divBdr>
            <w:top w:val="none" w:sz="0" w:space="0" w:color="auto"/>
            <w:left w:val="none" w:sz="0" w:space="0" w:color="auto"/>
            <w:bottom w:val="none" w:sz="0" w:space="0" w:color="auto"/>
            <w:right w:val="none" w:sz="0" w:space="0" w:color="auto"/>
          </w:divBdr>
        </w:div>
        <w:div w:id="415439244">
          <w:marLeft w:val="640"/>
          <w:marRight w:val="0"/>
          <w:marTop w:val="0"/>
          <w:marBottom w:val="0"/>
          <w:divBdr>
            <w:top w:val="none" w:sz="0" w:space="0" w:color="auto"/>
            <w:left w:val="none" w:sz="0" w:space="0" w:color="auto"/>
            <w:bottom w:val="none" w:sz="0" w:space="0" w:color="auto"/>
            <w:right w:val="none" w:sz="0" w:space="0" w:color="auto"/>
          </w:divBdr>
        </w:div>
        <w:div w:id="811405176">
          <w:marLeft w:val="640"/>
          <w:marRight w:val="0"/>
          <w:marTop w:val="0"/>
          <w:marBottom w:val="0"/>
          <w:divBdr>
            <w:top w:val="none" w:sz="0" w:space="0" w:color="auto"/>
            <w:left w:val="none" w:sz="0" w:space="0" w:color="auto"/>
            <w:bottom w:val="none" w:sz="0" w:space="0" w:color="auto"/>
            <w:right w:val="none" w:sz="0" w:space="0" w:color="auto"/>
          </w:divBdr>
        </w:div>
        <w:div w:id="206918151">
          <w:marLeft w:val="640"/>
          <w:marRight w:val="0"/>
          <w:marTop w:val="0"/>
          <w:marBottom w:val="0"/>
          <w:divBdr>
            <w:top w:val="none" w:sz="0" w:space="0" w:color="auto"/>
            <w:left w:val="none" w:sz="0" w:space="0" w:color="auto"/>
            <w:bottom w:val="none" w:sz="0" w:space="0" w:color="auto"/>
            <w:right w:val="none" w:sz="0" w:space="0" w:color="auto"/>
          </w:divBdr>
        </w:div>
        <w:div w:id="15011333">
          <w:marLeft w:val="640"/>
          <w:marRight w:val="0"/>
          <w:marTop w:val="0"/>
          <w:marBottom w:val="0"/>
          <w:divBdr>
            <w:top w:val="none" w:sz="0" w:space="0" w:color="auto"/>
            <w:left w:val="none" w:sz="0" w:space="0" w:color="auto"/>
            <w:bottom w:val="none" w:sz="0" w:space="0" w:color="auto"/>
            <w:right w:val="none" w:sz="0" w:space="0" w:color="auto"/>
          </w:divBdr>
        </w:div>
        <w:div w:id="1729180592">
          <w:marLeft w:val="640"/>
          <w:marRight w:val="0"/>
          <w:marTop w:val="0"/>
          <w:marBottom w:val="0"/>
          <w:divBdr>
            <w:top w:val="none" w:sz="0" w:space="0" w:color="auto"/>
            <w:left w:val="none" w:sz="0" w:space="0" w:color="auto"/>
            <w:bottom w:val="none" w:sz="0" w:space="0" w:color="auto"/>
            <w:right w:val="none" w:sz="0" w:space="0" w:color="auto"/>
          </w:divBdr>
        </w:div>
        <w:div w:id="2051805129">
          <w:marLeft w:val="640"/>
          <w:marRight w:val="0"/>
          <w:marTop w:val="0"/>
          <w:marBottom w:val="0"/>
          <w:divBdr>
            <w:top w:val="none" w:sz="0" w:space="0" w:color="auto"/>
            <w:left w:val="none" w:sz="0" w:space="0" w:color="auto"/>
            <w:bottom w:val="none" w:sz="0" w:space="0" w:color="auto"/>
            <w:right w:val="none" w:sz="0" w:space="0" w:color="auto"/>
          </w:divBdr>
        </w:div>
        <w:div w:id="519704909">
          <w:marLeft w:val="640"/>
          <w:marRight w:val="0"/>
          <w:marTop w:val="0"/>
          <w:marBottom w:val="0"/>
          <w:divBdr>
            <w:top w:val="none" w:sz="0" w:space="0" w:color="auto"/>
            <w:left w:val="none" w:sz="0" w:space="0" w:color="auto"/>
            <w:bottom w:val="none" w:sz="0" w:space="0" w:color="auto"/>
            <w:right w:val="none" w:sz="0" w:space="0" w:color="auto"/>
          </w:divBdr>
        </w:div>
        <w:div w:id="1285890292">
          <w:marLeft w:val="640"/>
          <w:marRight w:val="0"/>
          <w:marTop w:val="0"/>
          <w:marBottom w:val="0"/>
          <w:divBdr>
            <w:top w:val="none" w:sz="0" w:space="0" w:color="auto"/>
            <w:left w:val="none" w:sz="0" w:space="0" w:color="auto"/>
            <w:bottom w:val="none" w:sz="0" w:space="0" w:color="auto"/>
            <w:right w:val="none" w:sz="0" w:space="0" w:color="auto"/>
          </w:divBdr>
        </w:div>
        <w:div w:id="1205873845">
          <w:marLeft w:val="640"/>
          <w:marRight w:val="0"/>
          <w:marTop w:val="0"/>
          <w:marBottom w:val="0"/>
          <w:divBdr>
            <w:top w:val="none" w:sz="0" w:space="0" w:color="auto"/>
            <w:left w:val="none" w:sz="0" w:space="0" w:color="auto"/>
            <w:bottom w:val="none" w:sz="0" w:space="0" w:color="auto"/>
            <w:right w:val="none" w:sz="0" w:space="0" w:color="auto"/>
          </w:divBdr>
        </w:div>
        <w:div w:id="927887894">
          <w:marLeft w:val="640"/>
          <w:marRight w:val="0"/>
          <w:marTop w:val="0"/>
          <w:marBottom w:val="0"/>
          <w:divBdr>
            <w:top w:val="none" w:sz="0" w:space="0" w:color="auto"/>
            <w:left w:val="none" w:sz="0" w:space="0" w:color="auto"/>
            <w:bottom w:val="none" w:sz="0" w:space="0" w:color="auto"/>
            <w:right w:val="none" w:sz="0" w:space="0" w:color="auto"/>
          </w:divBdr>
        </w:div>
        <w:div w:id="1339962005">
          <w:marLeft w:val="640"/>
          <w:marRight w:val="0"/>
          <w:marTop w:val="0"/>
          <w:marBottom w:val="0"/>
          <w:divBdr>
            <w:top w:val="none" w:sz="0" w:space="0" w:color="auto"/>
            <w:left w:val="none" w:sz="0" w:space="0" w:color="auto"/>
            <w:bottom w:val="none" w:sz="0" w:space="0" w:color="auto"/>
            <w:right w:val="none" w:sz="0" w:space="0" w:color="auto"/>
          </w:divBdr>
        </w:div>
        <w:div w:id="231476860">
          <w:marLeft w:val="640"/>
          <w:marRight w:val="0"/>
          <w:marTop w:val="0"/>
          <w:marBottom w:val="0"/>
          <w:divBdr>
            <w:top w:val="none" w:sz="0" w:space="0" w:color="auto"/>
            <w:left w:val="none" w:sz="0" w:space="0" w:color="auto"/>
            <w:bottom w:val="none" w:sz="0" w:space="0" w:color="auto"/>
            <w:right w:val="none" w:sz="0" w:space="0" w:color="auto"/>
          </w:divBdr>
        </w:div>
        <w:div w:id="837505561">
          <w:marLeft w:val="640"/>
          <w:marRight w:val="0"/>
          <w:marTop w:val="0"/>
          <w:marBottom w:val="0"/>
          <w:divBdr>
            <w:top w:val="none" w:sz="0" w:space="0" w:color="auto"/>
            <w:left w:val="none" w:sz="0" w:space="0" w:color="auto"/>
            <w:bottom w:val="none" w:sz="0" w:space="0" w:color="auto"/>
            <w:right w:val="none" w:sz="0" w:space="0" w:color="auto"/>
          </w:divBdr>
        </w:div>
        <w:div w:id="412973193">
          <w:marLeft w:val="640"/>
          <w:marRight w:val="0"/>
          <w:marTop w:val="0"/>
          <w:marBottom w:val="0"/>
          <w:divBdr>
            <w:top w:val="none" w:sz="0" w:space="0" w:color="auto"/>
            <w:left w:val="none" w:sz="0" w:space="0" w:color="auto"/>
            <w:bottom w:val="none" w:sz="0" w:space="0" w:color="auto"/>
            <w:right w:val="none" w:sz="0" w:space="0" w:color="auto"/>
          </w:divBdr>
        </w:div>
        <w:div w:id="1519730658">
          <w:marLeft w:val="640"/>
          <w:marRight w:val="0"/>
          <w:marTop w:val="0"/>
          <w:marBottom w:val="0"/>
          <w:divBdr>
            <w:top w:val="none" w:sz="0" w:space="0" w:color="auto"/>
            <w:left w:val="none" w:sz="0" w:space="0" w:color="auto"/>
            <w:bottom w:val="none" w:sz="0" w:space="0" w:color="auto"/>
            <w:right w:val="none" w:sz="0" w:space="0" w:color="auto"/>
          </w:divBdr>
        </w:div>
        <w:div w:id="1249146283">
          <w:marLeft w:val="640"/>
          <w:marRight w:val="0"/>
          <w:marTop w:val="0"/>
          <w:marBottom w:val="0"/>
          <w:divBdr>
            <w:top w:val="none" w:sz="0" w:space="0" w:color="auto"/>
            <w:left w:val="none" w:sz="0" w:space="0" w:color="auto"/>
            <w:bottom w:val="none" w:sz="0" w:space="0" w:color="auto"/>
            <w:right w:val="none" w:sz="0" w:space="0" w:color="auto"/>
          </w:divBdr>
        </w:div>
        <w:div w:id="1145511385">
          <w:marLeft w:val="640"/>
          <w:marRight w:val="0"/>
          <w:marTop w:val="0"/>
          <w:marBottom w:val="0"/>
          <w:divBdr>
            <w:top w:val="none" w:sz="0" w:space="0" w:color="auto"/>
            <w:left w:val="none" w:sz="0" w:space="0" w:color="auto"/>
            <w:bottom w:val="none" w:sz="0" w:space="0" w:color="auto"/>
            <w:right w:val="none" w:sz="0" w:space="0" w:color="auto"/>
          </w:divBdr>
        </w:div>
        <w:div w:id="758450484">
          <w:marLeft w:val="640"/>
          <w:marRight w:val="0"/>
          <w:marTop w:val="0"/>
          <w:marBottom w:val="0"/>
          <w:divBdr>
            <w:top w:val="none" w:sz="0" w:space="0" w:color="auto"/>
            <w:left w:val="none" w:sz="0" w:space="0" w:color="auto"/>
            <w:bottom w:val="none" w:sz="0" w:space="0" w:color="auto"/>
            <w:right w:val="none" w:sz="0" w:space="0" w:color="auto"/>
          </w:divBdr>
        </w:div>
        <w:div w:id="685669670">
          <w:marLeft w:val="640"/>
          <w:marRight w:val="0"/>
          <w:marTop w:val="0"/>
          <w:marBottom w:val="0"/>
          <w:divBdr>
            <w:top w:val="none" w:sz="0" w:space="0" w:color="auto"/>
            <w:left w:val="none" w:sz="0" w:space="0" w:color="auto"/>
            <w:bottom w:val="none" w:sz="0" w:space="0" w:color="auto"/>
            <w:right w:val="none" w:sz="0" w:space="0" w:color="auto"/>
          </w:divBdr>
        </w:div>
        <w:div w:id="1242251357">
          <w:marLeft w:val="640"/>
          <w:marRight w:val="0"/>
          <w:marTop w:val="0"/>
          <w:marBottom w:val="0"/>
          <w:divBdr>
            <w:top w:val="none" w:sz="0" w:space="0" w:color="auto"/>
            <w:left w:val="none" w:sz="0" w:space="0" w:color="auto"/>
            <w:bottom w:val="none" w:sz="0" w:space="0" w:color="auto"/>
            <w:right w:val="none" w:sz="0" w:space="0" w:color="auto"/>
          </w:divBdr>
        </w:div>
        <w:div w:id="1561596222">
          <w:marLeft w:val="640"/>
          <w:marRight w:val="0"/>
          <w:marTop w:val="0"/>
          <w:marBottom w:val="0"/>
          <w:divBdr>
            <w:top w:val="none" w:sz="0" w:space="0" w:color="auto"/>
            <w:left w:val="none" w:sz="0" w:space="0" w:color="auto"/>
            <w:bottom w:val="none" w:sz="0" w:space="0" w:color="auto"/>
            <w:right w:val="none" w:sz="0" w:space="0" w:color="auto"/>
          </w:divBdr>
        </w:div>
        <w:div w:id="165899575">
          <w:marLeft w:val="640"/>
          <w:marRight w:val="0"/>
          <w:marTop w:val="0"/>
          <w:marBottom w:val="0"/>
          <w:divBdr>
            <w:top w:val="none" w:sz="0" w:space="0" w:color="auto"/>
            <w:left w:val="none" w:sz="0" w:space="0" w:color="auto"/>
            <w:bottom w:val="none" w:sz="0" w:space="0" w:color="auto"/>
            <w:right w:val="none" w:sz="0" w:space="0" w:color="auto"/>
          </w:divBdr>
        </w:div>
        <w:div w:id="2048286163">
          <w:marLeft w:val="640"/>
          <w:marRight w:val="0"/>
          <w:marTop w:val="0"/>
          <w:marBottom w:val="0"/>
          <w:divBdr>
            <w:top w:val="none" w:sz="0" w:space="0" w:color="auto"/>
            <w:left w:val="none" w:sz="0" w:space="0" w:color="auto"/>
            <w:bottom w:val="none" w:sz="0" w:space="0" w:color="auto"/>
            <w:right w:val="none" w:sz="0" w:space="0" w:color="auto"/>
          </w:divBdr>
        </w:div>
        <w:div w:id="97679246">
          <w:marLeft w:val="640"/>
          <w:marRight w:val="0"/>
          <w:marTop w:val="0"/>
          <w:marBottom w:val="0"/>
          <w:divBdr>
            <w:top w:val="none" w:sz="0" w:space="0" w:color="auto"/>
            <w:left w:val="none" w:sz="0" w:space="0" w:color="auto"/>
            <w:bottom w:val="none" w:sz="0" w:space="0" w:color="auto"/>
            <w:right w:val="none" w:sz="0" w:space="0" w:color="auto"/>
          </w:divBdr>
        </w:div>
        <w:div w:id="1079017147">
          <w:marLeft w:val="640"/>
          <w:marRight w:val="0"/>
          <w:marTop w:val="0"/>
          <w:marBottom w:val="0"/>
          <w:divBdr>
            <w:top w:val="none" w:sz="0" w:space="0" w:color="auto"/>
            <w:left w:val="none" w:sz="0" w:space="0" w:color="auto"/>
            <w:bottom w:val="none" w:sz="0" w:space="0" w:color="auto"/>
            <w:right w:val="none" w:sz="0" w:space="0" w:color="auto"/>
          </w:divBdr>
        </w:div>
        <w:div w:id="2027170977">
          <w:marLeft w:val="640"/>
          <w:marRight w:val="0"/>
          <w:marTop w:val="0"/>
          <w:marBottom w:val="0"/>
          <w:divBdr>
            <w:top w:val="none" w:sz="0" w:space="0" w:color="auto"/>
            <w:left w:val="none" w:sz="0" w:space="0" w:color="auto"/>
            <w:bottom w:val="none" w:sz="0" w:space="0" w:color="auto"/>
            <w:right w:val="none" w:sz="0" w:space="0" w:color="auto"/>
          </w:divBdr>
        </w:div>
        <w:div w:id="1109660366">
          <w:marLeft w:val="640"/>
          <w:marRight w:val="0"/>
          <w:marTop w:val="0"/>
          <w:marBottom w:val="0"/>
          <w:divBdr>
            <w:top w:val="none" w:sz="0" w:space="0" w:color="auto"/>
            <w:left w:val="none" w:sz="0" w:space="0" w:color="auto"/>
            <w:bottom w:val="none" w:sz="0" w:space="0" w:color="auto"/>
            <w:right w:val="none" w:sz="0" w:space="0" w:color="auto"/>
          </w:divBdr>
        </w:div>
        <w:div w:id="1666517996">
          <w:marLeft w:val="640"/>
          <w:marRight w:val="0"/>
          <w:marTop w:val="0"/>
          <w:marBottom w:val="0"/>
          <w:divBdr>
            <w:top w:val="none" w:sz="0" w:space="0" w:color="auto"/>
            <w:left w:val="none" w:sz="0" w:space="0" w:color="auto"/>
            <w:bottom w:val="none" w:sz="0" w:space="0" w:color="auto"/>
            <w:right w:val="none" w:sz="0" w:space="0" w:color="auto"/>
          </w:divBdr>
        </w:div>
        <w:div w:id="2050640808">
          <w:marLeft w:val="640"/>
          <w:marRight w:val="0"/>
          <w:marTop w:val="0"/>
          <w:marBottom w:val="0"/>
          <w:divBdr>
            <w:top w:val="none" w:sz="0" w:space="0" w:color="auto"/>
            <w:left w:val="none" w:sz="0" w:space="0" w:color="auto"/>
            <w:bottom w:val="none" w:sz="0" w:space="0" w:color="auto"/>
            <w:right w:val="none" w:sz="0" w:space="0" w:color="auto"/>
          </w:divBdr>
        </w:div>
        <w:div w:id="322927886">
          <w:marLeft w:val="640"/>
          <w:marRight w:val="0"/>
          <w:marTop w:val="0"/>
          <w:marBottom w:val="0"/>
          <w:divBdr>
            <w:top w:val="none" w:sz="0" w:space="0" w:color="auto"/>
            <w:left w:val="none" w:sz="0" w:space="0" w:color="auto"/>
            <w:bottom w:val="none" w:sz="0" w:space="0" w:color="auto"/>
            <w:right w:val="none" w:sz="0" w:space="0" w:color="auto"/>
          </w:divBdr>
        </w:div>
        <w:div w:id="751513867">
          <w:marLeft w:val="640"/>
          <w:marRight w:val="0"/>
          <w:marTop w:val="0"/>
          <w:marBottom w:val="0"/>
          <w:divBdr>
            <w:top w:val="none" w:sz="0" w:space="0" w:color="auto"/>
            <w:left w:val="none" w:sz="0" w:space="0" w:color="auto"/>
            <w:bottom w:val="none" w:sz="0" w:space="0" w:color="auto"/>
            <w:right w:val="none" w:sz="0" w:space="0" w:color="auto"/>
          </w:divBdr>
        </w:div>
        <w:div w:id="2057004995">
          <w:marLeft w:val="640"/>
          <w:marRight w:val="0"/>
          <w:marTop w:val="0"/>
          <w:marBottom w:val="0"/>
          <w:divBdr>
            <w:top w:val="none" w:sz="0" w:space="0" w:color="auto"/>
            <w:left w:val="none" w:sz="0" w:space="0" w:color="auto"/>
            <w:bottom w:val="none" w:sz="0" w:space="0" w:color="auto"/>
            <w:right w:val="none" w:sz="0" w:space="0" w:color="auto"/>
          </w:divBdr>
        </w:div>
        <w:div w:id="970793547">
          <w:marLeft w:val="640"/>
          <w:marRight w:val="0"/>
          <w:marTop w:val="0"/>
          <w:marBottom w:val="0"/>
          <w:divBdr>
            <w:top w:val="none" w:sz="0" w:space="0" w:color="auto"/>
            <w:left w:val="none" w:sz="0" w:space="0" w:color="auto"/>
            <w:bottom w:val="none" w:sz="0" w:space="0" w:color="auto"/>
            <w:right w:val="none" w:sz="0" w:space="0" w:color="auto"/>
          </w:divBdr>
        </w:div>
        <w:div w:id="928273602">
          <w:marLeft w:val="640"/>
          <w:marRight w:val="0"/>
          <w:marTop w:val="0"/>
          <w:marBottom w:val="0"/>
          <w:divBdr>
            <w:top w:val="none" w:sz="0" w:space="0" w:color="auto"/>
            <w:left w:val="none" w:sz="0" w:space="0" w:color="auto"/>
            <w:bottom w:val="none" w:sz="0" w:space="0" w:color="auto"/>
            <w:right w:val="none" w:sz="0" w:space="0" w:color="auto"/>
          </w:divBdr>
        </w:div>
        <w:div w:id="813330657">
          <w:marLeft w:val="640"/>
          <w:marRight w:val="0"/>
          <w:marTop w:val="0"/>
          <w:marBottom w:val="0"/>
          <w:divBdr>
            <w:top w:val="none" w:sz="0" w:space="0" w:color="auto"/>
            <w:left w:val="none" w:sz="0" w:space="0" w:color="auto"/>
            <w:bottom w:val="none" w:sz="0" w:space="0" w:color="auto"/>
            <w:right w:val="none" w:sz="0" w:space="0" w:color="auto"/>
          </w:divBdr>
        </w:div>
        <w:div w:id="418722604">
          <w:marLeft w:val="640"/>
          <w:marRight w:val="0"/>
          <w:marTop w:val="0"/>
          <w:marBottom w:val="0"/>
          <w:divBdr>
            <w:top w:val="none" w:sz="0" w:space="0" w:color="auto"/>
            <w:left w:val="none" w:sz="0" w:space="0" w:color="auto"/>
            <w:bottom w:val="none" w:sz="0" w:space="0" w:color="auto"/>
            <w:right w:val="none" w:sz="0" w:space="0" w:color="auto"/>
          </w:divBdr>
        </w:div>
        <w:div w:id="645357937">
          <w:marLeft w:val="640"/>
          <w:marRight w:val="0"/>
          <w:marTop w:val="0"/>
          <w:marBottom w:val="0"/>
          <w:divBdr>
            <w:top w:val="none" w:sz="0" w:space="0" w:color="auto"/>
            <w:left w:val="none" w:sz="0" w:space="0" w:color="auto"/>
            <w:bottom w:val="none" w:sz="0" w:space="0" w:color="auto"/>
            <w:right w:val="none" w:sz="0" w:space="0" w:color="auto"/>
          </w:divBdr>
        </w:div>
        <w:div w:id="1284574191">
          <w:marLeft w:val="640"/>
          <w:marRight w:val="0"/>
          <w:marTop w:val="0"/>
          <w:marBottom w:val="0"/>
          <w:divBdr>
            <w:top w:val="none" w:sz="0" w:space="0" w:color="auto"/>
            <w:left w:val="none" w:sz="0" w:space="0" w:color="auto"/>
            <w:bottom w:val="none" w:sz="0" w:space="0" w:color="auto"/>
            <w:right w:val="none" w:sz="0" w:space="0" w:color="auto"/>
          </w:divBdr>
        </w:div>
        <w:div w:id="1401362523">
          <w:marLeft w:val="640"/>
          <w:marRight w:val="0"/>
          <w:marTop w:val="0"/>
          <w:marBottom w:val="0"/>
          <w:divBdr>
            <w:top w:val="none" w:sz="0" w:space="0" w:color="auto"/>
            <w:left w:val="none" w:sz="0" w:space="0" w:color="auto"/>
            <w:bottom w:val="none" w:sz="0" w:space="0" w:color="auto"/>
            <w:right w:val="none" w:sz="0" w:space="0" w:color="auto"/>
          </w:divBdr>
        </w:div>
        <w:div w:id="2004236278">
          <w:marLeft w:val="640"/>
          <w:marRight w:val="0"/>
          <w:marTop w:val="0"/>
          <w:marBottom w:val="0"/>
          <w:divBdr>
            <w:top w:val="none" w:sz="0" w:space="0" w:color="auto"/>
            <w:left w:val="none" w:sz="0" w:space="0" w:color="auto"/>
            <w:bottom w:val="none" w:sz="0" w:space="0" w:color="auto"/>
            <w:right w:val="none" w:sz="0" w:space="0" w:color="auto"/>
          </w:divBdr>
        </w:div>
        <w:div w:id="2095280824">
          <w:marLeft w:val="640"/>
          <w:marRight w:val="0"/>
          <w:marTop w:val="0"/>
          <w:marBottom w:val="0"/>
          <w:divBdr>
            <w:top w:val="none" w:sz="0" w:space="0" w:color="auto"/>
            <w:left w:val="none" w:sz="0" w:space="0" w:color="auto"/>
            <w:bottom w:val="none" w:sz="0" w:space="0" w:color="auto"/>
            <w:right w:val="none" w:sz="0" w:space="0" w:color="auto"/>
          </w:divBdr>
        </w:div>
        <w:div w:id="623970350">
          <w:marLeft w:val="640"/>
          <w:marRight w:val="0"/>
          <w:marTop w:val="0"/>
          <w:marBottom w:val="0"/>
          <w:divBdr>
            <w:top w:val="none" w:sz="0" w:space="0" w:color="auto"/>
            <w:left w:val="none" w:sz="0" w:space="0" w:color="auto"/>
            <w:bottom w:val="none" w:sz="0" w:space="0" w:color="auto"/>
            <w:right w:val="none" w:sz="0" w:space="0" w:color="auto"/>
          </w:divBdr>
        </w:div>
        <w:div w:id="1219977114">
          <w:marLeft w:val="640"/>
          <w:marRight w:val="0"/>
          <w:marTop w:val="0"/>
          <w:marBottom w:val="0"/>
          <w:divBdr>
            <w:top w:val="none" w:sz="0" w:space="0" w:color="auto"/>
            <w:left w:val="none" w:sz="0" w:space="0" w:color="auto"/>
            <w:bottom w:val="none" w:sz="0" w:space="0" w:color="auto"/>
            <w:right w:val="none" w:sz="0" w:space="0" w:color="auto"/>
          </w:divBdr>
        </w:div>
        <w:div w:id="1022779904">
          <w:marLeft w:val="640"/>
          <w:marRight w:val="0"/>
          <w:marTop w:val="0"/>
          <w:marBottom w:val="0"/>
          <w:divBdr>
            <w:top w:val="none" w:sz="0" w:space="0" w:color="auto"/>
            <w:left w:val="none" w:sz="0" w:space="0" w:color="auto"/>
            <w:bottom w:val="none" w:sz="0" w:space="0" w:color="auto"/>
            <w:right w:val="none" w:sz="0" w:space="0" w:color="auto"/>
          </w:divBdr>
        </w:div>
        <w:div w:id="753666197">
          <w:marLeft w:val="640"/>
          <w:marRight w:val="0"/>
          <w:marTop w:val="0"/>
          <w:marBottom w:val="0"/>
          <w:divBdr>
            <w:top w:val="none" w:sz="0" w:space="0" w:color="auto"/>
            <w:left w:val="none" w:sz="0" w:space="0" w:color="auto"/>
            <w:bottom w:val="none" w:sz="0" w:space="0" w:color="auto"/>
            <w:right w:val="none" w:sz="0" w:space="0" w:color="auto"/>
          </w:divBdr>
        </w:div>
        <w:div w:id="1233156621">
          <w:marLeft w:val="640"/>
          <w:marRight w:val="0"/>
          <w:marTop w:val="0"/>
          <w:marBottom w:val="0"/>
          <w:divBdr>
            <w:top w:val="none" w:sz="0" w:space="0" w:color="auto"/>
            <w:left w:val="none" w:sz="0" w:space="0" w:color="auto"/>
            <w:bottom w:val="none" w:sz="0" w:space="0" w:color="auto"/>
            <w:right w:val="none" w:sz="0" w:space="0" w:color="auto"/>
          </w:divBdr>
        </w:div>
        <w:div w:id="1585141146">
          <w:marLeft w:val="640"/>
          <w:marRight w:val="0"/>
          <w:marTop w:val="0"/>
          <w:marBottom w:val="0"/>
          <w:divBdr>
            <w:top w:val="none" w:sz="0" w:space="0" w:color="auto"/>
            <w:left w:val="none" w:sz="0" w:space="0" w:color="auto"/>
            <w:bottom w:val="none" w:sz="0" w:space="0" w:color="auto"/>
            <w:right w:val="none" w:sz="0" w:space="0" w:color="auto"/>
          </w:divBdr>
        </w:div>
        <w:div w:id="164903876">
          <w:marLeft w:val="640"/>
          <w:marRight w:val="0"/>
          <w:marTop w:val="0"/>
          <w:marBottom w:val="0"/>
          <w:divBdr>
            <w:top w:val="none" w:sz="0" w:space="0" w:color="auto"/>
            <w:left w:val="none" w:sz="0" w:space="0" w:color="auto"/>
            <w:bottom w:val="none" w:sz="0" w:space="0" w:color="auto"/>
            <w:right w:val="none" w:sz="0" w:space="0" w:color="auto"/>
          </w:divBdr>
        </w:div>
        <w:div w:id="1806503186">
          <w:marLeft w:val="640"/>
          <w:marRight w:val="0"/>
          <w:marTop w:val="0"/>
          <w:marBottom w:val="0"/>
          <w:divBdr>
            <w:top w:val="none" w:sz="0" w:space="0" w:color="auto"/>
            <w:left w:val="none" w:sz="0" w:space="0" w:color="auto"/>
            <w:bottom w:val="none" w:sz="0" w:space="0" w:color="auto"/>
            <w:right w:val="none" w:sz="0" w:space="0" w:color="auto"/>
          </w:divBdr>
        </w:div>
        <w:div w:id="2034920298">
          <w:marLeft w:val="640"/>
          <w:marRight w:val="0"/>
          <w:marTop w:val="0"/>
          <w:marBottom w:val="0"/>
          <w:divBdr>
            <w:top w:val="none" w:sz="0" w:space="0" w:color="auto"/>
            <w:left w:val="none" w:sz="0" w:space="0" w:color="auto"/>
            <w:bottom w:val="none" w:sz="0" w:space="0" w:color="auto"/>
            <w:right w:val="none" w:sz="0" w:space="0" w:color="auto"/>
          </w:divBdr>
        </w:div>
        <w:div w:id="1582371806">
          <w:marLeft w:val="640"/>
          <w:marRight w:val="0"/>
          <w:marTop w:val="0"/>
          <w:marBottom w:val="0"/>
          <w:divBdr>
            <w:top w:val="none" w:sz="0" w:space="0" w:color="auto"/>
            <w:left w:val="none" w:sz="0" w:space="0" w:color="auto"/>
            <w:bottom w:val="none" w:sz="0" w:space="0" w:color="auto"/>
            <w:right w:val="none" w:sz="0" w:space="0" w:color="auto"/>
          </w:divBdr>
        </w:div>
        <w:div w:id="1046562202">
          <w:marLeft w:val="640"/>
          <w:marRight w:val="0"/>
          <w:marTop w:val="0"/>
          <w:marBottom w:val="0"/>
          <w:divBdr>
            <w:top w:val="none" w:sz="0" w:space="0" w:color="auto"/>
            <w:left w:val="none" w:sz="0" w:space="0" w:color="auto"/>
            <w:bottom w:val="none" w:sz="0" w:space="0" w:color="auto"/>
            <w:right w:val="none" w:sz="0" w:space="0" w:color="auto"/>
          </w:divBdr>
        </w:div>
        <w:div w:id="995840027">
          <w:marLeft w:val="640"/>
          <w:marRight w:val="0"/>
          <w:marTop w:val="0"/>
          <w:marBottom w:val="0"/>
          <w:divBdr>
            <w:top w:val="none" w:sz="0" w:space="0" w:color="auto"/>
            <w:left w:val="none" w:sz="0" w:space="0" w:color="auto"/>
            <w:bottom w:val="none" w:sz="0" w:space="0" w:color="auto"/>
            <w:right w:val="none" w:sz="0" w:space="0" w:color="auto"/>
          </w:divBdr>
        </w:div>
        <w:div w:id="1175069949">
          <w:marLeft w:val="640"/>
          <w:marRight w:val="0"/>
          <w:marTop w:val="0"/>
          <w:marBottom w:val="0"/>
          <w:divBdr>
            <w:top w:val="none" w:sz="0" w:space="0" w:color="auto"/>
            <w:left w:val="none" w:sz="0" w:space="0" w:color="auto"/>
            <w:bottom w:val="none" w:sz="0" w:space="0" w:color="auto"/>
            <w:right w:val="none" w:sz="0" w:space="0" w:color="auto"/>
          </w:divBdr>
        </w:div>
        <w:div w:id="255746485">
          <w:marLeft w:val="640"/>
          <w:marRight w:val="0"/>
          <w:marTop w:val="0"/>
          <w:marBottom w:val="0"/>
          <w:divBdr>
            <w:top w:val="none" w:sz="0" w:space="0" w:color="auto"/>
            <w:left w:val="none" w:sz="0" w:space="0" w:color="auto"/>
            <w:bottom w:val="none" w:sz="0" w:space="0" w:color="auto"/>
            <w:right w:val="none" w:sz="0" w:space="0" w:color="auto"/>
          </w:divBdr>
        </w:div>
        <w:div w:id="1915578710">
          <w:marLeft w:val="640"/>
          <w:marRight w:val="0"/>
          <w:marTop w:val="0"/>
          <w:marBottom w:val="0"/>
          <w:divBdr>
            <w:top w:val="none" w:sz="0" w:space="0" w:color="auto"/>
            <w:left w:val="none" w:sz="0" w:space="0" w:color="auto"/>
            <w:bottom w:val="none" w:sz="0" w:space="0" w:color="auto"/>
            <w:right w:val="none" w:sz="0" w:space="0" w:color="auto"/>
          </w:divBdr>
        </w:div>
        <w:div w:id="714545035">
          <w:marLeft w:val="640"/>
          <w:marRight w:val="0"/>
          <w:marTop w:val="0"/>
          <w:marBottom w:val="0"/>
          <w:divBdr>
            <w:top w:val="none" w:sz="0" w:space="0" w:color="auto"/>
            <w:left w:val="none" w:sz="0" w:space="0" w:color="auto"/>
            <w:bottom w:val="none" w:sz="0" w:space="0" w:color="auto"/>
            <w:right w:val="none" w:sz="0" w:space="0" w:color="auto"/>
          </w:divBdr>
        </w:div>
        <w:div w:id="1282957427">
          <w:marLeft w:val="640"/>
          <w:marRight w:val="0"/>
          <w:marTop w:val="0"/>
          <w:marBottom w:val="0"/>
          <w:divBdr>
            <w:top w:val="none" w:sz="0" w:space="0" w:color="auto"/>
            <w:left w:val="none" w:sz="0" w:space="0" w:color="auto"/>
            <w:bottom w:val="none" w:sz="0" w:space="0" w:color="auto"/>
            <w:right w:val="none" w:sz="0" w:space="0" w:color="auto"/>
          </w:divBdr>
        </w:div>
        <w:div w:id="831260549">
          <w:marLeft w:val="640"/>
          <w:marRight w:val="0"/>
          <w:marTop w:val="0"/>
          <w:marBottom w:val="0"/>
          <w:divBdr>
            <w:top w:val="none" w:sz="0" w:space="0" w:color="auto"/>
            <w:left w:val="none" w:sz="0" w:space="0" w:color="auto"/>
            <w:bottom w:val="none" w:sz="0" w:space="0" w:color="auto"/>
            <w:right w:val="none" w:sz="0" w:space="0" w:color="auto"/>
          </w:divBdr>
        </w:div>
        <w:div w:id="188184950">
          <w:marLeft w:val="640"/>
          <w:marRight w:val="0"/>
          <w:marTop w:val="0"/>
          <w:marBottom w:val="0"/>
          <w:divBdr>
            <w:top w:val="none" w:sz="0" w:space="0" w:color="auto"/>
            <w:left w:val="none" w:sz="0" w:space="0" w:color="auto"/>
            <w:bottom w:val="none" w:sz="0" w:space="0" w:color="auto"/>
            <w:right w:val="none" w:sz="0" w:space="0" w:color="auto"/>
          </w:divBdr>
        </w:div>
        <w:div w:id="1130127535">
          <w:marLeft w:val="640"/>
          <w:marRight w:val="0"/>
          <w:marTop w:val="0"/>
          <w:marBottom w:val="0"/>
          <w:divBdr>
            <w:top w:val="none" w:sz="0" w:space="0" w:color="auto"/>
            <w:left w:val="none" w:sz="0" w:space="0" w:color="auto"/>
            <w:bottom w:val="none" w:sz="0" w:space="0" w:color="auto"/>
            <w:right w:val="none" w:sz="0" w:space="0" w:color="auto"/>
          </w:divBdr>
        </w:div>
        <w:div w:id="1032414210">
          <w:marLeft w:val="640"/>
          <w:marRight w:val="0"/>
          <w:marTop w:val="0"/>
          <w:marBottom w:val="0"/>
          <w:divBdr>
            <w:top w:val="none" w:sz="0" w:space="0" w:color="auto"/>
            <w:left w:val="none" w:sz="0" w:space="0" w:color="auto"/>
            <w:bottom w:val="none" w:sz="0" w:space="0" w:color="auto"/>
            <w:right w:val="none" w:sz="0" w:space="0" w:color="auto"/>
          </w:divBdr>
        </w:div>
        <w:div w:id="1263034304">
          <w:marLeft w:val="640"/>
          <w:marRight w:val="0"/>
          <w:marTop w:val="0"/>
          <w:marBottom w:val="0"/>
          <w:divBdr>
            <w:top w:val="none" w:sz="0" w:space="0" w:color="auto"/>
            <w:left w:val="none" w:sz="0" w:space="0" w:color="auto"/>
            <w:bottom w:val="none" w:sz="0" w:space="0" w:color="auto"/>
            <w:right w:val="none" w:sz="0" w:space="0" w:color="auto"/>
          </w:divBdr>
        </w:div>
        <w:div w:id="1728138718">
          <w:marLeft w:val="640"/>
          <w:marRight w:val="0"/>
          <w:marTop w:val="0"/>
          <w:marBottom w:val="0"/>
          <w:divBdr>
            <w:top w:val="none" w:sz="0" w:space="0" w:color="auto"/>
            <w:left w:val="none" w:sz="0" w:space="0" w:color="auto"/>
            <w:bottom w:val="none" w:sz="0" w:space="0" w:color="auto"/>
            <w:right w:val="none" w:sz="0" w:space="0" w:color="auto"/>
          </w:divBdr>
        </w:div>
        <w:div w:id="1595285455">
          <w:marLeft w:val="640"/>
          <w:marRight w:val="0"/>
          <w:marTop w:val="0"/>
          <w:marBottom w:val="0"/>
          <w:divBdr>
            <w:top w:val="none" w:sz="0" w:space="0" w:color="auto"/>
            <w:left w:val="none" w:sz="0" w:space="0" w:color="auto"/>
            <w:bottom w:val="none" w:sz="0" w:space="0" w:color="auto"/>
            <w:right w:val="none" w:sz="0" w:space="0" w:color="auto"/>
          </w:divBdr>
        </w:div>
      </w:divsChild>
    </w:div>
    <w:div w:id="1236934565">
      <w:bodyDiv w:val="1"/>
      <w:marLeft w:val="0"/>
      <w:marRight w:val="0"/>
      <w:marTop w:val="0"/>
      <w:marBottom w:val="0"/>
      <w:divBdr>
        <w:top w:val="none" w:sz="0" w:space="0" w:color="auto"/>
        <w:left w:val="none" w:sz="0" w:space="0" w:color="auto"/>
        <w:bottom w:val="none" w:sz="0" w:space="0" w:color="auto"/>
        <w:right w:val="none" w:sz="0" w:space="0" w:color="auto"/>
      </w:divBdr>
      <w:divsChild>
        <w:div w:id="2090154871">
          <w:marLeft w:val="640"/>
          <w:marRight w:val="0"/>
          <w:marTop w:val="0"/>
          <w:marBottom w:val="0"/>
          <w:divBdr>
            <w:top w:val="none" w:sz="0" w:space="0" w:color="auto"/>
            <w:left w:val="none" w:sz="0" w:space="0" w:color="auto"/>
            <w:bottom w:val="none" w:sz="0" w:space="0" w:color="auto"/>
            <w:right w:val="none" w:sz="0" w:space="0" w:color="auto"/>
          </w:divBdr>
        </w:div>
        <w:div w:id="1829399025">
          <w:marLeft w:val="640"/>
          <w:marRight w:val="0"/>
          <w:marTop w:val="0"/>
          <w:marBottom w:val="0"/>
          <w:divBdr>
            <w:top w:val="none" w:sz="0" w:space="0" w:color="auto"/>
            <w:left w:val="none" w:sz="0" w:space="0" w:color="auto"/>
            <w:bottom w:val="none" w:sz="0" w:space="0" w:color="auto"/>
            <w:right w:val="none" w:sz="0" w:space="0" w:color="auto"/>
          </w:divBdr>
        </w:div>
        <w:div w:id="1709456271">
          <w:marLeft w:val="640"/>
          <w:marRight w:val="0"/>
          <w:marTop w:val="0"/>
          <w:marBottom w:val="0"/>
          <w:divBdr>
            <w:top w:val="none" w:sz="0" w:space="0" w:color="auto"/>
            <w:left w:val="none" w:sz="0" w:space="0" w:color="auto"/>
            <w:bottom w:val="none" w:sz="0" w:space="0" w:color="auto"/>
            <w:right w:val="none" w:sz="0" w:space="0" w:color="auto"/>
          </w:divBdr>
        </w:div>
        <w:div w:id="162357199">
          <w:marLeft w:val="640"/>
          <w:marRight w:val="0"/>
          <w:marTop w:val="0"/>
          <w:marBottom w:val="0"/>
          <w:divBdr>
            <w:top w:val="none" w:sz="0" w:space="0" w:color="auto"/>
            <w:left w:val="none" w:sz="0" w:space="0" w:color="auto"/>
            <w:bottom w:val="none" w:sz="0" w:space="0" w:color="auto"/>
            <w:right w:val="none" w:sz="0" w:space="0" w:color="auto"/>
          </w:divBdr>
        </w:div>
        <w:div w:id="516240020">
          <w:marLeft w:val="640"/>
          <w:marRight w:val="0"/>
          <w:marTop w:val="0"/>
          <w:marBottom w:val="0"/>
          <w:divBdr>
            <w:top w:val="none" w:sz="0" w:space="0" w:color="auto"/>
            <w:left w:val="none" w:sz="0" w:space="0" w:color="auto"/>
            <w:bottom w:val="none" w:sz="0" w:space="0" w:color="auto"/>
            <w:right w:val="none" w:sz="0" w:space="0" w:color="auto"/>
          </w:divBdr>
        </w:div>
        <w:div w:id="5133854">
          <w:marLeft w:val="640"/>
          <w:marRight w:val="0"/>
          <w:marTop w:val="0"/>
          <w:marBottom w:val="0"/>
          <w:divBdr>
            <w:top w:val="none" w:sz="0" w:space="0" w:color="auto"/>
            <w:left w:val="none" w:sz="0" w:space="0" w:color="auto"/>
            <w:bottom w:val="none" w:sz="0" w:space="0" w:color="auto"/>
            <w:right w:val="none" w:sz="0" w:space="0" w:color="auto"/>
          </w:divBdr>
        </w:div>
        <w:div w:id="1487211568">
          <w:marLeft w:val="640"/>
          <w:marRight w:val="0"/>
          <w:marTop w:val="0"/>
          <w:marBottom w:val="0"/>
          <w:divBdr>
            <w:top w:val="none" w:sz="0" w:space="0" w:color="auto"/>
            <w:left w:val="none" w:sz="0" w:space="0" w:color="auto"/>
            <w:bottom w:val="none" w:sz="0" w:space="0" w:color="auto"/>
            <w:right w:val="none" w:sz="0" w:space="0" w:color="auto"/>
          </w:divBdr>
        </w:div>
        <w:div w:id="99297493">
          <w:marLeft w:val="640"/>
          <w:marRight w:val="0"/>
          <w:marTop w:val="0"/>
          <w:marBottom w:val="0"/>
          <w:divBdr>
            <w:top w:val="none" w:sz="0" w:space="0" w:color="auto"/>
            <w:left w:val="none" w:sz="0" w:space="0" w:color="auto"/>
            <w:bottom w:val="none" w:sz="0" w:space="0" w:color="auto"/>
            <w:right w:val="none" w:sz="0" w:space="0" w:color="auto"/>
          </w:divBdr>
        </w:div>
        <w:div w:id="34892040">
          <w:marLeft w:val="640"/>
          <w:marRight w:val="0"/>
          <w:marTop w:val="0"/>
          <w:marBottom w:val="0"/>
          <w:divBdr>
            <w:top w:val="none" w:sz="0" w:space="0" w:color="auto"/>
            <w:left w:val="none" w:sz="0" w:space="0" w:color="auto"/>
            <w:bottom w:val="none" w:sz="0" w:space="0" w:color="auto"/>
            <w:right w:val="none" w:sz="0" w:space="0" w:color="auto"/>
          </w:divBdr>
        </w:div>
        <w:div w:id="2107537072">
          <w:marLeft w:val="640"/>
          <w:marRight w:val="0"/>
          <w:marTop w:val="0"/>
          <w:marBottom w:val="0"/>
          <w:divBdr>
            <w:top w:val="none" w:sz="0" w:space="0" w:color="auto"/>
            <w:left w:val="none" w:sz="0" w:space="0" w:color="auto"/>
            <w:bottom w:val="none" w:sz="0" w:space="0" w:color="auto"/>
            <w:right w:val="none" w:sz="0" w:space="0" w:color="auto"/>
          </w:divBdr>
        </w:div>
        <w:div w:id="1555000802">
          <w:marLeft w:val="640"/>
          <w:marRight w:val="0"/>
          <w:marTop w:val="0"/>
          <w:marBottom w:val="0"/>
          <w:divBdr>
            <w:top w:val="none" w:sz="0" w:space="0" w:color="auto"/>
            <w:left w:val="none" w:sz="0" w:space="0" w:color="auto"/>
            <w:bottom w:val="none" w:sz="0" w:space="0" w:color="auto"/>
            <w:right w:val="none" w:sz="0" w:space="0" w:color="auto"/>
          </w:divBdr>
        </w:div>
        <w:div w:id="488210295">
          <w:marLeft w:val="640"/>
          <w:marRight w:val="0"/>
          <w:marTop w:val="0"/>
          <w:marBottom w:val="0"/>
          <w:divBdr>
            <w:top w:val="none" w:sz="0" w:space="0" w:color="auto"/>
            <w:left w:val="none" w:sz="0" w:space="0" w:color="auto"/>
            <w:bottom w:val="none" w:sz="0" w:space="0" w:color="auto"/>
            <w:right w:val="none" w:sz="0" w:space="0" w:color="auto"/>
          </w:divBdr>
        </w:div>
        <w:div w:id="789906023">
          <w:marLeft w:val="640"/>
          <w:marRight w:val="0"/>
          <w:marTop w:val="0"/>
          <w:marBottom w:val="0"/>
          <w:divBdr>
            <w:top w:val="none" w:sz="0" w:space="0" w:color="auto"/>
            <w:left w:val="none" w:sz="0" w:space="0" w:color="auto"/>
            <w:bottom w:val="none" w:sz="0" w:space="0" w:color="auto"/>
            <w:right w:val="none" w:sz="0" w:space="0" w:color="auto"/>
          </w:divBdr>
        </w:div>
        <w:div w:id="973415578">
          <w:marLeft w:val="640"/>
          <w:marRight w:val="0"/>
          <w:marTop w:val="0"/>
          <w:marBottom w:val="0"/>
          <w:divBdr>
            <w:top w:val="none" w:sz="0" w:space="0" w:color="auto"/>
            <w:left w:val="none" w:sz="0" w:space="0" w:color="auto"/>
            <w:bottom w:val="none" w:sz="0" w:space="0" w:color="auto"/>
            <w:right w:val="none" w:sz="0" w:space="0" w:color="auto"/>
          </w:divBdr>
        </w:div>
        <w:div w:id="974531819">
          <w:marLeft w:val="640"/>
          <w:marRight w:val="0"/>
          <w:marTop w:val="0"/>
          <w:marBottom w:val="0"/>
          <w:divBdr>
            <w:top w:val="none" w:sz="0" w:space="0" w:color="auto"/>
            <w:left w:val="none" w:sz="0" w:space="0" w:color="auto"/>
            <w:bottom w:val="none" w:sz="0" w:space="0" w:color="auto"/>
            <w:right w:val="none" w:sz="0" w:space="0" w:color="auto"/>
          </w:divBdr>
        </w:div>
        <w:div w:id="1492141459">
          <w:marLeft w:val="640"/>
          <w:marRight w:val="0"/>
          <w:marTop w:val="0"/>
          <w:marBottom w:val="0"/>
          <w:divBdr>
            <w:top w:val="none" w:sz="0" w:space="0" w:color="auto"/>
            <w:left w:val="none" w:sz="0" w:space="0" w:color="auto"/>
            <w:bottom w:val="none" w:sz="0" w:space="0" w:color="auto"/>
            <w:right w:val="none" w:sz="0" w:space="0" w:color="auto"/>
          </w:divBdr>
        </w:div>
        <w:div w:id="1065252344">
          <w:marLeft w:val="640"/>
          <w:marRight w:val="0"/>
          <w:marTop w:val="0"/>
          <w:marBottom w:val="0"/>
          <w:divBdr>
            <w:top w:val="none" w:sz="0" w:space="0" w:color="auto"/>
            <w:left w:val="none" w:sz="0" w:space="0" w:color="auto"/>
            <w:bottom w:val="none" w:sz="0" w:space="0" w:color="auto"/>
            <w:right w:val="none" w:sz="0" w:space="0" w:color="auto"/>
          </w:divBdr>
        </w:div>
        <w:div w:id="1562249913">
          <w:marLeft w:val="640"/>
          <w:marRight w:val="0"/>
          <w:marTop w:val="0"/>
          <w:marBottom w:val="0"/>
          <w:divBdr>
            <w:top w:val="none" w:sz="0" w:space="0" w:color="auto"/>
            <w:left w:val="none" w:sz="0" w:space="0" w:color="auto"/>
            <w:bottom w:val="none" w:sz="0" w:space="0" w:color="auto"/>
            <w:right w:val="none" w:sz="0" w:space="0" w:color="auto"/>
          </w:divBdr>
        </w:div>
        <w:div w:id="1659187800">
          <w:marLeft w:val="640"/>
          <w:marRight w:val="0"/>
          <w:marTop w:val="0"/>
          <w:marBottom w:val="0"/>
          <w:divBdr>
            <w:top w:val="none" w:sz="0" w:space="0" w:color="auto"/>
            <w:left w:val="none" w:sz="0" w:space="0" w:color="auto"/>
            <w:bottom w:val="none" w:sz="0" w:space="0" w:color="auto"/>
            <w:right w:val="none" w:sz="0" w:space="0" w:color="auto"/>
          </w:divBdr>
        </w:div>
        <w:div w:id="1810392591">
          <w:marLeft w:val="640"/>
          <w:marRight w:val="0"/>
          <w:marTop w:val="0"/>
          <w:marBottom w:val="0"/>
          <w:divBdr>
            <w:top w:val="none" w:sz="0" w:space="0" w:color="auto"/>
            <w:left w:val="none" w:sz="0" w:space="0" w:color="auto"/>
            <w:bottom w:val="none" w:sz="0" w:space="0" w:color="auto"/>
            <w:right w:val="none" w:sz="0" w:space="0" w:color="auto"/>
          </w:divBdr>
        </w:div>
        <w:div w:id="54665481">
          <w:marLeft w:val="640"/>
          <w:marRight w:val="0"/>
          <w:marTop w:val="0"/>
          <w:marBottom w:val="0"/>
          <w:divBdr>
            <w:top w:val="none" w:sz="0" w:space="0" w:color="auto"/>
            <w:left w:val="none" w:sz="0" w:space="0" w:color="auto"/>
            <w:bottom w:val="none" w:sz="0" w:space="0" w:color="auto"/>
            <w:right w:val="none" w:sz="0" w:space="0" w:color="auto"/>
          </w:divBdr>
        </w:div>
        <w:div w:id="1772240801">
          <w:marLeft w:val="640"/>
          <w:marRight w:val="0"/>
          <w:marTop w:val="0"/>
          <w:marBottom w:val="0"/>
          <w:divBdr>
            <w:top w:val="none" w:sz="0" w:space="0" w:color="auto"/>
            <w:left w:val="none" w:sz="0" w:space="0" w:color="auto"/>
            <w:bottom w:val="none" w:sz="0" w:space="0" w:color="auto"/>
            <w:right w:val="none" w:sz="0" w:space="0" w:color="auto"/>
          </w:divBdr>
        </w:div>
        <w:div w:id="775754260">
          <w:marLeft w:val="640"/>
          <w:marRight w:val="0"/>
          <w:marTop w:val="0"/>
          <w:marBottom w:val="0"/>
          <w:divBdr>
            <w:top w:val="none" w:sz="0" w:space="0" w:color="auto"/>
            <w:left w:val="none" w:sz="0" w:space="0" w:color="auto"/>
            <w:bottom w:val="none" w:sz="0" w:space="0" w:color="auto"/>
            <w:right w:val="none" w:sz="0" w:space="0" w:color="auto"/>
          </w:divBdr>
        </w:div>
        <w:div w:id="553858941">
          <w:marLeft w:val="640"/>
          <w:marRight w:val="0"/>
          <w:marTop w:val="0"/>
          <w:marBottom w:val="0"/>
          <w:divBdr>
            <w:top w:val="none" w:sz="0" w:space="0" w:color="auto"/>
            <w:left w:val="none" w:sz="0" w:space="0" w:color="auto"/>
            <w:bottom w:val="none" w:sz="0" w:space="0" w:color="auto"/>
            <w:right w:val="none" w:sz="0" w:space="0" w:color="auto"/>
          </w:divBdr>
        </w:div>
        <w:div w:id="1324621439">
          <w:marLeft w:val="640"/>
          <w:marRight w:val="0"/>
          <w:marTop w:val="0"/>
          <w:marBottom w:val="0"/>
          <w:divBdr>
            <w:top w:val="none" w:sz="0" w:space="0" w:color="auto"/>
            <w:left w:val="none" w:sz="0" w:space="0" w:color="auto"/>
            <w:bottom w:val="none" w:sz="0" w:space="0" w:color="auto"/>
            <w:right w:val="none" w:sz="0" w:space="0" w:color="auto"/>
          </w:divBdr>
        </w:div>
        <w:div w:id="1838840917">
          <w:marLeft w:val="640"/>
          <w:marRight w:val="0"/>
          <w:marTop w:val="0"/>
          <w:marBottom w:val="0"/>
          <w:divBdr>
            <w:top w:val="none" w:sz="0" w:space="0" w:color="auto"/>
            <w:left w:val="none" w:sz="0" w:space="0" w:color="auto"/>
            <w:bottom w:val="none" w:sz="0" w:space="0" w:color="auto"/>
            <w:right w:val="none" w:sz="0" w:space="0" w:color="auto"/>
          </w:divBdr>
        </w:div>
        <w:div w:id="83848107">
          <w:marLeft w:val="640"/>
          <w:marRight w:val="0"/>
          <w:marTop w:val="0"/>
          <w:marBottom w:val="0"/>
          <w:divBdr>
            <w:top w:val="none" w:sz="0" w:space="0" w:color="auto"/>
            <w:left w:val="none" w:sz="0" w:space="0" w:color="auto"/>
            <w:bottom w:val="none" w:sz="0" w:space="0" w:color="auto"/>
            <w:right w:val="none" w:sz="0" w:space="0" w:color="auto"/>
          </w:divBdr>
        </w:div>
        <w:div w:id="827786141">
          <w:marLeft w:val="640"/>
          <w:marRight w:val="0"/>
          <w:marTop w:val="0"/>
          <w:marBottom w:val="0"/>
          <w:divBdr>
            <w:top w:val="none" w:sz="0" w:space="0" w:color="auto"/>
            <w:left w:val="none" w:sz="0" w:space="0" w:color="auto"/>
            <w:bottom w:val="none" w:sz="0" w:space="0" w:color="auto"/>
            <w:right w:val="none" w:sz="0" w:space="0" w:color="auto"/>
          </w:divBdr>
        </w:div>
        <w:div w:id="508374583">
          <w:marLeft w:val="640"/>
          <w:marRight w:val="0"/>
          <w:marTop w:val="0"/>
          <w:marBottom w:val="0"/>
          <w:divBdr>
            <w:top w:val="none" w:sz="0" w:space="0" w:color="auto"/>
            <w:left w:val="none" w:sz="0" w:space="0" w:color="auto"/>
            <w:bottom w:val="none" w:sz="0" w:space="0" w:color="auto"/>
            <w:right w:val="none" w:sz="0" w:space="0" w:color="auto"/>
          </w:divBdr>
        </w:div>
        <w:div w:id="448089407">
          <w:marLeft w:val="640"/>
          <w:marRight w:val="0"/>
          <w:marTop w:val="0"/>
          <w:marBottom w:val="0"/>
          <w:divBdr>
            <w:top w:val="none" w:sz="0" w:space="0" w:color="auto"/>
            <w:left w:val="none" w:sz="0" w:space="0" w:color="auto"/>
            <w:bottom w:val="none" w:sz="0" w:space="0" w:color="auto"/>
            <w:right w:val="none" w:sz="0" w:space="0" w:color="auto"/>
          </w:divBdr>
        </w:div>
        <w:div w:id="101070301">
          <w:marLeft w:val="640"/>
          <w:marRight w:val="0"/>
          <w:marTop w:val="0"/>
          <w:marBottom w:val="0"/>
          <w:divBdr>
            <w:top w:val="none" w:sz="0" w:space="0" w:color="auto"/>
            <w:left w:val="none" w:sz="0" w:space="0" w:color="auto"/>
            <w:bottom w:val="none" w:sz="0" w:space="0" w:color="auto"/>
            <w:right w:val="none" w:sz="0" w:space="0" w:color="auto"/>
          </w:divBdr>
        </w:div>
        <w:div w:id="2124956896">
          <w:marLeft w:val="640"/>
          <w:marRight w:val="0"/>
          <w:marTop w:val="0"/>
          <w:marBottom w:val="0"/>
          <w:divBdr>
            <w:top w:val="none" w:sz="0" w:space="0" w:color="auto"/>
            <w:left w:val="none" w:sz="0" w:space="0" w:color="auto"/>
            <w:bottom w:val="none" w:sz="0" w:space="0" w:color="auto"/>
            <w:right w:val="none" w:sz="0" w:space="0" w:color="auto"/>
          </w:divBdr>
        </w:div>
        <w:div w:id="1342201222">
          <w:marLeft w:val="640"/>
          <w:marRight w:val="0"/>
          <w:marTop w:val="0"/>
          <w:marBottom w:val="0"/>
          <w:divBdr>
            <w:top w:val="none" w:sz="0" w:space="0" w:color="auto"/>
            <w:left w:val="none" w:sz="0" w:space="0" w:color="auto"/>
            <w:bottom w:val="none" w:sz="0" w:space="0" w:color="auto"/>
            <w:right w:val="none" w:sz="0" w:space="0" w:color="auto"/>
          </w:divBdr>
        </w:div>
        <w:div w:id="2123528036">
          <w:marLeft w:val="640"/>
          <w:marRight w:val="0"/>
          <w:marTop w:val="0"/>
          <w:marBottom w:val="0"/>
          <w:divBdr>
            <w:top w:val="none" w:sz="0" w:space="0" w:color="auto"/>
            <w:left w:val="none" w:sz="0" w:space="0" w:color="auto"/>
            <w:bottom w:val="none" w:sz="0" w:space="0" w:color="auto"/>
            <w:right w:val="none" w:sz="0" w:space="0" w:color="auto"/>
          </w:divBdr>
        </w:div>
        <w:div w:id="1769278318">
          <w:marLeft w:val="640"/>
          <w:marRight w:val="0"/>
          <w:marTop w:val="0"/>
          <w:marBottom w:val="0"/>
          <w:divBdr>
            <w:top w:val="none" w:sz="0" w:space="0" w:color="auto"/>
            <w:left w:val="none" w:sz="0" w:space="0" w:color="auto"/>
            <w:bottom w:val="none" w:sz="0" w:space="0" w:color="auto"/>
            <w:right w:val="none" w:sz="0" w:space="0" w:color="auto"/>
          </w:divBdr>
        </w:div>
        <w:div w:id="320429092">
          <w:marLeft w:val="640"/>
          <w:marRight w:val="0"/>
          <w:marTop w:val="0"/>
          <w:marBottom w:val="0"/>
          <w:divBdr>
            <w:top w:val="none" w:sz="0" w:space="0" w:color="auto"/>
            <w:left w:val="none" w:sz="0" w:space="0" w:color="auto"/>
            <w:bottom w:val="none" w:sz="0" w:space="0" w:color="auto"/>
            <w:right w:val="none" w:sz="0" w:space="0" w:color="auto"/>
          </w:divBdr>
        </w:div>
        <w:div w:id="62533412">
          <w:marLeft w:val="640"/>
          <w:marRight w:val="0"/>
          <w:marTop w:val="0"/>
          <w:marBottom w:val="0"/>
          <w:divBdr>
            <w:top w:val="none" w:sz="0" w:space="0" w:color="auto"/>
            <w:left w:val="none" w:sz="0" w:space="0" w:color="auto"/>
            <w:bottom w:val="none" w:sz="0" w:space="0" w:color="auto"/>
            <w:right w:val="none" w:sz="0" w:space="0" w:color="auto"/>
          </w:divBdr>
        </w:div>
        <w:div w:id="270748754">
          <w:marLeft w:val="640"/>
          <w:marRight w:val="0"/>
          <w:marTop w:val="0"/>
          <w:marBottom w:val="0"/>
          <w:divBdr>
            <w:top w:val="none" w:sz="0" w:space="0" w:color="auto"/>
            <w:left w:val="none" w:sz="0" w:space="0" w:color="auto"/>
            <w:bottom w:val="none" w:sz="0" w:space="0" w:color="auto"/>
            <w:right w:val="none" w:sz="0" w:space="0" w:color="auto"/>
          </w:divBdr>
        </w:div>
        <w:div w:id="204366684">
          <w:marLeft w:val="640"/>
          <w:marRight w:val="0"/>
          <w:marTop w:val="0"/>
          <w:marBottom w:val="0"/>
          <w:divBdr>
            <w:top w:val="none" w:sz="0" w:space="0" w:color="auto"/>
            <w:left w:val="none" w:sz="0" w:space="0" w:color="auto"/>
            <w:bottom w:val="none" w:sz="0" w:space="0" w:color="auto"/>
            <w:right w:val="none" w:sz="0" w:space="0" w:color="auto"/>
          </w:divBdr>
        </w:div>
        <w:div w:id="1908880829">
          <w:marLeft w:val="640"/>
          <w:marRight w:val="0"/>
          <w:marTop w:val="0"/>
          <w:marBottom w:val="0"/>
          <w:divBdr>
            <w:top w:val="none" w:sz="0" w:space="0" w:color="auto"/>
            <w:left w:val="none" w:sz="0" w:space="0" w:color="auto"/>
            <w:bottom w:val="none" w:sz="0" w:space="0" w:color="auto"/>
            <w:right w:val="none" w:sz="0" w:space="0" w:color="auto"/>
          </w:divBdr>
        </w:div>
        <w:div w:id="868840922">
          <w:marLeft w:val="640"/>
          <w:marRight w:val="0"/>
          <w:marTop w:val="0"/>
          <w:marBottom w:val="0"/>
          <w:divBdr>
            <w:top w:val="none" w:sz="0" w:space="0" w:color="auto"/>
            <w:left w:val="none" w:sz="0" w:space="0" w:color="auto"/>
            <w:bottom w:val="none" w:sz="0" w:space="0" w:color="auto"/>
            <w:right w:val="none" w:sz="0" w:space="0" w:color="auto"/>
          </w:divBdr>
        </w:div>
        <w:div w:id="1465733265">
          <w:marLeft w:val="640"/>
          <w:marRight w:val="0"/>
          <w:marTop w:val="0"/>
          <w:marBottom w:val="0"/>
          <w:divBdr>
            <w:top w:val="none" w:sz="0" w:space="0" w:color="auto"/>
            <w:left w:val="none" w:sz="0" w:space="0" w:color="auto"/>
            <w:bottom w:val="none" w:sz="0" w:space="0" w:color="auto"/>
            <w:right w:val="none" w:sz="0" w:space="0" w:color="auto"/>
          </w:divBdr>
        </w:div>
        <w:div w:id="1857227832">
          <w:marLeft w:val="640"/>
          <w:marRight w:val="0"/>
          <w:marTop w:val="0"/>
          <w:marBottom w:val="0"/>
          <w:divBdr>
            <w:top w:val="none" w:sz="0" w:space="0" w:color="auto"/>
            <w:left w:val="none" w:sz="0" w:space="0" w:color="auto"/>
            <w:bottom w:val="none" w:sz="0" w:space="0" w:color="auto"/>
            <w:right w:val="none" w:sz="0" w:space="0" w:color="auto"/>
          </w:divBdr>
        </w:div>
        <w:div w:id="1096169072">
          <w:marLeft w:val="640"/>
          <w:marRight w:val="0"/>
          <w:marTop w:val="0"/>
          <w:marBottom w:val="0"/>
          <w:divBdr>
            <w:top w:val="none" w:sz="0" w:space="0" w:color="auto"/>
            <w:left w:val="none" w:sz="0" w:space="0" w:color="auto"/>
            <w:bottom w:val="none" w:sz="0" w:space="0" w:color="auto"/>
            <w:right w:val="none" w:sz="0" w:space="0" w:color="auto"/>
          </w:divBdr>
        </w:div>
        <w:div w:id="194122307">
          <w:marLeft w:val="640"/>
          <w:marRight w:val="0"/>
          <w:marTop w:val="0"/>
          <w:marBottom w:val="0"/>
          <w:divBdr>
            <w:top w:val="none" w:sz="0" w:space="0" w:color="auto"/>
            <w:left w:val="none" w:sz="0" w:space="0" w:color="auto"/>
            <w:bottom w:val="none" w:sz="0" w:space="0" w:color="auto"/>
            <w:right w:val="none" w:sz="0" w:space="0" w:color="auto"/>
          </w:divBdr>
        </w:div>
        <w:div w:id="627855773">
          <w:marLeft w:val="640"/>
          <w:marRight w:val="0"/>
          <w:marTop w:val="0"/>
          <w:marBottom w:val="0"/>
          <w:divBdr>
            <w:top w:val="none" w:sz="0" w:space="0" w:color="auto"/>
            <w:left w:val="none" w:sz="0" w:space="0" w:color="auto"/>
            <w:bottom w:val="none" w:sz="0" w:space="0" w:color="auto"/>
            <w:right w:val="none" w:sz="0" w:space="0" w:color="auto"/>
          </w:divBdr>
        </w:div>
        <w:div w:id="638147551">
          <w:marLeft w:val="640"/>
          <w:marRight w:val="0"/>
          <w:marTop w:val="0"/>
          <w:marBottom w:val="0"/>
          <w:divBdr>
            <w:top w:val="none" w:sz="0" w:space="0" w:color="auto"/>
            <w:left w:val="none" w:sz="0" w:space="0" w:color="auto"/>
            <w:bottom w:val="none" w:sz="0" w:space="0" w:color="auto"/>
            <w:right w:val="none" w:sz="0" w:space="0" w:color="auto"/>
          </w:divBdr>
        </w:div>
        <w:div w:id="508300892">
          <w:marLeft w:val="640"/>
          <w:marRight w:val="0"/>
          <w:marTop w:val="0"/>
          <w:marBottom w:val="0"/>
          <w:divBdr>
            <w:top w:val="none" w:sz="0" w:space="0" w:color="auto"/>
            <w:left w:val="none" w:sz="0" w:space="0" w:color="auto"/>
            <w:bottom w:val="none" w:sz="0" w:space="0" w:color="auto"/>
            <w:right w:val="none" w:sz="0" w:space="0" w:color="auto"/>
          </w:divBdr>
        </w:div>
        <w:div w:id="1561672687">
          <w:marLeft w:val="640"/>
          <w:marRight w:val="0"/>
          <w:marTop w:val="0"/>
          <w:marBottom w:val="0"/>
          <w:divBdr>
            <w:top w:val="none" w:sz="0" w:space="0" w:color="auto"/>
            <w:left w:val="none" w:sz="0" w:space="0" w:color="auto"/>
            <w:bottom w:val="none" w:sz="0" w:space="0" w:color="auto"/>
            <w:right w:val="none" w:sz="0" w:space="0" w:color="auto"/>
          </w:divBdr>
        </w:div>
        <w:div w:id="1679428078">
          <w:marLeft w:val="640"/>
          <w:marRight w:val="0"/>
          <w:marTop w:val="0"/>
          <w:marBottom w:val="0"/>
          <w:divBdr>
            <w:top w:val="none" w:sz="0" w:space="0" w:color="auto"/>
            <w:left w:val="none" w:sz="0" w:space="0" w:color="auto"/>
            <w:bottom w:val="none" w:sz="0" w:space="0" w:color="auto"/>
            <w:right w:val="none" w:sz="0" w:space="0" w:color="auto"/>
          </w:divBdr>
        </w:div>
        <w:div w:id="2103642010">
          <w:marLeft w:val="640"/>
          <w:marRight w:val="0"/>
          <w:marTop w:val="0"/>
          <w:marBottom w:val="0"/>
          <w:divBdr>
            <w:top w:val="none" w:sz="0" w:space="0" w:color="auto"/>
            <w:left w:val="none" w:sz="0" w:space="0" w:color="auto"/>
            <w:bottom w:val="none" w:sz="0" w:space="0" w:color="auto"/>
            <w:right w:val="none" w:sz="0" w:space="0" w:color="auto"/>
          </w:divBdr>
        </w:div>
        <w:div w:id="912589683">
          <w:marLeft w:val="640"/>
          <w:marRight w:val="0"/>
          <w:marTop w:val="0"/>
          <w:marBottom w:val="0"/>
          <w:divBdr>
            <w:top w:val="none" w:sz="0" w:space="0" w:color="auto"/>
            <w:left w:val="none" w:sz="0" w:space="0" w:color="auto"/>
            <w:bottom w:val="none" w:sz="0" w:space="0" w:color="auto"/>
            <w:right w:val="none" w:sz="0" w:space="0" w:color="auto"/>
          </w:divBdr>
        </w:div>
        <w:div w:id="1645699545">
          <w:marLeft w:val="640"/>
          <w:marRight w:val="0"/>
          <w:marTop w:val="0"/>
          <w:marBottom w:val="0"/>
          <w:divBdr>
            <w:top w:val="none" w:sz="0" w:space="0" w:color="auto"/>
            <w:left w:val="none" w:sz="0" w:space="0" w:color="auto"/>
            <w:bottom w:val="none" w:sz="0" w:space="0" w:color="auto"/>
            <w:right w:val="none" w:sz="0" w:space="0" w:color="auto"/>
          </w:divBdr>
        </w:div>
        <w:div w:id="1461415238">
          <w:marLeft w:val="640"/>
          <w:marRight w:val="0"/>
          <w:marTop w:val="0"/>
          <w:marBottom w:val="0"/>
          <w:divBdr>
            <w:top w:val="none" w:sz="0" w:space="0" w:color="auto"/>
            <w:left w:val="none" w:sz="0" w:space="0" w:color="auto"/>
            <w:bottom w:val="none" w:sz="0" w:space="0" w:color="auto"/>
            <w:right w:val="none" w:sz="0" w:space="0" w:color="auto"/>
          </w:divBdr>
        </w:div>
        <w:div w:id="1091852014">
          <w:marLeft w:val="640"/>
          <w:marRight w:val="0"/>
          <w:marTop w:val="0"/>
          <w:marBottom w:val="0"/>
          <w:divBdr>
            <w:top w:val="none" w:sz="0" w:space="0" w:color="auto"/>
            <w:left w:val="none" w:sz="0" w:space="0" w:color="auto"/>
            <w:bottom w:val="none" w:sz="0" w:space="0" w:color="auto"/>
            <w:right w:val="none" w:sz="0" w:space="0" w:color="auto"/>
          </w:divBdr>
        </w:div>
        <w:div w:id="85656523">
          <w:marLeft w:val="640"/>
          <w:marRight w:val="0"/>
          <w:marTop w:val="0"/>
          <w:marBottom w:val="0"/>
          <w:divBdr>
            <w:top w:val="none" w:sz="0" w:space="0" w:color="auto"/>
            <w:left w:val="none" w:sz="0" w:space="0" w:color="auto"/>
            <w:bottom w:val="none" w:sz="0" w:space="0" w:color="auto"/>
            <w:right w:val="none" w:sz="0" w:space="0" w:color="auto"/>
          </w:divBdr>
        </w:div>
        <w:div w:id="335697769">
          <w:marLeft w:val="640"/>
          <w:marRight w:val="0"/>
          <w:marTop w:val="0"/>
          <w:marBottom w:val="0"/>
          <w:divBdr>
            <w:top w:val="none" w:sz="0" w:space="0" w:color="auto"/>
            <w:left w:val="none" w:sz="0" w:space="0" w:color="auto"/>
            <w:bottom w:val="none" w:sz="0" w:space="0" w:color="auto"/>
            <w:right w:val="none" w:sz="0" w:space="0" w:color="auto"/>
          </w:divBdr>
        </w:div>
        <w:div w:id="166755019">
          <w:marLeft w:val="640"/>
          <w:marRight w:val="0"/>
          <w:marTop w:val="0"/>
          <w:marBottom w:val="0"/>
          <w:divBdr>
            <w:top w:val="none" w:sz="0" w:space="0" w:color="auto"/>
            <w:left w:val="none" w:sz="0" w:space="0" w:color="auto"/>
            <w:bottom w:val="none" w:sz="0" w:space="0" w:color="auto"/>
            <w:right w:val="none" w:sz="0" w:space="0" w:color="auto"/>
          </w:divBdr>
        </w:div>
        <w:div w:id="1997225700">
          <w:marLeft w:val="640"/>
          <w:marRight w:val="0"/>
          <w:marTop w:val="0"/>
          <w:marBottom w:val="0"/>
          <w:divBdr>
            <w:top w:val="none" w:sz="0" w:space="0" w:color="auto"/>
            <w:left w:val="none" w:sz="0" w:space="0" w:color="auto"/>
            <w:bottom w:val="none" w:sz="0" w:space="0" w:color="auto"/>
            <w:right w:val="none" w:sz="0" w:space="0" w:color="auto"/>
          </w:divBdr>
        </w:div>
        <w:div w:id="1497838005">
          <w:marLeft w:val="640"/>
          <w:marRight w:val="0"/>
          <w:marTop w:val="0"/>
          <w:marBottom w:val="0"/>
          <w:divBdr>
            <w:top w:val="none" w:sz="0" w:space="0" w:color="auto"/>
            <w:left w:val="none" w:sz="0" w:space="0" w:color="auto"/>
            <w:bottom w:val="none" w:sz="0" w:space="0" w:color="auto"/>
            <w:right w:val="none" w:sz="0" w:space="0" w:color="auto"/>
          </w:divBdr>
        </w:div>
        <w:div w:id="2024430146">
          <w:marLeft w:val="640"/>
          <w:marRight w:val="0"/>
          <w:marTop w:val="0"/>
          <w:marBottom w:val="0"/>
          <w:divBdr>
            <w:top w:val="none" w:sz="0" w:space="0" w:color="auto"/>
            <w:left w:val="none" w:sz="0" w:space="0" w:color="auto"/>
            <w:bottom w:val="none" w:sz="0" w:space="0" w:color="auto"/>
            <w:right w:val="none" w:sz="0" w:space="0" w:color="auto"/>
          </w:divBdr>
        </w:div>
        <w:div w:id="678314565">
          <w:marLeft w:val="640"/>
          <w:marRight w:val="0"/>
          <w:marTop w:val="0"/>
          <w:marBottom w:val="0"/>
          <w:divBdr>
            <w:top w:val="none" w:sz="0" w:space="0" w:color="auto"/>
            <w:left w:val="none" w:sz="0" w:space="0" w:color="auto"/>
            <w:bottom w:val="none" w:sz="0" w:space="0" w:color="auto"/>
            <w:right w:val="none" w:sz="0" w:space="0" w:color="auto"/>
          </w:divBdr>
        </w:div>
        <w:div w:id="1776709963">
          <w:marLeft w:val="640"/>
          <w:marRight w:val="0"/>
          <w:marTop w:val="0"/>
          <w:marBottom w:val="0"/>
          <w:divBdr>
            <w:top w:val="none" w:sz="0" w:space="0" w:color="auto"/>
            <w:left w:val="none" w:sz="0" w:space="0" w:color="auto"/>
            <w:bottom w:val="none" w:sz="0" w:space="0" w:color="auto"/>
            <w:right w:val="none" w:sz="0" w:space="0" w:color="auto"/>
          </w:divBdr>
        </w:div>
        <w:div w:id="1784882009">
          <w:marLeft w:val="640"/>
          <w:marRight w:val="0"/>
          <w:marTop w:val="0"/>
          <w:marBottom w:val="0"/>
          <w:divBdr>
            <w:top w:val="none" w:sz="0" w:space="0" w:color="auto"/>
            <w:left w:val="none" w:sz="0" w:space="0" w:color="auto"/>
            <w:bottom w:val="none" w:sz="0" w:space="0" w:color="auto"/>
            <w:right w:val="none" w:sz="0" w:space="0" w:color="auto"/>
          </w:divBdr>
        </w:div>
        <w:div w:id="656110987">
          <w:marLeft w:val="640"/>
          <w:marRight w:val="0"/>
          <w:marTop w:val="0"/>
          <w:marBottom w:val="0"/>
          <w:divBdr>
            <w:top w:val="none" w:sz="0" w:space="0" w:color="auto"/>
            <w:left w:val="none" w:sz="0" w:space="0" w:color="auto"/>
            <w:bottom w:val="none" w:sz="0" w:space="0" w:color="auto"/>
            <w:right w:val="none" w:sz="0" w:space="0" w:color="auto"/>
          </w:divBdr>
        </w:div>
        <w:div w:id="1909340736">
          <w:marLeft w:val="640"/>
          <w:marRight w:val="0"/>
          <w:marTop w:val="0"/>
          <w:marBottom w:val="0"/>
          <w:divBdr>
            <w:top w:val="none" w:sz="0" w:space="0" w:color="auto"/>
            <w:left w:val="none" w:sz="0" w:space="0" w:color="auto"/>
            <w:bottom w:val="none" w:sz="0" w:space="0" w:color="auto"/>
            <w:right w:val="none" w:sz="0" w:space="0" w:color="auto"/>
          </w:divBdr>
        </w:div>
        <w:div w:id="1085689280">
          <w:marLeft w:val="640"/>
          <w:marRight w:val="0"/>
          <w:marTop w:val="0"/>
          <w:marBottom w:val="0"/>
          <w:divBdr>
            <w:top w:val="none" w:sz="0" w:space="0" w:color="auto"/>
            <w:left w:val="none" w:sz="0" w:space="0" w:color="auto"/>
            <w:bottom w:val="none" w:sz="0" w:space="0" w:color="auto"/>
            <w:right w:val="none" w:sz="0" w:space="0" w:color="auto"/>
          </w:divBdr>
        </w:div>
        <w:div w:id="1375808066">
          <w:marLeft w:val="640"/>
          <w:marRight w:val="0"/>
          <w:marTop w:val="0"/>
          <w:marBottom w:val="0"/>
          <w:divBdr>
            <w:top w:val="none" w:sz="0" w:space="0" w:color="auto"/>
            <w:left w:val="none" w:sz="0" w:space="0" w:color="auto"/>
            <w:bottom w:val="none" w:sz="0" w:space="0" w:color="auto"/>
            <w:right w:val="none" w:sz="0" w:space="0" w:color="auto"/>
          </w:divBdr>
        </w:div>
        <w:div w:id="1130711885">
          <w:marLeft w:val="640"/>
          <w:marRight w:val="0"/>
          <w:marTop w:val="0"/>
          <w:marBottom w:val="0"/>
          <w:divBdr>
            <w:top w:val="none" w:sz="0" w:space="0" w:color="auto"/>
            <w:left w:val="none" w:sz="0" w:space="0" w:color="auto"/>
            <w:bottom w:val="none" w:sz="0" w:space="0" w:color="auto"/>
            <w:right w:val="none" w:sz="0" w:space="0" w:color="auto"/>
          </w:divBdr>
        </w:div>
        <w:div w:id="1488282505">
          <w:marLeft w:val="640"/>
          <w:marRight w:val="0"/>
          <w:marTop w:val="0"/>
          <w:marBottom w:val="0"/>
          <w:divBdr>
            <w:top w:val="none" w:sz="0" w:space="0" w:color="auto"/>
            <w:left w:val="none" w:sz="0" w:space="0" w:color="auto"/>
            <w:bottom w:val="none" w:sz="0" w:space="0" w:color="auto"/>
            <w:right w:val="none" w:sz="0" w:space="0" w:color="auto"/>
          </w:divBdr>
        </w:div>
        <w:div w:id="355235524">
          <w:marLeft w:val="640"/>
          <w:marRight w:val="0"/>
          <w:marTop w:val="0"/>
          <w:marBottom w:val="0"/>
          <w:divBdr>
            <w:top w:val="none" w:sz="0" w:space="0" w:color="auto"/>
            <w:left w:val="none" w:sz="0" w:space="0" w:color="auto"/>
            <w:bottom w:val="none" w:sz="0" w:space="0" w:color="auto"/>
            <w:right w:val="none" w:sz="0" w:space="0" w:color="auto"/>
          </w:divBdr>
        </w:div>
        <w:div w:id="1470785291">
          <w:marLeft w:val="640"/>
          <w:marRight w:val="0"/>
          <w:marTop w:val="0"/>
          <w:marBottom w:val="0"/>
          <w:divBdr>
            <w:top w:val="none" w:sz="0" w:space="0" w:color="auto"/>
            <w:left w:val="none" w:sz="0" w:space="0" w:color="auto"/>
            <w:bottom w:val="none" w:sz="0" w:space="0" w:color="auto"/>
            <w:right w:val="none" w:sz="0" w:space="0" w:color="auto"/>
          </w:divBdr>
        </w:div>
        <w:div w:id="1062875452">
          <w:marLeft w:val="640"/>
          <w:marRight w:val="0"/>
          <w:marTop w:val="0"/>
          <w:marBottom w:val="0"/>
          <w:divBdr>
            <w:top w:val="none" w:sz="0" w:space="0" w:color="auto"/>
            <w:left w:val="none" w:sz="0" w:space="0" w:color="auto"/>
            <w:bottom w:val="none" w:sz="0" w:space="0" w:color="auto"/>
            <w:right w:val="none" w:sz="0" w:space="0" w:color="auto"/>
          </w:divBdr>
        </w:div>
        <w:div w:id="1816487015">
          <w:marLeft w:val="640"/>
          <w:marRight w:val="0"/>
          <w:marTop w:val="0"/>
          <w:marBottom w:val="0"/>
          <w:divBdr>
            <w:top w:val="none" w:sz="0" w:space="0" w:color="auto"/>
            <w:left w:val="none" w:sz="0" w:space="0" w:color="auto"/>
            <w:bottom w:val="none" w:sz="0" w:space="0" w:color="auto"/>
            <w:right w:val="none" w:sz="0" w:space="0" w:color="auto"/>
          </w:divBdr>
        </w:div>
        <w:div w:id="1751661647">
          <w:marLeft w:val="640"/>
          <w:marRight w:val="0"/>
          <w:marTop w:val="0"/>
          <w:marBottom w:val="0"/>
          <w:divBdr>
            <w:top w:val="none" w:sz="0" w:space="0" w:color="auto"/>
            <w:left w:val="none" w:sz="0" w:space="0" w:color="auto"/>
            <w:bottom w:val="none" w:sz="0" w:space="0" w:color="auto"/>
            <w:right w:val="none" w:sz="0" w:space="0" w:color="auto"/>
          </w:divBdr>
        </w:div>
        <w:div w:id="968360598">
          <w:marLeft w:val="640"/>
          <w:marRight w:val="0"/>
          <w:marTop w:val="0"/>
          <w:marBottom w:val="0"/>
          <w:divBdr>
            <w:top w:val="none" w:sz="0" w:space="0" w:color="auto"/>
            <w:left w:val="none" w:sz="0" w:space="0" w:color="auto"/>
            <w:bottom w:val="none" w:sz="0" w:space="0" w:color="auto"/>
            <w:right w:val="none" w:sz="0" w:space="0" w:color="auto"/>
          </w:divBdr>
        </w:div>
        <w:div w:id="957493887">
          <w:marLeft w:val="640"/>
          <w:marRight w:val="0"/>
          <w:marTop w:val="0"/>
          <w:marBottom w:val="0"/>
          <w:divBdr>
            <w:top w:val="none" w:sz="0" w:space="0" w:color="auto"/>
            <w:left w:val="none" w:sz="0" w:space="0" w:color="auto"/>
            <w:bottom w:val="none" w:sz="0" w:space="0" w:color="auto"/>
            <w:right w:val="none" w:sz="0" w:space="0" w:color="auto"/>
          </w:divBdr>
        </w:div>
        <w:div w:id="1203976788">
          <w:marLeft w:val="640"/>
          <w:marRight w:val="0"/>
          <w:marTop w:val="0"/>
          <w:marBottom w:val="0"/>
          <w:divBdr>
            <w:top w:val="none" w:sz="0" w:space="0" w:color="auto"/>
            <w:left w:val="none" w:sz="0" w:space="0" w:color="auto"/>
            <w:bottom w:val="none" w:sz="0" w:space="0" w:color="auto"/>
            <w:right w:val="none" w:sz="0" w:space="0" w:color="auto"/>
          </w:divBdr>
        </w:div>
        <w:div w:id="1076241626">
          <w:marLeft w:val="640"/>
          <w:marRight w:val="0"/>
          <w:marTop w:val="0"/>
          <w:marBottom w:val="0"/>
          <w:divBdr>
            <w:top w:val="none" w:sz="0" w:space="0" w:color="auto"/>
            <w:left w:val="none" w:sz="0" w:space="0" w:color="auto"/>
            <w:bottom w:val="none" w:sz="0" w:space="0" w:color="auto"/>
            <w:right w:val="none" w:sz="0" w:space="0" w:color="auto"/>
          </w:divBdr>
        </w:div>
        <w:div w:id="1291478109">
          <w:marLeft w:val="640"/>
          <w:marRight w:val="0"/>
          <w:marTop w:val="0"/>
          <w:marBottom w:val="0"/>
          <w:divBdr>
            <w:top w:val="none" w:sz="0" w:space="0" w:color="auto"/>
            <w:left w:val="none" w:sz="0" w:space="0" w:color="auto"/>
            <w:bottom w:val="none" w:sz="0" w:space="0" w:color="auto"/>
            <w:right w:val="none" w:sz="0" w:space="0" w:color="auto"/>
          </w:divBdr>
        </w:div>
        <w:div w:id="1586105249">
          <w:marLeft w:val="640"/>
          <w:marRight w:val="0"/>
          <w:marTop w:val="0"/>
          <w:marBottom w:val="0"/>
          <w:divBdr>
            <w:top w:val="none" w:sz="0" w:space="0" w:color="auto"/>
            <w:left w:val="none" w:sz="0" w:space="0" w:color="auto"/>
            <w:bottom w:val="none" w:sz="0" w:space="0" w:color="auto"/>
            <w:right w:val="none" w:sz="0" w:space="0" w:color="auto"/>
          </w:divBdr>
        </w:div>
        <w:div w:id="907300847">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111099858">
          <w:marLeft w:val="640"/>
          <w:marRight w:val="0"/>
          <w:marTop w:val="0"/>
          <w:marBottom w:val="0"/>
          <w:divBdr>
            <w:top w:val="none" w:sz="0" w:space="0" w:color="auto"/>
            <w:left w:val="none" w:sz="0" w:space="0" w:color="auto"/>
            <w:bottom w:val="none" w:sz="0" w:space="0" w:color="auto"/>
            <w:right w:val="none" w:sz="0" w:space="0" w:color="auto"/>
          </w:divBdr>
        </w:div>
        <w:div w:id="2093893419">
          <w:marLeft w:val="640"/>
          <w:marRight w:val="0"/>
          <w:marTop w:val="0"/>
          <w:marBottom w:val="0"/>
          <w:divBdr>
            <w:top w:val="none" w:sz="0" w:space="0" w:color="auto"/>
            <w:left w:val="none" w:sz="0" w:space="0" w:color="auto"/>
            <w:bottom w:val="none" w:sz="0" w:space="0" w:color="auto"/>
            <w:right w:val="none" w:sz="0" w:space="0" w:color="auto"/>
          </w:divBdr>
        </w:div>
        <w:div w:id="1810975758">
          <w:marLeft w:val="640"/>
          <w:marRight w:val="0"/>
          <w:marTop w:val="0"/>
          <w:marBottom w:val="0"/>
          <w:divBdr>
            <w:top w:val="none" w:sz="0" w:space="0" w:color="auto"/>
            <w:left w:val="none" w:sz="0" w:space="0" w:color="auto"/>
            <w:bottom w:val="none" w:sz="0" w:space="0" w:color="auto"/>
            <w:right w:val="none" w:sz="0" w:space="0" w:color="auto"/>
          </w:divBdr>
        </w:div>
        <w:div w:id="1385106220">
          <w:marLeft w:val="640"/>
          <w:marRight w:val="0"/>
          <w:marTop w:val="0"/>
          <w:marBottom w:val="0"/>
          <w:divBdr>
            <w:top w:val="none" w:sz="0" w:space="0" w:color="auto"/>
            <w:left w:val="none" w:sz="0" w:space="0" w:color="auto"/>
            <w:bottom w:val="none" w:sz="0" w:space="0" w:color="auto"/>
            <w:right w:val="none" w:sz="0" w:space="0" w:color="auto"/>
          </w:divBdr>
        </w:div>
        <w:div w:id="497427628">
          <w:marLeft w:val="640"/>
          <w:marRight w:val="0"/>
          <w:marTop w:val="0"/>
          <w:marBottom w:val="0"/>
          <w:divBdr>
            <w:top w:val="none" w:sz="0" w:space="0" w:color="auto"/>
            <w:left w:val="none" w:sz="0" w:space="0" w:color="auto"/>
            <w:bottom w:val="none" w:sz="0" w:space="0" w:color="auto"/>
            <w:right w:val="none" w:sz="0" w:space="0" w:color="auto"/>
          </w:divBdr>
        </w:div>
        <w:div w:id="1571889179">
          <w:marLeft w:val="640"/>
          <w:marRight w:val="0"/>
          <w:marTop w:val="0"/>
          <w:marBottom w:val="0"/>
          <w:divBdr>
            <w:top w:val="none" w:sz="0" w:space="0" w:color="auto"/>
            <w:left w:val="none" w:sz="0" w:space="0" w:color="auto"/>
            <w:bottom w:val="none" w:sz="0" w:space="0" w:color="auto"/>
            <w:right w:val="none" w:sz="0" w:space="0" w:color="auto"/>
          </w:divBdr>
        </w:div>
        <w:div w:id="976304646">
          <w:marLeft w:val="640"/>
          <w:marRight w:val="0"/>
          <w:marTop w:val="0"/>
          <w:marBottom w:val="0"/>
          <w:divBdr>
            <w:top w:val="none" w:sz="0" w:space="0" w:color="auto"/>
            <w:left w:val="none" w:sz="0" w:space="0" w:color="auto"/>
            <w:bottom w:val="none" w:sz="0" w:space="0" w:color="auto"/>
            <w:right w:val="none" w:sz="0" w:space="0" w:color="auto"/>
          </w:divBdr>
        </w:div>
        <w:div w:id="562914121">
          <w:marLeft w:val="640"/>
          <w:marRight w:val="0"/>
          <w:marTop w:val="0"/>
          <w:marBottom w:val="0"/>
          <w:divBdr>
            <w:top w:val="none" w:sz="0" w:space="0" w:color="auto"/>
            <w:left w:val="none" w:sz="0" w:space="0" w:color="auto"/>
            <w:bottom w:val="none" w:sz="0" w:space="0" w:color="auto"/>
            <w:right w:val="none" w:sz="0" w:space="0" w:color="auto"/>
          </w:divBdr>
        </w:div>
        <w:div w:id="508982267">
          <w:marLeft w:val="640"/>
          <w:marRight w:val="0"/>
          <w:marTop w:val="0"/>
          <w:marBottom w:val="0"/>
          <w:divBdr>
            <w:top w:val="none" w:sz="0" w:space="0" w:color="auto"/>
            <w:left w:val="none" w:sz="0" w:space="0" w:color="auto"/>
            <w:bottom w:val="none" w:sz="0" w:space="0" w:color="auto"/>
            <w:right w:val="none" w:sz="0" w:space="0" w:color="auto"/>
          </w:divBdr>
        </w:div>
        <w:div w:id="490603344">
          <w:marLeft w:val="640"/>
          <w:marRight w:val="0"/>
          <w:marTop w:val="0"/>
          <w:marBottom w:val="0"/>
          <w:divBdr>
            <w:top w:val="none" w:sz="0" w:space="0" w:color="auto"/>
            <w:left w:val="none" w:sz="0" w:space="0" w:color="auto"/>
            <w:bottom w:val="none" w:sz="0" w:space="0" w:color="auto"/>
            <w:right w:val="none" w:sz="0" w:space="0" w:color="auto"/>
          </w:divBdr>
        </w:div>
        <w:div w:id="522786547">
          <w:marLeft w:val="640"/>
          <w:marRight w:val="0"/>
          <w:marTop w:val="0"/>
          <w:marBottom w:val="0"/>
          <w:divBdr>
            <w:top w:val="none" w:sz="0" w:space="0" w:color="auto"/>
            <w:left w:val="none" w:sz="0" w:space="0" w:color="auto"/>
            <w:bottom w:val="none" w:sz="0" w:space="0" w:color="auto"/>
            <w:right w:val="none" w:sz="0" w:space="0" w:color="auto"/>
          </w:divBdr>
        </w:div>
        <w:div w:id="2076316919">
          <w:marLeft w:val="640"/>
          <w:marRight w:val="0"/>
          <w:marTop w:val="0"/>
          <w:marBottom w:val="0"/>
          <w:divBdr>
            <w:top w:val="none" w:sz="0" w:space="0" w:color="auto"/>
            <w:left w:val="none" w:sz="0" w:space="0" w:color="auto"/>
            <w:bottom w:val="none" w:sz="0" w:space="0" w:color="auto"/>
            <w:right w:val="none" w:sz="0" w:space="0" w:color="auto"/>
          </w:divBdr>
        </w:div>
        <w:div w:id="1369335930">
          <w:marLeft w:val="640"/>
          <w:marRight w:val="0"/>
          <w:marTop w:val="0"/>
          <w:marBottom w:val="0"/>
          <w:divBdr>
            <w:top w:val="none" w:sz="0" w:space="0" w:color="auto"/>
            <w:left w:val="none" w:sz="0" w:space="0" w:color="auto"/>
            <w:bottom w:val="none" w:sz="0" w:space="0" w:color="auto"/>
            <w:right w:val="none" w:sz="0" w:space="0" w:color="auto"/>
          </w:divBdr>
        </w:div>
        <w:div w:id="946738267">
          <w:marLeft w:val="640"/>
          <w:marRight w:val="0"/>
          <w:marTop w:val="0"/>
          <w:marBottom w:val="0"/>
          <w:divBdr>
            <w:top w:val="none" w:sz="0" w:space="0" w:color="auto"/>
            <w:left w:val="none" w:sz="0" w:space="0" w:color="auto"/>
            <w:bottom w:val="none" w:sz="0" w:space="0" w:color="auto"/>
            <w:right w:val="none" w:sz="0" w:space="0" w:color="auto"/>
          </w:divBdr>
        </w:div>
        <w:div w:id="1977174060">
          <w:marLeft w:val="640"/>
          <w:marRight w:val="0"/>
          <w:marTop w:val="0"/>
          <w:marBottom w:val="0"/>
          <w:divBdr>
            <w:top w:val="none" w:sz="0" w:space="0" w:color="auto"/>
            <w:left w:val="none" w:sz="0" w:space="0" w:color="auto"/>
            <w:bottom w:val="none" w:sz="0" w:space="0" w:color="auto"/>
            <w:right w:val="none" w:sz="0" w:space="0" w:color="auto"/>
          </w:divBdr>
        </w:div>
        <w:div w:id="1684626269">
          <w:marLeft w:val="640"/>
          <w:marRight w:val="0"/>
          <w:marTop w:val="0"/>
          <w:marBottom w:val="0"/>
          <w:divBdr>
            <w:top w:val="none" w:sz="0" w:space="0" w:color="auto"/>
            <w:left w:val="none" w:sz="0" w:space="0" w:color="auto"/>
            <w:bottom w:val="none" w:sz="0" w:space="0" w:color="auto"/>
            <w:right w:val="none" w:sz="0" w:space="0" w:color="auto"/>
          </w:divBdr>
        </w:div>
        <w:div w:id="470100239">
          <w:marLeft w:val="640"/>
          <w:marRight w:val="0"/>
          <w:marTop w:val="0"/>
          <w:marBottom w:val="0"/>
          <w:divBdr>
            <w:top w:val="none" w:sz="0" w:space="0" w:color="auto"/>
            <w:left w:val="none" w:sz="0" w:space="0" w:color="auto"/>
            <w:bottom w:val="none" w:sz="0" w:space="0" w:color="auto"/>
            <w:right w:val="none" w:sz="0" w:space="0" w:color="auto"/>
          </w:divBdr>
        </w:div>
        <w:div w:id="1060909087">
          <w:marLeft w:val="640"/>
          <w:marRight w:val="0"/>
          <w:marTop w:val="0"/>
          <w:marBottom w:val="0"/>
          <w:divBdr>
            <w:top w:val="none" w:sz="0" w:space="0" w:color="auto"/>
            <w:left w:val="none" w:sz="0" w:space="0" w:color="auto"/>
            <w:bottom w:val="none" w:sz="0" w:space="0" w:color="auto"/>
            <w:right w:val="none" w:sz="0" w:space="0" w:color="auto"/>
          </w:divBdr>
        </w:div>
        <w:div w:id="893353152">
          <w:marLeft w:val="640"/>
          <w:marRight w:val="0"/>
          <w:marTop w:val="0"/>
          <w:marBottom w:val="0"/>
          <w:divBdr>
            <w:top w:val="none" w:sz="0" w:space="0" w:color="auto"/>
            <w:left w:val="none" w:sz="0" w:space="0" w:color="auto"/>
            <w:bottom w:val="none" w:sz="0" w:space="0" w:color="auto"/>
            <w:right w:val="none" w:sz="0" w:space="0" w:color="auto"/>
          </w:divBdr>
        </w:div>
        <w:div w:id="179592002">
          <w:marLeft w:val="640"/>
          <w:marRight w:val="0"/>
          <w:marTop w:val="0"/>
          <w:marBottom w:val="0"/>
          <w:divBdr>
            <w:top w:val="none" w:sz="0" w:space="0" w:color="auto"/>
            <w:left w:val="none" w:sz="0" w:space="0" w:color="auto"/>
            <w:bottom w:val="none" w:sz="0" w:space="0" w:color="auto"/>
            <w:right w:val="none" w:sz="0" w:space="0" w:color="auto"/>
          </w:divBdr>
        </w:div>
        <w:div w:id="533004964">
          <w:marLeft w:val="640"/>
          <w:marRight w:val="0"/>
          <w:marTop w:val="0"/>
          <w:marBottom w:val="0"/>
          <w:divBdr>
            <w:top w:val="none" w:sz="0" w:space="0" w:color="auto"/>
            <w:left w:val="none" w:sz="0" w:space="0" w:color="auto"/>
            <w:bottom w:val="none" w:sz="0" w:space="0" w:color="auto"/>
            <w:right w:val="none" w:sz="0" w:space="0" w:color="auto"/>
          </w:divBdr>
        </w:div>
        <w:div w:id="1672562570">
          <w:marLeft w:val="640"/>
          <w:marRight w:val="0"/>
          <w:marTop w:val="0"/>
          <w:marBottom w:val="0"/>
          <w:divBdr>
            <w:top w:val="none" w:sz="0" w:space="0" w:color="auto"/>
            <w:left w:val="none" w:sz="0" w:space="0" w:color="auto"/>
            <w:bottom w:val="none" w:sz="0" w:space="0" w:color="auto"/>
            <w:right w:val="none" w:sz="0" w:space="0" w:color="auto"/>
          </w:divBdr>
        </w:div>
        <w:div w:id="353385063">
          <w:marLeft w:val="640"/>
          <w:marRight w:val="0"/>
          <w:marTop w:val="0"/>
          <w:marBottom w:val="0"/>
          <w:divBdr>
            <w:top w:val="none" w:sz="0" w:space="0" w:color="auto"/>
            <w:left w:val="none" w:sz="0" w:space="0" w:color="auto"/>
            <w:bottom w:val="none" w:sz="0" w:space="0" w:color="auto"/>
            <w:right w:val="none" w:sz="0" w:space="0" w:color="auto"/>
          </w:divBdr>
        </w:div>
        <w:div w:id="741372375">
          <w:marLeft w:val="640"/>
          <w:marRight w:val="0"/>
          <w:marTop w:val="0"/>
          <w:marBottom w:val="0"/>
          <w:divBdr>
            <w:top w:val="none" w:sz="0" w:space="0" w:color="auto"/>
            <w:left w:val="none" w:sz="0" w:space="0" w:color="auto"/>
            <w:bottom w:val="none" w:sz="0" w:space="0" w:color="auto"/>
            <w:right w:val="none" w:sz="0" w:space="0" w:color="auto"/>
          </w:divBdr>
        </w:div>
        <w:div w:id="1836647948">
          <w:marLeft w:val="640"/>
          <w:marRight w:val="0"/>
          <w:marTop w:val="0"/>
          <w:marBottom w:val="0"/>
          <w:divBdr>
            <w:top w:val="none" w:sz="0" w:space="0" w:color="auto"/>
            <w:left w:val="none" w:sz="0" w:space="0" w:color="auto"/>
            <w:bottom w:val="none" w:sz="0" w:space="0" w:color="auto"/>
            <w:right w:val="none" w:sz="0" w:space="0" w:color="auto"/>
          </w:divBdr>
        </w:div>
        <w:div w:id="2045716035">
          <w:marLeft w:val="640"/>
          <w:marRight w:val="0"/>
          <w:marTop w:val="0"/>
          <w:marBottom w:val="0"/>
          <w:divBdr>
            <w:top w:val="none" w:sz="0" w:space="0" w:color="auto"/>
            <w:left w:val="none" w:sz="0" w:space="0" w:color="auto"/>
            <w:bottom w:val="none" w:sz="0" w:space="0" w:color="auto"/>
            <w:right w:val="none" w:sz="0" w:space="0" w:color="auto"/>
          </w:divBdr>
        </w:div>
        <w:div w:id="1866479592">
          <w:marLeft w:val="640"/>
          <w:marRight w:val="0"/>
          <w:marTop w:val="0"/>
          <w:marBottom w:val="0"/>
          <w:divBdr>
            <w:top w:val="none" w:sz="0" w:space="0" w:color="auto"/>
            <w:left w:val="none" w:sz="0" w:space="0" w:color="auto"/>
            <w:bottom w:val="none" w:sz="0" w:space="0" w:color="auto"/>
            <w:right w:val="none" w:sz="0" w:space="0" w:color="auto"/>
          </w:divBdr>
        </w:div>
        <w:div w:id="1767119718">
          <w:marLeft w:val="640"/>
          <w:marRight w:val="0"/>
          <w:marTop w:val="0"/>
          <w:marBottom w:val="0"/>
          <w:divBdr>
            <w:top w:val="none" w:sz="0" w:space="0" w:color="auto"/>
            <w:left w:val="none" w:sz="0" w:space="0" w:color="auto"/>
            <w:bottom w:val="none" w:sz="0" w:space="0" w:color="auto"/>
            <w:right w:val="none" w:sz="0" w:space="0" w:color="auto"/>
          </w:divBdr>
        </w:div>
        <w:div w:id="484200756">
          <w:marLeft w:val="640"/>
          <w:marRight w:val="0"/>
          <w:marTop w:val="0"/>
          <w:marBottom w:val="0"/>
          <w:divBdr>
            <w:top w:val="none" w:sz="0" w:space="0" w:color="auto"/>
            <w:left w:val="none" w:sz="0" w:space="0" w:color="auto"/>
            <w:bottom w:val="none" w:sz="0" w:space="0" w:color="auto"/>
            <w:right w:val="none" w:sz="0" w:space="0" w:color="auto"/>
          </w:divBdr>
        </w:div>
        <w:div w:id="1446778105">
          <w:marLeft w:val="640"/>
          <w:marRight w:val="0"/>
          <w:marTop w:val="0"/>
          <w:marBottom w:val="0"/>
          <w:divBdr>
            <w:top w:val="none" w:sz="0" w:space="0" w:color="auto"/>
            <w:left w:val="none" w:sz="0" w:space="0" w:color="auto"/>
            <w:bottom w:val="none" w:sz="0" w:space="0" w:color="auto"/>
            <w:right w:val="none" w:sz="0" w:space="0" w:color="auto"/>
          </w:divBdr>
        </w:div>
        <w:div w:id="348992193">
          <w:marLeft w:val="640"/>
          <w:marRight w:val="0"/>
          <w:marTop w:val="0"/>
          <w:marBottom w:val="0"/>
          <w:divBdr>
            <w:top w:val="none" w:sz="0" w:space="0" w:color="auto"/>
            <w:left w:val="none" w:sz="0" w:space="0" w:color="auto"/>
            <w:bottom w:val="none" w:sz="0" w:space="0" w:color="auto"/>
            <w:right w:val="none" w:sz="0" w:space="0" w:color="auto"/>
          </w:divBdr>
        </w:div>
        <w:div w:id="997077169">
          <w:marLeft w:val="640"/>
          <w:marRight w:val="0"/>
          <w:marTop w:val="0"/>
          <w:marBottom w:val="0"/>
          <w:divBdr>
            <w:top w:val="none" w:sz="0" w:space="0" w:color="auto"/>
            <w:left w:val="none" w:sz="0" w:space="0" w:color="auto"/>
            <w:bottom w:val="none" w:sz="0" w:space="0" w:color="auto"/>
            <w:right w:val="none" w:sz="0" w:space="0" w:color="auto"/>
          </w:divBdr>
        </w:div>
        <w:div w:id="147596397">
          <w:marLeft w:val="640"/>
          <w:marRight w:val="0"/>
          <w:marTop w:val="0"/>
          <w:marBottom w:val="0"/>
          <w:divBdr>
            <w:top w:val="none" w:sz="0" w:space="0" w:color="auto"/>
            <w:left w:val="none" w:sz="0" w:space="0" w:color="auto"/>
            <w:bottom w:val="none" w:sz="0" w:space="0" w:color="auto"/>
            <w:right w:val="none" w:sz="0" w:space="0" w:color="auto"/>
          </w:divBdr>
        </w:div>
        <w:div w:id="1971743090">
          <w:marLeft w:val="640"/>
          <w:marRight w:val="0"/>
          <w:marTop w:val="0"/>
          <w:marBottom w:val="0"/>
          <w:divBdr>
            <w:top w:val="none" w:sz="0" w:space="0" w:color="auto"/>
            <w:left w:val="none" w:sz="0" w:space="0" w:color="auto"/>
            <w:bottom w:val="none" w:sz="0" w:space="0" w:color="auto"/>
            <w:right w:val="none" w:sz="0" w:space="0" w:color="auto"/>
          </w:divBdr>
        </w:div>
        <w:div w:id="1829663134">
          <w:marLeft w:val="640"/>
          <w:marRight w:val="0"/>
          <w:marTop w:val="0"/>
          <w:marBottom w:val="0"/>
          <w:divBdr>
            <w:top w:val="none" w:sz="0" w:space="0" w:color="auto"/>
            <w:left w:val="none" w:sz="0" w:space="0" w:color="auto"/>
            <w:bottom w:val="none" w:sz="0" w:space="0" w:color="auto"/>
            <w:right w:val="none" w:sz="0" w:space="0" w:color="auto"/>
          </w:divBdr>
        </w:div>
        <w:div w:id="1874952175">
          <w:marLeft w:val="640"/>
          <w:marRight w:val="0"/>
          <w:marTop w:val="0"/>
          <w:marBottom w:val="0"/>
          <w:divBdr>
            <w:top w:val="none" w:sz="0" w:space="0" w:color="auto"/>
            <w:left w:val="none" w:sz="0" w:space="0" w:color="auto"/>
            <w:bottom w:val="none" w:sz="0" w:space="0" w:color="auto"/>
            <w:right w:val="none" w:sz="0" w:space="0" w:color="auto"/>
          </w:divBdr>
        </w:div>
        <w:div w:id="610822918">
          <w:marLeft w:val="640"/>
          <w:marRight w:val="0"/>
          <w:marTop w:val="0"/>
          <w:marBottom w:val="0"/>
          <w:divBdr>
            <w:top w:val="none" w:sz="0" w:space="0" w:color="auto"/>
            <w:left w:val="none" w:sz="0" w:space="0" w:color="auto"/>
            <w:bottom w:val="none" w:sz="0" w:space="0" w:color="auto"/>
            <w:right w:val="none" w:sz="0" w:space="0" w:color="auto"/>
          </w:divBdr>
        </w:div>
        <w:div w:id="2070493532">
          <w:marLeft w:val="640"/>
          <w:marRight w:val="0"/>
          <w:marTop w:val="0"/>
          <w:marBottom w:val="0"/>
          <w:divBdr>
            <w:top w:val="none" w:sz="0" w:space="0" w:color="auto"/>
            <w:left w:val="none" w:sz="0" w:space="0" w:color="auto"/>
            <w:bottom w:val="none" w:sz="0" w:space="0" w:color="auto"/>
            <w:right w:val="none" w:sz="0" w:space="0" w:color="auto"/>
          </w:divBdr>
        </w:div>
        <w:div w:id="80571447">
          <w:marLeft w:val="640"/>
          <w:marRight w:val="0"/>
          <w:marTop w:val="0"/>
          <w:marBottom w:val="0"/>
          <w:divBdr>
            <w:top w:val="none" w:sz="0" w:space="0" w:color="auto"/>
            <w:left w:val="none" w:sz="0" w:space="0" w:color="auto"/>
            <w:bottom w:val="none" w:sz="0" w:space="0" w:color="auto"/>
            <w:right w:val="none" w:sz="0" w:space="0" w:color="auto"/>
          </w:divBdr>
        </w:div>
        <w:div w:id="307327522">
          <w:marLeft w:val="640"/>
          <w:marRight w:val="0"/>
          <w:marTop w:val="0"/>
          <w:marBottom w:val="0"/>
          <w:divBdr>
            <w:top w:val="none" w:sz="0" w:space="0" w:color="auto"/>
            <w:left w:val="none" w:sz="0" w:space="0" w:color="auto"/>
            <w:bottom w:val="none" w:sz="0" w:space="0" w:color="auto"/>
            <w:right w:val="none" w:sz="0" w:space="0" w:color="auto"/>
          </w:divBdr>
        </w:div>
        <w:div w:id="529148174">
          <w:marLeft w:val="640"/>
          <w:marRight w:val="0"/>
          <w:marTop w:val="0"/>
          <w:marBottom w:val="0"/>
          <w:divBdr>
            <w:top w:val="none" w:sz="0" w:space="0" w:color="auto"/>
            <w:left w:val="none" w:sz="0" w:space="0" w:color="auto"/>
            <w:bottom w:val="none" w:sz="0" w:space="0" w:color="auto"/>
            <w:right w:val="none" w:sz="0" w:space="0" w:color="auto"/>
          </w:divBdr>
        </w:div>
        <w:div w:id="466435047">
          <w:marLeft w:val="640"/>
          <w:marRight w:val="0"/>
          <w:marTop w:val="0"/>
          <w:marBottom w:val="0"/>
          <w:divBdr>
            <w:top w:val="none" w:sz="0" w:space="0" w:color="auto"/>
            <w:left w:val="none" w:sz="0" w:space="0" w:color="auto"/>
            <w:bottom w:val="none" w:sz="0" w:space="0" w:color="auto"/>
            <w:right w:val="none" w:sz="0" w:space="0" w:color="auto"/>
          </w:divBdr>
        </w:div>
        <w:div w:id="649480001">
          <w:marLeft w:val="640"/>
          <w:marRight w:val="0"/>
          <w:marTop w:val="0"/>
          <w:marBottom w:val="0"/>
          <w:divBdr>
            <w:top w:val="none" w:sz="0" w:space="0" w:color="auto"/>
            <w:left w:val="none" w:sz="0" w:space="0" w:color="auto"/>
            <w:bottom w:val="none" w:sz="0" w:space="0" w:color="auto"/>
            <w:right w:val="none" w:sz="0" w:space="0" w:color="auto"/>
          </w:divBdr>
        </w:div>
        <w:div w:id="389033642">
          <w:marLeft w:val="640"/>
          <w:marRight w:val="0"/>
          <w:marTop w:val="0"/>
          <w:marBottom w:val="0"/>
          <w:divBdr>
            <w:top w:val="none" w:sz="0" w:space="0" w:color="auto"/>
            <w:left w:val="none" w:sz="0" w:space="0" w:color="auto"/>
            <w:bottom w:val="none" w:sz="0" w:space="0" w:color="auto"/>
            <w:right w:val="none" w:sz="0" w:space="0" w:color="auto"/>
          </w:divBdr>
        </w:div>
        <w:div w:id="1412116202">
          <w:marLeft w:val="640"/>
          <w:marRight w:val="0"/>
          <w:marTop w:val="0"/>
          <w:marBottom w:val="0"/>
          <w:divBdr>
            <w:top w:val="none" w:sz="0" w:space="0" w:color="auto"/>
            <w:left w:val="none" w:sz="0" w:space="0" w:color="auto"/>
            <w:bottom w:val="none" w:sz="0" w:space="0" w:color="auto"/>
            <w:right w:val="none" w:sz="0" w:space="0" w:color="auto"/>
          </w:divBdr>
        </w:div>
        <w:div w:id="1415013643">
          <w:marLeft w:val="640"/>
          <w:marRight w:val="0"/>
          <w:marTop w:val="0"/>
          <w:marBottom w:val="0"/>
          <w:divBdr>
            <w:top w:val="none" w:sz="0" w:space="0" w:color="auto"/>
            <w:left w:val="none" w:sz="0" w:space="0" w:color="auto"/>
            <w:bottom w:val="none" w:sz="0" w:space="0" w:color="auto"/>
            <w:right w:val="none" w:sz="0" w:space="0" w:color="auto"/>
          </w:divBdr>
        </w:div>
        <w:div w:id="2052655487">
          <w:marLeft w:val="640"/>
          <w:marRight w:val="0"/>
          <w:marTop w:val="0"/>
          <w:marBottom w:val="0"/>
          <w:divBdr>
            <w:top w:val="none" w:sz="0" w:space="0" w:color="auto"/>
            <w:left w:val="none" w:sz="0" w:space="0" w:color="auto"/>
            <w:bottom w:val="none" w:sz="0" w:space="0" w:color="auto"/>
            <w:right w:val="none" w:sz="0" w:space="0" w:color="auto"/>
          </w:divBdr>
        </w:div>
        <w:div w:id="1164510827">
          <w:marLeft w:val="640"/>
          <w:marRight w:val="0"/>
          <w:marTop w:val="0"/>
          <w:marBottom w:val="0"/>
          <w:divBdr>
            <w:top w:val="none" w:sz="0" w:space="0" w:color="auto"/>
            <w:left w:val="none" w:sz="0" w:space="0" w:color="auto"/>
            <w:bottom w:val="none" w:sz="0" w:space="0" w:color="auto"/>
            <w:right w:val="none" w:sz="0" w:space="0" w:color="auto"/>
          </w:divBdr>
        </w:div>
        <w:div w:id="1238832281">
          <w:marLeft w:val="640"/>
          <w:marRight w:val="0"/>
          <w:marTop w:val="0"/>
          <w:marBottom w:val="0"/>
          <w:divBdr>
            <w:top w:val="none" w:sz="0" w:space="0" w:color="auto"/>
            <w:left w:val="none" w:sz="0" w:space="0" w:color="auto"/>
            <w:bottom w:val="none" w:sz="0" w:space="0" w:color="auto"/>
            <w:right w:val="none" w:sz="0" w:space="0" w:color="auto"/>
          </w:divBdr>
        </w:div>
        <w:div w:id="1110513735">
          <w:marLeft w:val="640"/>
          <w:marRight w:val="0"/>
          <w:marTop w:val="0"/>
          <w:marBottom w:val="0"/>
          <w:divBdr>
            <w:top w:val="none" w:sz="0" w:space="0" w:color="auto"/>
            <w:left w:val="none" w:sz="0" w:space="0" w:color="auto"/>
            <w:bottom w:val="none" w:sz="0" w:space="0" w:color="auto"/>
            <w:right w:val="none" w:sz="0" w:space="0" w:color="auto"/>
          </w:divBdr>
        </w:div>
        <w:div w:id="1829440381">
          <w:marLeft w:val="640"/>
          <w:marRight w:val="0"/>
          <w:marTop w:val="0"/>
          <w:marBottom w:val="0"/>
          <w:divBdr>
            <w:top w:val="none" w:sz="0" w:space="0" w:color="auto"/>
            <w:left w:val="none" w:sz="0" w:space="0" w:color="auto"/>
            <w:bottom w:val="none" w:sz="0" w:space="0" w:color="auto"/>
            <w:right w:val="none" w:sz="0" w:space="0" w:color="auto"/>
          </w:divBdr>
        </w:div>
        <w:div w:id="893662115">
          <w:marLeft w:val="640"/>
          <w:marRight w:val="0"/>
          <w:marTop w:val="0"/>
          <w:marBottom w:val="0"/>
          <w:divBdr>
            <w:top w:val="none" w:sz="0" w:space="0" w:color="auto"/>
            <w:left w:val="none" w:sz="0" w:space="0" w:color="auto"/>
            <w:bottom w:val="none" w:sz="0" w:space="0" w:color="auto"/>
            <w:right w:val="none" w:sz="0" w:space="0" w:color="auto"/>
          </w:divBdr>
        </w:div>
        <w:div w:id="2092656402">
          <w:marLeft w:val="640"/>
          <w:marRight w:val="0"/>
          <w:marTop w:val="0"/>
          <w:marBottom w:val="0"/>
          <w:divBdr>
            <w:top w:val="none" w:sz="0" w:space="0" w:color="auto"/>
            <w:left w:val="none" w:sz="0" w:space="0" w:color="auto"/>
            <w:bottom w:val="none" w:sz="0" w:space="0" w:color="auto"/>
            <w:right w:val="none" w:sz="0" w:space="0" w:color="auto"/>
          </w:divBdr>
        </w:div>
        <w:div w:id="1333726248">
          <w:marLeft w:val="640"/>
          <w:marRight w:val="0"/>
          <w:marTop w:val="0"/>
          <w:marBottom w:val="0"/>
          <w:divBdr>
            <w:top w:val="none" w:sz="0" w:space="0" w:color="auto"/>
            <w:left w:val="none" w:sz="0" w:space="0" w:color="auto"/>
            <w:bottom w:val="none" w:sz="0" w:space="0" w:color="auto"/>
            <w:right w:val="none" w:sz="0" w:space="0" w:color="auto"/>
          </w:divBdr>
        </w:div>
        <w:div w:id="1617563883">
          <w:marLeft w:val="640"/>
          <w:marRight w:val="0"/>
          <w:marTop w:val="0"/>
          <w:marBottom w:val="0"/>
          <w:divBdr>
            <w:top w:val="none" w:sz="0" w:space="0" w:color="auto"/>
            <w:left w:val="none" w:sz="0" w:space="0" w:color="auto"/>
            <w:bottom w:val="none" w:sz="0" w:space="0" w:color="auto"/>
            <w:right w:val="none" w:sz="0" w:space="0" w:color="auto"/>
          </w:divBdr>
        </w:div>
        <w:div w:id="397824651">
          <w:marLeft w:val="640"/>
          <w:marRight w:val="0"/>
          <w:marTop w:val="0"/>
          <w:marBottom w:val="0"/>
          <w:divBdr>
            <w:top w:val="none" w:sz="0" w:space="0" w:color="auto"/>
            <w:left w:val="none" w:sz="0" w:space="0" w:color="auto"/>
            <w:bottom w:val="none" w:sz="0" w:space="0" w:color="auto"/>
            <w:right w:val="none" w:sz="0" w:space="0" w:color="auto"/>
          </w:divBdr>
        </w:div>
        <w:div w:id="1149057586">
          <w:marLeft w:val="640"/>
          <w:marRight w:val="0"/>
          <w:marTop w:val="0"/>
          <w:marBottom w:val="0"/>
          <w:divBdr>
            <w:top w:val="none" w:sz="0" w:space="0" w:color="auto"/>
            <w:left w:val="none" w:sz="0" w:space="0" w:color="auto"/>
            <w:bottom w:val="none" w:sz="0" w:space="0" w:color="auto"/>
            <w:right w:val="none" w:sz="0" w:space="0" w:color="auto"/>
          </w:divBdr>
        </w:div>
        <w:div w:id="533467222">
          <w:marLeft w:val="640"/>
          <w:marRight w:val="0"/>
          <w:marTop w:val="0"/>
          <w:marBottom w:val="0"/>
          <w:divBdr>
            <w:top w:val="none" w:sz="0" w:space="0" w:color="auto"/>
            <w:left w:val="none" w:sz="0" w:space="0" w:color="auto"/>
            <w:bottom w:val="none" w:sz="0" w:space="0" w:color="auto"/>
            <w:right w:val="none" w:sz="0" w:space="0" w:color="auto"/>
          </w:divBdr>
        </w:div>
        <w:div w:id="1152332957">
          <w:marLeft w:val="640"/>
          <w:marRight w:val="0"/>
          <w:marTop w:val="0"/>
          <w:marBottom w:val="0"/>
          <w:divBdr>
            <w:top w:val="none" w:sz="0" w:space="0" w:color="auto"/>
            <w:left w:val="none" w:sz="0" w:space="0" w:color="auto"/>
            <w:bottom w:val="none" w:sz="0" w:space="0" w:color="auto"/>
            <w:right w:val="none" w:sz="0" w:space="0" w:color="auto"/>
          </w:divBdr>
        </w:div>
        <w:div w:id="2141606379">
          <w:marLeft w:val="640"/>
          <w:marRight w:val="0"/>
          <w:marTop w:val="0"/>
          <w:marBottom w:val="0"/>
          <w:divBdr>
            <w:top w:val="none" w:sz="0" w:space="0" w:color="auto"/>
            <w:left w:val="none" w:sz="0" w:space="0" w:color="auto"/>
            <w:bottom w:val="none" w:sz="0" w:space="0" w:color="auto"/>
            <w:right w:val="none" w:sz="0" w:space="0" w:color="auto"/>
          </w:divBdr>
        </w:div>
        <w:div w:id="892422490">
          <w:marLeft w:val="640"/>
          <w:marRight w:val="0"/>
          <w:marTop w:val="0"/>
          <w:marBottom w:val="0"/>
          <w:divBdr>
            <w:top w:val="none" w:sz="0" w:space="0" w:color="auto"/>
            <w:left w:val="none" w:sz="0" w:space="0" w:color="auto"/>
            <w:bottom w:val="none" w:sz="0" w:space="0" w:color="auto"/>
            <w:right w:val="none" w:sz="0" w:space="0" w:color="auto"/>
          </w:divBdr>
        </w:div>
        <w:div w:id="821582228">
          <w:marLeft w:val="640"/>
          <w:marRight w:val="0"/>
          <w:marTop w:val="0"/>
          <w:marBottom w:val="0"/>
          <w:divBdr>
            <w:top w:val="none" w:sz="0" w:space="0" w:color="auto"/>
            <w:left w:val="none" w:sz="0" w:space="0" w:color="auto"/>
            <w:bottom w:val="none" w:sz="0" w:space="0" w:color="auto"/>
            <w:right w:val="none" w:sz="0" w:space="0" w:color="auto"/>
          </w:divBdr>
        </w:div>
        <w:div w:id="336734049">
          <w:marLeft w:val="640"/>
          <w:marRight w:val="0"/>
          <w:marTop w:val="0"/>
          <w:marBottom w:val="0"/>
          <w:divBdr>
            <w:top w:val="none" w:sz="0" w:space="0" w:color="auto"/>
            <w:left w:val="none" w:sz="0" w:space="0" w:color="auto"/>
            <w:bottom w:val="none" w:sz="0" w:space="0" w:color="auto"/>
            <w:right w:val="none" w:sz="0" w:space="0" w:color="auto"/>
          </w:divBdr>
        </w:div>
        <w:div w:id="1324351806">
          <w:marLeft w:val="640"/>
          <w:marRight w:val="0"/>
          <w:marTop w:val="0"/>
          <w:marBottom w:val="0"/>
          <w:divBdr>
            <w:top w:val="none" w:sz="0" w:space="0" w:color="auto"/>
            <w:left w:val="none" w:sz="0" w:space="0" w:color="auto"/>
            <w:bottom w:val="none" w:sz="0" w:space="0" w:color="auto"/>
            <w:right w:val="none" w:sz="0" w:space="0" w:color="auto"/>
          </w:divBdr>
        </w:div>
        <w:div w:id="845050629">
          <w:marLeft w:val="640"/>
          <w:marRight w:val="0"/>
          <w:marTop w:val="0"/>
          <w:marBottom w:val="0"/>
          <w:divBdr>
            <w:top w:val="none" w:sz="0" w:space="0" w:color="auto"/>
            <w:left w:val="none" w:sz="0" w:space="0" w:color="auto"/>
            <w:bottom w:val="none" w:sz="0" w:space="0" w:color="auto"/>
            <w:right w:val="none" w:sz="0" w:space="0" w:color="auto"/>
          </w:divBdr>
        </w:div>
        <w:div w:id="694185834">
          <w:marLeft w:val="640"/>
          <w:marRight w:val="0"/>
          <w:marTop w:val="0"/>
          <w:marBottom w:val="0"/>
          <w:divBdr>
            <w:top w:val="none" w:sz="0" w:space="0" w:color="auto"/>
            <w:left w:val="none" w:sz="0" w:space="0" w:color="auto"/>
            <w:bottom w:val="none" w:sz="0" w:space="0" w:color="auto"/>
            <w:right w:val="none" w:sz="0" w:space="0" w:color="auto"/>
          </w:divBdr>
        </w:div>
        <w:div w:id="1512990808">
          <w:marLeft w:val="640"/>
          <w:marRight w:val="0"/>
          <w:marTop w:val="0"/>
          <w:marBottom w:val="0"/>
          <w:divBdr>
            <w:top w:val="none" w:sz="0" w:space="0" w:color="auto"/>
            <w:left w:val="none" w:sz="0" w:space="0" w:color="auto"/>
            <w:bottom w:val="none" w:sz="0" w:space="0" w:color="auto"/>
            <w:right w:val="none" w:sz="0" w:space="0" w:color="auto"/>
          </w:divBdr>
        </w:div>
        <w:div w:id="258412151">
          <w:marLeft w:val="640"/>
          <w:marRight w:val="0"/>
          <w:marTop w:val="0"/>
          <w:marBottom w:val="0"/>
          <w:divBdr>
            <w:top w:val="none" w:sz="0" w:space="0" w:color="auto"/>
            <w:left w:val="none" w:sz="0" w:space="0" w:color="auto"/>
            <w:bottom w:val="none" w:sz="0" w:space="0" w:color="auto"/>
            <w:right w:val="none" w:sz="0" w:space="0" w:color="auto"/>
          </w:divBdr>
        </w:div>
        <w:div w:id="2088644376">
          <w:marLeft w:val="640"/>
          <w:marRight w:val="0"/>
          <w:marTop w:val="0"/>
          <w:marBottom w:val="0"/>
          <w:divBdr>
            <w:top w:val="none" w:sz="0" w:space="0" w:color="auto"/>
            <w:left w:val="none" w:sz="0" w:space="0" w:color="auto"/>
            <w:bottom w:val="none" w:sz="0" w:space="0" w:color="auto"/>
            <w:right w:val="none" w:sz="0" w:space="0" w:color="auto"/>
          </w:divBdr>
        </w:div>
        <w:div w:id="936524989">
          <w:marLeft w:val="640"/>
          <w:marRight w:val="0"/>
          <w:marTop w:val="0"/>
          <w:marBottom w:val="0"/>
          <w:divBdr>
            <w:top w:val="none" w:sz="0" w:space="0" w:color="auto"/>
            <w:left w:val="none" w:sz="0" w:space="0" w:color="auto"/>
            <w:bottom w:val="none" w:sz="0" w:space="0" w:color="auto"/>
            <w:right w:val="none" w:sz="0" w:space="0" w:color="auto"/>
          </w:divBdr>
        </w:div>
        <w:div w:id="909925900">
          <w:marLeft w:val="640"/>
          <w:marRight w:val="0"/>
          <w:marTop w:val="0"/>
          <w:marBottom w:val="0"/>
          <w:divBdr>
            <w:top w:val="none" w:sz="0" w:space="0" w:color="auto"/>
            <w:left w:val="none" w:sz="0" w:space="0" w:color="auto"/>
            <w:bottom w:val="none" w:sz="0" w:space="0" w:color="auto"/>
            <w:right w:val="none" w:sz="0" w:space="0" w:color="auto"/>
          </w:divBdr>
        </w:div>
        <w:div w:id="54545522">
          <w:marLeft w:val="640"/>
          <w:marRight w:val="0"/>
          <w:marTop w:val="0"/>
          <w:marBottom w:val="0"/>
          <w:divBdr>
            <w:top w:val="none" w:sz="0" w:space="0" w:color="auto"/>
            <w:left w:val="none" w:sz="0" w:space="0" w:color="auto"/>
            <w:bottom w:val="none" w:sz="0" w:space="0" w:color="auto"/>
            <w:right w:val="none" w:sz="0" w:space="0" w:color="auto"/>
          </w:divBdr>
        </w:div>
        <w:div w:id="1466385640">
          <w:marLeft w:val="640"/>
          <w:marRight w:val="0"/>
          <w:marTop w:val="0"/>
          <w:marBottom w:val="0"/>
          <w:divBdr>
            <w:top w:val="none" w:sz="0" w:space="0" w:color="auto"/>
            <w:left w:val="none" w:sz="0" w:space="0" w:color="auto"/>
            <w:bottom w:val="none" w:sz="0" w:space="0" w:color="auto"/>
            <w:right w:val="none" w:sz="0" w:space="0" w:color="auto"/>
          </w:divBdr>
        </w:div>
        <w:div w:id="164367929">
          <w:marLeft w:val="640"/>
          <w:marRight w:val="0"/>
          <w:marTop w:val="0"/>
          <w:marBottom w:val="0"/>
          <w:divBdr>
            <w:top w:val="none" w:sz="0" w:space="0" w:color="auto"/>
            <w:left w:val="none" w:sz="0" w:space="0" w:color="auto"/>
            <w:bottom w:val="none" w:sz="0" w:space="0" w:color="auto"/>
            <w:right w:val="none" w:sz="0" w:space="0" w:color="auto"/>
          </w:divBdr>
        </w:div>
        <w:div w:id="764348030">
          <w:marLeft w:val="640"/>
          <w:marRight w:val="0"/>
          <w:marTop w:val="0"/>
          <w:marBottom w:val="0"/>
          <w:divBdr>
            <w:top w:val="none" w:sz="0" w:space="0" w:color="auto"/>
            <w:left w:val="none" w:sz="0" w:space="0" w:color="auto"/>
            <w:bottom w:val="none" w:sz="0" w:space="0" w:color="auto"/>
            <w:right w:val="none" w:sz="0" w:space="0" w:color="auto"/>
          </w:divBdr>
        </w:div>
        <w:div w:id="614868992">
          <w:marLeft w:val="640"/>
          <w:marRight w:val="0"/>
          <w:marTop w:val="0"/>
          <w:marBottom w:val="0"/>
          <w:divBdr>
            <w:top w:val="none" w:sz="0" w:space="0" w:color="auto"/>
            <w:left w:val="none" w:sz="0" w:space="0" w:color="auto"/>
            <w:bottom w:val="none" w:sz="0" w:space="0" w:color="auto"/>
            <w:right w:val="none" w:sz="0" w:space="0" w:color="auto"/>
          </w:divBdr>
        </w:div>
        <w:div w:id="541484511">
          <w:marLeft w:val="640"/>
          <w:marRight w:val="0"/>
          <w:marTop w:val="0"/>
          <w:marBottom w:val="0"/>
          <w:divBdr>
            <w:top w:val="none" w:sz="0" w:space="0" w:color="auto"/>
            <w:left w:val="none" w:sz="0" w:space="0" w:color="auto"/>
            <w:bottom w:val="none" w:sz="0" w:space="0" w:color="auto"/>
            <w:right w:val="none" w:sz="0" w:space="0" w:color="auto"/>
          </w:divBdr>
        </w:div>
        <w:div w:id="1006398790">
          <w:marLeft w:val="640"/>
          <w:marRight w:val="0"/>
          <w:marTop w:val="0"/>
          <w:marBottom w:val="0"/>
          <w:divBdr>
            <w:top w:val="none" w:sz="0" w:space="0" w:color="auto"/>
            <w:left w:val="none" w:sz="0" w:space="0" w:color="auto"/>
            <w:bottom w:val="none" w:sz="0" w:space="0" w:color="auto"/>
            <w:right w:val="none" w:sz="0" w:space="0" w:color="auto"/>
          </w:divBdr>
        </w:div>
        <w:div w:id="1189637153">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0016004">
      <w:bodyDiv w:val="1"/>
      <w:marLeft w:val="0"/>
      <w:marRight w:val="0"/>
      <w:marTop w:val="0"/>
      <w:marBottom w:val="0"/>
      <w:divBdr>
        <w:top w:val="none" w:sz="0" w:space="0" w:color="auto"/>
        <w:left w:val="none" w:sz="0" w:space="0" w:color="auto"/>
        <w:bottom w:val="none" w:sz="0" w:space="0" w:color="auto"/>
        <w:right w:val="none" w:sz="0" w:space="0" w:color="auto"/>
      </w:divBdr>
      <w:divsChild>
        <w:div w:id="466434075">
          <w:marLeft w:val="640"/>
          <w:marRight w:val="0"/>
          <w:marTop w:val="0"/>
          <w:marBottom w:val="0"/>
          <w:divBdr>
            <w:top w:val="none" w:sz="0" w:space="0" w:color="auto"/>
            <w:left w:val="none" w:sz="0" w:space="0" w:color="auto"/>
            <w:bottom w:val="none" w:sz="0" w:space="0" w:color="auto"/>
            <w:right w:val="none" w:sz="0" w:space="0" w:color="auto"/>
          </w:divBdr>
        </w:div>
        <w:div w:id="2040622560">
          <w:marLeft w:val="640"/>
          <w:marRight w:val="0"/>
          <w:marTop w:val="0"/>
          <w:marBottom w:val="0"/>
          <w:divBdr>
            <w:top w:val="none" w:sz="0" w:space="0" w:color="auto"/>
            <w:left w:val="none" w:sz="0" w:space="0" w:color="auto"/>
            <w:bottom w:val="none" w:sz="0" w:space="0" w:color="auto"/>
            <w:right w:val="none" w:sz="0" w:space="0" w:color="auto"/>
          </w:divBdr>
        </w:div>
        <w:div w:id="1139685481">
          <w:marLeft w:val="640"/>
          <w:marRight w:val="0"/>
          <w:marTop w:val="0"/>
          <w:marBottom w:val="0"/>
          <w:divBdr>
            <w:top w:val="none" w:sz="0" w:space="0" w:color="auto"/>
            <w:left w:val="none" w:sz="0" w:space="0" w:color="auto"/>
            <w:bottom w:val="none" w:sz="0" w:space="0" w:color="auto"/>
            <w:right w:val="none" w:sz="0" w:space="0" w:color="auto"/>
          </w:divBdr>
        </w:div>
        <w:div w:id="736588522">
          <w:marLeft w:val="640"/>
          <w:marRight w:val="0"/>
          <w:marTop w:val="0"/>
          <w:marBottom w:val="0"/>
          <w:divBdr>
            <w:top w:val="none" w:sz="0" w:space="0" w:color="auto"/>
            <w:left w:val="none" w:sz="0" w:space="0" w:color="auto"/>
            <w:bottom w:val="none" w:sz="0" w:space="0" w:color="auto"/>
            <w:right w:val="none" w:sz="0" w:space="0" w:color="auto"/>
          </w:divBdr>
        </w:div>
        <w:div w:id="395588185">
          <w:marLeft w:val="640"/>
          <w:marRight w:val="0"/>
          <w:marTop w:val="0"/>
          <w:marBottom w:val="0"/>
          <w:divBdr>
            <w:top w:val="none" w:sz="0" w:space="0" w:color="auto"/>
            <w:left w:val="none" w:sz="0" w:space="0" w:color="auto"/>
            <w:bottom w:val="none" w:sz="0" w:space="0" w:color="auto"/>
            <w:right w:val="none" w:sz="0" w:space="0" w:color="auto"/>
          </w:divBdr>
        </w:div>
        <w:div w:id="409157101">
          <w:marLeft w:val="640"/>
          <w:marRight w:val="0"/>
          <w:marTop w:val="0"/>
          <w:marBottom w:val="0"/>
          <w:divBdr>
            <w:top w:val="none" w:sz="0" w:space="0" w:color="auto"/>
            <w:left w:val="none" w:sz="0" w:space="0" w:color="auto"/>
            <w:bottom w:val="none" w:sz="0" w:space="0" w:color="auto"/>
            <w:right w:val="none" w:sz="0" w:space="0" w:color="auto"/>
          </w:divBdr>
        </w:div>
        <w:div w:id="975841239">
          <w:marLeft w:val="640"/>
          <w:marRight w:val="0"/>
          <w:marTop w:val="0"/>
          <w:marBottom w:val="0"/>
          <w:divBdr>
            <w:top w:val="none" w:sz="0" w:space="0" w:color="auto"/>
            <w:left w:val="none" w:sz="0" w:space="0" w:color="auto"/>
            <w:bottom w:val="none" w:sz="0" w:space="0" w:color="auto"/>
            <w:right w:val="none" w:sz="0" w:space="0" w:color="auto"/>
          </w:divBdr>
        </w:div>
        <w:div w:id="1738480544">
          <w:marLeft w:val="640"/>
          <w:marRight w:val="0"/>
          <w:marTop w:val="0"/>
          <w:marBottom w:val="0"/>
          <w:divBdr>
            <w:top w:val="none" w:sz="0" w:space="0" w:color="auto"/>
            <w:left w:val="none" w:sz="0" w:space="0" w:color="auto"/>
            <w:bottom w:val="none" w:sz="0" w:space="0" w:color="auto"/>
            <w:right w:val="none" w:sz="0" w:space="0" w:color="auto"/>
          </w:divBdr>
        </w:div>
        <w:div w:id="1387073164">
          <w:marLeft w:val="640"/>
          <w:marRight w:val="0"/>
          <w:marTop w:val="0"/>
          <w:marBottom w:val="0"/>
          <w:divBdr>
            <w:top w:val="none" w:sz="0" w:space="0" w:color="auto"/>
            <w:left w:val="none" w:sz="0" w:space="0" w:color="auto"/>
            <w:bottom w:val="none" w:sz="0" w:space="0" w:color="auto"/>
            <w:right w:val="none" w:sz="0" w:space="0" w:color="auto"/>
          </w:divBdr>
        </w:div>
        <w:div w:id="555359238">
          <w:marLeft w:val="640"/>
          <w:marRight w:val="0"/>
          <w:marTop w:val="0"/>
          <w:marBottom w:val="0"/>
          <w:divBdr>
            <w:top w:val="none" w:sz="0" w:space="0" w:color="auto"/>
            <w:left w:val="none" w:sz="0" w:space="0" w:color="auto"/>
            <w:bottom w:val="none" w:sz="0" w:space="0" w:color="auto"/>
            <w:right w:val="none" w:sz="0" w:space="0" w:color="auto"/>
          </w:divBdr>
        </w:div>
        <w:div w:id="883294451">
          <w:marLeft w:val="640"/>
          <w:marRight w:val="0"/>
          <w:marTop w:val="0"/>
          <w:marBottom w:val="0"/>
          <w:divBdr>
            <w:top w:val="none" w:sz="0" w:space="0" w:color="auto"/>
            <w:left w:val="none" w:sz="0" w:space="0" w:color="auto"/>
            <w:bottom w:val="none" w:sz="0" w:space="0" w:color="auto"/>
            <w:right w:val="none" w:sz="0" w:space="0" w:color="auto"/>
          </w:divBdr>
        </w:div>
        <w:div w:id="1793668947">
          <w:marLeft w:val="640"/>
          <w:marRight w:val="0"/>
          <w:marTop w:val="0"/>
          <w:marBottom w:val="0"/>
          <w:divBdr>
            <w:top w:val="none" w:sz="0" w:space="0" w:color="auto"/>
            <w:left w:val="none" w:sz="0" w:space="0" w:color="auto"/>
            <w:bottom w:val="none" w:sz="0" w:space="0" w:color="auto"/>
            <w:right w:val="none" w:sz="0" w:space="0" w:color="auto"/>
          </w:divBdr>
        </w:div>
        <w:div w:id="104928231">
          <w:marLeft w:val="640"/>
          <w:marRight w:val="0"/>
          <w:marTop w:val="0"/>
          <w:marBottom w:val="0"/>
          <w:divBdr>
            <w:top w:val="none" w:sz="0" w:space="0" w:color="auto"/>
            <w:left w:val="none" w:sz="0" w:space="0" w:color="auto"/>
            <w:bottom w:val="none" w:sz="0" w:space="0" w:color="auto"/>
            <w:right w:val="none" w:sz="0" w:space="0" w:color="auto"/>
          </w:divBdr>
        </w:div>
        <w:div w:id="265621282">
          <w:marLeft w:val="640"/>
          <w:marRight w:val="0"/>
          <w:marTop w:val="0"/>
          <w:marBottom w:val="0"/>
          <w:divBdr>
            <w:top w:val="none" w:sz="0" w:space="0" w:color="auto"/>
            <w:left w:val="none" w:sz="0" w:space="0" w:color="auto"/>
            <w:bottom w:val="none" w:sz="0" w:space="0" w:color="auto"/>
            <w:right w:val="none" w:sz="0" w:space="0" w:color="auto"/>
          </w:divBdr>
        </w:div>
        <w:div w:id="305202970">
          <w:marLeft w:val="640"/>
          <w:marRight w:val="0"/>
          <w:marTop w:val="0"/>
          <w:marBottom w:val="0"/>
          <w:divBdr>
            <w:top w:val="none" w:sz="0" w:space="0" w:color="auto"/>
            <w:left w:val="none" w:sz="0" w:space="0" w:color="auto"/>
            <w:bottom w:val="none" w:sz="0" w:space="0" w:color="auto"/>
            <w:right w:val="none" w:sz="0" w:space="0" w:color="auto"/>
          </w:divBdr>
        </w:div>
        <w:div w:id="161629689">
          <w:marLeft w:val="640"/>
          <w:marRight w:val="0"/>
          <w:marTop w:val="0"/>
          <w:marBottom w:val="0"/>
          <w:divBdr>
            <w:top w:val="none" w:sz="0" w:space="0" w:color="auto"/>
            <w:left w:val="none" w:sz="0" w:space="0" w:color="auto"/>
            <w:bottom w:val="none" w:sz="0" w:space="0" w:color="auto"/>
            <w:right w:val="none" w:sz="0" w:space="0" w:color="auto"/>
          </w:divBdr>
        </w:div>
        <w:div w:id="1937441702">
          <w:marLeft w:val="640"/>
          <w:marRight w:val="0"/>
          <w:marTop w:val="0"/>
          <w:marBottom w:val="0"/>
          <w:divBdr>
            <w:top w:val="none" w:sz="0" w:space="0" w:color="auto"/>
            <w:left w:val="none" w:sz="0" w:space="0" w:color="auto"/>
            <w:bottom w:val="none" w:sz="0" w:space="0" w:color="auto"/>
            <w:right w:val="none" w:sz="0" w:space="0" w:color="auto"/>
          </w:divBdr>
        </w:div>
        <w:div w:id="1874534654">
          <w:marLeft w:val="640"/>
          <w:marRight w:val="0"/>
          <w:marTop w:val="0"/>
          <w:marBottom w:val="0"/>
          <w:divBdr>
            <w:top w:val="none" w:sz="0" w:space="0" w:color="auto"/>
            <w:left w:val="none" w:sz="0" w:space="0" w:color="auto"/>
            <w:bottom w:val="none" w:sz="0" w:space="0" w:color="auto"/>
            <w:right w:val="none" w:sz="0" w:space="0" w:color="auto"/>
          </w:divBdr>
        </w:div>
        <w:div w:id="819928276">
          <w:marLeft w:val="640"/>
          <w:marRight w:val="0"/>
          <w:marTop w:val="0"/>
          <w:marBottom w:val="0"/>
          <w:divBdr>
            <w:top w:val="none" w:sz="0" w:space="0" w:color="auto"/>
            <w:left w:val="none" w:sz="0" w:space="0" w:color="auto"/>
            <w:bottom w:val="none" w:sz="0" w:space="0" w:color="auto"/>
            <w:right w:val="none" w:sz="0" w:space="0" w:color="auto"/>
          </w:divBdr>
        </w:div>
        <w:div w:id="1905218919">
          <w:marLeft w:val="640"/>
          <w:marRight w:val="0"/>
          <w:marTop w:val="0"/>
          <w:marBottom w:val="0"/>
          <w:divBdr>
            <w:top w:val="none" w:sz="0" w:space="0" w:color="auto"/>
            <w:left w:val="none" w:sz="0" w:space="0" w:color="auto"/>
            <w:bottom w:val="none" w:sz="0" w:space="0" w:color="auto"/>
            <w:right w:val="none" w:sz="0" w:space="0" w:color="auto"/>
          </w:divBdr>
        </w:div>
        <w:div w:id="1876693627">
          <w:marLeft w:val="640"/>
          <w:marRight w:val="0"/>
          <w:marTop w:val="0"/>
          <w:marBottom w:val="0"/>
          <w:divBdr>
            <w:top w:val="none" w:sz="0" w:space="0" w:color="auto"/>
            <w:left w:val="none" w:sz="0" w:space="0" w:color="auto"/>
            <w:bottom w:val="none" w:sz="0" w:space="0" w:color="auto"/>
            <w:right w:val="none" w:sz="0" w:space="0" w:color="auto"/>
          </w:divBdr>
        </w:div>
        <w:div w:id="390079467">
          <w:marLeft w:val="640"/>
          <w:marRight w:val="0"/>
          <w:marTop w:val="0"/>
          <w:marBottom w:val="0"/>
          <w:divBdr>
            <w:top w:val="none" w:sz="0" w:space="0" w:color="auto"/>
            <w:left w:val="none" w:sz="0" w:space="0" w:color="auto"/>
            <w:bottom w:val="none" w:sz="0" w:space="0" w:color="auto"/>
            <w:right w:val="none" w:sz="0" w:space="0" w:color="auto"/>
          </w:divBdr>
        </w:div>
        <w:div w:id="286470031">
          <w:marLeft w:val="640"/>
          <w:marRight w:val="0"/>
          <w:marTop w:val="0"/>
          <w:marBottom w:val="0"/>
          <w:divBdr>
            <w:top w:val="none" w:sz="0" w:space="0" w:color="auto"/>
            <w:left w:val="none" w:sz="0" w:space="0" w:color="auto"/>
            <w:bottom w:val="none" w:sz="0" w:space="0" w:color="auto"/>
            <w:right w:val="none" w:sz="0" w:space="0" w:color="auto"/>
          </w:divBdr>
        </w:div>
        <w:div w:id="135726146">
          <w:marLeft w:val="640"/>
          <w:marRight w:val="0"/>
          <w:marTop w:val="0"/>
          <w:marBottom w:val="0"/>
          <w:divBdr>
            <w:top w:val="none" w:sz="0" w:space="0" w:color="auto"/>
            <w:left w:val="none" w:sz="0" w:space="0" w:color="auto"/>
            <w:bottom w:val="none" w:sz="0" w:space="0" w:color="auto"/>
            <w:right w:val="none" w:sz="0" w:space="0" w:color="auto"/>
          </w:divBdr>
        </w:div>
        <w:div w:id="1828596587">
          <w:marLeft w:val="640"/>
          <w:marRight w:val="0"/>
          <w:marTop w:val="0"/>
          <w:marBottom w:val="0"/>
          <w:divBdr>
            <w:top w:val="none" w:sz="0" w:space="0" w:color="auto"/>
            <w:left w:val="none" w:sz="0" w:space="0" w:color="auto"/>
            <w:bottom w:val="none" w:sz="0" w:space="0" w:color="auto"/>
            <w:right w:val="none" w:sz="0" w:space="0" w:color="auto"/>
          </w:divBdr>
        </w:div>
        <w:div w:id="776561353">
          <w:marLeft w:val="640"/>
          <w:marRight w:val="0"/>
          <w:marTop w:val="0"/>
          <w:marBottom w:val="0"/>
          <w:divBdr>
            <w:top w:val="none" w:sz="0" w:space="0" w:color="auto"/>
            <w:left w:val="none" w:sz="0" w:space="0" w:color="auto"/>
            <w:bottom w:val="none" w:sz="0" w:space="0" w:color="auto"/>
            <w:right w:val="none" w:sz="0" w:space="0" w:color="auto"/>
          </w:divBdr>
        </w:div>
        <w:div w:id="1765491586">
          <w:marLeft w:val="640"/>
          <w:marRight w:val="0"/>
          <w:marTop w:val="0"/>
          <w:marBottom w:val="0"/>
          <w:divBdr>
            <w:top w:val="none" w:sz="0" w:space="0" w:color="auto"/>
            <w:left w:val="none" w:sz="0" w:space="0" w:color="auto"/>
            <w:bottom w:val="none" w:sz="0" w:space="0" w:color="auto"/>
            <w:right w:val="none" w:sz="0" w:space="0" w:color="auto"/>
          </w:divBdr>
        </w:div>
        <w:div w:id="1618103746">
          <w:marLeft w:val="640"/>
          <w:marRight w:val="0"/>
          <w:marTop w:val="0"/>
          <w:marBottom w:val="0"/>
          <w:divBdr>
            <w:top w:val="none" w:sz="0" w:space="0" w:color="auto"/>
            <w:left w:val="none" w:sz="0" w:space="0" w:color="auto"/>
            <w:bottom w:val="none" w:sz="0" w:space="0" w:color="auto"/>
            <w:right w:val="none" w:sz="0" w:space="0" w:color="auto"/>
          </w:divBdr>
        </w:div>
        <w:div w:id="807164063">
          <w:marLeft w:val="640"/>
          <w:marRight w:val="0"/>
          <w:marTop w:val="0"/>
          <w:marBottom w:val="0"/>
          <w:divBdr>
            <w:top w:val="none" w:sz="0" w:space="0" w:color="auto"/>
            <w:left w:val="none" w:sz="0" w:space="0" w:color="auto"/>
            <w:bottom w:val="none" w:sz="0" w:space="0" w:color="auto"/>
            <w:right w:val="none" w:sz="0" w:space="0" w:color="auto"/>
          </w:divBdr>
        </w:div>
        <w:div w:id="1572806853">
          <w:marLeft w:val="640"/>
          <w:marRight w:val="0"/>
          <w:marTop w:val="0"/>
          <w:marBottom w:val="0"/>
          <w:divBdr>
            <w:top w:val="none" w:sz="0" w:space="0" w:color="auto"/>
            <w:left w:val="none" w:sz="0" w:space="0" w:color="auto"/>
            <w:bottom w:val="none" w:sz="0" w:space="0" w:color="auto"/>
            <w:right w:val="none" w:sz="0" w:space="0" w:color="auto"/>
          </w:divBdr>
        </w:div>
        <w:div w:id="651835060">
          <w:marLeft w:val="640"/>
          <w:marRight w:val="0"/>
          <w:marTop w:val="0"/>
          <w:marBottom w:val="0"/>
          <w:divBdr>
            <w:top w:val="none" w:sz="0" w:space="0" w:color="auto"/>
            <w:left w:val="none" w:sz="0" w:space="0" w:color="auto"/>
            <w:bottom w:val="none" w:sz="0" w:space="0" w:color="auto"/>
            <w:right w:val="none" w:sz="0" w:space="0" w:color="auto"/>
          </w:divBdr>
        </w:div>
        <w:div w:id="510146755">
          <w:marLeft w:val="640"/>
          <w:marRight w:val="0"/>
          <w:marTop w:val="0"/>
          <w:marBottom w:val="0"/>
          <w:divBdr>
            <w:top w:val="none" w:sz="0" w:space="0" w:color="auto"/>
            <w:left w:val="none" w:sz="0" w:space="0" w:color="auto"/>
            <w:bottom w:val="none" w:sz="0" w:space="0" w:color="auto"/>
            <w:right w:val="none" w:sz="0" w:space="0" w:color="auto"/>
          </w:divBdr>
        </w:div>
        <w:div w:id="875511463">
          <w:marLeft w:val="640"/>
          <w:marRight w:val="0"/>
          <w:marTop w:val="0"/>
          <w:marBottom w:val="0"/>
          <w:divBdr>
            <w:top w:val="none" w:sz="0" w:space="0" w:color="auto"/>
            <w:left w:val="none" w:sz="0" w:space="0" w:color="auto"/>
            <w:bottom w:val="none" w:sz="0" w:space="0" w:color="auto"/>
            <w:right w:val="none" w:sz="0" w:space="0" w:color="auto"/>
          </w:divBdr>
        </w:div>
        <w:div w:id="802501349">
          <w:marLeft w:val="640"/>
          <w:marRight w:val="0"/>
          <w:marTop w:val="0"/>
          <w:marBottom w:val="0"/>
          <w:divBdr>
            <w:top w:val="none" w:sz="0" w:space="0" w:color="auto"/>
            <w:left w:val="none" w:sz="0" w:space="0" w:color="auto"/>
            <w:bottom w:val="none" w:sz="0" w:space="0" w:color="auto"/>
            <w:right w:val="none" w:sz="0" w:space="0" w:color="auto"/>
          </w:divBdr>
        </w:div>
        <w:div w:id="99642167">
          <w:marLeft w:val="640"/>
          <w:marRight w:val="0"/>
          <w:marTop w:val="0"/>
          <w:marBottom w:val="0"/>
          <w:divBdr>
            <w:top w:val="none" w:sz="0" w:space="0" w:color="auto"/>
            <w:left w:val="none" w:sz="0" w:space="0" w:color="auto"/>
            <w:bottom w:val="none" w:sz="0" w:space="0" w:color="auto"/>
            <w:right w:val="none" w:sz="0" w:space="0" w:color="auto"/>
          </w:divBdr>
        </w:div>
        <w:div w:id="1138495311">
          <w:marLeft w:val="640"/>
          <w:marRight w:val="0"/>
          <w:marTop w:val="0"/>
          <w:marBottom w:val="0"/>
          <w:divBdr>
            <w:top w:val="none" w:sz="0" w:space="0" w:color="auto"/>
            <w:left w:val="none" w:sz="0" w:space="0" w:color="auto"/>
            <w:bottom w:val="none" w:sz="0" w:space="0" w:color="auto"/>
            <w:right w:val="none" w:sz="0" w:space="0" w:color="auto"/>
          </w:divBdr>
        </w:div>
        <w:div w:id="1123693793">
          <w:marLeft w:val="640"/>
          <w:marRight w:val="0"/>
          <w:marTop w:val="0"/>
          <w:marBottom w:val="0"/>
          <w:divBdr>
            <w:top w:val="none" w:sz="0" w:space="0" w:color="auto"/>
            <w:left w:val="none" w:sz="0" w:space="0" w:color="auto"/>
            <w:bottom w:val="none" w:sz="0" w:space="0" w:color="auto"/>
            <w:right w:val="none" w:sz="0" w:space="0" w:color="auto"/>
          </w:divBdr>
        </w:div>
        <w:div w:id="1143353677">
          <w:marLeft w:val="640"/>
          <w:marRight w:val="0"/>
          <w:marTop w:val="0"/>
          <w:marBottom w:val="0"/>
          <w:divBdr>
            <w:top w:val="none" w:sz="0" w:space="0" w:color="auto"/>
            <w:left w:val="none" w:sz="0" w:space="0" w:color="auto"/>
            <w:bottom w:val="none" w:sz="0" w:space="0" w:color="auto"/>
            <w:right w:val="none" w:sz="0" w:space="0" w:color="auto"/>
          </w:divBdr>
        </w:div>
        <w:div w:id="1851334738">
          <w:marLeft w:val="640"/>
          <w:marRight w:val="0"/>
          <w:marTop w:val="0"/>
          <w:marBottom w:val="0"/>
          <w:divBdr>
            <w:top w:val="none" w:sz="0" w:space="0" w:color="auto"/>
            <w:left w:val="none" w:sz="0" w:space="0" w:color="auto"/>
            <w:bottom w:val="none" w:sz="0" w:space="0" w:color="auto"/>
            <w:right w:val="none" w:sz="0" w:space="0" w:color="auto"/>
          </w:divBdr>
        </w:div>
        <w:div w:id="1802528050">
          <w:marLeft w:val="640"/>
          <w:marRight w:val="0"/>
          <w:marTop w:val="0"/>
          <w:marBottom w:val="0"/>
          <w:divBdr>
            <w:top w:val="none" w:sz="0" w:space="0" w:color="auto"/>
            <w:left w:val="none" w:sz="0" w:space="0" w:color="auto"/>
            <w:bottom w:val="none" w:sz="0" w:space="0" w:color="auto"/>
            <w:right w:val="none" w:sz="0" w:space="0" w:color="auto"/>
          </w:divBdr>
        </w:div>
        <w:div w:id="1219437819">
          <w:marLeft w:val="640"/>
          <w:marRight w:val="0"/>
          <w:marTop w:val="0"/>
          <w:marBottom w:val="0"/>
          <w:divBdr>
            <w:top w:val="none" w:sz="0" w:space="0" w:color="auto"/>
            <w:left w:val="none" w:sz="0" w:space="0" w:color="auto"/>
            <w:bottom w:val="none" w:sz="0" w:space="0" w:color="auto"/>
            <w:right w:val="none" w:sz="0" w:space="0" w:color="auto"/>
          </w:divBdr>
        </w:div>
        <w:div w:id="1206522096">
          <w:marLeft w:val="640"/>
          <w:marRight w:val="0"/>
          <w:marTop w:val="0"/>
          <w:marBottom w:val="0"/>
          <w:divBdr>
            <w:top w:val="none" w:sz="0" w:space="0" w:color="auto"/>
            <w:left w:val="none" w:sz="0" w:space="0" w:color="auto"/>
            <w:bottom w:val="none" w:sz="0" w:space="0" w:color="auto"/>
            <w:right w:val="none" w:sz="0" w:space="0" w:color="auto"/>
          </w:divBdr>
        </w:div>
        <w:div w:id="1422488263">
          <w:marLeft w:val="640"/>
          <w:marRight w:val="0"/>
          <w:marTop w:val="0"/>
          <w:marBottom w:val="0"/>
          <w:divBdr>
            <w:top w:val="none" w:sz="0" w:space="0" w:color="auto"/>
            <w:left w:val="none" w:sz="0" w:space="0" w:color="auto"/>
            <w:bottom w:val="none" w:sz="0" w:space="0" w:color="auto"/>
            <w:right w:val="none" w:sz="0" w:space="0" w:color="auto"/>
          </w:divBdr>
        </w:div>
        <w:div w:id="1831751293">
          <w:marLeft w:val="640"/>
          <w:marRight w:val="0"/>
          <w:marTop w:val="0"/>
          <w:marBottom w:val="0"/>
          <w:divBdr>
            <w:top w:val="none" w:sz="0" w:space="0" w:color="auto"/>
            <w:left w:val="none" w:sz="0" w:space="0" w:color="auto"/>
            <w:bottom w:val="none" w:sz="0" w:space="0" w:color="auto"/>
            <w:right w:val="none" w:sz="0" w:space="0" w:color="auto"/>
          </w:divBdr>
        </w:div>
        <w:div w:id="509150163">
          <w:marLeft w:val="640"/>
          <w:marRight w:val="0"/>
          <w:marTop w:val="0"/>
          <w:marBottom w:val="0"/>
          <w:divBdr>
            <w:top w:val="none" w:sz="0" w:space="0" w:color="auto"/>
            <w:left w:val="none" w:sz="0" w:space="0" w:color="auto"/>
            <w:bottom w:val="none" w:sz="0" w:space="0" w:color="auto"/>
            <w:right w:val="none" w:sz="0" w:space="0" w:color="auto"/>
          </w:divBdr>
        </w:div>
        <w:div w:id="957839402">
          <w:marLeft w:val="640"/>
          <w:marRight w:val="0"/>
          <w:marTop w:val="0"/>
          <w:marBottom w:val="0"/>
          <w:divBdr>
            <w:top w:val="none" w:sz="0" w:space="0" w:color="auto"/>
            <w:left w:val="none" w:sz="0" w:space="0" w:color="auto"/>
            <w:bottom w:val="none" w:sz="0" w:space="0" w:color="auto"/>
            <w:right w:val="none" w:sz="0" w:space="0" w:color="auto"/>
          </w:divBdr>
        </w:div>
        <w:div w:id="187766943">
          <w:marLeft w:val="640"/>
          <w:marRight w:val="0"/>
          <w:marTop w:val="0"/>
          <w:marBottom w:val="0"/>
          <w:divBdr>
            <w:top w:val="none" w:sz="0" w:space="0" w:color="auto"/>
            <w:left w:val="none" w:sz="0" w:space="0" w:color="auto"/>
            <w:bottom w:val="none" w:sz="0" w:space="0" w:color="auto"/>
            <w:right w:val="none" w:sz="0" w:space="0" w:color="auto"/>
          </w:divBdr>
        </w:div>
        <w:div w:id="513619763">
          <w:marLeft w:val="640"/>
          <w:marRight w:val="0"/>
          <w:marTop w:val="0"/>
          <w:marBottom w:val="0"/>
          <w:divBdr>
            <w:top w:val="none" w:sz="0" w:space="0" w:color="auto"/>
            <w:left w:val="none" w:sz="0" w:space="0" w:color="auto"/>
            <w:bottom w:val="none" w:sz="0" w:space="0" w:color="auto"/>
            <w:right w:val="none" w:sz="0" w:space="0" w:color="auto"/>
          </w:divBdr>
        </w:div>
        <w:div w:id="810489179">
          <w:marLeft w:val="640"/>
          <w:marRight w:val="0"/>
          <w:marTop w:val="0"/>
          <w:marBottom w:val="0"/>
          <w:divBdr>
            <w:top w:val="none" w:sz="0" w:space="0" w:color="auto"/>
            <w:left w:val="none" w:sz="0" w:space="0" w:color="auto"/>
            <w:bottom w:val="none" w:sz="0" w:space="0" w:color="auto"/>
            <w:right w:val="none" w:sz="0" w:space="0" w:color="auto"/>
          </w:divBdr>
        </w:div>
        <w:div w:id="1632788663">
          <w:marLeft w:val="640"/>
          <w:marRight w:val="0"/>
          <w:marTop w:val="0"/>
          <w:marBottom w:val="0"/>
          <w:divBdr>
            <w:top w:val="none" w:sz="0" w:space="0" w:color="auto"/>
            <w:left w:val="none" w:sz="0" w:space="0" w:color="auto"/>
            <w:bottom w:val="none" w:sz="0" w:space="0" w:color="auto"/>
            <w:right w:val="none" w:sz="0" w:space="0" w:color="auto"/>
          </w:divBdr>
        </w:div>
        <w:div w:id="69354102">
          <w:marLeft w:val="640"/>
          <w:marRight w:val="0"/>
          <w:marTop w:val="0"/>
          <w:marBottom w:val="0"/>
          <w:divBdr>
            <w:top w:val="none" w:sz="0" w:space="0" w:color="auto"/>
            <w:left w:val="none" w:sz="0" w:space="0" w:color="auto"/>
            <w:bottom w:val="none" w:sz="0" w:space="0" w:color="auto"/>
            <w:right w:val="none" w:sz="0" w:space="0" w:color="auto"/>
          </w:divBdr>
        </w:div>
        <w:div w:id="1321421983">
          <w:marLeft w:val="640"/>
          <w:marRight w:val="0"/>
          <w:marTop w:val="0"/>
          <w:marBottom w:val="0"/>
          <w:divBdr>
            <w:top w:val="none" w:sz="0" w:space="0" w:color="auto"/>
            <w:left w:val="none" w:sz="0" w:space="0" w:color="auto"/>
            <w:bottom w:val="none" w:sz="0" w:space="0" w:color="auto"/>
            <w:right w:val="none" w:sz="0" w:space="0" w:color="auto"/>
          </w:divBdr>
        </w:div>
        <w:div w:id="221521378">
          <w:marLeft w:val="640"/>
          <w:marRight w:val="0"/>
          <w:marTop w:val="0"/>
          <w:marBottom w:val="0"/>
          <w:divBdr>
            <w:top w:val="none" w:sz="0" w:space="0" w:color="auto"/>
            <w:left w:val="none" w:sz="0" w:space="0" w:color="auto"/>
            <w:bottom w:val="none" w:sz="0" w:space="0" w:color="auto"/>
            <w:right w:val="none" w:sz="0" w:space="0" w:color="auto"/>
          </w:divBdr>
        </w:div>
        <w:div w:id="1855804480">
          <w:marLeft w:val="640"/>
          <w:marRight w:val="0"/>
          <w:marTop w:val="0"/>
          <w:marBottom w:val="0"/>
          <w:divBdr>
            <w:top w:val="none" w:sz="0" w:space="0" w:color="auto"/>
            <w:left w:val="none" w:sz="0" w:space="0" w:color="auto"/>
            <w:bottom w:val="none" w:sz="0" w:space="0" w:color="auto"/>
            <w:right w:val="none" w:sz="0" w:space="0" w:color="auto"/>
          </w:divBdr>
        </w:div>
        <w:div w:id="714348712">
          <w:marLeft w:val="640"/>
          <w:marRight w:val="0"/>
          <w:marTop w:val="0"/>
          <w:marBottom w:val="0"/>
          <w:divBdr>
            <w:top w:val="none" w:sz="0" w:space="0" w:color="auto"/>
            <w:left w:val="none" w:sz="0" w:space="0" w:color="auto"/>
            <w:bottom w:val="none" w:sz="0" w:space="0" w:color="auto"/>
            <w:right w:val="none" w:sz="0" w:space="0" w:color="auto"/>
          </w:divBdr>
        </w:div>
        <w:div w:id="1635402600">
          <w:marLeft w:val="640"/>
          <w:marRight w:val="0"/>
          <w:marTop w:val="0"/>
          <w:marBottom w:val="0"/>
          <w:divBdr>
            <w:top w:val="none" w:sz="0" w:space="0" w:color="auto"/>
            <w:left w:val="none" w:sz="0" w:space="0" w:color="auto"/>
            <w:bottom w:val="none" w:sz="0" w:space="0" w:color="auto"/>
            <w:right w:val="none" w:sz="0" w:space="0" w:color="auto"/>
          </w:divBdr>
        </w:div>
        <w:div w:id="427383628">
          <w:marLeft w:val="640"/>
          <w:marRight w:val="0"/>
          <w:marTop w:val="0"/>
          <w:marBottom w:val="0"/>
          <w:divBdr>
            <w:top w:val="none" w:sz="0" w:space="0" w:color="auto"/>
            <w:left w:val="none" w:sz="0" w:space="0" w:color="auto"/>
            <w:bottom w:val="none" w:sz="0" w:space="0" w:color="auto"/>
            <w:right w:val="none" w:sz="0" w:space="0" w:color="auto"/>
          </w:divBdr>
        </w:div>
        <w:div w:id="615332359">
          <w:marLeft w:val="640"/>
          <w:marRight w:val="0"/>
          <w:marTop w:val="0"/>
          <w:marBottom w:val="0"/>
          <w:divBdr>
            <w:top w:val="none" w:sz="0" w:space="0" w:color="auto"/>
            <w:left w:val="none" w:sz="0" w:space="0" w:color="auto"/>
            <w:bottom w:val="none" w:sz="0" w:space="0" w:color="auto"/>
            <w:right w:val="none" w:sz="0" w:space="0" w:color="auto"/>
          </w:divBdr>
        </w:div>
        <w:div w:id="1251305734">
          <w:marLeft w:val="640"/>
          <w:marRight w:val="0"/>
          <w:marTop w:val="0"/>
          <w:marBottom w:val="0"/>
          <w:divBdr>
            <w:top w:val="none" w:sz="0" w:space="0" w:color="auto"/>
            <w:left w:val="none" w:sz="0" w:space="0" w:color="auto"/>
            <w:bottom w:val="none" w:sz="0" w:space="0" w:color="auto"/>
            <w:right w:val="none" w:sz="0" w:space="0" w:color="auto"/>
          </w:divBdr>
        </w:div>
        <w:div w:id="1083142744">
          <w:marLeft w:val="640"/>
          <w:marRight w:val="0"/>
          <w:marTop w:val="0"/>
          <w:marBottom w:val="0"/>
          <w:divBdr>
            <w:top w:val="none" w:sz="0" w:space="0" w:color="auto"/>
            <w:left w:val="none" w:sz="0" w:space="0" w:color="auto"/>
            <w:bottom w:val="none" w:sz="0" w:space="0" w:color="auto"/>
            <w:right w:val="none" w:sz="0" w:space="0" w:color="auto"/>
          </w:divBdr>
        </w:div>
        <w:div w:id="1400636536">
          <w:marLeft w:val="640"/>
          <w:marRight w:val="0"/>
          <w:marTop w:val="0"/>
          <w:marBottom w:val="0"/>
          <w:divBdr>
            <w:top w:val="none" w:sz="0" w:space="0" w:color="auto"/>
            <w:left w:val="none" w:sz="0" w:space="0" w:color="auto"/>
            <w:bottom w:val="none" w:sz="0" w:space="0" w:color="auto"/>
            <w:right w:val="none" w:sz="0" w:space="0" w:color="auto"/>
          </w:divBdr>
        </w:div>
        <w:div w:id="2026398851">
          <w:marLeft w:val="640"/>
          <w:marRight w:val="0"/>
          <w:marTop w:val="0"/>
          <w:marBottom w:val="0"/>
          <w:divBdr>
            <w:top w:val="none" w:sz="0" w:space="0" w:color="auto"/>
            <w:left w:val="none" w:sz="0" w:space="0" w:color="auto"/>
            <w:bottom w:val="none" w:sz="0" w:space="0" w:color="auto"/>
            <w:right w:val="none" w:sz="0" w:space="0" w:color="auto"/>
          </w:divBdr>
        </w:div>
        <w:div w:id="381298003">
          <w:marLeft w:val="640"/>
          <w:marRight w:val="0"/>
          <w:marTop w:val="0"/>
          <w:marBottom w:val="0"/>
          <w:divBdr>
            <w:top w:val="none" w:sz="0" w:space="0" w:color="auto"/>
            <w:left w:val="none" w:sz="0" w:space="0" w:color="auto"/>
            <w:bottom w:val="none" w:sz="0" w:space="0" w:color="auto"/>
            <w:right w:val="none" w:sz="0" w:space="0" w:color="auto"/>
          </w:divBdr>
        </w:div>
        <w:div w:id="97794870">
          <w:marLeft w:val="640"/>
          <w:marRight w:val="0"/>
          <w:marTop w:val="0"/>
          <w:marBottom w:val="0"/>
          <w:divBdr>
            <w:top w:val="none" w:sz="0" w:space="0" w:color="auto"/>
            <w:left w:val="none" w:sz="0" w:space="0" w:color="auto"/>
            <w:bottom w:val="none" w:sz="0" w:space="0" w:color="auto"/>
            <w:right w:val="none" w:sz="0" w:space="0" w:color="auto"/>
          </w:divBdr>
        </w:div>
        <w:div w:id="438720618">
          <w:marLeft w:val="640"/>
          <w:marRight w:val="0"/>
          <w:marTop w:val="0"/>
          <w:marBottom w:val="0"/>
          <w:divBdr>
            <w:top w:val="none" w:sz="0" w:space="0" w:color="auto"/>
            <w:left w:val="none" w:sz="0" w:space="0" w:color="auto"/>
            <w:bottom w:val="none" w:sz="0" w:space="0" w:color="auto"/>
            <w:right w:val="none" w:sz="0" w:space="0" w:color="auto"/>
          </w:divBdr>
        </w:div>
        <w:div w:id="2135638717">
          <w:marLeft w:val="640"/>
          <w:marRight w:val="0"/>
          <w:marTop w:val="0"/>
          <w:marBottom w:val="0"/>
          <w:divBdr>
            <w:top w:val="none" w:sz="0" w:space="0" w:color="auto"/>
            <w:left w:val="none" w:sz="0" w:space="0" w:color="auto"/>
            <w:bottom w:val="none" w:sz="0" w:space="0" w:color="auto"/>
            <w:right w:val="none" w:sz="0" w:space="0" w:color="auto"/>
          </w:divBdr>
        </w:div>
        <w:div w:id="1880431657">
          <w:marLeft w:val="640"/>
          <w:marRight w:val="0"/>
          <w:marTop w:val="0"/>
          <w:marBottom w:val="0"/>
          <w:divBdr>
            <w:top w:val="none" w:sz="0" w:space="0" w:color="auto"/>
            <w:left w:val="none" w:sz="0" w:space="0" w:color="auto"/>
            <w:bottom w:val="none" w:sz="0" w:space="0" w:color="auto"/>
            <w:right w:val="none" w:sz="0" w:space="0" w:color="auto"/>
          </w:divBdr>
        </w:div>
        <w:div w:id="1391878511">
          <w:marLeft w:val="640"/>
          <w:marRight w:val="0"/>
          <w:marTop w:val="0"/>
          <w:marBottom w:val="0"/>
          <w:divBdr>
            <w:top w:val="none" w:sz="0" w:space="0" w:color="auto"/>
            <w:left w:val="none" w:sz="0" w:space="0" w:color="auto"/>
            <w:bottom w:val="none" w:sz="0" w:space="0" w:color="auto"/>
            <w:right w:val="none" w:sz="0" w:space="0" w:color="auto"/>
          </w:divBdr>
        </w:div>
        <w:div w:id="345446670">
          <w:marLeft w:val="640"/>
          <w:marRight w:val="0"/>
          <w:marTop w:val="0"/>
          <w:marBottom w:val="0"/>
          <w:divBdr>
            <w:top w:val="none" w:sz="0" w:space="0" w:color="auto"/>
            <w:left w:val="none" w:sz="0" w:space="0" w:color="auto"/>
            <w:bottom w:val="none" w:sz="0" w:space="0" w:color="auto"/>
            <w:right w:val="none" w:sz="0" w:space="0" w:color="auto"/>
          </w:divBdr>
        </w:div>
        <w:div w:id="1276477211">
          <w:marLeft w:val="640"/>
          <w:marRight w:val="0"/>
          <w:marTop w:val="0"/>
          <w:marBottom w:val="0"/>
          <w:divBdr>
            <w:top w:val="none" w:sz="0" w:space="0" w:color="auto"/>
            <w:left w:val="none" w:sz="0" w:space="0" w:color="auto"/>
            <w:bottom w:val="none" w:sz="0" w:space="0" w:color="auto"/>
            <w:right w:val="none" w:sz="0" w:space="0" w:color="auto"/>
          </w:divBdr>
        </w:div>
        <w:div w:id="1344359765">
          <w:marLeft w:val="640"/>
          <w:marRight w:val="0"/>
          <w:marTop w:val="0"/>
          <w:marBottom w:val="0"/>
          <w:divBdr>
            <w:top w:val="none" w:sz="0" w:space="0" w:color="auto"/>
            <w:left w:val="none" w:sz="0" w:space="0" w:color="auto"/>
            <w:bottom w:val="none" w:sz="0" w:space="0" w:color="auto"/>
            <w:right w:val="none" w:sz="0" w:space="0" w:color="auto"/>
          </w:divBdr>
        </w:div>
        <w:div w:id="1658875821">
          <w:marLeft w:val="640"/>
          <w:marRight w:val="0"/>
          <w:marTop w:val="0"/>
          <w:marBottom w:val="0"/>
          <w:divBdr>
            <w:top w:val="none" w:sz="0" w:space="0" w:color="auto"/>
            <w:left w:val="none" w:sz="0" w:space="0" w:color="auto"/>
            <w:bottom w:val="none" w:sz="0" w:space="0" w:color="auto"/>
            <w:right w:val="none" w:sz="0" w:space="0" w:color="auto"/>
          </w:divBdr>
        </w:div>
        <w:div w:id="1466771647">
          <w:marLeft w:val="640"/>
          <w:marRight w:val="0"/>
          <w:marTop w:val="0"/>
          <w:marBottom w:val="0"/>
          <w:divBdr>
            <w:top w:val="none" w:sz="0" w:space="0" w:color="auto"/>
            <w:left w:val="none" w:sz="0" w:space="0" w:color="auto"/>
            <w:bottom w:val="none" w:sz="0" w:space="0" w:color="auto"/>
            <w:right w:val="none" w:sz="0" w:space="0" w:color="auto"/>
          </w:divBdr>
        </w:div>
        <w:div w:id="1011104832">
          <w:marLeft w:val="640"/>
          <w:marRight w:val="0"/>
          <w:marTop w:val="0"/>
          <w:marBottom w:val="0"/>
          <w:divBdr>
            <w:top w:val="none" w:sz="0" w:space="0" w:color="auto"/>
            <w:left w:val="none" w:sz="0" w:space="0" w:color="auto"/>
            <w:bottom w:val="none" w:sz="0" w:space="0" w:color="auto"/>
            <w:right w:val="none" w:sz="0" w:space="0" w:color="auto"/>
          </w:divBdr>
        </w:div>
        <w:div w:id="1905598729">
          <w:marLeft w:val="640"/>
          <w:marRight w:val="0"/>
          <w:marTop w:val="0"/>
          <w:marBottom w:val="0"/>
          <w:divBdr>
            <w:top w:val="none" w:sz="0" w:space="0" w:color="auto"/>
            <w:left w:val="none" w:sz="0" w:space="0" w:color="auto"/>
            <w:bottom w:val="none" w:sz="0" w:space="0" w:color="auto"/>
            <w:right w:val="none" w:sz="0" w:space="0" w:color="auto"/>
          </w:divBdr>
        </w:div>
        <w:div w:id="2010861571">
          <w:marLeft w:val="640"/>
          <w:marRight w:val="0"/>
          <w:marTop w:val="0"/>
          <w:marBottom w:val="0"/>
          <w:divBdr>
            <w:top w:val="none" w:sz="0" w:space="0" w:color="auto"/>
            <w:left w:val="none" w:sz="0" w:space="0" w:color="auto"/>
            <w:bottom w:val="none" w:sz="0" w:space="0" w:color="auto"/>
            <w:right w:val="none" w:sz="0" w:space="0" w:color="auto"/>
          </w:divBdr>
        </w:div>
        <w:div w:id="637537321">
          <w:marLeft w:val="640"/>
          <w:marRight w:val="0"/>
          <w:marTop w:val="0"/>
          <w:marBottom w:val="0"/>
          <w:divBdr>
            <w:top w:val="none" w:sz="0" w:space="0" w:color="auto"/>
            <w:left w:val="none" w:sz="0" w:space="0" w:color="auto"/>
            <w:bottom w:val="none" w:sz="0" w:space="0" w:color="auto"/>
            <w:right w:val="none" w:sz="0" w:space="0" w:color="auto"/>
          </w:divBdr>
        </w:div>
        <w:div w:id="359863785">
          <w:marLeft w:val="640"/>
          <w:marRight w:val="0"/>
          <w:marTop w:val="0"/>
          <w:marBottom w:val="0"/>
          <w:divBdr>
            <w:top w:val="none" w:sz="0" w:space="0" w:color="auto"/>
            <w:left w:val="none" w:sz="0" w:space="0" w:color="auto"/>
            <w:bottom w:val="none" w:sz="0" w:space="0" w:color="auto"/>
            <w:right w:val="none" w:sz="0" w:space="0" w:color="auto"/>
          </w:divBdr>
        </w:div>
        <w:div w:id="545992986">
          <w:marLeft w:val="640"/>
          <w:marRight w:val="0"/>
          <w:marTop w:val="0"/>
          <w:marBottom w:val="0"/>
          <w:divBdr>
            <w:top w:val="none" w:sz="0" w:space="0" w:color="auto"/>
            <w:left w:val="none" w:sz="0" w:space="0" w:color="auto"/>
            <w:bottom w:val="none" w:sz="0" w:space="0" w:color="auto"/>
            <w:right w:val="none" w:sz="0" w:space="0" w:color="auto"/>
          </w:divBdr>
        </w:div>
        <w:div w:id="1007901605">
          <w:marLeft w:val="640"/>
          <w:marRight w:val="0"/>
          <w:marTop w:val="0"/>
          <w:marBottom w:val="0"/>
          <w:divBdr>
            <w:top w:val="none" w:sz="0" w:space="0" w:color="auto"/>
            <w:left w:val="none" w:sz="0" w:space="0" w:color="auto"/>
            <w:bottom w:val="none" w:sz="0" w:space="0" w:color="auto"/>
            <w:right w:val="none" w:sz="0" w:space="0" w:color="auto"/>
          </w:divBdr>
        </w:div>
        <w:div w:id="1713651813">
          <w:marLeft w:val="640"/>
          <w:marRight w:val="0"/>
          <w:marTop w:val="0"/>
          <w:marBottom w:val="0"/>
          <w:divBdr>
            <w:top w:val="none" w:sz="0" w:space="0" w:color="auto"/>
            <w:left w:val="none" w:sz="0" w:space="0" w:color="auto"/>
            <w:bottom w:val="none" w:sz="0" w:space="0" w:color="auto"/>
            <w:right w:val="none" w:sz="0" w:space="0" w:color="auto"/>
          </w:divBdr>
        </w:div>
        <w:div w:id="1822502206">
          <w:marLeft w:val="640"/>
          <w:marRight w:val="0"/>
          <w:marTop w:val="0"/>
          <w:marBottom w:val="0"/>
          <w:divBdr>
            <w:top w:val="none" w:sz="0" w:space="0" w:color="auto"/>
            <w:left w:val="none" w:sz="0" w:space="0" w:color="auto"/>
            <w:bottom w:val="none" w:sz="0" w:space="0" w:color="auto"/>
            <w:right w:val="none" w:sz="0" w:space="0" w:color="auto"/>
          </w:divBdr>
        </w:div>
        <w:div w:id="1070470263">
          <w:marLeft w:val="640"/>
          <w:marRight w:val="0"/>
          <w:marTop w:val="0"/>
          <w:marBottom w:val="0"/>
          <w:divBdr>
            <w:top w:val="none" w:sz="0" w:space="0" w:color="auto"/>
            <w:left w:val="none" w:sz="0" w:space="0" w:color="auto"/>
            <w:bottom w:val="none" w:sz="0" w:space="0" w:color="auto"/>
            <w:right w:val="none" w:sz="0" w:space="0" w:color="auto"/>
          </w:divBdr>
        </w:div>
        <w:div w:id="506331989">
          <w:marLeft w:val="640"/>
          <w:marRight w:val="0"/>
          <w:marTop w:val="0"/>
          <w:marBottom w:val="0"/>
          <w:divBdr>
            <w:top w:val="none" w:sz="0" w:space="0" w:color="auto"/>
            <w:left w:val="none" w:sz="0" w:space="0" w:color="auto"/>
            <w:bottom w:val="none" w:sz="0" w:space="0" w:color="auto"/>
            <w:right w:val="none" w:sz="0" w:space="0" w:color="auto"/>
          </w:divBdr>
        </w:div>
        <w:div w:id="1676960714">
          <w:marLeft w:val="640"/>
          <w:marRight w:val="0"/>
          <w:marTop w:val="0"/>
          <w:marBottom w:val="0"/>
          <w:divBdr>
            <w:top w:val="none" w:sz="0" w:space="0" w:color="auto"/>
            <w:left w:val="none" w:sz="0" w:space="0" w:color="auto"/>
            <w:bottom w:val="none" w:sz="0" w:space="0" w:color="auto"/>
            <w:right w:val="none" w:sz="0" w:space="0" w:color="auto"/>
          </w:divBdr>
        </w:div>
        <w:div w:id="1615408500">
          <w:marLeft w:val="640"/>
          <w:marRight w:val="0"/>
          <w:marTop w:val="0"/>
          <w:marBottom w:val="0"/>
          <w:divBdr>
            <w:top w:val="none" w:sz="0" w:space="0" w:color="auto"/>
            <w:left w:val="none" w:sz="0" w:space="0" w:color="auto"/>
            <w:bottom w:val="none" w:sz="0" w:space="0" w:color="auto"/>
            <w:right w:val="none" w:sz="0" w:space="0" w:color="auto"/>
          </w:divBdr>
        </w:div>
        <w:div w:id="1071733598">
          <w:marLeft w:val="640"/>
          <w:marRight w:val="0"/>
          <w:marTop w:val="0"/>
          <w:marBottom w:val="0"/>
          <w:divBdr>
            <w:top w:val="none" w:sz="0" w:space="0" w:color="auto"/>
            <w:left w:val="none" w:sz="0" w:space="0" w:color="auto"/>
            <w:bottom w:val="none" w:sz="0" w:space="0" w:color="auto"/>
            <w:right w:val="none" w:sz="0" w:space="0" w:color="auto"/>
          </w:divBdr>
        </w:div>
        <w:div w:id="1355308761">
          <w:marLeft w:val="640"/>
          <w:marRight w:val="0"/>
          <w:marTop w:val="0"/>
          <w:marBottom w:val="0"/>
          <w:divBdr>
            <w:top w:val="none" w:sz="0" w:space="0" w:color="auto"/>
            <w:left w:val="none" w:sz="0" w:space="0" w:color="auto"/>
            <w:bottom w:val="none" w:sz="0" w:space="0" w:color="auto"/>
            <w:right w:val="none" w:sz="0" w:space="0" w:color="auto"/>
          </w:divBdr>
        </w:div>
        <w:div w:id="1479372043">
          <w:marLeft w:val="640"/>
          <w:marRight w:val="0"/>
          <w:marTop w:val="0"/>
          <w:marBottom w:val="0"/>
          <w:divBdr>
            <w:top w:val="none" w:sz="0" w:space="0" w:color="auto"/>
            <w:left w:val="none" w:sz="0" w:space="0" w:color="auto"/>
            <w:bottom w:val="none" w:sz="0" w:space="0" w:color="auto"/>
            <w:right w:val="none" w:sz="0" w:space="0" w:color="auto"/>
          </w:divBdr>
        </w:div>
        <w:div w:id="1934128000">
          <w:marLeft w:val="640"/>
          <w:marRight w:val="0"/>
          <w:marTop w:val="0"/>
          <w:marBottom w:val="0"/>
          <w:divBdr>
            <w:top w:val="none" w:sz="0" w:space="0" w:color="auto"/>
            <w:left w:val="none" w:sz="0" w:space="0" w:color="auto"/>
            <w:bottom w:val="none" w:sz="0" w:space="0" w:color="auto"/>
            <w:right w:val="none" w:sz="0" w:space="0" w:color="auto"/>
          </w:divBdr>
        </w:div>
        <w:div w:id="503282680">
          <w:marLeft w:val="640"/>
          <w:marRight w:val="0"/>
          <w:marTop w:val="0"/>
          <w:marBottom w:val="0"/>
          <w:divBdr>
            <w:top w:val="none" w:sz="0" w:space="0" w:color="auto"/>
            <w:left w:val="none" w:sz="0" w:space="0" w:color="auto"/>
            <w:bottom w:val="none" w:sz="0" w:space="0" w:color="auto"/>
            <w:right w:val="none" w:sz="0" w:space="0" w:color="auto"/>
          </w:divBdr>
        </w:div>
        <w:div w:id="277225617">
          <w:marLeft w:val="640"/>
          <w:marRight w:val="0"/>
          <w:marTop w:val="0"/>
          <w:marBottom w:val="0"/>
          <w:divBdr>
            <w:top w:val="none" w:sz="0" w:space="0" w:color="auto"/>
            <w:left w:val="none" w:sz="0" w:space="0" w:color="auto"/>
            <w:bottom w:val="none" w:sz="0" w:space="0" w:color="auto"/>
            <w:right w:val="none" w:sz="0" w:space="0" w:color="auto"/>
          </w:divBdr>
        </w:div>
        <w:div w:id="1592277994">
          <w:marLeft w:val="640"/>
          <w:marRight w:val="0"/>
          <w:marTop w:val="0"/>
          <w:marBottom w:val="0"/>
          <w:divBdr>
            <w:top w:val="none" w:sz="0" w:space="0" w:color="auto"/>
            <w:left w:val="none" w:sz="0" w:space="0" w:color="auto"/>
            <w:bottom w:val="none" w:sz="0" w:space="0" w:color="auto"/>
            <w:right w:val="none" w:sz="0" w:space="0" w:color="auto"/>
          </w:divBdr>
        </w:div>
        <w:div w:id="162355425">
          <w:marLeft w:val="640"/>
          <w:marRight w:val="0"/>
          <w:marTop w:val="0"/>
          <w:marBottom w:val="0"/>
          <w:divBdr>
            <w:top w:val="none" w:sz="0" w:space="0" w:color="auto"/>
            <w:left w:val="none" w:sz="0" w:space="0" w:color="auto"/>
            <w:bottom w:val="none" w:sz="0" w:space="0" w:color="auto"/>
            <w:right w:val="none" w:sz="0" w:space="0" w:color="auto"/>
          </w:divBdr>
        </w:div>
        <w:div w:id="1658874114">
          <w:marLeft w:val="640"/>
          <w:marRight w:val="0"/>
          <w:marTop w:val="0"/>
          <w:marBottom w:val="0"/>
          <w:divBdr>
            <w:top w:val="none" w:sz="0" w:space="0" w:color="auto"/>
            <w:left w:val="none" w:sz="0" w:space="0" w:color="auto"/>
            <w:bottom w:val="none" w:sz="0" w:space="0" w:color="auto"/>
            <w:right w:val="none" w:sz="0" w:space="0" w:color="auto"/>
          </w:divBdr>
        </w:div>
        <w:div w:id="339743900">
          <w:marLeft w:val="640"/>
          <w:marRight w:val="0"/>
          <w:marTop w:val="0"/>
          <w:marBottom w:val="0"/>
          <w:divBdr>
            <w:top w:val="none" w:sz="0" w:space="0" w:color="auto"/>
            <w:left w:val="none" w:sz="0" w:space="0" w:color="auto"/>
            <w:bottom w:val="none" w:sz="0" w:space="0" w:color="auto"/>
            <w:right w:val="none" w:sz="0" w:space="0" w:color="auto"/>
          </w:divBdr>
        </w:div>
        <w:div w:id="937323693">
          <w:marLeft w:val="640"/>
          <w:marRight w:val="0"/>
          <w:marTop w:val="0"/>
          <w:marBottom w:val="0"/>
          <w:divBdr>
            <w:top w:val="none" w:sz="0" w:space="0" w:color="auto"/>
            <w:left w:val="none" w:sz="0" w:space="0" w:color="auto"/>
            <w:bottom w:val="none" w:sz="0" w:space="0" w:color="auto"/>
            <w:right w:val="none" w:sz="0" w:space="0" w:color="auto"/>
          </w:divBdr>
        </w:div>
        <w:div w:id="1078404358">
          <w:marLeft w:val="640"/>
          <w:marRight w:val="0"/>
          <w:marTop w:val="0"/>
          <w:marBottom w:val="0"/>
          <w:divBdr>
            <w:top w:val="none" w:sz="0" w:space="0" w:color="auto"/>
            <w:left w:val="none" w:sz="0" w:space="0" w:color="auto"/>
            <w:bottom w:val="none" w:sz="0" w:space="0" w:color="auto"/>
            <w:right w:val="none" w:sz="0" w:space="0" w:color="auto"/>
          </w:divBdr>
        </w:div>
        <w:div w:id="1766995301">
          <w:marLeft w:val="640"/>
          <w:marRight w:val="0"/>
          <w:marTop w:val="0"/>
          <w:marBottom w:val="0"/>
          <w:divBdr>
            <w:top w:val="none" w:sz="0" w:space="0" w:color="auto"/>
            <w:left w:val="none" w:sz="0" w:space="0" w:color="auto"/>
            <w:bottom w:val="none" w:sz="0" w:space="0" w:color="auto"/>
            <w:right w:val="none" w:sz="0" w:space="0" w:color="auto"/>
          </w:divBdr>
        </w:div>
        <w:div w:id="154928604">
          <w:marLeft w:val="640"/>
          <w:marRight w:val="0"/>
          <w:marTop w:val="0"/>
          <w:marBottom w:val="0"/>
          <w:divBdr>
            <w:top w:val="none" w:sz="0" w:space="0" w:color="auto"/>
            <w:left w:val="none" w:sz="0" w:space="0" w:color="auto"/>
            <w:bottom w:val="none" w:sz="0" w:space="0" w:color="auto"/>
            <w:right w:val="none" w:sz="0" w:space="0" w:color="auto"/>
          </w:divBdr>
        </w:div>
        <w:div w:id="1139421317">
          <w:marLeft w:val="640"/>
          <w:marRight w:val="0"/>
          <w:marTop w:val="0"/>
          <w:marBottom w:val="0"/>
          <w:divBdr>
            <w:top w:val="none" w:sz="0" w:space="0" w:color="auto"/>
            <w:left w:val="none" w:sz="0" w:space="0" w:color="auto"/>
            <w:bottom w:val="none" w:sz="0" w:space="0" w:color="auto"/>
            <w:right w:val="none" w:sz="0" w:space="0" w:color="auto"/>
          </w:divBdr>
        </w:div>
        <w:div w:id="1994992197">
          <w:marLeft w:val="640"/>
          <w:marRight w:val="0"/>
          <w:marTop w:val="0"/>
          <w:marBottom w:val="0"/>
          <w:divBdr>
            <w:top w:val="none" w:sz="0" w:space="0" w:color="auto"/>
            <w:left w:val="none" w:sz="0" w:space="0" w:color="auto"/>
            <w:bottom w:val="none" w:sz="0" w:space="0" w:color="auto"/>
            <w:right w:val="none" w:sz="0" w:space="0" w:color="auto"/>
          </w:divBdr>
        </w:div>
        <w:div w:id="850995498">
          <w:marLeft w:val="640"/>
          <w:marRight w:val="0"/>
          <w:marTop w:val="0"/>
          <w:marBottom w:val="0"/>
          <w:divBdr>
            <w:top w:val="none" w:sz="0" w:space="0" w:color="auto"/>
            <w:left w:val="none" w:sz="0" w:space="0" w:color="auto"/>
            <w:bottom w:val="none" w:sz="0" w:space="0" w:color="auto"/>
            <w:right w:val="none" w:sz="0" w:space="0" w:color="auto"/>
          </w:divBdr>
        </w:div>
        <w:div w:id="853417234">
          <w:marLeft w:val="640"/>
          <w:marRight w:val="0"/>
          <w:marTop w:val="0"/>
          <w:marBottom w:val="0"/>
          <w:divBdr>
            <w:top w:val="none" w:sz="0" w:space="0" w:color="auto"/>
            <w:left w:val="none" w:sz="0" w:space="0" w:color="auto"/>
            <w:bottom w:val="none" w:sz="0" w:space="0" w:color="auto"/>
            <w:right w:val="none" w:sz="0" w:space="0" w:color="auto"/>
          </w:divBdr>
        </w:div>
        <w:div w:id="1159271411">
          <w:marLeft w:val="640"/>
          <w:marRight w:val="0"/>
          <w:marTop w:val="0"/>
          <w:marBottom w:val="0"/>
          <w:divBdr>
            <w:top w:val="none" w:sz="0" w:space="0" w:color="auto"/>
            <w:left w:val="none" w:sz="0" w:space="0" w:color="auto"/>
            <w:bottom w:val="none" w:sz="0" w:space="0" w:color="auto"/>
            <w:right w:val="none" w:sz="0" w:space="0" w:color="auto"/>
          </w:divBdr>
        </w:div>
        <w:div w:id="1678077839">
          <w:marLeft w:val="640"/>
          <w:marRight w:val="0"/>
          <w:marTop w:val="0"/>
          <w:marBottom w:val="0"/>
          <w:divBdr>
            <w:top w:val="none" w:sz="0" w:space="0" w:color="auto"/>
            <w:left w:val="none" w:sz="0" w:space="0" w:color="auto"/>
            <w:bottom w:val="none" w:sz="0" w:space="0" w:color="auto"/>
            <w:right w:val="none" w:sz="0" w:space="0" w:color="auto"/>
          </w:divBdr>
        </w:div>
        <w:div w:id="1958102307">
          <w:marLeft w:val="640"/>
          <w:marRight w:val="0"/>
          <w:marTop w:val="0"/>
          <w:marBottom w:val="0"/>
          <w:divBdr>
            <w:top w:val="none" w:sz="0" w:space="0" w:color="auto"/>
            <w:left w:val="none" w:sz="0" w:space="0" w:color="auto"/>
            <w:bottom w:val="none" w:sz="0" w:space="0" w:color="auto"/>
            <w:right w:val="none" w:sz="0" w:space="0" w:color="auto"/>
          </w:divBdr>
        </w:div>
        <w:div w:id="1526558098">
          <w:marLeft w:val="640"/>
          <w:marRight w:val="0"/>
          <w:marTop w:val="0"/>
          <w:marBottom w:val="0"/>
          <w:divBdr>
            <w:top w:val="none" w:sz="0" w:space="0" w:color="auto"/>
            <w:left w:val="none" w:sz="0" w:space="0" w:color="auto"/>
            <w:bottom w:val="none" w:sz="0" w:space="0" w:color="auto"/>
            <w:right w:val="none" w:sz="0" w:space="0" w:color="auto"/>
          </w:divBdr>
        </w:div>
        <w:div w:id="322316625">
          <w:marLeft w:val="640"/>
          <w:marRight w:val="0"/>
          <w:marTop w:val="0"/>
          <w:marBottom w:val="0"/>
          <w:divBdr>
            <w:top w:val="none" w:sz="0" w:space="0" w:color="auto"/>
            <w:left w:val="none" w:sz="0" w:space="0" w:color="auto"/>
            <w:bottom w:val="none" w:sz="0" w:space="0" w:color="auto"/>
            <w:right w:val="none" w:sz="0" w:space="0" w:color="auto"/>
          </w:divBdr>
        </w:div>
        <w:div w:id="185212540">
          <w:marLeft w:val="640"/>
          <w:marRight w:val="0"/>
          <w:marTop w:val="0"/>
          <w:marBottom w:val="0"/>
          <w:divBdr>
            <w:top w:val="none" w:sz="0" w:space="0" w:color="auto"/>
            <w:left w:val="none" w:sz="0" w:space="0" w:color="auto"/>
            <w:bottom w:val="none" w:sz="0" w:space="0" w:color="auto"/>
            <w:right w:val="none" w:sz="0" w:space="0" w:color="auto"/>
          </w:divBdr>
        </w:div>
        <w:div w:id="112406902">
          <w:marLeft w:val="640"/>
          <w:marRight w:val="0"/>
          <w:marTop w:val="0"/>
          <w:marBottom w:val="0"/>
          <w:divBdr>
            <w:top w:val="none" w:sz="0" w:space="0" w:color="auto"/>
            <w:left w:val="none" w:sz="0" w:space="0" w:color="auto"/>
            <w:bottom w:val="none" w:sz="0" w:space="0" w:color="auto"/>
            <w:right w:val="none" w:sz="0" w:space="0" w:color="auto"/>
          </w:divBdr>
        </w:div>
        <w:div w:id="158886354">
          <w:marLeft w:val="640"/>
          <w:marRight w:val="0"/>
          <w:marTop w:val="0"/>
          <w:marBottom w:val="0"/>
          <w:divBdr>
            <w:top w:val="none" w:sz="0" w:space="0" w:color="auto"/>
            <w:left w:val="none" w:sz="0" w:space="0" w:color="auto"/>
            <w:bottom w:val="none" w:sz="0" w:space="0" w:color="auto"/>
            <w:right w:val="none" w:sz="0" w:space="0" w:color="auto"/>
          </w:divBdr>
        </w:div>
        <w:div w:id="1236014186">
          <w:marLeft w:val="640"/>
          <w:marRight w:val="0"/>
          <w:marTop w:val="0"/>
          <w:marBottom w:val="0"/>
          <w:divBdr>
            <w:top w:val="none" w:sz="0" w:space="0" w:color="auto"/>
            <w:left w:val="none" w:sz="0" w:space="0" w:color="auto"/>
            <w:bottom w:val="none" w:sz="0" w:space="0" w:color="auto"/>
            <w:right w:val="none" w:sz="0" w:space="0" w:color="auto"/>
          </w:divBdr>
        </w:div>
        <w:div w:id="1056466081">
          <w:marLeft w:val="640"/>
          <w:marRight w:val="0"/>
          <w:marTop w:val="0"/>
          <w:marBottom w:val="0"/>
          <w:divBdr>
            <w:top w:val="none" w:sz="0" w:space="0" w:color="auto"/>
            <w:left w:val="none" w:sz="0" w:space="0" w:color="auto"/>
            <w:bottom w:val="none" w:sz="0" w:space="0" w:color="auto"/>
            <w:right w:val="none" w:sz="0" w:space="0" w:color="auto"/>
          </w:divBdr>
        </w:div>
        <w:div w:id="374082712">
          <w:marLeft w:val="640"/>
          <w:marRight w:val="0"/>
          <w:marTop w:val="0"/>
          <w:marBottom w:val="0"/>
          <w:divBdr>
            <w:top w:val="none" w:sz="0" w:space="0" w:color="auto"/>
            <w:left w:val="none" w:sz="0" w:space="0" w:color="auto"/>
            <w:bottom w:val="none" w:sz="0" w:space="0" w:color="auto"/>
            <w:right w:val="none" w:sz="0" w:space="0" w:color="auto"/>
          </w:divBdr>
        </w:div>
        <w:div w:id="1076249657">
          <w:marLeft w:val="640"/>
          <w:marRight w:val="0"/>
          <w:marTop w:val="0"/>
          <w:marBottom w:val="0"/>
          <w:divBdr>
            <w:top w:val="none" w:sz="0" w:space="0" w:color="auto"/>
            <w:left w:val="none" w:sz="0" w:space="0" w:color="auto"/>
            <w:bottom w:val="none" w:sz="0" w:space="0" w:color="auto"/>
            <w:right w:val="none" w:sz="0" w:space="0" w:color="auto"/>
          </w:divBdr>
        </w:div>
        <w:div w:id="1372724139">
          <w:marLeft w:val="640"/>
          <w:marRight w:val="0"/>
          <w:marTop w:val="0"/>
          <w:marBottom w:val="0"/>
          <w:divBdr>
            <w:top w:val="none" w:sz="0" w:space="0" w:color="auto"/>
            <w:left w:val="none" w:sz="0" w:space="0" w:color="auto"/>
            <w:bottom w:val="none" w:sz="0" w:space="0" w:color="auto"/>
            <w:right w:val="none" w:sz="0" w:space="0" w:color="auto"/>
          </w:divBdr>
        </w:div>
        <w:div w:id="1823084346">
          <w:marLeft w:val="640"/>
          <w:marRight w:val="0"/>
          <w:marTop w:val="0"/>
          <w:marBottom w:val="0"/>
          <w:divBdr>
            <w:top w:val="none" w:sz="0" w:space="0" w:color="auto"/>
            <w:left w:val="none" w:sz="0" w:space="0" w:color="auto"/>
            <w:bottom w:val="none" w:sz="0" w:space="0" w:color="auto"/>
            <w:right w:val="none" w:sz="0" w:space="0" w:color="auto"/>
          </w:divBdr>
        </w:div>
        <w:div w:id="639574975">
          <w:marLeft w:val="640"/>
          <w:marRight w:val="0"/>
          <w:marTop w:val="0"/>
          <w:marBottom w:val="0"/>
          <w:divBdr>
            <w:top w:val="none" w:sz="0" w:space="0" w:color="auto"/>
            <w:left w:val="none" w:sz="0" w:space="0" w:color="auto"/>
            <w:bottom w:val="none" w:sz="0" w:space="0" w:color="auto"/>
            <w:right w:val="none" w:sz="0" w:space="0" w:color="auto"/>
          </w:divBdr>
        </w:div>
        <w:div w:id="1915048074">
          <w:marLeft w:val="640"/>
          <w:marRight w:val="0"/>
          <w:marTop w:val="0"/>
          <w:marBottom w:val="0"/>
          <w:divBdr>
            <w:top w:val="none" w:sz="0" w:space="0" w:color="auto"/>
            <w:left w:val="none" w:sz="0" w:space="0" w:color="auto"/>
            <w:bottom w:val="none" w:sz="0" w:space="0" w:color="auto"/>
            <w:right w:val="none" w:sz="0" w:space="0" w:color="auto"/>
          </w:divBdr>
        </w:div>
        <w:div w:id="1545216930">
          <w:marLeft w:val="640"/>
          <w:marRight w:val="0"/>
          <w:marTop w:val="0"/>
          <w:marBottom w:val="0"/>
          <w:divBdr>
            <w:top w:val="none" w:sz="0" w:space="0" w:color="auto"/>
            <w:left w:val="none" w:sz="0" w:space="0" w:color="auto"/>
            <w:bottom w:val="none" w:sz="0" w:space="0" w:color="auto"/>
            <w:right w:val="none" w:sz="0" w:space="0" w:color="auto"/>
          </w:divBdr>
        </w:div>
        <w:div w:id="2123571695">
          <w:marLeft w:val="640"/>
          <w:marRight w:val="0"/>
          <w:marTop w:val="0"/>
          <w:marBottom w:val="0"/>
          <w:divBdr>
            <w:top w:val="none" w:sz="0" w:space="0" w:color="auto"/>
            <w:left w:val="none" w:sz="0" w:space="0" w:color="auto"/>
            <w:bottom w:val="none" w:sz="0" w:space="0" w:color="auto"/>
            <w:right w:val="none" w:sz="0" w:space="0" w:color="auto"/>
          </w:divBdr>
        </w:div>
        <w:div w:id="1428192169">
          <w:marLeft w:val="640"/>
          <w:marRight w:val="0"/>
          <w:marTop w:val="0"/>
          <w:marBottom w:val="0"/>
          <w:divBdr>
            <w:top w:val="none" w:sz="0" w:space="0" w:color="auto"/>
            <w:left w:val="none" w:sz="0" w:space="0" w:color="auto"/>
            <w:bottom w:val="none" w:sz="0" w:space="0" w:color="auto"/>
            <w:right w:val="none" w:sz="0" w:space="0" w:color="auto"/>
          </w:divBdr>
        </w:div>
        <w:div w:id="1077245844">
          <w:marLeft w:val="640"/>
          <w:marRight w:val="0"/>
          <w:marTop w:val="0"/>
          <w:marBottom w:val="0"/>
          <w:divBdr>
            <w:top w:val="none" w:sz="0" w:space="0" w:color="auto"/>
            <w:left w:val="none" w:sz="0" w:space="0" w:color="auto"/>
            <w:bottom w:val="none" w:sz="0" w:space="0" w:color="auto"/>
            <w:right w:val="none" w:sz="0" w:space="0" w:color="auto"/>
          </w:divBdr>
        </w:div>
        <w:div w:id="568465915">
          <w:marLeft w:val="640"/>
          <w:marRight w:val="0"/>
          <w:marTop w:val="0"/>
          <w:marBottom w:val="0"/>
          <w:divBdr>
            <w:top w:val="none" w:sz="0" w:space="0" w:color="auto"/>
            <w:left w:val="none" w:sz="0" w:space="0" w:color="auto"/>
            <w:bottom w:val="none" w:sz="0" w:space="0" w:color="auto"/>
            <w:right w:val="none" w:sz="0" w:space="0" w:color="auto"/>
          </w:divBdr>
        </w:div>
        <w:div w:id="1224947838">
          <w:marLeft w:val="640"/>
          <w:marRight w:val="0"/>
          <w:marTop w:val="0"/>
          <w:marBottom w:val="0"/>
          <w:divBdr>
            <w:top w:val="none" w:sz="0" w:space="0" w:color="auto"/>
            <w:left w:val="none" w:sz="0" w:space="0" w:color="auto"/>
            <w:bottom w:val="none" w:sz="0" w:space="0" w:color="auto"/>
            <w:right w:val="none" w:sz="0" w:space="0" w:color="auto"/>
          </w:divBdr>
        </w:div>
        <w:div w:id="1653673356">
          <w:marLeft w:val="640"/>
          <w:marRight w:val="0"/>
          <w:marTop w:val="0"/>
          <w:marBottom w:val="0"/>
          <w:divBdr>
            <w:top w:val="none" w:sz="0" w:space="0" w:color="auto"/>
            <w:left w:val="none" w:sz="0" w:space="0" w:color="auto"/>
            <w:bottom w:val="none" w:sz="0" w:space="0" w:color="auto"/>
            <w:right w:val="none" w:sz="0" w:space="0" w:color="auto"/>
          </w:divBdr>
        </w:div>
        <w:div w:id="1063060346">
          <w:marLeft w:val="640"/>
          <w:marRight w:val="0"/>
          <w:marTop w:val="0"/>
          <w:marBottom w:val="0"/>
          <w:divBdr>
            <w:top w:val="none" w:sz="0" w:space="0" w:color="auto"/>
            <w:left w:val="none" w:sz="0" w:space="0" w:color="auto"/>
            <w:bottom w:val="none" w:sz="0" w:space="0" w:color="auto"/>
            <w:right w:val="none" w:sz="0" w:space="0" w:color="auto"/>
          </w:divBdr>
        </w:div>
        <w:div w:id="1554656839">
          <w:marLeft w:val="640"/>
          <w:marRight w:val="0"/>
          <w:marTop w:val="0"/>
          <w:marBottom w:val="0"/>
          <w:divBdr>
            <w:top w:val="none" w:sz="0" w:space="0" w:color="auto"/>
            <w:left w:val="none" w:sz="0" w:space="0" w:color="auto"/>
            <w:bottom w:val="none" w:sz="0" w:space="0" w:color="auto"/>
            <w:right w:val="none" w:sz="0" w:space="0" w:color="auto"/>
          </w:divBdr>
        </w:div>
        <w:div w:id="1726373908">
          <w:marLeft w:val="640"/>
          <w:marRight w:val="0"/>
          <w:marTop w:val="0"/>
          <w:marBottom w:val="0"/>
          <w:divBdr>
            <w:top w:val="none" w:sz="0" w:space="0" w:color="auto"/>
            <w:left w:val="none" w:sz="0" w:space="0" w:color="auto"/>
            <w:bottom w:val="none" w:sz="0" w:space="0" w:color="auto"/>
            <w:right w:val="none" w:sz="0" w:space="0" w:color="auto"/>
          </w:divBdr>
        </w:div>
        <w:div w:id="23986495">
          <w:marLeft w:val="640"/>
          <w:marRight w:val="0"/>
          <w:marTop w:val="0"/>
          <w:marBottom w:val="0"/>
          <w:divBdr>
            <w:top w:val="none" w:sz="0" w:space="0" w:color="auto"/>
            <w:left w:val="none" w:sz="0" w:space="0" w:color="auto"/>
            <w:bottom w:val="none" w:sz="0" w:space="0" w:color="auto"/>
            <w:right w:val="none" w:sz="0" w:space="0" w:color="auto"/>
          </w:divBdr>
        </w:div>
        <w:div w:id="1345404534">
          <w:marLeft w:val="640"/>
          <w:marRight w:val="0"/>
          <w:marTop w:val="0"/>
          <w:marBottom w:val="0"/>
          <w:divBdr>
            <w:top w:val="none" w:sz="0" w:space="0" w:color="auto"/>
            <w:left w:val="none" w:sz="0" w:space="0" w:color="auto"/>
            <w:bottom w:val="none" w:sz="0" w:space="0" w:color="auto"/>
            <w:right w:val="none" w:sz="0" w:space="0" w:color="auto"/>
          </w:divBdr>
        </w:div>
        <w:div w:id="1521772907">
          <w:marLeft w:val="640"/>
          <w:marRight w:val="0"/>
          <w:marTop w:val="0"/>
          <w:marBottom w:val="0"/>
          <w:divBdr>
            <w:top w:val="none" w:sz="0" w:space="0" w:color="auto"/>
            <w:left w:val="none" w:sz="0" w:space="0" w:color="auto"/>
            <w:bottom w:val="none" w:sz="0" w:space="0" w:color="auto"/>
            <w:right w:val="none" w:sz="0" w:space="0" w:color="auto"/>
          </w:divBdr>
        </w:div>
        <w:div w:id="1426876973">
          <w:marLeft w:val="640"/>
          <w:marRight w:val="0"/>
          <w:marTop w:val="0"/>
          <w:marBottom w:val="0"/>
          <w:divBdr>
            <w:top w:val="none" w:sz="0" w:space="0" w:color="auto"/>
            <w:left w:val="none" w:sz="0" w:space="0" w:color="auto"/>
            <w:bottom w:val="none" w:sz="0" w:space="0" w:color="auto"/>
            <w:right w:val="none" w:sz="0" w:space="0" w:color="auto"/>
          </w:divBdr>
        </w:div>
        <w:div w:id="1600481585">
          <w:marLeft w:val="640"/>
          <w:marRight w:val="0"/>
          <w:marTop w:val="0"/>
          <w:marBottom w:val="0"/>
          <w:divBdr>
            <w:top w:val="none" w:sz="0" w:space="0" w:color="auto"/>
            <w:left w:val="none" w:sz="0" w:space="0" w:color="auto"/>
            <w:bottom w:val="none" w:sz="0" w:space="0" w:color="auto"/>
            <w:right w:val="none" w:sz="0" w:space="0" w:color="auto"/>
          </w:divBdr>
        </w:div>
        <w:div w:id="625240804">
          <w:marLeft w:val="640"/>
          <w:marRight w:val="0"/>
          <w:marTop w:val="0"/>
          <w:marBottom w:val="0"/>
          <w:divBdr>
            <w:top w:val="none" w:sz="0" w:space="0" w:color="auto"/>
            <w:left w:val="none" w:sz="0" w:space="0" w:color="auto"/>
            <w:bottom w:val="none" w:sz="0" w:space="0" w:color="auto"/>
            <w:right w:val="none" w:sz="0" w:space="0" w:color="auto"/>
          </w:divBdr>
        </w:div>
        <w:div w:id="1507793967">
          <w:marLeft w:val="640"/>
          <w:marRight w:val="0"/>
          <w:marTop w:val="0"/>
          <w:marBottom w:val="0"/>
          <w:divBdr>
            <w:top w:val="none" w:sz="0" w:space="0" w:color="auto"/>
            <w:left w:val="none" w:sz="0" w:space="0" w:color="auto"/>
            <w:bottom w:val="none" w:sz="0" w:space="0" w:color="auto"/>
            <w:right w:val="none" w:sz="0" w:space="0" w:color="auto"/>
          </w:divBdr>
        </w:div>
        <w:div w:id="1055348807">
          <w:marLeft w:val="640"/>
          <w:marRight w:val="0"/>
          <w:marTop w:val="0"/>
          <w:marBottom w:val="0"/>
          <w:divBdr>
            <w:top w:val="none" w:sz="0" w:space="0" w:color="auto"/>
            <w:left w:val="none" w:sz="0" w:space="0" w:color="auto"/>
            <w:bottom w:val="none" w:sz="0" w:space="0" w:color="auto"/>
            <w:right w:val="none" w:sz="0" w:space="0" w:color="auto"/>
          </w:divBdr>
        </w:div>
        <w:div w:id="902179824">
          <w:marLeft w:val="640"/>
          <w:marRight w:val="0"/>
          <w:marTop w:val="0"/>
          <w:marBottom w:val="0"/>
          <w:divBdr>
            <w:top w:val="none" w:sz="0" w:space="0" w:color="auto"/>
            <w:left w:val="none" w:sz="0" w:space="0" w:color="auto"/>
            <w:bottom w:val="none" w:sz="0" w:space="0" w:color="auto"/>
            <w:right w:val="none" w:sz="0" w:space="0" w:color="auto"/>
          </w:divBdr>
        </w:div>
        <w:div w:id="531916144">
          <w:marLeft w:val="640"/>
          <w:marRight w:val="0"/>
          <w:marTop w:val="0"/>
          <w:marBottom w:val="0"/>
          <w:divBdr>
            <w:top w:val="none" w:sz="0" w:space="0" w:color="auto"/>
            <w:left w:val="none" w:sz="0" w:space="0" w:color="auto"/>
            <w:bottom w:val="none" w:sz="0" w:space="0" w:color="auto"/>
            <w:right w:val="none" w:sz="0" w:space="0" w:color="auto"/>
          </w:divBdr>
        </w:div>
        <w:div w:id="573862015">
          <w:marLeft w:val="640"/>
          <w:marRight w:val="0"/>
          <w:marTop w:val="0"/>
          <w:marBottom w:val="0"/>
          <w:divBdr>
            <w:top w:val="none" w:sz="0" w:space="0" w:color="auto"/>
            <w:left w:val="none" w:sz="0" w:space="0" w:color="auto"/>
            <w:bottom w:val="none" w:sz="0" w:space="0" w:color="auto"/>
            <w:right w:val="none" w:sz="0" w:space="0" w:color="auto"/>
          </w:divBdr>
        </w:div>
        <w:div w:id="1426154000">
          <w:marLeft w:val="640"/>
          <w:marRight w:val="0"/>
          <w:marTop w:val="0"/>
          <w:marBottom w:val="0"/>
          <w:divBdr>
            <w:top w:val="none" w:sz="0" w:space="0" w:color="auto"/>
            <w:left w:val="none" w:sz="0" w:space="0" w:color="auto"/>
            <w:bottom w:val="none" w:sz="0" w:space="0" w:color="auto"/>
            <w:right w:val="none" w:sz="0" w:space="0" w:color="auto"/>
          </w:divBdr>
        </w:div>
        <w:div w:id="474110050">
          <w:marLeft w:val="640"/>
          <w:marRight w:val="0"/>
          <w:marTop w:val="0"/>
          <w:marBottom w:val="0"/>
          <w:divBdr>
            <w:top w:val="none" w:sz="0" w:space="0" w:color="auto"/>
            <w:left w:val="none" w:sz="0" w:space="0" w:color="auto"/>
            <w:bottom w:val="none" w:sz="0" w:space="0" w:color="auto"/>
            <w:right w:val="none" w:sz="0" w:space="0" w:color="auto"/>
          </w:divBdr>
        </w:div>
        <w:div w:id="1129126602">
          <w:marLeft w:val="640"/>
          <w:marRight w:val="0"/>
          <w:marTop w:val="0"/>
          <w:marBottom w:val="0"/>
          <w:divBdr>
            <w:top w:val="none" w:sz="0" w:space="0" w:color="auto"/>
            <w:left w:val="none" w:sz="0" w:space="0" w:color="auto"/>
            <w:bottom w:val="none" w:sz="0" w:space="0" w:color="auto"/>
            <w:right w:val="none" w:sz="0" w:space="0" w:color="auto"/>
          </w:divBdr>
        </w:div>
        <w:div w:id="1439908320">
          <w:marLeft w:val="640"/>
          <w:marRight w:val="0"/>
          <w:marTop w:val="0"/>
          <w:marBottom w:val="0"/>
          <w:divBdr>
            <w:top w:val="none" w:sz="0" w:space="0" w:color="auto"/>
            <w:left w:val="none" w:sz="0" w:space="0" w:color="auto"/>
            <w:bottom w:val="none" w:sz="0" w:space="0" w:color="auto"/>
            <w:right w:val="none" w:sz="0" w:space="0" w:color="auto"/>
          </w:divBdr>
        </w:div>
        <w:div w:id="1110586883">
          <w:marLeft w:val="640"/>
          <w:marRight w:val="0"/>
          <w:marTop w:val="0"/>
          <w:marBottom w:val="0"/>
          <w:divBdr>
            <w:top w:val="none" w:sz="0" w:space="0" w:color="auto"/>
            <w:left w:val="none" w:sz="0" w:space="0" w:color="auto"/>
            <w:bottom w:val="none" w:sz="0" w:space="0" w:color="auto"/>
            <w:right w:val="none" w:sz="0" w:space="0" w:color="auto"/>
          </w:divBdr>
        </w:div>
        <w:div w:id="573009814">
          <w:marLeft w:val="640"/>
          <w:marRight w:val="0"/>
          <w:marTop w:val="0"/>
          <w:marBottom w:val="0"/>
          <w:divBdr>
            <w:top w:val="none" w:sz="0" w:space="0" w:color="auto"/>
            <w:left w:val="none" w:sz="0" w:space="0" w:color="auto"/>
            <w:bottom w:val="none" w:sz="0" w:space="0" w:color="auto"/>
            <w:right w:val="none" w:sz="0" w:space="0" w:color="auto"/>
          </w:divBdr>
        </w:div>
        <w:div w:id="1793590724">
          <w:marLeft w:val="640"/>
          <w:marRight w:val="0"/>
          <w:marTop w:val="0"/>
          <w:marBottom w:val="0"/>
          <w:divBdr>
            <w:top w:val="none" w:sz="0" w:space="0" w:color="auto"/>
            <w:left w:val="none" w:sz="0" w:space="0" w:color="auto"/>
            <w:bottom w:val="none" w:sz="0" w:space="0" w:color="auto"/>
            <w:right w:val="none" w:sz="0" w:space="0" w:color="auto"/>
          </w:divBdr>
        </w:div>
        <w:div w:id="697202787">
          <w:marLeft w:val="640"/>
          <w:marRight w:val="0"/>
          <w:marTop w:val="0"/>
          <w:marBottom w:val="0"/>
          <w:divBdr>
            <w:top w:val="none" w:sz="0" w:space="0" w:color="auto"/>
            <w:left w:val="none" w:sz="0" w:space="0" w:color="auto"/>
            <w:bottom w:val="none" w:sz="0" w:space="0" w:color="auto"/>
            <w:right w:val="none" w:sz="0" w:space="0" w:color="auto"/>
          </w:divBdr>
        </w:div>
        <w:div w:id="525217176">
          <w:marLeft w:val="640"/>
          <w:marRight w:val="0"/>
          <w:marTop w:val="0"/>
          <w:marBottom w:val="0"/>
          <w:divBdr>
            <w:top w:val="none" w:sz="0" w:space="0" w:color="auto"/>
            <w:left w:val="none" w:sz="0" w:space="0" w:color="auto"/>
            <w:bottom w:val="none" w:sz="0" w:space="0" w:color="auto"/>
            <w:right w:val="none" w:sz="0" w:space="0" w:color="auto"/>
          </w:divBdr>
        </w:div>
        <w:div w:id="627471996">
          <w:marLeft w:val="640"/>
          <w:marRight w:val="0"/>
          <w:marTop w:val="0"/>
          <w:marBottom w:val="0"/>
          <w:divBdr>
            <w:top w:val="none" w:sz="0" w:space="0" w:color="auto"/>
            <w:left w:val="none" w:sz="0" w:space="0" w:color="auto"/>
            <w:bottom w:val="none" w:sz="0" w:space="0" w:color="auto"/>
            <w:right w:val="none" w:sz="0" w:space="0" w:color="auto"/>
          </w:divBdr>
        </w:div>
        <w:div w:id="773131147">
          <w:marLeft w:val="640"/>
          <w:marRight w:val="0"/>
          <w:marTop w:val="0"/>
          <w:marBottom w:val="0"/>
          <w:divBdr>
            <w:top w:val="none" w:sz="0" w:space="0" w:color="auto"/>
            <w:left w:val="none" w:sz="0" w:space="0" w:color="auto"/>
            <w:bottom w:val="none" w:sz="0" w:space="0" w:color="auto"/>
            <w:right w:val="none" w:sz="0" w:space="0" w:color="auto"/>
          </w:divBdr>
        </w:div>
        <w:div w:id="1758205189">
          <w:marLeft w:val="640"/>
          <w:marRight w:val="0"/>
          <w:marTop w:val="0"/>
          <w:marBottom w:val="0"/>
          <w:divBdr>
            <w:top w:val="none" w:sz="0" w:space="0" w:color="auto"/>
            <w:left w:val="none" w:sz="0" w:space="0" w:color="auto"/>
            <w:bottom w:val="none" w:sz="0" w:space="0" w:color="auto"/>
            <w:right w:val="none" w:sz="0" w:space="0" w:color="auto"/>
          </w:divBdr>
        </w:div>
        <w:div w:id="2058509014">
          <w:marLeft w:val="640"/>
          <w:marRight w:val="0"/>
          <w:marTop w:val="0"/>
          <w:marBottom w:val="0"/>
          <w:divBdr>
            <w:top w:val="none" w:sz="0" w:space="0" w:color="auto"/>
            <w:left w:val="none" w:sz="0" w:space="0" w:color="auto"/>
            <w:bottom w:val="none" w:sz="0" w:space="0" w:color="auto"/>
            <w:right w:val="none" w:sz="0" w:space="0" w:color="auto"/>
          </w:divBdr>
        </w:div>
        <w:div w:id="1819833936">
          <w:marLeft w:val="640"/>
          <w:marRight w:val="0"/>
          <w:marTop w:val="0"/>
          <w:marBottom w:val="0"/>
          <w:divBdr>
            <w:top w:val="none" w:sz="0" w:space="0" w:color="auto"/>
            <w:left w:val="none" w:sz="0" w:space="0" w:color="auto"/>
            <w:bottom w:val="none" w:sz="0" w:space="0" w:color="auto"/>
            <w:right w:val="none" w:sz="0" w:space="0" w:color="auto"/>
          </w:divBdr>
        </w:div>
        <w:div w:id="348021625">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55557051">
      <w:bodyDiv w:val="1"/>
      <w:marLeft w:val="0"/>
      <w:marRight w:val="0"/>
      <w:marTop w:val="0"/>
      <w:marBottom w:val="0"/>
      <w:divBdr>
        <w:top w:val="none" w:sz="0" w:space="0" w:color="auto"/>
        <w:left w:val="none" w:sz="0" w:space="0" w:color="auto"/>
        <w:bottom w:val="none" w:sz="0" w:space="0" w:color="auto"/>
        <w:right w:val="none" w:sz="0" w:space="0" w:color="auto"/>
      </w:divBdr>
      <w:divsChild>
        <w:div w:id="1791783572">
          <w:marLeft w:val="640"/>
          <w:marRight w:val="0"/>
          <w:marTop w:val="0"/>
          <w:marBottom w:val="0"/>
          <w:divBdr>
            <w:top w:val="none" w:sz="0" w:space="0" w:color="auto"/>
            <w:left w:val="none" w:sz="0" w:space="0" w:color="auto"/>
            <w:bottom w:val="none" w:sz="0" w:space="0" w:color="auto"/>
            <w:right w:val="none" w:sz="0" w:space="0" w:color="auto"/>
          </w:divBdr>
        </w:div>
        <w:div w:id="936788489">
          <w:marLeft w:val="640"/>
          <w:marRight w:val="0"/>
          <w:marTop w:val="0"/>
          <w:marBottom w:val="0"/>
          <w:divBdr>
            <w:top w:val="none" w:sz="0" w:space="0" w:color="auto"/>
            <w:left w:val="none" w:sz="0" w:space="0" w:color="auto"/>
            <w:bottom w:val="none" w:sz="0" w:space="0" w:color="auto"/>
            <w:right w:val="none" w:sz="0" w:space="0" w:color="auto"/>
          </w:divBdr>
        </w:div>
        <w:div w:id="2030058497">
          <w:marLeft w:val="640"/>
          <w:marRight w:val="0"/>
          <w:marTop w:val="0"/>
          <w:marBottom w:val="0"/>
          <w:divBdr>
            <w:top w:val="none" w:sz="0" w:space="0" w:color="auto"/>
            <w:left w:val="none" w:sz="0" w:space="0" w:color="auto"/>
            <w:bottom w:val="none" w:sz="0" w:space="0" w:color="auto"/>
            <w:right w:val="none" w:sz="0" w:space="0" w:color="auto"/>
          </w:divBdr>
        </w:div>
        <w:div w:id="2140295773">
          <w:marLeft w:val="640"/>
          <w:marRight w:val="0"/>
          <w:marTop w:val="0"/>
          <w:marBottom w:val="0"/>
          <w:divBdr>
            <w:top w:val="none" w:sz="0" w:space="0" w:color="auto"/>
            <w:left w:val="none" w:sz="0" w:space="0" w:color="auto"/>
            <w:bottom w:val="none" w:sz="0" w:space="0" w:color="auto"/>
            <w:right w:val="none" w:sz="0" w:space="0" w:color="auto"/>
          </w:divBdr>
        </w:div>
        <w:div w:id="1251769291">
          <w:marLeft w:val="640"/>
          <w:marRight w:val="0"/>
          <w:marTop w:val="0"/>
          <w:marBottom w:val="0"/>
          <w:divBdr>
            <w:top w:val="none" w:sz="0" w:space="0" w:color="auto"/>
            <w:left w:val="none" w:sz="0" w:space="0" w:color="auto"/>
            <w:bottom w:val="none" w:sz="0" w:space="0" w:color="auto"/>
            <w:right w:val="none" w:sz="0" w:space="0" w:color="auto"/>
          </w:divBdr>
        </w:div>
        <w:div w:id="1491824307">
          <w:marLeft w:val="640"/>
          <w:marRight w:val="0"/>
          <w:marTop w:val="0"/>
          <w:marBottom w:val="0"/>
          <w:divBdr>
            <w:top w:val="none" w:sz="0" w:space="0" w:color="auto"/>
            <w:left w:val="none" w:sz="0" w:space="0" w:color="auto"/>
            <w:bottom w:val="none" w:sz="0" w:space="0" w:color="auto"/>
            <w:right w:val="none" w:sz="0" w:space="0" w:color="auto"/>
          </w:divBdr>
        </w:div>
        <w:div w:id="1876649606">
          <w:marLeft w:val="640"/>
          <w:marRight w:val="0"/>
          <w:marTop w:val="0"/>
          <w:marBottom w:val="0"/>
          <w:divBdr>
            <w:top w:val="none" w:sz="0" w:space="0" w:color="auto"/>
            <w:left w:val="none" w:sz="0" w:space="0" w:color="auto"/>
            <w:bottom w:val="none" w:sz="0" w:space="0" w:color="auto"/>
            <w:right w:val="none" w:sz="0" w:space="0" w:color="auto"/>
          </w:divBdr>
        </w:div>
        <w:div w:id="946346887">
          <w:marLeft w:val="640"/>
          <w:marRight w:val="0"/>
          <w:marTop w:val="0"/>
          <w:marBottom w:val="0"/>
          <w:divBdr>
            <w:top w:val="none" w:sz="0" w:space="0" w:color="auto"/>
            <w:left w:val="none" w:sz="0" w:space="0" w:color="auto"/>
            <w:bottom w:val="none" w:sz="0" w:space="0" w:color="auto"/>
            <w:right w:val="none" w:sz="0" w:space="0" w:color="auto"/>
          </w:divBdr>
        </w:div>
        <w:div w:id="495802127">
          <w:marLeft w:val="640"/>
          <w:marRight w:val="0"/>
          <w:marTop w:val="0"/>
          <w:marBottom w:val="0"/>
          <w:divBdr>
            <w:top w:val="none" w:sz="0" w:space="0" w:color="auto"/>
            <w:left w:val="none" w:sz="0" w:space="0" w:color="auto"/>
            <w:bottom w:val="none" w:sz="0" w:space="0" w:color="auto"/>
            <w:right w:val="none" w:sz="0" w:space="0" w:color="auto"/>
          </w:divBdr>
        </w:div>
        <w:div w:id="1945335439">
          <w:marLeft w:val="640"/>
          <w:marRight w:val="0"/>
          <w:marTop w:val="0"/>
          <w:marBottom w:val="0"/>
          <w:divBdr>
            <w:top w:val="none" w:sz="0" w:space="0" w:color="auto"/>
            <w:left w:val="none" w:sz="0" w:space="0" w:color="auto"/>
            <w:bottom w:val="none" w:sz="0" w:space="0" w:color="auto"/>
            <w:right w:val="none" w:sz="0" w:space="0" w:color="auto"/>
          </w:divBdr>
        </w:div>
        <w:div w:id="1684865727">
          <w:marLeft w:val="640"/>
          <w:marRight w:val="0"/>
          <w:marTop w:val="0"/>
          <w:marBottom w:val="0"/>
          <w:divBdr>
            <w:top w:val="none" w:sz="0" w:space="0" w:color="auto"/>
            <w:left w:val="none" w:sz="0" w:space="0" w:color="auto"/>
            <w:bottom w:val="none" w:sz="0" w:space="0" w:color="auto"/>
            <w:right w:val="none" w:sz="0" w:space="0" w:color="auto"/>
          </w:divBdr>
        </w:div>
        <w:div w:id="1792741631">
          <w:marLeft w:val="640"/>
          <w:marRight w:val="0"/>
          <w:marTop w:val="0"/>
          <w:marBottom w:val="0"/>
          <w:divBdr>
            <w:top w:val="none" w:sz="0" w:space="0" w:color="auto"/>
            <w:left w:val="none" w:sz="0" w:space="0" w:color="auto"/>
            <w:bottom w:val="none" w:sz="0" w:space="0" w:color="auto"/>
            <w:right w:val="none" w:sz="0" w:space="0" w:color="auto"/>
          </w:divBdr>
        </w:div>
        <w:div w:id="280302987">
          <w:marLeft w:val="640"/>
          <w:marRight w:val="0"/>
          <w:marTop w:val="0"/>
          <w:marBottom w:val="0"/>
          <w:divBdr>
            <w:top w:val="none" w:sz="0" w:space="0" w:color="auto"/>
            <w:left w:val="none" w:sz="0" w:space="0" w:color="auto"/>
            <w:bottom w:val="none" w:sz="0" w:space="0" w:color="auto"/>
            <w:right w:val="none" w:sz="0" w:space="0" w:color="auto"/>
          </w:divBdr>
        </w:div>
        <w:div w:id="297803267">
          <w:marLeft w:val="640"/>
          <w:marRight w:val="0"/>
          <w:marTop w:val="0"/>
          <w:marBottom w:val="0"/>
          <w:divBdr>
            <w:top w:val="none" w:sz="0" w:space="0" w:color="auto"/>
            <w:left w:val="none" w:sz="0" w:space="0" w:color="auto"/>
            <w:bottom w:val="none" w:sz="0" w:space="0" w:color="auto"/>
            <w:right w:val="none" w:sz="0" w:space="0" w:color="auto"/>
          </w:divBdr>
        </w:div>
        <w:div w:id="1965841594">
          <w:marLeft w:val="640"/>
          <w:marRight w:val="0"/>
          <w:marTop w:val="0"/>
          <w:marBottom w:val="0"/>
          <w:divBdr>
            <w:top w:val="none" w:sz="0" w:space="0" w:color="auto"/>
            <w:left w:val="none" w:sz="0" w:space="0" w:color="auto"/>
            <w:bottom w:val="none" w:sz="0" w:space="0" w:color="auto"/>
            <w:right w:val="none" w:sz="0" w:space="0" w:color="auto"/>
          </w:divBdr>
        </w:div>
        <w:div w:id="2120182114">
          <w:marLeft w:val="640"/>
          <w:marRight w:val="0"/>
          <w:marTop w:val="0"/>
          <w:marBottom w:val="0"/>
          <w:divBdr>
            <w:top w:val="none" w:sz="0" w:space="0" w:color="auto"/>
            <w:left w:val="none" w:sz="0" w:space="0" w:color="auto"/>
            <w:bottom w:val="none" w:sz="0" w:space="0" w:color="auto"/>
            <w:right w:val="none" w:sz="0" w:space="0" w:color="auto"/>
          </w:divBdr>
        </w:div>
        <w:div w:id="1969776623">
          <w:marLeft w:val="640"/>
          <w:marRight w:val="0"/>
          <w:marTop w:val="0"/>
          <w:marBottom w:val="0"/>
          <w:divBdr>
            <w:top w:val="none" w:sz="0" w:space="0" w:color="auto"/>
            <w:left w:val="none" w:sz="0" w:space="0" w:color="auto"/>
            <w:bottom w:val="none" w:sz="0" w:space="0" w:color="auto"/>
            <w:right w:val="none" w:sz="0" w:space="0" w:color="auto"/>
          </w:divBdr>
        </w:div>
        <w:div w:id="1642613409">
          <w:marLeft w:val="640"/>
          <w:marRight w:val="0"/>
          <w:marTop w:val="0"/>
          <w:marBottom w:val="0"/>
          <w:divBdr>
            <w:top w:val="none" w:sz="0" w:space="0" w:color="auto"/>
            <w:left w:val="none" w:sz="0" w:space="0" w:color="auto"/>
            <w:bottom w:val="none" w:sz="0" w:space="0" w:color="auto"/>
            <w:right w:val="none" w:sz="0" w:space="0" w:color="auto"/>
          </w:divBdr>
        </w:div>
        <w:div w:id="700907525">
          <w:marLeft w:val="640"/>
          <w:marRight w:val="0"/>
          <w:marTop w:val="0"/>
          <w:marBottom w:val="0"/>
          <w:divBdr>
            <w:top w:val="none" w:sz="0" w:space="0" w:color="auto"/>
            <w:left w:val="none" w:sz="0" w:space="0" w:color="auto"/>
            <w:bottom w:val="none" w:sz="0" w:space="0" w:color="auto"/>
            <w:right w:val="none" w:sz="0" w:space="0" w:color="auto"/>
          </w:divBdr>
        </w:div>
        <w:div w:id="1372923517">
          <w:marLeft w:val="640"/>
          <w:marRight w:val="0"/>
          <w:marTop w:val="0"/>
          <w:marBottom w:val="0"/>
          <w:divBdr>
            <w:top w:val="none" w:sz="0" w:space="0" w:color="auto"/>
            <w:left w:val="none" w:sz="0" w:space="0" w:color="auto"/>
            <w:bottom w:val="none" w:sz="0" w:space="0" w:color="auto"/>
            <w:right w:val="none" w:sz="0" w:space="0" w:color="auto"/>
          </w:divBdr>
        </w:div>
        <w:div w:id="639270350">
          <w:marLeft w:val="640"/>
          <w:marRight w:val="0"/>
          <w:marTop w:val="0"/>
          <w:marBottom w:val="0"/>
          <w:divBdr>
            <w:top w:val="none" w:sz="0" w:space="0" w:color="auto"/>
            <w:left w:val="none" w:sz="0" w:space="0" w:color="auto"/>
            <w:bottom w:val="none" w:sz="0" w:space="0" w:color="auto"/>
            <w:right w:val="none" w:sz="0" w:space="0" w:color="auto"/>
          </w:divBdr>
        </w:div>
        <w:div w:id="2103910201">
          <w:marLeft w:val="640"/>
          <w:marRight w:val="0"/>
          <w:marTop w:val="0"/>
          <w:marBottom w:val="0"/>
          <w:divBdr>
            <w:top w:val="none" w:sz="0" w:space="0" w:color="auto"/>
            <w:left w:val="none" w:sz="0" w:space="0" w:color="auto"/>
            <w:bottom w:val="none" w:sz="0" w:space="0" w:color="auto"/>
            <w:right w:val="none" w:sz="0" w:space="0" w:color="auto"/>
          </w:divBdr>
        </w:div>
        <w:div w:id="1412039645">
          <w:marLeft w:val="640"/>
          <w:marRight w:val="0"/>
          <w:marTop w:val="0"/>
          <w:marBottom w:val="0"/>
          <w:divBdr>
            <w:top w:val="none" w:sz="0" w:space="0" w:color="auto"/>
            <w:left w:val="none" w:sz="0" w:space="0" w:color="auto"/>
            <w:bottom w:val="none" w:sz="0" w:space="0" w:color="auto"/>
            <w:right w:val="none" w:sz="0" w:space="0" w:color="auto"/>
          </w:divBdr>
        </w:div>
        <w:div w:id="968365192">
          <w:marLeft w:val="640"/>
          <w:marRight w:val="0"/>
          <w:marTop w:val="0"/>
          <w:marBottom w:val="0"/>
          <w:divBdr>
            <w:top w:val="none" w:sz="0" w:space="0" w:color="auto"/>
            <w:left w:val="none" w:sz="0" w:space="0" w:color="auto"/>
            <w:bottom w:val="none" w:sz="0" w:space="0" w:color="auto"/>
            <w:right w:val="none" w:sz="0" w:space="0" w:color="auto"/>
          </w:divBdr>
        </w:div>
        <w:div w:id="1173106916">
          <w:marLeft w:val="640"/>
          <w:marRight w:val="0"/>
          <w:marTop w:val="0"/>
          <w:marBottom w:val="0"/>
          <w:divBdr>
            <w:top w:val="none" w:sz="0" w:space="0" w:color="auto"/>
            <w:left w:val="none" w:sz="0" w:space="0" w:color="auto"/>
            <w:bottom w:val="none" w:sz="0" w:space="0" w:color="auto"/>
            <w:right w:val="none" w:sz="0" w:space="0" w:color="auto"/>
          </w:divBdr>
        </w:div>
        <w:div w:id="1023630502">
          <w:marLeft w:val="640"/>
          <w:marRight w:val="0"/>
          <w:marTop w:val="0"/>
          <w:marBottom w:val="0"/>
          <w:divBdr>
            <w:top w:val="none" w:sz="0" w:space="0" w:color="auto"/>
            <w:left w:val="none" w:sz="0" w:space="0" w:color="auto"/>
            <w:bottom w:val="none" w:sz="0" w:space="0" w:color="auto"/>
            <w:right w:val="none" w:sz="0" w:space="0" w:color="auto"/>
          </w:divBdr>
        </w:div>
        <w:div w:id="1739085871">
          <w:marLeft w:val="640"/>
          <w:marRight w:val="0"/>
          <w:marTop w:val="0"/>
          <w:marBottom w:val="0"/>
          <w:divBdr>
            <w:top w:val="none" w:sz="0" w:space="0" w:color="auto"/>
            <w:left w:val="none" w:sz="0" w:space="0" w:color="auto"/>
            <w:bottom w:val="none" w:sz="0" w:space="0" w:color="auto"/>
            <w:right w:val="none" w:sz="0" w:space="0" w:color="auto"/>
          </w:divBdr>
        </w:div>
        <w:div w:id="854155655">
          <w:marLeft w:val="640"/>
          <w:marRight w:val="0"/>
          <w:marTop w:val="0"/>
          <w:marBottom w:val="0"/>
          <w:divBdr>
            <w:top w:val="none" w:sz="0" w:space="0" w:color="auto"/>
            <w:left w:val="none" w:sz="0" w:space="0" w:color="auto"/>
            <w:bottom w:val="none" w:sz="0" w:space="0" w:color="auto"/>
            <w:right w:val="none" w:sz="0" w:space="0" w:color="auto"/>
          </w:divBdr>
        </w:div>
        <w:div w:id="706297813">
          <w:marLeft w:val="640"/>
          <w:marRight w:val="0"/>
          <w:marTop w:val="0"/>
          <w:marBottom w:val="0"/>
          <w:divBdr>
            <w:top w:val="none" w:sz="0" w:space="0" w:color="auto"/>
            <w:left w:val="none" w:sz="0" w:space="0" w:color="auto"/>
            <w:bottom w:val="none" w:sz="0" w:space="0" w:color="auto"/>
            <w:right w:val="none" w:sz="0" w:space="0" w:color="auto"/>
          </w:divBdr>
        </w:div>
        <w:div w:id="1524437642">
          <w:marLeft w:val="640"/>
          <w:marRight w:val="0"/>
          <w:marTop w:val="0"/>
          <w:marBottom w:val="0"/>
          <w:divBdr>
            <w:top w:val="none" w:sz="0" w:space="0" w:color="auto"/>
            <w:left w:val="none" w:sz="0" w:space="0" w:color="auto"/>
            <w:bottom w:val="none" w:sz="0" w:space="0" w:color="auto"/>
            <w:right w:val="none" w:sz="0" w:space="0" w:color="auto"/>
          </w:divBdr>
        </w:div>
        <w:div w:id="1289778634">
          <w:marLeft w:val="640"/>
          <w:marRight w:val="0"/>
          <w:marTop w:val="0"/>
          <w:marBottom w:val="0"/>
          <w:divBdr>
            <w:top w:val="none" w:sz="0" w:space="0" w:color="auto"/>
            <w:left w:val="none" w:sz="0" w:space="0" w:color="auto"/>
            <w:bottom w:val="none" w:sz="0" w:space="0" w:color="auto"/>
            <w:right w:val="none" w:sz="0" w:space="0" w:color="auto"/>
          </w:divBdr>
        </w:div>
        <w:div w:id="1991328848">
          <w:marLeft w:val="640"/>
          <w:marRight w:val="0"/>
          <w:marTop w:val="0"/>
          <w:marBottom w:val="0"/>
          <w:divBdr>
            <w:top w:val="none" w:sz="0" w:space="0" w:color="auto"/>
            <w:left w:val="none" w:sz="0" w:space="0" w:color="auto"/>
            <w:bottom w:val="none" w:sz="0" w:space="0" w:color="auto"/>
            <w:right w:val="none" w:sz="0" w:space="0" w:color="auto"/>
          </w:divBdr>
        </w:div>
        <w:div w:id="1208758028">
          <w:marLeft w:val="640"/>
          <w:marRight w:val="0"/>
          <w:marTop w:val="0"/>
          <w:marBottom w:val="0"/>
          <w:divBdr>
            <w:top w:val="none" w:sz="0" w:space="0" w:color="auto"/>
            <w:left w:val="none" w:sz="0" w:space="0" w:color="auto"/>
            <w:bottom w:val="none" w:sz="0" w:space="0" w:color="auto"/>
            <w:right w:val="none" w:sz="0" w:space="0" w:color="auto"/>
          </w:divBdr>
        </w:div>
        <w:div w:id="35351701">
          <w:marLeft w:val="640"/>
          <w:marRight w:val="0"/>
          <w:marTop w:val="0"/>
          <w:marBottom w:val="0"/>
          <w:divBdr>
            <w:top w:val="none" w:sz="0" w:space="0" w:color="auto"/>
            <w:left w:val="none" w:sz="0" w:space="0" w:color="auto"/>
            <w:bottom w:val="none" w:sz="0" w:space="0" w:color="auto"/>
            <w:right w:val="none" w:sz="0" w:space="0" w:color="auto"/>
          </w:divBdr>
        </w:div>
        <w:div w:id="643777033">
          <w:marLeft w:val="640"/>
          <w:marRight w:val="0"/>
          <w:marTop w:val="0"/>
          <w:marBottom w:val="0"/>
          <w:divBdr>
            <w:top w:val="none" w:sz="0" w:space="0" w:color="auto"/>
            <w:left w:val="none" w:sz="0" w:space="0" w:color="auto"/>
            <w:bottom w:val="none" w:sz="0" w:space="0" w:color="auto"/>
            <w:right w:val="none" w:sz="0" w:space="0" w:color="auto"/>
          </w:divBdr>
        </w:div>
        <w:div w:id="1768455747">
          <w:marLeft w:val="640"/>
          <w:marRight w:val="0"/>
          <w:marTop w:val="0"/>
          <w:marBottom w:val="0"/>
          <w:divBdr>
            <w:top w:val="none" w:sz="0" w:space="0" w:color="auto"/>
            <w:left w:val="none" w:sz="0" w:space="0" w:color="auto"/>
            <w:bottom w:val="none" w:sz="0" w:space="0" w:color="auto"/>
            <w:right w:val="none" w:sz="0" w:space="0" w:color="auto"/>
          </w:divBdr>
        </w:div>
        <w:div w:id="118256891">
          <w:marLeft w:val="640"/>
          <w:marRight w:val="0"/>
          <w:marTop w:val="0"/>
          <w:marBottom w:val="0"/>
          <w:divBdr>
            <w:top w:val="none" w:sz="0" w:space="0" w:color="auto"/>
            <w:left w:val="none" w:sz="0" w:space="0" w:color="auto"/>
            <w:bottom w:val="none" w:sz="0" w:space="0" w:color="auto"/>
            <w:right w:val="none" w:sz="0" w:space="0" w:color="auto"/>
          </w:divBdr>
        </w:div>
        <w:div w:id="2078546589">
          <w:marLeft w:val="640"/>
          <w:marRight w:val="0"/>
          <w:marTop w:val="0"/>
          <w:marBottom w:val="0"/>
          <w:divBdr>
            <w:top w:val="none" w:sz="0" w:space="0" w:color="auto"/>
            <w:left w:val="none" w:sz="0" w:space="0" w:color="auto"/>
            <w:bottom w:val="none" w:sz="0" w:space="0" w:color="auto"/>
            <w:right w:val="none" w:sz="0" w:space="0" w:color="auto"/>
          </w:divBdr>
        </w:div>
        <w:div w:id="63334116">
          <w:marLeft w:val="640"/>
          <w:marRight w:val="0"/>
          <w:marTop w:val="0"/>
          <w:marBottom w:val="0"/>
          <w:divBdr>
            <w:top w:val="none" w:sz="0" w:space="0" w:color="auto"/>
            <w:left w:val="none" w:sz="0" w:space="0" w:color="auto"/>
            <w:bottom w:val="none" w:sz="0" w:space="0" w:color="auto"/>
            <w:right w:val="none" w:sz="0" w:space="0" w:color="auto"/>
          </w:divBdr>
        </w:div>
        <w:div w:id="1708674651">
          <w:marLeft w:val="640"/>
          <w:marRight w:val="0"/>
          <w:marTop w:val="0"/>
          <w:marBottom w:val="0"/>
          <w:divBdr>
            <w:top w:val="none" w:sz="0" w:space="0" w:color="auto"/>
            <w:left w:val="none" w:sz="0" w:space="0" w:color="auto"/>
            <w:bottom w:val="none" w:sz="0" w:space="0" w:color="auto"/>
            <w:right w:val="none" w:sz="0" w:space="0" w:color="auto"/>
          </w:divBdr>
        </w:div>
        <w:div w:id="593588026">
          <w:marLeft w:val="640"/>
          <w:marRight w:val="0"/>
          <w:marTop w:val="0"/>
          <w:marBottom w:val="0"/>
          <w:divBdr>
            <w:top w:val="none" w:sz="0" w:space="0" w:color="auto"/>
            <w:left w:val="none" w:sz="0" w:space="0" w:color="auto"/>
            <w:bottom w:val="none" w:sz="0" w:space="0" w:color="auto"/>
            <w:right w:val="none" w:sz="0" w:space="0" w:color="auto"/>
          </w:divBdr>
        </w:div>
        <w:div w:id="1037008402">
          <w:marLeft w:val="640"/>
          <w:marRight w:val="0"/>
          <w:marTop w:val="0"/>
          <w:marBottom w:val="0"/>
          <w:divBdr>
            <w:top w:val="none" w:sz="0" w:space="0" w:color="auto"/>
            <w:left w:val="none" w:sz="0" w:space="0" w:color="auto"/>
            <w:bottom w:val="none" w:sz="0" w:space="0" w:color="auto"/>
            <w:right w:val="none" w:sz="0" w:space="0" w:color="auto"/>
          </w:divBdr>
        </w:div>
        <w:div w:id="693848193">
          <w:marLeft w:val="640"/>
          <w:marRight w:val="0"/>
          <w:marTop w:val="0"/>
          <w:marBottom w:val="0"/>
          <w:divBdr>
            <w:top w:val="none" w:sz="0" w:space="0" w:color="auto"/>
            <w:left w:val="none" w:sz="0" w:space="0" w:color="auto"/>
            <w:bottom w:val="none" w:sz="0" w:space="0" w:color="auto"/>
            <w:right w:val="none" w:sz="0" w:space="0" w:color="auto"/>
          </w:divBdr>
        </w:div>
        <w:div w:id="761295245">
          <w:marLeft w:val="640"/>
          <w:marRight w:val="0"/>
          <w:marTop w:val="0"/>
          <w:marBottom w:val="0"/>
          <w:divBdr>
            <w:top w:val="none" w:sz="0" w:space="0" w:color="auto"/>
            <w:left w:val="none" w:sz="0" w:space="0" w:color="auto"/>
            <w:bottom w:val="none" w:sz="0" w:space="0" w:color="auto"/>
            <w:right w:val="none" w:sz="0" w:space="0" w:color="auto"/>
          </w:divBdr>
        </w:div>
        <w:div w:id="1500657013">
          <w:marLeft w:val="640"/>
          <w:marRight w:val="0"/>
          <w:marTop w:val="0"/>
          <w:marBottom w:val="0"/>
          <w:divBdr>
            <w:top w:val="none" w:sz="0" w:space="0" w:color="auto"/>
            <w:left w:val="none" w:sz="0" w:space="0" w:color="auto"/>
            <w:bottom w:val="none" w:sz="0" w:space="0" w:color="auto"/>
            <w:right w:val="none" w:sz="0" w:space="0" w:color="auto"/>
          </w:divBdr>
        </w:div>
        <w:div w:id="1820878220">
          <w:marLeft w:val="640"/>
          <w:marRight w:val="0"/>
          <w:marTop w:val="0"/>
          <w:marBottom w:val="0"/>
          <w:divBdr>
            <w:top w:val="none" w:sz="0" w:space="0" w:color="auto"/>
            <w:left w:val="none" w:sz="0" w:space="0" w:color="auto"/>
            <w:bottom w:val="none" w:sz="0" w:space="0" w:color="auto"/>
            <w:right w:val="none" w:sz="0" w:space="0" w:color="auto"/>
          </w:divBdr>
        </w:div>
        <w:div w:id="1335573128">
          <w:marLeft w:val="640"/>
          <w:marRight w:val="0"/>
          <w:marTop w:val="0"/>
          <w:marBottom w:val="0"/>
          <w:divBdr>
            <w:top w:val="none" w:sz="0" w:space="0" w:color="auto"/>
            <w:left w:val="none" w:sz="0" w:space="0" w:color="auto"/>
            <w:bottom w:val="none" w:sz="0" w:space="0" w:color="auto"/>
            <w:right w:val="none" w:sz="0" w:space="0" w:color="auto"/>
          </w:divBdr>
        </w:div>
        <w:div w:id="268314455">
          <w:marLeft w:val="640"/>
          <w:marRight w:val="0"/>
          <w:marTop w:val="0"/>
          <w:marBottom w:val="0"/>
          <w:divBdr>
            <w:top w:val="none" w:sz="0" w:space="0" w:color="auto"/>
            <w:left w:val="none" w:sz="0" w:space="0" w:color="auto"/>
            <w:bottom w:val="none" w:sz="0" w:space="0" w:color="auto"/>
            <w:right w:val="none" w:sz="0" w:space="0" w:color="auto"/>
          </w:divBdr>
        </w:div>
        <w:div w:id="944505951">
          <w:marLeft w:val="640"/>
          <w:marRight w:val="0"/>
          <w:marTop w:val="0"/>
          <w:marBottom w:val="0"/>
          <w:divBdr>
            <w:top w:val="none" w:sz="0" w:space="0" w:color="auto"/>
            <w:left w:val="none" w:sz="0" w:space="0" w:color="auto"/>
            <w:bottom w:val="none" w:sz="0" w:space="0" w:color="auto"/>
            <w:right w:val="none" w:sz="0" w:space="0" w:color="auto"/>
          </w:divBdr>
        </w:div>
        <w:div w:id="790367522">
          <w:marLeft w:val="640"/>
          <w:marRight w:val="0"/>
          <w:marTop w:val="0"/>
          <w:marBottom w:val="0"/>
          <w:divBdr>
            <w:top w:val="none" w:sz="0" w:space="0" w:color="auto"/>
            <w:left w:val="none" w:sz="0" w:space="0" w:color="auto"/>
            <w:bottom w:val="none" w:sz="0" w:space="0" w:color="auto"/>
            <w:right w:val="none" w:sz="0" w:space="0" w:color="auto"/>
          </w:divBdr>
        </w:div>
        <w:div w:id="1652783546">
          <w:marLeft w:val="640"/>
          <w:marRight w:val="0"/>
          <w:marTop w:val="0"/>
          <w:marBottom w:val="0"/>
          <w:divBdr>
            <w:top w:val="none" w:sz="0" w:space="0" w:color="auto"/>
            <w:left w:val="none" w:sz="0" w:space="0" w:color="auto"/>
            <w:bottom w:val="none" w:sz="0" w:space="0" w:color="auto"/>
            <w:right w:val="none" w:sz="0" w:space="0" w:color="auto"/>
          </w:divBdr>
        </w:div>
        <w:div w:id="1875533122">
          <w:marLeft w:val="640"/>
          <w:marRight w:val="0"/>
          <w:marTop w:val="0"/>
          <w:marBottom w:val="0"/>
          <w:divBdr>
            <w:top w:val="none" w:sz="0" w:space="0" w:color="auto"/>
            <w:left w:val="none" w:sz="0" w:space="0" w:color="auto"/>
            <w:bottom w:val="none" w:sz="0" w:space="0" w:color="auto"/>
            <w:right w:val="none" w:sz="0" w:space="0" w:color="auto"/>
          </w:divBdr>
        </w:div>
        <w:div w:id="1217163775">
          <w:marLeft w:val="640"/>
          <w:marRight w:val="0"/>
          <w:marTop w:val="0"/>
          <w:marBottom w:val="0"/>
          <w:divBdr>
            <w:top w:val="none" w:sz="0" w:space="0" w:color="auto"/>
            <w:left w:val="none" w:sz="0" w:space="0" w:color="auto"/>
            <w:bottom w:val="none" w:sz="0" w:space="0" w:color="auto"/>
            <w:right w:val="none" w:sz="0" w:space="0" w:color="auto"/>
          </w:divBdr>
        </w:div>
        <w:div w:id="1725056460">
          <w:marLeft w:val="640"/>
          <w:marRight w:val="0"/>
          <w:marTop w:val="0"/>
          <w:marBottom w:val="0"/>
          <w:divBdr>
            <w:top w:val="none" w:sz="0" w:space="0" w:color="auto"/>
            <w:left w:val="none" w:sz="0" w:space="0" w:color="auto"/>
            <w:bottom w:val="none" w:sz="0" w:space="0" w:color="auto"/>
            <w:right w:val="none" w:sz="0" w:space="0" w:color="auto"/>
          </w:divBdr>
        </w:div>
        <w:div w:id="850222744">
          <w:marLeft w:val="640"/>
          <w:marRight w:val="0"/>
          <w:marTop w:val="0"/>
          <w:marBottom w:val="0"/>
          <w:divBdr>
            <w:top w:val="none" w:sz="0" w:space="0" w:color="auto"/>
            <w:left w:val="none" w:sz="0" w:space="0" w:color="auto"/>
            <w:bottom w:val="none" w:sz="0" w:space="0" w:color="auto"/>
            <w:right w:val="none" w:sz="0" w:space="0" w:color="auto"/>
          </w:divBdr>
        </w:div>
        <w:div w:id="398211212">
          <w:marLeft w:val="640"/>
          <w:marRight w:val="0"/>
          <w:marTop w:val="0"/>
          <w:marBottom w:val="0"/>
          <w:divBdr>
            <w:top w:val="none" w:sz="0" w:space="0" w:color="auto"/>
            <w:left w:val="none" w:sz="0" w:space="0" w:color="auto"/>
            <w:bottom w:val="none" w:sz="0" w:space="0" w:color="auto"/>
            <w:right w:val="none" w:sz="0" w:space="0" w:color="auto"/>
          </w:divBdr>
        </w:div>
        <w:div w:id="1537423362">
          <w:marLeft w:val="640"/>
          <w:marRight w:val="0"/>
          <w:marTop w:val="0"/>
          <w:marBottom w:val="0"/>
          <w:divBdr>
            <w:top w:val="none" w:sz="0" w:space="0" w:color="auto"/>
            <w:left w:val="none" w:sz="0" w:space="0" w:color="auto"/>
            <w:bottom w:val="none" w:sz="0" w:space="0" w:color="auto"/>
            <w:right w:val="none" w:sz="0" w:space="0" w:color="auto"/>
          </w:divBdr>
        </w:div>
        <w:div w:id="1212110837">
          <w:marLeft w:val="640"/>
          <w:marRight w:val="0"/>
          <w:marTop w:val="0"/>
          <w:marBottom w:val="0"/>
          <w:divBdr>
            <w:top w:val="none" w:sz="0" w:space="0" w:color="auto"/>
            <w:left w:val="none" w:sz="0" w:space="0" w:color="auto"/>
            <w:bottom w:val="none" w:sz="0" w:space="0" w:color="auto"/>
            <w:right w:val="none" w:sz="0" w:space="0" w:color="auto"/>
          </w:divBdr>
        </w:div>
        <w:div w:id="106512107">
          <w:marLeft w:val="640"/>
          <w:marRight w:val="0"/>
          <w:marTop w:val="0"/>
          <w:marBottom w:val="0"/>
          <w:divBdr>
            <w:top w:val="none" w:sz="0" w:space="0" w:color="auto"/>
            <w:left w:val="none" w:sz="0" w:space="0" w:color="auto"/>
            <w:bottom w:val="none" w:sz="0" w:space="0" w:color="auto"/>
            <w:right w:val="none" w:sz="0" w:space="0" w:color="auto"/>
          </w:divBdr>
        </w:div>
        <w:div w:id="1322126515">
          <w:marLeft w:val="640"/>
          <w:marRight w:val="0"/>
          <w:marTop w:val="0"/>
          <w:marBottom w:val="0"/>
          <w:divBdr>
            <w:top w:val="none" w:sz="0" w:space="0" w:color="auto"/>
            <w:left w:val="none" w:sz="0" w:space="0" w:color="auto"/>
            <w:bottom w:val="none" w:sz="0" w:space="0" w:color="auto"/>
            <w:right w:val="none" w:sz="0" w:space="0" w:color="auto"/>
          </w:divBdr>
        </w:div>
        <w:div w:id="858198325">
          <w:marLeft w:val="640"/>
          <w:marRight w:val="0"/>
          <w:marTop w:val="0"/>
          <w:marBottom w:val="0"/>
          <w:divBdr>
            <w:top w:val="none" w:sz="0" w:space="0" w:color="auto"/>
            <w:left w:val="none" w:sz="0" w:space="0" w:color="auto"/>
            <w:bottom w:val="none" w:sz="0" w:space="0" w:color="auto"/>
            <w:right w:val="none" w:sz="0" w:space="0" w:color="auto"/>
          </w:divBdr>
        </w:div>
        <w:div w:id="523901638">
          <w:marLeft w:val="640"/>
          <w:marRight w:val="0"/>
          <w:marTop w:val="0"/>
          <w:marBottom w:val="0"/>
          <w:divBdr>
            <w:top w:val="none" w:sz="0" w:space="0" w:color="auto"/>
            <w:left w:val="none" w:sz="0" w:space="0" w:color="auto"/>
            <w:bottom w:val="none" w:sz="0" w:space="0" w:color="auto"/>
            <w:right w:val="none" w:sz="0" w:space="0" w:color="auto"/>
          </w:divBdr>
        </w:div>
        <w:div w:id="607392516">
          <w:marLeft w:val="640"/>
          <w:marRight w:val="0"/>
          <w:marTop w:val="0"/>
          <w:marBottom w:val="0"/>
          <w:divBdr>
            <w:top w:val="none" w:sz="0" w:space="0" w:color="auto"/>
            <w:left w:val="none" w:sz="0" w:space="0" w:color="auto"/>
            <w:bottom w:val="none" w:sz="0" w:space="0" w:color="auto"/>
            <w:right w:val="none" w:sz="0" w:space="0" w:color="auto"/>
          </w:divBdr>
        </w:div>
        <w:div w:id="93869855">
          <w:marLeft w:val="640"/>
          <w:marRight w:val="0"/>
          <w:marTop w:val="0"/>
          <w:marBottom w:val="0"/>
          <w:divBdr>
            <w:top w:val="none" w:sz="0" w:space="0" w:color="auto"/>
            <w:left w:val="none" w:sz="0" w:space="0" w:color="auto"/>
            <w:bottom w:val="none" w:sz="0" w:space="0" w:color="auto"/>
            <w:right w:val="none" w:sz="0" w:space="0" w:color="auto"/>
          </w:divBdr>
        </w:div>
        <w:div w:id="1681618803">
          <w:marLeft w:val="640"/>
          <w:marRight w:val="0"/>
          <w:marTop w:val="0"/>
          <w:marBottom w:val="0"/>
          <w:divBdr>
            <w:top w:val="none" w:sz="0" w:space="0" w:color="auto"/>
            <w:left w:val="none" w:sz="0" w:space="0" w:color="auto"/>
            <w:bottom w:val="none" w:sz="0" w:space="0" w:color="auto"/>
            <w:right w:val="none" w:sz="0" w:space="0" w:color="auto"/>
          </w:divBdr>
        </w:div>
        <w:div w:id="838080513">
          <w:marLeft w:val="640"/>
          <w:marRight w:val="0"/>
          <w:marTop w:val="0"/>
          <w:marBottom w:val="0"/>
          <w:divBdr>
            <w:top w:val="none" w:sz="0" w:space="0" w:color="auto"/>
            <w:left w:val="none" w:sz="0" w:space="0" w:color="auto"/>
            <w:bottom w:val="none" w:sz="0" w:space="0" w:color="auto"/>
            <w:right w:val="none" w:sz="0" w:space="0" w:color="auto"/>
          </w:divBdr>
        </w:div>
        <w:div w:id="1550603893">
          <w:marLeft w:val="640"/>
          <w:marRight w:val="0"/>
          <w:marTop w:val="0"/>
          <w:marBottom w:val="0"/>
          <w:divBdr>
            <w:top w:val="none" w:sz="0" w:space="0" w:color="auto"/>
            <w:left w:val="none" w:sz="0" w:space="0" w:color="auto"/>
            <w:bottom w:val="none" w:sz="0" w:space="0" w:color="auto"/>
            <w:right w:val="none" w:sz="0" w:space="0" w:color="auto"/>
          </w:divBdr>
        </w:div>
        <w:div w:id="2040546058">
          <w:marLeft w:val="640"/>
          <w:marRight w:val="0"/>
          <w:marTop w:val="0"/>
          <w:marBottom w:val="0"/>
          <w:divBdr>
            <w:top w:val="none" w:sz="0" w:space="0" w:color="auto"/>
            <w:left w:val="none" w:sz="0" w:space="0" w:color="auto"/>
            <w:bottom w:val="none" w:sz="0" w:space="0" w:color="auto"/>
            <w:right w:val="none" w:sz="0" w:space="0" w:color="auto"/>
          </w:divBdr>
        </w:div>
        <w:div w:id="2130126351">
          <w:marLeft w:val="640"/>
          <w:marRight w:val="0"/>
          <w:marTop w:val="0"/>
          <w:marBottom w:val="0"/>
          <w:divBdr>
            <w:top w:val="none" w:sz="0" w:space="0" w:color="auto"/>
            <w:left w:val="none" w:sz="0" w:space="0" w:color="auto"/>
            <w:bottom w:val="none" w:sz="0" w:space="0" w:color="auto"/>
            <w:right w:val="none" w:sz="0" w:space="0" w:color="auto"/>
          </w:divBdr>
        </w:div>
        <w:div w:id="545532154">
          <w:marLeft w:val="640"/>
          <w:marRight w:val="0"/>
          <w:marTop w:val="0"/>
          <w:marBottom w:val="0"/>
          <w:divBdr>
            <w:top w:val="none" w:sz="0" w:space="0" w:color="auto"/>
            <w:left w:val="none" w:sz="0" w:space="0" w:color="auto"/>
            <w:bottom w:val="none" w:sz="0" w:space="0" w:color="auto"/>
            <w:right w:val="none" w:sz="0" w:space="0" w:color="auto"/>
          </w:divBdr>
        </w:div>
        <w:div w:id="330304712">
          <w:marLeft w:val="640"/>
          <w:marRight w:val="0"/>
          <w:marTop w:val="0"/>
          <w:marBottom w:val="0"/>
          <w:divBdr>
            <w:top w:val="none" w:sz="0" w:space="0" w:color="auto"/>
            <w:left w:val="none" w:sz="0" w:space="0" w:color="auto"/>
            <w:bottom w:val="none" w:sz="0" w:space="0" w:color="auto"/>
            <w:right w:val="none" w:sz="0" w:space="0" w:color="auto"/>
          </w:divBdr>
        </w:div>
        <w:div w:id="1673411309">
          <w:marLeft w:val="640"/>
          <w:marRight w:val="0"/>
          <w:marTop w:val="0"/>
          <w:marBottom w:val="0"/>
          <w:divBdr>
            <w:top w:val="none" w:sz="0" w:space="0" w:color="auto"/>
            <w:left w:val="none" w:sz="0" w:space="0" w:color="auto"/>
            <w:bottom w:val="none" w:sz="0" w:space="0" w:color="auto"/>
            <w:right w:val="none" w:sz="0" w:space="0" w:color="auto"/>
          </w:divBdr>
        </w:div>
        <w:div w:id="620961641">
          <w:marLeft w:val="640"/>
          <w:marRight w:val="0"/>
          <w:marTop w:val="0"/>
          <w:marBottom w:val="0"/>
          <w:divBdr>
            <w:top w:val="none" w:sz="0" w:space="0" w:color="auto"/>
            <w:left w:val="none" w:sz="0" w:space="0" w:color="auto"/>
            <w:bottom w:val="none" w:sz="0" w:space="0" w:color="auto"/>
            <w:right w:val="none" w:sz="0" w:space="0" w:color="auto"/>
          </w:divBdr>
        </w:div>
        <w:div w:id="489951658">
          <w:marLeft w:val="640"/>
          <w:marRight w:val="0"/>
          <w:marTop w:val="0"/>
          <w:marBottom w:val="0"/>
          <w:divBdr>
            <w:top w:val="none" w:sz="0" w:space="0" w:color="auto"/>
            <w:left w:val="none" w:sz="0" w:space="0" w:color="auto"/>
            <w:bottom w:val="none" w:sz="0" w:space="0" w:color="auto"/>
            <w:right w:val="none" w:sz="0" w:space="0" w:color="auto"/>
          </w:divBdr>
        </w:div>
        <w:div w:id="1126118975">
          <w:marLeft w:val="640"/>
          <w:marRight w:val="0"/>
          <w:marTop w:val="0"/>
          <w:marBottom w:val="0"/>
          <w:divBdr>
            <w:top w:val="none" w:sz="0" w:space="0" w:color="auto"/>
            <w:left w:val="none" w:sz="0" w:space="0" w:color="auto"/>
            <w:bottom w:val="none" w:sz="0" w:space="0" w:color="auto"/>
            <w:right w:val="none" w:sz="0" w:space="0" w:color="auto"/>
          </w:divBdr>
        </w:div>
        <w:div w:id="727189368">
          <w:marLeft w:val="640"/>
          <w:marRight w:val="0"/>
          <w:marTop w:val="0"/>
          <w:marBottom w:val="0"/>
          <w:divBdr>
            <w:top w:val="none" w:sz="0" w:space="0" w:color="auto"/>
            <w:left w:val="none" w:sz="0" w:space="0" w:color="auto"/>
            <w:bottom w:val="none" w:sz="0" w:space="0" w:color="auto"/>
            <w:right w:val="none" w:sz="0" w:space="0" w:color="auto"/>
          </w:divBdr>
        </w:div>
        <w:div w:id="197397061">
          <w:marLeft w:val="640"/>
          <w:marRight w:val="0"/>
          <w:marTop w:val="0"/>
          <w:marBottom w:val="0"/>
          <w:divBdr>
            <w:top w:val="none" w:sz="0" w:space="0" w:color="auto"/>
            <w:left w:val="none" w:sz="0" w:space="0" w:color="auto"/>
            <w:bottom w:val="none" w:sz="0" w:space="0" w:color="auto"/>
            <w:right w:val="none" w:sz="0" w:space="0" w:color="auto"/>
          </w:divBdr>
        </w:div>
        <w:div w:id="2096970465">
          <w:marLeft w:val="640"/>
          <w:marRight w:val="0"/>
          <w:marTop w:val="0"/>
          <w:marBottom w:val="0"/>
          <w:divBdr>
            <w:top w:val="none" w:sz="0" w:space="0" w:color="auto"/>
            <w:left w:val="none" w:sz="0" w:space="0" w:color="auto"/>
            <w:bottom w:val="none" w:sz="0" w:space="0" w:color="auto"/>
            <w:right w:val="none" w:sz="0" w:space="0" w:color="auto"/>
          </w:divBdr>
        </w:div>
        <w:div w:id="1913075573">
          <w:marLeft w:val="640"/>
          <w:marRight w:val="0"/>
          <w:marTop w:val="0"/>
          <w:marBottom w:val="0"/>
          <w:divBdr>
            <w:top w:val="none" w:sz="0" w:space="0" w:color="auto"/>
            <w:left w:val="none" w:sz="0" w:space="0" w:color="auto"/>
            <w:bottom w:val="none" w:sz="0" w:space="0" w:color="auto"/>
            <w:right w:val="none" w:sz="0" w:space="0" w:color="auto"/>
          </w:divBdr>
        </w:div>
        <w:div w:id="519855461">
          <w:marLeft w:val="640"/>
          <w:marRight w:val="0"/>
          <w:marTop w:val="0"/>
          <w:marBottom w:val="0"/>
          <w:divBdr>
            <w:top w:val="none" w:sz="0" w:space="0" w:color="auto"/>
            <w:left w:val="none" w:sz="0" w:space="0" w:color="auto"/>
            <w:bottom w:val="none" w:sz="0" w:space="0" w:color="auto"/>
            <w:right w:val="none" w:sz="0" w:space="0" w:color="auto"/>
          </w:divBdr>
        </w:div>
        <w:div w:id="523517146">
          <w:marLeft w:val="640"/>
          <w:marRight w:val="0"/>
          <w:marTop w:val="0"/>
          <w:marBottom w:val="0"/>
          <w:divBdr>
            <w:top w:val="none" w:sz="0" w:space="0" w:color="auto"/>
            <w:left w:val="none" w:sz="0" w:space="0" w:color="auto"/>
            <w:bottom w:val="none" w:sz="0" w:space="0" w:color="auto"/>
            <w:right w:val="none" w:sz="0" w:space="0" w:color="auto"/>
          </w:divBdr>
        </w:div>
        <w:div w:id="489104992">
          <w:marLeft w:val="640"/>
          <w:marRight w:val="0"/>
          <w:marTop w:val="0"/>
          <w:marBottom w:val="0"/>
          <w:divBdr>
            <w:top w:val="none" w:sz="0" w:space="0" w:color="auto"/>
            <w:left w:val="none" w:sz="0" w:space="0" w:color="auto"/>
            <w:bottom w:val="none" w:sz="0" w:space="0" w:color="auto"/>
            <w:right w:val="none" w:sz="0" w:space="0" w:color="auto"/>
          </w:divBdr>
        </w:div>
        <w:div w:id="1426462576">
          <w:marLeft w:val="640"/>
          <w:marRight w:val="0"/>
          <w:marTop w:val="0"/>
          <w:marBottom w:val="0"/>
          <w:divBdr>
            <w:top w:val="none" w:sz="0" w:space="0" w:color="auto"/>
            <w:left w:val="none" w:sz="0" w:space="0" w:color="auto"/>
            <w:bottom w:val="none" w:sz="0" w:space="0" w:color="auto"/>
            <w:right w:val="none" w:sz="0" w:space="0" w:color="auto"/>
          </w:divBdr>
        </w:div>
        <w:div w:id="811799770">
          <w:marLeft w:val="640"/>
          <w:marRight w:val="0"/>
          <w:marTop w:val="0"/>
          <w:marBottom w:val="0"/>
          <w:divBdr>
            <w:top w:val="none" w:sz="0" w:space="0" w:color="auto"/>
            <w:left w:val="none" w:sz="0" w:space="0" w:color="auto"/>
            <w:bottom w:val="none" w:sz="0" w:space="0" w:color="auto"/>
            <w:right w:val="none" w:sz="0" w:space="0" w:color="auto"/>
          </w:divBdr>
        </w:div>
        <w:div w:id="2053915222">
          <w:marLeft w:val="640"/>
          <w:marRight w:val="0"/>
          <w:marTop w:val="0"/>
          <w:marBottom w:val="0"/>
          <w:divBdr>
            <w:top w:val="none" w:sz="0" w:space="0" w:color="auto"/>
            <w:left w:val="none" w:sz="0" w:space="0" w:color="auto"/>
            <w:bottom w:val="none" w:sz="0" w:space="0" w:color="auto"/>
            <w:right w:val="none" w:sz="0" w:space="0" w:color="auto"/>
          </w:divBdr>
        </w:div>
        <w:div w:id="1797991237">
          <w:marLeft w:val="640"/>
          <w:marRight w:val="0"/>
          <w:marTop w:val="0"/>
          <w:marBottom w:val="0"/>
          <w:divBdr>
            <w:top w:val="none" w:sz="0" w:space="0" w:color="auto"/>
            <w:left w:val="none" w:sz="0" w:space="0" w:color="auto"/>
            <w:bottom w:val="none" w:sz="0" w:space="0" w:color="auto"/>
            <w:right w:val="none" w:sz="0" w:space="0" w:color="auto"/>
          </w:divBdr>
        </w:div>
        <w:div w:id="27071106">
          <w:marLeft w:val="640"/>
          <w:marRight w:val="0"/>
          <w:marTop w:val="0"/>
          <w:marBottom w:val="0"/>
          <w:divBdr>
            <w:top w:val="none" w:sz="0" w:space="0" w:color="auto"/>
            <w:left w:val="none" w:sz="0" w:space="0" w:color="auto"/>
            <w:bottom w:val="none" w:sz="0" w:space="0" w:color="auto"/>
            <w:right w:val="none" w:sz="0" w:space="0" w:color="auto"/>
          </w:divBdr>
        </w:div>
        <w:div w:id="35980477">
          <w:marLeft w:val="640"/>
          <w:marRight w:val="0"/>
          <w:marTop w:val="0"/>
          <w:marBottom w:val="0"/>
          <w:divBdr>
            <w:top w:val="none" w:sz="0" w:space="0" w:color="auto"/>
            <w:left w:val="none" w:sz="0" w:space="0" w:color="auto"/>
            <w:bottom w:val="none" w:sz="0" w:space="0" w:color="auto"/>
            <w:right w:val="none" w:sz="0" w:space="0" w:color="auto"/>
          </w:divBdr>
        </w:div>
        <w:div w:id="1063261215">
          <w:marLeft w:val="640"/>
          <w:marRight w:val="0"/>
          <w:marTop w:val="0"/>
          <w:marBottom w:val="0"/>
          <w:divBdr>
            <w:top w:val="none" w:sz="0" w:space="0" w:color="auto"/>
            <w:left w:val="none" w:sz="0" w:space="0" w:color="auto"/>
            <w:bottom w:val="none" w:sz="0" w:space="0" w:color="auto"/>
            <w:right w:val="none" w:sz="0" w:space="0" w:color="auto"/>
          </w:divBdr>
        </w:div>
        <w:div w:id="1872693469">
          <w:marLeft w:val="640"/>
          <w:marRight w:val="0"/>
          <w:marTop w:val="0"/>
          <w:marBottom w:val="0"/>
          <w:divBdr>
            <w:top w:val="none" w:sz="0" w:space="0" w:color="auto"/>
            <w:left w:val="none" w:sz="0" w:space="0" w:color="auto"/>
            <w:bottom w:val="none" w:sz="0" w:space="0" w:color="auto"/>
            <w:right w:val="none" w:sz="0" w:space="0" w:color="auto"/>
          </w:divBdr>
        </w:div>
        <w:div w:id="487479066">
          <w:marLeft w:val="640"/>
          <w:marRight w:val="0"/>
          <w:marTop w:val="0"/>
          <w:marBottom w:val="0"/>
          <w:divBdr>
            <w:top w:val="none" w:sz="0" w:space="0" w:color="auto"/>
            <w:left w:val="none" w:sz="0" w:space="0" w:color="auto"/>
            <w:bottom w:val="none" w:sz="0" w:space="0" w:color="auto"/>
            <w:right w:val="none" w:sz="0" w:space="0" w:color="auto"/>
          </w:divBdr>
        </w:div>
        <w:div w:id="870265220">
          <w:marLeft w:val="640"/>
          <w:marRight w:val="0"/>
          <w:marTop w:val="0"/>
          <w:marBottom w:val="0"/>
          <w:divBdr>
            <w:top w:val="none" w:sz="0" w:space="0" w:color="auto"/>
            <w:left w:val="none" w:sz="0" w:space="0" w:color="auto"/>
            <w:bottom w:val="none" w:sz="0" w:space="0" w:color="auto"/>
            <w:right w:val="none" w:sz="0" w:space="0" w:color="auto"/>
          </w:divBdr>
        </w:div>
        <w:div w:id="813134502">
          <w:marLeft w:val="640"/>
          <w:marRight w:val="0"/>
          <w:marTop w:val="0"/>
          <w:marBottom w:val="0"/>
          <w:divBdr>
            <w:top w:val="none" w:sz="0" w:space="0" w:color="auto"/>
            <w:left w:val="none" w:sz="0" w:space="0" w:color="auto"/>
            <w:bottom w:val="none" w:sz="0" w:space="0" w:color="auto"/>
            <w:right w:val="none" w:sz="0" w:space="0" w:color="auto"/>
          </w:divBdr>
        </w:div>
        <w:div w:id="1777020217">
          <w:marLeft w:val="640"/>
          <w:marRight w:val="0"/>
          <w:marTop w:val="0"/>
          <w:marBottom w:val="0"/>
          <w:divBdr>
            <w:top w:val="none" w:sz="0" w:space="0" w:color="auto"/>
            <w:left w:val="none" w:sz="0" w:space="0" w:color="auto"/>
            <w:bottom w:val="none" w:sz="0" w:space="0" w:color="auto"/>
            <w:right w:val="none" w:sz="0" w:space="0" w:color="auto"/>
          </w:divBdr>
        </w:div>
        <w:div w:id="2113745312">
          <w:marLeft w:val="640"/>
          <w:marRight w:val="0"/>
          <w:marTop w:val="0"/>
          <w:marBottom w:val="0"/>
          <w:divBdr>
            <w:top w:val="none" w:sz="0" w:space="0" w:color="auto"/>
            <w:left w:val="none" w:sz="0" w:space="0" w:color="auto"/>
            <w:bottom w:val="none" w:sz="0" w:space="0" w:color="auto"/>
            <w:right w:val="none" w:sz="0" w:space="0" w:color="auto"/>
          </w:divBdr>
        </w:div>
        <w:div w:id="1302611990">
          <w:marLeft w:val="640"/>
          <w:marRight w:val="0"/>
          <w:marTop w:val="0"/>
          <w:marBottom w:val="0"/>
          <w:divBdr>
            <w:top w:val="none" w:sz="0" w:space="0" w:color="auto"/>
            <w:left w:val="none" w:sz="0" w:space="0" w:color="auto"/>
            <w:bottom w:val="none" w:sz="0" w:space="0" w:color="auto"/>
            <w:right w:val="none" w:sz="0" w:space="0" w:color="auto"/>
          </w:divBdr>
        </w:div>
        <w:div w:id="387463224">
          <w:marLeft w:val="640"/>
          <w:marRight w:val="0"/>
          <w:marTop w:val="0"/>
          <w:marBottom w:val="0"/>
          <w:divBdr>
            <w:top w:val="none" w:sz="0" w:space="0" w:color="auto"/>
            <w:left w:val="none" w:sz="0" w:space="0" w:color="auto"/>
            <w:bottom w:val="none" w:sz="0" w:space="0" w:color="auto"/>
            <w:right w:val="none" w:sz="0" w:space="0" w:color="auto"/>
          </w:divBdr>
        </w:div>
        <w:div w:id="1287084662">
          <w:marLeft w:val="640"/>
          <w:marRight w:val="0"/>
          <w:marTop w:val="0"/>
          <w:marBottom w:val="0"/>
          <w:divBdr>
            <w:top w:val="none" w:sz="0" w:space="0" w:color="auto"/>
            <w:left w:val="none" w:sz="0" w:space="0" w:color="auto"/>
            <w:bottom w:val="none" w:sz="0" w:space="0" w:color="auto"/>
            <w:right w:val="none" w:sz="0" w:space="0" w:color="auto"/>
          </w:divBdr>
        </w:div>
        <w:div w:id="2087143214">
          <w:marLeft w:val="640"/>
          <w:marRight w:val="0"/>
          <w:marTop w:val="0"/>
          <w:marBottom w:val="0"/>
          <w:divBdr>
            <w:top w:val="none" w:sz="0" w:space="0" w:color="auto"/>
            <w:left w:val="none" w:sz="0" w:space="0" w:color="auto"/>
            <w:bottom w:val="none" w:sz="0" w:space="0" w:color="auto"/>
            <w:right w:val="none" w:sz="0" w:space="0" w:color="auto"/>
          </w:divBdr>
        </w:div>
        <w:div w:id="1349411656">
          <w:marLeft w:val="640"/>
          <w:marRight w:val="0"/>
          <w:marTop w:val="0"/>
          <w:marBottom w:val="0"/>
          <w:divBdr>
            <w:top w:val="none" w:sz="0" w:space="0" w:color="auto"/>
            <w:left w:val="none" w:sz="0" w:space="0" w:color="auto"/>
            <w:bottom w:val="none" w:sz="0" w:space="0" w:color="auto"/>
            <w:right w:val="none" w:sz="0" w:space="0" w:color="auto"/>
          </w:divBdr>
        </w:div>
        <w:div w:id="1535387447">
          <w:marLeft w:val="640"/>
          <w:marRight w:val="0"/>
          <w:marTop w:val="0"/>
          <w:marBottom w:val="0"/>
          <w:divBdr>
            <w:top w:val="none" w:sz="0" w:space="0" w:color="auto"/>
            <w:left w:val="none" w:sz="0" w:space="0" w:color="auto"/>
            <w:bottom w:val="none" w:sz="0" w:space="0" w:color="auto"/>
            <w:right w:val="none" w:sz="0" w:space="0" w:color="auto"/>
          </w:divBdr>
        </w:div>
        <w:div w:id="48378971">
          <w:marLeft w:val="640"/>
          <w:marRight w:val="0"/>
          <w:marTop w:val="0"/>
          <w:marBottom w:val="0"/>
          <w:divBdr>
            <w:top w:val="none" w:sz="0" w:space="0" w:color="auto"/>
            <w:left w:val="none" w:sz="0" w:space="0" w:color="auto"/>
            <w:bottom w:val="none" w:sz="0" w:space="0" w:color="auto"/>
            <w:right w:val="none" w:sz="0" w:space="0" w:color="auto"/>
          </w:divBdr>
        </w:div>
        <w:div w:id="573125139">
          <w:marLeft w:val="640"/>
          <w:marRight w:val="0"/>
          <w:marTop w:val="0"/>
          <w:marBottom w:val="0"/>
          <w:divBdr>
            <w:top w:val="none" w:sz="0" w:space="0" w:color="auto"/>
            <w:left w:val="none" w:sz="0" w:space="0" w:color="auto"/>
            <w:bottom w:val="none" w:sz="0" w:space="0" w:color="auto"/>
            <w:right w:val="none" w:sz="0" w:space="0" w:color="auto"/>
          </w:divBdr>
        </w:div>
        <w:div w:id="456988739">
          <w:marLeft w:val="640"/>
          <w:marRight w:val="0"/>
          <w:marTop w:val="0"/>
          <w:marBottom w:val="0"/>
          <w:divBdr>
            <w:top w:val="none" w:sz="0" w:space="0" w:color="auto"/>
            <w:left w:val="none" w:sz="0" w:space="0" w:color="auto"/>
            <w:bottom w:val="none" w:sz="0" w:space="0" w:color="auto"/>
            <w:right w:val="none" w:sz="0" w:space="0" w:color="auto"/>
          </w:divBdr>
        </w:div>
        <w:div w:id="1150026558">
          <w:marLeft w:val="640"/>
          <w:marRight w:val="0"/>
          <w:marTop w:val="0"/>
          <w:marBottom w:val="0"/>
          <w:divBdr>
            <w:top w:val="none" w:sz="0" w:space="0" w:color="auto"/>
            <w:left w:val="none" w:sz="0" w:space="0" w:color="auto"/>
            <w:bottom w:val="none" w:sz="0" w:space="0" w:color="auto"/>
            <w:right w:val="none" w:sz="0" w:space="0" w:color="auto"/>
          </w:divBdr>
        </w:div>
        <w:div w:id="1921788745">
          <w:marLeft w:val="640"/>
          <w:marRight w:val="0"/>
          <w:marTop w:val="0"/>
          <w:marBottom w:val="0"/>
          <w:divBdr>
            <w:top w:val="none" w:sz="0" w:space="0" w:color="auto"/>
            <w:left w:val="none" w:sz="0" w:space="0" w:color="auto"/>
            <w:bottom w:val="none" w:sz="0" w:space="0" w:color="auto"/>
            <w:right w:val="none" w:sz="0" w:space="0" w:color="auto"/>
          </w:divBdr>
        </w:div>
        <w:div w:id="338656667">
          <w:marLeft w:val="640"/>
          <w:marRight w:val="0"/>
          <w:marTop w:val="0"/>
          <w:marBottom w:val="0"/>
          <w:divBdr>
            <w:top w:val="none" w:sz="0" w:space="0" w:color="auto"/>
            <w:left w:val="none" w:sz="0" w:space="0" w:color="auto"/>
            <w:bottom w:val="none" w:sz="0" w:space="0" w:color="auto"/>
            <w:right w:val="none" w:sz="0" w:space="0" w:color="auto"/>
          </w:divBdr>
        </w:div>
        <w:div w:id="1635334176">
          <w:marLeft w:val="640"/>
          <w:marRight w:val="0"/>
          <w:marTop w:val="0"/>
          <w:marBottom w:val="0"/>
          <w:divBdr>
            <w:top w:val="none" w:sz="0" w:space="0" w:color="auto"/>
            <w:left w:val="none" w:sz="0" w:space="0" w:color="auto"/>
            <w:bottom w:val="none" w:sz="0" w:space="0" w:color="auto"/>
            <w:right w:val="none" w:sz="0" w:space="0" w:color="auto"/>
          </w:divBdr>
        </w:div>
        <w:div w:id="1113599578">
          <w:marLeft w:val="640"/>
          <w:marRight w:val="0"/>
          <w:marTop w:val="0"/>
          <w:marBottom w:val="0"/>
          <w:divBdr>
            <w:top w:val="none" w:sz="0" w:space="0" w:color="auto"/>
            <w:left w:val="none" w:sz="0" w:space="0" w:color="auto"/>
            <w:bottom w:val="none" w:sz="0" w:space="0" w:color="auto"/>
            <w:right w:val="none" w:sz="0" w:space="0" w:color="auto"/>
          </w:divBdr>
        </w:div>
        <w:div w:id="1318262396">
          <w:marLeft w:val="640"/>
          <w:marRight w:val="0"/>
          <w:marTop w:val="0"/>
          <w:marBottom w:val="0"/>
          <w:divBdr>
            <w:top w:val="none" w:sz="0" w:space="0" w:color="auto"/>
            <w:left w:val="none" w:sz="0" w:space="0" w:color="auto"/>
            <w:bottom w:val="none" w:sz="0" w:space="0" w:color="auto"/>
            <w:right w:val="none" w:sz="0" w:space="0" w:color="auto"/>
          </w:divBdr>
        </w:div>
        <w:div w:id="436020754">
          <w:marLeft w:val="640"/>
          <w:marRight w:val="0"/>
          <w:marTop w:val="0"/>
          <w:marBottom w:val="0"/>
          <w:divBdr>
            <w:top w:val="none" w:sz="0" w:space="0" w:color="auto"/>
            <w:left w:val="none" w:sz="0" w:space="0" w:color="auto"/>
            <w:bottom w:val="none" w:sz="0" w:space="0" w:color="auto"/>
            <w:right w:val="none" w:sz="0" w:space="0" w:color="auto"/>
          </w:divBdr>
        </w:div>
        <w:div w:id="55512409">
          <w:marLeft w:val="640"/>
          <w:marRight w:val="0"/>
          <w:marTop w:val="0"/>
          <w:marBottom w:val="0"/>
          <w:divBdr>
            <w:top w:val="none" w:sz="0" w:space="0" w:color="auto"/>
            <w:left w:val="none" w:sz="0" w:space="0" w:color="auto"/>
            <w:bottom w:val="none" w:sz="0" w:space="0" w:color="auto"/>
            <w:right w:val="none" w:sz="0" w:space="0" w:color="auto"/>
          </w:divBdr>
        </w:div>
        <w:div w:id="593830409">
          <w:marLeft w:val="640"/>
          <w:marRight w:val="0"/>
          <w:marTop w:val="0"/>
          <w:marBottom w:val="0"/>
          <w:divBdr>
            <w:top w:val="none" w:sz="0" w:space="0" w:color="auto"/>
            <w:left w:val="none" w:sz="0" w:space="0" w:color="auto"/>
            <w:bottom w:val="none" w:sz="0" w:space="0" w:color="auto"/>
            <w:right w:val="none" w:sz="0" w:space="0" w:color="auto"/>
          </w:divBdr>
        </w:div>
        <w:div w:id="1214582658">
          <w:marLeft w:val="640"/>
          <w:marRight w:val="0"/>
          <w:marTop w:val="0"/>
          <w:marBottom w:val="0"/>
          <w:divBdr>
            <w:top w:val="none" w:sz="0" w:space="0" w:color="auto"/>
            <w:left w:val="none" w:sz="0" w:space="0" w:color="auto"/>
            <w:bottom w:val="none" w:sz="0" w:space="0" w:color="auto"/>
            <w:right w:val="none" w:sz="0" w:space="0" w:color="auto"/>
          </w:divBdr>
        </w:div>
        <w:div w:id="1864631765">
          <w:marLeft w:val="640"/>
          <w:marRight w:val="0"/>
          <w:marTop w:val="0"/>
          <w:marBottom w:val="0"/>
          <w:divBdr>
            <w:top w:val="none" w:sz="0" w:space="0" w:color="auto"/>
            <w:left w:val="none" w:sz="0" w:space="0" w:color="auto"/>
            <w:bottom w:val="none" w:sz="0" w:space="0" w:color="auto"/>
            <w:right w:val="none" w:sz="0" w:space="0" w:color="auto"/>
          </w:divBdr>
        </w:div>
        <w:div w:id="1445149036">
          <w:marLeft w:val="640"/>
          <w:marRight w:val="0"/>
          <w:marTop w:val="0"/>
          <w:marBottom w:val="0"/>
          <w:divBdr>
            <w:top w:val="none" w:sz="0" w:space="0" w:color="auto"/>
            <w:left w:val="none" w:sz="0" w:space="0" w:color="auto"/>
            <w:bottom w:val="none" w:sz="0" w:space="0" w:color="auto"/>
            <w:right w:val="none" w:sz="0" w:space="0" w:color="auto"/>
          </w:divBdr>
        </w:div>
        <w:div w:id="2073043126">
          <w:marLeft w:val="640"/>
          <w:marRight w:val="0"/>
          <w:marTop w:val="0"/>
          <w:marBottom w:val="0"/>
          <w:divBdr>
            <w:top w:val="none" w:sz="0" w:space="0" w:color="auto"/>
            <w:left w:val="none" w:sz="0" w:space="0" w:color="auto"/>
            <w:bottom w:val="none" w:sz="0" w:space="0" w:color="auto"/>
            <w:right w:val="none" w:sz="0" w:space="0" w:color="auto"/>
          </w:divBdr>
        </w:div>
        <w:div w:id="2006980748">
          <w:marLeft w:val="640"/>
          <w:marRight w:val="0"/>
          <w:marTop w:val="0"/>
          <w:marBottom w:val="0"/>
          <w:divBdr>
            <w:top w:val="none" w:sz="0" w:space="0" w:color="auto"/>
            <w:left w:val="none" w:sz="0" w:space="0" w:color="auto"/>
            <w:bottom w:val="none" w:sz="0" w:space="0" w:color="auto"/>
            <w:right w:val="none" w:sz="0" w:space="0" w:color="auto"/>
          </w:divBdr>
        </w:div>
        <w:div w:id="1283533333">
          <w:marLeft w:val="640"/>
          <w:marRight w:val="0"/>
          <w:marTop w:val="0"/>
          <w:marBottom w:val="0"/>
          <w:divBdr>
            <w:top w:val="none" w:sz="0" w:space="0" w:color="auto"/>
            <w:left w:val="none" w:sz="0" w:space="0" w:color="auto"/>
            <w:bottom w:val="none" w:sz="0" w:space="0" w:color="auto"/>
            <w:right w:val="none" w:sz="0" w:space="0" w:color="auto"/>
          </w:divBdr>
        </w:div>
        <w:div w:id="118230138">
          <w:marLeft w:val="640"/>
          <w:marRight w:val="0"/>
          <w:marTop w:val="0"/>
          <w:marBottom w:val="0"/>
          <w:divBdr>
            <w:top w:val="none" w:sz="0" w:space="0" w:color="auto"/>
            <w:left w:val="none" w:sz="0" w:space="0" w:color="auto"/>
            <w:bottom w:val="none" w:sz="0" w:space="0" w:color="auto"/>
            <w:right w:val="none" w:sz="0" w:space="0" w:color="auto"/>
          </w:divBdr>
        </w:div>
        <w:div w:id="1080755571">
          <w:marLeft w:val="640"/>
          <w:marRight w:val="0"/>
          <w:marTop w:val="0"/>
          <w:marBottom w:val="0"/>
          <w:divBdr>
            <w:top w:val="none" w:sz="0" w:space="0" w:color="auto"/>
            <w:left w:val="none" w:sz="0" w:space="0" w:color="auto"/>
            <w:bottom w:val="none" w:sz="0" w:space="0" w:color="auto"/>
            <w:right w:val="none" w:sz="0" w:space="0" w:color="auto"/>
          </w:divBdr>
        </w:div>
        <w:div w:id="370692389">
          <w:marLeft w:val="640"/>
          <w:marRight w:val="0"/>
          <w:marTop w:val="0"/>
          <w:marBottom w:val="0"/>
          <w:divBdr>
            <w:top w:val="none" w:sz="0" w:space="0" w:color="auto"/>
            <w:left w:val="none" w:sz="0" w:space="0" w:color="auto"/>
            <w:bottom w:val="none" w:sz="0" w:space="0" w:color="auto"/>
            <w:right w:val="none" w:sz="0" w:space="0" w:color="auto"/>
          </w:divBdr>
        </w:div>
        <w:div w:id="307711765">
          <w:marLeft w:val="640"/>
          <w:marRight w:val="0"/>
          <w:marTop w:val="0"/>
          <w:marBottom w:val="0"/>
          <w:divBdr>
            <w:top w:val="none" w:sz="0" w:space="0" w:color="auto"/>
            <w:left w:val="none" w:sz="0" w:space="0" w:color="auto"/>
            <w:bottom w:val="none" w:sz="0" w:space="0" w:color="auto"/>
            <w:right w:val="none" w:sz="0" w:space="0" w:color="auto"/>
          </w:divBdr>
        </w:div>
        <w:div w:id="1826586057">
          <w:marLeft w:val="640"/>
          <w:marRight w:val="0"/>
          <w:marTop w:val="0"/>
          <w:marBottom w:val="0"/>
          <w:divBdr>
            <w:top w:val="none" w:sz="0" w:space="0" w:color="auto"/>
            <w:left w:val="none" w:sz="0" w:space="0" w:color="auto"/>
            <w:bottom w:val="none" w:sz="0" w:space="0" w:color="auto"/>
            <w:right w:val="none" w:sz="0" w:space="0" w:color="auto"/>
          </w:divBdr>
        </w:div>
        <w:div w:id="965309441">
          <w:marLeft w:val="640"/>
          <w:marRight w:val="0"/>
          <w:marTop w:val="0"/>
          <w:marBottom w:val="0"/>
          <w:divBdr>
            <w:top w:val="none" w:sz="0" w:space="0" w:color="auto"/>
            <w:left w:val="none" w:sz="0" w:space="0" w:color="auto"/>
            <w:bottom w:val="none" w:sz="0" w:space="0" w:color="auto"/>
            <w:right w:val="none" w:sz="0" w:space="0" w:color="auto"/>
          </w:divBdr>
        </w:div>
        <w:div w:id="1795371614">
          <w:marLeft w:val="640"/>
          <w:marRight w:val="0"/>
          <w:marTop w:val="0"/>
          <w:marBottom w:val="0"/>
          <w:divBdr>
            <w:top w:val="none" w:sz="0" w:space="0" w:color="auto"/>
            <w:left w:val="none" w:sz="0" w:space="0" w:color="auto"/>
            <w:bottom w:val="none" w:sz="0" w:space="0" w:color="auto"/>
            <w:right w:val="none" w:sz="0" w:space="0" w:color="auto"/>
          </w:divBdr>
        </w:div>
        <w:div w:id="1705474852">
          <w:marLeft w:val="640"/>
          <w:marRight w:val="0"/>
          <w:marTop w:val="0"/>
          <w:marBottom w:val="0"/>
          <w:divBdr>
            <w:top w:val="none" w:sz="0" w:space="0" w:color="auto"/>
            <w:left w:val="none" w:sz="0" w:space="0" w:color="auto"/>
            <w:bottom w:val="none" w:sz="0" w:space="0" w:color="auto"/>
            <w:right w:val="none" w:sz="0" w:space="0" w:color="auto"/>
          </w:divBdr>
        </w:div>
        <w:div w:id="1132213758">
          <w:marLeft w:val="640"/>
          <w:marRight w:val="0"/>
          <w:marTop w:val="0"/>
          <w:marBottom w:val="0"/>
          <w:divBdr>
            <w:top w:val="none" w:sz="0" w:space="0" w:color="auto"/>
            <w:left w:val="none" w:sz="0" w:space="0" w:color="auto"/>
            <w:bottom w:val="none" w:sz="0" w:space="0" w:color="auto"/>
            <w:right w:val="none" w:sz="0" w:space="0" w:color="auto"/>
          </w:divBdr>
        </w:div>
        <w:div w:id="1554584511">
          <w:marLeft w:val="640"/>
          <w:marRight w:val="0"/>
          <w:marTop w:val="0"/>
          <w:marBottom w:val="0"/>
          <w:divBdr>
            <w:top w:val="none" w:sz="0" w:space="0" w:color="auto"/>
            <w:left w:val="none" w:sz="0" w:space="0" w:color="auto"/>
            <w:bottom w:val="none" w:sz="0" w:space="0" w:color="auto"/>
            <w:right w:val="none" w:sz="0" w:space="0" w:color="auto"/>
          </w:divBdr>
        </w:div>
        <w:div w:id="336427923">
          <w:marLeft w:val="640"/>
          <w:marRight w:val="0"/>
          <w:marTop w:val="0"/>
          <w:marBottom w:val="0"/>
          <w:divBdr>
            <w:top w:val="none" w:sz="0" w:space="0" w:color="auto"/>
            <w:left w:val="none" w:sz="0" w:space="0" w:color="auto"/>
            <w:bottom w:val="none" w:sz="0" w:space="0" w:color="auto"/>
            <w:right w:val="none" w:sz="0" w:space="0" w:color="auto"/>
          </w:divBdr>
        </w:div>
        <w:div w:id="1909073972">
          <w:marLeft w:val="640"/>
          <w:marRight w:val="0"/>
          <w:marTop w:val="0"/>
          <w:marBottom w:val="0"/>
          <w:divBdr>
            <w:top w:val="none" w:sz="0" w:space="0" w:color="auto"/>
            <w:left w:val="none" w:sz="0" w:space="0" w:color="auto"/>
            <w:bottom w:val="none" w:sz="0" w:space="0" w:color="auto"/>
            <w:right w:val="none" w:sz="0" w:space="0" w:color="auto"/>
          </w:divBdr>
        </w:div>
        <w:div w:id="1879580987">
          <w:marLeft w:val="640"/>
          <w:marRight w:val="0"/>
          <w:marTop w:val="0"/>
          <w:marBottom w:val="0"/>
          <w:divBdr>
            <w:top w:val="none" w:sz="0" w:space="0" w:color="auto"/>
            <w:left w:val="none" w:sz="0" w:space="0" w:color="auto"/>
            <w:bottom w:val="none" w:sz="0" w:space="0" w:color="auto"/>
            <w:right w:val="none" w:sz="0" w:space="0" w:color="auto"/>
          </w:divBdr>
        </w:div>
        <w:div w:id="1946502089">
          <w:marLeft w:val="640"/>
          <w:marRight w:val="0"/>
          <w:marTop w:val="0"/>
          <w:marBottom w:val="0"/>
          <w:divBdr>
            <w:top w:val="none" w:sz="0" w:space="0" w:color="auto"/>
            <w:left w:val="none" w:sz="0" w:space="0" w:color="auto"/>
            <w:bottom w:val="none" w:sz="0" w:space="0" w:color="auto"/>
            <w:right w:val="none" w:sz="0" w:space="0" w:color="auto"/>
          </w:divBdr>
        </w:div>
        <w:div w:id="49379308">
          <w:marLeft w:val="640"/>
          <w:marRight w:val="0"/>
          <w:marTop w:val="0"/>
          <w:marBottom w:val="0"/>
          <w:divBdr>
            <w:top w:val="none" w:sz="0" w:space="0" w:color="auto"/>
            <w:left w:val="none" w:sz="0" w:space="0" w:color="auto"/>
            <w:bottom w:val="none" w:sz="0" w:space="0" w:color="auto"/>
            <w:right w:val="none" w:sz="0" w:space="0" w:color="auto"/>
          </w:divBdr>
        </w:div>
        <w:div w:id="1382636753">
          <w:marLeft w:val="640"/>
          <w:marRight w:val="0"/>
          <w:marTop w:val="0"/>
          <w:marBottom w:val="0"/>
          <w:divBdr>
            <w:top w:val="none" w:sz="0" w:space="0" w:color="auto"/>
            <w:left w:val="none" w:sz="0" w:space="0" w:color="auto"/>
            <w:bottom w:val="none" w:sz="0" w:space="0" w:color="auto"/>
            <w:right w:val="none" w:sz="0" w:space="0" w:color="auto"/>
          </w:divBdr>
        </w:div>
        <w:div w:id="1793284293">
          <w:marLeft w:val="640"/>
          <w:marRight w:val="0"/>
          <w:marTop w:val="0"/>
          <w:marBottom w:val="0"/>
          <w:divBdr>
            <w:top w:val="none" w:sz="0" w:space="0" w:color="auto"/>
            <w:left w:val="none" w:sz="0" w:space="0" w:color="auto"/>
            <w:bottom w:val="none" w:sz="0" w:space="0" w:color="auto"/>
            <w:right w:val="none" w:sz="0" w:space="0" w:color="auto"/>
          </w:divBdr>
        </w:div>
        <w:div w:id="775560315">
          <w:marLeft w:val="640"/>
          <w:marRight w:val="0"/>
          <w:marTop w:val="0"/>
          <w:marBottom w:val="0"/>
          <w:divBdr>
            <w:top w:val="none" w:sz="0" w:space="0" w:color="auto"/>
            <w:left w:val="none" w:sz="0" w:space="0" w:color="auto"/>
            <w:bottom w:val="none" w:sz="0" w:space="0" w:color="auto"/>
            <w:right w:val="none" w:sz="0" w:space="0" w:color="auto"/>
          </w:divBdr>
        </w:div>
        <w:div w:id="882715977">
          <w:marLeft w:val="640"/>
          <w:marRight w:val="0"/>
          <w:marTop w:val="0"/>
          <w:marBottom w:val="0"/>
          <w:divBdr>
            <w:top w:val="none" w:sz="0" w:space="0" w:color="auto"/>
            <w:left w:val="none" w:sz="0" w:space="0" w:color="auto"/>
            <w:bottom w:val="none" w:sz="0" w:space="0" w:color="auto"/>
            <w:right w:val="none" w:sz="0" w:space="0" w:color="auto"/>
          </w:divBdr>
        </w:div>
        <w:div w:id="1500577968">
          <w:marLeft w:val="640"/>
          <w:marRight w:val="0"/>
          <w:marTop w:val="0"/>
          <w:marBottom w:val="0"/>
          <w:divBdr>
            <w:top w:val="none" w:sz="0" w:space="0" w:color="auto"/>
            <w:left w:val="none" w:sz="0" w:space="0" w:color="auto"/>
            <w:bottom w:val="none" w:sz="0" w:space="0" w:color="auto"/>
            <w:right w:val="none" w:sz="0" w:space="0" w:color="auto"/>
          </w:divBdr>
        </w:div>
        <w:div w:id="1878345388">
          <w:marLeft w:val="640"/>
          <w:marRight w:val="0"/>
          <w:marTop w:val="0"/>
          <w:marBottom w:val="0"/>
          <w:divBdr>
            <w:top w:val="none" w:sz="0" w:space="0" w:color="auto"/>
            <w:left w:val="none" w:sz="0" w:space="0" w:color="auto"/>
            <w:bottom w:val="none" w:sz="0" w:space="0" w:color="auto"/>
            <w:right w:val="none" w:sz="0" w:space="0" w:color="auto"/>
          </w:divBdr>
        </w:div>
        <w:div w:id="1534608767">
          <w:marLeft w:val="640"/>
          <w:marRight w:val="0"/>
          <w:marTop w:val="0"/>
          <w:marBottom w:val="0"/>
          <w:divBdr>
            <w:top w:val="none" w:sz="0" w:space="0" w:color="auto"/>
            <w:left w:val="none" w:sz="0" w:space="0" w:color="auto"/>
            <w:bottom w:val="none" w:sz="0" w:space="0" w:color="auto"/>
            <w:right w:val="none" w:sz="0" w:space="0" w:color="auto"/>
          </w:divBdr>
        </w:div>
        <w:div w:id="723791276">
          <w:marLeft w:val="640"/>
          <w:marRight w:val="0"/>
          <w:marTop w:val="0"/>
          <w:marBottom w:val="0"/>
          <w:divBdr>
            <w:top w:val="none" w:sz="0" w:space="0" w:color="auto"/>
            <w:left w:val="none" w:sz="0" w:space="0" w:color="auto"/>
            <w:bottom w:val="none" w:sz="0" w:space="0" w:color="auto"/>
            <w:right w:val="none" w:sz="0" w:space="0" w:color="auto"/>
          </w:divBdr>
        </w:div>
        <w:div w:id="733435751">
          <w:marLeft w:val="640"/>
          <w:marRight w:val="0"/>
          <w:marTop w:val="0"/>
          <w:marBottom w:val="0"/>
          <w:divBdr>
            <w:top w:val="none" w:sz="0" w:space="0" w:color="auto"/>
            <w:left w:val="none" w:sz="0" w:space="0" w:color="auto"/>
            <w:bottom w:val="none" w:sz="0" w:space="0" w:color="auto"/>
            <w:right w:val="none" w:sz="0" w:space="0" w:color="auto"/>
          </w:divBdr>
        </w:div>
        <w:div w:id="525870208">
          <w:marLeft w:val="640"/>
          <w:marRight w:val="0"/>
          <w:marTop w:val="0"/>
          <w:marBottom w:val="0"/>
          <w:divBdr>
            <w:top w:val="none" w:sz="0" w:space="0" w:color="auto"/>
            <w:left w:val="none" w:sz="0" w:space="0" w:color="auto"/>
            <w:bottom w:val="none" w:sz="0" w:space="0" w:color="auto"/>
            <w:right w:val="none" w:sz="0" w:space="0" w:color="auto"/>
          </w:divBdr>
        </w:div>
        <w:div w:id="1384214250">
          <w:marLeft w:val="640"/>
          <w:marRight w:val="0"/>
          <w:marTop w:val="0"/>
          <w:marBottom w:val="0"/>
          <w:divBdr>
            <w:top w:val="none" w:sz="0" w:space="0" w:color="auto"/>
            <w:left w:val="none" w:sz="0" w:space="0" w:color="auto"/>
            <w:bottom w:val="none" w:sz="0" w:space="0" w:color="auto"/>
            <w:right w:val="none" w:sz="0" w:space="0" w:color="auto"/>
          </w:divBdr>
        </w:div>
        <w:div w:id="1113939271">
          <w:marLeft w:val="640"/>
          <w:marRight w:val="0"/>
          <w:marTop w:val="0"/>
          <w:marBottom w:val="0"/>
          <w:divBdr>
            <w:top w:val="none" w:sz="0" w:space="0" w:color="auto"/>
            <w:left w:val="none" w:sz="0" w:space="0" w:color="auto"/>
            <w:bottom w:val="none" w:sz="0" w:space="0" w:color="auto"/>
            <w:right w:val="none" w:sz="0" w:space="0" w:color="auto"/>
          </w:divBdr>
        </w:div>
        <w:div w:id="379477457">
          <w:marLeft w:val="640"/>
          <w:marRight w:val="0"/>
          <w:marTop w:val="0"/>
          <w:marBottom w:val="0"/>
          <w:divBdr>
            <w:top w:val="none" w:sz="0" w:space="0" w:color="auto"/>
            <w:left w:val="none" w:sz="0" w:space="0" w:color="auto"/>
            <w:bottom w:val="none" w:sz="0" w:space="0" w:color="auto"/>
            <w:right w:val="none" w:sz="0" w:space="0" w:color="auto"/>
          </w:divBdr>
        </w:div>
        <w:div w:id="1048604470">
          <w:marLeft w:val="640"/>
          <w:marRight w:val="0"/>
          <w:marTop w:val="0"/>
          <w:marBottom w:val="0"/>
          <w:divBdr>
            <w:top w:val="none" w:sz="0" w:space="0" w:color="auto"/>
            <w:left w:val="none" w:sz="0" w:space="0" w:color="auto"/>
            <w:bottom w:val="none" w:sz="0" w:space="0" w:color="auto"/>
            <w:right w:val="none" w:sz="0" w:space="0" w:color="auto"/>
          </w:divBdr>
        </w:div>
        <w:div w:id="218439914">
          <w:marLeft w:val="640"/>
          <w:marRight w:val="0"/>
          <w:marTop w:val="0"/>
          <w:marBottom w:val="0"/>
          <w:divBdr>
            <w:top w:val="none" w:sz="0" w:space="0" w:color="auto"/>
            <w:left w:val="none" w:sz="0" w:space="0" w:color="auto"/>
            <w:bottom w:val="none" w:sz="0" w:space="0" w:color="auto"/>
            <w:right w:val="none" w:sz="0" w:space="0" w:color="auto"/>
          </w:divBdr>
        </w:div>
        <w:div w:id="1004279249">
          <w:marLeft w:val="640"/>
          <w:marRight w:val="0"/>
          <w:marTop w:val="0"/>
          <w:marBottom w:val="0"/>
          <w:divBdr>
            <w:top w:val="none" w:sz="0" w:space="0" w:color="auto"/>
            <w:left w:val="none" w:sz="0" w:space="0" w:color="auto"/>
            <w:bottom w:val="none" w:sz="0" w:space="0" w:color="auto"/>
            <w:right w:val="none" w:sz="0" w:space="0" w:color="auto"/>
          </w:divBdr>
        </w:div>
        <w:div w:id="265188734">
          <w:marLeft w:val="640"/>
          <w:marRight w:val="0"/>
          <w:marTop w:val="0"/>
          <w:marBottom w:val="0"/>
          <w:divBdr>
            <w:top w:val="none" w:sz="0" w:space="0" w:color="auto"/>
            <w:left w:val="none" w:sz="0" w:space="0" w:color="auto"/>
            <w:bottom w:val="none" w:sz="0" w:space="0" w:color="auto"/>
            <w:right w:val="none" w:sz="0" w:space="0" w:color="auto"/>
          </w:divBdr>
        </w:div>
        <w:div w:id="500774032">
          <w:marLeft w:val="640"/>
          <w:marRight w:val="0"/>
          <w:marTop w:val="0"/>
          <w:marBottom w:val="0"/>
          <w:divBdr>
            <w:top w:val="none" w:sz="0" w:space="0" w:color="auto"/>
            <w:left w:val="none" w:sz="0" w:space="0" w:color="auto"/>
            <w:bottom w:val="none" w:sz="0" w:space="0" w:color="auto"/>
            <w:right w:val="none" w:sz="0" w:space="0" w:color="auto"/>
          </w:divBdr>
        </w:div>
        <w:div w:id="5256359">
          <w:marLeft w:val="640"/>
          <w:marRight w:val="0"/>
          <w:marTop w:val="0"/>
          <w:marBottom w:val="0"/>
          <w:divBdr>
            <w:top w:val="none" w:sz="0" w:space="0" w:color="auto"/>
            <w:left w:val="none" w:sz="0" w:space="0" w:color="auto"/>
            <w:bottom w:val="none" w:sz="0" w:space="0" w:color="auto"/>
            <w:right w:val="none" w:sz="0" w:space="0" w:color="auto"/>
          </w:divBdr>
        </w:div>
        <w:div w:id="2007173932">
          <w:marLeft w:val="640"/>
          <w:marRight w:val="0"/>
          <w:marTop w:val="0"/>
          <w:marBottom w:val="0"/>
          <w:divBdr>
            <w:top w:val="none" w:sz="0" w:space="0" w:color="auto"/>
            <w:left w:val="none" w:sz="0" w:space="0" w:color="auto"/>
            <w:bottom w:val="none" w:sz="0" w:space="0" w:color="auto"/>
            <w:right w:val="none" w:sz="0" w:space="0" w:color="auto"/>
          </w:divBdr>
        </w:div>
        <w:div w:id="853614940">
          <w:marLeft w:val="640"/>
          <w:marRight w:val="0"/>
          <w:marTop w:val="0"/>
          <w:marBottom w:val="0"/>
          <w:divBdr>
            <w:top w:val="none" w:sz="0" w:space="0" w:color="auto"/>
            <w:left w:val="none" w:sz="0" w:space="0" w:color="auto"/>
            <w:bottom w:val="none" w:sz="0" w:space="0" w:color="auto"/>
            <w:right w:val="none" w:sz="0" w:space="0" w:color="auto"/>
          </w:divBdr>
        </w:div>
        <w:div w:id="1733459487">
          <w:marLeft w:val="640"/>
          <w:marRight w:val="0"/>
          <w:marTop w:val="0"/>
          <w:marBottom w:val="0"/>
          <w:divBdr>
            <w:top w:val="none" w:sz="0" w:space="0" w:color="auto"/>
            <w:left w:val="none" w:sz="0" w:space="0" w:color="auto"/>
            <w:bottom w:val="none" w:sz="0" w:space="0" w:color="auto"/>
            <w:right w:val="none" w:sz="0" w:space="0" w:color="auto"/>
          </w:divBdr>
        </w:div>
        <w:div w:id="405537213">
          <w:marLeft w:val="640"/>
          <w:marRight w:val="0"/>
          <w:marTop w:val="0"/>
          <w:marBottom w:val="0"/>
          <w:divBdr>
            <w:top w:val="none" w:sz="0" w:space="0" w:color="auto"/>
            <w:left w:val="none" w:sz="0" w:space="0" w:color="auto"/>
            <w:bottom w:val="none" w:sz="0" w:space="0" w:color="auto"/>
            <w:right w:val="none" w:sz="0" w:space="0" w:color="auto"/>
          </w:divBdr>
        </w:div>
        <w:div w:id="1151142882">
          <w:marLeft w:val="640"/>
          <w:marRight w:val="0"/>
          <w:marTop w:val="0"/>
          <w:marBottom w:val="0"/>
          <w:divBdr>
            <w:top w:val="none" w:sz="0" w:space="0" w:color="auto"/>
            <w:left w:val="none" w:sz="0" w:space="0" w:color="auto"/>
            <w:bottom w:val="none" w:sz="0" w:space="0" w:color="auto"/>
            <w:right w:val="none" w:sz="0" w:space="0" w:color="auto"/>
          </w:divBdr>
        </w:div>
        <w:div w:id="1434134606">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0406500">
      <w:bodyDiv w:val="1"/>
      <w:marLeft w:val="0"/>
      <w:marRight w:val="0"/>
      <w:marTop w:val="0"/>
      <w:marBottom w:val="0"/>
      <w:divBdr>
        <w:top w:val="none" w:sz="0" w:space="0" w:color="auto"/>
        <w:left w:val="none" w:sz="0" w:space="0" w:color="auto"/>
        <w:bottom w:val="none" w:sz="0" w:space="0" w:color="auto"/>
        <w:right w:val="none" w:sz="0" w:space="0" w:color="auto"/>
      </w:divBdr>
      <w:divsChild>
        <w:div w:id="961308354">
          <w:marLeft w:val="640"/>
          <w:marRight w:val="0"/>
          <w:marTop w:val="0"/>
          <w:marBottom w:val="0"/>
          <w:divBdr>
            <w:top w:val="none" w:sz="0" w:space="0" w:color="auto"/>
            <w:left w:val="none" w:sz="0" w:space="0" w:color="auto"/>
            <w:bottom w:val="none" w:sz="0" w:space="0" w:color="auto"/>
            <w:right w:val="none" w:sz="0" w:space="0" w:color="auto"/>
          </w:divBdr>
        </w:div>
        <w:div w:id="1222332123">
          <w:marLeft w:val="640"/>
          <w:marRight w:val="0"/>
          <w:marTop w:val="0"/>
          <w:marBottom w:val="0"/>
          <w:divBdr>
            <w:top w:val="none" w:sz="0" w:space="0" w:color="auto"/>
            <w:left w:val="none" w:sz="0" w:space="0" w:color="auto"/>
            <w:bottom w:val="none" w:sz="0" w:space="0" w:color="auto"/>
            <w:right w:val="none" w:sz="0" w:space="0" w:color="auto"/>
          </w:divBdr>
        </w:div>
        <w:div w:id="970357840">
          <w:marLeft w:val="640"/>
          <w:marRight w:val="0"/>
          <w:marTop w:val="0"/>
          <w:marBottom w:val="0"/>
          <w:divBdr>
            <w:top w:val="none" w:sz="0" w:space="0" w:color="auto"/>
            <w:left w:val="none" w:sz="0" w:space="0" w:color="auto"/>
            <w:bottom w:val="none" w:sz="0" w:space="0" w:color="auto"/>
            <w:right w:val="none" w:sz="0" w:space="0" w:color="auto"/>
          </w:divBdr>
        </w:div>
        <w:div w:id="1011444348">
          <w:marLeft w:val="640"/>
          <w:marRight w:val="0"/>
          <w:marTop w:val="0"/>
          <w:marBottom w:val="0"/>
          <w:divBdr>
            <w:top w:val="none" w:sz="0" w:space="0" w:color="auto"/>
            <w:left w:val="none" w:sz="0" w:space="0" w:color="auto"/>
            <w:bottom w:val="none" w:sz="0" w:space="0" w:color="auto"/>
            <w:right w:val="none" w:sz="0" w:space="0" w:color="auto"/>
          </w:divBdr>
        </w:div>
        <w:div w:id="1276710907">
          <w:marLeft w:val="640"/>
          <w:marRight w:val="0"/>
          <w:marTop w:val="0"/>
          <w:marBottom w:val="0"/>
          <w:divBdr>
            <w:top w:val="none" w:sz="0" w:space="0" w:color="auto"/>
            <w:left w:val="none" w:sz="0" w:space="0" w:color="auto"/>
            <w:bottom w:val="none" w:sz="0" w:space="0" w:color="auto"/>
            <w:right w:val="none" w:sz="0" w:space="0" w:color="auto"/>
          </w:divBdr>
        </w:div>
        <w:div w:id="307134095">
          <w:marLeft w:val="640"/>
          <w:marRight w:val="0"/>
          <w:marTop w:val="0"/>
          <w:marBottom w:val="0"/>
          <w:divBdr>
            <w:top w:val="none" w:sz="0" w:space="0" w:color="auto"/>
            <w:left w:val="none" w:sz="0" w:space="0" w:color="auto"/>
            <w:bottom w:val="none" w:sz="0" w:space="0" w:color="auto"/>
            <w:right w:val="none" w:sz="0" w:space="0" w:color="auto"/>
          </w:divBdr>
        </w:div>
        <w:div w:id="1928726769">
          <w:marLeft w:val="640"/>
          <w:marRight w:val="0"/>
          <w:marTop w:val="0"/>
          <w:marBottom w:val="0"/>
          <w:divBdr>
            <w:top w:val="none" w:sz="0" w:space="0" w:color="auto"/>
            <w:left w:val="none" w:sz="0" w:space="0" w:color="auto"/>
            <w:bottom w:val="none" w:sz="0" w:space="0" w:color="auto"/>
            <w:right w:val="none" w:sz="0" w:space="0" w:color="auto"/>
          </w:divBdr>
        </w:div>
        <w:div w:id="542056341">
          <w:marLeft w:val="640"/>
          <w:marRight w:val="0"/>
          <w:marTop w:val="0"/>
          <w:marBottom w:val="0"/>
          <w:divBdr>
            <w:top w:val="none" w:sz="0" w:space="0" w:color="auto"/>
            <w:left w:val="none" w:sz="0" w:space="0" w:color="auto"/>
            <w:bottom w:val="none" w:sz="0" w:space="0" w:color="auto"/>
            <w:right w:val="none" w:sz="0" w:space="0" w:color="auto"/>
          </w:divBdr>
        </w:div>
        <w:div w:id="481654845">
          <w:marLeft w:val="640"/>
          <w:marRight w:val="0"/>
          <w:marTop w:val="0"/>
          <w:marBottom w:val="0"/>
          <w:divBdr>
            <w:top w:val="none" w:sz="0" w:space="0" w:color="auto"/>
            <w:left w:val="none" w:sz="0" w:space="0" w:color="auto"/>
            <w:bottom w:val="none" w:sz="0" w:space="0" w:color="auto"/>
            <w:right w:val="none" w:sz="0" w:space="0" w:color="auto"/>
          </w:divBdr>
        </w:div>
        <w:div w:id="1704283939">
          <w:marLeft w:val="640"/>
          <w:marRight w:val="0"/>
          <w:marTop w:val="0"/>
          <w:marBottom w:val="0"/>
          <w:divBdr>
            <w:top w:val="none" w:sz="0" w:space="0" w:color="auto"/>
            <w:left w:val="none" w:sz="0" w:space="0" w:color="auto"/>
            <w:bottom w:val="none" w:sz="0" w:space="0" w:color="auto"/>
            <w:right w:val="none" w:sz="0" w:space="0" w:color="auto"/>
          </w:divBdr>
        </w:div>
        <w:div w:id="255209902">
          <w:marLeft w:val="640"/>
          <w:marRight w:val="0"/>
          <w:marTop w:val="0"/>
          <w:marBottom w:val="0"/>
          <w:divBdr>
            <w:top w:val="none" w:sz="0" w:space="0" w:color="auto"/>
            <w:left w:val="none" w:sz="0" w:space="0" w:color="auto"/>
            <w:bottom w:val="none" w:sz="0" w:space="0" w:color="auto"/>
            <w:right w:val="none" w:sz="0" w:space="0" w:color="auto"/>
          </w:divBdr>
        </w:div>
        <w:div w:id="64883563">
          <w:marLeft w:val="640"/>
          <w:marRight w:val="0"/>
          <w:marTop w:val="0"/>
          <w:marBottom w:val="0"/>
          <w:divBdr>
            <w:top w:val="none" w:sz="0" w:space="0" w:color="auto"/>
            <w:left w:val="none" w:sz="0" w:space="0" w:color="auto"/>
            <w:bottom w:val="none" w:sz="0" w:space="0" w:color="auto"/>
            <w:right w:val="none" w:sz="0" w:space="0" w:color="auto"/>
          </w:divBdr>
        </w:div>
        <w:div w:id="385109755">
          <w:marLeft w:val="640"/>
          <w:marRight w:val="0"/>
          <w:marTop w:val="0"/>
          <w:marBottom w:val="0"/>
          <w:divBdr>
            <w:top w:val="none" w:sz="0" w:space="0" w:color="auto"/>
            <w:left w:val="none" w:sz="0" w:space="0" w:color="auto"/>
            <w:bottom w:val="none" w:sz="0" w:space="0" w:color="auto"/>
            <w:right w:val="none" w:sz="0" w:space="0" w:color="auto"/>
          </w:divBdr>
        </w:div>
        <w:div w:id="566916523">
          <w:marLeft w:val="640"/>
          <w:marRight w:val="0"/>
          <w:marTop w:val="0"/>
          <w:marBottom w:val="0"/>
          <w:divBdr>
            <w:top w:val="none" w:sz="0" w:space="0" w:color="auto"/>
            <w:left w:val="none" w:sz="0" w:space="0" w:color="auto"/>
            <w:bottom w:val="none" w:sz="0" w:space="0" w:color="auto"/>
            <w:right w:val="none" w:sz="0" w:space="0" w:color="auto"/>
          </w:divBdr>
        </w:div>
        <w:div w:id="1051274020">
          <w:marLeft w:val="640"/>
          <w:marRight w:val="0"/>
          <w:marTop w:val="0"/>
          <w:marBottom w:val="0"/>
          <w:divBdr>
            <w:top w:val="none" w:sz="0" w:space="0" w:color="auto"/>
            <w:left w:val="none" w:sz="0" w:space="0" w:color="auto"/>
            <w:bottom w:val="none" w:sz="0" w:space="0" w:color="auto"/>
            <w:right w:val="none" w:sz="0" w:space="0" w:color="auto"/>
          </w:divBdr>
        </w:div>
        <w:div w:id="727268741">
          <w:marLeft w:val="640"/>
          <w:marRight w:val="0"/>
          <w:marTop w:val="0"/>
          <w:marBottom w:val="0"/>
          <w:divBdr>
            <w:top w:val="none" w:sz="0" w:space="0" w:color="auto"/>
            <w:left w:val="none" w:sz="0" w:space="0" w:color="auto"/>
            <w:bottom w:val="none" w:sz="0" w:space="0" w:color="auto"/>
            <w:right w:val="none" w:sz="0" w:space="0" w:color="auto"/>
          </w:divBdr>
        </w:div>
        <w:div w:id="712340149">
          <w:marLeft w:val="640"/>
          <w:marRight w:val="0"/>
          <w:marTop w:val="0"/>
          <w:marBottom w:val="0"/>
          <w:divBdr>
            <w:top w:val="none" w:sz="0" w:space="0" w:color="auto"/>
            <w:left w:val="none" w:sz="0" w:space="0" w:color="auto"/>
            <w:bottom w:val="none" w:sz="0" w:space="0" w:color="auto"/>
            <w:right w:val="none" w:sz="0" w:space="0" w:color="auto"/>
          </w:divBdr>
        </w:div>
        <w:div w:id="641008999">
          <w:marLeft w:val="640"/>
          <w:marRight w:val="0"/>
          <w:marTop w:val="0"/>
          <w:marBottom w:val="0"/>
          <w:divBdr>
            <w:top w:val="none" w:sz="0" w:space="0" w:color="auto"/>
            <w:left w:val="none" w:sz="0" w:space="0" w:color="auto"/>
            <w:bottom w:val="none" w:sz="0" w:space="0" w:color="auto"/>
            <w:right w:val="none" w:sz="0" w:space="0" w:color="auto"/>
          </w:divBdr>
        </w:div>
        <w:div w:id="1320378889">
          <w:marLeft w:val="640"/>
          <w:marRight w:val="0"/>
          <w:marTop w:val="0"/>
          <w:marBottom w:val="0"/>
          <w:divBdr>
            <w:top w:val="none" w:sz="0" w:space="0" w:color="auto"/>
            <w:left w:val="none" w:sz="0" w:space="0" w:color="auto"/>
            <w:bottom w:val="none" w:sz="0" w:space="0" w:color="auto"/>
            <w:right w:val="none" w:sz="0" w:space="0" w:color="auto"/>
          </w:divBdr>
        </w:div>
        <w:div w:id="670570612">
          <w:marLeft w:val="640"/>
          <w:marRight w:val="0"/>
          <w:marTop w:val="0"/>
          <w:marBottom w:val="0"/>
          <w:divBdr>
            <w:top w:val="none" w:sz="0" w:space="0" w:color="auto"/>
            <w:left w:val="none" w:sz="0" w:space="0" w:color="auto"/>
            <w:bottom w:val="none" w:sz="0" w:space="0" w:color="auto"/>
            <w:right w:val="none" w:sz="0" w:space="0" w:color="auto"/>
          </w:divBdr>
        </w:div>
        <w:div w:id="756705801">
          <w:marLeft w:val="640"/>
          <w:marRight w:val="0"/>
          <w:marTop w:val="0"/>
          <w:marBottom w:val="0"/>
          <w:divBdr>
            <w:top w:val="none" w:sz="0" w:space="0" w:color="auto"/>
            <w:left w:val="none" w:sz="0" w:space="0" w:color="auto"/>
            <w:bottom w:val="none" w:sz="0" w:space="0" w:color="auto"/>
            <w:right w:val="none" w:sz="0" w:space="0" w:color="auto"/>
          </w:divBdr>
        </w:div>
        <w:div w:id="2004355366">
          <w:marLeft w:val="640"/>
          <w:marRight w:val="0"/>
          <w:marTop w:val="0"/>
          <w:marBottom w:val="0"/>
          <w:divBdr>
            <w:top w:val="none" w:sz="0" w:space="0" w:color="auto"/>
            <w:left w:val="none" w:sz="0" w:space="0" w:color="auto"/>
            <w:bottom w:val="none" w:sz="0" w:space="0" w:color="auto"/>
            <w:right w:val="none" w:sz="0" w:space="0" w:color="auto"/>
          </w:divBdr>
        </w:div>
        <w:div w:id="330523390">
          <w:marLeft w:val="640"/>
          <w:marRight w:val="0"/>
          <w:marTop w:val="0"/>
          <w:marBottom w:val="0"/>
          <w:divBdr>
            <w:top w:val="none" w:sz="0" w:space="0" w:color="auto"/>
            <w:left w:val="none" w:sz="0" w:space="0" w:color="auto"/>
            <w:bottom w:val="none" w:sz="0" w:space="0" w:color="auto"/>
            <w:right w:val="none" w:sz="0" w:space="0" w:color="auto"/>
          </w:divBdr>
        </w:div>
        <w:div w:id="1367095238">
          <w:marLeft w:val="640"/>
          <w:marRight w:val="0"/>
          <w:marTop w:val="0"/>
          <w:marBottom w:val="0"/>
          <w:divBdr>
            <w:top w:val="none" w:sz="0" w:space="0" w:color="auto"/>
            <w:left w:val="none" w:sz="0" w:space="0" w:color="auto"/>
            <w:bottom w:val="none" w:sz="0" w:space="0" w:color="auto"/>
            <w:right w:val="none" w:sz="0" w:space="0" w:color="auto"/>
          </w:divBdr>
        </w:div>
        <w:div w:id="1196577624">
          <w:marLeft w:val="640"/>
          <w:marRight w:val="0"/>
          <w:marTop w:val="0"/>
          <w:marBottom w:val="0"/>
          <w:divBdr>
            <w:top w:val="none" w:sz="0" w:space="0" w:color="auto"/>
            <w:left w:val="none" w:sz="0" w:space="0" w:color="auto"/>
            <w:bottom w:val="none" w:sz="0" w:space="0" w:color="auto"/>
            <w:right w:val="none" w:sz="0" w:space="0" w:color="auto"/>
          </w:divBdr>
        </w:div>
        <w:div w:id="1964337443">
          <w:marLeft w:val="640"/>
          <w:marRight w:val="0"/>
          <w:marTop w:val="0"/>
          <w:marBottom w:val="0"/>
          <w:divBdr>
            <w:top w:val="none" w:sz="0" w:space="0" w:color="auto"/>
            <w:left w:val="none" w:sz="0" w:space="0" w:color="auto"/>
            <w:bottom w:val="none" w:sz="0" w:space="0" w:color="auto"/>
            <w:right w:val="none" w:sz="0" w:space="0" w:color="auto"/>
          </w:divBdr>
        </w:div>
        <w:div w:id="2067099603">
          <w:marLeft w:val="640"/>
          <w:marRight w:val="0"/>
          <w:marTop w:val="0"/>
          <w:marBottom w:val="0"/>
          <w:divBdr>
            <w:top w:val="none" w:sz="0" w:space="0" w:color="auto"/>
            <w:left w:val="none" w:sz="0" w:space="0" w:color="auto"/>
            <w:bottom w:val="none" w:sz="0" w:space="0" w:color="auto"/>
            <w:right w:val="none" w:sz="0" w:space="0" w:color="auto"/>
          </w:divBdr>
        </w:div>
        <w:div w:id="619578700">
          <w:marLeft w:val="640"/>
          <w:marRight w:val="0"/>
          <w:marTop w:val="0"/>
          <w:marBottom w:val="0"/>
          <w:divBdr>
            <w:top w:val="none" w:sz="0" w:space="0" w:color="auto"/>
            <w:left w:val="none" w:sz="0" w:space="0" w:color="auto"/>
            <w:bottom w:val="none" w:sz="0" w:space="0" w:color="auto"/>
            <w:right w:val="none" w:sz="0" w:space="0" w:color="auto"/>
          </w:divBdr>
        </w:div>
        <w:div w:id="1027753255">
          <w:marLeft w:val="640"/>
          <w:marRight w:val="0"/>
          <w:marTop w:val="0"/>
          <w:marBottom w:val="0"/>
          <w:divBdr>
            <w:top w:val="none" w:sz="0" w:space="0" w:color="auto"/>
            <w:left w:val="none" w:sz="0" w:space="0" w:color="auto"/>
            <w:bottom w:val="none" w:sz="0" w:space="0" w:color="auto"/>
            <w:right w:val="none" w:sz="0" w:space="0" w:color="auto"/>
          </w:divBdr>
        </w:div>
        <w:div w:id="129633454">
          <w:marLeft w:val="640"/>
          <w:marRight w:val="0"/>
          <w:marTop w:val="0"/>
          <w:marBottom w:val="0"/>
          <w:divBdr>
            <w:top w:val="none" w:sz="0" w:space="0" w:color="auto"/>
            <w:left w:val="none" w:sz="0" w:space="0" w:color="auto"/>
            <w:bottom w:val="none" w:sz="0" w:space="0" w:color="auto"/>
            <w:right w:val="none" w:sz="0" w:space="0" w:color="auto"/>
          </w:divBdr>
        </w:div>
        <w:div w:id="2143575783">
          <w:marLeft w:val="640"/>
          <w:marRight w:val="0"/>
          <w:marTop w:val="0"/>
          <w:marBottom w:val="0"/>
          <w:divBdr>
            <w:top w:val="none" w:sz="0" w:space="0" w:color="auto"/>
            <w:left w:val="none" w:sz="0" w:space="0" w:color="auto"/>
            <w:bottom w:val="none" w:sz="0" w:space="0" w:color="auto"/>
            <w:right w:val="none" w:sz="0" w:space="0" w:color="auto"/>
          </w:divBdr>
        </w:div>
        <w:div w:id="1936673771">
          <w:marLeft w:val="640"/>
          <w:marRight w:val="0"/>
          <w:marTop w:val="0"/>
          <w:marBottom w:val="0"/>
          <w:divBdr>
            <w:top w:val="none" w:sz="0" w:space="0" w:color="auto"/>
            <w:left w:val="none" w:sz="0" w:space="0" w:color="auto"/>
            <w:bottom w:val="none" w:sz="0" w:space="0" w:color="auto"/>
            <w:right w:val="none" w:sz="0" w:space="0" w:color="auto"/>
          </w:divBdr>
        </w:div>
        <w:div w:id="70012062">
          <w:marLeft w:val="640"/>
          <w:marRight w:val="0"/>
          <w:marTop w:val="0"/>
          <w:marBottom w:val="0"/>
          <w:divBdr>
            <w:top w:val="none" w:sz="0" w:space="0" w:color="auto"/>
            <w:left w:val="none" w:sz="0" w:space="0" w:color="auto"/>
            <w:bottom w:val="none" w:sz="0" w:space="0" w:color="auto"/>
            <w:right w:val="none" w:sz="0" w:space="0" w:color="auto"/>
          </w:divBdr>
        </w:div>
        <w:div w:id="1684043262">
          <w:marLeft w:val="640"/>
          <w:marRight w:val="0"/>
          <w:marTop w:val="0"/>
          <w:marBottom w:val="0"/>
          <w:divBdr>
            <w:top w:val="none" w:sz="0" w:space="0" w:color="auto"/>
            <w:left w:val="none" w:sz="0" w:space="0" w:color="auto"/>
            <w:bottom w:val="none" w:sz="0" w:space="0" w:color="auto"/>
            <w:right w:val="none" w:sz="0" w:space="0" w:color="auto"/>
          </w:divBdr>
        </w:div>
        <w:div w:id="765544181">
          <w:marLeft w:val="640"/>
          <w:marRight w:val="0"/>
          <w:marTop w:val="0"/>
          <w:marBottom w:val="0"/>
          <w:divBdr>
            <w:top w:val="none" w:sz="0" w:space="0" w:color="auto"/>
            <w:left w:val="none" w:sz="0" w:space="0" w:color="auto"/>
            <w:bottom w:val="none" w:sz="0" w:space="0" w:color="auto"/>
            <w:right w:val="none" w:sz="0" w:space="0" w:color="auto"/>
          </w:divBdr>
        </w:div>
        <w:div w:id="986086556">
          <w:marLeft w:val="640"/>
          <w:marRight w:val="0"/>
          <w:marTop w:val="0"/>
          <w:marBottom w:val="0"/>
          <w:divBdr>
            <w:top w:val="none" w:sz="0" w:space="0" w:color="auto"/>
            <w:left w:val="none" w:sz="0" w:space="0" w:color="auto"/>
            <w:bottom w:val="none" w:sz="0" w:space="0" w:color="auto"/>
            <w:right w:val="none" w:sz="0" w:space="0" w:color="auto"/>
          </w:divBdr>
        </w:div>
        <w:div w:id="567498921">
          <w:marLeft w:val="640"/>
          <w:marRight w:val="0"/>
          <w:marTop w:val="0"/>
          <w:marBottom w:val="0"/>
          <w:divBdr>
            <w:top w:val="none" w:sz="0" w:space="0" w:color="auto"/>
            <w:left w:val="none" w:sz="0" w:space="0" w:color="auto"/>
            <w:bottom w:val="none" w:sz="0" w:space="0" w:color="auto"/>
            <w:right w:val="none" w:sz="0" w:space="0" w:color="auto"/>
          </w:divBdr>
        </w:div>
        <w:div w:id="1628268704">
          <w:marLeft w:val="640"/>
          <w:marRight w:val="0"/>
          <w:marTop w:val="0"/>
          <w:marBottom w:val="0"/>
          <w:divBdr>
            <w:top w:val="none" w:sz="0" w:space="0" w:color="auto"/>
            <w:left w:val="none" w:sz="0" w:space="0" w:color="auto"/>
            <w:bottom w:val="none" w:sz="0" w:space="0" w:color="auto"/>
            <w:right w:val="none" w:sz="0" w:space="0" w:color="auto"/>
          </w:divBdr>
        </w:div>
        <w:div w:id="1881283371">
          <w:marLeft w:val="640"/>
          <w:marRight w:val="0"/>
          <w:marTop w:val="0"/>
          <w:marBottom w:val="0"/>
          <w:divBdr>
            <w:top w:val="none" w:sz="0" w:space="0" w:color="auto"/>
            <w:left w:val="none" w:sz="0" w:space="0" w:color="auto"/>
            <w:bottom w:val="none" w:sz="0" w:space="0" w:color="auto"/>
            <w:right w:val="none" w:sz="0" w:space="0" w:color="auto"/>
          </w:divBdr>
        </w:div>
        <w:div w:id="1038359234">
          <w:marLeft w:val="640"/>
          <w:marRight w:val="0"/>
          <w:marTop w:val="0"/>
          <w:marBottom w:val="0"/>
          <w:divBdr>
            <w:top w:val="none" w:sz="0" w:space="0" w:color="auto"/>
            <w:left w:val="none" w:sz="0" w:space="0" w:color="auto"/>
            <w:bottom w:val="none" w:sz="0" w:space="0" w:color="auto"/>
            <w:right w:val="none" w:sz="0" w:space="0" w:color="auto"/>
          </w:divBdr>
        </w:div>
        <w:div w:id="288901675">
          <w:marLeft w:val="640"/>
          <w:marRight w:val="0"/>
          <w:marTop w:val="0"/>
          <w:marBottom w:val="0"/>
          <w:divBdr>
            <w:top w:val="none" w:sz="0" w:space="0" w:color="auto"/>
            <w:left w:val="none" w:sz="0" w:space="0" w:color="auto"/>
            <w:bottom w:val="none" w:sz="0" w:space="0" w:color="auto"/>
            <w:right w:val="none" w:sz="0" w:space="0" w:color="auto"/>
          </w:divBdr>
        </w:div>
        <w:div w:id="2078168566">
          <w:marLeft w:val="640"/>
          <w:marRight w:val="0"/>
          <w:marTop w:val="0"/>
          <w:marBottom w:val="0"/>
          <w:divBdr>
            <w:top w:val="none" w:sz="0" w:space="0" w:color="auto"/>
            <w:left w:val="none" w:sz="0" w:space="0" w:color="auto"/>
            <w:bottom w:val="none" w:sz="0" w:space="0" w:color="auto"/>
            <w:right w:val="none" w:sz="0" w:space="0" w:color="auto"/>
          </w:divBdr>
        </w:div>
        <w:div w:id="1818378805">
          <w:marLeft w:val="640"/>
          <w:marRight w:val="0"/>
          <w:marTop w:val="0"/>
          <w:marBottom w:val="0"/>
          <w:divBdr>
            <w:top w:val="none" w:sz="0" w:space="0" w:color="auto"/>
            <w:left w:val="none" w:sz="0" w:space="0" w:color="auto"/>
            <w:bottom w:val="none" w:sz="0" w:space="0" w:color="auto"/>
            <w:right w:val="none" w:sz="0" w:space="0" w:color="auto"/>
          </w:divBdr>
        </w:div>
        <w:div w:id="251353765">
          <w:marLeft w:val="640"/>
          <w:marRight w:val="0"/>
          <w:marTop w:val="0"/>
          <w:marBottom w:val="0"/>
          <w:divBdr>
            <w:top w:val="none" w:sz="0" w:space="0" w:color="auto"/>
            <w:left w:val="none" w:sz="0" w:space="0" w:color="auto"/>
            <w:bottom w:val="none" w:sz="0" w:space="0" w:color="auto"/>
            <w:right w:val="none" w:sz="0" w:space="0" w:color="auto"/>
          </w:divBdr>
        </w:div>
        <w:div w:id="193815394">
          <w:marLeft w:val="640"/>
          <w:marRight w:val="0"/>
          <w:marTop w:val="0"/>
          <w:marBottom w:val="0"/>
          <w:divBdr>
            <w:top w:val="none" w:sz="0" w:space="0" w:color="auto"/>
            <w:left w:val="none" w:sz="0" w:space="0" w:color="auto"/>
            <w:bottom w:val="none" w:sz="0" w:space="0" w:color="auto"/>
            <w:right w:val="none" w:sz="0" w:space="0" w:color="auto"/>
          </w:divBdr>
        </w:div>
        <w:div w:id="986712460">
          <w:marLeft w:val="640"/>
          <w:marRight w:val="0"/>
          <w:marTop w:val="0"/>
          <w:marBottom w:val="0"/>
          <w:divBdr>
            <w:top w:val="none" w:sz="0" w:space="0" w:color="auto"/>
            <w:left w:val="none" w:sz="0" w:space="0" w:color="auto"/>
            <w:bottom w:val="none" w:sz="0" w:space="0" w:color="auto"/>
            <w:right w:val="none" w:sz="0" w:space="0" w:color="auto"/>
          </w:divBdr>
        </w:div>
        <w:div w:id="1286503797">
          <w:marLeft w:val="640"/>
          <w:marRight w:val="0"/>
          <w:marTop w:val="0"/>
          <w:marBottom w:val="0"/>
          <w:divBdr>
            <w:top w:val="none" w:sz="0" w:space="0" w:color="auto"/>
            <w:left w:val="none" w:sz="0" w:space="0" w:color="auto"/>
            <w:bottom w:val="none" w:sz="0" w:space="0" w:color="auto"/>
            <w:right w:val="none" w:sz="0" w:space="0" w:color="auto"/>
          </w:divBdr>
        </w:div>
        <w:div w:id="764377430">
          <w:marLeft w:val="640"/>
          <w:marRight w:val="0"/>
          <w:marTop w:val="0"/>
          <w:marBottom w:val="0"/>
          <w:divBdr>
            <w:top w:val="none" w:sz="0" w:space="0" w:color="auto"/>
            <w:left w:val="none" w:sz="0" w:space="0" w:color="auto"/>
            <w:bottom w:val="none" w:sz="0" w:space="0" w:color="auto"/>
            <w:right w:val="none" w:sz="0" w:space="0" w:color="auto"/>
          </w:divBdr>
        </w:div>
        <w:div w:id="2017147941">
          <w:marLeft w:val="640"/>
          <w:marRight w:val="0"/>
          <w:marTop w:val="0"/>
          <w:marBottom w:val="0"/>
          <w:divBdr>
            <w:top w:val="none" w:sz="0" w:space="0" w:color="auto"/>
            <w:left w:val="none" w:sz="0" w:space="0" w:color="auto"/>
            <w:bottom w:val="none" w:sz="0" w:space="0" w:color="auto"/>
            <w:right w:val="none" w:sz="0" w:space="0" w:color="auto"/>
          </w:divBdr>
        </w:div>
        <w:div w:id="2143502647">
          <w:marLeft w:val="640"/>
          <w:marRight w:val="0"/>
          <w:marTop w:val="0"/>
          <w:marBottom w:val="0"/>
          <w:divBdr>
            <w:top w:val="none" w:sz="0" w:space="0" w:color="auto"/>
            <w:left w:val="none" w:sz="0" w:space="0" w:color="auto"/>
            <w:bottom w:val="none" w:sz="0" w:space="0" w:color="auto"/>
            <w:right w:val="none" w:sz="0" w:space="0" w:color="auto"/>
          </w:divBdr>
        </w:div>
        <w:div w:id="2020620742">
          <w:marLeft w:val="640"/>
          <w:marRight w:val="0"/>
          <w:marTop w:val="0"/>
          <w:marBottom w:val="0"/>
          <w:divBdr>
            <w:top w:val="none" w:sz="0" w:space="0" w:color="auto"/>
            <w:left w:val="none" w:sz="0" w:space="0" w:color="auto"/>
            <w:bottom w:val="none" w:sz="0" w:space="0" w:color="auto"/>
            <w:right w:val="none" w:sz="0" w:space="0" w:color="auto"/>
          </w:divBdr>
        </w:div>
        <w:div w:id="2585588">
          <w:marLeft w:val="640"/>
          <w:marRight w:val="0"/>
          <w:marTop w:val="0"/>
          <w:marBottom w:val="0"/>
          <w:divBdr>
            <w:top w:val="none" w:sz="0" w:space="0" w:color="auto"/>
            <w:left w:val="none" w:sz="0" w:space="0" w:color="auto"/>
            <w:bottom w:val="none" w:sz="0" w:space="0" w:color="auto"/>
            <w:right w:val="none" w:sz="0" w:space="0" w:color="auto"/>
          </w:divBdr>
        </w:div>
        <w:div w:id="2063672633">
          <w:marLeft w:val="640"/>
          <w:marRight w:val="0"/>
          <w:marTop w:val="0"/>
          <w:marBottom w:val="0"/>
          <w:divBdr>
            <w:top w:val="none" w:sz="0" w:space="0" w:color="auto"/>
            <w:left w:val="none" w:sz="0" w:space="0" w:color="auto"/>
            <w:bottom w:val="none" w:sz="0" w:space="0" w:color="auto"/>
            <w:right w:val="none" w:sz="0" w:space="0" w:color="auto"/>
          </w:divBdr>
        </w:div>
        <w:div w:id="462505950">
          <w:marLeft w:val="640"/>
          <w:marRight w:val="0"/>
          <w:marTop w:val="0"/>
          <w:marBottom w:val="0"/>
          <w:divBdr>
            <w:top w:val="none" w:sz="0" w:space="0" w:color="auto"/>
            <w:left w:val="none" w:sz="0" w:space="0" w:color="auto"/>
            <w:bottom w:val="none" w:sz="0" w:space="0" w:color="auto"/>
            <w:right w:val="none" w:sz="0" w:space="0" w:color="auto"/>
          </w:divBdr>
        </w:div>
        <w:div w:id="768890750">
          <w:marLeft w:val="640"/>
          <w:marRight w:val="0"/>
          <w:marTop w:val="0"/>
          <w:marBottom w:val="0"/>
          <w:divBdr>
            <w:top w:val="none" w:sz="0" w:space="0" w:color="auto"/>
            <w:left w:val="none" w:sz="0" w:space="0" w:color="auto"/>
            <w:bottom w:val="none" w:sz="0" w:space="0" w:color="auto"/>
            <w:right w:val="none" w:sz="0" w:space="0" w:color="auto"/>
          </w:divBdr>
        </w:div>
        <w:div w:id="542402490">
          <w:marLeft w:val="640"/>
          <w:marRight w:val="0"/>
          <w:marTop w:val="0"/>
          <w:marBottom w:val="0"/>
          <w:divBdr>
            <w:top w:val="none" w:sz="0" w:space="0" w:color="auto"/>
            <w:left w:val="none" w:sz="0" w:space="0" w:color="auto"/>
            <w:bottom w:val="none" w:sz="0" w:space="0" w:color="auto"/>
            <w:right w:val="none" w:sz="0" w:space="0" w:color="auto"/>
          </w:divBdr>
        </w:div>
        <w:div w:id="1945573002">
          <w:marLeft w:val="640"/>
          <w:marRight w:val="0"/>
          <w:marTop w:val="0"/>
          <w:marBottom w:val="0"/>
          <w:divBdr>
            <w:top w:val="none" w:sz="0" w:space="0" w:color="auto"/>
            <w:left w:val="none" w:sz="0" w:space="0" w:color="auto"/>
            <w:bottom w:val="none" w:sz="0" w:space="0" w:color="auto"/>
            <w:right w:val="none" w:sz="0" w:space="0" w:color="auto"/>
          </w:divBdr>
        </w:div>
        <w:div w:id="913901016">
          <w:marLeft w:val="640"/>
          <w:marRight w:val="0"/>
          <w:marTop w:val="0"/>
          <w:marBottom w:val="0"/>
          <w:divBdr>
            <w:top w:val="none" w:sz="0" w:space="0" w:color="auto"/>
            <w:left w:val="none" w:sz="0" w:space="0" w:color="auto"/>
            <w:bottom w:val="none" w:sz="0" w:space="0" w:color="auto"/>
            <w:right w:val="none" w:sz="0" w:space="0" w:color="auto"/>
          </w:divBdr>
        </w:div>
        <w:div w:id="1246039311">
          <w:marLeft w:val="640"/>
          <w:marRight w:val="0"/>
          <w:marTop w:val="0"/>
          <w:marBottom w:val="0"/>
          <w:divBdr>
            <w:top w:val="none" w:sz="0" w:space="0" w:color="auto"/>
            <w:left w:val="none" w:sz="0" w:space="0" w:color="auto"/>
            <w:bottom w:val="none" w:sz="0" w:space="0" w:color="auto"/>
            <w:right w:val="none" w:sz="0" w:space="0" w:color="auto"/>
          </w:divBdr>
        </w:div>
        <w:div w:id="175703982">
          <w:marLeft w:val="640"/>
          <w:marRight w:val="0"/>
          <w:marTop w:val="0"/>
          <w:marBottom w:val="0"/>
          <w:divBdr>
            <w:top w:val="none" w:sz="0" w:space="0" w:color="auto"/>
            <w:left w:val="none" w:sz="0" w:space="0" w:color="auto"/>
            <w:bottom w:val="none" w:sz="0" w:space="0" w:color="auto"/>
            <w:right w:val="none" w:sz="0" w:space="0" w:color="auto"/>
          </w:divBdr>
        </w:div>
        <w:div w:id="676348944">
          <w:marLeft w:val="640"/>
          <w:marRight w:val="0"/>
          <w:marTop w:val="0"/>
          <w:marBottom w:val="0"/>
          <w:divBdr>
            <w:top w:val="none" w:sz="0" w:space="0" w:color="auto"/>
            <w:left w:val="none" w:sz="0" w:space="0" w:color="auto"/>
            <w:bottom w:val="none" w:sz="0" w:space="0" w:color="auto"/>
            <w:right w:val="none" w:sz="0" w:space="0" w:color="auto"/>
          </w:divBdr>
        </w:div>
        <w:div w:id="783383308">
          <w:marLeft w:val="640"/>
          <w:marRight w:val="0"/>
          <w:marTop w:val="0"/>
          <w:marBottom w:val="0"/>
          <w:divBdr>
            <w:top w:val="none" w:sz="0" w:space="0" w:color="auto"/>
            <w:left w:val="none" w:sz="0" w:space="0" w:color="auto"/>
            <w:bottom w:val="none" w:sz="0" w:space="0" w:color="auto"/>
            <w:right w:val="none" w:sz="0" w:space="0" w:color="auto"/>
          </w:divBdr>
        </w:div>
        <w:div w:id="748886784">
          <w:marLeft w:val="640"/>
          <w:marRight w:val="0"/>
          <w:marTop w:val="0"/>
          <w:marBottom w:val="0"/>
          <w:divBdr>
            <w:top w:val="none" w:sz="0" w:space="0" w:color="auto"/>
            <w:left w:val="none" w:sz="0" w:space="0" w:color="auto"/>
            <w:bottom w:val="none" w:sz="0" w:space="0" w:color="auto"/>
            <w:right w:val="none" w:sz="0" w:space="0" w:color="auto"/>
          </w:divBdr>
        </w:div>
        <w:div w:id="1732191443">
          <w:marLeft w:val="640"/>
          <w:marRight w:val="0"/>
          <w:marTop w:val="0"/>
          <w:marBottom w:val="0"/>
          <w:divBdr>
            <w:top w:val="none" w:sz="0" w:space="0" w:color="auto"/>
            <w:left w:val="none" w:sz="0" w:space="0" w:color="auto"/>
            <w:bottom w:val="none" w:sz="0" w:space="0" w:color="auto"/>
            <w:right w:val="none" w:sz="0" w:space="0" w:color="auto"/>
          </w:divBdr>
        </w:div>
        <w:div w:id="1424573456">
          <w:marLeft w:val="640"/>
          <w:marRight w:val="0"/>
          <w:marTop w:val="0"/>
          <w:marBottom w:val="0"/>
          <w:divBdr>
            <w:top w:val="none" w:sz="0" w:space="0" w:color="auto"/>
            <w:left w:val="none" w:sz="0" w:space="0" w:color="auto"/>
            <w:bottom w:val="none" w:sz="0" w:space="0" w:color="auto"/>
            <w:right w:val="none" w:sz="0" w:space="0" w:color="auto"/>
          </w:divBdr>
        </w:div>
        <w:div w:id="662005570">
          <w:marLeft w:val="640"/>
          <w:marRight w:val="0"/>
          <w:marTop w:val="0"/>
          <w:marBottom w:val="0"/>
          <w:divBdr>
            <w:top w:val="none" w:sz="0" w:space="0" w:color="auto"/>
            <w:left w:val="none" w:sz="0" w:space="0" w:color="auto"/>
            <w:bottom w:val="none" w:sz="0" w:space="0" w:color="auto"/>
            <w:right w:val="none" w:sz="0" w:space="0" w:color="auto"/>
          </w:divBdr>
        </w:div>
        <w:div w:id="1773894887">
          <w:marLeft w:val="640"/>
          <w:marRight w:val="0"/>
          <w:marTop w:val="0"/>
          <w:marBottom w:val="0"/>
          <w:divBdr>
            <w:top w:val="none" w:sz="0" w:space="0" w:color="auto"/>
            <w:left w:val="none" w:sz="0" w:space="0" w:color="auto"/>
            <w:bottom w:val="none" w:sz="0" w:space="0" w:color="auto"/>
            <w:right w:val="none" w:sz="0" w:space="0" w:color="auto"/>
          </w:divBdr>
        </w:div>
        <w:div w:id="1763717327">
          <w:marLeft w:val="640"/>
          <w:marRight w:val="0"/>
          <w:marTop w:val="0"/>
          <w:marBottom w:val="0"/>
          <w:divBdr>
            <w:top w:val="none" w:sz="0" w:space="0" w:color="auto"/>
            <w:left w:val="none" w:sz="0" w:space="0" w:color="auto"/>
            <w:bottom w:val="none" w:sz="0" w:space="0" w:color="auto"/>
            <w:right w:val="none" w:sz="0" w:space="0" w:color="auto"/>
          </w:divBdr>
        </w:div>
        <w:div w:id="2101218846">
          <w:marLeft w:val="640"/>
          <w:marRight w:val="0"/>
          <w:marTop w:val="0"/>
          <w:marBottom w:val="0"/>
          <w:divBdr>
            <w:top w:val="none" w:sz="0" w:space="0" w:color="auto"/>
            <w:left w:val="none" w:sz="0" w:space="0" w:color="auto"/>
            <w:bottom w:val="none" w:sz="0" w:space="0" w:color="auto"/>
            <w:right w:val="none" w:sz="0" w:space="0" w:color="auto"/>
          </w:divBdr>
        </w:div>
        <w:div w:id="529148989">
          <w:marLeft w:val="640"/>
          <w:marRight w:val="0"/>
          <w:marTop w:val="0"/>
          <w:marBottom w:val="0"/>
          <w:divBdr>
            <w:top w:val="none" w:sz="0" w:space="0" w:color="auto"/>
            <w:left w:val="none" w:sz="0" w:space="0" w:color="auto"/>
            <w:bottom w:val="none" w:sz="0" w:space="0" w:color="auto"/>
            <w:right w:val="none" w:sz="0" w:space="0" w:color="auto"/>
          </w:divBdr>
        </w:div>
        <w:div w:id="882058226">
          <w:marLeft w:val="640"/>
          <w:marRight w:val="0"/>
          <w:marTop w:val="0"/>
          <w:marBottom w:val="0"/>
          <w:divBdr>
            <w:top w:val="none" w:sz="0" w:space="0" w:color="auto"/>
            <w:left w:val="none" w:sz="0" w:space="0" w:color="auto"/>
            <w:bottom w:val="none" w:sz="0" w:space="0" w:color="auto"/>
            <w:right w:val="none" w:sz="0" w:space="0" w:color="auto"/>
          </w:divBdr>
        </w:div>
        <w:div w:id="530654815">
          <w:marLeft w:val="640"/>
          <w:marRight w:val="0"/>
          <w:marTop w:val="0"/>
          <w:marBottom w:val="0"/>
          <w:divBdr>
            <w:top w:val="none" w:sz="0" w:space="0" w:color="auto"/>
            <w:left w:val="none" w:sz="0" w:space="0" w:color="auto"/>
            <w:bottom w:val="none" w:sz="0" w:space="0" w:color="auto"/>
            <w:right w:val="none" w:sz="0" w:space="0" w:color="auto"/>
          </w:divBdr>
        </w:div>
        <w:div w:id="603417661">
          <w:marLeft w:val="640"/>
          <w:marRight w:val="0"/>
          <w:marTop w:val="0"/>
          <w:marBottom w:val="0"/>
          <w:divBdr>
            <w:top w:val="none" w:sz="0" w:space="0" w:color="auto"/>
            <w:left w:val="none" w:sz="0" w:space="0" w:color="auto"/>
            <w:bottom w:val="none" w:sz="0" w:space="0" w:color="auto"/>
            <w:right w:val="none" w:sz="0" w:space="0" w:color="auto"/>
          </w:divBdr>
        </w:div>
        <w:div w:id="263655509">
          <w:marLeft w:val="640"/>
          <w:marRight w:val="0"/>
          <w:marTop w:val="0"/>
          <w:marBottom w:val="0"/>
          <w:divBdr>
            <w:top w:val="none" w:sz="0" w:space="0" w:color="auto"/>
            <w:left w:val="none" w:sz="0" w:space="0" w:color="auto"/>
            <w:bottom w:val="none" w:sz="0" w:space="0" w:color="auto"/>
            <w:right w:val="none" w:sz="0" w:space="0" w:color="auto"/>
          </w:divBdr>
        </w:div>
        <w:div w:id="433672286">
          <w:marLeft w:val="640"/>
          <w:marRight w:val="0"/>
          <w:marTop w:val="0"/>
          <w:marBottom w:val="0"/>
          <w:divBdr>
            <w:top w:val="none" w:sz="0" w:space="0" w:color="auto"/>
            <w:left w:val="none" w:sz="0" w:space="0" w:color="auto"/>
            <w:bottom w:val="none" w:sz="0" w:space="0" w:color="auto"/>
            <w:right w:val="none" w:sz="0" w:space="0" w:color="auto"/>
          </w:divBdr>
        </w:div>
        <w:div w:id="1392726096">
          <w:marLeft w:val="640"/>
          <w:marRight w:val="0"/>
          <w:marTop w:val="0"/>
          <w:marBottom w:val="0"/>
          <w:divBdr>
            <w:top w:val="none" w:sz="0" w:space="0" w:color="auto"/>
            <w:left w:val="none" w:sz="0" w:space="0" w:color="auto"/>
            <w:bottom w:val="none" w:sz="0" w:space="0" w:color="auto"/>
            <w:right w:val="none" w:sz="0" w:space="0" w:color="auto"/>
          </w:divBdr>
        </w:div>
        <w:div w:id="979765742">
          <w:marLeft w:val="640"/>
          <w:marRight w:val="0"/>
          <w:marTop w:val="0"/>
          <w:marBottom w:val="0"/>
          <w:divBdr>
            <w:top w:val="none" w:sz="0" w:space="0" w:color="auto"/>
            <w:left w:val="none" w:sz="0" w:space="0" w:color="auto"/>
            <w:bottom w:val="none" w:sz="0" w:space="0" w:color="auto"/>
            <w:right w:val="none" w:sz="0" w:space="0" w:color="auto"/>
          </w:divBdr>
        </w:div>
        <w:div w:id="2138403832">
          <w:marLeft w:val="640"/>
          <w:marRight w:val="0"/>
          <w:marTop w:val="0"/>
          <w:marBottom w:val="0"/>
          <w:divBdr>
            <w:top w:val="none" w:sz="0" w:space="0" w:color="auto"/>
            <w:left w:val="none" w:sz="0" w:space="0" w:color="auto"/>
            <w:bottom w:val="none" w:sz="0" w:space="0" w:color="auto"/>
            <w:right w:val="none" w:sz="0" w:space="0" w:color="auto"/>
          </w:divBdr>
        </w:div>
        <w:div w:id="371929260">
          <w:marLeft w:val="640"/>
          <w:marRight w:val="0"/>
          <w:marTop w:val="0"/>
          <w:marBottom w:val="0"/>
          <w:divBdr>
            <w:top w:val="none" w:sz="0" w:space="0" w:color="auto"/>
            <w:left w:val="none" w:sz="0" w:space="0" w:color="auto"/>
            <w:bottom w:val="none" w:sz="0" w:space="0" w:color="auto"/>
            <w:right w:val="none" w:sz="0" w:space="0" w:color="auto"/>
          </w:divBdr>
        </w:div>
        <w:div w:id="1206716755">
          <w:marLeft w:val="640"/>
          <w:marRight w:val="0"/>
          <w:marTop w:val="0"/>
          <w:marBottom w:val="0"/>
          <w:divBdr>
            <w:top w:val="none" w:sz="0" w:space="0" w:color="auto"/>
            <w:left w:val="none" w:sz="0" w:space="0" w:color="auto"/>
            <w:bottom w:val="none" w:sz="0" w:space="0" w:color="auto"/>
            <w:right w:val="none" w:sz="0" w:space="0" w:color="auto"/>
          </w:divBdr>
        </w:div>
        <w:div w:id="1367219968">
          <w:marLeft w:val="640"/>
          <w:marRight w:val="0"/>
          <w:marTop w:val="0"/>
          <w:marBottom w:val="0"/>
          <w:divBdr>
            <w:top w:val="none" w:sz="0" w:space="0" w:color="auto"/>
            <w:left w:val="none" w:sz="0" w:space="0" w:color="auto"/>
            <w:bottom w:val="none" w:sz="0" w:space="0" w:color="auto"/>
            <w:right w:val="none" w:sz="0" w:space="0" w:color="auto"/>
          </w:divBdr>
        </w:div>
        <w:div w:id="1106190835">
          <w:marLeft w:val="640"/>
          <w:marRight w:val="0"/>
          <w:marTop w:val="0"/>
          <w:marBottom w:val="0"/>
          <w:divBdr>
            <w:top w:val="none" w:sz="0" w:space="0" w:color="auto"/>
            <w:left w:val="none" w:sz="0" w:space="0" w:color="auto"/>
            <w:bottom w:val="none" w:sz="0" w:space="0" w:color="auto"/>
            <w:right w:val="none" w:sz="0" w:space="0" w:color="auto"/>
          </w:divBdr>
        </w:div>
        <w:div w:id="1912351796">
          <w:marLeft w:val="640"/>
          <w:marRight w:val="0"/>
          <w:marTop w:val="0"/>
          <w:marBottom w:val="0"/>
          <w:divBdr>
            <w:top w:val="none" w:sz="0" w:space="0" w:color="auto"/>
            <w:left w:val="none" w:sz="0" w:space="0" w:color="auto"/>
            <w:bottom w:val="none" w:sz="0" w:space="0" w:color="auto"/>
            <w:right w:val="none" w:sz="0" w:space="0" w:color="auto"/>
          </w:divBdr>
        </w:div>
        <w:div w:id="1254238519">
          <w:marLeft w:val="640"/>
          <w:marRight w:val="0"/>
          <w:marTop w:val="0"/>
          <w:marBottom w:val="0"/>
          <w:divBdr>
            <w:top w:val="none" w:sz="0" w:space="0" w:color="auto"/>
            <w:left w:val="none" w:sz="0" w:space="0" w:color="auto"/>
            <w:bottom w:val="none" w:sz="0" w:space="0" w:color="auto"/>
            <w:right w:val="none" w:sz="0" w:space="0" w:color="auto"/>
          </w:divBdr>
        </w:div>
        <w:div w:id="1033844952">
          <w:marLeft w:val="640"/>
          <w:marRight w:val="0"/>
          <w:marTop w:val="0"/>
          <w:marBottom w:val="0"/>
          <w:divBdr>
            <w:top w:val="none" w:sz="0" w:space="0" w:color="auto"/>
            <w:left w:val="none" w:sz="0" w:space="0" w:color="auto"/>
            <w:bottom w:val="none" w:sz="0" w:space="0" w:color="auto"/>
            <w:right w:val="none" w:sz="0" w:space="0" w:color="auto"/>
          </w:divBdr>
        </w:div>
        <w:div w:id="1275134620">
          <w:marLeft w:val="640"/>
          <w:marRight w:val="0"/>
          <w:marTop w:val="0"/>
          <w:marBottom w:val="0"/>
          <w:divBdr>
            <w:top w:val="none" w:sz="0" w:space="0" w:color="auto"/>
            <w:left w:val="none" w:sz="0" w:space="0" w:color="auto"/>
            <w:bottom w:val="none" w:sz="0" w:space="0" w:color="auto"/>
            <w:right w:val="none" w:sz="0" w:space="0" w:color="auto"/>
          </w:divBdr>
        </w:div>
        <w:div w:id="447508827">
          <w:marLeft w:val="640"/>
          <w:marRight w:val="0"/>
          <w:marTop w:val="0"/>
          <w:marBottom w:val="0"/>
          <w:divBdr>
            <w:top w:val="none" w:sz="0" w:space="0" w:color="auto"/>
            <w:left w:val="none" w:sz="0" w:space="0" w:color="auto"/>
            <w:bottom w:val="none" w:sz="0" w:space="0" w:color="auto"/>
            <w:right w:val="none" w:sz="0" w:space="0" w:color="auto"/>
          </w:divBdr>
        </w:div>
        <w:div w:id="1767656292">
          <w:marLeft w:val="640"/>
          <w:marRight w:val="0"/>
          <w:marTop w:val="0"/>
          <w:marBottom w:val="0"/>
          <w:divBdr>
            <w:top w:val="none" w:sz="0" w:space="0" w:color="auto"/>
            <w:left w:val="none" w:sz="0" w:space="0" w:color="auto"/>
            <w:bottom w:val="none" w:sz="0" w:space="0" w:color="auto"/>
            <w:right w:val="none" w:sz="0" w:space="0" w:color="auto"/>
          </w:divBdr>
        </w:div>
        <w:div w:id="1394082962">
          <w:marLeft w:val="640"/>
          <w:marRight w:val="0"/>
          <w:marTop w:val="0"/>
          <w:marBottom w:val="0"/>
          <w:divBdr>
            <w:top w:val="none" w:sz="0" w:space="0" w:color="auto"/>
            <w:left w:val="none" w:sz="0" w:space="0" w:color="auto"/>
            <w:bottom w:val="none" w:sz="0" w:space="0" w:color="auto"/>
            <w:right w:val="none" w:sz="0" w:space="0" w:color="auto"/>
          </w:divBdr>
        </w:div>
        <w:div w:id="1506820495">
          <w:marLeft w:val="640"/>
          <w:marRight w:val="0"/>
          <w:marTop w:val="0"/>
          <w:marBottom w:val="0"/>
          <w:divBdr>
            <w:top w:val="none" w:sz="0" w:space="0" w:color="auto"/>
            <w:left w:val="none" w:sz="0" w:space="0" w:color="auto"/>
            <w:bottom w:val="none" w:sz="0" w:space="0" w:color="auto"/>
            <w:right w:val="none" w:sz="0" w:space="0" w:color="auto"/>
          </w:divBdr>
        </w:div>
        <w:div w:id="722412139">
          <w:marLeft w:val="640"/>
          <w:marRight w:val="0"/>
          <w:marTop w:val="0"/>
          <w:marBottom w:val="0"/>
          <w:divBdr>
            <w:top w:val="none" w:sz="0" w:space="0" w:color="auto"/>
            <w:left w:val="none" w:sz="0" w:space="0" w:color="auto"/>
            <w:bottom w:val="none" w:sz="0" w:space="0" w:color="auto"/>
            <w:right w:val="none" w:sz="0" w:space="0" w:color="auto"/>
          </w:divBdr>
        </w:div>
        <w:div w:id="115099419">
          <w:marLeft w:val="640"/>
          <w:marRight w:val="0"/>
          <w:marTop w:val="0"/>
          <w:marBottom w:val="0"/>
          <w:divBdr>
            <w:top w:val="none" w:sz="0" w:space="0" w:color="auto"/>
            <w:left w:val="none" w:sz="0" w:space="0" w:color="auto"/>
            <w:bottom w:val="none" w:sz="0" w:space="0" w:color="auto"/>
            <w:right w:val="none" w:sz="0" w:space="0" w:color="auto"/>
          </w:divBdr>
        </w:div>
        <w:div w:id="1675105337">
          <w:marLeft w:val="640"/>
          <w:marRight w:val="0"/>
          <w:marTop w:val="0"/>
          <w:marBottom w:val="0"/>
          <w:divBdr>
            <w:top w:val="none" w:sz="0" w:space="0" w:color="auto"/>
            <w:left w:val="none" w:sz="0" w:space="0" w:color="auto"/>
            <w:bottom w:val="none" w:sz="0" w:space="0" w:color="auto"/>
            <w:right w:val="none" w:sz="0" w:space="0" w:color="auto"/>
          </w:divBdr>
        </w:div>
        <w:div w:id="1776052312">
          <w:marLeft w:val="640"/>
          <w:marRight w:val="0"/>
          <w:marTop w:val="0"/>
          <w:marBottom w:val="0"/>
          <w:divBdr>
            <w:top w:val="none" w:sz="0" w:space="0" w:color="auto"/>
            <w:left w:val="none" w:sz="0" w:space="0" w:color="auto"/>
            <w:bottom w:val="none" w:sz="0" w:space="0" w:color="auto"/>
            <w:right w:val="none" w:sz="0" w:space="0" w:color="auto"/>
          </w:divBdr>
        </w:div>
        <w:div w:id="599488770">
          <w:marLeft w:val="640"/>
          <w:marRight w:val="0"/>
          <w:marTop w:val="0"/>
          <w:marBottom w:val="0"/>
          <w:divBdr>
            <w:top w:val="none" w:sz="0" w:space="0" w:color="auto"/>
            <w:left w:val="none" w:sz="0" w:space="0" w:color="auto"/>
            <w:bottom w:val="none" w:sz="0" w:space="0" w:color="auto"/>
            <w:right w:val="none" w:sz="0" w:space="0" w:color="auto"/>
          </w:divBdr>
        </w:div>
        <w:div w:id="16658896">
          <w:marLeft w:val="640"/>
          <w:marRight w:val="0"/>
          <w:marTop w:val="0"/>
          <w:marBottom w:val="0"/>
          <w:divBdr>
            <w:top w:val="none" w:sz="0" w:space="0" w:color="auto"/>
            <w:left w:val="none" w:sz="0" w:space="0" w:color="auto"/>
            <w:bottom w:val="none" w:sz="0" w:space="0" w:color="auto"/>
            <w:right w:val="none" w:sz="0" w:space="0" w:color="auto"/>
          </w:divBdr>
        </w:div>
        <w:div w:id="324818153">
          <w:marLeft w:val="640"/>
          <w:marRight w:val="0"/>
          <w:marTop w:val="0"/>
          <w:marBottom w:val="0"/>
          <w:divBdr>
            <w:top w:val="none" w:sz="0" w:space="0" w:color="auto"/>
            <w:left w:val="none" w:sz="0" w:space="0" w:color="auto"/>
            <w:bottom w:val="none" w:sz="0" w:space="0" w:color="auto"/>
            <w:right w:val="none" w:sz="0" w:space="0" w:color="auto"/>
          </w:divBdr>
        </w:div>
        <w:div w:id="515198926">
          <w:marLeft w:val="640"/>
          <w:marRight w:val="0"/>
          <w:marTop w:val="0"/>
          <w:marBottom w:val="0"/>
          <w:divBdr>
            <w:top w:val="none" w:sz="0" w:space="0" w:color="auto"/>
            <w:left w:val="none" w:sz="0" w:space="0" w:color="auto"/>
            <w:bottom w:val="none" w:sz="0" w:space="0" w:color="auto"/>
            <w:right w:val="none" w:sz="0" w:space="0" w:color="auto"/>
          </w:divBdr>
        </w:div>
        <w:div w:id="950479597">
          <w:marLeft w:val="640"/>
          <w:marRight w:val="0"/>
          <w:marTop w:val="0"/>
          <w:marBottom w:val="0"/>
          <w:divBdr>
            <w:top w:val="none" w:sz="0" w:space="0" w:color="auto"/>
            <w:left w:val="none" w:sz="0" w:space="0" w:color="auto"/>
            <w:bottom w:val="none" w:sz="0" w:space="0" w:color="auto"/>
            <w:right w:val="none" w:sz="0" w:space="0" w:color="auto"/>
          </w:divBdr>
        </w:div>
        <w:div w:id="1759248999">
          <w:marLeft w:val="640"/>
          <w:marRight w:val="0"/>
          <w:marTop w:val="0"/>
          <w:marBottom w:val="0"/>
          <w:divBdr>
            <w:top w:val="none" w:sz="0" w:space="0" w:color="auto"/>
            <w:left w:val="none" w:sz="0" w:space="0" w:color="auto"/>
            <w:bottom w:val="none" w:sz="0" w:space="0" w:color="auto"/>
            <w:right w:val="none" w:sz="0" w:space="0" w:color="auto"/>
          </w:divBdr>
        </w:div>
        <w:div w:id="1132021568">
          <w:marLeft w:val="640"/>
          <w:marRight w:val="0"/>
          <w:marTop w:val="0"/>
          <w:marBottom w:val="0"/>
          <w:divBdr>
            <w:top w:val="none" w:sz="0" w:space="0" w:color="auto"/>
            <w:left w:val="none" w:sz="0" w:space="0" w:color="auto"/>
            <w:bottom w:val="none" w:sz="0" w:space="0" w:color="auto"/>
            <w:right w:val="none" w:sz="0" w:space="0" w:color="auto"/>
          </w:divBdr>
        </w:div>
        <w:div w:id="235407643">
          <w:marLeft w:val="640"/>
          <w:marRight w:val="0"/>
          <w:marTop w:val="0"/>
          <w:marBottom w:val="0"/>
          <w:divBdr>
            <w:top w:val="none" w:sz="0" w:space="0" w:color="auto"/>
            <w:left w:val="none" w:sz="0" w:space="0" w:color="auto"/>
            <w:bottom w:val="none" w:sz="0" w:space="0" w:color="auto"/>
            <w:right w:val="none" w:sz="0" w:space="0" w:color="auto"/>
          </w:divBdr>
        </w:div>
        <w:div w:id="1731417355">
          <w:marLeft w:val="640"/>
          <w:marRight w:val="0"/>
          <w:marTop w:val="0"/>
          <w:marBottom w:val="0"/>
          <w:divBdr>
            <w:top w:val="none" w:sz="0" w:space="0" w:color="auto"/>
            <w:left w:val="none" w:sz="0" w:space="0" w:color="auto"/>
            <w:bottom w:val="none" w:sz="0" w:space="0" w:color="auto"/>
            <w:right w:val="none" w:sz="0" w:space="0" w:color="auto"/>
          </w:divBdr>
        </w:div>
        <w:div w:id="532423710">
          <w:marLeft w:val="640"/>
          <w:marRight w:val="0"/>
          <w:marTop w:val="0"/>
          <w:marBottom w:val="0"/>
          <w:divBdr>
            <w:top w:val="none" w:sz="0" w:space="0" w:color="auto"/>
            <w:left w:val="none" w:sz="0" w:space="0" w:color="auto"/>
            <w:bottom w:val="none" w:sz="0" w:space="0" w:color="auto"/>
            <w:right w:val="none" w:sz="0" w:space="0" w:color="auto"/>
          </w:divBdr>
        </w:div>
        <w:div w:id="846600959">
          <w:marLeft w:val="640"/>
          <w:marRight w:val="0"/>
          <w:marTop w:val="0"/>
          <w:marBottom w:val="0"/>
          <w:divBdr>
            <w:top w:val="none" w:sz="0" w:space="0" w:color="auto"/>
            <w:left w:val="none" w:sz="0" w:space="0" w:color="auto"/>
            <w:bottom w:val="none" w:sz="0" w:space="0" w:color="auto"/>
            <w:right w:val="none" w:sz="0" w:space="0" w:color="auto"/>
          </w:divBdr>
        </w:div>
        <w:div w:id="1106727463">
          <w:marLeft w:val="640"/>
          <w:marRight w:val="0"/>
          <w:marTop w:val="0"/>
          <w:marBottom w:val="0"/>
          <w:divBdr>
            <w:top w:val="none" w:sz="0" w:space="0" w:color="auto"/>
            <w:left w:val="none" w:sz="0" w:space="0" w:color="auto"/>
            <w:bottom w:val="none" w:sz="0" w:space="0" w:color="auto"/>
            <w:right w:val="none" w:sz="0" w:space="0" w:color="auto"/>
          </w:divBdr>
        </w:div>
        <w:div w:id="1120535586">
          <w:marLeft w:val="640"/>
          <w:marRight w:val="0"/>
          <w:marTop w:val="0"/>
          <w:marBottom w:val="0"/>
          <w:divBdr>
            <w:top w:val="none" w:sz="0" w:space="0" w:color="auto"/>
            <w:left w:val="none" w:sz="0" w:space="0" w:color="auto"/>
            <w:bottom w:val="none" w:sz="0" w:space="0" w:color="auto"/>
            <w:right w:val="none" w:sz="0" w:space="0" w:color="auto"/>
          </w:divBdr>
        </w:div>
        <w:div w:id="398790998">
          <w:marLeft w:val="640"/>
          <w:marRight w:val="0"/>
          <w:marTop w:val="0"/>
          <w:marBottom w:val="0"/>
          <w:divBdr>
            <w:top w:val="none" w:sz="0" w:space="0" w:color="auto"/>
            <w:left w:val="none" w:sz="0" w:space="0" w:color="auto"/>
            <w:bottom w:val="none" w:sz="0" w:space="0" w:color="auto"/>
            <w:right w:val="none" w:sz="0" w:space="0" w:color="auto"/>
          </w:divBdr>
        </w:div>
        <w:div w:id="690229819">
          <w:marLeft w:val="640"/>
          <w:marRight w:val="0"/>
          <w:marTop w:val="0"/>
          <w:marBottom w:val="0"/>
          <w:divBdr>
            <w:top w:val="none" w:sz="0" w:space="0" w:color="auto"/>
            <w:left w:val="none" w:sz="0" w:space="0" w:color="auto"/>
            <w:bottom w:val="none" w:sz="0" w:space="0" w:color="auto"/>
            <w:right w:val="none" w:sz="0" w:space="0" w:color="auto"/>
          </w:divBdr>
        </w:div>
        <w:div w:id="1594318395">
          <w:marLeft w:val="640"/>
          <w:marRight w:val="0"/>
          <w:marTop w:val="0"/>
          <w:marBottom w:val="0"/>
          <w:divBdr>
            <w:top w:val="none" w:sz="0" w:space="0" w:color="auto"/>
            <w:left w:val="none" w:sz="0" w:space="0" w:color="auto"/>
            <w:bottom w:val="none" w:sz="0" w:space="0" w:color="auto"/>
            <w:right w:val="none" w:sz="0" w:space="0" w:color="auto"/>
          </w:divBdr>
        </w:div>
        <w:div w:id="665205115">
          <w:marLeft w:val="640"/>
          <w:marRight w:val="0"/>
          <w:marTop w:val="0"/>
          <w:marBottom w:val="0"/>
          <w:divBdr>
            <w:top w:val="none" w:sz="0" w:space="0" w:color="auto"/>
            <w:left w:val="none" w:sz="0" w:space="0" w:color="auto"/>
            <w:bottom w:val="none" w:sz="0" w:space="0" w:color="auto"/>
            <w:right w:val="none" w:sz="0" w:space="0" w:color="auto"/>
          </w:divBdr>
        </w:div>
        <w:div w:id="771633195">
          <w:marLeft w:val="640"/>
          <w:marRight w:val="0"/>
          <w:marTop w:val="0"/>
          <w:marBottom w:val="0"/>
          <w:divBdr>
            <w:top w:val="none" w:sz="0" w:space="0" w:color="auto"/>
            <w:left w:val="none" w:sz="0" w:space="0" w:color="auto"/>
            <w:bottom w:val="none" w:sz="0" w:space="0" w:color="auto"/>
            <w:right w:val="none" w:sz="0" w:space="0" w:color="auto"/>
          </w:divBdr>
        </w:div>
        <w:div w:id="28577973">
          <w:marLeft w:val="640"/>
          <w:marRight w:val="0"/>
          <w:marTop w:val="0"/>
          <w:marBottom w:val="0"/>
          <w:divBdr>
            <w:top w:val="none" w:sz="0" w:space="0" w:color="auto"/>
            <w:left w:val="none" w:sz="0" w:space="0" w:color="auto"/>
            <w:bottom w:val="none" w:sz="0" w:space="0" w:color="auto"/>
            <w:right w:val="none" w:sz="0" w:space="0" w:color="auto"/>
          </w:divBdr>
        </w:div>
        <w:div w:id="19867333">
          <w:marLeft w:val="640"/>
          <w:marRight w:val="0"/>
          <w:marTop w:val="0"/>
          <w:marBottom w:val="0"/>
          <w:divBdr>
            <w:top w:val="none" w:sz="0" w:space="0" w:color="auto"/>
            <w:left w:val="none" w:sz="0" w:space="0" w:color="auto"/>
            <w:bottom w:val="none" w:sz="0" w:space="0" w:color="auto"/>
            <w:right w:val="none" w:sz="0" w:space="0" w:color="auto"/>
          </w:divBdr>
        </w:div>
        <w:div w:id="1598715626">
          <w:marLeft w:val="640"/>
          <w:marRight w:val="0"/>
          <w:marTop w:val="0"/>
          <w:marBottom w:val="0"/>
          <w:divBdr>
            <w:top w:val="none" w:sz="0" w:space="0" w:color="auto"/>
            <w:left w:val="none" w:sz="0" w:space="0" w:color="auto"/>
            <w:bottom w:val="none" w:sz="0" w:space="0" w:color="auto"/>
            <w:right w:val="none" w:sz="0" w:space="0" w:color="auto"/>
          </w:divBdr>
        </w:div>
        <w:div w:id="648095094">
          <w:marLeft w:val="640"/>
          <w:marRight w:val="0"/>
          <w:marTop w:val="0"/>
          <w:marBottom w:val="0"/>
          <w:divBdr>
            <w:top w:val="none" w:sz="0" w:space="0" w:color="auto"/>
            <w:left w:val="none" w:sz="0" w:space="0" w:color="auto"/>
            <w:bottom w:val="none" w:sz="0" w:space="0" w:color="auto"/>
            <w:right w:val="none" w:sz="0" w:space="0" w:color="auto"/>
          </w:divBdr>
        </w:div>
        <w:div w:id="1022240980">
          <w:marLeft w:val="640"/>
          <w:marRight w:val="0"/>
          <w:marTop w:val="0"/>
          <w:marBottom w:val="0"/>
          <w:divBdr>
            <w:top w:val="none" w:sz="0" w:space="0" w:color="auto"/>
            <w:left w:val="none" w:sz="0" w:space="0" w:color="auto"/>
            <w:bottom w:val="none" w:sz="0" w:space="0" w:color="auto"/>
            <w:right w:val="none" w:sz="0" w:space="0" w:color="auto"/>
          </w:divBdr>
        </w:div>
        <w:div w:id="1617954428">
          <w:marLeft w:val="640"/>
          <w:marRight w:val="0"/>
          <w:marTop w:val="0"/>
          <w:marBottom w:val="0"/>
          <w:divBdr>
            <w:top w:val="none" w:sz="0" w:space="0" w:color="auto"/>
            <w:left w:val="none" w:sz="0" w:space="0" w:color="auto"/>
            <w:bottom w:val="none" w:sz="0" w:space="0" w:color="auto"/>
            <w:right w:val="none" w:sz="0" w:space="0" w:color="auto"/>
          </w:divBdr>
        </w:div>
        <w:div w:id="1162812298">
          <w:marLeft w:val="640"/>
          <w:marRight w:val="0"/>
          <w:marTop w:val="0"/>
          <w:marBottom w:val="0"/>
          <w:divBdr>
            <w:top w:val="none" w:sz="0" w:space="0" w:color="auto"/>
            <w:left w:val="none" w:sz="0" w:space="0" w:color="auto"/>
            <w:bottom w:val="none" w:sz="0" w:space="0" w:color="auto"/>
            <w:right w:val="none" w:sz="0" w:space="0" w:color="auto"/>
          </w:divBdr>
        </w:div>
        <w:div w:id="2095545238">
          <w:marLeft w:val="640"/>
          <w:marRight w:val="0"/>
          <w:marTop w:val="0"/>
          <w:marBottom w:val="0"/>
          <w:divBdr>
            <w:top w:val="none" w:sz="0" w:space="0" w:color="auto"/>
            <w:left w:val="none" w:sz="0" w:space="0" w:color="auto"/>
            <w:bottom w:val="none" w:sz="0" w:space="0" w:color="auto"/>
            <w:right w:val="none" w:sz="0" w:space="0" w:color="auto"/>
          </w:divBdr>
        </w:div>
        <w:div w:id="1717394177">
          <w:marLeft w:val="640"/>
          <w:marRight w:val="0"/>
          <w:marTop w:val="0"/>
          <w:marBottom w:val="0"/>
          <w:divBdr>
            <w:top w:val="none" w:sz="0" w:space="0" w:color="auto"/>
            <w:left w:val="none" w:sz="0" w:space="0" w:color="auto"/>
            <w:bottom w:val="none" w:sz="0" w:space="0" w:color="auto"/>
            <w:right w:val="none" w:sz="0" w:space="0" w:color="auto"/>
          </w:divBdr>
        </w:div>
        <w:div w:id="1328947314">
          <w:marLeft w:val="640"/>
          <w:marRight w:val="0"/>
          <w:marTop w:val="0"/>
          <w:marBottom w:val="0"/>
          <w:divBdr>
            <w:top w:val="none" w:sz="0" w:space="0" w:color="auto"/>
            <w:left w:val="none" w:sz="0" w:space="0" w:color="auto"/>
            <w:bottom w:val="none" w:sz="0" w:space="0" w:color="auto"/>
            <w:right w:val="none" w:sz="0" w:space="0" w:color="auto"/>
          </w:divBdr>
        </w:div>
        <w:div w:id="1156846254">
          <w:marLeft w:val="640"/>
          <w:marRight w:val="0"/>
          <w:marTop w:val="0"/>
          <w:marBottom w:val="0"/>
          <w:divBdr>
            <w:top w:val="none" w:sz="0" w:space="0" w:color="auto"/>
            <w:left w:val="none" w:sz="0" w:space="0" w:color="auto"/>
            <w:bottom w:val="none" w:sz="0" w:space="0" w:color="auto"/>
            <w:right w:val="none" w:sz="0" w:space="0" w:color="auto"/>
          </w:divBdr>
        </w:div>
        <w:div w:id="752164269">
          <w:marLeft w:val="640"/>
          <w:marRight w:val="0"/>
          <w:marTop w:val="0"/>
          <w:marBottom w:val="0"/>
          <w:divBdr>
            <w:top w:val="none" w:sz="0" w:space="0" w:color="auto"/>
            <w:left w:val="none" w:sz="0" w:space="0" w:color="auto"/>
            <w:bottom w:val="none" w:sz="0" w:space="0" w:color="auto"/>
            <w:right w:val="none" w:sz="0" w:space="0" w:color="auto"/>
          </w:divBdr>
        </w:div>
        <w:div w:id="1963925624">
          <w:marLeft w:val="640"/>
          <w:marRight w:val="0"/>
          <w:marTop w:val="0"/>
          <w:marBottom w:val="0"/>
          <w:divBdr>
            <w:top w:val="none" w:sz="0" w:space="0" w:color="auto"/>
            <w:left w:val="none" w:sz="0" w:space="0" w:color="auto"/>
            <w:bottom w:val="none" w:sz="0" w:space="0" w:color="auto"/>
            <w:right w:val="none" w:sz="0" w:space="0" w:color="auto"/>
          </w:divBdr>
        </w:div>
        <w:div w:id="951205946">
          <w:marLeft w:val="640"/>
          <w:marRight w:val="0"/>
          <w:marTop w:val="0"/>
          <w:marBottom w:val="0"/>
          <w:divBdr>
            <w:top w:val="none" w:sz="0" w:space="0" w:color="auto"/>
            <w:left w:val="none" w:sz="0" w:space="0" w:color="auto"/>
            <w:bottom w:val="none" w:sz="0" w:space="0" w:color="auto"/>
            <w:right w:val="none" w:sz="0" w:space="0" w:color="auto"/>
          </w:divBdr>
        </w:div>
        <w:div w:id="205027609">
          <w:marLeft w:val="640"/>
          <w:marRight w:val="0"/>
          <w:marTop w:val="0"/>
          <w:marBottom w:val="0"/>
          <w:divBdr>
            <w:top w:val="none" w:sz="0" w:space="0" w:color="auto"/>
            <w:left w:val="none" w:sz="0" w:space="0" w:color="auto"/>
            <w:bottom w:val="none" w:sz="0" w:space="0" w:color="auto"/>
            <w:right w:val="none" w:sz="0" w:space="0" w:color="auto"/>
          </w:divBdr>
        </w:div>
        <w:div w:id="1891720649">
          <w:marLeft w:val="640"/>
          <w:marRight w:val="0"/>
          <w:marTop w:val="0"/>
          <w:marBottom w:val="0"/>
          <w:divBdr>
            <w:top w:val="none" w:sz="0" w:space="0" w:color="auto"/>
            <w:left w:val="none" w:sz="0" w:space="0" w:color="auto"/>
            <w:bottom w:val="none" w:sz="0" w:space="0" w:color="auto"/>
            <w:right w:val="none" w:sz="0" w:space="0" w:color="auto"/>
          </w:divBdr>
        </w:div>
        <w:div w:id="2027706201">
          <w:marLeft w:val="640"/>
          <w:marRight w:val="0"/>
          <w:marTop w:val="0"/>
          <w:marBottom w:val="0"/>
          <w:divBdr>
            <w:top w:val="none" w:sz="0" w:space="0" w:color="auto"/>
            <w:left w:val="none" w:sz="0" w:space="0" w:color="auto"/>
            <w:bottom w:val="none" w:sz="0" w:space="0" w:color="auto"/>
            <w:right w:val="none" w:sz="0" w:space="0" w:color="auto"/>
          </w:divBdr>
        </w:div>
        <w:div w:id="122892158">
          <w:marLeft w:val="640"/>
          <w:marRight w:val="0"/>
          <w:marTop w:val="0"/>
          <w:marBottom w:val="0"/>
          <w:divBdr>
            <w:top w:val="none" w:sz="0" w:space="0" w:color="auto"/>
            <w:left w:val="none" w:sz="0" w:space="0" w:color="auto"/>
            <w:bottom w:val="none" w:sz="0" w:space="0" w:color="auto"/>
            <w:right w:val="none" w:sz="0" w:space="0" w:color="auto"/>
          </w:divBdr>
        </w:div>
        <w:div w:id="33164365">
          <w:marLeft w:val="640"/>
          <w:marRight w:val="0"/>
          <w:marTop w:val="0"/>
          <w:marBottom w:val="0"/>
          <w:divBdr>
            <w:top w:val="none" w:sz="0" w:space="0" w:color="auto"/>
            <w:left w:val="none" w:sz="0" w:space="0" w:color="auto"/>
            <w:bottom w:val="none" w:sz="0" w:space="0" w:color="auto"/>
            <w:right w:val="none" w:sz="0" w:space="0" w:color="auto"/>
          </w:divBdr>
        </w:div>
        <w:div w:id="1966504811">
          <w:marLeft w:val="640"/>
          <w:marRight w:val="0"/>
          <w:marTop w:val="0"/>
          <w:marBottom w:val="0"/>
          <w:divBdr>
            <w:top w:val="none" w:sz="0" w:space="0" w:color="auto"/>
            <w:left w:val="none" w:sz="0" w:space="0" w:color="auto"/>
            <w:bottom w:val="none" w:sz="0" w:space="0" w:color="auto"/>
            <w:right w:val="none" w:sz="0" w:space="0" w:color="auto"/>
          </w:divBdr>
        </w:div>
        <w:div w:id="1638531605">
          <w:marLeft w:val="640"/>
          <w:marRight w:val="0"/>
          <w:marTop w:val="0"/>
          <w:marBottom w:val="0"/>
          <w:divBdr>
            <w:top w:val="none" w:sz="0" w:space="0" w:color="auto"/>
            <w:left w:val="none" w:sz="0" w:space="0" w:color="auto"/>
            <w:bottom w:val="none" w:sz="0" w:space="0" w:color="auto"/>
            <w:right w:val="none" w:sz="0" w:space="0" w:color="auto"/>
          </w:divBdr>
        </w:div>
        <w:div w:id="1598055712">
          <w:marLeft w:val="640"/>
          <w:marRight w:val="0"/>
          <w:marTop w:val="0"/>
          <w:marBottom w:val="0"/>
          <w:divBdr>
            <w:top w:val="none" w:sz="0" w:space="0" w:color="auto"/>
            <w:left w:val="none" w:sz="0" w:space="0" w:color="auto"/>
            <w:bottom w:val="none" w:sz="0" w:space="0" w:color="auto"/>
            <w:right w:val="none" w:sz="0" w:space="0" w:color="auto"/>
          </w:divBdr>
        </w:div>
        <w:div w:id="574362651">
          <w:marLeft w:val="640"/>
          <w:marRight w:val="0"/>
          <w:marTop w:val="0"/>
          <w:marBottom w:val="0"/>
          <w:divBdr>
            <w:top w:val="none" w:sz="0" w:space="0" w:color="auto"/>
            <w:left w:val="none" w:sz="0" w:space="0" w:color="auto"/>
            <w:bottom w:val="none" w:sz="0" w:space="0" w:color="auto"/>
            <w:right w:val="none" w:sz="0" w:space="0" w:color="auto"/>
          </w:divBdr>
        </w:div>
        <w:div w:id="1793552180">
          <w:marLeft w:val="640"/>
          <w:marRight w:val="0"/>
          <w:marTop w:val="0"/>
          <w:marBottom w:val="0"/>
          <w:divBdr>
            <w:top w:val="none" w:sz="0" w:space="0" w:color="auto"/>
            <w:left w:val="none" w:sz="0" w:space="0" w:color="auto"/>
            <w:bottom w:val="none" w:sz="0" w:space="0" w:color="auto"/>
            <w:right w:val="none" w:sz="0" w:space="0" w:color="auto"/>
          </w:divBdr>
        </w:div>
        <w:div w:id="1133477074">
          <w:marLeft w:val="640"/>
          <w:marRight w:val="0"/>
          <w:marTop w:val="0"/>
          <w:marBottom w:val="0"/>
          <w:divBdr>
            <w:top w:val="none" w:sz="0" w:space="0" w:color="auto"/>
            <w:left w:val="none" w:sz="0" w:space="0" w:color="auto"/>
            <w:bottom w:val="none" w:sz="0" w:space="0" w:color="auto"/>
            <w:right w:val="none" w:sz="0" w:space="0" w:color="auto"/>
          </w:divBdr>
        </w:div>
        <w:div w:id="886918483">
          <w:marLeft w:val="640"/>
          <w:marRight w:val="0"/>
          <w:marTop w:val="0"/>
          <w:marBottom w:val="0"/>
          <w:divBdr>
            <w:top w:val="none" w:sz="0" w:space="0" w:color="auto"/>
            <w:left w:val="none" w:sz="0" w:space="0" w:color="auto"/>
            <w:bottom w:val="none" w:sz="0" w:space="0" w:color="auto"/>
            <w:right w:val="none" w:sz="0" w:space="0" w:color="auto"/>
          </w:divBdr>
        </w:div>
        <w:div w:id="2118329854">
          <w:marLeft w:val="640"/>
          <w:marRight w:val="0"/>
          <w:marTop w:val="0"/>
          <w:marBottom w:val="0"/>
          <w:divBdr>
            <w:top w:val="none" w:sz="0" w:space="0" w:color="auto"/>
            <w:left w:val="none" w:sz="0" w:space="0" w:color="auto"/>
            <w:bottom w:val="none" w:sz="0" w:space="0" w:color="auto"/>
            <w:right w:val="none" w:sz="0" w:space="0" w:color="auto"/>
          </w:divBdr>
        </w:div>
        <w:div w:id="50619210">
          <w:marLeft w:val="640"/>
          <w:marRight w:val="0"/>
          <w:marTop w:val="0"/>
          <w:marBottom w:val="0"/>
          <w:divBdr>
            <w:top w:val="none" w:sz="0" w:space="0" w:color="auto"/>
            <w:left w:val="none" w:sz="0" w:space="0" w:color="auto"/>
            <w:bottom w:val="none" w:sz="0" w:space="0" w:color="auto"/>
            <w:right w:val="none" w:sz="0" w:space="0" w:color="auto"/>
          </w:divBdr>
        </w:div>
        <w:div w:id="697311927">
          <w:marLeft w:val="640"/>
          <w:marRight w:val="0"/>
          <w:marTop w:val="0"/>
          <w:marBottom w:val="0"/>
          <w:divBdr>
            <w:top w:val="none" w:sz="0" w:space="0" w:color="auto"/>
            <w:left w:val="none" w:sz="0" w:space="0" w:color="auto"/>
            <w:bottom w:val="none" w:sz="0" w:space="0" w:color="auto"/>
            <w:right w:val="none" w:sz="0" w:space="0" w:color="auto"/>
          </w:divBdr>
        </w:div>
        <w:div w:id="1425036411">
          <w:marLeft w:val="640"/>
          <w:marRight w:val="0"/>
          <w:marTop w:val="0"/>
          <w:marBottom w:val="0"/>
          <w:divBdr>
            <w:top w:val="none" w:sz="0" w:space="0" w:color="auto"/>
            <w:left w:val="none" w:sz="0" w:space="0" w:color="auto"/>
            <w:bottom w:val="none" w:sz="0" w:space="0" w:color="auto"/>
            <w:right w:val="none" w:sz="0" w:space="0" w:color="auto"/>
          </w:divBdr>
        </w:div>
        <w:div w:id="99418521">
          <w:marLeft w:val="640"/>
          <w:marRight w:val="0"/>
          <w:marTop w:val="0"/>
          <w:marBottom w:val="0"/>
          <w:divBdr>
            <w:top w:val="none" w:sz="0" w:space="0" w:color="auto"/>
            <w:left w:val="none" w:sz="0" w:space="0" w:color="auto"/>
            <w:bottom w:val="none" w:sz="0" w:space="0" w:color="auto"/>
            <w:right w:val="none" w:sz="0" w:space="0" w:color="auto"/>
          </w:divBdr>
        </w:div>
        <w:div w:id="1201478355">
          <w:marLeft w:val="640"/>
          <w:marRight w:val="0"/>
          <w:marTop w:val="0"/>
          <w:marBottom w:val="0"/>
          <w:divBdr>
            <w:top w:val="none" w:sz="0" w:space="0" w:color="auto"/>
            <w:left w:val="none" w:sz="0" w:space="0" w:color="auto"/>
            <w:bottom w:val="none" w:sz="0" w:space="0" w:color="auto"/>
            <w:right w:val="none" w:sz="0" w:space="0" w:color="auto"/>
          </w:divBdr>
        </w:div>
        <w:div w:id="542788227">
          <w:marLeft w:val="640"/>
          <w:marRight w:val="0"/>
          <w:marTop w:val="0"/>
          <w:marBottom w:val="0"/>
          <w:divBdr>
            <w:top w:val="none" w:sz="0" w:space="0" w:color="auto"/>
            <w:left w:val="none" w:sz="0" w:space="0" w:color="auto"/>
            <w:bottom w:val="none" w:sz="0" w:space="0" w:color="auto"/>
            <w:right w:val="none" w:sz="0" w:space="0" w:color="auto"/>
          </w:divBdr>
        </w:div>
        <w:div w:id="521094476">
          <w:marLeft w:val="640"/>
          <w:marRight w:val="0"/>
          <w:marTop w:val="0"/>
          <w:marBottom w:val="0"/>
          <w:divBdr>
            <w:top w:val="none" w:sz="0" w:space="0" w:color="auto"/>
            <w:left w:val="none" w:sz="0" w:space="0" w:color="auto"/>
            <w:bottom w:val="none" w:sz="0" w:space="0" w:color="auto"/>
            <w:right w:val="none" w:sz="0" w:space="0" w:color="auto"/>
          </w:divBdr>
        </w:div>
        <w:div w:id="514266632">
          <w:marLeft w:val="640"/>
          <w:marRight w:val="0"/>
          <w:marTop w:val="0"/>
          <w:marBottom w:val="0"/>
          <w:divBdr>
            <w:top w:val="none" w:sz="0" w:space="0" w:color="auto"/>
            <w:left w:val="none" w:sz="0" w:space="0" w:color="auto"/>
            <w:bottom w:val="none" w:sz="0" w:space="0" w:color="auto"/>
            <w:right w:val="none" w:sz="0" w:space="0" w:color="auto"/>
          </w:divBdr>
        </w:div>
        <w:div w:id="1016228344">
          <w:marLeft w:val="640"/>
          <w:marRight w:val="0"/>
          <w:marTop w:val="0"/>
          <w:marBottom w:val="0"/>
          <w:divBdr>
            <w:top w:val="none" w:sz="0" w:space="0" w:color="auto"/>
            <w:left w:val="none" w:sz="0" w:space="0" w:color="auto"/>
            <w:bottom w:val="none" w:sz="0" w:space="0" w:color="auto"/>
            <w:right w:val="none" w:sz="0" w:space="0" w:color="auto"/>
          </w:divBdr>
        </w:div>
        <w:div w:id="2124495722">
          <w:marLeft w:val="640"/>
          <w:marRight w:val="0"/>
          <w:marTop w:val="0"/>
          <w:marBottom w:val="0"/>
          <w:divBdr>
            <w:top w:val="none" w:sz="0" w:space="0" w:color="auto"/>
            <w:left w:val="none" w:sz="0" w:space="0" w:color="auto"/>
            <w:bottom w:val="none" w:sz="0" w:space="0" w:color="auto"/>
            <w:right w:val="none" w:sz="0" w:space="0" w:color="auto"/>
          </w:divBdr>
        </w:div>
        <w:div w:id="2071925800">
          <w:marLeft w:val="640"/>
          <w:marRight w:val="0"/>
          <w:marTop w:val="0"/>
          <w:marBottom w:val="0"/>
          <w:divBdr>
            <w:top w:val="none" w:sz="0" w:space="0" w:color="auto"/>
            <w:left w:val="none" w:sz="0" w:space="0" w:color="auto"/>
            <w:bottom w:val="none" w:sz="0" w:space="0" w:color="auto"/>
            <w:right w:val="none" w:sz="0" w:space="0" w:color="auto"/>
          </w:divBdr>
        </w:div>
        <w:div w:id="1208906516">
          <w:marLeft w:val="640"/>
          <w:marRight w:val="0"/>
          <w:marTop w:val="0"/>
          <w:marBottom w:val="0"/>
          <w:divBdr>
            <w:top w:val="none" w:sz="0" w:space="0" w:color="auto"/>
            <w:left w:val="none" w:sz="0" w:space="0" w:color="auto"/>
            <w:bottom w:val="none" w:sz="0" w:space="0" w:color="auto"/>
            <w:right w:val="none" w:sz="0" w:space="0" w:color="auto"/>
          </w:divBdr>
        </w:div>
        <w:div w:id="1658992014">
          <w:marLeft w:val="640"/>
          <w:marRight w:val="0"/>
          <w:marTop w:val="0"/>
          <w:marBottom w:val="0"/>
          <w:divBdr>
            <w:top w:val="none" w:sz="0" w:space="0" w:color="auto"/>
            <w:left w:val="none" w:sz="0" w:space="0" w:color="auto"/>
            <w:bottom w:val="none" w:sz="0" w:space="0" w:color="auto"/>
            <w:right w:val="none" w:sz="0" w:space="0" w:color="auto"/>
          </w:divBdr>
        </w:div>
        <w:div w:id="720909536">
          <w:marLeft w:val="640"/>
          <w:marRight w:val="0"/>
          <w:marTop w:val="0"/>
          <w:marBottom w:val="0"/>
          <w:divBdr>
            <w:top w:val="none" w:sz="0" w:space="0" w:color="auto"/>
            <w:left w:val="none" w:sz="0" w:space="0" w:color="auto"/>
            <w:bottom w:val="none" w:sz="0" w:space="0" w:color="auto"/>
            <w:right w:val="none" w:sz="0" w:space="0" w:color="auto"/>
          </w:divBdr>
        </w:div>
        <w:div w:id="428234497">
          <w:marLeft w:val="640"/>
          <w:marRight w:val="0"/>
          <w:marTop w:val="0"/>
          <w:marBottom w:val="0"/>
          <w:divBdr>
            <w:top w:val="none" w:sz="0" w:space="0" w:color="auto"/>
            <w:left w:val="none" w:sz="0" w:space="0" w:color="auto"/>
            <w:bottom w:val="none" w:sz="0" w:space="0" w:color="auto"/>
            <w:right w:val="none" w:sz="0" w:space="0" w:color="auto"/>
          </w:divBdr>
        </w:div>
        <w:div w:id="1597134583">
          <w:marLeft w:val="640"/>
          <w:marRight w:val="0"/>
          <w:marTop w:val="0"/>
          <w:marBottom w:val="0"/>
          <w:divBdr>
            <w:top w:val="none" w:sz="0" w:space="0" w:color="auto"/>
            <w:left w:val="none" w:sz="0" w:space="0" w:color="auto"/>
            <w:bottom w:val="none" w:sz="0" w:space="0" w:color="auto"/>
            <w:right w:val="none" w:sz="0" w:space="0" w:color="auto"/>
          </w:divBdr>
        </w:div>
        <w:div w:id="1515411998">
          <w:marLeft w:val="640"/>
          <w:marRight w:val="0"/>
          <w:marTop w:val="0"/>
          <w:marBottom w:val="0"/>
          <w:divBdr>
            <w:top w:val="none" w:sz="0" w:space="0" w:color="auto"/>
            <w:left w:val="none" w:sz="0" w:space="0" w:color="auto"/>
            <w:bottom w:val="none" w:sz="0" w:space="0" w:color="auto"/>
            <w:right w:val="none" w:sz="0" w:space="0" w:color="auto"/>
          </w:divBdr>
        </w:div>
        <w:div w:id="1652563526">
          <w:marLeft w:val="640"/>
          <w:marRight w:val="0"/>
          <w:marTop w:val="0"/>
          <w:marBottom w:val="0"/>
          <w:divBdr>
            <w:top w:val="none" w:sz="0" w:space="0" w:color="auto"/>
            <w:left w:val="none" w:sz="0" w:space="0" w:color="auto"/>
            <w:bottom w:val="none" w:sz="0" w:space="0" w:color="auto"/>
            <w:right w:val="none" w:sz="0" w:space="0" w:color="auto"/>
          </w:divBdr>
        </w:div>
        <w:div w:id="87048426">
          <w:marLeft w:val="640"/>
          <w:marRight w:val="0"/>
          <w:marTop w:val="0"/>
          <w:marBottom w:val="0"/>
          <w:divBdr>
            <w:top w:val="none" w:sz="0" w:space="0" w:color="auto"/>
            <w:left w:val="none" w:sz="0" w:space="0" w:color="auto"/>
            <w:bottom w:val="none" w:sz="0" w:space="0" w:color="auto"/>
            <w:right w:val="none" w:sz="0" w:space="0" w:color="auto"/>
          </w:divBdr>
        </w:div>
        <w:div w:id="1561943058">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19531886">
      <w:bodyDiv w:val="1"/>
      <w:marLeft w:val="0"/>
      <w:marRight w:val="0"/>
      <w:marTop w:val="0"/>
      <w:marBottom w:val="0"/>
      <w:divBdr>
        <w:top w:val="none" w:sz="0" w:space="0" w:color="auto"/>
        <w:left w:val="none" w:sz="0" w:space="0" w:color="auto"/>
        <w:bottom w:val="none" w:sz="0" w:space="0" w:color="auto"/>
        <w:right w:val="none" w:sz="0" w:space="0" w:color="auto"/>
      </w:divBdr>
      <w:divsChild>
        <w:div w:id="1091195471">
          <w:marLeft w:val="640"/>
          <w:marRight w:val="0"/>
          <w:marTop w:val="0"/>
          <w:marBottom w:val="0"/>
          <w:divBdr>
            <w:top w:val="none" w:sz="0" w:space="0" w:color="auto"/>
            <w:left w:val="none" w:sz="0" w:space="0" w:color="auto"/>
            <w:bottom w:val="none" w:sz="0" w:space="0" w:color="auto"/>
            <w:right w:val="none" w:sz="0" w:space="0" w:color="auto"/>
          </w:divBdr>
        </w:div>
        <w:div w:id="1250234214">
          <w:marLeft w:val="640"/>
          <w:marRight w:val="0"/>
          <w:marTop w:val="0"/>
          <w:marBottom w:val="0"/>
          <w:divBdr>
            <w:top w:val="none" w:sz="0" w:space="0" w:color="auto"/>
            <w:left w:val="none" w:sz="0" w:space="0" w:color="auto"/>
            <w:bottom w:val="none" w:sz="0" w:space="0" w:color="auto"/>
            <w:right w:val="none" w:sz="0" w:space="0" w:color="auto"/>
          </w:divBdr>
        </w:div>
        <w:div w:id="1141847397">
          <w:marLeft w:val="640"/>
          <w:marRight w:val="0"/>
          <w:marTop w:val="0"/>
          <w:marBottom w:val="0"/>
          <w:divBdr>
            <w:top w:val="none" w:sz="0" w:space="0" w:color="auto"/>
            <w:left w:val="none" w:sz="0" w:space="0" w:color="auto"/>
            <w:bottom w:val="none" w:sz="0" w:space="0" w:color="auto"/>
            <w:right w:val="none" w:sz="0" w:space="0" w:color="auto"/>
          </w:divBdr>
        </w:div>
        <w:div w:id="21443669">
          <w:marLeft w:val="640"/>
          <w:marRight w:val="0"/>
          <w:marTop w:val="0"/>
          <w:marBottom w:val="0"/>
          <w:divBdr>
            <w:top w:val="none" w:sz="0" w:space="0" w:color="auto"/>
            <w:left w:val="none" w:sz="0" w:space="0" w:color="auto"/>
            <w:bottom w:val="none" w:sz="0" w:space="0" w:color="auto"/>
            <w:right w:val="none" w:sz="0" w:space="0" w:color="auto"/>
          </w:divBdr>
        </w:div>
        <w:div w:id="1224296624">
          <w:marLeft w:val="640"/>
          <w:marRight w:val="0"/>
          <w:marTop w:val="0"/>
          <w:marBottom w:val="0"/>
          <w:divBdr>
            <w:top w:val="none" w:sz="0" w:space="0" w:color="auto"/>
            <w:left w:val="none" w:sz="0" w:space="0" w:color="auto"/>
            <w:bottom w:val="none" w:sz="0" w:space="0" w:color="auto"/>
            <w:right w:val="none" w:sz="0" w:space="0" w:color="auto"/>
          </w:divBdr>
        </w:div>
        <w:div w:id="533466287">
          <w:marLeft w:val="640"/>
          <w:marRight w:val="0"/>
          <w:marTop w:val="0"/>
          <w:marBottom w:val="0"/>
          <w:divBdr>
            <w:top w:val="none" w:sz="0" w:space="0" w:color="auto"/>
            <w:left w:val="none" w:sz="0" w:space="0" w:color="auto"/>
            <w:bottom w:val="none" w:sz="0" w:space="0" w:color="auto"/>
            <w:right w:val="none" w:sz="0" w:space="0" w:color="auto"/>
          </w:divBdr>
        </w:div>
        <w:div w:id="553733058">
          <w:marLeft w:val="640"/>
          <w:marRight w:val="0"/>
          <w:marTop w:val="0"/>
          <w:marBottom w:val="0"/>
          <w:divBdr>
            <w:top w:val="none" w:sz="0" w:space="0" w:color="auto"/>
            <w:left w:val="none" w:sz="0" w:space="0" w:color="auto"/>
            <w:bottom w:val="none" w:sz="0" w:space="0" w:color="auto"/>
            <w:right w:val="none" w:sz="0" w:space="0" w:color="auto"/>
          </w:divBdr>
        </w:div>
        <w:div w:id="1912617337">
          <w:marLeft w:val="640"/>
          <w:marRight w:val="0"/>
          <w:marTop w:val="0"/>
          <w:marBottom w:val="0"/>
          <w:divBdr>
            <w:top w:val="none" w:sz="0" w:space="0" w:color="auto"/>
            <w:left w:val="none" w:sz="0" w:space="0" w:color="auto"/>
            <w:bottom w:val="none" w:sz="0" w:space="0" w:color="auto"/>
            <w:right w:val="none" w:sz="0" w:space="0" w:color="auto"/>
          </w:divBdr>
        </w:div>
        <w:div w:id="1758206071">
          <w:marLeft w:val="640"/>
          <w:marRight w:val="0"/>
          <w:marTop w:val="0"/>
          <w:marBottom w:val="0"/>
          <w:divBdr>
            <w:top w:val="none" w:sz="0" w:space="0" w:color="auto"/>
            <w:left w:val="none" w:sz="0" w:space="0" w:color="auto"/>
            <w:bottom w:val="none" w:sz="0" w:space="0" w:color="auto"/>
            <w:right w:val="none" w:sz="0" w:space="0" w:color="auto"/>
          </w:divBdr>
        </w:div>
        <w:div w:id="786119528">
          <w:marLeft w:val="640"/>
          <w:marRight w:val="0"/>
          <w:marTop w:val="0"/>
          <w:marBottom w:val="0"/>
          <w:divBdr>
            <w:top w:val="none" w:sz="0" w:space="0" w:color="auto"/>
            <w:left w:val="none" w:sz="0" w:space="0" w:color="auto"/>
            <w:bottom w:val="none" w:sz="0" w:space="0" w:color="auto"/>
            <w:right w:val="none" w:sz="0" w:space="0" w:color="auto"/>
          </w:divBdr>
        </w:div>
        <w:div w:id="306975086">
          <w:marLeft w:val="640"/>
          <w:marRight w:val="0"/>
          <w:marTop w:val="0"/>
          <w:marBottom w:val="0"/>
          <w:divBdr>
            <w:top w:val="none" w:sz="0" w:space="0" w:color="auto"/>
            <w:left w:val="none" w:sz="0" w:space="0" w:color="auto"/>
            <w:bottom w:val="none" w:sz="0" w:space="0" w:color="auto"/>
            <w:right w:val="none" w:sz="0" w:space="0" w:color="auto"/>
          </w:divBdr>
        </w:div>
        <w:div w:id="846364084">
          <w:marLeft w:val="640"/>
          <w:marRight w:val="0"/>
          <w:marTop w:val="0"/>
          <w:marBottom w:val="0"/>
          <w:divBdr>
            <w:top w:val="none" w:sz="0" w:space="0" w:color="auto"/>
            <w:left w:val="none" w:sz="0" w:space="0" w:color="auto"/>
            <w:bottom w:val="none" w:sz="0" w:space="0" w:color="auto"/>
            <w:right w:val="none" w:sz="0" w:space="0" w:color="auto"/>
          </w:divBdr>
        </w:div>
        <w:div w:id="168377199">
          <w:marLeft w:val="640"/>
          <w:marRight w:val="0"/>
          <w:marTop w:val="0"/>
          <w:marBottom w:val="0"/>
          <w:divBdr>
            <w:top w:val="none" w:sz="0" w:space="0" w:color="auto"/>
            <w:left w:val="none" w:sz="0" w:space="0" w:color="auto"/>
            <w:bottom w:val="none" w:sz="0" w:space="0" w:color="auto"/>
            <w:right w:val="none" w:sz="0" w:space="0" w:color="auto"/>
          </w:divBdr>
        </w:div>
        <w:div w:id="477110022">
          <w:marLeft w:val="640"/>
          <w:marRight w:val="0"/>
          <w:marTop w:val="0"/>
          <w:marBottom w:val="0"/>
          <w:divBdr>
            <w:top w:val="none" w:sz="0" w:space="0" w:color="auto"/>
            <w:left w:val="none" w:sz="0" w:space="0" w:color="auto"/>
            <w:bottom w:val="none" w:sz="0" w:space="0" w:color="auto"/>
            <w:right w:val="none" w:sz="0" w:space="0" w:color="auto"/>
          </w:divBdr>
        </w:div>
        <w:div w:id="733545073">
          <w:marLeft w:val="640"/>
          <w:marRight w:val="0"/>
          <w:marTop w:val="0"/>
          <w:marBottom w:val="0"/>
          <w:divBdr>
            <w:top w:val="none" w:sz="0" w:space="0" w:color="auto"/>
            <w:left w:val="none" w:sz="0" w:space="0" w:color="auto"/>
            <w:bottom w:val="none" w:sz="0" w:space="0" w:color="auto"/>
            <w:right w:val="none" w:sz="0" w:space="0" w:color="auto"/>
          </w:divBdr>
        </w:div>
        <w:div w:id="1109932593">
          <w:marLeft w:val="640"/>
          <w:marRight w:val="0"/>
          <w:marTop w:val="0"/>
          <w:marBottom w:val="0"/>
          <w:divBdr>
            <w:top w:val="none" w:sz="0" w:space="0" w:color="auto"/>
            <w:left w:val="none" w:sz="0" w:space="0" w:color="auto"/>
            <w:bottom w:val="none" w:sz="0" w:space="0" w:color="auto"/>
            <w:right w:val="none" w:sz="0" w:space="0" w:color="auto"/>
          </w:divBdr>
        </w:div>
        <w:div w:id="272172839">
          <w:marLeft w:val="640"/>
          <w:marRight w:val="0"/>
          <w:marTop w:val="0"/>
          <w:marBottom w:val="0"/>
          <w:divBdr>
            <w:top w:val="none" w:sz="0" w:space="0" w:color="auto"/>
            <w:left w:val="none" w:sz="0" w:space="0" w:color="auto"/>
            <w:bottom w:val="none" w:sz="0" w:space="0" w:color="auto"/>
            <w:right w:val="none" w:sz="0" w:space="0" w:color="auto"/>
          </w:divBdr>
        </w:div>
        <w:div w:id="1929576621">
          <w:marLeft w:val="640"/>
          <w:marRight w:val="0"/>
          <w:marTop w:val="0"/>
          <w:marBottom w:val="0"/>
          <w:divBdr>
            <w:top w:val="none" w:sz="0" w:space="0" w:color="auto"/>
            <w:left w:val="none" w:sz="0" w:space="0" w:color="auto"/>
            <w:bottom w:val="none" w:sz="0" w:space="0" w:color="auto"/>
            <w:right w:val="none" w:sz="0" w:space="0" w:color="auto"/>
          </w:divBdr>
        </w:div>
        <w:div w:id="1980500830">
          <w:marLeft w:val="640"/>
          <w:marRight w:val="0"/>
          <w:marTop w:val="0"/>
          <w:marBottom w:val="0"/>
          <w:divBdr>
            <w:top w:val="none" w:sz="0" w:space="0" w:color="auto"/>
            <w:left w:val="none" w:sz="0" w:space="0" w:color="auto"/>
            <w:bottom w:val="none" w:sz="0" w:space="0" w:color="auto"/>
            <w:right w:val="none" w:sz="0" w:space="0" w:color="auto"/>
          </w:divBdr>
        </w:div>
        <w:div w:id="656803047">
          <w:marLeft w:val="640"/>
          <w:marRight w:val="0"/>
          <w:marTop w:val="0"/>
          <w:marBottom w:val="0"/>
          <w:divBdr>
            <w:top w:val="none" w:sz="0" w:space="0" w:color="auto"/>
            <w:left w:val="none" w:sz="0" w:space="0" w:color="auto"/>
            <w:bottom w:val="none" w:sz="0" w:space="0" w:color="auto"/>
            <w:right w:val="none" w:sz="0" w:space="0" w:color="auto"/>
          </w:divBdr>
        </w:div>
        <w:div w:id="211967797">
          <w:marLeft w:val="640"/>
          <w:marRight w:val="0"/>
          <w:marTop w:val="0"/>
          <w:marBottom w:val="0"/>
          <w:divBdr>
            <w:top w:val="none" w:sz="0" w:space="0" w:color="auto"/>
            <w:left w:val="none" w:sz="0" w:space="0" w:color="auto"/>
            <w:bottom w:val="none" w:sz="0" w:space="0" w:color="auto"/>
            <w:right w:val="none" w:sz="0" w:space="0" w:color="auto"/>
          </w:divBdr>
        </w:div>
        <w:div w:id="677391667">
          <w:marLeft w:val="640"/>
          <w:marRight w:val="0"/>
          <w:marTop w:val="0"/>
          <w:marBottom w:val="0"/>
          <w:divBdr>
            <w:top w:val="none" w:sz="0" w:space="0" w:color="auto"/>
            <w:left w:val="none" w:sz="0" w:space="0" w:color="auto"/>
            <w:bottom w:val="none" w:sz="0" w:space="0" w:color="auto"/>
            <w:right w:val="none" w:sz="0" w:space="0" w:color="auto"/>
          </w:divBdr>
        </w:div>
        <w:div w:id="353117386">
          <w:marLeft w:val="640"/>
          <w:marRight w:val="0"/>
          <w:marTop w:val="0"/>
          <w:marBottom w:val="0"/>
          <w:divBdr>
            <w:top w:val="none" w:sz="0" w:space="0" w:color="auto"/>
            <w:left w:val="none" w:sz="0" w:space="0" w:color="auto"/>
            <w:bottom w:val="none" w:sz="0" w:space="0" w:color="auto"/>
            <w:right w:val="none" w:sz="0" w:space="0" w:color="auto"/>
          </w:divBdr>
        </w:div>
        <w:div w:id="1879929025">
          <w:marLeft w:val="640"/>
          <w:marRight w:val="0"/>
          <w:marTop w:val="0"/>
          <w:marBottom w:val="0"/>
          <w:divBdr>
            <w:top w:val="none" w:sz="0" w:space="0" w:color="auto"/>
            <w:left w:val="none" w:sz="0" w:space="0" w:color="auto"/>
            <w:bottom w:val="none" w:sz="0" w:space="0" w:color="auto"/>
            <w:right w:val="none" w:sz="0" w:space="0" w:color="auto"/>
          </w:divBdr>
        </w:div>
        <w:div w:id="852106363">
          <w:marLeft w:val="640"/>
          <w:marRight w:val="0"/>
          <w:marTop w:val="0"/>
          <w:marBottom w:val="0"/>
          <w:divBdr>
            <w:top w:val="none" w:sz="0" w:space="0" w:color="auto"/>
            <w:left w:val="none" w:sz="0" w:space="0" w:color="auto"/>
            <w:bottom w:val="none" w:sz="0" w:space="0" w:color="auto"/>
            <w:right w:val="none" w:sz="0" w:space="0" w:color="auto"/>
          </w:divBdr>
        </w:div>
        <w:div w:id="525676280">
          <w:marLeft w:val="640"/>
          <w:marRight w:val="0"/>
          <w:marTop w:val="0"/>
          <w:marBottom w:val="0"/>
          <w:divBdr>
            <w:top w:val="none" w:sz="0" w:space="0" w:color="auto"/>
            <w:left w:val="none" w:sz="0" w:space="0" w:color="auto"/>
            <w:bottom w:val="none" w:sz="0" w:space="0" w:color="auto"/>
            <w:right w:val="none" w:sz="0" w:space="0" w:color="auto"/>
          </w:divBdr>
        </w:div>
        <w:div w:id="2014138812">
          <w:marLeft w:val="640"/>
          <w:marRight w:val="0"/>
          <w:marTop w:val="0"/>
          <w:marBottom w:val="0"/>
          <w:divBdr>
            <w:top w:val="none" w:sz="0" w:space="0" w:color="auto"/>
            <w:left w:val="none" w:sz="0" w:space="0" w:color="auto"/>
            <w:bottom w:val="none" w:sz="0" w:space="0" w:color="auto"/>
            <w:right w:val="none" w:sz="0" w:space="0" w:color="auto"/>
          </w:divBdr>
        </w:div>
        <w:div w:id="877160075">
          <w:marLeft w:val="640"/>
          <w:marRight w:val="0"/>
          <w:marTop w:val="0"/>
          <w:marBottom w:val="0"/>
          <w:divBdr>
            <w:top w:val="none" w:sz="0" w:space="0" w:color="auto"/>
            <w:left w:val="none" w:sz="0" w:space="0" w:color="auto"/>
            <w:bottom w:val="none" w:sz="0" w:space="0" w:color="auto"/>
            <w:right w:val="none" w:sz="0" w:space="0" w:color="auto"/>
          </w:divBdr>
        </w:div>
        <w:div w:id="367417036">
          <w:marLeft w:val="640"/>
          <w:marRight w:val="0"/>
          <w:marTop w:val="0"/>
          <w:marBottom w:val="0"/>
          <w:divBdr>
            <w:top w:val="none" w:sz="0" w:space="0" w:color="auto"/>
            <w:left w:val="none" w:sz="0" w:space="0" w:color="auto"/>
            <w:bottom w:val="none" w:sz="0" w:space="0" w:color="auto"/>
            <w:right w:val="none" w:sz="0" w:space="0" w:color="auto"/>
          </w:divBdr>
        </w:div>
        <w:div w:id="1749383293">
          <w:marLeft w:val="640"/>
          <w:marRight w:val="0"/>
          <w:marTop w:val="0"/>
          <w:marBottom w:val="0"/>
          <w:divBdr>
            <w:top w:val="none" w:sz="0" w:space="0" w:color="auto"/>
            <w:left w:val="none" w:sz="0" w:space="0" w:color="auto"/>
            <w:bottom w:val="none" w:sz="0" w:space="0" w:color="auto"/>
            <w:right w:val="none" w:sz="0" w:space="0" w:color="auto"/>
          </w:divBdr>
        </w:div>
        <w:div w:id="55326111">
          <w:marLeft w:val="640"/>
          <w:marRight w:val="0"/>
          <w:marTop w:val="0"/>
          <w:marBottom w:val="0"/>
          <w:divBdr>
            <w:top w:val="none" w:sz="0" w:space="0" w:color="auto"/>
            <w:left w:val="none" w:sz="0" w:space="0" w:color="auto"/>
            <w:bottom w:val="none" w:sz="0" w:space="0" w:color="auto"/>
            <w:right w:val="none" w:sz="0" w:space="0" w:color="auto"/>
          </w:divBdr>
        </w:div>
        <w:div w:id="780346770">
          <w:marLeft w:val="640"/>
          <w:marRight w:val="0"/>
          <w:marTop w:val="0"/>
          <w:marBottom w:val="0"/>
          <w:divBdr>
            <w:top w:val="none" w:sz="0" w:space="0" w:color="auto"/>
            <w:left w:val="none" w:sz="0" w:space="0" w:color="auto"/>
            <w:bottom w:val="none" w:sz="0" w:space="0" w:color="auto"/>
            <w:right w:val="none" w:sz="0" w:space="0" w:color="auto"/>
          </w:divBdr>
        </w:div>
        <w:div w:id="1535996321">
          <w:marLeft w:val="640"/>
          <w:marRight w:val="0"/>
          <w:marTop w:val="0"/>
          <w:marBottom w:val="0"/>
          <w:divBdr>
            <w:top w:val="none" w:sz="0" w:space="0" w:color="auto"/>
            <w:left w:val="none" w:sz="0" w:space="0" w:color="auto"/>
            <w:bottom w:val="none" w:sz="0" w:space="0" w:color="auto"/>
            <w:right w:val="none" w:sz="0" w:space="0" w:color="auto"/>
          </w:divBdr>
        </w:div>
        <w:div w:id="1767922438">
          <w:marLeft w:val="640"/>
          <w:marRight w:val="0"/>
          <w:marTop w:val="0"/>
          <w:marBottom w:val="0"/>
          <w:divBdr>
            <w:top w:val="none" w:sz="0" w:space="0" w:color="auto"/>
            <w:left w:val="none" w:sz="0" w:space="0" w:color="auto"/>
            <w:bottom w:val="none" w:sz="0" w:space="0" w:color="auto"/>
            <w:right w:val="none" w:sz="0" w:space="0" w:color="auto"/>
          </w:divBdr>
        </w:div>
        <w:div w:id="512108297">
          <w:marLeft w:val="640"/>
          <w:marRight w:val="0"/>
          <w:marTop w:val="0"/>
          <w:marBottom w:val="0"/>
          <w:divBdr>
            <w:top w:val="none" w:sz="0" w:space="0" w:color="auto"/>
            <w:left w:val="none" w:sz="0" w:space="0" w:color="auto"/>
            <w:bottom w:val="none" w:sz="0" w:space="0" w:color="auto"/>
            <w:right w:val="none" w:sz="0" w:space="0" w:color="auto"/>
          </w:divBdr>
        </w:div>
        <w:div w:id="231042185">
          <w:marLeft w:val="640"/>
          <w:marRight w:val="0"/>
          <w:marTop w:val="0"/>
          <w:marBottom w:val="0"/>
          <w:divBdr>
            <w:top w:val="none" w:sz="0" w:space="0" w:color="auto"/>
            <w:left w:val="none" w:sz="0" w:space="0" w:color="auto"/>
            <w:bottom w:val="none" w:sz="0" w:space="0" w:color="auto"/>
            <w:right w:val="none" w:sz="0" w:space="0" w:color="auto"/>
          </w:divBdr>
        </w:div>
        <w:div w:id="1934169000">
          <w:marLeft w:val="640"/>
          <w:marRight w:val="0"/>
          <w:marTop w:val="0"/>
          <w:marBottom w:val="0"/>
          <w:divBdr>
            <w:top w:val="none" w:sz="0" w:space="0" w:color="auto"/>
            <w:left w:val="none" w:sz="0" w:space="0" w:color="auto"/>
            <w:bottom w:val="none" w:sz="0" w:space="0" w:color="auto"/>
            <w:right w:val="none" w:sz="0" w:space="0" w:color="auto"/>
          </w:divBdr>
        </w:div>
        <w:div w:id="674500616">
          <w:marLeft w:val="640"/>
          <w:marRight w:val="0"/>
          <w:marTop w:val="0"/>
          <w:marBottom w:val="0"/>
          <w:divBdr>
            <w:top w:val="none" w:sz="0" w:space="0" w:color="auto"/>
            <w:left w:val="none" w:sz="0" w:space="0" w:color="auto"/>
            <w:bottom w:val="none" w:sz="0" w:space="0" w:color="auto"/>
            <w:right w:val="none" w:sz="0" w:space="0" w:color="auto"/>
          </w:divBdr>
        </w:div>
        <w:div w:id="217472430">
          <w:marLeft w:val="640"/>
          <w:marRight w:val="0"/>
          <w:marTop w:val="0"/>
          <w:marBottom w:val="0"/>
          <w:divBdr>
            <w:top w:val="none" w:sz="0" w:space="0" w:color="auto"/>
            <w:left w:val="none" w:sz="0" w:space="0" w:color="auto"/>
            <w:bottom w:val="none" w:sz="0" w:space="0" w:color="auto"/>
            <w:right w:val="none" w:sz="0" w:space="0" w:color="auto"/>
          </w:divBdr>
        </w:div>
        <w:div w:id="1841115185">
          <w:marLeft w:val="640"/>
          <w:marRight w:val="0"/>
          <w:marTop w:val="0"/>
          <w:marBottom w:val="0"/>
          <w:divBdr>
            <w:top w:val="none" w:sz="0" w:space="0" w:color="auto"/>
            <w:left w:val="none" w:sz="0" w:space="0" w:color="auto"/>
            <w:bottom w:val="none" w:sz="0" w:space="0" w:color="auto"/>
            <w:right w:val="none" w:sz="0" w:space="0" w:color="auto"/>
          </w:divBdr>
        </w:div>
        <w:div w:id="1802067175">
          <w:marLeft w:val="640"/>
          <w:marRight w:val="0"/>
          <w:marTop w:val="0"/>
          <w:marBottom w:val="0"/>
          <w:divBdr>
            <w:top w:val="none" w:sz="0" w:space="0" w:color="auto"/>
            <w:left w:val="none" w:sz="0" w:space="0" w:color="auto"/>
            <w:bottom w:val="none" w:sz="0" w:space="0" w:color="auto"/>
            <w:right w:val="none" w:sz="0" w:space="0" w:color="auto"/>
          </w:divBdr>
        </w:div>
        <w:div w:id="758988226">
          <w:marLeft w:val="640"/>
          <w:marRight w:val="0"/>
          <w:marTop w:val="0"/>
          <w:marBottom w:val="0"/>
          <w:divBdr>
            <w:top w:val="none" w:sz="0" w:space="0" w:color="auto"/>
            <w:left w:val="none" w:sz="0" w:space="0" w:color="auto"/>
            <w:bottom w:val="none" w:sz="0" w:space="0" w:color="auto"/>
            <w:right w:val="none" w:sz="0" w:space="0" w:color="auto"/>
          </w:divBdr>
        </w:div>
        <w:div w:id="1124427160">
          <w:marLeft w:val="640"/>
          <w:marRight w:val="0"/>
          <w:marTop w:val="0"/>
          <w:marBottom w:val="0"/>
          <w:divBdr>
            <w:top w:val="none" w:sz="0" w:space="0" w:color="auto"/>
            <w:left w:val="none" w:sz="0" w:space="0" w:color="auto"/>
            <w:bottom w:val="none" w:sz="0" w:space="0" w:color="auto"/>
            <w:right w:val="none" w:sz="0" w:space="0" w:color="auto"/>
          </w:divBdr>
        </w:div>
        <w:div w:id="423842037">
          <w:marLeft w:val="640"/>
          <w:marRight w:val="0"/>
          <w:marTop w:val="0"/>
          <w:marBottom w:val="0"/>
          <w:divBdr>
            <w:top w:val="none" w:sz="0" w:space="0" w:color="auto"/>
            <w:left w:val="none" w:sz="0" w:space="0" w:color="auto"/>
            <w:bottom w:val="none" w:sz="0" w:space="0" w:color="auto"/>
            <w:right w:val="none" w:sz="0" w:space="0" w:color="auto"/>
          </w:divBdr>
        </w:div>
        <w:div w:id="1594049280">
          <w:marLeft w:val="640"/>
          <w:marRight w:val="0"/>
          <w:marTop w:val="0"/>
          <w:marBottom w:val="0"/>
          <w:divBdr>
            <w:top w:val="none" w:sz="0" w:space="0" w:color="auto"/>
            <w:left w:val="none" w:sz="0" w:space="0" w:color="auto"/>
            <w:bottom w:val="none" w:sz="0" w:space="0" w:color="auto"/>
            <w:right w:val="none" w:sz="0" w:space="0" w:color="auto"/>
          </w:divBdr>
        </w:div>
        <w:div w:id="1701080305">
          <w:marLeft w:val="640"/>
          <w:marRight w:val="0"/>
          <w:marTop w:val="0"/>
          <w:marBottom w:val="0"/>
          <w:divBdr>
            <w:top w:val="none" w:sz="0" w:space="0" w:color="auto"/>
            <w:left w:val="none" w:sz="0" w:space="0" w:color="auto"/>
            <w:bottom w:val="none" w:sz="0" w:space="0" w:color="auto"/>
            <w:right w:val="none" w:sz="0" w:space="0" w:color="auto"/>
          </w:divBdr>
        </w:div>
        <w:div w:id="78216516">
          <w:marLeft w:val="640"/>
          <w:marRight w:val="0"/>
          <w:marTop w:val="0"/>
          <w:marBottom w:val="0"/>
          <w:divBdr>
            <w:top w:val="none" w:sz="0" w:space="0" w:color="auto"/>
            <w:left w:val="none" w:sz="0" w:space="0" w:color="auto"/>
            <w:bottom w:val="none" w:sz="0" w:space="0" w:color="auto"/>
            <w:right w:val="none" w:sz="0" w:space="0" w:color="auto"/>
          </w:divBdr>
        </w:div>
        <w:div w:id="942802259">
          <w:marLeft w:val="640"/>
          <w:marRight w:val="0"/>
          <w:marTop w:val="0"/>
          <w:marBottom w:val="0"/>
          <w:divBdr>
            <w:top w:val="none" w:sz="0" w:space="0" w:color="auto"/>
            <w:left w:val="none" w:sz="0" w:space="0" w:color="auto"/>
            <w:bottom w:val="none" w:sz="0" w:space="0" w:color="auto"/>
            <w:right w:val="none" w:sz="0" w:space="0" w:color="auto"/>
          </w:divBdr>
        </w:div>
        <w:div w:id="1213073868">
          <w:marLeft w:val="640"/>
          <w:marRight w:val="0"/>
          <w:marTop w:val="0"/>
          <w:marBottom w:val="0"/>
          <w:divBdr>
            <w:top w:val="none" w:sz="0" w:space="0" w:color="auto"/>
            <w:left w:val="none" w:sz="0" w:space="0" w:color="auto"/>
            <w:bottom w:val="none" w:sz="0" w:space="0" w:color="auto"/>
            <w:right w:val="none" w:sz="0" w:space="0" w:color="auto"/>
          </w:divBdr>
        </w:div>
        <w:div w:id="1882932625">
          <w:marLeft w:val="640"/>
          <w:marRight w:val="0"/>
          <w:marTop w:val="0"/>
          <w:marBottom w:val="0"/>
          <w:divBdr>
            <w:top w:val="none" w:sz="0" w:space="0" w:color="auto"/>
            <w:left w:val="none" w:sz="0" w:space="0" w:color="auto"/>
            <w:bottom w:val="none" w:sz="0" w:space="0" w:color="auto"/>
            <w:right w:val="none" w:sz="0" w:space="0" w:color="auto"/>
          </w:divBdr>
        </w:div>
        <w:div w:id="1434592825">
          <w:marLeft w:val="640"/>
          <w:marRight w:val="0"/>
          <w:marTop w:val="0"/>
          <w:marBottom w:val="0"/>
          <w:divBdr>
            <w:top w:val="none" w:sz="0" w:space="0" w:color="auto"/>
            <w:left w:val="none" w:sz="0" w:space="0" w:color="auto"/>
            <w:bottom w:val="none" w:sz="0" w:space="0" w:color="auto"/>
            <w:right w:val="none" w:sz="0" w:space="0" w:color="auto"/>
          </w:divBdr>
        </w:div>
        <w:div w:id="2063092969">
          <w:marLeft w:val="640"/>
          <w:marRight w:val="0"/>
          <w:marTop w:val="0"/>
          <w:marBottom w:val="0"/>
          <w:divBdr>
            <w:top w:val="none" w:sz="0" w:space="0" w:color="auto"/>
            <w:left w:val="none" w:sz="0" w:space="0" w:color="auto"/>
            <w:bottom w:val="none" w:sz="0" w:space="0" w:color="auto"/>
            <w:right w:val="none" w:sz="0" w:space="0" w:color="auto"/>
          </w:divBdr>
        </w:div>
        <w:div w:id="730419946">
          <w:marLeft w:val="640"/>
          <w:marRight w:val="0"/>
          <w:marTop w:val="0"/>
          <w:marBottom w:val="0"/>
          <w:divBdr>
            <w:top w:val="none" w:sz="0" w:space="0" w:color="auto"/>
            <w:left w:val="none" w:sz="0" w:space="0" w:color="auto"/>
            <w:bottom w:val="none" w:sz="0" w:space="0" w:color="auto"/>
            <w:right w:val="none" w:sz="0" w:space="0" w:color="auto"/>
          </w:divBdr>
        </w:div>
        <w:div w:id="2020305162">
          <w:marLeft w:val="640"/>
          <w:marRight w:val="0"/>
          <w:marTop w:val="0"/>
          <w:marBottom w:val="0"/>
          <w:divBdr>
            <w:top w:val="none" w:sz="0" w:space="0" w:color="auto"/>
            <w:left w:val="none" w:sz="0" w:space="0" w:color="auto"/>
            <w:bottom w:val="none" w:sz="0" w:space="0" w:color="auto"/>
            <w:right w:val="none" w:sz="0" w:space="0" w:color="auto"/>
          </w:divBdr>
        </w:div>
        <w:div w:id="960188181">
          <w:marLeft w:val="640"/>
          <w:marRight w:val="0"/>
          <w:marTop w:val="0"/>
          <w:marBottom w:val="0"/>
          <w:divBdr>
            <w:top w:val="none" w:sz="0" w:space="0" w:color="auto"/>
            <w:left w:val="none" w:sz="0" w:space="0" w:color="auto"/>
            <w:bottom w:val="none" w:sz="0" w:space="0" w:color="auto"/>
            <w:right w:val="none" w:sz="0" w:space="0" w:color="auto"/>
          </w:divBdr>
        </w:div>
        <w:div w:id="1731995067">
          <w:marLeft w:val="640"/>
          <w:marRight w:val="0"/>
          <w:marTop w:val="0"/>
          <w:marBottom w:val="0"/>
          <w:divBdr>
            <w:top w:val="none" w:sz="0" w:space="0" w:color="auto"/>
            <w:left w:val="none" w:sz="0" w:space="0" w:color="auto"/>
            <w:bottom w:val="none" w:sz="0" w:space="0" w:color="auto"/>
            <w:right w:val="none" w:sz="0" w:space="0" w:color="auto"/>
          </w:divBdr>
        </w:div>
        <w:div w:id="2036999374">
          <w:marLeft w:val="640"/>
          <w:marRight w:val="0"/>
          <w:marTop w:val="0"/>
          <w:marBottom w:val="0"/>
          <w:divBdr>
            <w:top w:val="none" w:sz="0" w:space="0" w:color="auto"/>
            <w:left w:val="none" w:sz="0" w:space="0" w:color="auto"/>
            <w:bottom w:val="none" w:sz="0" w:space="0" w:color="auto"/>
            <w:right w:val="none" w:sz="0" w:space="0" w:color="auto"/>
          </w:divBdr>
        </w:div>
        <w:div w:id="144669972">
          <w:marLeft w:val="640"/>
          <w:marRight w:val="0"/>
          <w:marTop w:val="0"/>
          <w:marBottom w:val="0"/>
          <w:divBdr>
            <w:top w:val="none" w:sz="0" w:space="0" w:color="auto"/>
            <w:left w:val="none" w:sz="0" w:space="0" w:color="auto"/>
            <w:bottom w:val="none" w:sz="0" w:space="0" w:color="auto"/>
            <w:right w:val="none" w:sz="0" w:space="0" w:color="auto"/>
          </w:divBdr>
        </w:div>
        <w:div w:id="76831921">
          <w:marLeft w:val="640"/>
          <w:marRight w:val="0"/>
          <w:marTop w:val="0"/>
          <w:marBottom w:val="0"/>
          <w:divBdr>
            <w:top w:val="none" w:sz="0" w:space="0" w:color="auto"/>
            <w:left w:val="none" w:sz="0" w:space="0" w:color="auto"/>
            <w:bottom w:val="none" w:sz="0" w:space="0" w:color="auto"/>
            <w:right w:val="none" w:sz="0" w:space="0" w:color="auto"/>
          </w:divBdr>
        </w:div>
        <w:div w:id="180627959">
          <w:marLeft w:val="640"/>
          <w:marRight w:val="0"/>
          <w:marTop w:val="0"/>
          <w:marBottom w:val="0"/>
          <w:divBdr>
            <w:top w:val="none" w:sz="0" w:space="0" w:color="auto"/>
            <w:left w:val="none" w:sz="0" w:space="0" w:color="auto"/>
            <w:bottom w:val="none" w:sz="0" w:space="0" w:color="auto"/>
            <w:right w:val="none" w:sz="0" w:space="0" w:color="auto"/>
          </w:divBdr>
        </w:div>
        <w:div w:id="50471285">
          <w:marLeft w:val="640"/>
          <w:marRight w:val="0"/>
          <w:marTop w:val="0"/>
          <w:marBottom w:val="0"/>
          <w:divBdr>
            <w:top w:val="none" w:sz="0" w:space="0" w:color="auto"/>
            <w:left w:val="none" w:sz="0" w:space="0" w:color="auto"/>
            <w:bottom w:val="none" w:sz="0" w:space="0" w:color="auto"/>
            <w:right w:val="none" w:sz="0" w:space="0" w:color="auto"/>
          </w:divBdr>
        </w:div>
        <w:div w:id="497693971">
          <w:marLeft w:val="640"/>
          <w:marRight w:val="0"/>
          <w:marTop w:val="0"/>
          <w:marBottom w:val="0"/>
          <w:divBdr>
            <w:top w:val="none" w:sz="0" w:space="0" w:color="auto"/>
            <w:left w:val="none" w:sz="0" w:space="0" w:color="auto"/>
            <w:bottom w:val="none" w:sz="0" w:space="0" w:color="auto"/>
            <w:right w:val="none" w:sz="0" w:space="0" w:color="auto"/>
          </w:divBdr>
        </w:div>
        <w:div w:id="738789314">
          <w:marLeft w:val="640"/>
          <w:marRight w:val="0"/>
          <w:marTop w:val="0"/>
          <w:marBottom w:val="0"/>
          <w:divBdr>
            <w:top w:val="none" w:sz="0" w:space="0" w:color="auto"/>
            <w:left w:val="none" w:sz="0" w:space="0" w:color="auto"/>
            <w:bottom w:val="none" w:sz="0" w:space="0" w:color="auto"/>
            <w:right w:val="none" w:sz="0" w:space="0" w:color="auto"/>
          </w:divBdr>
        </w:div>
        <w:div w:id="791166302">
          <w:marLeft w:val="640"/>
          <w:marRight w:val="0"/>
          <w:marTop w:val="0"/>
          <w:marBottom w:val="0"/>
          <w:divBdr>
            <w:top w:val="none" w:sz="0" w:space="0" w:color="auto"/>
            <w:left w:val="none" w:sz="0" w:space="0" w:color="auto"/>
            <w:bottom w:val="none" w:sz="0" w:space="0" w:color="auto"/>
            <w:right w:val="none" w:sz="0" w:space="0" w:color="auto"/>
          </w:divBdr>
        </w:div>
        <w:div w:id="1526404214">
          <w:marLeft w:val="640"/>
          <w:marRight w:val="0"/>
          <w:marTop w:val="0"/>
          <w:marBottom w:val="0"/>
          <w:divBdr>
            <w:top w:val="none" w:sz="0" w:space="0" w:color="auto"/>
            <w:left w:val="none" w:sz="0" w:space="0" w:color="auto"/>
            <w:bottom w:val="none" w:sz="0" w:space="0" w:color="auto"/>
            <w:right w:val="none" w:sz="0" w:space="0" w:color="auto"/>
          </w:divBdr>
        </w:div>
        <w:div w:id="81612625">
          <w:marLeft w:val="640"/>
          <w:marRight w:val="0"/>
          <w:marTop w:val="0"/>
          <w:marBottom w:val="0"/>
          <w:divBdr>
            <w:top w:val="none" w:sz="0" w:space="0" w:color="auto"/>
            <w:left w:val="none" w:sz="0" w:space="0" w:color="auto"/>
            <w:bottom w:val="none" w:sz="0" w:space="0" w:color="auto"/>
            <w:right w:val="none" w:sz="0" w:space="0" w:color="auto"/>
          </w:divBdr>
        </w:div>
        <w:div w:id="1865970983">
          <w:marLeft w:val="640"/>
          <w:marRight w:val="0"/>
          <w:marTop w:val="0"/>
          <w:marBottom w:val="0"/>
          <w:divBdr>
            <w:top w:val="none" w:sz="0" w:space="0" w:color="auto"/>
            <w:left w:val="none" w:sz="0" w:space="0" w:color="auto"/>
            <w:bottom w:val="none" w:sz="0" w:space="0" w:color="auto"/>
            <w:right w:val="none" w:sz="0" w:space="0" w:color="auto"/>
          </w:divBdr>
        </w:div>
        <w:div w:id="75441302">
          <w:marLeft w:val="640"/>
          <w:marRight w:val="0"/>
          <w:marTop w:val="0"/>
          <w:marBottom w:val="0"/>
          <w:divBdr>
            <w:top w:val="none" w:sz="0" w:space="0" w:color="auto"/>
            <w:left w:val="none" w:sz="0" w:space="0" w:color="auto"/>
            <w:bottom w:val="none" w:sz="0" w:space="0" w:color="auto"/>
            <w:right w:val="none" w:sz="0" w:space="0" w:color="auto"/>
          </w:divBdr>
        </w:div>
        <w:div w:id="238713887">
          <w:marLeft w:val="640"/>
          <w:marRight w:val="0"/>
          <w:marTop w:val="0"/>
          <w:marBottom w:val="0"/>
          <w:divBdr>
            <w:top w:val="none" w:sz="0" w:space="0" w:color="auto"/>
            <w:left w:val="none" w:sz="0" w:space="0" w:color="auto"/>
            <w:bottom w:val="none" w:sz="0" w:space="0" w:color="auto"/>
            <w:right w:val="none" w:sz="0" w:space="0" w:color="auto"/>
          </w:divBdr>
        </w:div>
        <w:div w:id="1893733810">
          <w:marLeft w:val="640"/>
          <w:marRight w:val="0"/>
          <w:marTop w:val="0"/>
          <w:marBottom w:val="0"/>
          <w:divBdr>
            <w:top w:val="none" w:sz="0" w:space="0" w:color="auto"/>
            <w:left w:val="none" w:sz="0" w:space="0" w:color="auto"/>
            <w:bottom w:val="none" w:sz="0" w:space="0" w:color="auto"/>
            <w:right w:val="none" w:sz="0" w:space="0" w:color="auto"/>
          </w:divBdr>
        </w:div>
        <w:div w:id="1817988067">
          <w:marLeft w:val="640"/>
          <w:marRight w:val="0"/>
          <w:marTop w:val="0"/>
          <w:marBottom w:val="0"/>
          <w:divBdr>
            <w:top w:val="none" w:sz="0" w:space="0" w:color="auto"/>
            <w:left w:val="none" w:sz="0" w:space="0" w:color="auto"/>
            <w:bottom w:val="none" w:sz="0" w:space="0" w:color="auto"/>
            <w:right w:val="none" w:sz="0" w:space="0" w:color="auto"/>
          </w:divBdr>
        </w:div>
        <w:div w:id="1782602394">
          <w:marLeft w:val="640"/>
          <w:marRight w:val="0"/>
          <w:marTop w:val="0"/>
          <w:marBottom w:val="0"/>
          <w:divBdr>
            <w:top w:val="none" w:sz="0" w:space="0" w:color="auto"/>
            <w:left w:val="none" w:sz="0" w:space="0" w:color="auto"/>
            <w:bottom w:val="none" w:sz="0" w:space="0" w:color="auto"/>
            <w:right w:val="none" w:sz="0" w:space="0" w:color="auto"/>
          </w:divBdr>
        </w:div>
        <w:div w:id="1948851497">
          <w:marLeft w:val="640"/>
          <w:marRight w:val="0"/>
          <w:marTop w:val="0"/>
          <w:marBottom w:val="0"/>
          <w:divBdr>
            <w:top w:val="none" w:sz="0" w:space="0" w:color="auto"/>
            <w:left w:val="none" w:sz="0" w:space="0" w:color="auto"/>
            <w:bottom w:val="none" w:sz="0" w:space="0" w:color="auto"/>
            <w:right w:val="none" w:sz="0" w:space="0" w:color="auto"/>
          </w:divBdr>
        </w:div>
        <w:div w:id="937904904">
          <w:marLeft w:val="640"/>
          <w:marRight w:val="0"/>
          <w:marTop w:val="0"/>
          <w:marBottom w:val="0"/>
          <w:divBdr>
            <w:top w:val="none" w:sz="0" w:space="0" w:color="auto"/>
            <w:left w:val="none" w:sz="0" w:space="0" w:color="auto"/>
            <w:bottom w:val="none" w:sz="0" w:space="0" w:color="auto"/>
            <w:right w:val="none" w:sz="0" w:space="0" w:color="auto"/>
          </w:divBdr>
        </w:div>
        <w:div w:id="277107134">
          <w:marLeft w:val="640"/>
          <w:marRight w:val="0"/>
          <w:marTop w:val="0"/>
          <w:marBottom w:val="0"/>
          <w:divBdr>
            <w:top w:val="none" w:sz="0" w:space="0" w:color="auto"/>
            <w:left w:val="none" w:sz="0" w:space="0" w:color="auto"/>
            <w:bottom w:val="none" w:sz="0" w:space="0" w:color="auto"/>
            <w:right w:val="none" w:sz="0" w:space="0" w:color="auto"/>
          </w:divBdr>
        </w:div>
        <w:div w:id="402921125">
          <w:marLeft w:val="640"/>
          <w:marRight w:val="0"/>
          <w:marTop w:val="0"/>
          <w:marBottom w:val="0"/>
          <w:divBdr>
            <w:top w:val="none" w:sz="0" w:space="0" w:color="auto"/>
            <w:left w:val="none" w:sz="0" w:space="0" w:color="auto"/>
            <w:bottom w:val="none" w:sz="0" w:space="0" w:color="auto"/>
            <w:right w:val="none" w:sz="0" w:space="0" w:color="auto"/>
          </w:divBdr>
        </w:div>
        <w:div w:id="1036152750">
          <w:marLeft w:val="640"/>
          <w:marRight w:val="0"/>
          <w:marTop w:val="0"/>
          <w:marBottom w:val="0"/>
          <w:divBdr>
            <w:top w:val="none" w:sz="0" w:space="0" w:color="auto"/>
            <w:left w:val="none" w:sz="0" w:space="0" w:color="auto"/>
            <w:bottom w:val="none" w:sz="0" w:space="0" w:color="auto"/>
            <w:right w:val="none" w:sz="0" w:space="0" w:color="auto"/>
          </w:divBdr>
        </w:div>
        <w:div w:id="176772008">
          <w:marLeft w:val="640"/>
          <w:marRight w:val="0"/>
          <w:marTop w:val="0"/>
          <w:marBottom w:val="0"/>
          <w:divBdr>
            <w:top w:val="none" w:sz="0" w:space="0" w:color="auto"/>
            <w:left w:val="none" w:sz="0" w:space="0" w:color="auto"/>
            <w:bottom w:val="none" w:sz="0" w:space="0" w:color="auto"/>
            <w:right w:val="none" w:sz="0" w:space="0" w:color="auto"/>
          </w:divBdr>
        </w:div>
        <w:div w:id="2142140671">
          <w:marLeft w:val="640"/>
          <w:marRight w:val="0"/>
          <w:marTop w:val="0"/>
          <w:marBottom w:val="0"/>
          <w:divBdr>
            <w:top w:val="none" w:sz="0" w:space="0" w:color="auto"/>
            <w:left w:val="none" w:sz="0" w:space="0" w:color="auto"/>
            <w:bottom w:val="none" w:sz="0" w:space="0" w:color="auto"/>
            <w:right w:val="none" w:sz="0" w:space="0" w:color="auto"/>
          </w:divBdr>
        </w:div>
        <w:div w:id="1899246637">
          <w:marLeft w:val="640"/>
          <w:marRight w:val="0"/>
          <w:marTop w:val="0"/>
          <w:marBottom w:val="0"/>
          <w:divBdr>
            <w:top w:val="none" w:sz="0" w:space="0" w:color="auto"/>
            <w:left w:val="none" w:sz="0" w:space="0" w:color="auto"/>
            <w:bottom w:val="none" w:sz="0" w:space="0" w:color="auto"/>
            <w:right w:val="none" w:sz="0" w:space="0" w:color="auto"/>
          </w:divBdr>
        </w:div>
        <w:div w:id="781219084">
          <w:marLeft w:val="640"/>
          <w:marRight w:val="0"/>
          <w:marTop w:val="0"/>
          <w:marBottom w:val="0"/>
          <w:divBdr>
            <w:top w:val="none" w:sz="0" w:space="0" w:color="auto"/>
            <w:left w:val="none" w:sz="0" w:space="0" w:color="auto"/>
            <w:bottom w:val="none" w:sz="0" w:space="0" w:color="auto"/>
            <w:right w:val="none" w:sz="0" w:space="0" w:color="auto"/>
          </w:divBdr>
        </w:div>
        <w:div w:id="1743599057">
          <w:marLeft w:val="640"/>
          <w:marRight w:val="0"/>
          <w:marTop w:val="0"/>
          <w:marBottom w:val="0"/>
          <w:divBdr>
            <w:top w:val="none" w:sz="0" w:space="0" w:color="auto"/>
            <w:left w:val="none" w:sz="0" w:space="0" w:color="auto"/>
            <w:bottom w:val="none" w:sz="0" w:space="0" w:color="auto"/>
            <w:right w:val="none" w:sz="0" w:space="0" w:color="auto"/>
          </w:divBdr>
        </w:div>
        <w:div w:id="882012158">
          <w:marLeft w:val="640"/>
          <w:marRight w:val="0"/>
          <w:marTop w:val="0"/>
          <w:marBottom w:val="0"/>
          <w:divBdr>
            <w:top w:val="none" w:sz="0" w:space="0" w:color="auto"/>
            <w:left w:val="none" w:sz="0" w:space="0" w:color="auto"/>
            <w:bottom w:val="none" w:sz="0" w:space="0" w:color="auto"/>
            <w:right w:val="none" w:sz="0" w:space="0" w:color="auto"/>
          </w:divBdr>
        </w:div>
        <w:div w:id="2146508604">
          <w:marLeft w:val="640"/>
          <w:marRight w:val="0"/>
          <w:marTop w:val="0"/>
          <w:marBottom w:val="0"/>
          <w:divBdr>
            <w:top w:val="none" w:sz="0" w:space="0" w:color="auto"/>
            <w:left w:val="none" w:sz="0" w:space="0" w:color="auto"/>
            <w:bottom w:val="none" w:sz="0" w:space="0" w:color="auto"/>
            <w:right w:val="none" w:sz="0" w:space="0" w:color="auto"/>
          </w:divBdr>
        </w:div>
        <w:div w:id="1143815957">
          <w:marLeft w:val="640"/>
          <w:marRight w:val="0"/>
          <w:marTop w:val="0"/>
          <w:marBottom w:val="0"/>
          <w:divBdr>
            <w:top w:val="none" w:sz="0" w:space="0" w:color="auto"/>
            <w:left w:val="none" w:sz="0" w:space="0" w:color="auto"/>
            <w:bottom w:val="none" w:sz="0" w:space="0" w:color="auto"/>
            <w:right w:val="none" w:sz="0" w:space="0" w:color="auto"/>
          </w:divBdr>
        </w:div>
        <w:div w:id="540166878">
          <w:marLeft w:val="640"/>
          <w:marRight w:val="0"/>
          <w:marTop w:val="0"/>
          <w:marBottom w:val="0"/>
          <w:divBdr>
            <w:top w:val="none" w:sz="0" w:space="0" w:color="auto"/>
            <w:left w:val="none" w:sz="0" w:space="0" w:color="auto"/>
            <w:bottom w:val="none" w:sz="0" w:space="0" w:color="auto"/>
            <w:right w:val="none" w:sz="0" w:space="0" w:color="auto"/>
          </w:divBdr>
        </w:div>
        <w:div w:id="1202937172">
          <w:marLeft w:val="640"/>
          <w:marRight w:val="0"/>
          <w:marTop w:val="0"/>
          <w:marBottom w:val="0"/>
          <w:divBdr>
            <w:top w:val="none" w:sz="0" w:space="0" w:color="auto"/>
            <w:left w:val="none" w:sz="0" w:space="0" w:color="auto"/>
            <w:bottom w:val="none" w:sz="0" w:space="0" w:color="auto"/>
            <w:right w:val="none" w:sz="0" w:space="0" w:color="auto"/>
          </w:divBdr>
        </w:div>
        <w:div w:id="136075120">
          <w:marLeft w:val="640"/>
          <w:marRight w:val="0"/>
          <w:marTop w:val="0"/>
          <w:marBottom w:val="0"/>
          <w:divBdr>
            <w:top w:val="none" w:sz="0" w:space="0" w:color="auto"/>
            <w:left w:val="none" w:sz="0" w:space="0" w:color="auto"/>
            <w:bottom w:val="none" w:sz="0" w:space="0" w:color="auto"/>
            <w:right w:val="none" w:sz="0" w:space="0" w:color="auto"/>
          </w:divBdr>
        </w:div>
        <w:div w:id="170418488">
          <w:marLeft w:val="640"/>
          <w:marRight w:val="0"/>
          <w:marTop w:val="0"/>
          <w:marBottom w:val="0"/>
          <w:divBdr>
            <w:top w:val="none" w:sz="0" w:space="0" w:color="auto"/>
            <w:left w:val="none" w:sz="0" w:space="0" w:color="auto"/>
            <w:bottom w:val="none" w:sz="0" w:space="0" w:color="auto"/>
            <w:right w:val="none" w:sz="0" w:space="0" w:color="auto"/>
          </w:divBdr>
        </w:div>
        <w:div w:id="907224917">
          <w:marLeft w:val="640"/>
          <w:marRight w:val="0"/>
          <w:marTop w:val="0"/>
          <w:marBottom w:val="0"/>
          <w:divBdr>
            <w:top w:val="none" w:sz="0" w:space="0" w:color="auto"/>
            <w:left w:val="none" w:sz="0" w:space="0" w:color="auto"/>
            <w:bottom w:val="none" w:sz="0" w:space="0" w:color="auto"/>
            <w:right w:val="none" w:sz="0" w:space="0" w:color="auto"/>
          </w:divBdr>
        </w:div>
        <w:div w:id="88698909">
          <w:marLeft w:val="640"/>
          <w:marRight w:val="0"/>
          <w:marTop w:val="0"/>
          <w:marBottom w:val="0"/>
          <w:divBdr>
            <w:top w:val="none" w:sz="0" w:space="0" w:color="auto"/>
            <w:left w:val="none" w:sz="0" w:space="0" w:color="auto"/>
            <w:bottom w:val="none" w:sz="0" w:space="0" w:color="auto"/>
            <w:right w:val="none" w:sz="0" w:space="0" w:color="auto"/>
          </w:divBdr>
        </w:div>
        <w:div w:id="892038159">
          <w:marLeft w:val="640"/>
          <w:marRight w:val="0"/>
          <w:marTop w:val="0"/>
          <w:marBottom w:val="0"/>
          <w:divBdr>
            <w:top w:val="none" w:sz="0" w:space="0" w:color="auto"/>
            <w:left w:val="none" w:sz="0" w:space="0" w:color="auto"/>
            <w:bottom w:val="none" w:sz="0" w:space="0" w:color="auto"/>
            <w:right w:val="none" w:sz="0" w:space="0" w:color="auto"/>
          </w:divBdr>
        </w:div>
        <w:div w:id="886599663">
          <w:marLeft w:val="640"/>
          <w:marRight w:val="0"/>
          <w:marTop w:val="0"/>
          <w:marBottom w:val="0"/>
          <w:divBdr>
            <w:top w:val="none" w:sz="0" w:space="0" w:color="auto"/>
            <w:left w:val="none" w:sz="0" w:space="0" w:color="auto"/>
            <w:bottom w:val="none" w:sz="0" w:space="0" w:color="auto"/>
            <w:right w:val="none" w:sz="0" w:space="0" w:color="auto"/>
          </w:divBdr>
        </w:div>
        <w:div w:id="1458832402">
          <w:marLeft w:val="640"/>
          <w:marRight w:val="0"/>
          <w:marTop w:val="0"/>
          <w:marBottom w:val="0"/>
          <w:divBdr>
            <w:top w:val="none" w:sz="0" w:space="0" w:color="auto"/>
            <w:left w:val="none" w:sz="0" w:space="0" w:color="auto"/>
            <w:bottom w:val="none" w:sz="0" w:space="0" w:color="auto"/>
            <w:right w:val="none" w:sz="0" w:space="0" w:color="auto"/>
          </w:divBdr>
        </w:div>
        <w:div w:id="789279428">
          <w:marLeft w:val="640"/>
          <w:marRight w:val="0"/>
          <w:marTop w:val="0"/>
          <w:marBottom w:val="0"/>
          <w:divBdr>
            <w:top w:val="none" w:sz="0" w:space="0" w:color="auto"/>
            <w:left w:val="none" w:sz="0" w:space="0" w:color="auto"/>
            <w:bottom w:val="none" w:sz="0" w:space="0" w:color="auto"/>
            <w:right w:val="none" w:sz="0" w:space="0" w:color="auto"/>
          </w:divBdr>
        </w:div>
        <w:div w:id="101805259">
          <w:marLeft w:val="640"/>
          <w:marRight w:val="0"/>
          <w:marTop w:val="0"/>
          <w:marBottom w:val="0"/>
          <w:divBdr>
            <w:top w:val="none" w:sz="0" w:space="0" w:color="auto"/>
            <w:left w:val="none" w:sz="0" w:space="0" w:color="auto"/>
            <w:bottom w:val="none" w:sz="0" w:space="0" w:color="auto"/>
            <w:right w:val="none" w:sz="0" w:space="0" w:color="auto"/>
          </w:divBdr>
        </w:div>
        <w:div w:id="1578899412">
          <w:marLeft w:val="640"/>
          <w:marRight w:val="0"/>
          <w:marTop w:val="0"/>
          <w:marBottom w:val="0"/>
          <w:divBdr>
            <w:top w:val="none" w:sz="0" w:space="0" w:color="auto"/>
            <w:left w:val="none" w:sz="0" w:space="0" w:color="auto"/>
            <w:bottom w:val="none" w:sz="0" w:space="0" w:color="auto"/>
            <w:right w:val="none" w:sz="0" w:space="0" w:color="auto"/>
          </w:divBdr>
        </w:div>
        <w:div w:id="947355404">
          <w:marLeft w:val="640"/>
          <w:marRight w:val="0"/>
          <w:marTop w:val="0"/>
          <w:marBottom w:val="0"/>
          <w:divBdr>
            <w:top w:val="none" w:sz="0" w:space="0" w:color="auto"/>
            <w:left w:val="none" w:sz="0" w:space="0" w:color="auto"/>
            <w:bottom w:val="none" w:sz="0" w:space="0" w:color="auto"/>
            <w:right w:val="none" w:sz="0" w:space="0" w:color="auto"/>
          </w:divBdr>
        </w:div>
        <w:div w:id="359204880">
          <w:marLeft w:val="640"/>
          <w:marRight w:val="0"/>
          <w:marTop w:val="0"/>
          <w:marBottom w:val="0"/>
          <w:divBdr>
            <w:top w:val="none" w:sz="0" w:space="0" w:color="auto"/>
            <w:left w:val="none" w:sz="0" w:space="0" w:color="auto"/>
            <w:bottom w:val="none" w:sz="0" w:space="0" w:color="auto"/>
            <w:right w:val="none" w:sz="0" w:space="0" w:color="auto"/>
          </w:divBdr>
        </w:div>
        <w:div w:id="1676377321">
          <w:marLeft w:val="640"/>
          <w:marRight w:val="0"/>
          <w:marTop w:val="0"/>
          <w:marBottom w:val="0"/>
          <w:divBdr>
            <w:top w:val="none" w:sz="0" w:space="0" w:color="auto"/>
            <w:left w:val="none" w:sz="0" w:space="0" w:color="auto"/>
            <w:bottom w:val="none" w:sz="0" w:space="0" w:color="auto"/>
            <w:right w:val="none" w:sz="0" w:space="0" w:color="auto"/>
          </w:divBdr>
        </w:div>
        <w:div w:id="638877540">
          <w:marLeft w:val="640"/>
          <w:marRight w:val="0"/>
          <w:marTop w:val="0"/>
          <w:marBottom w:val="0"/>
          <w:divBdr>
            <w:top w:val="none" w:sz="0" w:space="0" w:color="auto"/>
            <w:left w:val="none" w:sz="0" w:space="0" w:color="auto"/>
            <w:bottom w:val="none" w:sz="0" w:space="0" w:color="auto"/>
            <w:right w:val="none" w:sz="0" w:space="0" w:color="auto"/>
          </w:divBdr>
        </w:div>
        <w:div w:id="1112089694">
          <w:marLeft w:val="640"/>
          <w:marRight w:val="0"/>
          <w:marTop w:val="0"/>
          <w:marBottom w:val="0"/>
          <w:divBdr>
            <w:top w:val="none" w:sz="0" w:space="0" w:color="auto"/>
            <w:left w:val="none" w:sz="0" w:space="0" w:color="auto"/>
            <w:bottom w:val="none" w:sz="0" w:space="0" w:color="auto"/>
            <w:right w:val="none" w:sz="0" w:space="0" w:color="auto"/>
          </w:divBdr>
        </w:div>
        <w:div w:id="799500271">
          <w:marLeft w:val="640"/>
          <w:marRight w:val="0"/>
          <w:marTop w:val="0"/>
          <w:marBottom w:val="0"/>
          <w:divBdr>
            <w:top w:val="none" w:sz="0" w:space="0" w:color="auto"/>
            <w:left w:val="none" w:sz="0" w:space="0" w:color="auto"/>
            <w:bottom w:val="none" w:sz="0" w:space="0" w:color="auto"/>
            <w:right w:val="none" w:sz="0" w:space="0" w:color="auto"/>
          </w:divBdr>
        </w:div>
        <w:div w:id="1472792278">
          <w:marLeft w:val="640"/>
          <w:marRight w:val="0"/>
          <w:marTop w:val="0"/>
          <w:marBottom w:val="0"/>
          <w:divBdr>
            <w:top w:val="none" w:sz="0" w:space="0" w:color="auto"/>
            <w:left w:val="none" w:sz="0" w:space="0" w:color="auto"/>
            <w:bottom w:val="none" w:sz="0" w:space="0" w:color="auto"/>
            <w:right w:val="none" w:sz="0" w:space="0" w:color="auto"/>
          </w:divBdr>
        </w:div>
        <w:div w:id="938875332">
          <w:marLeft w:val="640"/>
          <w:marRight w:val="0"/>
          <w:marTop w:val="0"/>
          <w:marBottom w:val="0"/>
          <w:divBdr>
            <w:top w:val="none" w:sz="0" w:space="0" w:color="auto"/>
            <w:left w:val="none" w:sz="0" w:space="0" w:color="auto"/>
            <w:bottom w:val="none" w:sz="0" w:space="0" w:color="auto"/>
            <w:right w:val="none" w:sz="0" w:space="0" w:color="auto"/>
          </w:divBdr>
        </w:div>
        <w:div w:id="1896775548">
          <w:marLeft w:val="640"/>
          <w:marRight w:val="0"/>
          <w:marTop w:val="0"/>
          <w:marBottom w:val="0"/>
          <w:divBdr>
            <w:top w:val="none" w:sz="0" w:space="0" w:color="auto"/>
            <w:left w:val="none" w:sz="0" w:space="0" w:color="auto"/>
            <w:bottom w:val="none" w:sz="0" w:space="0" w:color="auto"/>
            <w:right w:val="none" w:sz="0" w:space="0" w:color="auto"/>
          </w:divBdr>
        </w:div>
        <w:div w:id="1942756275">
          <w:marLeft w:val="640"/>
          <w:marRight w:val="0"/>
          <w:marTop w:val="0"/>
          <w:marBottom w:val="0"/>
          <w:divBdr>
            <w:top w:val="none" w:sz="0" w:space="0" w:color="auto"/>
            <w:left w:val="none" w:sz="0" w:space="0" w:color="auto"/>
            <w:bottom w:val="none" w:sz="0" w:space="0" w:color="auto"/>
            <w:right w:val="none" w:sz="0" w:space="0" w:color="auto"/>
          </w:divBdr>
        </w:div>
        <w:div w:id="720665904">
          <w:marLeft w:val="640"/>
          <w:marRight w:val="0"/>
          <w:marTop w:val="0"/>
          <w:marBottom w:val="0"/>
          <w:divBdr>
            <w:top w:val="none" w:sz="0" w:space="0" w:color="auto"/>
            <w:left w:val="none" w:sz="0" w:space="0" w:color="auto"/>
            <w:bottom w:val="none" w:sz="0" w:space="0" w:color="auto"/>
            <w:right w:val="none" w:sz="0" w:space="0" w:color="auto"/>
          </w:divBdr>
        </w:div>
        <w:div w:id="1240946018">
          <w:marLeft w:val="640"/>
          <w:marRight w:val="0"/>
          <w:marTop w:val="0"/>
          <w:marBottom w:val="0"/>
          <w:divBdr>
            <w:top w:val="none" w:sz="0" w:space="0" w:color="auto"/>
            <w:left w:val="none" w:sz="0" w:space="0" w:color="auto"/>
            <w:bottom w:val="none" w:sz="0" w:space="0" w:color="auto"/>
            <w:right w:val="none" w:sz="0" w:space="0" w:color="auto"/>
          </w:divBdr>
        </w:div>
        <w:div w:id="1030960261">
          <w:marLeft w:val="640"/>
          <w:marRight w:val="0"/>
          <w:marTop w:val="0"/>
          <w:marBottom w:val="0"/>
          <w:divBdr>
            <w:top w:val="none" w:sz="0" w:space="0" w:color="auto"/>
            <w:left w:val="none" w:sz="0" w:space="0" w:color="auto"/>
            <w:bottom w:val="none" w:sz="0" w:space="0" w:color="auto"/>
            <w:right w:val="none" w:sz="0" w:space="0" w:color="auto"/>
          </w:divBdr>
        </w:div>
        <w:div w:id="1501852584">
          <w:marLeft w:val="640"/>
          <w:marRight w:val="0"/>
          <w:marTop w:val="0"/>
          <w:marBottom w:val="0"/>
          <w:divBdr>
            <w:top w:val="none" w:sz="0" w:space="0" w:color="auto"/>
            <w:left w:val="none" w:sz="0" w:space="0" w:color="auto"/>
            <w:bottom w:val="none" w:sz="0" w:space="0" w:color="auto"/>
            <w:right w:val="none" w:sz="0" w:space="0" w:color="auto"/>
          </w:divBdr>
        </w:div>
        <w:div w:id="293100014">
          <w:marLeft w:val="640"/>
          <w:marRight w:val="0"/>
          <w:marTop w:val="0"/>
          <w:marBottom w:val="0"/>
          <w:divBdr>
            <w:top w:val="none" w:sz="0" w:space="0" w:color="auto"/>
            <w:left w:val="none" w:sz="0" w:space="0" w:color="auto"/>
            <w:bottom w:val="none" w:sz="0" w:space="0" w:color="auto"/>
            <w:right w:val="none" w:sz="0" w:space="0" w:color="auto"/>
          </w:divBdr>
        </w:div>
        <w:div w:id="703555710">
          <w:marLeft w:val="640"/>
          <w:marRight w:val="0"/>
          <w:marTop w:val="0"/>
          <w:marBottom w:val="0"/>
          <w:divBdr>
            <w:top w:val="none" w:sz="0" w:space="0" w:color="auto"/>
            <w:left w:val="none" w:sz="0" w:space="0" w:color="auto"/>
            <w:bottom w:val="none" w:sz="0" w:space="0" w:color="auto"/>
            <w:right w:val="none" w:sz="0" w:space="0" w:color="auto"/>
          </w:divBdr>
        </w:div>
        <w:div w:id="1441559969">
          <w:marLeft w:val="640"/>
          <w:marRight w:val="0"/>
          <w:marTop w:val="0"/>
          <w:marBottom w:val="0"/>
          <w:divBdr>
            <w:top w:val="none" w:sz="0" w:space="0" w:color="auto"/>
            <w:left w:val="none" w:sz="0" w:space="0" w:color="auto"/>
            <w:bottom w:val="none" w:sz="0" w:space="0" w:color="auto"/>
            <w:right w:val="none" w:sz="0" w:space="0" w:color="auto"/>
          </w:divBdr>
        </w:div>
        <w:div w:id="1371951422">
          <w:marLeft w:val="640"/>
          <w:marRight w:val="0"/>
          <w:marTop w:val="0"/>
          <w:marBottom w:val="0"/>
          <w:divBdr>
            <w:top w:val="none" w:sz="0" w:space="0" w:color="auto"/>
            <w:left w:val="none" w:sz="0" w:space="0" w:color="auto"/>
            <w:bottom w:val="none" w:sz="0" w:space="0" w:color="auto"/>
            <w:right w:val="none" w:sz="0" w:space="0" w:color="auto"/>
          </w:divBdr>
        </w:div>
        <w:div w:id="1650087689">
          <w:marLeft w:val="640"/>
          <w:marRight w:val="0"/>
          <w:marTop w:val="0"/>
          <w:marBottom w:val="0"/>
          <w:divBdr>
            <w:top w:val="none" w:sz="0" w:space="0" w:color="auto"/>
            <w:left w:val="none" w:sz="0" w:space="0" w:color="auto"/>
            <w:bottom w:val="none" w:sz="0" w:space="0" w:color="auto"/>
            <w:right w:val="none" w:sz="0" w:space="0" w:color="auto"/>
          </w:divBdr>
        </w:div>
        <w:div w:id="105857773">
          <w:marLeft w:val="640"/>
          <w:marRight w:val="0"/>
          <w:marTop w:val="0"/>
          <w:marBottom w:val="0"/>
          <w:divBdr>
            <w:top w:val="none" w:sz="0" w:space="0" w:color="auto"/>
            <w:left w:val="none" w:sz="0" w:space="0" w:color="auto"/>
            <w:bottom w:val="none" w:sz="0" w:space="0" w:color="auto"/>
            <w:right w:val="none" w:sz="0" w:space="0" w:color="auto"/>
          </w:divBdr>
        </w:div>
        <w:div w:id="278069815">
          <w:marLeft w:val="640"/>
          <w:marRight w:val="0"/>
          <w:marTop w:val="0"/>
          <w:marBottom w:val="0"/>
          <w:divBdr>
            <w:top w:val="none" w:sz="0" w:space="0" w:color="auto"/>
            <w:left w:val="none" w:sz="0" w:space="0" w:color="auto"/>
            <w:bottom w:val="none" w:sz="0" w:space="0" w:color="auto"/>
            <w:right w:val="none" w:sz="0" w:space="0" w:color="auto"/>
          </w:divBdr>
        </w:div>
        <w:div w:id="1880124448">
          <w:marLeft w:val="640"/>
          <w:marRight w:val="0"/>
          <w:marTop w:val="0"/>
          <w:marBottom w:val="0"/>
          <w:divBdr>
            <w:top w:val="none" w:sz="0" w:space="0" w:color="auto"/>
            <w:left w:val="none" w:sz="0" w:space="0" w:color="auto"/>
            <w:bottom w:val="none" w:sz="0" w:space="0" w:color="auto"/>
            <w:right w:val="none" w:sz="0" w:space="0" w:color="auto"/>
          </w:divBdr>
        </w:div>
        <w:div w:id="859516552">
          <w:marLeft w:val="640"/>
          <w:marRight w:val="0"/>
          <w:marTop w:val="0"/>
          <w:marBottom w:val="0"/>
          <w:divBdr>
            <w:top w:val="none" w:sz="0" w:space="0" w:color="auto"/>
            <w:left w:val="none" w:sz="0" w:space="0" w:color="auto"/>
            <w:bottom w:val="none" w:sz="0" w:space="0" w:color="auto"/>
            <w:right w:val="none" w:sz="0" w:space="0" w:color="auto"/>
          </w:divBdr>
        </w:div>
        <w:div w:id="980646785">
          <w:marLeft w:val="640"/>
          <w:marRight w:val="0"/>
          <w:marTop w:val="0"/>
          <w:marBottom w:val="0"/>
          <w:divBdr>
            <w:top w:val="none" w:sz="0" w:space="0" w:color="auto"/>
            <w:left w:val="none" w:sz="0" w:space="0" w:color="auto"/>
            <w:bottom w:val="none" w:sz="0" w:space="0" w:color="auto"/>
            <w:right w:val="none" w:sz="0" w:space="0" w:color="auto"/>
          </w:divBdr>
        </w:div>
        <w:div w:id="686717624">
          <w:marLeft w:val="640"/>
          <w:marRight w:val="0"/>
          <w:marTop w:val="0"/>
          <w:marBottom w:val="0"/>
          <w:divBdr>
            <w:top w:val="none" w:sz="0" w:space="0" w:color="auto"/>
            <w:left w:val="none" w:sz="0" w:space="0" w:color="auto"/>
            <w:bottom w:val="none" w:sz="0" w:space="0" w:color="auto"/>
            <w:right w:val="none" w:sz="0" w:space="0" w:color="auto"/>
          </w:divBdr>
        </w:div>
        <w:div w:id="482507498">
          <w:marLeft w:val="640"/>
          <w:marRight w:val="0"/>
          <w:marTop w:val="0"/>
          <w:marBottom w:val="0"/>
          <w:divBdr>
            <w:top w:val="none" w:sz="0" w:space="0" w:color="auto"/>
            <w:left w:val="none" w:sz="0" w:space="0" w:color="auto"/>
            <w:bottom w:val="none" w:sz="0" w:space="0" w:color="auto"/>
            <w:right w:val="none" w:sz="0" w:space="0" w:color="auto"/>
          </w:divBdr>
        </w:div>
        <w:div w:id="518860162">
          <w:marLeft w:val="640"/>
          <w:marRight w:val="0"/>
          <w:marTop w:val="0"/>
          <w:marBottom w:val="0"/>
          <w:divBdr>
            <w:top w:val="none" w:sz="0" w:space="0" w:color="auto"/>
            <w:left w:val="none" w:sz="0" w:space="0" w:color="auto"/>
            <w:bottom w:val="none" w:sz="0" w:space="0" w:color="auto"/>
            <w:right w:val="none" w:sz="0" w:space="0" w:color="auto"/>
          </w:divBdr>
        </w:div>
        <w:div w:id="1801264104">
          <w:marLeft w:val="640"/>
          <w:marRight w:val="0"/>
          <w:marTop w:val="0"/>
          <w:marBottom w:val="0"/>
          <w:divBdr>
            <w:top w:val="none" w:sz="0" w:space="0" w:color="auto"/>
            <w:left w:val="none" w:sz="0" w:space="0" w:color="auto"/>
            <w:bottom w:val="none" w:sz="0" w:space="0" w:color="auto"/>
            <w:right w:val="none" w:sz="0" w:space="0" w:color="auto"/>
          </w:divBdr>
        </w:div>
        <w:div w:id="733821353">
          <w:marLeft w:val="640"/>
          <w:marRight w:val="0"/>
          <w:marTop w:val="0"/>
          <w:marBottom w:val="0"/>
          <w:divBdr>
            <w:top w:val="none" w:sz="0" w:space="0" w:color="auto"/>
            <w:left w:val="none" w:sz="0" w:space="0" w:color="auto"/>
            <w:bottom w:val="none" w:sz="0" w:space="0" w:color="auto"/>
            <w:right w:val="none" w:sz="0" w:space="0" w:color="auto"/>
          </w:divBdr>
        </w:div>
        <w:div w:id="852962755">
          <w:marLeft w:val="640"/>
          <w:marRight w:val="0"/>
          <w:marTop w:val="0"/>
          <w:marBottom w:val="0"/>
          <w:divBdr>
            <w:top w:val="none" w:sz="0" w:space="0" w:color="auto"/>
            <w:left w:val="none" w:sz="0" w:space="0" w:color="auto"/>
            <w:bottom w:val="none" w:sz="0" w:space="0" w:color="auto"/>
            <w:right w:val="none" w:sz="0" w:space="0" w:color="auto"/>
          </w:divBdr>
        </w:div>
        <w:div w:id="610625341">
          <w:marLeft w:val="640"/>
          <w:marRight w:val="0"/>
          <w:marTop w:val="0"/>
          <w:marBottom w:val="0"/>
          <w:divBdr>
            <w:top w:val="none" w:sz="0" w:space="0" w:color="auto"/>
            <w:left w:val="none" w:sz="0" w:space="0" w:color="auto"/>
            <w:bottom w:val="none" w:sz="0" w:space="0" w:color="auto"/>
            <w:right w:val="none" w:sz="0" w:space="0" w:color="auto"/>
          </w:divBdr>
        </w:div>
        <w:div w:id="666708443">
          <w:marLeft w:val="640"/>
          <w:marRight w:val="0"/>
          <w:marTop w:val="0"/>
          <w:marBottom w:val="0"/>
          <w:divBdr>
            <w:top w:val="none" w:sz="0" w:space="0" w:color="auto"/>
            <w:left w:val="none" w:sz="0" w:space="0" w:color="auto"/>
            <w:bottom w:val="none" w:sz="0" w:space="0" w:color="auto"/>
            <w:right w:val="none" w:sz="0" w:space="0" w:color="auto"/>
          </w:divBdr>
        </w:div>
        <w:div w:id="980844006">
          <w:marLeft w:val="640"/>
          <w:marRight w:val="0"/>
          <w:marTop w:val="0"/>
          <w:marBottom w:val="0"/>
          <w:divBdr>
            <w:top w:val="none" w:sz="0" w:space="0" w:color="auto"/>
            <w:left w:val="none" w:sz="0" w:space="0" w:color="auto"/>
            <w:bottom w:val="none" w:sz="0" w:space="0" w:color="auto"/>
            <w:right w:val="none" w:sz="0" w:space="0" w:color="auto"/>
          </w:divBdr>
        </w:div>
        <w:div w:id="2126653880">
          <w:marLeft w:val="640"/>
          <w:marRight w:val="0"/>
          <w:marTop w:val="0"/>
          <w:marBottom w:val="0"/>
          <w:divBdr>
            <w:top w:val="none" w:sz="0" w:space="0" w:color="auto"/>
            <w:left w:val="none" w:sz="0" w:space="0" w:color="auto"/>
            <w:bottom w:val="none" w:sz="0" w:space="0" w:color="auto"/>
            <w:right w:val="none" w:sz="0" w:space="0" w:color="auto"/>
          </w:divBdr>
        </w:div>
        <w:div w:id="186255450">
          <w:marLeft w:val="640"/>
          <w:marRight w:val="0"/>
          <w:marTop w:val="0"/>
          <w:marBottom w:val="0"/>
          <w:divBdr>
            <w:top w:val="none" w:sz="0" w:space="0" w:color="auto"/>
            <w:left w:val="none" w:sz="0" w:space="0" w:color="auto"/>
            <w:bottom w:val="none" w:sz="0" w:space="0" w:color="auto"/>
            <w:right w:val="none" w:sz="0" w:space="0" w:color="auto"/>
          </w:divBdr>
        </w:div>
        <w:div w:id="1547989349">
          <w:marLeft w:val="640"/>
          <w:marRight w:val="0"/>
          <w:marTop w:val="0"/>
          <w:marBottom w:val="0"/>
          <w:divBdr>
            <w:top w:val="none" w:sz="0" w:space="0" w:color="auto"/>
            <w:left w:val="none" w:sz="0" w:space="0" w:color="auto"/>
            <w:bottom w:val="none" w:sz="0" w:space="0" w:color="auto"/>
            <w:right w:val="none" w:sz="0" w:space="0" w:color="auto"/>
          </w:divBdr>
        </w:div>
        <w:div w:id="1566061866">
          <w:marLeft w:val="640"/>
          <w:marRight w:val="0"/>
          <w:marTop w:val="0"/>
          <w:marBottom w:val="0"/>
          <w:divBdr>
            <w:top w:val="none" w:sz="0" w:space="0" w:color="auto"/>
            <w:left w:val="none" w:sz="0" w:space="0" w:color="auto"/>
            <w:bottom w:val="none" w:sz="0" w:space="0" w:color="auto"/>
            <w:right w:val="none" w:sz="0" w:space="0" w:color="auto"/>
          </w:divBdr>
        </w:div>
        <w:div w:id="615873353">
          <w:marLeft w:val="640"/>
          <w:marRight w:val="0"/>
          <w:marTop w:val="0"/>
          <w:marBottom w:val="0"/>
          <w:divBdr>
            <w:top w:val="none" w:sz="0" w:space="0" w:color="auto"/>
            <w:left w:val="none" w:sz="0" w:space="0" w:color="auto"/>
            <w:bottom w:val="none" w:sz="0" w:space="0" w:color="auto"/>
            <w:right w:val="none" w:sz="0" w:space="0" w:color="auto"/>
          </w:divBdr>
        </w:div>
        <w:div w:id="1143162935">
          <w:marLeft w:val="640"/>
          <w:marRight w:val="0"/>
          <w:marTop w:val="0"/>
          <w:marBottom w:val="0"/>
          <w:divBdr>
            <w:top w:val="none" w:sz="0" w:space="0" w:color="auto"/>
            <w:left w:val="none" w:sz="0" w:space="0" w:color="auto"/>
            <w:bottom w:val="none" w:sz="0" w:space="0" w:color="auto"/>
            <w:right w:val="none" w:sz="0" w:space="0" w:color="auto"/>
          </w:divBdr>
        </w:div>
        <w:div w:id="2097556584">
          <w:marLeft w:val="640"/>
          <w:marRight w:val="0"/>
          <w:marTop w:val="0"/>
          <w:marBottom w:val="0"/>
          <w:divBdr>
            <w:top w:val="none" w:sz="0" w:space="0" w:color="auto"/>
            <w:left w:val="none" w:sz="0" w:space="0" w:color="auto"/>
            <w:bottom w:val="none" w:sz="0" w:space="0" w:color="auto"/>
            <w:right w:val="none" w:sz="0" w:space="0" w:color="auto"/>
          </w:divBdr>
        </w:div>
        <w:div w:id="836922982">
          <w:marLeft w:val="640"/>
          <w:marRight w:val="0"/>
          <w:marTop w:val="0"/>
          <w:marBottom w:val="0"/>
          <w:divBdr>
            <w:top w:val="none" w:sz="0" w:space="0" w:color="auto"/>
            <w:left w:val="none" w:sz="0" w:space="0" w:color="auto"/>
            <w:bottom w:val="none" w:sz="0" w:space="0" w:color="auto"/>
            <w:right w:val="none" w:sz="0" w:space="0" w:color="auto"/>
          </w:divBdr>
        </w:div>
        <w:div w:id="1730610041">
          <w:marLeft w:val="640"/>
          <w:marRight w:val="0"/>
          <w:marTop w:val="0"/>
          <w:marBottom w:val="0"/>
          <w:divBdr>
            <w:top w:val="none" w:sz="0" w:space="0" w:color="auto"/>
            <w:left w:val="none" w:sz="0" w:space="0" w:color="auto"/>
            <w:bottom w:val="none" w:sz="0" w:space="0" w:color="auto"/>
            <w:right w:val="none" w:sz="0" w:space="0" w:color="auto"/>
          </w:divBdr>
        </w:div>
        <w:div w:id="838424633">
          <w:marLeft w:val="640"/>
          <w:marRight w:val="0"/>
          <w:marTop w:val="0"/>
          <w:marBottom w:val="0"/>
          <w:divBdr>
            <w:top w:val="none" w:sz="0" w:space="0" w:color="auto"/>
            <w:left w:val="none" w:sz="0" w:space="0" w:color="auto"/>
            <w:bottom w:val="none" w:sz="0" w:space="0" w:color="auto"/>
            <w:right w:val="none" w:sz="0" w:space="0" w:color="auto"/>
          </w:divBdr>
        </w:div>
        <w:div w:id="440149087">
          <w:marLeft w:val="640"/>
          <w:marRight w:val="0"/>
          <w:marTop w:val="0"/>
          <w:marBottom w:val="0"/>
          <w:divBdr>
            <w:top w:val="none" w:sz="0" w:space="0" w:color="auto"/>
            <w:left w:val="none" w:sz="0" w:space="0" w:color="auto"/>
            <w:bottom w:val="none" w:sz="0" w:space="0" w:color="auto"/>
            <w:right w:val="none" w:sz="0" w:space="0" w:color="auto"/>
          </w:divBdr>
        </w:div>
        <w:div w:id="1925070040">
          <w:marLeft w:val="640"/>
          <w:marRight w:val="0"/>
          <w:marTop w:val="0"/>
          <w:marBottom w:val="0"/>
          <w:divBdr>
            <w:top w:val="none" w:sz="0" w:space="0" w:color="auto"/>
            <w:left w:val="none" w:sz="0" w:space="0" w:color="auto"/>
            <w:bottom w:val="none" w:sz="0" w:space="0" w:color="auto"/>
            <w:right w:val="none" w:sz="0" w:space="0" w:color="auto"/>
          </w:divBdr>
        </w:div>
        <w:div w:id="1188449303">
          <w:marLeft w:val="640"/>
          <w:marRight w:val="0"/>
          <w:marTop w:val="0"/>
          <w:marBottom w:val="0"/>
          <w:divBdr>
            <w:top w:val="none" w:sz="0" w:space="0" w:color="auto"/>
            <w:left w:val="none" w:sz="0" w:space="0" w:color="auto"/>
            <w:bottom w:val="none" w:sz="0" w:space="0" w:color="auto"/>
            <w:right w:val="none" w:sz="0" w:space="0" w:color="auto"/>
          </w:divBdr>
        </w:div>
        <w:div w:id="684744708">
          <w:marLeft w:val="640"/>
          <w:marRight w:val="0"/>
          <w:marTop w:val="0"/>
          <w:marBottom w:val="0"/>
          <w:divBdr>
            <w:top w:val="none" w:sz="0" w:space="0" w:color="auto"/>
            <w:left w:val="none" w:sz="0" w:space="0" w:color="auto"/>
            <w:bottom w:val="none" w:sz="0" w:space="0" w:color="auto"/>
            <w:right w:val="none" w:sz="0" w:space="0" w:color="auto"/>
          </w:divBdr>
        </w:div>
        <w:div w:id="460612562">
          <w:marLeft w:val="640"/>
          <w:marRight w:val="0"/>
          <w:marTop w:val="0"/>
          <w:marBottom w:val="0"/>
          <w:divBdr>
            <w:top w:val="none" w:sz="0" w:space="0" w:color="auto"/>
            <w:left w:val="none" w:sz="0" w:space="0" w:color="auto"/>
            <w:bottom w:val="none" w:sz="0" w:space="0" w:color="auto"/>
            <w:right w:val="none" w:sz="0" w:space="0" w:color="auto"/>
          </w:divBdr>
        </w:div>
        <w:div w:id="658734119">
          <w:marLeft w:val="640"/>
          <w:marRight w:val="0"/>
          <w:marTop w:val="0"/>
          <w:marBottom w:val="0"/>
          <w:divBdr>
            <w:top w:val="none" w:sz="0" w:space="0" w:color="auto"/>
            <w:left w:val="none" w:sz="0" w:space="0" w:color="auto"/>
            <w:bottom w:val="none" w:sz="0" w:space="0" w:color="auto"/>
            <w:right w:val="none" w:sz="0" w:space="0" w:color="auto"/>
          </w:divBdr>
        </w:div>
        <w:div w:id="549731556">
          <w:marLeft w:val="640"/>
          <w:marRight w:val="0"/>
          <w:marTop w:val="0"/>
          <w:marBottom w:val="0"/>
          <w:divBdr>
            <w:top w:val="none" w:sz="0" w:space="0" w:color="auto"/>
            <w:left w:val="none" w:sz="0" w:space="0" w:color="auto"/>
            <w:bottom w:val="none" w:sz="0" w:space="0" w:color="auto"/>
            <w:right w:val="none" w:sz="0" w:space="0" w:color="auto"/>
          </w:divBdr>
        </w:div>
        <w:div w:id="594023644">
          <w:marLeft w:val="640"/>
          <w:marRight w:val="0"/>
          <w:marTop w:val="0"/>
          <w:marBottom w:val="0"/>
          <w:divBdr>
            <w:top w:val="none" w:sz="0" w:space="0" w:color="auto"/>
            <w:left w:val="none" w:sz="0" w:space="0" w:color="auto"/>
            <w:bottom w:val="none" w:sz="0" w:space="0" w:color="auto"/>
            <w:right w:val="none" w:sz="0" w:space="0" w:color="auto"/>
          </w:divBdr>
        </w:div>
        <w:div w:id="1086607331">
          <w:marLeft w:val="640"/>
          <w:marRight w:val="0"/>
          <w:marTop w:val="0"/>
          <w:marBottom w:val="0"/>
          <w:divBdr>
            <w:top w:val="none" w:sz="0" w:space="0" w:color="auto"/>
            <w:left w:val="none" w:sz="0" w:space="0" w:color="auto"/>
            <w:bottom w:val="none" w:sz="0" w:space="0" w:color="auto"/>
            <w:right w:val="none" w:sz="0" w:space="0" w:color="auto"/>
          </w:divBdr>
        </w:div>
        <w:div w:id="1415203449">
          <w:marLeft w:val="640"/>
          <w:marRight w:val="0"/>
          <w:marTop w:val="0"/>
          <w:marBottom w:val="0"/>
          <w:divBdr>
            <w:top w:val="none" w:sz="0" w:space="0" w:color="auto"/>
            <w:left w:val="none" w:sz="0" w:space="0" w:color="auto"/>
            <w:bottom w:val="none" w:sz="0" w:space="0" w:color="auto"/>
            <w:right w:val="none" w:sz="0" w:space="0" w:color="auto"/>
          </w:divBdr>
        </w:div>
        <w:div w:id="628170806">
          <w:marLeft w:val="640"/>
          <w:marRight w:val="0"/>
          <w:marTop w:val="0"/>
          <w:marBottom w:val="0"/>
          <w:divBdr>
            <w:top w:val="none" w:sz="0" w:space="0" w:color="auto"/>
            <w:left w:val="none" w:sz="0" w:space="0" w:color="auto"/>
            <w:bottom w:val="none" w:sz="0" w:space="0" w:color="auto"/>
            <w:right w:val="none" w:sz="0" w:space="0" w:color="auto"/>
          </w:divBdr>
        </w:div>
        <w:div w:id="1292974469">
          <w:marLeft w:val="640"/>
          <w:marRight w:val="0"/>
          <w:marTop w:val="0"/>
          <w:marBottom w:val="0"/>
          <w:divBdr>
            <w:top w:val="none" w:sz="0" w:space="0" w:color="auto"/>
            <w:left w:val="none" w:sz="0" w:space="0" w:color="auto"/>
            <w:bottom w:val="none" w:sz="0" w:space="0" w:color="auto"/>
            <w:right w:val="none" w:sz="0" w:space="0" w:color="auto"/>
          </w:divBdr>
        </w:div>
        <w:div w:id="999432581">
          <w:marLeft w:val="640"/>
          <w:marRight w:val="0"/>
          <w:marTop w:val="0"/>
          <w:marBottom w:val="0"/>
          <w:divBdr>
            <w:top w:val="none" w:sz="0" w:space="0" w:color="auto"/>
            <w:left w:val="none" w:sz="0" w:space="0" w:color="auto"/>
            <w:bottom w:val="none" w:sz="0" w:space="0" w:color="auto"/>
            <w:right w:val="none" w:sz="0" w:space="0" w:color="auto"/>
          </w:divBdr>
        </w:div>
        <w:div w:id="172230504">
          <w:marLeft w:val="640"/>
          <w:marRight w:val="0"/>
          <w:marTop w:val="0"/>
          <w:marBottom w:val="0"/>
          <w:divBdr>
            <w:top w:val="none" w:sz="0" w:space="0" w:color="auto"/>
            <w:left w:val="none" w:sz="0" w:space="0" w:color="auto"/>
            <w:bottom w:val="none" w:sz="0" w:space="0" w:color="auto"/>
            <w:right w:val="none" w:sz="0" w:space="0" w:color="auto"/>
          </w:divBdr>
        </w:div>
        <w:div w:id="868883388">
          <w:marLeft w:val="640"/>
          <w:marRight w:val="0"/>
          <w:marTop w:val="0"/>
          <w:marBottom w:val="0"/>
          <w:divBdr>
            <w:top w:val="none" w:sz="0" w:space="0" w:color="auto"/>
            <w:left w:val="none" w:sz="0" w:space="0" w:color="auto"/>
            <w:bottom w:val="none" w:sz="0" w:space="0" w:color="auto"/>
            <w:right w:val="none" w:sz="0" w:space="0" w:color="auto"/>
          </w:divBdr>
        </w:div>
        <w:div w:id="187762061">
          <w:marLeft w:val="640"/>
          <w:marRight w:val="0"/>
          <w:marTop w:val="0"/>
          <w:marBottom w:val="0"/>
          <w:divBdr>
            <w:top w:val="none" w:sz="0" w:space="0" w:color="auto"/>
            <w:left w:val="none" w:sz="0" w:space="0" w:color="auto"/>
            <w:bottom w:val="none" w:sz="0" w:space="0" w:color="auto"/>
            <w:right w:val="none" w:sz="0" w:space="0" w:color="auto"/>
          </w:divBdr>
        </w:div>
        <w:div w:id="2076781179">
          <w:marLeft w:val="640"/>
          <w:marRight w:val="0"/>
          <w:marTop w:val="0"/>
          <w:marBottom w:val="0"/>
          <w:divBdr>
            <w:top w:val="none" w:sz="0" w:space="0" w:color="auto"/>
            <w:left w:val="none" w:sz="0" w:space="0" w:color="auto"/>
            <w:bottom w:val="none" w:sz="0" w:space="0" w:color="auto"/>
            <w:right w:val="none" w:sz="0" w:space="0" w:color="auto"/>
          </w:divBdr>
        </w:div>
      </w:divsChild>
    </w:div>
    <w:div w:id="1325008004">
      <w:bodyDiv w:val="1"/>
      <w:marLeft w:val="0"/>
      <w:marRight w:val="0"/>
      <w:marTop w:val="0"/>
      <w:marBottom w:val="0"/>
      <w:divBdr>
        <w:top w:val="none" w:sz="0" w:space="0" w:color="auto"/>
        <w:left w:val="none" w:sz="0" w:space="0" w:color="auto"/>
        <w:bottom w:val="none" w:sz="0" w:space="0" w:color="auto"/>
        <w:right w:val="none" w:sz="0" w:space="0" w:color="auto"/>
      </w:divBdr>
      <w:divsChild>
        <w:div w:id="1815878124">
          <w:marLeft w:val="640"/>
          <w:marRight w:val="0"/>
          <w:marTop w:val="0"/>
          <w:marBottom w:val="0"/>
          <w:divBdr>
            <w:top w:val="none" w:sz="0" w:space="0" w:color="auto"/>
            <w:left w:val="none" w:sz="0" w:space="0" w:color="auto"/>
            <w:bottom w:val="none" w:sz="0" w:space="0" w:color="auto"/>
            <w:right w:val="none" w:sz="0" w:space="0" w:color="auto"/>
          </w:divBdr>
        </w:div>
        <w:div w:id="2026519759">
          <w:marLeft w:val="640"/>
          <w:marRight w:val="0"/>
          <w:marTop w:val="0"/>
          <w:marBottom w:val="0"/>
          <w:divBdr>
            <w:top w:val="none" w:sz="0" w:space="0" w:color="auto"/>
            <w:left w:val="none" w:sz="0" w:space="0" w:color="auto"/>
            <w:bottom w:val="none" w:sz="0" w:space="0" w:color="auto"/>
            <w:right w:val="none" w:sz="0" w:space="0" w:color="auto"/>
          </w:divBdr>
        </w:div>
        <w:div w:id="1984310961">
          <w:marLeft w:val="640"/>
          <w:marRight w:val="0"/>
          <w:marTop w:val="0"/>
          <w:marBottom w:val="0"/>
          <w:divBdr>
            <w:top w:val="none" w:sz="0" w:space="0" w:color="auto"/>
            <w:left w:val="none" w:sz="0" w:space="0" w:color="auto"/>
            <w:bottom w:val="none" w:sz="0" w:space="0" w:color="auto"/>
            <w:right w:val="none" w:sz="0" w:space="0" w:color="auto"/>
          </w:divBdr>
        </w:div>
        <w:div w:id="1581283613">
          <w:marLeft w:val="640"/>
          <w:marRight w:val="0"/>
          <w:marTop w:val="0"/>
          <w:marBottom w:val="0"/>
          <w:divBdr>
            <w:top w:val="none" w:sz="0" w:space="0" w:color="auto"/>
            <w:left w:val="none" w:sz="0" w:space="0" w:color="auto"/>
            <w:bottom w:val="none" w:sz="0" w:space="0" w:color="auto"/>
            <w:right w:val="none" w:sz="0" w:space="0" w:color="auto"/>
          </w:divBdr>
        </w:div>
        <w:div w:id="2094932962">
          <w:marLeft w:val="640"/>
          <w:marRight w:val="0"/>
          <w:marTop w:val="0"/>
          <w:marBottom w:val="0"/>
          <w:divBdr>
            <w:top w:val="none" w:sz="0" w:space="0" w:color="auto"/>
            <w:left w:val="none" w:sz="0" w:space="0" w:color="auto"/>
            <w:bottom w:val="none" w:sz="0" w:space="0" w:color="auto"/>
            <w:right w:val="none" w:sz="0" w:space="0" w:color="auto"/>
          </w:divBdr>
        </w:div>
        <w:div w:id="787116668">
          <w:marLeft w:val="640"/>
          <w:marRight w:val="0"/>
          <w:marTop w:val="0"/>
          <w:marBottom w:val="0"/>
          <w:divBdr>
            <w:top w:val="none" w:sz="0" w:space="0" w:color="auto"/>
            <w:left w:val="none" w:sz="0" w:space="0" w:color="auto"/>
            <w:bottom w:val="none" w:sz="0" w:space="0" w:color="auto"/>
            <w:right w:val="none" w:sz="0" w:space="0" w:color="auto"/>
          </w:divBdr>
        </w:div>
        <w:div w:id="607935411">
          <w:marLeft w:val="640"/>
          <w:marRight w:val="0"/>
          <w:marTop w:val="0"/>
          <w:marBottom w:val="0"/>
          <w:divBdr>
            <w:top w:val="none" w:sz="0" w:space="0" w:color="auto"/>
            <w:left w:val="none" w:sz="0" w:space="0" w:color="auto"/>
            <w:bottom w:val="none" w:sz="0" w:space="0" w:color="auto"/>
            <w:right w:val="none" w:sz="0" w:space="0" w:color="auto"/>
          </w:divBdr>
        </w:div>
        <w:div w:id="303240248">
          <w:marLeft w:val="640"/>
          <w:marRight w:val="0"/>
          <w:marTop w:val="0"/>
          <w:marBottom w:val="0"/>
          <w:divBdr>
            <w:top w:val="none" w:sz="0" w:space="0" w:color="auto"/>
            <w:left w:val="none" w:sz="0" w:space="0" w:color="auto"/>
            <w:bottom w:val="none" w:sz="0" w:space="0" w:color="auto"/>
            <w:right w:val="none" w:sz="0" w:space="0" w:color="auto"/>
          </w:divBdr>
        </w:div>
        <w:div w:id="816218060">
          <w:marLeft w:val="640"/>
          <w:marRight w:val="0"/>
          <w:marTop w:val="0"/>
          <w:marBottom w:val="0"/>
          <w:divBdr>
            <w:top w:val="none" w:sz="0" w:space="0" w:color="auto"/>
            <w:left w:val="none" w:sz="0" w:space="0" w:color="auto"/>
            <w:bottom w:val="none" w:sz="0" w:space="0" w:color="auto"/>
            <w:right w:val="none" w:sz="0" w:space="0" w:color="auto"/>
          </w:divBdr>
        </w:div>
        <w:div w:id="1743601725">
          <w:marLeft w:val="640"/>
          <w:marRight w:val="0"/>
          <w:marTop w:val="0"/>
          <w:marBottom w:val="0"/>
          <w:divBdr>
            <w:top w:val="none" w:sz="0" w:space="0" w:color="auto"/>
            <w:left w:val="none" w:sz="0" w:space="0" w:color="auto"/>
            <w:bottom w:val="none" w:sz="0" w:space="0" w:color="auto"/>
            <w:right w:val="none" w:sz="0" w:space="0" w:color="auto"/>
          </w:divBdr>
        </w:div>
        <w:div w:id="2037270056">
          <w:marLeft w:val="640"/>
          <w:marRight w:val="0"/>
          <w:marTop w:val="0"/>
          <w:marBottom w:val="0"/>
          <w:divBdr>
            <w:top w:val="none" w:sz="0" w:space="0" w:color="auto"/>
            <w:left w:val="none" w:sz="0" w:space="0" w:color="auto"/>
            <w:bottom w:val="none" w:sz="0" w:space="0" w:color="auto"/>
            <w:right w:val="none" w:sz="0" w:space="0" w:color="auto"/>
          </w:divBdr>
        </w:div>
        <w:div w:id="2013987862">
          <w:marLeft w:val="640"/>
          <w:marRight w:val="0"/>
          <w:marTop w:val="0"/>
          <w:marBottom w:val="0"/>
          <w:divBdr>
            <w:top w:val="none" w:sz="0" w:space="0" w:color="auto"/>
            <w:left w:val="none" w:sz="0" w:space="0" w:color="auto"/>
            <w:bottom w:val="none" w:sz="0" w:space="0" w:color="auto"/>
            <w:right w:val="none" w:sz="0" w:space="0" w:color="auto"/>
          </w:divBdr>
        </w:div>
        <w:div w:id="1164394424">
          <w:marLeft w:val="640"/>
          <w:marRight w:val="0"/>
          <w:marTop w:val="0"/>
          <w:marBottom w:val="0"/>
          <w:divBdr>
            <w:top w:val="none" w:sz="0" w:space="0" w:color="auto"/>
            <w:left w:val="none" w:sz="0" w:space="0" w:color="auto"/>
            <w:bottom w:val="none" w:sz="0" w:space="0" w:color="auto"/>
            <w:right w:val="none" w:sz="0" w:space="0" w:color="auto"/>
          </w:divBdr>
        </w:div>
        <w:div w:id="602612270">
          <w:marLeft w:val="640"/>
          <w:marRight w:val="0"/>
          <w:marTop w:val="0"/>
          <w:marBottom w:val="0"/>
          <w:divBdr>
            <w:top w:val="none" w:sz="0" w:space="0" w:color="auto"/>
            <w:left w:val="none" w:sz="0" w:space="0" w:color="auto"/>
            <w:bottom w:val="none" w:sz="0" w:space="0" w:color="auto"/>
            <w:right w:val="none" w:sz="0" w:space="0" w:color="auto"/>
          </w:divBdr>
        </w:div>
        <w:div w:id="1603605367">
          <w:marLeft w:val="640"/>
          <w:marRight w:val="0"/>
          <w:marTop w:val="0"/>
          <w:marBottom w:val="0"/>
          <w:divBdr>
            <w:top w:val="none" w:sz="0" w:space="0" w:color="auto"/>
            <w:left w:val="none" w:sz="0" w:space="0" w:color="auto"/>
            <w:bottom w:val="none" w:sz="0" w:space="0" w:color="auto"/>
            <w:right w:val="none" w:sz="0" w:space="0" w:color="auto"/>
          </w:divBdr>
        </w:div>
        <w:div w:id="1066803880">
          <w:marLeft w:val="640"/>
          <w:marRight w:val="0"/>
          <w:marTop w:val="0"/>
          <w:marBottom w:val="0"/>
          <w:divBdr>
            <w:top w:val="none" w:sz="0" w:space="0" w:color="auto"/>
            <w:left w:val="none" w:sz="0" w:space="0" w:color="auto"/>
            <w:bottom w:val="none" w:sz="0" w:space="0" w:color="auto"/>
            <w:right w:val="none" w:sz="0" w:space="0" w:color="auto"/>
          </w:divBdr>
        </w:div>
        <w:div w:id="157229592">
          <w:marLeft w:val="640"/>
          <w:marRight w:val="0"/>
          <w:marTop w:val="0"/>
          <w:marBottom w:val="0"/>
          <w:divBdr>
            <w:top w:val="none" w:sz="0" w:space="0" w:color="auto"/>
            <w:left w:val="none" w:sz="0" w:space="0" w:color="auto"/>
            <w:bottom w:val="none" w:sz="0" w:space="0" w:color="auto"/>
            <w:right w:val="none" w:sz="0" w:space="0" w:color="auto"/>
          </w:divBdr>
        </w:div>
        <w:div w:id="2063363317">
          <w:marLeft w:val="640"/>
          <w:marRight w:val="0"/>
          <w:marTop w:val="0"/>
          <w:marBottom w:val="0"/>
          <w:divBdr>
            <w:top w:val="none" w:sz="0" w:space="0" w:color="auto"/>
            <w:left w:val="none" w:sz="0" w:space="0" w:color="auto"/>
            <w:bottom w:val="none" w:sz="0" w:space="0" w:color="auto"/>
            <w:right w:val="none" w:sz="0" w:space="0" w:color="auto"/>
          </w:divBdr>
        </w:div>
        <w:div w:id="530994690">
          <w:marLeft w:val="640"/>
          <w:marRight w:val="0"/>
          <w:marTop w:val="0"/>
          <w:marBottom w:val="0"/>
          <w:divBdr>
            <w:top w:val="none" w:sz="0" w:space="0" w:color="auto"/>
            <w:left w:val="none" w:sz="0" w:space="0" w:color="auto"/>
            <w:bottom w:val="none" w:sz="0" w:space="0" w:color="auto"/>
            <w:right w:val="none" w:sz="0" w:space="0" w:color="auto"/>
          </w:divBdr>
        </w:div>
        <w:div w:id="1062409967">
          <w:marLeft w:val="640"/>
          <w:marRight w:val="0"/>
          <w:marTop w:val="0"/>
          <w:marBottom w:val="0"/>
          <w:divBdr>
            <w:top w:val="none" w:sz="0" w:space="0" w:color="auto"/>
            <w:left w:val="none" w:sz="0" w:space="0" w:color="auto"/>
            <w:bottom w:val="none" w:sz="0" w:space="0" w:color="auto"/>
            <w:right w:val="none" w:sz="0" w:space="0" w:color="auto"/>
          </w:divBdr>
        </w:div>
        <w:div w:id="1709331439">
          <w:marLeft w:val="640"/>
          <w:marRight w:val="0"/>
          <w:marTop w:val="0"/>
          <w:marBottom w:val="0"/>
          <w:divBdr>
            <w:top w:val="none" w:sz="0" w:space="0" w:color="auto"/>
            <w:left w:val="none" w:sz="0" w:space="0" w:color="auto"/>
            <w:bottom w:val="none" w:sz="0" w:space="0" w:color="auto"/>
            <w:right w:val="none" w:sz="0" w:space="0" w:color="auto"/>
          </w:divBdr>
        </w:div>
        <w:div w:id="686903028">
          <w:marLeft w:val="640"/>
          <w:marRight w:val="0"/>
          <w:marTop w:val="0"/>
          <w:marBottom w:val="0"/>
          <w:divBdr>
            <w:top w:val="none" w:sz="0" w:space="0" w:color="auto"/>
            <w:left w:val="none" w:sz="0" w:space="0" w:color="auto"/>
            <w:bottom w:val="none" w:sz="0" w:space="0" w:color="auto"/>
            <w:right w:val="none" w:sz="0" w:space="0" w:color="auto"/>
          </w:divBdr>
        </w:div>
        <w:div w:id="314527620">
          <w:marLeft w:val="640"/>
          <w:marRight w:val="0"/>
          <w:marTop w:val="0"/>
          <w:marBottom w:val="0"/>
          <w:divBdr>
            <w:top w:val="none" w:sz="0" w:space="0" w:color="auto"/>
            <w:left w:val="none" w:sz="0" w:space="0" w:color="auto"/>
            <w:bottom w:val="none" w:sz="0" w:space="0" w:color="auto"/>
            <w:right w:val="none" w:sz="0" w:space="0" w:color="auto"/>
          </w:divBdr>
        </w:div>
        <w:div w:id="236520723">
          <w:marLeft w:val="640"/>
          <w:marRight w:val="0"/>
          <w:marTop w:val="0"/>
          <w:marBottom w:val="0"/>
          <w:divBdr>
            <w:top w:val="none" w:sz="0" w:space="0" w:color="auto"/>
            <w:left w:val="none" w:sz="0" w:space="0" w:color="auto"/>
            <w:bottom w:val="none" w:sz="0" w:space="0" w:color="auto"/>
            <w:right w:val="none" w:sz="0" w:space="0" w:color="auto"/>
          </w:divBdr>
        </w:div>
        <w:div w:id="648561349">
          <w:marLeft w:val="640"/>
          <w:marRight w:val="0"/>
          <w:marTop w:val="0"/>
          <w:marBottom w:val="0"/>
          <w:divBdr>
            <w:top w:val="none" w:sz="0" w:space="0" w:color="auto"/>
            <w:left w:val="none" w:sz="0" w:space="0" w:color="auto"/>
            <w:bottom w:val="none" w:sz="0" w:space="0" w:color="auto"/>
            <w:right w:val="none" w:sz="0" w:space="0" w:color="auto"/>
          </w:divBdr>
        </w:div>
        <w:div w:id="637686058">
          <w:marLeft w:val="640"/>
          <w:marRight w:val="0"/>
          <w:marTop w:val="0"/>
          <w:marBottom w:val="0"/>
          <w:divBdr>
            <w:top w:val="none" w:sz="0" w:space="0" w:color="auto"/>
            <w:left w:val="none" w:sz="0" w:space="0" w:color="auto"/>
            <w:bottom w:val="none" w:sz="0" w:space="0" w:color="auto"/>
            <w:right w:val="none" w:sz="0" w:space="0" w:color="auto"/>
          </w:divBdr>
        </w:div>
        <w:div w:id="1399790140">
          <w:marLeft w:val="640"/>
          <w:marRight w:val="0"/>
          <w:marTop w:val="0"/>
          <w:marBottom w:val="0"/>
          <w:divBdr>
            <w:top w:val="none" w:sz="0" w:space="0" w:color="auto"/>
            <w:left w:val="none" w:sz="0" w:space="0" w:color="auto"/>
            <w:bottom w:val="none" w:sz="0" w:space="0" w:color="auto"/>
            <w:right w:val="none" w:sz="0" w:space="0" w:color="auto"/>
          </w:divBdr>
        </w:div>
        <w:div w:id="1900090692">
          <w:marLeft w:val="640"/>
          <w:marRight w:val="0"/>
          <w:marTop w:val="0"/>
          <w:marBottom w:val="0"/>
          <w:divBdr>
            <w:top w:val="none" w:sz="0" w:space="0" w:color="auto"/>
            <w:left w:val="none" w:sz="0" w:space="0" w:color="auto"/>
            <w:bottom w:val="none" w:sz="0" w:space="0" w:color="auto"/>
            <w:right w:val="none" w:sz="0" w:space="0" w:color="auto"/>
          </w:divBdr>
        </w:div>
        <w:div w:id="1385370929">
          <w:marLeft w:val="640"/>
          <w:marRight w:val="0"/>
          <w:marTop w:val="0"/>
          <w:marBottom w:val="0"/>
          <w:divBdr>
            <w:top w:val="none" w:sz="0" w:space="0" w:color="auto"/>
            <w:left w:val="none" w:sz="0" w:space="0" w:color="auto"/>
            <w:bottom w:val="none" w:sz="0" w:space="0" w:color="auto"/>
            <w:right w:val="none" w:sz="0" w:space="0" w:color="auto"/>
          </w:divBdr>
        </w:div>
        <w:div w:id="430005484">
          <w:marLeft w:val="640"/>
          <w:marRight w:val="0"/>
          <w:marTop w:val="0"/>
          <w:marBottom w:val="0"/>
          <w:divBdr>
            <w:top w:val="none" w:sz="0" w:space="0" w:color="auto"/>
            <w:left w:val="none" w:sz="0" w:space="0" w:color="auto"/>
            <w:bottom w:val="none" w:sz="0" w:space="0" w:color="auto"/>
            <w:right w:val="none" w:sz="0" w:space="0" w:color="auto"/>
          </w:divBdr>
        </w:div>
        <w:div w:id="1567691493">
          <w:marLeft w:val="640"/>
          <w:marRight w:val="0"/>
          <w:marTop w:val="0"/>
          <w:marBottom w:val="0"/>
          <w:divBdr>
            <w:top w:val="none" w:sz="0" w:space="0" w:color="auto"/>
            <w:left w:val="none" w:sz="0" w:space="0" w:color="auto"/>
            <w:bottom w:val="none" w:sz="0" w:space="0" w:color="auto"/>
            <w:right w:val="none" w:sz="0" w:space="0" w:color="auto"/>
          </w:divBdr>
        </w:div>
        <w:div w:id="1896161574">
          <w:marLeft w:val="640"/>
          <w:marRight w:val="0"/>
          <w:marTop w:val="0"/>
          <w:marBottom w:val="0"/>
          <w:divBdr>
            <w:top w:val="none" w:sz="0" w:space="0" w:color="auto"/>
            <w:left w:val="none" w:sz="0" w:space="0" w:color="auto"/>
            <w:bottom w:val="none" w:sz="0" w:space="0" w:color="auto"/>
            <w:right w:val="none" w:sz="0" w:space="0" w:color="auto"/>
          </w:divBdr>
        </w:div>
        <w:div w:id="1040547486">
          <w:marLeft w:val="640"/>
          <w:marRight w:val="0"/>
          <w:marTop w:val="0"/>
          <w:marBottom w:val="0"/>
          <w:divBdr>
            <w:top w:val="none" w:sz="0" w:space="0" w:color="auto"/>
            <w:left w:val="none" w:sz="0" w:space="0" w:color="auto"/>
            <w:bottom w:val="none" w:sz="0" w:space="0" w:color="auto"/>
            <w:right w:val="none" w:sz="0" w:space="0" w:color="auto"/>
          </w:divBdr>
        </w:div>
        <w:div w:id="590044073">
          <w:marLeft w:val="640"/>
          <w:marRight w:val="0"/>
          <w:marTop w:val="0"/>
          <w:marBottom w:val="0"/>
          <w:divBdr>
            <w:top w:val="none" w:sz="0" w:space="0" w:color="auto"/>
            <w:left w:val="none" w:sz="0" w:space="0" w:color="auto"/>
            <w:bottom w:val="none" w:sz="0" w:space="0" w:color="auto"/>
            <w:right w:val="none" w:sz="0" w:space="0" w:color="auto"/>
          </w:divBdr>
        </w:div>
        <w:div w:id="24528724">
          <w:marLeft w:val="640"/>
          <w:marRight w:val="0"/>
          <w:marTop w:val="0"/>
          <w:marBottom w:val="0"/>
          <w:divBdr>
            <w:top w:val="none" w:sz="0" w:space="0" w:color="auto"/>
            <w:left w:val="none" w:sz="0" w:space="0" w:color="auto"/>
            <w:bottom w:val="none" w:sz="0" w:space="0" w:color="auto"/>
            <w:right w:val="none" w:sz="0" w:space="0" w:color="auto"/>
          </w:divBdr>
        </w:div>
        <w:div w:id="75321628">
          <w:marLeft w:val="640"/>
          <w:marRight w:val="0"/>
          <w:marTop w:val="0"/>
          <w:marBottom w:val="0"/>
          <w:divBdr>
            <w:top w:val="none" w:sz="0" w:space="0" w:color="auto"/>
            <w:left w:val="none" w:sz="0" w:space="0" w:color="auto"/>
            <w:bottom w:val="none" w:sz="0" w:space="0" w:color="auto"/>
            <w:right w:val="none" w:sz="0" w:space="0" w:color="auto"/>
          </w:divBdr>
        </w:div>
        <w:div w:id="1082989392">
          <w:marLeft w:val="640"/>
          <w:marRight w:val="0"/>
          <w:marTop w:val="0"/>
          <w:marBottom w:val="0"/>
          <w:divBdr>
            <w:top w:val="none" w:sz="0" w:space="0" w:color="auto"/>
            <w:left w:val="none" w:sz="0" w:space="0" w:color="auto"/>
            <w:bottom w:val="none" w:sz="0" w:space="0" w:color="auto"/>
            <w:right w:val="none" w:sz="0" w:space="0" w:color="auto"/>
          </w:divBdr>
        </w:div>
        <w:div w:id="1314213454">
          <w:marLeft w:val="640"/>
          <w:marRight w:val="0"/>
          <w:marTop w:val="0"/>
          <w:marBottom w:val="0"/>
          <w:divBdr>
            <w:top w:val="none" w:sz="0" w:space="0" w:color="auto"/>
            <w:left w:val="none" w:sz="0" w:space="0" w:color="auto"/>
            <w:bottom w:val="none" w:sz="0" w:space="0" w:color="auto"/>
            <w:right w:val="none" w:sz="0" w:space="0" w:color="auto"/>
          </w:divBdr>
        </w:div>
        <w:div w:id="476841496">
          <w:marLeft w:val="640"/>
          <w:marRight w:val="0"/>
          <w:marTop w:val="0"/>
          <w:marBottom w:val="0"/>
          <w:divBdr>
            <w:top w:val="none" w:sz="0" w:space="0" w:color="auto"/>
            <w:left w:val="none" w:sz="0" w:space="0" w:color="auto"/>
            <w:bottom w:val="none" w:sz="0" w:space="0" w:color="auto"/>
            <w:right w:val="none" w:sz="0" w:space="0" w:color="auto"/>
          </w:divBdr>
        </w:div>
        <w:div w:id="1248805691">
          <w:marLeft w:val="640"/>
          <w:marRight w:val="0"/>
          <w:marTop w:val="0"/>
          <w:marBottom w:val="0"/>
          <w:divBdr>
            <w:top w:val="none" w:sz="0" w:space="0" w:color="auto"/>
            <w:left w:val="none" w:sz="0" w:space="0" w:color="auto"/>
            <w:bottom w:val="none" w:sz="0" w:space="0" w:color="auto"/>
            <w:right w:val="none" w:sz="0" w:space="0" w:color="auto"/>
          </w:divBdr>
        </w:div>
        <w:div w:id="972708606">
          <w:marLeft w:val="640"/>
          <w:marRight w:val="0"/>
          <w:marTop w:val="0"/>
          <w:marBottom w:val="0"/>
          <w:divBdr>
            <w:top w:val="none" w:sz="0" w:space="0" w:color="auto"/>
            <w:left w:val="none" w:sz="0" w:space="0" w:color="auto"/>
            <w:bottom w:val="none" w:sz="0" w:space="0" w:color="auto"/>
            <w:right w:val="none" w:sz="0" w:space="0" w:color="auto"/>
          </w:divBdr>
        </w:div>
        <w:div w:id="1667979455">
          <w:marLeft w:val="640"/>
          <w:marRight w:val="0"/>
          <w:marTop w:val="0"/>
          <w:marBottom w:val="0"/>
          <w:divBdr>
            <w:top w:val="none" w:sz="0" w:space="0" w:color="auto"/>
            <w:left w:val="none" w:sz="0" w:space="0" w:color="auto"/>
            <w:bottom w:val="none" w:sz="0" w:space="0" w:color="auto"/>
            <w:right w:val="none" w:sz="0" w:space="0" w:color="auto"/>
          </w:divBdr>
        </w:div>
        <w:div w:id="1025450020">
          <w:marLeft w:val="640"/>
          <w:marRight w:val="0"/>
          <w:marTop w:val="0"/>
          <w:marBottom w:val="0"/>
          <w:divBdr>
            <w:top w:val="none" w:sz="0" w:space="0" w:color="auto"/>
            <w:left w:val="none" w:sz="0" w:space="0" w:color="auto"/>
            <w:bottom w:val="none" w:sz="0" w:space="0" w:color="auto"/>
            <w:right w:val="none" w:sz="0" w:space="0" w:color="auto"/>
          </w:divBdr>
        </w:div>
        <w:div w:id="87889178">
          <w:marLeft w:val="640"/>
          <w:marRight w:val="0"/>
          <w:marTop w:val="0"/>
          <w:marBottom w:val="0"/>
          <w:divBdr>
            <w:top w:val="none" w:sz="0" w:space="0" w:color="auto"/>
            <w:left w:val="none" w:sz="0" w:space="0" w:color="auto"/>
            <w:bottom w:val="none" w:sz="0" w:space="0" w:color="auto"/>
            <w:right w:val="none" w:sz="0" w:space="0" w:color="auto"/>
          </w:divBdr>
        </w:div>
        <w:div w:id="333262816">
          <w:marLeft w:val="640"/>
          <w:marRight w:val="0"/>
          <w:marTop w:val="0"/>
          <w:marBottom w:val="0"/>
          <w:divBdr>
            <w:top w:val="none" w:sz="0" w:space="0" w:color="auto"/>
            <w:left w:val="none" w:sz="0" w:space="0" w:color="auto"/>
            <w:bottom w:val="none" w:sz="0" w:space="0" w:color="auto"/>
            <w:right w:val="none" w:sz="0" w:space="0" w:color="auto"/>
          </w:divBdr>
        </w:div>
        <w:div w:id="991637420">
          <w:marLeft w:val="640"/>
          <w:marRight w:val="0"/>
          <w:marTop w:val="0"/>
          <w:marBottom w:val="0"/>
          <w:divBdr>
            <w:top w:val="none" w:sz="0" w:space="0" w:color="auto"/>
            <w:left w:val="none" w:sz="0" w:space="0" w:color="auto"/>
            <w:bottom w:val="none" w:sz="0" w:space="0" w:color="auto"/>
            <w:right w:val="none" w:sz="0" w:space="0" w:color="auto"/>
          </w:divBdr>
        </w:div>
        <w:div w:id="1570531058">
          <w:marLeft w:val="640"/>
          <w:marRight w:val="0"/>
          <w:marTop w:val="0"/>
          <w:marBottom w:val="0"/>
          <w:divBdr>
            <w:top w:val="none" w:sz="0" w:space="0" w:color="auto"/>
            <w:left w:val="none" w:sz="0" w:space="0" w:color="auto"/>
            <w:bottom w:val="none" w:sz="0" w:space="0" w:color="auto"/>
            <w:right w:val="none" w:sz="0" w:space="0" w:color="auto"/>
          </w:divBdr>
        </w:div>
        <w:div w:id="124468340">
          <w:marLeft w:val="640"/>
          <w:marRight w:val="0"/>
          <w:marTop w:val="0"/>
          <w:marBottom w:val="0"/>
          <w:divBdr>
            <w:top w:val="none" w:sz="0" w:space="0" w:color="auto"/>
            <w:left w:val="none" w:sz="0" w:space="0" w:color="auto"/>
            <w:bottom w:val="none" w:sz="0" w:space="0" w:color="auto"/>
            <w:right w:val="none" w:sz="0" w:space="0" w:color="auto"/>
          </w:divBdr>
        </w:div>
        <w:div w:id="1268999472">
          <w:marLeft w:val="640"/>
          <w:marRight w:val="0"/>
          <w:marTop w:val="0"/>
          <w:marBottom w:val="0"/>
          <w:divBdr>
            <w:top w:val="none" w:sz="0" w:space="0" w:color="auto"/>
            <w:left w:val="none" w:sz="0" w:space="0" w:color="auto"/>
            <w:bottom w:val="none" w:sz="0" w:space="0" w:color="auto"/>
            <w:right w:val="none" w:sz="0" w:space="0" w:color="auto"/>
          </w:divBdr>
        </w:div>
        <w:div w:id="2133356035">
          <w:marLeft w:val="640"/>
          <w:marRight w:val="0"/>
          <w:marTop w:val="0"/>
          <w:marBottom w:val="0"/>
          <w:divBdr>
            <w:top w:val="none" w:sz="0" w:space="0" w:color="auto"/>
            <w:left w:val="none" w:sz="0" w:space="0" w:color="auto"/>
            <w:bottom w:val="none" w:sz="0" w:space="0" w:color="auto"/>
            <w:right w:val="none" w:sz="0" w:space="0" w:color="auto"/>
          </w:divBdr>
        </w:div>
        <w:div w:id="319774989">
          <w:marLeft w:val="640"/>
          <w:marRight w:val="0"/>
          <w:marTop w:val="0"/>
          <w:marBottom w:val="0"/>
          <w:divBdr>
            <w:top w:val="none" w:sz="0" w:space="0" w:color="auto"/>
            <w:left w:val="none" w:sz="0" w:space="0" w:color="auto"/>
            <w:bottom w:val="none" w:sz="0" w:space="0" w:color="auto"/>
            <w:right w:val="none" w:sz="0" w:space="0" w:color="auto"/>
          </w:divBdr>
        </w:div>
        <w:div w:id="1330064678">
          <w:marLeft w:val="640"/>
          <w:marRight w:val="0"/>
          <w:marTop w:val="0"/>
          <w:marBottom w:val="0"/>
          <w:divBdr>
            <w:top w:val="none" w:sz="0" w:space="0" w:color="auto"/>
            <w:left w:val="none" w:sz="0" w:space="0" w:color="auto"/>
            <w:bottom w:val="none" w:sz="0" w:space="0" w:color="auto"/>
            <w:right w:val="none" w:sz="0" w:space="0" w:color="auto"/>
          </w:divBdr>
        </w:div>
        <w:div w:id="311518781">
          <w:marLeft w:val="640"/>
          <w:marRight w:val="0"/>
          <w:marTop w:val="0"/>
          <w:marBottom w:val="0"/>
          <w:divBdr>
            <w:top w:val="none" w:sz="0" w:space="0" w:color="auto"/>
            <w:left w:val="none" w:sz="0" w:space="0" w:color="auto"/>
            <w:bottom w:val="none" w:sz="0" w:space="0" w:color="auto"/>
            <w:right w:val="none" w:sz="0" w:space="0" w:color="auto"/>
          </w:divBdr>
        </w:div>
        <w:div w:id="1719864678">
          <w:marLeft w:val="640"/>
          <w:marRight w:val="0"/>
          <w:marTop w:val="0"/>
          <w:marBottom w:val="0"/>
          <w:divBdr>
            <w:top w:val="none" w:sz="0" w:space="0" w:color="auto"/>
            <w:left w:val="none" w:sz="0" w:space="0" w:color="auto"/>
            <w:bottom w:val="none" w:sz="0" w:space="0" w:color="auto"/>
            <w:right w:val="none" w:sz="0" w:space="0" w:color="auto"/>
          </w:divBdr>
        </w:div>
        <w:div w:id="142548870">
          <w:marLeft w:val="640"/>
          <w:marRight w:val="0"/>
          <w:marTop w:val="0"/>
          <w:marBottom w:val="0"/>
          <w:divBdr>
            <w:top w:val="none" w:sz="0" w:space="0" w:color="auto"/>
            <w:left w:val="none" w:sz="0" w:space="0" w:color="auto"/>
            <w:bottom w:val="none" w:sz="0" w:space="0" w:color="auto"/>
            <w:right w:val="none" w:sz="0" w:space="0" w:color="auto"/>
          </w:divBdr>
        </w:div>
        <w:div w:id="1876038870">
          <w:marLeft w:val="640"/>
          <w:marRight w:val="0"/>
          <w:marTop w:val="0"/>
          <w:marBottom w:val="0"/>
          <w:divBdr>
            <w:top w:val="none" w:sz="0" w:space="0" w:color="auto"/>
            <w:left w:val="none" w:sz="0" w:space="0" w:color="auto"/>
            <w:bottom w:val="none" w:sz="0" w:space="0" w:color="auto"/>
            <w:right w:val="none" w:sz="0" w:space="0" w:color="auto"/>
          </w:divBdr>
        </w:div>
        <w:div w:id="1900289677">
          <w:marLeft w:val="640"/>
          <w:marRight w:val="0"/>
          <w:marTop w:val="0"/>
          <w:marBottom w:val="0"/>
          <w:divBdr>
            <w:top w:val="none" w:sz="0" w:space="0" w:color="auto"/>
            <w:left w:val="none" w:sz="0" w:space="0" w:color="auto"/>
            <w:bottom w:val="none" w:sz="0" w:space="0" w:color="auto"/>
            <w:right w:val="none" w:sz="0" w:space="0" w:color="auto"/>
          </w:divBdr>
        </w:div>
        <w:div w:id="495996921">
          <w:marLeft w:val="640"/>
          <w:marRight w:val="0"/>
          <w:marTop w:val="0"/>
          <w:marBottom w:val="0"/>
          <w:divBdr>
            <w:top w:val="none" w:sz="0" w:space="0" w:color="auto"/>
            <w:left w:val="none" w:sz="0" w:space="0" w:color="auto"/>
            <w:bottom w:val="none" w:sz="0" w:space="0" w:color="auto"/>
            <w:right w:val="none" w:sz="0" w:space="0" w:color="auto"/>
          </w:divBdr>
        </w:div>
        <w:div w:id="576793171">
          <w:marLeft w:val="640"/>
          <w:marRight w:val="0"/>
          <w:marTop w:val="0"/>
          <w:marBottom w:val="0"/>
          <w:divBdr>
            <w:top w:val="none" w:sz="0" w:space="0" w:color="auto"/>
            <w:left w:val="none" w:sz="0" w:space="0" w:color="auto"/>
            <w:bottom w:val="none" w:sz="0" w:space="0" w:color="auto"/>
            <w:right w:val="none" w:sz="0" w:space="0" w:color="auto"/>
          </w:divBdr>
        </w:div>
        <w:div w:id="1243950616">
          <w:marLeft w:val="640"/>
          <w:marRight w:val="0"/>
          <w:marTop w:val="0"/>
          <w:marBottom w:val="0"/>
          <w:divBdr>
            <w:top w:val="none" w:sz="0" w:space="0" w:color="auto"/>
            <w:left w:val="none" w:sz="0" w:space="0" w:color="auto"/>
            <w:bottom w:val="none" w:sz="0" w:space="0" w:color="auto"/>
            <w:right w:val="none" w:sz="0" w:space="0" w:color="auto"/>
          </w:divBdr>
        </w:div>
        <w:div w:id="1694307160">
          <w:marLeft w:val="640"/>
          <w:marRight w:val="0"/>
          <w:marTop w:val="0"/>
          <w:marBottom w:val="0"/>
          <w:divBdr>
            <w:top w:val="none" w:sz="0" w:space="0" w:color="auto"/>
            <w:left w:val="none" w:sz="0" w:space="0" w:color="auto"/>
            <w:bottom w:val="none" w:sz="0" w:space="0" w:color="auto"/>
            <w:right w:val="none" w:sz="0" w:space="0" w:color="auto"/>
          </w:divBdr>
        </w:div>
        <w:div w:id="745496637">
          <w:marLeft w:val="640"/>
          <w:marRight w:val="0"/>
          <w:marTop w:val="0"/>
          <w:marBottom w:val="0"/>
          <w:divBdr>
            <w:top w:val="none" w:sz="0" w:space="0" w:color="auto"/>
            <w:left w:val="none" w:sz="0" w:space="0" w:color="auto"/>
            <w:bottom w:val="none" w:sz="0" w:space="0" w:color="auto"/>
            <w:right w:val="none" w:sz="0" w:space="0" w:color="auto"/>
          </w:divBdr>
        </w:div>
        <w:div w:id="547844479">
          <w:marLeft w:val="640"/>
          <w:marRight w:val="0"/>
          <w:marTop w:val="0"/>
          <w:marBottom w:val="0"/>
          <w:divBdr>
            <w:top w:val="none" w:sz="0" w:space="0" w:color="auto"/>
            <w:left w:val="none" w:sz="0" w:space="0" w:color="auto"/>
            <w:bottom w:val="none" w:sz="0" w:space="0" w:color="auto"/>
            <w:right w:val="none" w:sz="0" w:space="0" w:color="auto"/>
          </w:divBdr>
        </w:div>
        <w:div w:id="1015034796">
          <w:marLeft w:val="640"/>
          <w:marRight w:val="0"/>
          <w:marTop w:val="0"/>
          <w:marBottom w:val="0"/>
          <w:divBdr>
            <w:top w:val="none" w:sz="0" w:space="0" w:color="auto"/>
            <w:left w:val="none" w:sz="0" w:space="0" w:color="auto"/>
            <w:bottom w:val="none" w:sz="0" w:space="0" w:color="auto"/>
            <w:right w:val="none" w:sz="0" w:space="0" w:color="auto"/>
          </w:divBdr>
        </w:div>
        <w:div w:id="1380981305">
          <w:marLeft w:val="640"/>
          <w:marRight w:val="0"/>
          <w:marTop w:val="0"/>
          <w:marBottom w:val="0"/>
          <w:divBdr>
            <w:top w:val="none" w:sz="0" w:space="0" w:color="auto"/>
            <w:left w:val="none" w:sz="0" w:space="0" w:color="auto"/>
            <w:bottom w:val="none" w:sz="0" w:space="0" w:color="auto"/>
            <w:right w:val="none" w:sz="0" w:space="0" w:color="auto"/>
          </w:divBdr>
        </w:div>
        <w:div w:id="334765986">
          <w:marLeft w:val="640"/>
          <w:marRight w:val="0"/>
          <w:marTop w:val="0"/>
          <w:marBottom w:val="0"/>
          <w:divBdr>
            <w:top w:val="none" w:sz="0" w:space="0" w:color="auto"/>
            <w:left w:val="none" w:sz="0" w:space="0" w:color="auto"/>
            <w:bottom w:val="none" w:sz="0" w:space="0" w:color="auto"/>
            <w:right w:val="none" w:sz="0" w:space="0" w:color="auto"/>
          </w:divBdr>
        </w:div>
        <w:div w:id="313489884">
          <w:marLeft w:val="640"/>
          <w:marRight w:val="0"/>
          <w:marTop w:val="0"/>
          <w:marBottom w:val="0"/>
          <w:divBdr>
            <w:top w:val="none" w:sz="0" w:space="0" w:color="auto"/>
            <w:left w:val="none" w:sz="0" w:space="0" w:color="auto"/>
            <w:bottom w:val="none" w:sz="0" w:space="0" w:color="auto"/>
            <w:right w:val="none" w:sz="0" w:space="0" w:color="auto"/>
          </w:divBdr>
        </w:div>
        <w:div w:id="490751363">
          <w:marLeft w:val="640"/>
          <w:marRight w:val="0"/>
          <w:marTop w:val="0"/>
          <w:marBottom w:val="0"/>
          <w:divBdr>
            <w:top w:val="none" w:sz="0" w:space="0" w:color="auto"/>
            <w:left w:val="none" w:sz="0" w:space="0" w:color="auto"/>
            <w:bottom w:val="none" w:sz="0" w:space="0" w:color="auto"/>
            <w:right w:val="none" w:sz="0" w:space="0" w:color="auto"/>
          </w:divBdr>
        </w:div>
        <w:div w:id="1644920633">
          <w:marLeft w:val="640"/>
          <w:marRight w:val="0"/>
          <w:marTop w:val="0"/>
          <w:marBottom w:val="0"/>
          <w:divBdr>
            <w:top w:val="none" w:sz="0" w:space="0" w:color="auto"/>
            <w:left w:val="none" w:sz="0" w:space="0" w:color="auto"/>
            <w:bottom w:val="none" w:sz="0" w:space="0" w:color="auto"/>
            <w:right w:val="none" w:sz="0" w:space="0" w:color="auto"/>
          </w:divBdr>
        </w:div>
        <w:div w:id="1694727781">
          <w:marLeft w:val="640"/>
          <w:marRight w:val="0"/>
          <w:marTop w:val="0"/>
          <w:marBottom w:val="0"/>
          <w:divBdr>
            <w:top w:val="none" w:sz="0" w:space="0" w:color="auto"/>
            <w:left w:val="none" w:sz="0" w:space="0" w:color="auto"/>
            <w:bottom w:val="none" w:sz="0" w:space="0" w:color="auto"/>
            <w:right w:val="none" w:sz="0" w:space="0" w:color="auto"/>
          </w:divBdr>
        </w:div>
        <w:div w:id="74321034">
          <w:marLeft w:val="640"/>
          <w:marRight w:val="0"/>
          <w:marTop w:val="0"/>
          <w:marBottom w:val="0"/>
          <w:divBdr>
            <w:top w:val="none" w:sz="0" w:space="0" w:color="auto"/>
            <w:left w:val="none" w:sz="0" w:space="0" w:color="auto"/>
            <w:bottom w:val="none" w:sz="0" w:space="0" w:color="auto"/>
            <w:right w:val="none" w:sz="0" w:space="0" w:color="auto"/>
          </w:divBdr>
        </w:div>
        <w:div w:id="555973239">
          <w:marLeft w:val="640"/>
          <w:marRight w:val="0"/>
          <w:marTop w:val="0"/>
          <w:marBottom w:val="0"/>
          <w:divBdr>
            <w:top w:val="none" w:sz="0" w:space="0" w:color="auto"/>
            <w:left w:val="none" w:sz="0" w:space="0" w:color="auto"/>
            <w:bottom w:val="none" w:sz="0" w:space="0" w:color="auto"/>
            <w:right w:val="none" w:sz="0" w:space="0" w:color="auto"/>
          </w:divBdr>
        </w:div>
        <w:div w:id="1602910532">
          <w:marLeft w:val="640"/>
          <w:marRight w:val="0"/>
          <w:marTop w:val="0"/>
          <w:marBottom w:val="0"/>
          <w:divBdr>
            <w:top w:val="none" w:sz="0" w:space="0" w:color="auto"/>
            <w:left w:val="none" w:sz="0" w:space="0" w:color="auto"/>
            <w:bottom w:val="none" w:sz="0" w:space="0" w:color="auto"/>
            <w:right w:val="none" w:sz="0" w:space="0" w:color="auto"/>
          </w:divBdr>
        </w:div>
        <w:div w:id="1250234432">
          <w:marLeft w:val="640"/>
          <w:marRight w:val="0"/>
          <w:marTop w:val="0"/>
          <w:marBottom w:val="0"/>
          <w:divBdr>
            <w:top w:val="none" w:sz="0" w:space="0" w:color="auto"/>
            <w:left w:val="none" w:sz="0" w:space="0" w:color="auto"/>
            <w:bottom w:val="none" w:sz="0" w:space="0" w:color="auto"/>
            <w:right w:val="none" w:sz="0" w:space="0" w:color="auto"/>
          </w:divBdr>
        </w:div>
        <w:div w:id="97025036">
          <w:marLeft w:val="640"/>
          <w:marRight w:val="0"/>
          <w:marTop w:val="0"/>
          <w:marBottom w:val="0"/>
          <w:divBdr>
            <w:top w:val="none" w:sz="0" w:space="0" w:color="auto"/>
            <w:left w:val="none" w:sz="0" w:space="0" w:color="auto"/>
            <w:bottom w:val="none" w:sz="0" w:space="0" w:color="auto"/>
            <w:right w:val="none" w:sz="0" w:space="0" w:color="auto"/>
          </w:divBdr>
        </w:div>
        <w:div w:id="2145930810">
          <w:marLeft w:val="640"/>
          <w:marRight w:val="0"/>
          <w:marTop w:val="0"/>
          <w:marBottom w:val="0"/>
          <w:divBdr>
            <w:top w:val="none" w:sz="0" w:space="0" w:color="auto"/>
            <w:left w:val="none" w:sz="0" w:space="0" w:color="auto"/>
            <w:bottom w:val="none" w:sz="0" w:space="0" w:color="auto"/>
            <w:right w:val="none" w:sz="0" w:space="0" w:color="auto"/>
          </w:divBdr>
        </w:div>
        <w:div w:id="646009632">
          <w:marLeft w:val="640"/>
          <w:marRight w:val="0"/>
          <w:marTop w:val="0"/>
          <w:marBottom w:val="0"/>
          <w:divBdr>
            <w:top w:val="none" w:sz="0" w:space="0" w:color="auto"/>
            <w:left w:val="none" w:sz="0" w:space="0" w:color="auto"/>
            <w:bottom w:val="none" w:sz="0" w:space="0" w:color="auto"/>
            <w:right w:val="none" w:sz="0" w:space="0" w:color="auto"/>
          </w:divBdr>
        </w:div>
        <w:div w:id="288516529">
          <w:marLeft w:val="640"/>
          <w:marRight w:val="0"/>
          <w:marTop w:val="0"/>
          <w:marBottom w:val="0"/>
          <w:divBdr>
            <w:top w:val="none" w:sz="0" w:space="0" w:color="auto"/>
            <w:left w:val="none" w:sz="0" w:space="0" w:color="auto"/>
            <w:bottom w:val="none" w:sz="0" w:space="0" w:color="auto"/>
            <w:right w:val="none" w:sz="0" w:space="0" w:color="auto"/>
          </w:divBdr>
        </w:div>
        <w:div w:id="1595285297">
          <w:marLeft w:val="640"/>
          <w:marRight w:val="0"/>
          <w:marTop w:val="0"/>
          <w:marBottom w:val="0"/>
          <w:divBdr>
            <w:top w:val="none" w:sz="0" w:space="0" w:color="auto"/>
            <w:left w:val="none" w:sz="0" w:space="0" w:color="auto"/>
            <w:bottom w:val="none" w:sz="0" w:space="0" w:color="auto"/>
            <w:right w:val="none" w:sz="0" w:space="0" w:color="auto"/>
          </w:divBdr>
        </w:div>
        <w:div w:id="722801331">
          <w:marLeft w:val="640"/>
          <w:marRight w:val="0"/>
          <w:marTop w:val="0"/>
          <w:marBottom w:val="0"/>
          <w:divBdr>
            <w:top w:val="none" w:sz="0" w:space="0" w:color="auto"/>
            <w:left w:val="none" w:sz="0" w:space="0" w:color="auto"/>
            <w:bottom w:val="none" w:sz="0" w:space="0" w:color="auto"/>
            <w:right w:val="none" w:sz="0" w:space="0" w:color="auto"/>
          </w:divBdr>
        </w:div>
        <w:div w:id="2102405255">
          <w:marLeft w:val="640"/>
          <w:marRight w:val="0"/>
          <w:marTop w:val="0"/>
          <w:marBottom w:val="0"/>
          <w:divBdr>
            <w:top w:val="none" w:sz="0" w:space="0" w:color="auto"/>
            <w:left w:val="none" w:sz="0" w:space="0" w:color="auto"/>
            <w:bottom w:val="none" w:sz="0" w:space="0" w:color="auto"/>
            <w:right w:val="none" w:sz="0" w:space="0" w:color="auto"/>
          </w:divBdr>
        </w:div>
        <w:div w:id="1582368863">
          <w:marLeft w:val="640"/>
          <w:marRight w:val="0"/>
          <w:marTop w:val="0"/>
          <w:marBottom w:val="0"/>
          <w:divBdr>
            <w:top w:val="none" w:sz="0" w:space="0" w:color="auto"/>
            <w:left w:val="none" w:sz="0" w:space="0" w:color="auto"/>
            <w:bottom w:val="none" w:sz="0" w:space="0" w:color="auto"/>
            <w:right w:val="none" w:sz="0" w:space="0" w:color="auto"/>
          </w:divBdr>
        </w:div>
        <w:div w:id="497623383">
          <w:marLeft w:val="640"/>
          <w:marRight w:val="0"/>
          <w:marTop w:val="0"/>
          <w:marBottom w:val="0"/>
          <w:divBdr>
            <w:top w:val="none" w:sz="0" w:space="0" w:color="auto"/>
            <w:left w:val="none" w:sz="0" w:space="0" w:color="auto"/>
            <w:bottom w:val="none" w:sz="0" w:space="0" w:color="auto"/>
            <w:right w:val="none" w:sz="0" w:space="0" w:color="auto"/>
          </w:divBdr>
        </w:div>
        <w:div w:id="494759390">
          <w:marLeft w:val="640"/>
          <w:marRight w:val="0"/>
          <w:marTop w:val="0"/>
          <w:marBottom w:val="0"/>
          <w:divBdr>
            <w:top w:val="none" w:sz="0" w:space="0" w:color="auto"/>
            <w:left w:val="none" w:sz="0" w:space="0" w:color="auto"/>
            <w:bottom w:val="none" w:sz="0" w:space="0" w:color="auto"/>
            <w:right w:val="none" w:sz="0" w:space="0" w:color="auto"/>
          </w:divBdr>
        </w:div>
        <w:div w:id="264731724">
          <w:marLeft w:val="640"/>
          <w:marRight w:val="0"/>
          <w:marTop w:val="0"/>
          <w:marBottom w:val="0"/>
          <w:divBdr>
            <w:top w:val="none" w:sz="0" w:space="0" w:color="auto"/>
            <w:left w:val="none" w:sz="0" w:space="0" w:color="auto"/>
            <w:bottom w:val="none" w:sz="0" w:space="0" w:color="auto"/>
            <w:right w:val="none" w:sz="0" w:space="0" w:color="auto"/>
          </w:divBdr>
        </w:div>
        <w:div w:id="774177929">
          <w:marLeft w:val="640"/>
          <w:marRight w:val="0"/>
          <w:marTop w:val="0"/>
          <w:marBottom w:val="0"/>
          <w:divBdr>
            <w:top w:val="none" w:sz="0" w:space="0" w:color="auto"/>
            <w:left w:val="none" w:sz="0" w:space="0" w:color="auto"/>
            <w:bottom w:val="none" w:sz="0" w:space="0" w:color="auto"/>
            <w:right w:val="none" w:sz="0" w:space="0" w:color="auto"/>
          </w:divBdr>
        </w:div>
        <w:div w:id="218638472">
          <w:marLeft w:val="640"/>
          <w:marRight w:val="0"/>
          <w:marTop w:val="0"/>
          <w:marBottom w:val="0"/>
          <w:divBdr>
            <w:top w:val="none" w:sz="0" w:space="0" w:color="auto"/>
            <w:left w:val="none" w:sz="0" w:space="0" w:color="auto"/>
            <w:bottom w:val="none" w:sz="0" w:space="0" w:color="auto"/>
            <w:right w:val="none" w:sz="0" w:space="0" w:color="auto"/>
          </w:divBdr>
        </w:div>
        <w:div w:id="120880337">
          <w:marLeft w:val="640"/>
          <w:marRight w:val="0"/>
          <w:marTop w:val="0"/>
          <w:marBottom w:val="0"/>
          <w:divBdr>
            <w:top w:val="none" w:sz="0" w:space="0" w:color="auto"/>
            <w:left w:val="none" w:sz="0" w:space="0" w:color="auto"/>
            <w:bottom w:val="none" w:sz="0" w:space="0" w:color="auto"/>
            <w:right w:val="none" w:sz="0" w:space="0" w:color="auto"/>
          </w:divBdr>
        </w:div>
        <w:div w:id="2080328584">
          <w:marLeft w:val="640"/>
          <w:marRight w:val="0"/>
          <w:marTop w:val="0"/>
          <w:marBottom w:val="0"/>
          <w:divBdr>
            <w:top w:val="none" w:sz="0" w:space="0" w:color="auto"/>
            <w:left w:val="none" w:sz="0" w:space="0" w:color="auto"/>
            <w:bottom w:val="none" w:sz="0" w:space="0" w:color="auto"/>
            <w:right w:val="none" w:sz="0" w:space="0" w:color="auto"/>
          </w:divBdr>
        </w:div>
        <w:div w:id="1111245397">
          <w:marLeft w:val="640"/>
          <w:marRight w:val="0"/>
          <w:marTop w:val="0"/>
          <w:marBottom w:val="0"/>
          <w:divBdr>
            <w:top w:val="none" w:sz="0" w:space="0" w:color="auto"/>
            <w:left w:val="none" w:sz="0" w:space="0" w:color="auto"/>
            <w:bottom w:val="none" w:sz="0" w:space="0" w:color="auto"/>
            <w:right w:val="none" w:sz="0" w:space="0" w:color="auto"/>
          </w:divBdr>
        </w:div>
        <w:div w:id="1615593701">
          <w:marLeft w:val="640"/>
          <w:marRight w:val="0"/>
          <w:marTop w:val="0"/>
          <w:marBottom w:val="0"/>
          <w:divBdr>
            <w:top w:val="none" w:sz="0" w:space="0" w:color="auto"/>
            <w:left w:val="none" w:sz="0" w:space="0" w:color="auto"/>
            <w:bottom w:val="none" w:sz="0" w:space="0" w:color="auto"/>
            <w:right w:val="none" w:sz="0" w:space="0" w:color="auto"/>
          </w:divBdr>
        </w:div>
        <w:div w:id="1244416678">
          <w:marLeft w:val="640"/>
          <w:marRight w:val="0"/>
          <w:marTop w:val="0"/>
          <w:marBottom w:val="0"/>
          <w:divBdr>
            <w:top w:val="none" w:sz="0" w:space="0" w:color="auto"/>
            <w:left w:val="none" w:sz="0" w:space="0" w:color="auto"/>
            <w:bottom w:val="none" w:sz="0" w:space="0" w:color="auto"/>
            <w:right w:val="none" w:sz="0" w:space="0" w:color="auto"/>
          </w:divBdr>
        </w:div>
        <w:div w:id="1779792208">
          <w:marLeft w:val="640"/>
          <w:marRight w:val="0"/>
          <w:marTop w:val="0"/>
          <w:marBottom w:val="0"/>
          <w:divBdr>
            <w:top w:val="none" w:sz="0" w:space="0" w:color="auto"/>
            <w:left w:val="none" w:sz="0" w:space="0" w:color="auto"/>
            <w:bottom w:val="none" w:sz="0" w:space="0" w:color="auto"/>
            <w:right w:val="none" w:sz="0" w:space="0" w:color="auto"/>
          </w:divBdr>
        </w:div>
        <w:div w:id="533466368">
          <w:marLeft w:val="640"/>
          <w:marRight w:val="0"/>
          <w:marTop w:val="0"/>
          <w:marBottom w:val="0"/>
          <w:divBdr>
            <w:top w:val="none" w:sz="0" w:space="0" w:color="auto"/>
            <w:left w:val="none" w:sz="0" w:space="0" w:color="auto"/>
            <w:bottom w:val="none" w:sz="0" w:space="0" w:color="auto"/>
            <w:right w:val="none" w:sz="0" w:space="0" w:color="auto"/>
          </w:divBdr>
        </w:div>
        <w:div w:id="930511279">
          <w:marLeft w:val="640"/>
          <w:marRight w:val="0"/>
          <w:marTop w:val="0"/>
          <w:marBottom w:val="0"/>
          <w:divBdr>
            <w:top w:val="none" w:sz="0" w:space="0" w:color="auto"/>
            <w:left w:val="none" w:sz="0" w:space="0" w:color="auto"/>
            <w:bottom w:val="none" w:sz="0" w:space="0" w:color="auto"/>
            <w:right w:val="none" w:sz="0" w:space="0" w:color="auto"/>
          </w:divBdr>
        </w:div>
        <w:div w:id="1829518051">
          <w:marLeft w:val="640"/>
          <w:marRight w:val="0"/>
          <w:marTop w:val="0"/>
          <w:marBottom w:val="0"/>
          <w:divBdr>
            <w:top w:val="none" w:sz="0" w:space="0" w:color="auto"/>
            <w:left w:val="none" w:sz="0" w:space="0" w:color="auto"/>
            <w:bottom w:val="none" w:sz="0" w:space="0" w:color="auto"/>
            <w:right w:val="none" w:sz="0" w:space="0" w:color="auto"/>
          </w:divBdr>
        </w:div>
        <w:div w:id="529218810">
          <w:marLeft w:val="640"/>
          <w:marRight w:val="0"/>
          <w:marTop w:val="0"/>
          <w:marBottom w:val="0"/>
          <w:divBdr>
            <w:top w:val="none" w:sz="0" w:space="0" w:color="auto"/>
            <w:left w:val="none" w:sz="0" w:space="0" w:color="auto"/>
            <w:bottom w:val="none" w:sz="0" w:space="0" w:color="auto"/>
            <w:right w:val="none" w:sz="0" w:space="0" w:color="auto"/>
          </w:divBdr>
        </w:div>
        <w:div w:id="1541435878">
          <w:marLeft w:val="640"/>
          <w:marRight w:val="0"/>
          <w:marTop w:val="0"/>
          <w:marBottom w:val="0"/>
          <w:divBdr>
            <w:top w:val="none" w:sz="0" w:space="0" w:color="auto"/>
            <w:left w:val="none" w:sz="0" w:space="0" w:color="auto"/>
            <w:bottom w:val="none" w:sz="0" w:space="0" w:color="auto"/>
            <w:right w:val="none" w:sz="0" w:space="0" w:color="auto"/>
          </w:divBdr>
        </w:div>
        <w:div w:id="784885864">
          <w:marLeft w:val="640"/>
          <w:marRight w:val="0"/>
          <w:marTop w:val="0"/>
          <w:marBottom w:val="0"/>
          <w:divBdr>
            <w:top w:val="none" w:sz="0" w:space="0" w:color="auto"/>
            <w:left w:val="none" w:sz="0" w:space="0" w:color="auto"/>
            <w:bottom w:val="none" w:sz="0" w:space="0" w:color="auto"/>
            <w:right w:val="none" w:sz="0" w:space="0" w:color="auto"/>
          </w:divBdr>
        </w:div>
        <w:div w:id="356077543">
          <w:marLeft w:val="640"/>
          <w:marRight w:val="0"/>
          <w:marTop w:val="0"/>
          <w:marBottom w:val="0"/>
          <w:divBdr>
            <w:top w:val="none" w:sz="0" w:space="0" w:color="auto"/>
            <w:left w:val="none" w:sz="0" w:space="0" w:color="auto"/>
            <w:bottom w:val="none" w:sz="0" w:space="0" w:color="auto"/>
            <w:right w:val="none" w:sz="0" w:space="0" w:color="auto"/>
          </w:divBdr>
        </w:div>
        <w:div w:id="1677808979">
          <w:marLeft w:val="640"/>
          <w:marRight w:val="0"/>
          <w:marTop w:val="0"/>
          <w:marBottom w:val="0"/>
          <w:divBdr>
            <w:top w:val="none" w:sz="0" w:space="0" w:color="auto"/>
            <w:left w:val="none" w:sz="0" w:space="0" w:color="auto"/>
            <w:bottom w:val="none" w:sz="0" w:space="0" w:color="auto"/>
            <w:right w:val="none" w:sz="0" w:space="0" w:color="auto"/>
          </w:divBdr>
        </w:div>
        <w:div w:id="1761834535">
          <w:marLeft w:val="640"/>
          <w:marRight w:val="0"/>
          <w:marTop w:val="0"/>
          <w:marBottom w:val="0"/>
          <w:divBdr>
            <w:top w:val="none" w:sz="0" w:space="0" w:color="auto"/>
            <w:left w:val="none" w:sz="0" w:space="0" w:color="auto"/>
            <w:bottom w:val="none" w:sz="0" w:space="0" w:color="auto"/>
            <w:right w:val="none" w:sz="0" w:space="0" w:color="auto"/>
          </w:divBdr>
        </w:div>
        <w:div w:id="1594973111">
          <w:marLeft w:val="640"/>
          <w:marRight w:val="0"/>
          <w:marTop w:val="0"/>
          <w:marBottom w:val="0"/>
          <w:divBdr>
            <w:top w:val="none" w:sz="0" w:space="0" w:color="auto"/>
            <w:left w:val="none" w:sz="0" w:space="0" w:color="auto"/>
            <w:bottom w:val="none" w:sz="0" w:space="0" w:color="auto"/>
            <w:right w:val="none" w:sz="0" w:space="0" w:color="auto"/>
          </w:divBdr>
        </w:div>
        <w:div w:id="447504059">
          <w:marLeft w:val="640"/>
          <w:marRight w:val="0"/>
          <w:marTop w:val="0"/>
          <w:marBottom w:val="0"/>
          <w:divBdr>
            <w:top w:val="none" w:sz="0" w:space="0" w:color="auto"/>
            <w:left w:val="none" w:sz="0" w:space="0" w:color="auto"/>
            <w:bottom w:val="none" w:sz="0" w:space="0" w:color="auto"/>
            <w:right w:val="none" w:sz="0" w:space="0" w:color="auto"/>
          </w:divBdr>
        </w:div>
        <w:div w:id="1627926751">
          <w:marLeft w:val="640"/>
          <w:marRight w:val="0"/>
          <w:marTop w:val="0"/>
          <w:marBottom w:val="0"/>
          <w:divBdr>
            <w:top w:val="none" w:sz="0" w:space="0" w:color="auto"/>
            <w:left w:val="none" w:sz="0" w:space="0" w:color="auto"/>
            <w:bottom w:val="none" w:sz="0" w:space="0" w:color="auto"/>
            <w:right w:val="none" w:sz="0" w:space="0" w:color="auto"/>
          </w:divBdr>
        </w:div>
        <w:div w:id="1881164596">
          <w:marLeft w:val="640"/>
          <w:marRight w:val="0"/>
          <w:marTop w:val="0"/>
          <w:marBottom w:val="0"/>
          <w:divBdr>
            <w:top w:val="none" w:sz="0" w:space="0" w:color="auto"/>
            <w:left w:val="none" w:sz="0" w:space="0" w:color="auto"/>
            <w:bottom w:val="none" w:sz="0" w:space="0" w:color="auto"/>
            <w:right w:val="none" w:sz="0" w:space="0" w:color="auto"/>
          </w:divBdr>
        </w:div>
        <w:div w:id="869075435">
          <w:marLeft w:val="640"/>
          <w:marRight w:val="0"/>
          <w:marTop w:val="0"/>
          <w:marBottom w:val="0"/>
          <w:divBdr>
            <w:top w:val="none" w:sz="0" w:space="0" w:color="auto"/>
            <w:left w:val="none" w:sz="0" w:space="0" w:color="auto"/>
            <w:bottom w:val="none" w:sz="0" w:space="0" w:color="auto"/>
            <w:right w:val="none" w:sz="0" w:space="0" w:color="auto"/>
          </w:divBdr>
        </w:div>
        <w:div w:id="421492794">
          <w:marLeft w:val="640"/>
          <w:marRight w:val="0"/>
          <w:marTop w:val="0"/>
          <w:marBottom w:val="0"/>
          <w:divBdr>
            <w:top w:val="none" w:sz="0" w:space="0" w:color="auto"/>
            <w:left w:val="none" w:sz="0" w:space="0" w:color="auto"/>
            <w:bottom w:val="none" w:sz="0" w:space="0" w:color="auto"/>
            <w:right w:val="none" w:sz="0" w:space="0" w:color="auto"/>
          </w:divBdr>
        </w:div>
        <w:div w:id="1830360369">
          <w:marLeft w:val="640"/>
          <w:marRight w:val="0"/>
          <w:marTop w:val="0"/>
          <w:marBottom w:val="0"/>
          <w:divBdr>
            <w:top w:val="none" w:sz="0" w:space="0" w:color="auto"/>
            <w:left w:val="none" w:sz="0" w:space="0" w:color="auto"/>
            <w:bottom w:val="none" w:sz="0" w:space="0" w:color="auto"/>
            <w:right w:val="none" w:sz="0" w:space="0" w:color="auto"/>
          </w:divBdr>
        </w:div>
        <w:div w:id="7147193">
          <w:marLeft w:val="640"/>
          <w:marRight w:val="0"/>
          <w:marTop w:val="0"/>
          <w:marBottom w:val="0"/>
          <w:divBdr>
            <w:top w:val="none" w:sz="0" w:space="0" w:color="auto"/>
            <w:left w:val="none" w:sz="0" w:space="0" w:color="auto"/>
            <w:bottom w:val="none" w:sz="0" w:space="0" w:color="auto"/>
            <w:right w:val="none" w:sz="0" w:space="0" w:color="auto"/>
          </w:divBdr>
        </w:div>
        <w:div w:id="1386568918">
          <w:marLeft w:val="640"/>
          <w:marRight w:val="0"/>
          <w:marTop w:val="0"/>
          <w:marBottom w:val="0"/>
          <w:divBdr>
            <w:top w:val="none" w:sz="0" w:space="0" w:color="auto"/>
            <w:left w:val="none" w:sz="0" w:space="0" w:color="auto"/>
            <w:bottom w:val="none" w:sz="0" w:space="0" w:color="auto"/>
            <w:right w:val="none" w:sz="0" w:space="0" w:color="auto"/>
          </w:divBdr>
        </w:div>
        <w:div w:id="426929725">
          <w:marLeft w:val="640"/>
          <w:marRight w:val="0"/>
          <w:marTop w:val="0"/>
          <w:marBottom w:val="0"/>
          <w:divBdr>
            <w:top w:val="none" w:sz="0" w:space="0" w:color="auto"/>
            <w:left w:val="none" w:sz="0" w:space="0" w:color="auto"/>
            <w:bottom w:val="none" w:sz="0" w:space="0" w:color="auto"/>
            <w:right w:val="none" w:sz="0" w:space="0" w:color="auto"/>
          </w:divBdr>
        </w:div>
        <w:div w:id="1157959882">
          <w:marLeft w:val="640"/>
          <w:marRight w:val="0"/>
          <w:marTop w:val="0"/>
          <w:marBottom w:val="0"/>
          <w:divBdr>
            <w:top w:val="none" w:sz="0" w:space="0" w:color="auto"/>
            <w:left w:val="none" w:sz="0" w:space="0" w:color="auto"/>
            <w:bottom w:val="none" w:sz="0" w:space="0" w:color="auto"/>
            <w:right w:val="none" w:sz="0" w:space="0" w:color="auto"/>
          </w:divBdr>
        </w:div>
        <w:div w:id="474225346">
          <w:marLeft w:val="640"/>
          <w:marRight w:val="0"/>
          <w:marTop w:val="0"/>
          <w:marBottom w:val="0"/>
          <w:divBdr>
            <w:top w:val="none" w:sz="0" w:space="0" w:color="auto"/>
            <w:left w:val="none" w:sz="0" w:space="0" w:color="auto"/>
            <w:bottom w:val="none" w:sz="0" w:space="0" w:color="auto"/>
            <w:right w:val="none" w:sz="0" w:space="0" w:color="auto"/>
          </w:divBdr>
        </w:div>
        <w:div w:id="192302486">
          <w:marLeft w:val="640"/>
          <w:marRight w:val="0"/>
          <w:marTop w:val="0"/>
          <w:marBottom w:val="0"/>
          <w:divBdr>
            <w:top w:val="none" w:sz="0" w:space="0" w:color="auto"/>
            <w:left w:val="none" w:sz="0" w:space="0" w:color="auto"/>
            <w:bottom w:val="none" w:sz="0" w:space="0" w:color="auto"/>
            <w:right w:val="none" w:sz="0" w:space="0" w:color="auto"/>
          </w:divBdr>
        </w:div>
        <w:div w:id="61102669">
          <w:marLeft w:val="640"/>
          <w:marRight w:val="0"/>
          <w:marTop w:val="0"/>
          <w:marBottom w:val="0"/>
          <w:divBdr>
            <w:top w:val="none" w:sz="0" w:space="0" w:color="auto"/>
            <w:left w:val="none" w:sz="0" w:space="0" w:color="auto"/>
            <w:bottom w:val="none" w:sz="0" w:space="0" w:color="auto"/>
            <w:right w:val="none" w:sz="0" w:space="0" w:color="auto"/>
          </w:divBdr>
        </w:div>
        <w:div w:id="1820805344">
          <w:marLeft w:val="640"/>
          <w:marRight w:val="0"/>
          <w:marTop w:val="0"/>
          <w:marBottom w:val="0"/>
          <w:divBdr>
            <w:top w:val="none" w:sz="0" w:space="0" w:color="auto"/>
            <w:left w:val="none" w:sz="0" w:space="0" w:color="auto"/>
            <w:bottom w:val="none" w:sz="0" w:space="0" w:color="auto"/>
            <w:right w:val="none" w:sz="0" w:space="0" w:color="auto"/>
          </w:divBdr>
        </w:div>
        <w:div w:id="1364282828">
          <w:marLeft w:val="640"/>
          <w:marRight w:val="0"/>
          <w:marTop w:val="0"/>
          <w:marBottom w:val="0"/>
          <w:divBdr>
            <w:top w:val="none" w:sz="0" w:space="0" w:color="auto"/>
            <w:left w:val="none" w:sz="0" w:space="0" w:color="auto"/>
            <w:bottom w:val="none" w:sz="0" w:space="0" w:color="auto"/>
            <w:right w:val="none" w:sz="0" w:space="0" w:color="auto"/>
          </w:divBdr>
        </w:div>
        <w:div w:id="615138318">
          <w:marLeft w:val="640"/>
          <w:marRight w:val="0"/>
          <w:marTop w:val="0"/>
          <w:marBottom w:val="0"/>
          <w:divBdr>
            <w:top w:val="none" w:sz="0" w:space="0" w:color="auto"/>
            <w:left w:val="none" w:sz="0" w:space="0" w:color="auto"/>
            <w:bottom w:val="none" w:sz="0" w:space="0" w:color="auto"/>
            <w:right w:val="none" w:sz="0" w:space="0" w:color="auto"/>
          </w:divBdr>
        </w:div>
        <w:div w:id="1871382790">
          <w:marLeft w:val="640"/>
          <w:marRight w:val="0"/>
          <w:marTop w:val="0"/>
          <w:marBottom w:val="0"/>
          <w:divBdr>
            <w:top w:val="none" w:sz="0" w:space="0" w:color="auto"/>
            <w:left w:val="none" w:sz="0" w:space="0" w:color="auto"/>
            <w:bottom w:val="none" w:sz="0" w:space="0" w:color="auto"/>
            <w:right w:val="none" w:sz="0" w:space="0" w:color="auto"/>
          </w:divBdr>
        </w:div>
        <w:div w:id="827482782">
          <w:marLeft w:val="640"/>
          <w:marRight w:val="0"/>
          <w:marTop w:val="0"/>
          <w:marBottom w:val="0"/>
          <w:divBdr>
            <w:top w:val="none" w:sz="0" w:space="0" w:color="auto"/>
            <w:left w:val="none" w:sz="0" w:space="0" w:color="auto"/>
            <w:bottom w:val="none" w:sz="0" w:space="0" w:color="auto"/>
            <w:right w:val="none" w:sz="0" w:space="0" w:color="auto"/>
          </w:divBdr>
        </w:div>
        <w:div w:id="2083601231">
          <w:marLeft w:val="640"/>
          <w:marRight w:val="0"/>
          <w:marTop w:val="0"/>
          <w:marBottom w:val="0"/>
          <w:divBdr>
            <w:top w:val="none" w:sz="0" w:space="0" w:color="auto"/>
            <w:left w:val="none" w:sz="0" w:space="0" w:color="auto"/>
            <w:bottom w:val="none" w:sz="0" w:space="0" w:color="auto"/>
            <w:right w:val="none" w:sz="0" w:space="0" w:color="auto"/>
          </w:divBdr>
        </w:div>
        <w:div w:id="1837915205">
          <w:marLeft w:val="640"/>
          <w:marRight w:val="0"/>
          <w:marTop w:val="0"/>
          <w:marBottom w:val="0"/>
          <w:divBdr>
            <w:top w:val="none" w:sz="0" w:space="0" w:color="auto"/>
            <w:left w:val="none" w:sz="0" w:space="0" w:color="auto"/>
            <w:bottom w:val="none" w:sz="0" w:space="0" w:color="auto"/>
            <w:right w:val="none" w:sz="0" w:space="0" w:color="auto"/>
          </w:divBdr>
        </w:div>
        <w:div w:id="2036805515">
          <w:marLeft w:val="640"/>
          <w:marRight w:val="0"/>
          <w:marTop w:val="0"/>
          <w:marBottom w:val="0"/>
          <w:divBdr>
            <w:top w:val="none" w:sz="0" w:space="0" w:color="auto"/>
            <w:left w:val="none" w:sz="0" w:space="0" w:color="auto"/>
            <w:bottom w:val="none" w:sz="0" w:space="0" w:color="auto"/>
            <w:right w:val="none" w:sz="0" w:space="0" w:color="auto"/>
          </w:divBdr>
        </w:div>
        <w:div w:id="1786463526">
          <w:marLeft w:val="640"/>
          <w:marRight w:val="0"/>
          <w:marTop w:val="0"/>
          <w:marBottom w:val="0"/>
          <w:divBdr>
            <w:top w:val="none" w:sz="0" w:space="0" w:color="auto"/>
            <w:left w:val="none" w:sz="0" w:space="0" w:color="auto"/>
            <w:bottom w:val="none" w:sz="0" w:space="0" w:color="auto"/>
            <w:right w:val="none" w:sz="0" w:space="0" w:color="auto"/>
          </w:divBdr>
        </w:div>
        <w:div w:id="1823543991">
          <w:marLeft w:val="640"/>
          <w:marRight w:val="0"/>
          <w:marTop w:val="0"/>
          <w:marBottom w:val="0"/>
          <w:divBdr>
            <w:top w:val="none" w:sz="0" w:space="0" w:color="auto"/>
            <w:left w:val="none" w:sz="0" w:space="0" w:color="auto"/>
            <w:bottom w:val="none" w:sz="0" w:space="0" w:color="auto"/>
            <w:right w:val="none" w:sz="0" w:space="0" w:color="auto"/>
          </w:divBdr>
        </w:div>
        <w:div w:id="378938461">
          <w:marLeft w:val="640"/>
          <w:marRight w:val="0"/>
          <w:marTop w:val="0"/>
          <w:marBottom w:val="0"/>
          <w:divBdr>
            <w:top w:val="none" w:sz="0" w:space="0" w:color="auto"/>
            <w:left w:val="none" w:sz="0" w:space="0" w:color="auto"/>
            <w:bottom w:val="none" w:sz="0" w:space="0" w:color="auto"/>
            <w:right w:val="none" w:sz="0" w:space="0" w:color="auto"/>
          </w:divBdr>
        </w:div>
        <w:div w:id="142964079">
          <w:marLeft w:val="640"/>
          <w:marRight w:val="0"/>
          <w:marTop w:val="0"/>
          <w:marBottom w:val="0"/>
          <w:divBdr>
            <w:top w:val="none" w:sz="0" w:space="0" w:color="auto"/>
            <w:left w:val="none" w:sz="0" w:space="0" w:color="auto"/>
            <w:bottom w:val="none" w:sz="0" w:space="0" w:color="auto"/>
            <w:right w:val="none" w:sz="0" w:space="0" w:color="auto"/>
          </w:divBdr>
        </w:div>
        <w:div w:id="1555577585">
          <w:marLeft w:val="640"/>
          <w:marRight w:val="0"/>
          <w:marTop w:val="0"/>
          <w:marBottom w:val="0"/>
          <w:divBdr>
            <w:top w:val="none" w:sz="0" w:space="0" w:color="auto"/>
            <w:left w:val="none" w:sz="0" w:space="0" w:color="auto"/>
            <w:bottom w:val="none" w:sz="0" w:space="0" w:color="auto"/>
            <w:right w:val="none" w:sz="0" w:space="0" w:color="auto"/>
          </w:divBdr>
        </w:div>
        <w:div w:id="1312490277">
          <w:marLeft w:val="640"/>
          <w:marRight w:val="0"/>
          <w:marTop w:val="0"/>
          <w:marBottom w:val="0"/>
          <w:divBdr>
            <w:top w:val="none" w:sz="0" w:space="0" w:color="auto"/>
            <w:left w:val="none" w:sz="0" w:space="0" w:color="auto"/>
            <w:bottom w:val="none" w:sz="0" w:space="0" w:color="auto"/>
            <w:right w:val="none" w:sz="0" w:space="0" w:color="auto"/>
          </w:divBdr>
        </w:div>
        <w:div w:id="484050872">
          <w:marLeft w:val="640"/>
          <w:marRight w:val="0"/>
          <w:marTop w:val="0"/>
          <w:marBottom w:val="0"/>
          <w:divBdr>
            <w:top w:val="none" w:sz="0" w:space="0" w:color="auto"/>
            <w:left w:val="none" w:sz="0" w:space="0" w:color="auto"/>
            <w:bottom w:val="none" w:sz="0" w:space="0" w:color="auto"/>
            <w:right w:val="none" w:sz="0" w:space="0" w:color="auto"/>
          </w:divBdr>
        </w:div>
        <w:div w:id="593317946">
          <w:marLeft w:val="640"/>
          <w:marRight w:val="0"/>
          <w:marTop w:val="0"/>
          <w:marBottom w:val="0"/>
          <w:divBdr>
            <w:top w:val="none" w:sz="0" w:space="0" w:color="auto"/>
            <w:left w:val="none" w:sz="0" w:space="0" w:color="auto"/>
            <w:bottom w:val="none" w:sz="0" w:space="0" w:color="auto"/>
            <w:right w:val="none" w:sz="0" w:space="0" w:color="auto"/>
          </w:divBdr>
        </w:div>
        <w:div w:id="1803889321">
          <w:marLeft w:val="640"/>
          <w:marRight w:val="0"/>
          <w:marTop w:val="0"/>
          <w:marBottom w:val="0"/>
          <w:divBdr>
            <w:top w:val="none" w:sz="0" w:space="0" w:color="auto"/>
            <w:left w:val="none" w:sz="0" w:space="0" w:color="auto"/>
            <w:bottom w:val="none" w:sz="0" w:space="0" w:color="auto"/>
            <w:right w:val="none" w:sz="0" w:space="0" w:color="auto"/>
          </w:divBdr>
        </w:div>
        <w:div w:id="977959615">
          <w:marLeft w:val="640"/>
          <w:marRight w:val="0"/>
          <w:marTop w:val="0"/>
          <w:marBottom w:val="0"/>
          <w:divBdr>
            <w:top w:val="none" w:sz="0" w:space="0" w:color="auto"/>
            <w:left w:val="none" w:sz="0" w:space="0" w:color="auto"/>
            <w:bottom w:val="none" w:sz="0" w:space="0" w:color="auto"/>
            <w:right w:val="none" w:sz="0" w:space="0" w:color="auto"/>
          </w:divBdr>
        </w:div>
        <w:div w:id="619609780">
          <w:marLeft w:val="640"/>
          <w:marRight w:val="0"/>
          <w:marTop w:val="0"/>
          <w:marBottom w:val="0"/>
          <w:divBdr>
            <w:top w:val="none" w:sz="0" w:space="0" w:color="auto"/>
            <w:left w:val="none" w:sz="0" w:space="0" w:color="auto"/>
            <w:bottom w:val="none" w:sz="0" w:space="0" w:color="auto"/>
            <w:right w:val="none" w:sz="0" w:space="0" w:color="auto"/>
          </w:divBdr>
        </w:div>
        <w:div w:id="1967273942">
          <w:marLeft w:val="640"/>
          <w:marRight w:val="0"/>
          <w:marTop w:val="0"/>
          <w:marBottom w:val="0"/>
          <w:divBdr>
            <w:top w:val="none" w:sz="0" w:space="0" w:color="auto"/>
            <w:left w:val="none" w:sz="0" w:space="0" w:color="auto"/>
            <w:bottom w:val="none" w:sz="0" w:space="0" w:color="auto"/>
            <w:right w:val="none" w:sz="0" w:space="0" w:color="auto"/>
          </w:divBdr>
        </w:div>
        <w:div w:id="679897351">
          <w:marLeft w:val="640"/>
          <w:marRight w:val="0"/>
          <w:marTop w:val="0"/>
          <w:marBottom w:val="0"/>
          <w:divBdr>
            <w:top w:val="none" w:sz="0" w:space="0" w:color="auto"/>
            <w:left w:val="none" w:sz="0" w:space="0" w:color="auto"/>
            <w:bottom w:val="none" w:sz="0" w:space="0" w:color="auto"/>
            <w:right w:val="none" w:sz="0" w:space="0" w:color="auto"/>
          </w:divBdr>
        </w:div>
        <w:div w:id="1371109563">
          <w:marLeft w:val="640"/>
          <w:marRight w:val="0"/>
          <w:marTop w:val="0"/>
          <w:marBottom w:val="0"/>
          <w:divBdr>
            <w:top w:val="none" w:sz="0" w:space="0" w:color="auto"/>
            <w:left w:val="none" w:sz="0" w:space="0" w:color="auto"/>
            <w:bottom w:val="none" w:sz="0" w:space="0" w:color="auto"/>
            <w:right w:val="none" w:sz="0" w:space="0" w:color="auto"/>
          </w:divBdr>
        </w:div>
        <w:div w:id="1043023920">
          <w:marLeft w:val="640"/>
          <w:marRight w:val="0"/>
          <w:marTop w:val="0"/>
          <w:marBottom w:val="0"/>
          <w:divBdr>
            <w:top w:val="none" w:sz="0" w:space="0" w:color="auto"/>
            <w:left w:val="none" w:sz="0" w:space="0" w:color="auto"/>
            <w:bottom w:val="none" w:sz="0" w:space="0" w:color="auto"/>
            <w:right w:val="none" w:sz="0" w:space="0" w:color="auto"/>
          </w:divBdr>
        </w:div>
        <w:div w:id="1831825717">
          <w:marLeft w:val="640"/>
          <w:marRight w:val="0"/>
          <w:marTop w:val="0"/>
          <w:marBottom w:val="0"/>
          <w:divBdr>
            <w:top w:val="none" w:sz="0" w:space="0" w:color="auto"/>
            <w:left w:val="none" w:sz="0" w:space="0" w:color="auto"/>
            <w:bottom w:val="none" w:sz="0" w:space="0" w:color="auto"/>
            <w:right w:val="none" w:sz="0" w:space="0" w:color="auto"/>
          </w:divBdr>
        </w:div>
        <w:div w:id="486244233">
          <w:marLeft w:val="640"/>
          <w:marRight w:val="0"/>
          <w:marTop w:val="0"/>
          <w:marBottom w:val="0"/>
          <w:divBdr>
            <w:top w:val="none" w:sz="0" w:space="0" w:color="auto"/>
            <w:left w:val="none" w:sz="0" w:space="0" w:color="auto"/>
            <w:bottom w:val="none" w:sz="0" w:space="0" w:color="auto"/>
            <w:right w:val="none" w:sz="0" w:space="0" w:color="auto"/>
          </w:divBdr>
        </w:div>
        <w:div w:id="1797675512">
          <w:marLeft w:val="640"/>
          <w:marRight w:val="0"/>
          <w:marTop w:val="0"/>
          <w:marBottom w:val="0"/>
          <w:divBdr>
            <w:top w:val="none" w:sz="0" w:space="0" w:color="auto"/>
            <w:left w:val="none" w:sz="0" w:space="0" w:color="auto"/>
            <w:bottom w:val="none" w:sz="0" w:space="0" w:color="auto"/>
            <w:right w:val="none" w:sz="0" w:space="0" w:color="auto"/>
          </w:divBdr>
        </w:div>
        <w:div w:id="311178795">
          <w:marLeft w:val="640"/>
          <w:marRight w:val="0"/>
          <w:marTop w:val="0"/>
          <w:marBottom w:val="0"/>
          <w:divBdr>
            <w:top w:val="none" w:sz="0" w:space="0" w:color="auto"/>
            <w:left w:val="none" w:sz="0" w:space="0" w:color="auto"/>
            <w:bottom w:val="none" w:sz="0" w:space="0" w:color="auto"/>
            <w:right w:val="none" w:sz="0" w:space="0" w:color="auto"/>
          </w:divBdr>
        </w:div>
        <w:div w:id="826822091">
          <w:marLeft w:val="640"/>
          <w:marRight w:val="0"/>
          <w:marTop w:val="0"/>
          <w:marBottom w:val="0"/>
          <w:divBdr>
            <w:top w:val="none" w:sz="0" w:space="0" w:color="auto"/>
            <w:left w:val="none" w:sz="0" w:space="0" w:color="auto"/>
            <w:bottom w:val="none" w:sz="0" w:space="0" w:color="auto"/>
            <w:right w:val="none" w:sz="0" w:space="0" w:color="auto"/>
          </w:divBdr>
        </w:div>
        <w:div w:id="149559257">
          <w:marLeft w:val="640"/>
          <w:marRight w:val="0"/>
          <w:marTop w:val="0"/>
          <w:marBottom w:val="0"/>
          <w:divBdr>
            <w:top w:val="none" w:sz="0" w:space="0" w:color="auto"/>
            <w:left w:val="none" w:sz="0" w:space="0" w:color="auto"/>
            <w:bottom w:val="none" w:sz="0" w:space="0" w:color="auto"/>
            <w:right w:val="none" w:sz="0" w:space="0" w:color="auto"/>
          </w:divBdr>
        </w:div>
        <w:div w:id="2041852594">
          <w:marLeft w:val="640"/>
          <w:marRight w:val="0"/>
          <w:marTop w:val="0"/>
          <w:marBottom w:val="0"/>
          <w:divBdr>
            <w:top w:val="none" w:sz="0" w:space="0" w:color="auto"/>
            <w:left w:val="none" w:sz="0" w:space="0" w:color="auto"/>
            <w:bottom w:val="none" w:sz="0" w:space="0" w:color="auto"/>
            <w:right w:val="none" w:sz="0" w:space="0" w:color="auto"/>
          </w:divBdr>
        </w:div>
        <w:div w:id="1751655863">
          <w:marLeft w:val="640"/>
          <w:marRight w:val="0"/>
          <w:marTop w:val="0"/>
          <w:marBottom w:val="0"/>
          <w:divBdr>
            <w:top w:val="none" w:sz="0" w:space="0" w:color="auto"/>
            <w:left w:val="none" w:sz="0" w:space="0" w:color="auto"/>
            <w:bottom w:val="none" w:sz="0" w:space="0" w:color="auto"/>
            <w:right w:val="none" w:sz="0" w:space="0" w:color="auto"/>
          </w:divBdr>
        </w:div>
        <w:div w:id="2112435228">
          <w:marLeft w:val="640"/>
          <w:marRight w:val="0"/>
          <w:marTop w:val="0"/>
          <w:marBottom w:val="0"/>
          <w:divBdr>
            <w:top w:val="none" w:sz="0" w:space="0" w:color="auto"/>
            <w:left w:val="none" w:sz="0" w:space="0" w:color="auto"/>
            <w:bottom w:val="none" w:sz="0" w:space="0" w:color="auto"/>
            <w:right w:val="none" w:sz="0" w:space="0" w:color="auto"/>
          </w:divBdr>
        </w:div>
        <w:div w:id="854340862">
          <w:marLeft w:val="640"/>
          <w:marRight w:val="0"/>
          <w:marTop w:val="0"/>
          <w:marBottom w:val="0"/>
          <w:divBdr>
            <w:top w:val="none" w:sz="0" w:space="0" w:color="auto"/>
            <w:left w:val="none" w:sz="0" w:space="0" w:color="auto"/>
            <w:bottom w:val="none" w:sz="0" w:space="0" w:color="auto"/>
            <w:right w:val="none" w:sz="0" w:space="0" w:color="auto"/>
          </w:divBdr>
        </w:div>
        <w:div w:id="247927456">
          <w:marLeft w:val="640"/>
          <w:marRight w:val="0"/>
          <w:marTop w:val="0"/>
          <w:marBottom w:val="0"/>
          <w:divBdr>
            <w:top w:val="none" w:sz="0" w:space="0" w:color="auto"/>
            <w:left w:val="none" w:sz="0" w:space="0" w:color="auto"/>
            <w:bottom w:val="none" w:sz="0" w:space="0" w:color="auto"/>
            <w:right w:val="none" w:sz="0" w:space="0" w:color="auto"/>
          </w:divBdr>
        </w:div>
        <w:div w:id="82066643">
          <w:marLeft w:val="640"/>
          <w:marRight w:val="0"/>
          <w:marTop w:val="0"/>
          <w:marBottom w:val="0"/>
          <w:divBdr>
            <w:top w:val="none" w:sz="0" w:space="0" w:color="auto"/>
            <w:left w:val="none" w:sz="0" w:space="0" w:color="auto"/>
            <w:bottom w:val="none" w:sz="0" w:space="0" w:color="auto"/>
            <w:right w:val="none" w:sz="0" w:space="0" w:color="auto"/>
          </w:divBdr>
        </w:div>
        <w:div w:id="226191516">
          <w:marLeft w:val="640"/>
          <w:marRight w:val="0"/>
          <w:marTop w:val="0"/>
          <w:marBottom w:val="0"/>
          <w:divBdr>
            <w:top w:val="none" w:sz="0" w:space="0" w:color="auto"/>
            <w:left w:val="none" w:sz="0" w:space="0" w:color="auto"/>
            <w:bottom w:val="none" w:sz="0" w:space="0" w:color="auto"/>
            <w:right w:val="none" w:sz="0" w:space="0" w:color="auto"/>
          </w:divBdr>
        </w:div>
        <w:div w:id="1588031247">
          <w:marLeft w:val="640"/>
          <w:marRight w:val="0"/>
          <w:marTop w:val="0"/>
          <w:marBottom w:val="0"/>
          <w:divBdr>
            <w:top w:val="none" w:sz="0" w:space="0" w:color="auto"/>
            <w:left w:val="none" w:sz="0" w:space="0" w:color="auto"/>
            <w:bottom w:val="none" w:sz="0" w:space="0" w:color="auto"/>
            <w:right w:val="none" w:sz="0" w:space="0" w:color="auto"/>
          </w:divBdr>
        </w:div>
        <w:div w:id="1298222934">
          <w:marLeft w:val="640"/>
          <w:marRight w:val="0"/>
          <w:marTop w:val="0"/>
          <w:marBottom w:val="0"/>
          <w:divBdr>
            <w:top w:val="none" w:sz="0" w:space="0" w:color="auto"/>
            <w:left w:val="none" w:sz="0" w:space="0" w:color="auto"/>
            <w:bottom w:val="none" w:sz="0" w:space="0" w:color="auto"/>
            <w:right w:val="none" w:sz="0" w:space="0" w:color="auto"/>
          </w:divBdr>
        </w:div>
        <w:div w:id="996689023">
          <w:marLeft w:val="640"/>
          <w:marRight w:val="0"/>
          <w:marTop w:val="0"/>
          <w:marBottom w:val="0"/>
          <w:divBdr>
            <w:top w:val="none" w:sz="0" w:space="0" w:color="auto"/>
            <w:left w:val="none" w:sz="0" w:space="0" w:color="auto"/>
            <w:bottom w:val="none" w:sz="0" w:space="0" w:color="auto"/>
            <w:right w:val="none" w:sz="0" w:space="0" w:color="auto"/>
          </w:divBdr>
        </w:div>
        <w:div w:id="1614897028">
          <w:marLeft w:val="640"/>
          <w:marRight w:val="0"/>
          <w:marTop w:val="0"/>
          <w:marBottom w:val="0"/>
          <w:divBdr>
            <w:top w:val="none" w:sz="0" w:space="0" w:color="auto"/>
            <w:left w:val="none" w:sz="0" w:space="0" w:color="auto"/>
            <w:bottom w:val="none" w:sz="0" w:space="0" w:color="auto"/>
            <w:right w:val="none" w:sz="0" w:space="0" w:color="auto"/>
          </w:divBdr>
        </w:div>
        <w:div w:id="2003897153">
          <w:marLeft w:val="640"/>
          <w:marRight w:val="0"/>
          <w:marTop w:val="0"/>
          <w:marBottom w:val="0"/>
          <w:divBdr>
            <w:top w:val="none" w:sz="0" w:space="0" w:color="auto"/>
            <w:left w:val="none" w:sz="0" w:space="0" w:color="auto"/>
            <w:bottom w:val="none" w:sz="0" w:space="0" w:color="auto"/>
            <w:right w:val="none" w:sz="0" w:space="0" w:color="auto"/>
          </w:divBdr>
        </w:div>
        <w:div w:id="1463379576">
          <w:marLeft w:val="640"/>
          <w:marRight w:val="0"/>
          <w:marTop w:val="0"/>
          <w:marBottom w:val="0"/>
          <w:divBdr>
            <w:top w:val="none" w:sz="0" w:space="0" w:color="auto"/>
            <w:left w:val="none" w:sz="0" w:space="0" w:color="auto"/>
            <w:bottom w:val="none" w:sz="0" w:space="0" w:color="auto"/>
            <w:right w:val="none" w:sz="0" w:space="0" w:color="auto"/>
          </w:divBdr>
        </w:div>
        <w:div w:id="584994597">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05568852">
      <w:bodyDiv w:val="1"/>
      <w:marLeft w:val="0"/>
      <w:marRight w:val="0"/>
      <w:marTop w:val="0"/>
      <w:marBottom w:val="0"/>
      <w:divBdr>
        <w:top w:val="none" w:sz="0" w:space="0" w:color="auto"/>
        <w:left w:val="none" w:sz="0" w:space="0" w:color="auto"/>
        <w:bottom w:val="none" w:sz="0" w:space="0" w:color="auto"/>
        <w:right w:val="none" w:sz="0" w:space="0" w:color="auto"/>
      </w:divBdr>
      <w:divsChild>
        <w:div w:id="938029096">
          <w:marLeft w:val="640"/>
          <w:marRight w:val="0"/>
          <w:marTop w:val="0"/>
          <w:marBottom w:val="0"/>
          <w:divBdr>
            <w:top w:val="none" w:sz="0" w:space="0" w:color="auto"/>
            <w:left w:val="none" w:sz="0" w:space="0" w:color="auto"/>
            <w:bottom w:val="none" w:sz="0" w:space="0" w:color="auto"/>
            <w:right w:val="none" w:sz="0" w:space="0" w:color="auto"/>
          </w:divBdr>
        </w:div>
        <w:div w:id="284040389">
          <w:marLeft w:val="640"/>
          <w:marRight w:val="0"/>
          <w:marTop w:val="0"/>
          <w:marBottom w:val="0"/>
          <w:divBdr>
            <w:top w:val="none" w:sz="0" w:space="0" w:color="auto"/>
            <w:left w:val="none" w:sz="0" w:space="0" w:color="auto"/>
            <w:bottom w:val="none" w:sz="0" w:space="0" w:color="auto"/>
            <w:right w:val="none" w:sz="0" w:space="0" w:color="auto"/>
          </w:divBdr>
        </w:div>
        <w:div w:id="1326666051">
          <w:marLeft w:val="640"/>
          <w:marRight w:val="0"/>
          <w:marTop w:val="0"/>
          <w:marBottom w:val="0"/>
          <w:divBdr>
            <w:top w:val="none" w:sz="0" w:space="0" w:color="auto"/>
            <w:left w:val="none" w:sz="0" w:space="0" w:color="auto"/>
            <w:bottom w:val="none" w:sz="0" w:space="0" w:color="auto"/>
            <w:right w:val="none" w:sz="0" w:space="0" w:color="auto"/>
          </w:divBdr>
        </w:div>
        <w:div w:id="426535541">
          <w:marLeft w:val="640"/>
          <w:marRight w:val="0"/>
          <w:marTop w:val="0"/>
          <w:marBottom w:val="0"/>
          <w:divBdr>
            <w:top w:val="none" w:sz="0" w:space="0" w:color="auto"/>
            <w:left w:val="none" w:sz="0" w:space="0" w:color="auto"/>
            <w:bottom w:val="none" w:sz="0" w:space="0" w:color="auto"/>
            <w:right w:val="none" w:sz="0" w:space="0" w:color="auto"/>
          </w:divBdr>
        </w:div>
        <w:div w:id="754669565">
          <w:marLeft w:val="640"/>
          <w:marRight w:val="0"/>
          <w:marTop w:val="0"/>
          <w:marBottom w:val="0"/>
          <w:divBdr>
            <w:top w:val="none" w:sz="0" w:space="0" w:color="auto"/>
            <w:left w:val="none" w:sz="0" w:space="0" w:color="auto"/>
            <w:bottom w:val="none" w:sz="0" w:space="0" w:color="auto"/>
            <w:right w:val="none" w:sz="0" w:space="0" w:color="auto"/>
          </w:divBdr>
        </w:div>
        <w:div w:id="865824099">
          <w:marLeft w:val="640"/>
          <w:marRight w:val="0"/>
          <w:marTop w:val="0"/>
          <w:marBottom w:val="0"/>
          <w:divBdr>
            <w:top w:val="none" w:sz="0" w:space="0" w:color="auto"/>
            <w:left w:val="none" w:sz="0" w:space="0" w:color="auto"/>
            <w:bottom w:val="none" w:sz="0" w:space="0" w:color="auto"/>
            <w:right w:val="none" w:sz="0" w:space="0" w:color="auto"/>
          </w:divBdr>
        </w:div>
        <w:div w:id="291205528">
          <w:marLeft w:val="640"/>
          <w:marRight w:val="0"/>
          <w:marTop w:val="0"/>
          <w:marBottom w:val="0"/>
          <w:divBdr>
            <w:top w:val="none" w:sz="0" w:space="0" w:color="auto"/>
            <w:left w:val="none" w:sz="0" w:space="0" w:color="auto"/>
            <w:bottom w:val="none" w:sz="0" w:space="0" w:color="auto"/>
            <w:right w:val="none" w:sz="0" w:space="0" w:color="auto"/>
          </w:divBdr>
        </w:div>
        <w:div w:id="2060745856">
          <w:marLeft w:val="640"/>
          <w:marRight w:val="0"/>
          <w:marTop w:val="0"/>
          <w:marBottom w:val="0"/>
          <w:divBdr>
            <w:top w:val="none" w:sz="0" w:space="0" w:color="auto"/>
            <w:left w:val="none" w:sz="0" w:space="0" w:color="auto"/>
            <w:bottom w:val="none" w:sz="0" w:space="0" w:color="auto"/>
            <w:right w:val="none" w:sz="0" w:space="0" w:color="auto"/>
          </w:divBdr>
        </w:div>
        <w:div w:id="1866091002">
          <w:marLeft w:val="640"/>
          <w:marRight w:val="0"/>
          <w:marTop w:val="0"/>
          <w:marBottom w:val="0"/>
          <w:divBdr>
            <w:top w:val="none" w:sz="0" w:space="0" w:color="auto"/>
            <w:left w:val="none" w:sz="0" w:space="0" w:color="auto"/>
            <w:bottom w:val="none" w:sz="0" w:space="0" w:color="auto"/>
            <w:right w:val="none" w:sz="0" w:space="0" w:color="auto"/>
          </w:divBdr>
        </w:div>
        <w:div w:id="202137209">
          <w:marLeft w:val="640"/>
          <w:marRight w:val="0"/>
          <w:marTop w:val="0"/>
          <w:marBottom w:val="0"/>
          <w:divBdr>
            <w:top w:val="none" w:sz="0" w:space="0" w:color="auto"/>
            <w:left w:val="none" w:sz="0" w:space="0" w:color="auto"/>
            <w:bottom w:val="none" w:sz="0" w:space="0" w:color="auto"/>
            <w:right w:val="none" w:sz="0" w:space="0" w:color="auto"/>
          </w:divBdr>
        </w:div>
        <w:div w:id="1743600850">
          <w:marLeft w:val="640"/>
          <w:marRight w:val="0"/>
          <w:marTop w:val="0"/>
          <w:marBottom w:val="0"/>
          <w:divBdr>
            <w:top w:val="none" w:sz="0" w:space="0" w:color="auto"/>
            <w:left w:val="none" w:sz="0" w:space="0" w:color="auto"/>
            <w:bottom w:val="none" w:sz="0" w:space="0" w:color="auto"/>
            <w:right w:val="none" w:sz="0" w:space="0" w:color="auto"/>
          </w:divBdr>
        </w:div>
        <w:div w:id="1634868899">
          <w:marLeft w:val="640"/>
          <w:marRight w:val="0"/>
          <w:marTop w:val="0"/>
          <w:marBottom w:val="0"/>
          <w:divBdr>
            <w:top w:val="none" w:sz="0" w:space="0" w:color="auto"/>
            <w:left w:val="none" w:sz="0" w:space="0" w:color="auto"/>
            <w:bottom w:val="none" w:sz="0" w:space="0" w:color="auto"/>
            <w:right w:val="none" w:sz="0" w:space="0" w:color="auto"/>
          </w:divBdr>
        </w:div>
        <w:div w:id="1585458590">
          <w:marLeft w:val="640"/>
          <w:marRight w:val="0"/>
          <w:marTop w:val="0"/>
          <w:marBottom w:val="0"/>
          <w:divBdr>
            <w:top w:val="none" w:sz="0" w:space="0" w:color="auto"/>
            <w:left w:val="none" w:sz="0" w:space="0" w:color="auto"/>
            <w:bottom w:val="none" w:sz="0" w:space="0" w:color="auto"/>
            <w:right w:val="none" w:sz="0" w:space="0" w:color="auto"/>
          </w:divBdr>
        </w:div>
        <w:div w:id="681858627">
          <w:marLeft w:val="640"/>
          <w:marRight w:val="0"/>
          <w:marTop w:val="0"/>
          <w:marBottom w:val="0"/>
          <w:divBdr>
            <w:top w:val="none" w:sz="0" w:space="0" w:color="auto"/>
            <w:left w:val="none" w:sz="0" w:space="0" w:color="auto"/>
            <w:bottom w:val="none" w:sz="0" w:space="0" w:color="auto"/>
            <w:right w:val="none" w:sz="0" w:space="0" w:color="auto"/>
          </w:divBdr>
        </w:div>
        <w:div w:id="2074346854">
          <w:marLeft w:val="640"/>
          <w:marRight w:val="0"/>
          <w:marTop w:val="0"/>
          <w:marBottom w:val="0"/>
          <w:divBdr>
            <w:top w:val="none" w:sz="0" w:space="0" w:color="auto"/>
            <w:left w:val="none" w:sz="0" w:space="0" w:color="auto"/>
            <w:bottom w:val="none" w:sz="0" w:space="0" w:color="auto"/>
            <w:right w:val="none" w:sz="0" w:space="0" w:color="auto"/>
          </w:divBdr>
        </w:div>
        <w:div w:id="630130335">
          <w:marLeft w:val="640"/>
          <w:marRight w:val="0"/>
          <w:marTop w:val="0"/>
          <w:marBottom w:val="0"/>
          <w:divBdr>
            <w:top w:val="none" w:sz="0" w:space="0" w:color="auto"/>
            <w:left w:val="none" w:sz="0" w:space="0" w:color="auto"/>
            <w:bottom w:val="none" w:sz="0" w:space="0" w:color="auto"/>
            <w:right w:val="none" w:sz="0" w:space="0" w:color="auto"/>
          </w:divBdr>
        </w:div>
        <w:div w:id="487482593">
          <w:marLeft w:val="640"/>
          <w:marRight w:val="0"/>
          <w:marTop w:val="0"/>
          <w:marBottom w:val="0"/>
          <w:divBdr>
            <w:top w:val="none" w:sz="0" w:space="0" w:color="auto"/>
            <w:left w:val="none" w:sz="0" w:space="0" w:color="auto"/>
            <w:bottom w:val="none" w:sz="0" w:space="0" w:color="auto"/>
            <w:right w:val="none" w:sz="0" w:space="0" w:color="auto"/>
          </w:divBdr>
        </w:div>
        <w:div w:id="691346331">
          <w:marLeft w:val="640"/>
          <w:marRight w:val="0"/>
          <w:marTop w:val="0"/>
          <w:marBottom w:val="0"/>
          <w:divBdr>
            <w:top w:val="none" w:sz="0" w:space="0" w:color="auto"/>
            <w:left w:val="none" w:sz="0" w:space="0" w:color="auto"/>
            <w:bottom w:val="none" w:sz="0" w:space="0" w:color="auto"/>
            <w:right w:val="none" w:sz="0" w:space="0" w:color="auto"/>
          </w:divBdr>
        </w:div>
        <w:div w:id="171532077">
          <w:marLeft w:val="640"/>
          <w:marRight w:val="0"/>
          <w:marTop w:val="0"/>
          <w:marBottom w:val="0"/>
          <w:divBdr>
            <w:top w:val="none" w:sz="0" w:space="0" w:color="auto"/>
            <w:left w:val="none" w:sz="0" w:space="0" w:color="auto"/>
            <w:bottom w:val="none" w:sz="0" w:space="0" w:color="auto"/>
            <w:right w:val="none" w:sz="0" w:space="0" w:color="auto"/>
          </w:divBdr>
        </w:div>
        <w:div w:id="1514101358">
          <w:marLeft w:val="640"/>
          <w:marRight w:val="0"/>
          <w:marTop w:val="0"/>
          <w:marBottom w:val="0"/>
          <w:divBdr>
            <w:top w:val="none" w:sz="0" w:space="0" w:color="auto"/>
            <w:left w:val="none" w:sz="0" w:space="0" w:color="auto"/>
            <w:bottom w:val="none" w:sz="0" w:space="0" w:color="auto"/>
            <w:right w:val="none" w:sz="0" w:space="0" w:color="auto"/>
          </w:divBdr>
        </w:div>
        <w:div w:id="1131240927">
          <w:marLeft w:val="640"/>
          <w:marRight w:val="0"/>
          <w:marTop w:val="0"/>
          <w:marBottom w:val="0"/>
          <w:divBdr>
            <w:top w:val="none" w:sz="0" w:space="0" w:color="auto"/>
            <w:left w:val="none" w:sz="0" w:space="0" w:color="auto"/>
            <w:bottom w:val="none" w:sz="0" w:space="0" w:color="auto"/>
            <w:right w:val="none" w:sz="0" w:space="0" w:color="auto"/>
          </w:divBdr>
        </w:div>
        <w:div w:id="1349794989">
          <w:marLeft w:val="640"/>
          <w:marRight w:val="0"/>
          <w:marTop w:val="0"/>
          <w:marBottom w:val="0"/>
          <w:divBdr>
            <w:top w:val="none" w:sz="0" w:space="0" w:color="auto"/>
            <w:left w:val="none" w:sz="0" w:space="0" w:color="auto"/>
            <w:bottom w:val="none" w:sz="0" w:space="0" w:color="auto"/>
            <w:right w:val="none" w:sz="0" w:space="0" w:color="auto"/>
          </w:divBdr>
        </w:div>
        <w:div w:id="1421829330">
          <w:marLeft w:val="640"/>
          <w:marRight w:val="0"/>
          <w:marTop w:val="0"/>
          <w:marBottom w:val="0"/>
          <w:divBdr>
            <w:top w:val="none" w:sz="0" w:space="0" w:color="auto"/>
            <w:left w:val="none" w:sz="0" w:space="0" w:color="auto"/>
            <w:bottom w:val="none" w:sz="0" w:space="0" w:color="auto"/>
            <w:right w:val="none" w:sz="0" w:space="0" w:color="auto"/>
          </w:divBdr>
        </w:div>
        <w:div w:id="1794861065">
          <w:marLeft w:val="640"/>
          <w:marRight w:val="0"/>
          <w:marTop w:val="0"/>
          <w:marBottom w:val="0"/>
          <w:divBdr>
            <w:top w:val="none" w:sz="0" w:space="0" w:color="auto"/>
            <w:left w:val="none" w:sz="0" w:space="0" w:color="auto"/>
            <w:bottom w:val="none" w:sz="0" w:space="0" w:color="auto"/>
            <w:right w:val="none" w:sz="0" w:space="0" w:color="auto"/>
          </w:divBdr>
        </w:div>
        <w:div w:id="1285229727">
          <w:marLeft w:val="640"/>
          <w:marRight w:val="0"/>
          <w:marTop w:val="0"/>
          <w:marBottom w:val="0"/>
          <w:divBdr>
            <w:top w:val="none" w:sz="0" w:space="0" w:color="auto"/>
            <w:left w:val="none" w:sz="0" w:space="0" w:color="auto"/>
            <w:bottom w:val="none" w:sz="0" w:space="0" w:color="auto"/>
            <w:right w:val="none" w:sz="0" w:space="0" w:color="auto"/>
          </w:divBdr>
        </w:div>
        <w:div w:id="1069692779">
          <w:marLeft w:val="640"/>
          <w:marRight w:val="0"/>
          <w:marTop w:val="0"/>
          <w:marBottom w:val="0"/>
          <w:divBdr>
            <w:top w:val="none" w:sz="0" w:space="0" w:color="auto"/>
            <w:left w:val="none" w:sz="0" w:space="0" w:color="auto"/>
            <w:bottom w:val="none" w:sz="0" w:space="0" w:color="auto"/>
            <w:right w:val="none" w:sz="0" w:space="0" w:color="auto"/>
          </w:divBdr>
        </w:div>
        <w:div w:id="634527224">
          <w:marLeft w:val="640"/>
          <w:marRight w:val="0"/>
          <w:marTop w:val="0"/>
          <w:marBottom w:val="0"/>
          <w:divBdr>
            <w:top w:val="none" w:sz="0" w:space="0" w:color="auto"/>
            <w:left w:val="none" w:sz="0" w:space="0" w:color="auto"/>
            <w:bottom w:val="none" w:sz="0" w:space="0" w:color="auto"/>
            <w:right w:val="none" w:sz="0" w:space="0" w:color="auto"/>
          </w:divBdr>
        </w:div>
        <w:div w:id="1215847155">
          <w:marLeft w:val="640"/>
          <w:marRight w:val="0"/>
          <w:marTop w:val="0"/>
          <w:marBottom w:val="0"/>
          <w:divBdr>
            <w:top w:val="none" w:sz="0" w:space="0" w:color="auto"/>
            <w:left w:val="none" w:sz="0" w:space="0" w:color="auto"/>
            <w:bottom w:val="none" w:sz="0" w:space="0" w:color="auto"/>
            <w:right w:val="none" w:sz="0" w:space="0" w:color="auto"/>
          </w:divBdr>
        </w:div>
        <w:div w:id="1224638133">
          <w:marLeft w:val="640"/>
          <w:marRight w:val="0"/>
          <w:marTop w:val="0"/>
          <w:marBottom w:val="0"/>
          <w:divBdr>
            <w:top w:val="none" w:sz="0" w:space="0" w:color="auto"/>
            <w:left w:val="none" w:sz="0" w:space="0" w:color="auto"/>
            <w:bottom w:val="none" w:sz="0" w:space="0" w:color="auto"/>
            <w:right w:val="none" w:sz="0" w:space="0" w:color="auto"/>
          </w:divBdr>
        </w:div>
        <w:div w:id="470488976">
          <w:marLeft w:val="640"/>
          <w:marRight w:val="0"/>
          <w:marTop w:val="0"/>
          <w:marBottom w:val="0"/>
          <w:divBdr>
            <w:top w:val="none" w:sz="0" w:space="0" w:color="auto"/>
            <w:left w:val="none" w:sz="0" w:space="0" w:color="auto"/>
            <w:bottom w:val="none" w:sz="0" w:space="0" w:color="auto"/>
            <w:right w:val="none" w:sz="0" w:space="0" w:color="auto"/>
          </w:divBdr>
        </w:div>
        <w:div w:id="228543879">
          <w:marLeft w:val="640"/>
          <w:marRight w:val="0"/>
          <w:marTop w:val="0"/>
          <w:marBottom w:val="0"/>
          <w:divBdr>
            <w:top w:val="none" w:sz="0" w:space="0" w:color="auto"/>
            <w:left w:val="none" w:sz="0" w:space="0" w:color="auto"/>
            <w:bottom w:val="none" w:sz="0" w:space="0" w:color="auto"/>
            <w:right w:val="none" w:sz="0" w:space="0" w:color="auto"/>
          </w:divBdr>
        </w:div>
        <w:div w:id="1526988943">
          <w:marLeft w:val="640"/>
          <w:marRight w:val="0"/>
          <w:marTop w:val="0"/>
          <w:marBottom w:val="0"/>
          <w:divBdr>
            <w:top w:val="none" w:sz="0" w:space="0" w:color="auto"/>
            <w:left w:val="none" w:sz="0" w:space="0" w:color="auto"/>
            <w:bottom w:val="none" w:sz="0" w:space="0" w:color="auto"/>
            <w:right w:val="none" w:sz="0" w:space="0" w:color="auto"/>
          </w:divBdr>
        </w:div>
        <w:div w:id="2139641934">
          <w:marLeft w:val="640"/>
          <w:marRight w:val="0"/>
          <w:marTop w:val="0"/>
          <w:marBottom w:val="0"/>
          <w:divBdr>
            <w:top w:val="none" w:sz="0" w:space="0" w:color="auto"/>
            <w:left w:val="none" w:sz="0" w:space="0" w:color="auto"/>
            <w:bottom w:val="none" w:sz="0" w:space="0" w:color="auto"/>
            <w:right w:val="none" w:sz="0" w:space="0" w:color="auto"/>
          </w:divBdr>
        </w:div>
        <w:div w:id="1286814994">
          <w:marLeft w:val="640"/>
          <w:marRight w:val="0"/>
          <w:marTop w:val="0"/>
          <w:marBottom w:val="0"/>
          <w:divBdr>
            <w:top w:val="none" w:sz="0" w:space="0" w:color="auto"/>
            <w:left w:val="none" w:sz="0" w:space="0" w:color="auto"/>
            <w:bottom w:val="none" w:sz="0" w:space="0" w:color="auto"/>
            <w:right w:val="none" w:sz="0" w:space="0" w:color="auto"/>
          </w:divBdr>
        </w:div>
        <w:div w:id="32537617">
          <w:marLeft w:val="640"/>
          <w:marRight w:val="0"/>
          <w:marTop w:val="0"/>
          <w:marBottom w:val="0"/>
          <w:divBdr>
            <w:top w:val="none" w:sz="0" w:space="0" w:color="auto"/>
            <w:left w:val="none" w:sz="0" w:space="0" w:color="auto"/>
            <w:bottom w:val="none" w:sz="0" w:space="0" w:color="auto"/>
            <w:right w:val="none" w:sz="0" w:space="0" w:color="auto"/>
          </w:divBdr>
        </w:div>
        <w:div w:id="1193610064">
          <w:marLeft w:val="640"/>
          <w:marRight w:val="0"/>
          <w:marTop w:val="0"/>
          <w:marBottom w:val="0"/>
          <w:divBdr>
            <w:top w:val="none" w:sz="0" w:space="0" w:color="auto"/>
            <w:left w:val="none" w:sz="0" w:space="0" w:color="auto"/>
            <w:bottom w:val="none" w:sz="0" w:space="0" w:color="auto"/>
            <w:right w:val="none" w:sz="0" w:space="0" w:color="auto"/>
          </w:divBdr>
        </w:div>
        <w:div w:id="349794990">
          <w:marLeft w:val="640"/>
          <w:marRight w:val="0"/>
          <w:marTop w:val="0"/>
          <w:marBottom w:val="0"/>
          <w:divBdr>
            <w:top w:val="none" w:sz="0" w:space="0" w:color="auto"/>
            <w:left w:val="none" w:sz="0" w:space="0" w:color="auto"/>
            <w:bottom w:val="none" w:sz="0" w:space="0" w:color="auto"/>
            <w:right w:val="none" w:sz="0" w:space="0" w:color="auto"/>
          </w:divBdr>
        </w:div>
        <w:div w:id="503204054">
          <w:marLeft w:val="640"/>
          <w:marRight w:val="0"/>
          <w:marTop w:val="0"/>
          <w:marBottom w:val="0"/>
          <w:divBdr>
            <w:top w:val="none" w:sz="0" w:space="0" w:color="auto"/>
            <w:left w:val="none" w:sz="0" w:space="0" w:color="auto"/>
            <w:bottom w:val="none" w:sz="0" w:space="0" w:color="auto"/>
            <w:right w:val="none" w:sz="0" w:space="0" w:color="auto"/>
          </w:divBdr>
        </w:div>
        <w:div w:id="1763529220">
          <w:marLeft w:val="640"/>
          <w:marRight w:val="0"/>
          <w:marTop w:val="0"/>
          <w:marBottom w:val="0"/>
          <w:divBdr>
            <w:top w:val="none" w:sz="0" w:space="0" w:color="auto"/>
            <w:left w:val="none" w:sz="0" w:space="0" w:color="auto"/>
            <w:bottom w:val="none" w:sz="0" w:space="0" w:color="auto"/>
            <w:right w:val="none" w:sz="0" w:space="0" w:color="auto"/>
          </w:divBdr>
        </w:div>
        <w:div w:id="2139300395">
          <w:marLeft w:val="640"/>
          <w:marRight w:val="0"/>
          <w:marTop w:val="0"/>
          <w:marBottom w:val="0"/>
          <w:divBdr>
            <w:top w:val="none" w:sz="0" w:space="0" w:color="auto"/>
            <w:left w:val="none" w:sz="0" w:space="0" w:color="auto"/>
            <w:bottom w:val="none" w:sz="0" w:space="0" w:color="auto"/>
            <w:right w:val="none" w:sz="0" w:space="0" w:color="auto"/>
          </w:divBdr>
        </w:div>
        <w:div w:id="1521700631">
          <w:marLeft w:val="640"/>
          <w:marRight w:val="0"/>
          <w:marTop w:val="0"/>
          <w:marBottom w:val="0"/>
          <w:divBdr>
            <w:top w:val="none" w:sz="0" w:space="0" w:color="auto"/>
            <w:left w:val="none" w:sz="0" w:space="0" w:color="auto"/>
            <w:bottom w:val="none" w:sz="0" w:space="0" w:color="auto"/>
            <w:right w:val="none" w:sz="0" w:space="0" w:color="auto"/>
          </w:divBdr>
        </w:div>
        <w:div w:id="870411000">
          <w:marLeft w:val="640"/>
          <w:marRight w:val="0"/>
          <w:marTop w:val="0"/>
          <w:marBottom w:val="0"/>
          <w:divBdr>
            <w:top w:val="none" w:sz="0" w:space="0" w:color="auto"/>
            <w:left w:val="none" w:sz="0" w:space="0" w:color="auto"/>
            <w:bottom w:val="none" w:sz="0" w:space="0" w:color="auto"/>
            <w:right w:val="none" w:sz="0" w:space="0" w:color="auto"/>
          </w:divBdr>
        </w:div>
        <w:div w:id="1101492447">
          <w:marLeft w:val="640"/>
          <w:marRight w:val="0"/>
          <w:marTop w:val="0"/>
          <w:marBottom w:val="0"/>
          <w:divBdr>
            <w:top w:val="none" w:sz="0" w:space="0" w:color="auto"/>
            <w:left w:val="none" w:sz="0" w:space="0" w:color="auto"/>
            <w:bottom w:val="none" w:sz="0" w:space="0" w:color="auto"/>
            <w:right w:val="none" w:sz="0" w:space="0" w:color="auto"/>
          </w:divBdr>
        </w:div>
        <w:div w:id="1297032394">
          <w:marLeft w:val="640"/>
          <w:marRight w:val="0"/>
          <w:marTop w:val="0"/>
          <w:marBottom w:val="0"/>
          <w:divBdr>
            <w:top w:val="none" w:sz="0" w:space="0" w:color="auto"/>
            <w:left w:val="none" w:sz="0" w:space="0" w:color="auto"/>
            <w:bottom w:val="none" w:sz="0" w:space="0" w:color="auto"/>
            <w:right w:val="none" w:sz="0" w:space="0" w:color="auto"/>
          </w:divBdr>
        </w:div>
        <w:div w:id="2100759071">
          <w:marLeft w:val="640"/>
          <w:marRight w:val="0"/>
          <w:marTop w:val="0"/>
          <w:marBottom w:val="0"/>
          <w:divBdr>
            <w:top w:val="none" w:sz="0" w:space="0" w:color="auto"/>
            <w:left w:val="none" w:sz="0" w:space="0" w:color="auto"/>
            <w:bottom w:val="none" w:sz="0" w:space="0" w:color="auto"/>
            <w:right w:val="none" w:sz="0" w:space="0" w:color="auto"/>
          </w:divBdr>
        </w:div>
        <w:div w:id="1299922547">
          <w:marLeft w:val="640"/>
          <w:marRight w:val="0"/>
          <w:marTop w:val="0"/>
          <w:marBottom w:val="0"/>
          <w:divBdr>
            <w:top w:val="none" w:sz="0" w:space="0" w:color="auto"/>
            <w:left w:val="none" w:sz="0" w:space="0" w:color="auto"/>
            <w:bottom w:val="none" w:sz="0" w:space="0" w:color="auto"/>
            <w:right w:val="none" w:sz="0" w:space="0" w:color="auto"/>
          </w:divBdr>
        </w:div>
        <w:div w:id="1820725698">
          <w:marLeft w:val="640"/>
          <w:marRight w:val="0"/>
          <w:marTop w:val="0"/>
          <w:marBottom w:val="0"/>
          <w:divBdr>
            <w:top w:val="none" w:sz="0" w:space="0" w:color="auto"/>
            <w:left w:val="none" w:sz="0" w:space="0" w:color="auto"/>
            <w:bottom w:val="none" w:sz="0" w:space="0" w:color="auto"/>
            <w:right w:val="none" w:sz="0" w:space="0" w:color="auto"/>
          </w:divBdr>
        </w:div>
        <w:div w:id="1102265498">
          <w:marLeft w:val="640"/>
          <w:marRight w:val="0"/>
          <w:marTop w:val="0"/>
          <w:marBottom w:val="0"/>
          <w:divBdr>
            <w:top w:val="none" w:sz="0" w:space="0" w:color="auto"/>
            <w:left w:val="none" w:sz="0" w:space="0" w:color="auto"/>
            <w:bottom w:val="none" w:sz="0" w:space="0" w:color="auto"/>
            <w:right w:val="none" w:sz="0" w:space="0" w:color="auto"/>
          </w:divBdr>
        </w:div>
        <w:div w:id="1941835931">
          <w:marLeft w:val="640"/>
          <w:marRight w:val="0"/>
          <w:marTop w:val="0"/>
          <w:marBottom w:val="0"/>
          <w:divBdr>
            <w:top w:val="none" w:sz="0" w:space="0" w:color="auto"/>
            <w:left w:val="none" w:sz="0" w:space="0" w:color="auto"/>
            <w:bottom w:val="none" w:sz="0" w:space="0" w:color="auto"/>
            <w:right w:val="none" w:sz="0" w:space="0" w:color="auto"/>
          </w:divBdr>
        </w:div>
        <w:div w:id="708992240">
          <w:marLeft w:val="640"/>
          <w:marRight w:val="0"/>
          <w:marTop w:val="0"/>
          <w:marBottom w:val="0"/>
          <w:divBdr>
            <w:top w:val="none" w:sz="0" w:space="0" w:color="auto"/>
            <w:left w:val="none" w:sz="0" w:space="0" w:color="auto"/>
            <w:bottom w:val="none" w:sz="0" w:space="0" w:color="auto"/>
            <w:right w:val="none" w:sz="0" w:space="0" w:color="auto"/>
          </w:divBdr>
        </w:div>
        <w:div w:id="265815994">
          <w:marLeft w:val="640"/>
          <w:marRight w:val="0"/>
          <w:marTop w:val="0"/>
          <w:marBottom w:val="0"/>
          <w:divBdr>
            <w:top w:val="none" w:sz="0" w:space="0" w:color="auto"/>
            <w:left w:val="none" w:sz="0" w:space="0" w:color="auto"/>
            <w:bottom w:val="none" w:sz="0" w:space="0" w:color="auto"/>
            <w:right w:val="none" w:sz="0" w:space="0" w:color="auto"/>
          </w:divBdr>
        </w:div>
        <w:div w:id="1970090314">
          <w:marLeft w:val="640"/>
          <w:marRight w:val="0"/>
          <w:marTop w:val="0"/>
          <w:marBottom w:val="0"/>
          <w:divBdr>
            <w:top w:val="none" w:sz="0" w:space="0" w:color="auto"/>
            <w:left w:val="none" w:sz="0" w:space="0" w:color="auto"/>
            <w:bottom w:val="none" w:sz="0" w:space="0" w:color="auto"/>
            <w:right w:val="none" w:sz="0" w:space="0" w:color="auto"/>
          </w:divBdr>
        </w:div>
        <w:div w:id="1953323397">
          <w:marLeft w:val="640"/>
          <w:marRight w:val="0"/>
          <w:marTop w:val="0"/>
          <w:marBottom w:val="0"/>
          <w:divBdr>
            <w:top w:val="none" w:sz="0" w:space="0" w:color="auto"/>
            <w:left w:val="none" w:sz="0" w:space="0" w:color="auto"/>
            <w:bottom w:val="none" w:sz="0" w:space="0" w:color="auto"/>
            <w:right w:val="none" w:sz="0" w:space="0" w:color="auto"/>
          </w:divBdr>
        </w:div>
        <w:div w:id="1545672789">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2134518130">
          <w:marLeft w:val="640"/>
          <w:marRight w:val="0"/>
          <w:marTop w:val="0"/>
          <w:marBottom w:val="0"/>
          <w:divBdr>
            <w:top w:val="none" w:sz="0" w:space="0" w:color="auto"/>
            <w:left w:val="none" w:sz="0" w:space="0" w:color="auto"/>
            <w:bottom w:val="none" w:sz="0" w:space="0" w:color="auto"/>
            <w:right w:val="none" w:sz="0" w:space="0" w:color="auto"/>
          </w:divBdr>
        </w:div>
        <w:div w:id="25300267">
          <w:marLeft w:val="640"/>
          <w:marRight w:val="0"/>
          <w:marTop w:val="0"/>
          <w:marBottom w:val="0"/>
          <w:divBdr>
            <w:top w:val="none" w:sz="0" w:space="0" w:color="auto"/>
            <w:left w:val="none" w:sz="0" w:space="0" w:color="auto"/>
            <w:bottom w:val="none" w:sz="0" w:space="0" w:color="auto"/>
            <w:right w:val="none" w:sz="0" w:space="0" w:color="auto"/>
          </w:divBdr>
        </w:div>
        <w:div w:id="1206286852">
          <w:marLeft w:val="640"/>
          <w:marRight w:val="0"/>
          <w:marTop w:val="0"/>
          <w:marBottom w:val="0"/>
          <w:divBdr>
            <w:top w:val="none" w:sz="0" w:space="0" w:color="auto"/>
            <w:left w:val="none" w:sz="0" w:space="0" w:color="auto"/>
            <w:bottom w:val="none" w:sz="0" w:space="0" w:color="auto"/>
            <w:right w:val="none" w:sz="0" w:space="0" w:color="auto"/>
          </w:divBdr>
        </w:div>
        <w:div w:id="631793777">
          <w:marLeft w:val="640"/>
          <w:marRight w:val="0"/>
          <w:marTop w:val="0"/>
          <w:marBottom w:val="0"/>
          <w:divBdr>
            <w:top w:val="none" w:sz="0" w:space="0" w:color="auto"/>
            <w:left w:val="none" w:sz="0" w:space="0" w:color="auto"/>
            <w:bottom w:val="none" w:sz="0" w:space="0" w:color="auto"/>
            <w:right w:val="none" w:sz="0" w:space="0" w:color="auto"/>
          </w:divBdr>
        </w:div>
        <w:div w:id="1567229271">
          <w:marLeft w:val="640"/>
          <w:marRight w:val="0"/>
          <w:marTop w:val="0"/>
          <w:marBottom w:val="0"/>
          <w:divBdr>
            <w:top w:val="none" w:sz="0" w:space="0" w:color="auto"/>
            <w:left w:val="none" w:sz="0" w:space="0" w:color="auto"/>
            <w:bottom w:val="none" w:sz="0" w:space="0" w:color="auto"/>
            <w:right w:val="none" w:sz="0" w:space="0" w:color="auto"/>
          </w:divBdr>
        </w:div>
        <w:div w:id="1607619987">
          <w:marLeft w:val="640"/>
          <w:marRight w:val="0"/>
          <w:marTop w:val="0"/>
          <w:marBottom w:val="0"/>
          <w:divBdr>
            <w:top w:val="none" w:sz="0" w:space="0" w:color="auto"/>
            <w:left w:val="none" w:sz="0" w:space="0" w:color="auto"/>
            <w:bottom w:val="none" w:sz="0" w:space="0" w:color="auto"/>
            <w:right w:val="none" w:sz="0" w:space="0" w:color="auto"/>
          </w:divBdr>
        </w:div>
        <w:div w:id="30109276">
          <w:marLeft w:val="640"/>
          <w:marRight w:val="0"/>
          <w:marTop w:val="0"/>
          <w:marBottom w:val="0"/>
          <w:divBdr>
            <w:top w:val="none" w:sz="0" w:space="0" w:color="auto"/>
            <w:left w:val="none" w:sz="0" w:space="0" w:color="auto"/>
            <w:bottom w:val="none" w:sz="0" w:space="0" w:color="auto"/>
            <w:right w:val="none" w:sz="0" w:space="0" w:color="auto"/>
          </w:divBdr>
        </w:div>
        <w:div w:id="1717705531">
          <w:marLeft w:val="640"/>
          <w:marRight w:val="0"/>
          <w:marTop w:val="0"/>
          <w:marBottom w:val="0"/>
          <w:divBdr>
            <w:top w:val="none" w:sz="0" w:space="0" w:color="auto"/>
            <w:left w:val="none" w:sz="0" w:space="0" w:color="auto"/>
            <w:bottom w:val="none" w:sz="0" w:space="0" w:color="auto"/>
            <w:right w:val="none" w:sz="0" w:space="0" w:color="auto"/>
          </w:divBdr>
        </w:div>
        <w:div w:id="791629585">
          <w:marLeft w:val="640"/>
          <w:marRight w:val="0"/>
          <w:marTop w:val="0"/>
          <w:marBottom w:val="0"/>
          <w:divBdr>
            <w:top w:val="none" w:sz="0" w:space="0" w:color="auto"/>
            <w:left w:val="none" w:sz="0" w:space="0" w:color="auto"/>
            <w:bottom w:val="none" w:sz="0" w:space="0" w:color="auto"/>
            <w:right w:val="none" w:sz="0" w:space="0" w:color="auto"/>
          </w:divBdr>
        </w:div>
        <w:div w:id="1860390842">
          <w:marLeft w:val="640"/>
          <w:marRight w:val="0"/>
          <w:marTop w:val="0"/>
          <w:marBottom w:val="0"/>
          <w:divBdr>
            <w:top w:val="none" w:sz="0" w:space="0" w:color="auto"/>
            <w:left w:val="none" w:sz="0" w:space="0" w:color="auto"/>
            <w:bottom w:val="none" w:sz="0" w:space="0" w:color="auto"/>
            <w:right w:val="none" w:sz="0" w:space="0" w:color="auto"/>
          </w:divBdr>
        </w:div>
        <w:div w:id="1138380875">
          <w:marLeft w:val="640"/>
          <w:marRight w:val="0"/>
          <w:marTop w:val="0"/>
          <w:marBottom w:val="0"/>
          <w:divBdr>
            <w:top w:val="none" w:sz="0" w:space="0" w:color="auto"/>
            <w:left w:val="none" w:sz="0" w:space="0" w:color="auto"/>
            <w:bottom w:val="none" w:sz="0" w:space="0" w:color="auto"/>
            <w:right w:val="none" w:sz="0" w:space="0" w:color="auto"/>
          </w:divBdr>
        </w:div>
        <w:div w:id="1541823159">
          <w:marLeft w:val="640"/>
          <w:marRight w:val="0"/>
          <w:marTop w:val="0"/>
          <w:marBottom w:val="0"/>
          <w:divBdr>
            <w:top w:val="none" w:sz="0" w:space="0" w:color="auto"/>
            <w:left w:val="none" w:sz="0" w:space="0" w:color="auto"/>
            <w:bottom w:val="none" w:sz="0" w:space="0" w:color="auto"/>
            <w:right w:val="none" w:sz="0" w:space="0" w:color="auto"/>
          </w:divBdr>
        </w:div>
        <w:div w:id="1031222889">
          <w:marLeft w:val="640"/>
          <w:marRight w:val="0"/>
          <w:marTop w:val="0"/>
          <w:marBottom w:val="0"/>
          <w:divBdr>
            <w:top w:val="none" w:sz="0" w:space="0" w:color="auto"/>
            <w:left w:val="none" w:sz="0" w:space="0" w:color="auto"/>
            <w:bottom w:val="none" w:sz="0" w:space="0" w:color="auto"/>
            <w:right w:val="none" w:sz="0" w:space="0" w:color="auto"/>
          </w:divBdr>
        </w:div>
        <w:div w:id="1789202229">
          <w:marLeft w:val="640"/>
          <w:marRight w:val="0"/>
          <w:marTop w:val="0"/>
          <w:marBottom w:val="0"/>
          <w:divBdr>
            <w:top w:val="none" w:sz="0" w:space="0" w:color="auto"/>
            <w:left w:val="none" w:sz="0" w:space="0" w:color="auto"/>
            <w:bottom w:val="none" w:sz="0" w:space="0" w:color="auto"/>
            <w:right w:val="none" w:sz="0" w:space="0" w:color="auto"/>
          </w:divBdr>
        </w:div>
        <w:div w:id="1651247670">
          <w:marLeft w:val="640"/>
          <w:marRight w:val="0"/>
          <w:marTop w:val="0"/>
          <w:marBottom w:val="0"/>
          <w:divBdr>
            <w:top w:val="none" w:sz="0" w:space="0" w:color="auto"/>
            <w:left w:val="none" w:sz="0" w:space="0" w:color="auto"/>
            <w:bottom w:val="none" w:sz="0" w:space="0" w:color="auto"/>
            <w:right w:val="none" w:sz="0" w:space="0" w:color="auto"/>
          </w:divBdr>
        </w:div>
        <w:div w:id="1366364606">
          <w:marLeft w:val="640"/>
          <w:marRight w:val="0"/>
          <w:marTop w:val="0"/>
          <w:marBottom w:val="0"/>
          <w:divBdr>
            <w:top w:val="none" w:sz="0" w:space="0" w:color="auto"/>
            <w:left w:val="none" w:sz="0" w:space="0" w:color="auto"/>
            <w:bottom w:val="none" w:sz="0" w:space="0" w:color="auto"/>
            <w:right w:val="none" w:sz="0" w:space="0" w:color="auto"/>
          </w:divBdr>
        </w:div>
        <w:div w:id="986473686">
          <w:marLeft w:val="640"/>
          <w:marRight w:val="0"/>
          <w:marTop w:val="0"/>
          <w:marBottom w:val="0"/>
          <w:divBdr>
            <w:top w:val="none" w:sz="0" w:space="0" w:color="auto"/>
            <w:left w:val="none" w:sz="0" w:space="0" w:color="auto"/>
            <w:bottom w:val="none" w:sz="0" w:space="0" w:color="auto"/>
            <w:right w:val="none" w:sz="0" w:space="0" w:color="auto"/>
          </w:divBdr>
        </w:div>
        <w:div w:id="72702336">
          <w:marLeft w:val="640"/>
          <w:marRight w:val="0"/>
          <w:marTop w:val="0"/>
          <w:marBottom w:val="0"/>
          <w:divBdr>
            <w:top w:val="none" w:sz="0" w:space="0" w:color="auto"/>
            <w:left w:val="none" w:sz="0" w:space="0" w:color="auto"/>
            <w:bottom w:val="none" w:sz="0" w:space="0" w:color="auto"/>
            <w:right w:val="none" w:sz="0" w:space="0" w:color="auto"/>
          </w:divBdr>
        </w:div>
        <w:div w:id="834683291">
          <w:marLeft w:val="640"/>
          <w:marRight w:val="0"/>
          <w:marTop w:val="0"/>
          <w:marBottom w:val="0"/>
          <w:divBdr>
            <w:top w:val="none" w:sz="0" w:space="0" w:color="auto"/>
            <w:left w:val="none" w:sz="0" w:space="0" w:color="auto"/>
            <w:bottom w:val="none" w:sz="0" w:space="0" w:color="auto"/>
            <w:right w:val="none" w:sz="0" w:space="0" w:color="auto"/>
          </w:divBdr>
        </w:div>
        <w:div w:id="63842836">
          <w:marLeft w:val="640"/>
          <w:marRight w:val="0"/>
          <w:marTop w:val="0"/>
          <w:marBottom w:val="0"/>
          <w:divBdr>
            <w:top w:val="none" w:sz="0" w:space="0" w:color="auto"/>
            <w:left w:val="none" w:sz="0" w:space="0" w:color="auto"/>
            <w:bottom w:val="none" w:sz="0" w:space="0" w:color="auto"/>
            <w:right w:val="none" w:sz="0" w:space="0" w:color="auto"/>
          </w:divBdr>
        </w:div>
        <w:div w:id="1506553487">
          <w:marLeft w:val="640"/>
          <w:marRight w:val="0"/>
          <w:marTop w:val="0"/>
          <w:marBottom w:val="0"/>
          <w:divBdr>
            <w:top w:val="none" w:sz="0" w:space="0" w:color="auto"/>
            <w:left w:val="none" w:sz="0" w:space="0" w:color="auto"/>
            <w:bottom w:val="none" w:sz="0" w:space="0" w:color="auto"/>
            <w:right w:val="none" w:sz="0" w:space="0" w:color="auto"/>
          </w:divBdr>
        </w:div>
        <w:div w:id="659431977">
          <w:marLeft w:val="640"/>
          <w:marRight w:val="0"/>
          <w:marTop w:val="0"/>
          <w:marBottom w:val="0"/>
          <w:divBdr>
            <w:top w:val="none" w:sz="0" w:space="0" w:color="auto"/>
            <w:left w:val="none" w:sz="0" w:space="0" w:color="auto"/>
            <w:bottom w:val="none" w:sz="0" w:space="0" w:color="auto"/>
            <w:right w:val="none" w:sz="0" w:space="0" w:color="auto"/>
          </w:divBdr>
        </w:div>
        <w:div w:id="294408398">
          <w:marLeft w:val="640"/>
          <w:marRight w:val="0"/>
          <w:marTop w:val="0"/>
          <w:marBottom w:val="0"/>
          <w:divBdr>
            <w:top w:val="none" w:sz="0" w:space="0" w:color="auto"/>
            <w:left w:val="none" w:sz="0" w:space="0" w:color="auto"/>
            <w:bottom w:val="none" w:sz="0" w:space="0" w:color="auto"/>
            <w:right w:val="none" w:sz="0" w:space="0" w:color="auto"/>
          </w:divBdr>
        </w:div>
        <w:div w:id="87190892">
          <w:marLeft w:val="640"/>
          <w:marRight w:val="0"/>
          <w:marTop w:val="0"/>
          <w:marBottom w:val="0"/>
          <w:divBdr>
            <w:top w:val="none" w:sz="0" w:space="0" w:color="auto"/>
            <w:left w:val="none" w:sz="0" w:space="0" w:color="auto"/>
            <w:bottom w:val="none" w:sz="0" w:space="0" w:color="auto"/>
            <w:right w:val="none" w:sz="0" w:space="0" w:color="auto"/>
          </w:divBdr>
        </w:div>
        <w:div w:id="1755055403">
          <w:marLeft w:val="640"/>
          <w:marRight w:val="0"/>
          <w:marTop w:val="0"/>
          <w:marBottom w:val="0"/>
          <w:divBdr>
            <w:top w:val="none" w:sz="0" w:space="0" w:color="auto"/>
            <w:left w:val="none" w:sz="0" w:space="0" w:color="auto"/>
            <w:bottom w:val="none" w:sz="0" w:space="0" w:color="auto"/>
            <w:right w:val="none" w:sz="0" w:space="0" w:color="auto"/>
          </w:divBdr>
        </w:div>
        <w:div w:id="1337997017">
          <w:marLeft w:val="640"/>
          <w:marRight w:val="0"/>
          <w:marTop w:val="0"/>
          <w:marBottom w:val="0"/>
          <w:divBdr>
            <w:top w:val="none" w:sz="0" w:space="0" w:color="auto"/>
            <w:left w:val="none" w:sz="0" w:space="0" w:color="auto"/>
            <w:bottom w:val="none" w:sz="0" w:space="0" w:color="auto"/>
            <w:right w:val="none" w:sz="0" w:space="0" w:color="auto"/>
          </w:divBdr>
        </w:div>
        <w:div w:id="1107962272">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371076929">
          <w:marLeft w:val="640"/>
          <w:marRight w:val="0"/>
          <w:marTop w:val="0"/>
          <w:marBottom w:val="0"/>
          <w:divBdr>
            <w:top w:val="none" w:sz="0" w:space="0" w:color="auto"/>
            <w:left w:val="none" w:sz="0" w:space="0" w:color="auto"/>
            <w:bottom w:val="none" w:sz="0" w:space="0" w:color="auto"/>
            <w:right w:val="none" w:sz="0" w:space="0" w:color="auto"/>
          </w:divBdr>
        </w:div>
        <w:div w:id="1739327038">
          <w:marLeft w:val="640"/>
          <w:marRight w:val="0"/>
          <w:marTop w:val="0"/>
          <w:marBottom w:val="0"/>
          <w:divBdr>
            <w:top w:val="none" w:sz="0" w:space="0" w:color="auto"/>
            <w:left w:val="none" w:sz="0" w:space="0" w:color="auto"/>
            <w:bottom w:val="none" w:sz="0" w:space="0" w:color="auto"/>
            <w:right w:val="none" w:sz="0" w:space="0" w:color="auto"/>
          </w:divBdr>
        </w:div>
        <w:div w:id="76639386">
          <w:marLeft w:val="640"/>
          <w:marRight w:val="0"/>
          <w:marTop w:val="0"/>
          <w:marBottom w:val="0"/>
          <w:divBdr>
            <w:top w:val="none" w:sz="0" w:space="0" w:color="auto"/>
            <w:left w:val="none" w:sz="0" w:space="0" w:color="auto"/>
            <w:bottom w:val="none" w:sz="0" w:space="0" w:color="auto"/>
            <w:right w:val="none" w:sz="0" w:space="0" w:color="auto"/>
          </w:divBdr>
        </w:div>
        <w:div w:id="93476340">
          <w:marLeft w:val="640"/>
          <w:marRight w:val="0"/>
          <w:marTop w:val="0"/>
          <w:marBottom w:val="0"/>
          <w:divBdr>
            <w:top w:val="none" w:sz="0" w:space="0" w:color="auto"/>
            <w:left w:val="none" w:sz="0" w:space="0" w:color="auto"/>
            <w:bottom w:val="none" w:sz="0" w:space="0" w:color="auto"/>
            <w:right w:val="none" w:sz="0" w:space="0" w:color="auto"/>
          </w:divBdr>
        </w:div>
        <w:div w:id="466166277">
          <w:marLeft w:val="640"/>
          <w:marRight w:val="0"/>
          <w:marTop w:val="0"/>
          <w:marBottom w:val="0"/>
          <w:divBdr>
            <w:top w:val="none" w:sz="0" w:space="0" w:color="auto"/>
            <w:left w:val="none" w:sz="0" w:space="0" w:color="auto"/>
            <w:bottom w:val="none" w:sz="0" w:space="0" w:color="auto"/>
            <w:right w:val="none" w:sz="0" w:space="0" w:color="auto"/>
          </w:divBdr>
        </w:div>
        <w:div w:id="802963236">
          <w:marLeft w:val="640"/>
          <w:marRight w:val="0"/>
          <w:marTop w:val="0"/>
          <w:marBottom w:val="0"/>
          <w:divBdr>
            <w:top w:val="none" w:sz="0" w:space="0" w:color="auto"/>
            <w:left w:val="none" w:sz="0" w:space="0" w:color="auto"/>
            <w:bottom w:val="none" w:sz="0" w:space="0" w:color="auto"/>
            <w:right w:val="none" w:sz="0" w:space="0" w:color="auto"/>
          </w:divBdr>
        </w:div>
        <w:div w:id="1393773260">
          <w:marLeft w:val="640"/>
          <w:marRight w:val="0"/>
          <w:marTop w:val="0"/>
          <w:marBottom w:val="0"/>
          <w:divBdr>
            <w:top w:val="none" w:sz="0" w:space="0" w:color="auto"/>
            <w:left w:val="none" w:sz="0" w:space="0" w:color="auto"/>
            <w:bottom w:val="none" w:sz="0" w:space="0" w:color="auto"/>
            <w:right w:val="none" w:sz="0" w:space="0" w:color="auto"/>
          </w:divBdr>
        </w:div>
        <w:div w:id="528496683">
          <w:marLeft w:val="640"/>
          <w:marRight w:val="0"/>
          <w:marTop w:val="0"/>
          <w:marBottom w:val="0"/>
          <w:divBdr>
            <w:top w:val="none" w:sz="0" w:space="0" w:color="auto"/>
            <w:left w:val="none" w:sz="0" w:space="0" w:color="auto"/>
            <w:bottom w:val="none" w:sz="0" w:space="0" w:color="auto"/>
            <w:right w:val="none" w:sz="0" w:space="0" w:color="auto"/>
          </w:divBdr>
        </w:div>
        <w:div w:id="1487555996">
          <w:marLeft w:val="640"/>
          <w:marRight w:val="0"/>
          <w:marTop w:val="0"/>
          <w:marBottom w:val="0"/>
          <w:divBdr>
            <w:top w:val="none" w:sz="0" w:space="0" w:color="auto"/>
            <w:left w:val="none" w:sz="0" w:space="0" w:color="auto"/>
            <w:bottom w:val="none" w:sz="0" w:space="0" w:color="auto"/>
            <w:right w:val="none" w:sz="0" w:space="0" w:color="auto"/>
          </w:divBdr>
        </w:div>
        <w:div w:id="1978803179">
          <w:marLeft w:val="640"/>
          <w:marRight w:val="0"/>
          <w:marTop w:val="0"/>
          <w:marBottom w:val="0"/>
          <w:divBdr>
            <w:top w:val="none" w:sz="0" w:space="0" w:color="auto"/>
            <w:left w:val="none" w:sz="0" w:space="0" w:color="auto"/>
            <w:bottom w:val="none" w:sz="0" w:space="0" w:color="auto"/>
            <w:right w:val="none" w:sz="0" w:space="0" w:color="auto"/>
          </w:divBdr>
        </w:div>
        <w:div w:id="2108648622">
          <w:marLeft w:val="640"/>
          <w:marRight w:val="0"/>
          <w:marTop w:val="0"/>
          <w:marBottom w:val="0"/>
          <w:divBdr>
            <w:top w:val="none" w:sz="0" w:space="0" w:color="auto"/>
            <w:left w:val="none" w:sz="0" w:space="0" w:color="auto"/>
            <w:bottom w:val="none" w:sz="0" w:space="0" w:color="auto"/>
            <w:right w:val="none" w:sz="0" w:space="0" w:color="auto"/>
          </w:divBdr>
        </w:div>
        <w:div w:id="1854613247">
          <w:marLeft w:val="640"/>
          <w:marRight w:val="0"/>
          <w:marTop w:val="0"/>
          <w:marBottom w:val="0"/>
          <w:divBdr>
            <w:top w:val="none" w:sz="0" w:space="0" w:color="auto"/>
            <w:left w:val="none" w:sz="0" w:space="0" w:color="auto"/>
            <w:bottom w:val="none" w:sz="0" w:space="0" w:color="auto"/>
            <w:right w:val="none" w:sz="0" w:space="0" w:color="auto"/>
          </w:divBdr>
        </w:div>
        <w:div w:id="195506811">
          <w:marLeft w:val="640"/>
          <w:marRight w:val="0"/>
          <w:marTop w:val="0"/>
          <w:marBottom w:val="0"/>
          <w:divBdr>
            <w:top w:val="none" w:sz="0" w:space="0" w:color="auto"/>
            <w:left w:val="none" w:sz="0" w:space="0" w:color="auto"/>
            <w:bottom w:val="none" w:sz="0" w:space="0" w:color="auto"/>
            <w:right w:val="none" w:sz="0" w:space="0" w:color="auto"/>
          </w:divBdr>
        </w:div>
        <w:div w:id="831720351">
          <w:marLeft w:val="640"/>
          <w:marRight w:val="0"/>
          <w:marTop w:val="0"/>
          <w:marBottom w:val="0"/>
          <w:divBdr>
            <w:top w:val="none" w:sz="0" w:space="0" w:color="auto"/>
            <w:left w:val="none" w:sz="0" w:space="0" w:color="auto"/>
            <w:bottom w:val="none" w:sz="0" w:space="0" w:color="auto"/>
            <w:right w:val="none" w:sz="0" w:space="0" w:color="auto"/>
          </w:divBdr>
        </w:div>
        <w:div w:id="1887984383">
          <w:marLeft w:val="640"/>
          <w:marRight w:val="0"/>
          <w:marTop w:val="0"/>
          <w:marBottom w:val="0"/>
          <w:divBdr>
            <w:top w:val="none" w:sz="0" w:space="0" w:color="auto"/>
            <w:left w:val="none" w:sz="0" w:space="0" w:color="auto"/>
            <w:bottom w:val="none" w:sz="0" w:space="0" w:color="auto"/>
            <w:right w:val="none" w:sz="0" w:space="0" w:color="auto"/>
          </w:divBdr>
        </w:div>
        <w:div w:id="207493692">
          <w:marLeft w:val="640"/>
          <w:marRight w:val="0"/>
          <w:marTop w:val="0"/>
          <w:marBottom w:val="0"/>
          <w:divBdr>
            <w:top w:val="none" w:sz="0" w:space="0" w:color="auto"/>
            <w:left w:val="none" w:sz="0" w:space="0" w:color="auto"/>
            <w:bottom w:val="none" w:sz="0" w:space="0" w:color="auto"/>
            <w:right w:val="none" w:sz="0" w:space="0" w:color="auto"/>
          </w:divBdr>
        </w:div>
        <w:div w:id="1920672076">
          <w:marLeft w:val="640"/>
          <w:marRight w:val="0"/>
          <w:marTop w:val="0"/>
          <w:marBottom w:val="0"/>
          <w:divBdr>
            <w:top w:val="none" w:sz="0" w:space="0" w:color="auto"/>
            <w:left w:val="none" w:sz="0" w:space="0" w:color="auto"/>
            <w:bottom w:val="none" w:sz="0" w:space="0" w:color="auto"/>
            <w:right w:val="none" w:sz="0" w:space="0" w:color="auto"/>
          </w:divBdr>
        </w:div>
        <w:div w:id="1799028786">
          <w:marLeft w:val="640"/>
          <w:marRight w:val="0"/>
          <w:marTop w:val="0"/>
          <w:marBottom w:val="0"/>
          <w:divBdr>
            <w:top w:val="none" w:sz="0" w:space="0" w:color="auto"/>
            <w:left w:val="none" w:sz="0" w:space="0" w:color="auto"/>
            <w:bottom w:val="none" w:sz="0" w:space="0" w:color="auto"/>
            <w:right w:val="none" w:sz="0" w:space="0" w:color="auto"/>
          </w:divBdr>
        </w:div>
        <w:div w:id="1957562655">
          <w:marLeft w:val="640"/>
          <w:marRight w:val="0"/>
          <w:marTop w:val="0"/>
          <w:marBottom w:val="0"/>
          <w:divBdr>
            <w:top w:val="none" w:sz="0" w:space="0" w:color="auto"/>
            <w:left w:val="none" w:sz="0" w:space="0" w:color="auto"/>
            <w:bottom w:val="none" w:sz="0" w:space="0" w:color="auto"/>
            <w:right w:val="none" w:sz="0" w:space="0" w:color="auto"/>
          </w:divBdr>
        </w:div>
        <w:div w:id="11223030">
          <w:marLeft w:val="640"/>
          <w:marRight w:val="0"/>
          <w:marTop w:val="0"/>
          <w:marBottom w:val="0"/>
          <w:divBdr>
            <w:top w:val="none" w:sz="0" w:space="0" w:color="auto"/>
            <w:left w:val="none" w:sz="0" w:space="0" w:color="auto"/>
            <w:bottom w:val="none" w:sz="0" w:space="0" w:color="auto"/>
            <w:right w:val="none" w:sz="0" w:space="0" w:color="auto"/>
          </w:divBdr>
        </w:div>
        <w:div w:id="1440881173">
          <w:marLeft w:val="640"/>
          <w:marRight w:val="0"/>
          <w:marTop w:val="0"/>
          <w:marBottom w:val="0"/>
          <w:divBdr>
            <w:top w:val="none" w:sz="0" w:space="0" w:color="auto"/>
            <w:left w:val="none" w:sz="0" w:space="0" w:color="auto"/>
            <w:bottom w:val="none" w:sz="0" w:space="0" w:color="auto"/>
            <w:right w:val="none" w:sz="0" w:space="0" w:color="auto"/>
          </w:divBdr>
        </w:div>
        <w:div w:id="539316809">
          <w:marLeft w:val="640"/>
          <w:marRight w:val="0"/>
          <w:marTop w:val="0"/>
          <w:marBottom w:val="0"/>
          <w:divBdr>
            <w:top w:val="none" w:sz="0" w:space="0" w:color="auto"/>
            <w:left w:val="none" w:sz="0" w:space="0" w:color="auto"/>
            <w:bottom w:val="none" w:sz="0" w:space="0" w:color="auto"/>
            <w:right w:val="none" w:sz="0" w:space="0" w:color="auto"/>
          </w:divBdr>
        </w:div>
        <w:div w:id="1471049513">
          <w:marLeft w:val="640"/>
          <w:marRight w:val="0"/>
          <w:marTop w:val="0"/>
          <w:marBottom w:val="0"/>
          <w:divBdr>
            <w:top w:val="none" w:sz="0" w:space="0" w:color="auto"/>
            <w:left w:val="none" w:sz="0" w:space="0" w:color="auto"/>
            <w:bottom w:val="none" w:sz="0" w:space="0" w:color="auto"/>
            <w:right w:val="none" w:sz="0" w:space="0" w:color="auto"/>
          </w:divBdr>
        </w:div>
        <w:div w:id="797453077">
          <w:marLeft w:val="640"/>
          <w:marRight w:val="0"/>
          <w:marTop w:val="0"/>
          <w:marBottom w:val="0"/>
          <w:divBdr>
            <w:top w:val="none" w:sz="0" w:space="0" w:color="auto"/>
            <w:left w:val="none" w:sz="0" w:space="0" w:color="auto"/>
            <w:bottom w:val="none" w:sz="0" w:space="0" w:color="auto"/>
            <w:right w:val="none" w:sz="0" w:space="0" w:color="auto"/>
          </w:divBdr>
        </w:div>
        <w:div w:id="1709336404">
          <w:marLeft w:val="640"/>
          <w:marRight w:val="0"/>
          <w:marTop w:val="0"/>
          <w:marBottom w:val="0"/>
          <w:divBdr>
            <w:top w:val="none" w:sz="0" w:space="0" w:color="auto"/>
            <w:left w:val="none" w:sz="0" w:space="0" w:color="auto"/>
            <w:bottom w:val="none" w:sz="0" w:space="0" w:color="auto"/>
            <w:right w:val="none" w:sz="0" w:space="0" w:color="auto"/>
          </w:divBdr>
        </w:div>
        <w:div w:id="546798911">
          <w:marLeft w:val="640"/>
          <w:marRight w:val="0"/>
          <w:marTop w:val="0"/>
          <w:marBottom w:val="0"/>
          <w:divBdr>
            <w:top w:val="none" w:sz="0" w:space="0" w:color="auto"/>
            <w:left w:val="none" w:sz="0" w:space="0" w:color="auto"/>
            <w:bottom w:val="none" w:sz="0" w:space="0" w:color="auto"/>
            <w:right w:val="none" w:sz="0" w:space="0" w:color="auto"/>
          </w:divBdr>
        </w:div>
        <w:div w:id="2098675294">
          <w:marLeft w:val="640"/>
          <w:marRight w:val="0"/>
          <w:marTop w:val="0"/>
          <w:marBottom w:val="0"/>
          <w:divBdr>
            <w:top w:val="none" w:sz="0" w:space="0" w:color="auto"/>
            <w:left w:val="none" w:sz="0" w:space="0" w:color="auto"/>
            <w:bottom w:val="none" w:sz="0" w:space="0" w:color="auto"/>
            <w:right w:val="none" w:sz="0" w:space="0" w:color="auto"/>
          </w:divBdr>
        </w:div>
        <w:div w:id="828640805">
          <w:marLeft w:val="640"/>
          <w:marRight w:val="0"/>
          <w:marTop w:val="0"/>
          <w:marBottom w:val="0"/>
          <w:divBdr>
            <w:top w:val="none" w:sz="0" w:space="0" w:color="auto"/>
            <w:left w:val="none" w:sz="0" w:space="0" w:color="auto"/>
            <w:bottom w:val="none" w:sz="0" w:space="0" w:color="auto"/>
            <w:right w:val="none" w:sz="0" w:space="0" w:color="auto"/>
          </w:divBdr>
        </w:div>
        <w:div w:id="557210306">
          <w:marLeft w:val="640"/>
          <w:marRight w:val="0"/>
          <w:marTop w:val="0"/>
          <w:marBottom w:val="0"/>
          <w:divBdr>
            <w:top w:val="none" w:sz="0" w:space="0" w:color="auto"/>
            <w:left w:val="none" w:sz="0" w:space="0" w:color="auto"/>
            <w:bottom w:val="none" w:sz="0" w:space="0" w:color="auto"/>
            <w:right w:val="none" w:sz="0" w:space="0" w:color="auto"/>
          </w:divBdr>
        </w:div>
        <w:div w:id="1458179428">
          <w:marLeft w:val="640"/>
          <w:marRight w:val="0"/>
          <w:marTop w:val="0"/>
          <w:marBottom w:val="0"/>
          <w:divBdr>
            <w:top w:val="none" w:sz="0" w:space="0" w:color="auto"/>
            <w:left w:val="none" w:sz="0" w:space="0" w:color="auto"/>
            <w:bottom w:val="none" w:sz="0" w:space="0" w:color="auto"/>
            <w:right w:val="none" w:sz="0" w:space="0" w:color="auto"/>
          </w:divBdr>
        </w:div>
        <w:div w:id="925654467">
          <w:marLeft w:val="640"/>
          <w:marRight w:val="0"/>
          <w:marTop w:val="0"/>
          <w:marBottom w:val="0"/>
          <w:divBdr>
            <w:top w:val="none" w:sz="0" w:space="0" w:color="auto"/>
            <w:left w:val="none" w:sz="0" w:space="0" w:color="auto"/>
            <w:bottom w:val="none" w:sz="0" w:space="0" w:color="auto"/>
            <w:right w:val="none" w:sz="0" w:space="0" w:color="auto"/>
          </w:divBdr>
        </w:div>
        <w:div w:id="847216446">
          <w:marLeft w:val="640"/>
          <w:marRight w:val="0"/>
          <w:marTop w:val="0"/>
          <w:marBottom w:val="0"/>
          <w:divBdr>
            <w:top w:val="none" w:sz="0" w:space="0" w:color="auto"/>
            <w:left w:val="none" w:sz="0" w:space="0" w:color="auto"/>
            <w:bottom w:val="none" w:sz="0" w:space="0" w:color="auto"/>
            <w:right w:val="none" w:sz="0" w:space="0" w:color="auto"/>
          </w:divBdr>
        </w:div>
        <w:div w:id="710614870">
          <w:marLeft w:val="640"/>
          <w:marRight w:val="0"/>
          <w:marTop w:val="0"/>
          <w:marBottom w:val="0"/>
          <w:divBdr>
            <w:top w:val="none" w:sz="0" w:space="0" w:color="auto"/>
            <w:left w:val="none" w:sz="0" w:space="0" w:color="auto"/>
            <w:bottom w:val="none" w:sz="0" w:space="0" w:color="auto"/>
            <w:right w:val="none" w:sz="0" w:space="0" w:color="auto"/>
          </w:divBdr>
        </w:div>
        <w:div w:id="806318610">
          <w:marLeft w:val="640"/>
          <w:marRight w:val="0"/>
          <w:marTop w:val="0"/>
          <w:marBottom w:val="0"/>
          <w:divBdr>
            <w:top w:val="none" w:sz="0" w:space="0" w:color="auto"/>
            <w:left w:val="none" w:sz="0" w:space="0" w:color="auto"/>
            <w:bottom w:val="none" w:sz="0" w:space="0" w:color="auto"/>
            <w:right w:val="none" w:sz="0" w:space="0" w:color="auto"/>
          </w:divBdr>
        </w:div>
        <w:div w:id="1446728467">
          <w:marLeft w:val="640"/>
          <w:marRight w:val="0"/>
          <w:marTop w:val="0"/>
          <w:marBottom w:val="0"/>
          <w:divBdr>
            <w:top w:val="none" w:sz="0" w:space="0" w:color="auto"/>
            <w:left w:val="none" w:sz="0" w:space="0" w:color="auto"/>
            <w:bottom w:val="none" w:sz="0" w:space="0" w:color="auto"/>
            <w:right w:val="none" w:sz="0" w:space="0" w:color="auto"/>
          </w:divBdr>
        </w:div>
        <w:div w:id="436097602">
          <w:marLeft w:val="640"/>
          <w:marRight w:val="0"/>
          <w:marTop w:val="0"/>
          <w:marBottom w:val="0"/>
          <w:divBdr>
            <w:top w:val="none" w:sz="0" w:space="0" w:color="auto"/>
            <w:left w:val="none" w:sz="0" w:space="0" w:color="auto"/>
            <w:bottom w:val="none" w:sz="0" w:space="0" w:color="auto"/>
            <w:right w:val="none" w:sz="0" w:space="0" w:color="auto"/>
          </w:divBdr>
        </w:div>
        <w:div w:id="1563559209">
          <w:marLeft w:val="640"/>
          <w:marRight w:val="0"/>
          <w:marTop w:val="0"/>
          <w:marBottom w:val="0"/>
          <w:divBdr>
            <w:top w:val="none" w:sz="0" w:space="0" w:color="auto"/>
            <w:left w:val="none" w:sz="0" w:space="0" w:color="auto"/>
            <w:bottom w:val="none" w:sz="0" w:space="0" w:color="auto"/>
            <w:right w:val="none" w:sz="0" w:space="0" w:color="auto"/>
          </w:divBdr>
        </w:div>
        <w:div w:id="28070778">
          <w:marLeft w:val="640"/>
          <w:marRight w:val="0"/>
          <w:marTop w:val="0"/>
          <w:marBottom w:val="0"/>
          <w:divBdr>
            <w:top w:val="none" w:sz="0" w:space="0" w:color="auto"/>
            <w:left w:val="none" w:sz="0" w:space="0" w:color="auto"/>
            <w:bottom w:val="none" w:sz="0" w:space="0" w:color="auto"/>
            <w:right w:val="none" w:sz="0" w:space="0" w:color="auto"/>
          </w:divBdr>
        </w:div>
        <w:div w:id="133717984">
          <w:marLeft w:val="640"/>
          <w:marRight w:val="0"/>
          <w:marTop w:val="0"/>
          <w:marBottom w:val="0"/>
          <w:divBdr>
            <w:top w:val="none" w:sz="0" w:space="0" w:color="auto"/>
            <w:left w:val="none" w:sz="0" w:space="0" w:color="auto"/>
            <w:bottom w:val="none" w:sz="0" w:space="0" w:color="auto"/>
            <w:right w:val="none" w:sz="0" w:space="0" w:color="auto"/>
          </w:divBdr>
        </w:div>
        <w:div w:id="703746908">
          <w:marLeft w:val="640"/>
          <w:marRight w:val="0"/>
          <w:marTop w:val="0"/>
          <w:marBottom w:val="0"/>
          <w:divBdr>
            <w:top w:val="none" w:sz="0" w:space="0" w:color="auto"/>
            <w:left w:val="none" w:sz="0" w:space="0" w:color="auto"/>
            <w:bottom w:val="none" w:sz="0" w:space="0" w:color="auto"/>
            <w:right w:val="none" w:sz="0" w:space="0" w:color="auto"/>
          </w:divBdr>
        </w:div>
        <w:div w:id="26225285">
          <w:marLeft w:val="640"/>
          <w:marRight w:val="0"/>
          <w:marTop w:val="0"/>
          <w:marBottom w:val="0"/>
          <w:divBdr>
            <w:top w:val="none" w:sz="0" w:space="0" w:color="auto"/>
            <w:left w:val="none" w:sz="0" w:space="0" w:color="auto"/>
            <w:bottom w:val="none" w:sz="0" w:space="0" w:color="auto"/>
            <w:right w:val="none" w:sz="0" w:space="0" w:color="auto"/>
          </w:divBdr>
        </w:div>
        <w:div w:id="1332759378">
          <w:marLeft w:val="640"/>
          <w:marRight w:val="0"/>
          <w:marTop w:val="0"/>
          <w:marBottom w:val="0"/>
          <w:divBdr>
            <w:top w:val="none" w:sz="0" w:space="0" w:color="auto"/>
            <w:left w:val="none" w:sz="0" w:space="0" w:color="auto"/>
            <w:bottom w:val="none" w:sz="0" w:space="0" w:color="auto"/>
            <w:right w:val="none" w:sz="0" w:space="0" w:color="auto"/>
          </w:divBdr>
        </w:div>
        <w:div w:id="958412616">
          <w:marLeft w:val="640"/>
          <w:marRight w:val="0"/>
          <w:marTop w:val="0"/>
          <w:marBottom w:val="0"/>
          <w:divBdr>
            <w:top w:val="none" w:sz="0" w:space="0" w:color="auto"/>
            <w:left w:val="none" w:sz="0" w:space="0" w:color="auto"/>
            <w:bottom w:val="none" w:sz="0" w:space="0" w:color="auto"/>
            <w:right w:val="none" w:sz="0" w:space="0" w:color="auto"/>
          </w:divBdr>
        </w:div>
        <w:div w:id="1322809145">
          <w:marLeft w:val="640"/>
          <w:marRight w:val="0"/>
          <w:marTop w:val="0"/>
          <w:marBottom w:val="0"/>
          <w:divBdr>
            <w:top w:val="none" w:sz="0" w:space="0" w:color="auto"/>
            <w:left w:val="none" w:sz="0" w:space="0" w:color="auto"/>
            <w:bottom w:val="none" w:sz="0" w:space="0" w:color="auto"/>
            <w:right w:val="none" w:sz="0" w:space="0" w:color="auto"/>
          </w:divBdr>
        </w:div>
        <w:div w:id="2106414894">
          <w:marLeft w:val="640"/>
          <w:marRight w:val="0"/>
          <w:marTop w:val="0"/>
          <w:marBottom w:val="0"/>
          <w:divBdr>
            <w:top w:val="none" w:sz="0" w:space="0" w:color="auto"/>
            <w:left w:val="none" w:sz="0" w:space="0" w:color="auto"/>
            <w:bottom w:val="none" w:sz="0" w:space="0" w:color="auto"/>
            <w:right w:val="none" w:sz="0" w:space="0" w:color="auto"/>
          </w:divBdr>
        </w:div>
        <w:div w:id="244146063">
          <w:marLeft w:val="640"/>
          <w:marRight w:val="0"/>
          <w:marTop w:val="0"/>
          <w:marBottom w:val="0"/>
          <w:divBdr>
            <w:top w:val="none" w:sz="0" w:space="0" w:color="auto"/>
            <w:left w:val="none" w:sz="0" w:space="0" w:color="auto"/>
            <w:bottom w:val="none" w:sz="0" w:space="0" w:color="auto"/>
            <w:right w:val="none" w:sz="0" w:space="0" w:color="auto"/>
          </w:divBdr>
        </w:div>
        <w:div w:id="507981968">
          <w:marLeft w:val="640"/>
          <w:marRight w:val="0"/>
          <w:marTop w:val="0"/>
          <w:marBottom w:val="0"/>
          <w:divBdr>
            <w:top w:val="none" w:sz="0" w:space="0" w:color="auto"/>
            <w:left w:val="none" w:sz="0" w:space="0" w:color="auto"/>
            <w:bottom w:val="none" w:sz="0" w:space="0" w:color="auto"/>
            <w:right w:val="none" w:sz="0" w:space="0" w:color="auto"/>
          </w:divBdr>
        </w:div>
        <w:div w:id="464087620">
          <w:marLeft w:val="640"/>
          <w:marRight w:val="0"/>
          <w:marTop w:val="0"/>
          <w:marBottom w:val="0"/>
          <w:divBdr>
            <w:top w:val="none" w:sz="0" w:space="0" w:color="auto"/>
            <w:left w:val="none" w:sz="0" w:space="0" w:color="auto"/>
            <w:bottom w:val="none" w:sz="0" w:space="0" w:color="auto"/>
            <w:right w:val="none" w:sz="0" w:space="0" w:color="auto"/>
          </w:divBdr>
        </w:div>
        <w:div w:id="1523203047">
          <w:marLeft w:val="640"/>
          <w:marRight w:val="0"/>
          <w:marTop w:val="0"/>
          <w:marBottom w:val="0"/>
          <w:divBdr>
            <w:top w:val="none" w:sz="0" w:space="0" w:color="auto"/>
            <w:left w:val="none" w:sz="0" w:space="0" w:color="auto"/>
            <w:bottom w:val="none" w:sz="0" w:space="0" w:color="auto"/>
            <w:right w:val="none" w:sz="0" w:space="0" w:color="auto"/>
          </w:divBdr>
        </w:div>
        <w:div w:id="896280259">
          <w:marLeft w:val="640"/>
          <w:marRight w:val="0"/>
          <w:marTop w:val="0"/>
          <w:marBottom w:val="0"/>
          <w:divBdr>
            <w:top w:val="none" w:sz="0" w:space="0" w:color="auto"/>
            <w:left w:val="none" w:sz="0" w:space="0" w:color="auto"/>
            <w:bottom w:val="none" w:sz="0" w:space="0" w:color="auto"/>
            <w:right w:val="none" w:sz="0" w:space="0" w:color="auto"/>
          </w:divBdr>
        </w:div>
        <w:div w:id="599989804">
          <w:marLeft w:val="640"/>
          <w:marRight w:val="0"/>
          <w:marTop w:val="0"/>
          <w:marBottom w:val="0"/>
          <w:divBdr>
            <w:top w:val="none" w:sz="0" w:space="0" w:color="auto"/>
            <w:left w:val="none" w:sz="0" w:space="0" w:color="auto"/>
            <w:bottom w:val="none" w:sz="0" w:space="0" w:color="auto"/>
            <w:right w:val="none" w:sz="0" w:space="0" w:color="auto"/>
          </w:divBdr>
        </w:div>
        <w:div w:id="255022533">
          <w:marLeft w:val="640"/>
          <w:marRight w:val="0"/>
          <w:marTop w:val="0"/>
          <w:marBottom w:val="0"/>
          <w:divBdr>
            <w:top w:val="none" w:sz="0" w:space="0" w:color="auto"/>
            <w:left w:val="none" w:sz="0" w:space="0" w:color="auto"/>
            <w:bottom w:val="none" w:sz="0" w:space="0" w:color="auto"/>
            <w:right w:val="none" w:sz="0" w:space="0" w:color="auto"/>
          </w:divBdr>
        </w:div>
        <w:div w:id="404105233">
          <w:marLeft w:val="640"/>
          <w:marRight w:val="0"/>
          <w:marTop w:val="0"/>
          <w:marBottom w:val="0"/>
          <w:divBdr>
            <w:top w:val="none" w:sz="0" w:space="0" w:color="auto"/>
            <w:left w:val="none" w:sz="0" w:space="0" w:color="auto"/>
            <w:bottom w:val="none" w:sz="0" w:space="0" w:color="auto"/>
            <w:right w:val="none" w:sz="0" w:space="0" w:color="auto"/>
          </w:divBdr>
        </w:div>
        <w:div w:id="491062420">
          <w:marLeft w:val="640"/>
          <w:marRight w:val="0"/>
          <w:marTop w:val="0"/>
          <w:marBottom w:val="0"/>
          <w:divBdr>
            <w:top w:val="none" w:sz="0" w:space="0" w:color="auto"/>
            <w:left w:val="none" w:sz="0" w:space="0" w:color="auto"/>
            <w:bottom w:val="none" w:sz="0" w:space="0" w:color="auto"/>
            <w:right w:val="none" w:sz="0" w:space="0" w:color="auto"/>
          </w:divBdr>
        </w:div>
        <w:div w:id="754977443">
          <w:marLeft w:val="640"/>
          <w:marRight w:val="0"/>
          <w:marTop w:val="0"/>
          <w:marBottom w:val="0"/>
          <w:divBdr>
            <w:top w:val="none" w:sz="0" w:space="0" w:color="auto"/>
            <w:left w:val="none" w:sz="0" w:space="0" w:color="auto"/>
            <w:bottom w:val="none" w:sz="0" w:space="0" w:color="auto"/>
            <w:right w:val="none" w:sz="0" w:space="0" w:color="auto"/>
          </w:divBdr>
        </w:div>
        <w:div w:id="645857932">
          <w:marLeft w:val="640"/>
          <w:marRight w:val="0"/>
          <w:marTop w:val="0"/>
          <w:marBottom w:val="0"/>
          <w:divBdr>
            <w:top w:val="none" w:sz="0" w:space="0" w:color="auto"/>
            <w:left w:val="none" w:sz="0" w:space="0" w:color="auto"/>
            <w:bottom w:val="none" w:sz="0" w:space="0" w:color="auto"/>
            <w:right w:val="none" w:sz="0" w:space="0" w:color="auto"/>
          </w:divBdr>
        </w:div>
        <w:div w:id="1287397144">
          <w:marLeft w:val="640"/>
          <w:marRight w:val="0"/>
          <w:marTop w:val="0"/>
          <w:marBottom w:val="0"/>
          <w:divBdr>
            <w:top w:val="none" w:sz="0" w:space="0" w:color="auto"/>
            <w:left w:val="none" w:sz="0" w:space="0" w:color="auto"/>
            <w:bottom w:val="none" w:sz="0" w:space="0" w:color="auto"/>
            <w:right w:val="none" w:sz="0" w:space="0" w:color="auto"/>
          </w:divBdr>
        </w:div>
        <w:div w:id="1612280741">
          <w:marLeft w:val="640"/>
          <w:marRight w:val="0"/>
          <w:marTop w:val="0"/>
          <w:marBottom w:val="0"/>
          <w:divBdr>
            <w:top w:val="none" w:sz="0" w:space="0" w:color="auto"/>
            <w:left w:val="none" w:sz="0" w:space="0" w:color="auto"/>
            <w:bottom w:val="none" w:sz="0" w:space="0" w:color="auto"/>
            <w:right w:val="none" w:sz="0" w:space="0" w:color="auto"/>
          </w:divBdr>
        </w:div>
        <w:div w:id="680162909">
          <w:marLeft w:val="640"/>
          <w:marRight w:val="0"/>
          <w:marTop w:val="0"/>
          <w:marBottom w:val="0"/>
          <w:divBdr>
            <w:top w:val="none" w:sz="0" w:space="0" w:color="auto"/>
            <w:left w:val="none" w:sz="0" w:space="0" w:color="auto"/>
            <w:bottom w:val="none" w:sz="0" w:space="0" w:color="auto"/>
            <w:right w:val="none" w:sz="0" w:space="0" w:color="auto"/>
          </w:divBdr>
        </w:div>
        <w:div w:id="2027901577">
          <w:marLeft w:val="640"/>
          <w:marRight w:val="0"/>
          <w:marTop w:val="0"/>
          <w:marBottom w:val="0"/>
          <w:divBdr>
            <w:top w:val="none" w:sz="0" w:space="0" w:color="auto"/>
            <w:left w:val="none" w:sz="0" w:space="0" w:color="auto"/>
            <w:bottom w:val="none" w:sz="0" w:space="0" w:color="auto"/>
            <w:right w:val="none" w:sz="0" w:space="0" w:color="auto"/>
          </w:divBdr>
        </w:div>
        <w:div w:id="1933077993">
          <w:marLeft w:val="640"/>
          <w:marRight w:val="0"/>
          <w:marTop w:val="0"/>
          <w:marBottom w:val="0"/>
          <w:divBdr>
            <w:top w:val="none" w:sz="0" w:space="0" w:color="auto"/>
            <w:left w:val="none" w:sz="0" w:space="0" w:color="auto"/>
            <w:bottom w:val="none" w:sz="0" w:space="0" w:color="auto"/>
            <w:right w:val="none" w:sz="0" w:space="0" w:color="auto"/>
          </w:divBdr>
        </w:div>
        <w:div w:id="614554408">
          <w:marLeft w:val="640"/>
          <w:marRight w:val="0"/>
          <w:marTop w:val="0"/>
          <w:marBottom w:val="0"/>
          <w:divBdr>
            <w:top w:val="none" w:sz="0" w:space="0" w:color="auto"/>
            <w:left w:val="none" w:sz="0" w:space="0" w:color="auto"/>
            <w:bottom w:val="none" w:sz="0" w:space="0" w:color="auto"/>
            <w:right w:val="none" w:sz="0" w:space="0" w:color="auto"/>
          </w:divBdr>
        </w:div>
        <w:div w:id="876233342">
          <w:marLeft w:val="640"/>
          <w:marRight w:val="0"/>
          <w:marTop w:val="0"/>
          <w:marBottom w:val="0"/>
          <w:divBdr>
            <w:top w:val="none" w:sz="0" w:space="0" w:color="auto"/>
            <w:left w:val="none" w:sz="0" w:space="0" w:color="auto"/>
            <w:bottom w:val="none" w:sz="0" w:space="0" w:color="auto"/>
            <w:right w:val="none" w:sz="0" w:space="0" w:color="auto"/>
          </w:divBdr>
        </w:div>
        <w:div w:id="1812862507">
          <w:marLeft w:val="640"/>
          <w:marRight w:val="0"/>
          <w:marTop w:val="0"/>
          <w:marBottom w:val="0"/>
          <w:divBdr>
            <w:top w:val="none" w:sz="0" w:space="0" w:color="auto"/>
            <w:left w:val="none" w:sz="0" w:space="0" w:color="auto"/>
            <w:bottom w:val="none" w:sz="0" w:space="0" w:color="auto"/>
            <w:right w:val="none" w:sz="0" w:space="0" w:color="auto"/>
          </w:divBdr>
        </w:div>
        <w:div w:id="1905528193">
          <w:marLeft w:val="640"/>
          <w:marRight w:val="0"/>
          <w:marTop w:val="0"/>
          <w:marBottom w:val="0"/>
          <w:divBdr>
            <w:top w:val="none" w:sz="0" w:space="0" w:color="auto"/>
            <w:left w:val="none" w:sz="0" w:space="0" w:color="auto"/>
            <w:bottom w:val="none" w:sz="0" w:space="0" w:color="auto"/>
            <w:right w:val="none" w:sz="0" w:space="0" w:color="auto"/>
          </w:divBdr>
        </w:div>
        <w:div w:id="301160451">
          <w:marLeft w:val="640"/>
          <w:marRight w:val="0"/>
          <w:marTop w:val="0"/>
          <w:marBottom w:val="0"/>
          <w:divBdr>
            <w:top w:val="none" w:sz="0" w:space="0" w:color="auto"/>
            <w:left w:val="none" w:sz="0" w:space="0" w:color="auto"/>
            <w:bottom w:val="none" w:sz="0" w:space="0" w:color="auto"/>
            <w:right w:val="none" w:sz="0" w:space="0" w:color="auto"/>
          </w:divBdr>
        </w:div>
        <w:div w:id="131290961">
          <w:marLeft w:val="640"/>
          <w:marRight w:val="0"/>
          <w:marTop w:val="0"/>
          <w:marBottom w:val="0"/>
          <w:divBdr>
            <w:top w:val="none" w:sz="0" w:space="0" w:color="auto"/>
            <w:left w:val="none" w:sz="0" w:space="0" w:color="auto"/>
            <w:bottom w:val="none" w:sz="0" w:space="0" w:color="auto"/>
            <w:right w:val="none" w:sz="0" w:space="0" w:color="auto"/>
          </w:divBdr>
        </w:div>
        <w:div w:id="1901017632">
          <w:marLeft w:val="640"/>
          <w:marRight w:val="0"/>
          <w:marTop w:val="0"/>
          <w:marBottom w:val="0"/>
          <w:divBdr>
            <w:top w:val="none" w:sz="0" w:space="0" w:color="auto"/>
            <w:left w:val="none" w:sz="0" w:space="0" w:color="auto"/>
            <w:bottom w:val="none" w:sz="0" w:space="0" w:color="auto"/>
            <w:right w:val="none" w:sz="0" w:space="0" w:color="auto"/>
          </w:divBdr>
        </w:div>
        <w:div w:id="2117286346">
          <w:marLeft w:val="640"/>
          <w:marRight w:val="0"/>
          <w:marTop w:val="0"/>
          <w:marBottom w:val="0"/>
          <w:divBdr>
            <w:top w:val="none" w:sz="0" w:space="0" w:color="auto"/>
            <w:left w:val="none" w:sz="0" w:space="0" w:color="auto"/>
            <w:bottom w:val="none" w:sz="0" w:space="0" w:color="auto"/>
            <w:right w:val="none" w:sz="0" w:space="0" w:color="auto"/>
          </w:divBdr>
        </w:div>
        <w:div w:id="170753769">
          <w:marLeft w:val="640"/>
          <w:marRight w:val="0"/>
          <w:marTop w:val="0"/>
          <w:marBottom w:val="0"/>
          <w:divBdr>
            <w:top w:val="none" w:sz="0" w:space="0" w:color="auto"/>
            <w:left w:val="none" w:sz="0" w:space="0" w:color="auto"/>
            <w:bottom w:val="none" w:sz="0" w:space="0" w:color="auto"/>
            <w:right w:val="none" w:sz="0" w:space="0" w:color="auto"/>
          </w:divBdr>
        </w:div>
        <w:div w:id="1445811363">
          <w:marLeft w:val="640"/>
          <w:marRight w:val="0"/>
          <w:marTop w:val="0"/>
          <w:marBottom w:val="0"/>
          <w:divBdr>
            <w:top w:val="none" w:sz="0" w:space="0" w:color="auto"/>
            <w:left w:val="none" w:sz="0" w:space="0" w:color="auto"/>
            <w:bottom w:val="none" w:sz="0" w:space="0" w:color="auto"/>
            <w:right w:val="none" w:sz="0" w:space="0" w:color="auto"/>
          </w:divBdr>
        </w:div>
        <w:div w:id="374738625">
          <w:marLeft w:val="640"/>
          <w:marRight w:val="0"/>
          <w:marTop w:val="0"/>
          <w:marBottom w:val="0"/>
          <w:divBdr>
            <w:top w:val="none" w:sz="0" w:space="0" w:color="auto"/>
            <w:left w:val="none" w:sz="0" w:space="0" w:color="auto"/>
            <w:bottom w:val="none" w:sz="0" w:space="0" w:color="auto"/>
            <w:right w:val="none" w:sz="0" w:space="0" w:color="auto"/>
          </w:divBdr>
        </w:div>
        <w:div w:id="194124727">
          <w:marLeft w:val="640"/>
          <w:marRight w:val="0"/>
          <w:marTop w:val="0"/>
          <w:marBottom w:val="0"/>
          <w:divBdr>
            <w:top w:val="none" w:sz="0" w:space="0" w:color="auto"/>
            <w:left w:val="none" w:sz="0" w:space="0" w:color="auto"/>
            <w:bottom w:val="none" w:sz="0" w:space="0" w:color="auto"/>
            <w:right w:val="none" w:sz="0" w:space="0" w:color="auto"/>
          </w:divBdr>
        </w:div>
        <w:div w:id="1550144360">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28191977">
      <w:bodyDiv w:val="1"/>
      <w:marLeft w:val="0"/>
      <w:marRight w:val="0"/>
      <w:marTop w:val="0"/>
      <w:marBottom w:val="0"/>
      <w:divBdr>
        <w:top w:val="none" w:sz="0" w:space="0" w:color="auto"/>
        <w:left w:val="none" w:sz="0" w:space="0" w:color="auto"/>
        <w:bottom w:val="none" w:sz="0" w:space="0" w:color="auto"/>
        <w:right w:val="none" w:sz="0" w:space="0" w:color="auto"/>
      </w:divBdr>
      <w:divsChild>
        <w:div w:id="1441753954">
          <w:marLeft w:val="640"/>
          <w:marRight w:val="0"/>
          <w:marTop w:val="0"/>
          <w:marBottom w:val="0"/>
          <w:divBdr>
            <w:top w:val="none" w:sz="0" w:space="0" w:color="auto"/>
            <w:left w:val="none" w:sz="0" w:space="0" w:color="auto"/>
            <w:bottom w:val="none" w:sz="0" w:space="0" w:color="auto"/>
            <w:right w:val="none" w:sz="0" w:space="0" w:color="auto"/>
          </w:divBdr>
        </w:div>
        <w:div w:id="773330300">
          <w:marLeft w:val="640"/>
          <w:marRight w:val="0"/>
          <w:marTop w:val="0"/>
          <w:marBottom w:val="0"/>
          <w:divBdr>
            <w:top w:val="none" w:sz="0" w:space="0" w:color="auto"/>
            <w:left w:val="none" w:sz="0" w:space="0" w:color="auto"/>
            <w:bottom w:val="none" w:sz="0" w:space="0" w:color="auto"/>
            <w:right w:val="none" w:sz="0" w:space="0" w:color="auto"/>
          </w:divBdr>
        </w:div>
        <w:div w:id="1080254721">
          <w:marLeft w:val="640"/>
          <w:marRight w:val="0"/>
          <w:marTop w:val="0"/>
          <w:marBottom w:val="0"/>
          <w:divBdr>
            <w:top w:val="none" w:sz="0" w:space="0" w:color="auto"/>
            <w:left w:val="none" w:sz="0" w:space="0" w:color="auto"/>
            <w:bottom w:val="none" w:sz="0" w:space="0" w:color="auto"/>
            <w:right w:val="none" w:sz="0" w:space="0" w:color="auto"/>
          </w:divBdr>
        </w:div>
        <w:div w:id="222328948">
          <w:marLeft w:val="640"/>
          <w:marRight w:val="0"/>
          <w:marTop w:val="0"/>
          <w:marBottom w:val="0"/>
          <w:divBdr>
            <w:top w:val="none" w:sz="0" w:space="0" w:color="auto"/>
            <w:left w:val="none" w:sz="0" w:space="0" w:color="auto"/>
            <w:bottom w:val="none" w:sz="0" w:space="0" w:color="auto"/>
            <w:right w:val="none" w:sz="0" w:space="0" w:color="auto"/>
          </w:divBdr>
        </w:div>
        <w:div w:id="719674537">
          <w:marLeft w:val="640"/>
          <w:marRight w:val="0"/>
          <w:marTop w:val="0"/>
          <w:marBottom w:val="0"/>
          <w:divBdr>
            <w:top w:val="none" w:sz="0" w:space="0" w:color="auto"/>
            <w:left w:val="none" w:sz="0" w:space="0" w:color="auto"/>
            <w:bottom w:val="none" w:sz="0" w:space="0" w:color="auto"/>
            <w:right w:val="none" w:sz="0" w:space="0" w:color="auto"/>
          </w:divBdr>
        </w:div>
        <w:div w:id="1852062698">
          <w:marLeft w:val="640"/>
          <w:marRight w:val="0"/>
          <w:marTop w:val="0"/>
          <w:marBottom w:val="0"/>
          <w:divBdr>
            <w:top w:val="none" w:sz="0" w:space="0" w:color="auto"/>
            <w:left w:val="none" w:sz="0" w:space="0" w:color="auto"/>
            <w:bottom w:val="none" w:sz="0" w:space="0" w:color="auto"/>
            <w:right w:val="none" w:sz="0" w:space="0" w:color="auto"/>
          </w:divBdr>
        </w:div>
        <w:div w:id="268704427">
          <w:marLeft w:val="640"/>
          <w:marRight w:val="0"/>
          <w:marTop w:val="0"/>
          <w:marBottom w:val="0"/>
          <w:divBdr>
            <w:top w:val="none" w:sz="0" w:space="0" w:color="auto"/>
            <w:left w:val="none" w:sz="0" w:space="0" w:color="auto"/>
            <w:bottom w:val="none" w:sz="0" w:space="0" w:color="auto"/>
            <w:right w:val="none" w:sz="0" w:space="0" w:color="auto"/>
          </w:divBdr>
        </w:div>
        <w:div w:id="599802507">
          <w:marLeft w:val="640"/>
          <w:marRight w:val="0"/>
          <w:marTop w:val="0"/>
          <w:marBottom w:val="0"/>
          <w:divBdr>
            <w:top w:val="none" w:sz="0" w:space="0" w:color="auto"/>
            <w:left w:val="none" w:sz="0" w:space="0" w:color="auto"/>
            <w:bottom w:val="none" w:sz="0" w:space="0" w:color="auto"/>
            <w:right w:val="none" w:sz="0" w:space="0" w:color="auto"/>
          </w:divBdr>
        </w:div>
        <w:div w:id="1957713032">
          <w:marLeft w:val="640"/>
          <w:marRight w:val="0"/>
          <w:marTop w:val="0"/>
          <w:marBottom w:val="0"/>
          <w:divBdr>
            <w:top w:val="none" w:sz="0" w:space="0" w:color="auto"/>
            <w:left w:val="none" w:sz="0" w:space="0" w:color="auto"/>
            <w:bottom w:val="none" w:sz="0" w:space="0" w:color="auto"/>
            <w:right w:val="none" w:sz="0" w:space="0" w:color="auto"/>
          </w:divBdr>
        </w:div>
        <w:div w:id="2100561222">
          <w:marLeft w:val="640"/>
          <w:marRight w:val="0"/>
          <w:marTop w:val="0"/>
          <w:marBottom w:val="0"/>
          <w:divBdr>
            <w:top w:val="none" w:sz="0" w:space="0" w:color="auto"/>
            <w:left w:val="none" w:sz="0" w:space="0" w:color="auto"/>
            <w:bottom w:val="none" w:sz="0" w:space="0" w:color="auto"/>
            <w:right w:val="none" w:sz="0" w:space="0" w:color="auto"/>
          </w:divBdr>
        </w:div>
        <w:div w:id="1719744406">
          <w:marLeft w:val="640"/>
          <w:marRight w:val="0"/>
          <w:marTop w:val="0"/>
          <w:marBottom w:val="0"/>
          <w:divBdr>
            <w:top w:val="none" w:sz="0" w:space="0" w:color="auto"/>
            <w:left w:val="none" w:sz="0" w:space="0" w:color="auto"/>
            <w:bottom w:val="none" w:sz="0" w:space="0" w:color="auto"/>
            <w:right w:val="none" w:sz="0" w:space="0" w:color="auto"/>
          </w:divBdr>
        </w:div>
        <w:div w:id="101611961">
          <w:marLeft w:val="640"/>
          <w:marRight w:val="0"/>
          <w:marTop w:val="0"/>
          <w:marBottom w:val="0"/>
          <w:divBdr>
            <w:top w:val="none" w:sz="0" w:space="0" w:color="auto"/>
            <w:left w:val="none" w:sz="0" w:space="0" w:color="auto"/>
            <w:bottom w:val="none" w:sz="0" w:space="0" w:color="auto"/>
            <w:right w:val="none" w:sz="0" w:space="0" w:color="auto"/>
          </w:divBdr>
        </w:div>
        <w:div w:id="1292857483">
          <w:marLeft w:val="640"/>
          <w:marRight w:val="0"/>
          <w:marTop w:val="0"/>
          <w:marBottom w:val="0"/>
          <w:divBdr>
            <w:top w:val="none" w:sz="0" w:space="0" w:color="auto"/>
            <w:left w:val="none" w:sz="0" w:space="0" w:color="auto"/>
            <w:bottom w:val="none" w:sz="0" w:space="0" w:color="auto"/>
            <w:right w:val="none" w:sz="0" w:space="0" w:color="auto"/>
          </w:divBdr>
        </w:div>
        <w:div w:id="473330017">
          <w:marLeft w:val="640"/>
          <w:marRight w:val="0"/>
          <w:marTop w:val="0"/>
          <w:marBottom w:val="0"/>
          <w:divBdr>
            <w:top w:val="none" w:sz="0" w:space="0" w:color="auto"/>
            <w:left w:val="none" w:sz="0" w:space="0" w:color="auto"/>
            <w:bottom w:val="none" w:sz="0" w:space="0" w:color="auto"/>
            <w:right w:val="none" w:sz="0" w:space="0" w:color="auto"/>
          </w:divBdr>
        </w:div>
        <w:div w:id="760377011">
          <w:marLeft w:val="640"/>
          <w:marRight w:val="0"/>
          <w:marTop w:val="0"/>
          <w:marBottom w:val="0"/>
          <w:divBdr>
            <w:top w:val="none" w:sz="0" w:space="0" w:color="auto"/>
            <w:left w:val="none" w:sz="0" w:space="0" w:color="auto"/>
            <w:bottom w:val="none" w:sz="0" w:space="0" w:color="auto"/>
            <w:right w:val="none" w:sz="0" w:space="0" w:color="auto"/>
          </w:divBdr>
        </w:div>
        <w:div w:id="2098207079">
          <w:marLeft w:val="640"/>
          <w:marRight w:val="0"/>
          <w:marTop w:val="0"/>
          <w:marBottom w:val="0"/>
          <w:divBdr>
            <w:top w:val="none" w:sz="0" w:space="0" w:color="auto"/>
            <w:left w:val="none" w:sz="0" w:space="0" w:color="auto"/>
            <w:bottom w:val="none" w:sz="0" w:space="0" w:color="auto"/>
            <w:right w:val="none" w:sz="0" w:space="0" w:color="auto"/>
          </w:divBdr>
        </w:div>
        <w:div w:id="613906181">
          <w:marLeft w:val="640"/>
          <w:marRight w:val="0"/>
          <w:marTop w:val="0"/>
          <w:marBottom w:val="0"/>
          <w:divBdr>
            <w:top w:val="none" w:sz="0" w:space="0" w:color="auto"/>
            <w:left w:val="none" w:sz="0" w:space="0" w:color="auto"/>
            <w:bottom w:val="none" w:sz="0" w:space="0" w:color="auto"/>
            <w:right w:val="none" w:sz="0" w:space="0" w:color="auto"/>
          </w:divBdr>
        </w:div>
        <w:div w:id="735779155">
          <w:marLeft w:val="640"/>
          <w:marRight w:val="0"/>
          <w:marTop w:val="0"/>
          <w:marBottom w:val="0"/>
          <w:divBdr>
            <w:top w:val="none" w:sz="0" w:space="0" w:color="auto"/>
            <w:left w:val="none" w:sz="0" w:space="0" w:color="auto"/>
            <w:bottom w:val="none" w:sz="0" w:space="0" w:color="auto"/>
            <w:right w:val="none" w:sz="0" w:space="0" w:color="auto"/>
          </w:divBdr>
        </w:div>
        <w:div w:id="294726419">
          <w:marLeft w:val="640"/>
          <w:marRight w:val="0"/>
          <w:marTop w:val="0"/>
          <w:marBottom w:val="0"/>
          <w:divBdr>
            <w:top w:val="none" w:sz="0" w:space="0" w:color="auto"/>
            <w:left w:val="none" w:sz="0" w:space="0" w:color="auto"/>
            <w:bottom w:val="none" w:sz="0" w:space="0" w:color="auto"/>
            <w:right w:val="none" w:sz="0" w:space="0" w:color="auto"/>
          </w:divBdr>
        </w:div>
        <w:div w:id="2128886345">
          <w:marLeft w:val="640"/>
          <w:marRight w:val="0"/>
          <w:marTop w:val="0"/>
          <w:marBottom w:val="0"/>
          <w:divBdr>
            <w:top w:val="none" w:sz="0" w:space="0" w:color="auto"/>
            <w:left w:val="none" w:sz="0" w:space="0" w:color="auto"/>
            <w:bottom w:val="none" w:sz="0" w:space="0" w:color="auto"/>
            <w:right w:val="none" w:sz="0" w:space="0" w:color="auto"/>
          </w:divBdr>
        </w:div>
        <w:div w:id="729033749">
          <w:marLeft w:val="640"/>
          <w:marRight w:val="0"/>
          <w:marTop w:val="0"/>
          <w:marBottom w:val="0"/>
          <w:divBdr>
            <w:top w:val="none" w:sz="0" w:space="0" w:color="auto"/>
            <w:left w:val="none" w:sz="0" w:space="0" w:color="auto"/>
            <w:bottom w:val="none" w:sz="0" w:space="0" w:color="auto"/>
            <w:right w:val="none" w:sz="0" w:space="0" w:color="auto"/>
          </w:divBdr>
        </w:div>
        <w:div w:id="670909906">
          <w:marLeft w:val="640"/>
          <w:marRight w:val="0"/>
          <w:marTop w:val="0"/>
          <w:marBottom w:val="0"/>
          <w:divBdr>
            <w:top w:val="none" w:sz="0" w:space="0" w:color="auto"/>
            <w:left w:val="none" w:sz="0" w:space="0" w:color="auto"/>
            <w:bottom w:val="none" w:sz="0" w:space="0" w:color="auto"/>
            <w:right w:val="none" w:sz="0" w:space="0" w:color="auto"/>
          </w:divBdr>
        </w:div>
        <w:div w:id="433745909">
          <w:marLeft w:val="640"/>
          <w:marRight w:val="0"/>
          <w:marTop w:val="0"/>
          <w:marBottom w:val="0"/>
          <w:divBdr>
            <w:top w:val="none" w:sz="0" w:space="0" w:color="auto"/>
            <w:left w:val="none" w:sz="0" w:space="0" w:color="auto"/>
            <w:bottom w:val="none" w:sz="0" w:space="0" w:color="auto"/>
            <w:right w:val="none" w:sz="0" w:space="0" w:color="auto"/>
          </w:divBdr>
        </w:div>
        <w:div w:id="768698166">
          <w:marLeft w:val="640"/>
          <w:marRight w:val="0"/>
          <w:marTop w:val="0"/>
          <w:marBottom w:val="0"/>
          <w:divBdr>
            <w:top w:val="none" w:sz="0" w:space="0" w:color="auto"/>
            <w:left w:val="none" w:sz="0" w:space="0" w:color="auto"/>
            <w:bottom w:val="none" w:sz="0" w:space="0" w:color="auto"/>
            <w:right w:val="none" w:sz="0" w:space="0" w:color="auto"/>
          </w:divBdr>
        </w:div>
        <w:div w:id="954871546">
          <w:marLeft w:val="640"/>
          <w:marRight w:val="0"/>
          <w:marTop w:val="0"/>
          <w:marBottom w:val="0"/>
          <w:divBdr>
            <w:top w:val="none" w:sz="0" w:space="0" w:color="auto"/>
            <w:left w:val="none" w:sz="0" w:space="0" w:color="auto"/>
            <w:bottom w:val="none" w:sz="0" w:space="0" w:color="auto"/>
            <w:right w:val="none" w:sz="0" w:space="0" w:color="auto"/>
          </w:divBdr>
        </w:div>
        <w:div w:id="1199052342">
          <w:marLeft w:val="640"/>
          <w:marRight w:val="0"/>
          <w:marTop w:val="0"/>
          <w:marBottom w:val="0"/>
          <w:divBdr>
            <w:top w:val="none" w:sz="0" w:space="0" w:color="auto"/>
            <w:left w:val="none" w:sz="0" w:space="0" w:color="auto"/>
            <w:bottom w:val="none" w:sz="0" w:space="0" w:color="auto"/>
            <w:right w:val="none" w:sz="0" w:space="0" w:color="auto"/>
          </w:divBdr>
        </w:div>
        <w:div w:id="752361064">
          <w:marLeft w:val="640"/>
          <w:marRight w:val="0"/>
          <w:marTop w:val="0"/>
          <w:marBottom w:val="0"/>
          <w:divBdr>
            <w:top w:val="none" w:sz="0" w:space="0" w:color="auto"/>
            <w:left w:val="none" w:sz="0" w:space="0" w:color="auto"/>
            <w:bottom w:val="none" w:sz="0" w:space="0" w:color="auto"/>
            <w:right w:val="none" w:sz="0" w:space="0" w:color="auto"/>
          </w:divBdr>
        </w:div>
        <w:div w:id="478116341">
          <w:marLeft w:val="640"/>
          <w:marRight w:val="0"/>
          <w:marTop w:val="0"/>
          <w:marBottom w:val="0"/>
          <w:divBdr>
            <w:top w:val="none" w:sz="0" w:space="0" w:color="auto"/>
            <w:left w:val="none" w:sz="0" w:space="0" w:color="auto"/>
            <w:bottom w:val="none" w:sz="0" w:space="0" w:color="auto"/>
            <w:right w:val="none" w:sz="0" w:space="0" w:color="auto"/>
          </w:divBdr>
        </w:div>
        <w:div w:id="1430395783">
          <w:marLeft w:val="640"/>
          <w:marRight w:val="0"/>
          <w:marTop w:val="0"/>
          <w:marBottom w:val="0"/>
          <w:divBdr>
            <w:top w:val="none" w:sz="0" w:space="0" w:color="auto"/>
            <w:left w:val="none" w:sz="0" w:space="0" w:color="auto"/>
            <w:bottom w:val="none" w:sz="0" w:space="0" w:color="auto"/>
            <w:right w:val="none" w:sz="0" w:space="0" w:color="auto"/>
          </w:divBdr>
        </w:div>
        <w:div w:id="199244356">
          <w:marLeft w:val="640"/>
          <w:marRight w:val="0"/>
          <w:marTop w:val="0"/>
          <w:marBottom w:val="0"/>
          <w:divBdr>
            <w:top w:val="none" w:sz="0" w:space="0" w:color="auto"/>
            <w:left w:val="none" w:sz="0" w:space="0" w:color="auto"/>
            <w:bottom w:val="none" w:sz="0" w:space="0" w:color="auto"/>
            <w:right w:val="none" w:sz="0" w:space="0" w:color="auto"/>
          </w:divBdr>
        </w:div>
        <w:div w:id="1312904493">
          <w:marLeft w:val="640"/>
          <w:marRight w:val="0"/>
          <w:marTop w:val="0"/>
          <w:marBottom w:val="0"/>
          <w:divBdr>
            <w:top w:val="none" w:sz="0" w:space="0" w:color="auto"/>
            <w:left w:val="none" w:sz="0" w:space="0" w:color="auto"/>
            <w:bottom w:val="none" w:sz="0" w:space="0" w:color="auto"/>
            <w:right w:val="none" w:sz="0" w:space="0" w:color="auto"/>
          </w:divBdr>
        </w:div>
        <w:div w:id="982730826">
          <w:marLeft w:val="640"/>
          <w:marRight w:val="0"/>
          <w:marTop w:val="0"/>
          <w:marBottom w:val="0"/>
          <w:divBdr>
            <w:top w:val="none" w:sz="0" w:space="0" w:color="auto"/>
            <w:left w:val="none" w:sz="0" w:space="0" w:color="auto"/>
            <w:bottom w:val="none" w:sz="0" w:space="0" w:color="auto"/>
            <w:right w:val="none" w:sz="0" w:space="0" w:color="auto"/>
          </w:divBdr>
        </w:div>
        <w:div w:id="1621835732">
          <w:marLeft w:val="640"/>
          <w:marRight w:val="0"/>
          <w:marTop w:val="0"/>
          <w:marBottom w:val="0"/>
          <w:divBdr>
            <w:top w:val="none" w:sz="0" w:space="0" w:color="auto"/>
            <w:left w:val="none" w:sz="0" w:space="0" w:color="auto"/>
            <w:bottom w:val="none" w:sz="0" w:space="0" w:color="auto"/>
            <w:right w:val="none" w:sz="0" w:space="0" w:color="auto"/>
          </w:divBdr>
        </w:div>
        <w:div w:id="1268469110">
          <w:marLeft w:val="640"/>
          <w:marRight w:val="0"/>
          <w:marTop w:val="0"/>
          <w:marBottom w:val="0"/>
          <w:divBdr>
            <w:top w:val="none" w:sz="0" w:space="0" w:color="auto"/>
            <w:left w:val="none" w:sz="0" w:space="0" w:color="auto"/>
            <w:bottom w:val="none" w:sz="0" w:space="0" w:color="auto"/>
            <w:right w:val="none" w:sz="0" w:space="0" w:color="auto"/>
          </w:divBdr>
        </w:div>
        <w:div w:id="892935084">
          <w:marLeft w:val="640"/>
          <w:marRight w:val="0"/>
          <w:marTop w:val="0"/>
          <w:marBottom w:val="0"/>
          <w:divBdr>
            <w:top w:val="none" w:sz="0" w:space="0" w:color="auto"/>
            <w:left w:val="none" w:sz="0" w:space="0" w:color="auto"/>
            <w:bottom w:val="none" w:sz="0" w:space="0" w:color="auto"/>
            <w:right w:val="none" w:sz="0" w:space="0" w:color="auto"/>
          </w:divBdr>
        </w:div>
        <w:div w:id="780031048">
          <w:marLeft w:val="640"/>
          <w:marRight w:val="0"/>
          <w:marTop w:val="0"/>
          <w:marBottom w:val="0"/>
          <w:divBdr>
            <w:top w:val="none" w:sz="0" w:space="0" w:color="auto"/>
            <w:left w:val="none" w:sz="0" w:space="0" w:color="auto"/>
            <w:bottom w:val="none" w:sz="0" w:space="0" w:color="auto"/>
            <w:right w:val="none" w:sz="0" w:space="0" w:color="auto"/>
          </w:divBdr>
        </w:div>
        <w:div w:id="1718813936">
          <w:marLeft w:val="640"/>
          <w:marRight w:val="0"/>
          <w:marTop w:val="0"/>
          <w:marBottom w:val="0"/>
          <w:divBdr>
            <w:top w:val="none" w:sz="0" w:space="0" w:color="auto"/>
            <w:left w:val="none" w:sz="0" w:space="0" w:color="auto"/>
            <w:bottom w:val="none" w:sz="0" w:space="0" w:color="auto"/>
            <w:right w:val="none" w:sz="0" w:space="0" w:color="auto"/>
          </w:divBdr>
        </w:div>
        <w:div w:id="1992057812">
          <w:marLeft w:val="640"/>
          <w:marRight w:val="0"/>
          <w:marTop w:val="0"/>
          <w:marBottom w:val="0"/>
          <w:divBdr>
            <w:top w:val="none" w:sz="0" w:space="0" w:color="auto"/>
            <w:left w:val="none" w:sz="0" w:space="0" w:color="auto"/>
            <w:bottom w:val="none" w:sz="0" w:space="0" w:color="auto"/>
            <w:right w:val="none" w:sz="0" w:space="0" w:color="auto"/>
          </w:divBdr>
        </w:div>
        <w:div w:id="1397780111">
          <w:marLeft w:val="640"/>
          <w:marRight w:val="0"/>
          <w:marTop w:val="0"/>
          <w:marBottom w:val="0"/>
          <w:divBdr>
            <w:top w:val="none" w:sz="0" w:space="0" w:color="auto"/>
            <w:left w:val="none" w:sz="0" w:space="0" w:color="auto"/>
            <w:bottom w:val="none" w:sz="0" w:space="0" w:color="auto"/>
            <w:right w:val="none" w:sz="0" w:space="0" w:color="auto"/>
          </w:divBdr>
        </w:div>
        <w:div w:id="246889937">
          <w:marLeft w:val="640"/>
          <w:marRight w:val="0"/>
          <w:marTop w:val="0"/>
          <w:marBottom w:val="0"/>
          <w:divBdr>
            <w:top w:val="none" w:sz="0" w:space="0" w:color="auto"/>
            <w:left w:val="none" w:sz="0" w:space="0" w:color="auto"/>
            <w:bottom w:val="none" w:sz="0" w:space="0" w:color="auto"/>
            <w:right w:val="none" w:sz="0" w:space="0" w:color="auto"/>
          </w:divBdr>
        </w:div>
        <w:div w:id="678507982">
          <w:marLeft w:val="640"/>
          <w:marRight w:val="0"/>
          <w:marTop w:val="0"/>
          <w:marBottom w:val="0"/>
          <w:divBdr>
            <w:top w:val="none" w:sz="0" w:space="0" w:color="auto"/>
            <w:left w:val="none" w:sz="0" w:space="0" w:color="auto"/>
            <w:bottom w:val="none" w:sz="0" w:space="0" w:color="auto"/>
            <w:right w:val="none" w:sz="0" w:space="0" w:color="auto"/>
          </w:divBdr>
        </w:div>
        <w:div w:id="1214267186">
          <w:marLeft w:val="640"/>
          <w:marRight w:val="0"/>
          <w:marTop w:val="0"/>
          <w:marBottom w:val="0"/>
          <w:divBdr>
            <w:top w:val="none" w:sz="0" w:space="0" w:color="auto"/>
            <w:left w:val="none" w:sz="0" w:space="0" w:color="auto"/>
            <w:bottom w:val="none" w:sz="0" w:space="0" w:color="auto"/>
            <w:right w:val="none" w:sz="0" w:space="0" w:color="auto"/>
          </w:divBdr>
        </w:div>
        <w:div w:id="251278227">
          <w:marLeft w:val="640"/>
          <w:marRight w:val="0"/>
          <w:marTop w:val="0"/>
          <w:marBottom w:val="0"/>
          <w:divBdr>
            <w:top w:val="none" w:sz="0" w:space="0" w:color="auto"/>
            <w:left w:val="none" w:sz="0" w:space="0" w:color="auto"/>
            <w:bottom w:val="none" w:sz="0" w:space="0" w:color="auto"/>
            <w:right w:val="none" w:sz="0" w:space="0" w:color="auto"/>
          </w:divBdr>
        </w:div>
        <w:div w:id="538321404">
          <w:marLeft w:val="640"/>
          <w:marRight w:val="0"/>
          <w:marTop w:val="0"/>
          <w:marBottom w:val="0"/>
          <w:divBdr>
            <w:top w:val="none" w:sz="0" w:space="0" w:color="auto"/>
            <w:left w:val="none" w:sz="0" w:space="0" w:color="auto"/>
            <w:bottom w:val="none" w:sz="0" w:space="0" w:color="auto"/>
            <w:right w:val="none" w:sz="0" w:space="0" w:color="auto"/>
          </w:divBdr>
        </w:div>
        <w:div w:id="1351687213">
          <w:marLeft w:val="640"/>
          <w:marRight w:val="0"/>
          <w:marTop w:val="0"/>
          <w:marBottom w:val="0"/>
          <w:divBdr>
            <w:top w:val="none" w:sz="0" w:space="0" w:color="auto"/>
            <w:left w:val="none" w:sz="0" w:space="0" w:color="auto"/>
            <w:bottom w:val="none" w:sz="0" w:space="0" w:color="auto"/>
            <w:right w:val="none" w:sz="0" w:space="0" w:color="auto"/>
          </w:divBdr>
        </w:div>
        <w:div w:id="1915579593">
          <w:marLeft w:val="640"/>
          <w:marRight w:val="0"/>
          <w:marTop w:val="0"/>
          <w:marBottom w:val="0"/>
          <w:divBdr>
            <w:top w:val="none" w:sz="0" w:space="0" w:color="auto"/>
            <w:left w:val="none" w:sz="0" w:space="0" w:color="auto"/>
            <w:bottom w:val="none" w:sz="0" w:space="0" w:color="auto"/>
            <w:right w:val="none" w:sz="0" w:space="0" w:color="auto"/>
          </w:divBdr>
        </w:div>
        <w:div w:id="2140950321">
          <w:marLeft w:val="640"/>
          <w:marRight w:val="0"/>
          <w:marTop w:val="0"/>
          <w:marBottom w:val="0"/>
          <w:divBdr>
            <w:top w:val="none" w:sz="0" w:space="0" w:color="auto"/>
            <w:left w:val="none" w:sz="0" w:space="0" w:color="auto"/>
            <w:bottom w:val="none" w:sz="0" w:space="0" w:color="auto"/>
            <w:right w:val="none" w:sz="0" w:space="0" w:color="auto"/>
          </w:divBdr>
        </w:div>
        <w:div w:id="668480218">
          <w:marLeft w:val="640"/>
          <w:marRight w:val="0"/>
          <w:marTop w:val="0"/>
          <w:marBottom w:val="0"/>
          <w:divBdr>
            <w:top w:val="none" w:sz="0" w:space="0" w:color="auto"/>
            <w:left w:val="none" w:sz="0" w:space="0" w:color="auto"/>
            <w:bottom w:val="none" w:sz="0" w:space="0" w:color="auto"/>
            <w:right w:val="none" w:sz="0" w:space="0" w:color="auto"/>
          </w:divBdr>
        </w:div>
        <w:div w:id="2018537791">
          <w:marLeft w:val="640"/>
          <w:marRight w:val="0"/>
          <w:marTop w:val="0"/>
          <w:marBottom w:val="0"/>
          <w:divBdr>
            <w:top w:val="none" w:sz="0" w:space="0" w:color="auto"/>
            <w:left w:val="none" w:sz="0" w:space="0" w:color="auto"/>
            <w:bottom w:val="none" w:sz="0" w:space="0" w:color="auto"/>
            <w:right w:val="none" w:sz="0" w:space="0" w:color="auto"/>
          </w:divBdr>
        </w:div>
        <w:div w:id="902373193">
          <w:marLeft w:val="640"/>
          <w:marRight w:val="0"/>
          <w:marTop w:val="0"/>
          <w:marBottom w:val="0"/>
          <w:divBdr>
            <w:top w:val="none" w:sz="0" w:space="0" w:color="auto"/>
            <w:left w:val="none" w:sz="0" w:space="0" w:color="auto"/>
            <w:bottom w:val="none" w:sz="0" w:space="0" w:color="auto"/>
            <w:right w:val="none" w:sz="0" w:space="0" w:color="auto"/>
          </w:divBdr>
        </w:div>
        <w:div w:id="1001783412">
          <w:marLeft w:val="640"/>
          <w:marRight w:val="0"/>
          <w:marTop w:val="0"/>
          <w:marBottom w:val="0"/>
          <w:divBdr>
            <w:top w:val="none" w:sz="0" w:space="0" w:color="auto"/>
            <w:left w:val="none" w:sz="0" w:space="0" w:color="auto"/>
            <w:bottom w:val="none" w:sz="0" w:space="0" w:color="auto"/>
            <w:right w:val="none" w:sz="0" w:space="0" w:color="auto"/>
          </w:divBdr>
        </w:div>
        <w:div w:id="1888490798">
          <w:marLeft w:val="640"/>
          <w:marRight w:val="0"/>
          <w:marTop w:val="0"/>
          <w:marBottom w:val="0"/>
          <w:divBdr>
            <w:top w:val="none" w:sz="0" w:space="0" w:color="auto"/>
            <w:left w:val="none" w:sz="0" w:space="0" w:color="auto"/>
            <w:bottom w:val="none" w:sz="0" w:space="0" w:color="auto"/>
            <w:right w:val="none" w:sz="0" w:space="0" w:color="auto"/>
          </w:divBdr>
        </w:div>
        <w:div w:id="40911750">
          <w:marLeft w:val="640"/>
          <w:marRight w:val="0"/>
          <w:marTop w:val="0"/>
          <w:marBottom w:val="0"/>
          <w:divBdr>
            <w:top w:val="none" w:sz="0" w:space="0" w:color="auto"/>
            <w:left w:val="none" w:sz="0" w:space="0" w:color="auto"/>
            <w:bottom w:val="none" w:sz="0" w:space="0" w:color="auto"/>
            <w:right w:val="none" w:sz="0" w:space="0" w:color="auto"/>
          </w:divBdr>
        </w:div>
        <w:div w:id="154421900">
          <w:marLeft w:val="640"/>
          <w:marRight w:val="0"/>
          <w:marTop w:val="0"/>
          <w:marBottom w:val="0"/>
          <w:divBdr>
            <w:top w:val="none" w:sz="0" w:space="0" w:color="auto"/>
            <w:left w:val="none" w:sz="0" w:space="0" w:color="auto"/>
            <w:bottom w:val="none" w:sz="0" w:space="0" w:color="auto"/>
            <w:right w:val="none" w:sz="0" w:space="0" w:color="auto"/>
          </w:divBdr>
        </w:div>
        <w:div w:id="1835220018">
          <w:marLeft w:val="640"/>
          <w:marRight w:val="0"/>
          <w:marTop w:val="0"/>
          <w:marBottom w:val="0"/>
          <w:divBdr>
            <w:top w:val="none" w:sz="0" w:space="0" w:color="auto"/>
            <w:left w:val="none" w:sz="0" w:space="0" w:color="auto"/>
            <w:bottom w:val="none" w:sz="0" w:space="0" w:color="auto"/>
            <w:right w:val="none" w:sz="0" w:space="0" w:color="auto"/>
          </w:divBdr>
        </w:div>
        <w:div w:id="1737703948">
          <w:marLeft w:val="640"/>
          <w:marRight w:val="0"/>
          <w:marTop w:val="0"/>
          <w:marBottom w:val="0"/>
          <w:divBdr>
            <w:top w:val="none" w:sz="0" w:space="0" w:color="auto"/>
            <w:left w:val="none" w:sz="0" w:space="0" w:color="auto"/>
            <w:bottom w:val="none" w:sz="0" w:space="0" w:color="auto"/>
            <w:right w:val="none" w:sz="0" w:space="0" w:color="auto"/>
          </w:divBdr>
        </w:div>
        <w:div w:id="1792167781">
          <w:marLeft w:val="640"/>
          <w:marRight w:val="0"/>
          <w:marTop w:val="0"/>
          <w:marBottom w:val="0"/>
          <w:divBdr>
            <w:top w:val="none" w:sz="0" w:space="0" w:color="auto"/>
            <w:left w:val="none" w:sz="0" w:space="0" w:color="auto"/>
            <w:bottom w:val="none" w:sz="0" w:space="0" w:color="auto"/>
            <w:right w:val="none" w:sz="0" w:space="0" w:color="auto"/>
          </w:divBdr>
        </w:div>
        <w:div w:id="2102675404">
          <w:marLeft w:val="640"/>
          <w:marRight w:val="0"/>
          <w:marTop w:val="0"/>
          <w:marBottom w:val="0"/>
          <w:divBdr>
            <w:top w:val="none" w:sz="0" w:space="0" w:color="auto"/>
            <w:left w:val="none" w:sz="0" w:space="0" w:color="auto"/>
            <w:bottom w:val="none" w:sz="0" w:space="0" w:color="auto"/>
            <w:right w:val="none" w:sz="0" w:space="0" w:color="auto"/>
          </w:divBdr>
        </w:div>
        <w:div w:id="139420131">
          <w:marLeft w:val="640"/>
          <w:marRight w:val="0"/>
          <w:marTop w:val="0"/>
          <w:marBottom w:val="0"/>
          <w:divBdr>
            <w:top w:val="none" w:sz="0" w:space="0" w:color="auto"/>
            <w:left w:val="none" w:sz="0" w:space="0" w:color="auto"/>
            <w:bottom w:val="none" w:sz="0" w:space="0" w:color="auto"/>
            <w:right w:val="none" w:sz="0" w:space="0" w:color="auto"/>
          </w:divBdr>
        </w:div>
        <w:div w:id="1862358017">
          <w:marLeft w:val="640"/>
          <w:marRight w:val="0"/>
          <w:marTop w:val="0"/>
          <w:marBottom w:val="0"/>
          <w:divBdr>
            <w:top w:val="none" w:sz="0" w:space="0" w:color="auto"/>
            <w:left w:val="none" w:sz="0" w:space="0" w:color="auto"/>
            <w:bottom w:val="none" w:sz="0" w:space="0" w:color="auto"/>
            <w:right w:val="none" w:sz="0" w:space="0" w:color="auto"/>
          </w:divBdr>
        </w:div>
        <w:div w:id="1078331417">
          <w:marLeft w:val="640"/>
          <w:marRight w:val="0"/>
          <w:marTop w:val="0"/>
          <w:marBottom w:val="0"/>
          <w:divBdr>
            <w:top w:val="none" w:sz="0" w:space="0" w:color="auto"/>
            <w:left w:val="none" w:sz="0" w:space="0" w:color="auto"/>
            <w:bottom w:val="none" w:sz="0" w:space="0" w:color="auto"/>
            <w:right w:val="none" w:sz="0" w:space="0" w:color="auto"/>
          </w:divBdr>
        </w:div>
        <w:div w:id="1032531478">
          <w:marLeft w:val="640"/>
          <w:marRight w:val="0"/>
          <w:marTop w:val="0"/>
          <w:marBottom w:val="0"/>
          <w:divBdr>
            <w:top w:val="none" w:sz="0" w:space="0" w:color="auto"/>
            <w:left w:val="none" w:sz="0" w:space="0" w:color="auto"/>
            <w:bottom w:val="none" w:sz="0" w:space="0" w:color="auto"/>
            <w:right w:val="none" w:sz="0" w:space="0" w:color="auto"/>
          </w:divBdr>
        </w:div>
        <w:div w:id="125783451">
          <w:marLeft w:val="640"/>
          <w:marRight w:val="0"/>
          <w:marTop w:val="0"/>
          <w:marBottom w:val="0"/>
          <w:divBdr>
            <w:top w:val="none" w:sz="0" w:space="0" w:color="auto"/>
            <w:left w:val="none" w:sz="0" w:space="0" w:color="auto"/>
            <w:bottom w:val="none" w:sz="0" w:space="0" w:color="auto"/>
            <w:right w:val="none" w:sz="0" w:space="0" w:color="auto"/>
          </w:divBdr>
        </w:div>
        <w:div w:id="1500923777">
          <w:marLeft w:val="640"/>
          <w:marRight w:val="0"/>
          <w:marTop w:val="0"/>
          <w:marBottom w:val="0"/>
          <w:divBdr>
            <w:top w:val="none" w:sz="0" w:space="0" w:color="auto"/>
            <w:left w:val="none" w:sz="0" w:space="0" w:color="auto"/>
            <w:bottom w:val="none" w:sz="0" w:space="0" w:color="auto"/>
            <w:right w:val="none" w:sz="0" w:space="0" w:color="auto"/>
          </w:divBdr>
        </w:div>
        <w:div w:id="832795772">
          <w:marLeft w:val="640"/>
          <w:marRight w:val="0"/>
          <w:marTop w:val="0"/>
          <w:marBottom w:val="0"/>
          <w:divBdr>
            <w:top w:val="none" w:sz="0" w:space="0" w:color="auto"/>
            <w:left w:val="none" w:sz="0" w:space="0" w:color="auto"/>
            <w:bottom w:val="none" w:sz="0" w:space="0" w:color="auto"/>
            <w:right w:val="none" w:sz="0" w:space="0" w:color="auto"/>
          </w:divBdr>
        </w:div>
        <w:div w:id="1698656065">
          <w:marLeft w:val="640"/>
          <w:marRight w:val="0"/>
          <w:marTop w:val="0"/>
          <w:marBottom w:val="0"/>
          <w:divBdr>
            <w:top w:val="none" w:sz="0" w:space="0" w:color="auto"/>
            <w:left w:val="none" w:sz="0" w:space="0" w:color="auto"/>
            <w:bottom w:val="none" w:sz="0" w:space="0" w:color="auto"/>
            <w:right w:val="none" w:sz="0" w:space="0" w:color="auto"/>
          </w:divBdr>
        </w:div>
        <w:div w:id="719666109">
          <w:marLeft w:val="640"/>
          <w:marRight w:val="0"/>
          <w:marTop w:val="0"/>
          <w:marBottom w:val="0"/>
          <w:divBdr>
            <w:top w:val="none" w:sz="0" w:space="0" w:color="auto"/>
            <w:left w:val="none" w:sz="0" w:space="0" w:color="auto"/>
            <w:bottom w:val="none" w:sz="0" w:space="0" w:color="auto"/>
            <w:right w:val="none" w:sz="0" w:space="0" w:color="auto"/>
          </w:divBdr>
        </w:div>
        <w:div w:id="1492140692">
          <w:marLeft w:val="640"/>
          <w:marRight w:val="0"/>
          <w:marTop w:val="0"/>
          <w:marBottom w:val="0"/>
          <w:divBdr>
            <w:top w:val="none" w:sz="0" w:space="0" w:color="auto"/>
            <w:left w:val="none" w:sz="0" w:space="0" w:color="auto"/>
            <w:bottom w:val="none" w:sz="0" w:space="0" w:color="auto"/>
            <w:right w:val="none" w:sz="0" w:space="0" w:color="auto"/>
          </w:divBdr>
        </w:div>
        <w:div w:id="1130324150">
          <w:marLeft w:val="640"/>
          <w:marRight w:val="0"/>
          <w:marTop w:val="0"/>
          <w:marBottom w:val="0"/>
          <w:divBdr>
            <w:top w:val="none" w:sz="0" w:space="0" w:color="auto"/>
            <w:left w:val="none" w:sz="0" w:space="0" w:color="auto"/>
            <w:bottom w:val="none" w:sz="0" w:space="0" w:color="auto"/>
            <w:right w:val="none" w:sz="0" w:space="0" w:color="auto"/>
          </w:divBdr>
        </w:div>
        <w:div w:id="1505323445">
          <w:marLeft w:val="640"/>
          <w:marRight w:val="0"/>
          <w:marTop w:val="0"/>
          <w:marBottom w:val="0"/>
          <w:divBdr>
            <w:top w:val="none" w:sz="0" w:space="0" w:color="auto"/>
            <w:left w:val="none" w:sz="0" w:space="0" w:color="auto"/>
            <w:bottom w:val="none" w:sz="0" w:space="0" w:color="auto"/>
            <w:right w:val="none" w:sz="0" w:space="0" w:color="auto"/>
          </w:divBdr>
        </w:div>
        <w:div w:id="1756394385">
          <w:marLeft w:val="640"/>
          <w:marRight w:val="0"/>
          <w:marTop w:val="0"/>
          <w:marBottom w:val="0"/>
          <w:divBdr>
            <w:top w:val="none" w:sz="0" w:space="0" w:color="auto"/>
            <w:left w:val="none" w:sz="0" w:space="0" w:color="auto"/>
            <w:bottom w:val="none" w:sz="0" w:space="0" w:color="auto"/>
            <w:right w:val="none" w:sz="0" w:space="0" w:color="auto"/>
          </w:divBdr>
        </w:div>
        <w:div w:id="732235210">
          <w:marLeft w:val="640"/>
          <w:marRight w:val="0"/>
          <w:marTop w:val="0"/>
          <w:marBottom w:val="0"/>
          <w:divBdr>
            <w:top w:val="none" w:sz="0" w:space="0" w:color="auto"/>
            <w:left w:val="none" w:sz="0" w:space="0" w:color="auto"/>
            <w:bottom w:val="none" w:sz="0" w:space="0" w:color="auto"/>
            <w:right w:val="none" w:sz="0" w:space="0" w:color="auto"/>
          </w:divBdr>
        </w:div>
        <w:div w:id="740326958">
          <w:marLeft w:val="640"/>
          <w:marRight w:val="0"/>
          <w:marTop w:val="0"/>
          <w:marBottom w:val="0"/>
          <w:divBdr>
            <w:top w:val="none" w:sz="0" w:space="0" w:color="auto"/>
            <w:left w:val="none" w:sz="0" w:space="0" w:color="auto"/>
            <w:bottom w:val="none" w:sz="0" w:space="0" w:color="auto"/>
            <w:right w:val="none" w:sz="0" w:space="0" w:color="auto"/>
          </w:divBdr>
        </w:div>
        <w:div w:id="1252812390">
          <w:marLeft w:val="640"/>
          <w:marRight w:val="0"/>
          <w:marTop w:val="0"/>
          <w:marBottom w:val="0"/>
          <w:divBdr>
            <w:top w:val="none" w:sz="0" w:space="0" w:color="auto"/>
            <w:left w:val="none" w:sz="0" w:space="0" w:color="auto"/>
            <w:bottom w:val="none" w:sz="0" w:space="0" w:color="auto"/>
            <w:right w:val="none" w:sz="0" w:space="0" w:color="auto"/>
          </w:divBdr>
        </w:div>
        <w:div w:id="2135173318">
          <w:marLeft w:val="640"/>
          <w:marRight w:val="0"/>
          <w:marTop w:val="0"/>
          <w:marBottom w:val="0"/>
          <w:divBdr>
            <w:top w:val="none" w:sz="0" w:space="0" w:color="auto"/>
            <w:left w:val="none" w:sz="0" w:space="0" w:color="auto"/>
            <w:bottom w:val="none" w:sz="0" w:space="0" w:color="auto"/>
            <w:right w:val="none" w:sz="0" w:space="0" w:color="auto"/>
          </w:divBdr>
        </w:div>
        <w:div w:id="1163735646">
          <w:marLeft w:val="640"/>
          <w:marRight w:val="0"/>
          <w:marTop w:val="0"/>
          <w:marBottom w:val="0"/>
          <w:divBdr>
            <w:top w:val="none" w:sz="0" w:space="0" w:color="auto"/>
            <w:left w:val="none" w:sz="0" w:space="0" w:color="auto"/>
            <w:bottom w:val="none" w:sz="0" w:space="0" w:color="auto"/>
            <w:right w:val="none" w:sz="0" w:space="0" w:color="auto"/>
          </w:divBdr>
        </w:div>
        <w:div w:id="1690644167">
          <w:marLeft w:val="640"/>
          <w:marRight w:val="0"/>
          <w:marTop w:val="0"/>
          <w:marBottom w:val="0"/>
          <w:divBdr>
            <w:top w:val="none" w:sz="0" w:space="0" w:color="auto"/>
            <w:left w:val="none" w:sz="0" w:space="0" w:color="auto"/>
            <w:bottom w:val="none" w:sz="0" w:space="0" w:color="auto"/>
            <w:right w:val="none" w:sz="0" w:space="0" w:color="auto"/>
          </w:divBdr>
        </w:div>
        <w:div w:id="790906727">
          <w:marLeft w:val="640"/>
          <w:marRight w:val="0"/>
          <w:marTop w:val="0"/>
          <w:marBottom w:val="0"/>
          <w:divBdr>
            <w:top w:val="none" w:sz="0" w:space="0" w:color="auto"/>
            <w:left w:val="none" w:sz="0" w:space="0" w:color="auto"/>
            <w:bottom w:val="none" w:sz="0" w:space="0" w:color="auto"/>
            <w:right w:val="none" w:sz="0" w:space="0" w:color="auto"/>
          </w:divBdr>
        </w:div>
        <w:div w:id="1759011328">
          <w:marLeft w:val="640"/>
          <w:marRight w:val="0"/>
          <w:marTop w:val="0"/>
          <w:marBottom w:val="0"/>
          <w:divBdr>
            <w:top w:val="none" w:sz="0" w:space="0" w:color="auto"/>
            <w:left w:val="none" w:sz="0" w:space="0" w:color="auto"/>
            <w:bottom w:val="none" w:sz="0" w:space="0" w:color="auto"/>
            <w:right w:val="none" w:sz="0" w:space="0" w:color="auto"/>
          </w:divBdr>
        </w:div>
        <w:div w:id="1349984517">
          <w:marLeft w:val="640"/>
          <w:marRight w:val="0"/>
          <w:marTop w:val="0"/>
          <w:marBottom w:val="0"/>
          <w:divBdr>
            <w:top w:val="none" w:sz="0" w:space="0" w:color="auto"/>
            <w:left w:val="none" w:sz="0" w:space="0" w:color="auto"/>
            <w:bottom w:val="none" w:sz="0" w:space="0" w:color="auto"/>
            <w:right w:val="none" w:sz="0" w:space="0" w:color="auto"/>
          </w:divBdr>
        </w:div>
        <w:div w:id="1058940067">
          <w:marLeft w:val="640"/>
          <w:marRight w:val="0"/>
          <w:marTop w:val="0"/>
          <w:marBottom w:val="0"/>
          <w:divBdr>
            <w:top w:val="none" w:sz="0" w:space="0" w:color="auto"/>
            <w:left w:val="none" w:sz="0" w:space="0" w:color="auto"/>
            <w:bottom w:val="none" w:sz="0" w:space="0" w:color="auto"/>
            <w:right w:val="none" w:sz="0" w:space="0" w:color="auto"/>
          </w:divBdr>
        </w:div>
        <w:div w:id="302778332">
          <w:marLeft w:val="640"/>
          <w:marRight w:val="0"/>
          <w:marTop w:val="0"/>
          <w:marBottom w:val="0"/>
          <w:divBdr>
            <w:top w:val="none" w:sz="0" w:space="0" w:color="auto"/>
            <w:left w:val="none" w:sz="0" w:space="0" w:color="auto"/>
            <w:bottom w:val="none" w:sz="0" w:space="0" w:color="auto"/>
            <w:right w:val="none" w:sz="0" w:space="0" w:color="auto"/>
          </w:divBdr>
        </w:div>
        <w:div w:id="217517146">
          <w:marLeft w:val="640"/>
          <w:marRight w:val="0"/>
          <w:marTop w:val="0"/>
          <w:marBottom w:val="0"/>
          <w:divBdr>
            <w:top w:val="none" w:sz="0" w:space="0" w:color="auto"/>
            <w:left w:val="none" w:sz="0" w:space="0" w:color="auto"/>
            <w:bottom w:val="none" w:sz="0" w:space="0" w:color="auto"/>
            <w:right w:val="none" w:sz="0" w:space="0" w:color="auto"/>
          </w:divBdr>
        </w:div>
        <w:div w:id="1495223130">
          <w:marLeft w:val="640"/>
          <w:marRight w:val="0"/>
          <w:marTop w:val="0"/>
          <w:marBottom w:val="0"/>
          <w:divBdr>
            <w:top w:val="none" w:sz="0" w:space="0" w:color="auto"/>
            <w:left w:val="none" w:sz="0" w:space="0" w:color="auto"/>
            <w:bottom w:val="none" w:sz="0" w:space="0" w:color="auto"/>
            <w:right w:val="none" w:sz="0" w:space="0" w:color="auto"/>
          </w:divBdr>
        </w:div>
        <w:div w:id="1336691132">
          <w:marLeft w:val="640"/>
          <w:marRight w:val="0"/>
          <w:marTop w:val="0"/>
          <w:marBottom w:val="0"/>
          <w:divBdr>
            <w:top w:val="none" w:sz="0" w:space="0" w:color="auto"/>
            <w:left w:val="none" w:sz="0" w:space="0" w:color="auto"/>
            <w:bottom w:val="none" w:sz="0" w:space="0" w:color="auto"/>
            <w:right w:val="none" w:sz="0" w:space="0" w:color="auto"/>
          </w:divBdr>
        </w:div>
        <w:div w:id="1278872358">
          <w:marLeft w:val="640"/>
          <w:marRight w:val="0"/>
          <w:marTop w:val="0"/>
          <w:marBottom w:val="0"/>
          <w:divBdr>
            <w:top w:val="none" w:sz="0" w:space="0" w:color="auto"/>
            <w:left w:val="none" w:sz="0" w:space="0" w:color="auto"/>
            <w:bottom w:val="none" w:sz="0" w:space="0" w:color="auto"/>
            <w:right w:val="none" w:sz="0" w:space="0" w:color="auto"/>
          </w:divBdr>
        </w:div>
        <w:div w:id="817502457">
          <w:marLeft w:val="640"/>
          <w:marRight w:val="0"/>
          <w:marTop w:val="0"/>
          <w:marBottom w:val="0"/>
          <w:divBdr>
            <w:top w:val="none" w:sz="0" w:space="0" w:color="auto"/>
            <w:left w:val="none" w:sz="0" w:space="0" w:color="auto"/>
            <w:bottom w:val="none" w:sz="0" w:space="0" w:color="auto"/>
            <w:right w:val="none" w:sz="0" w:space="0" w:color="auto"/>
          </w:divBdr>
        </w:div>
        <w:div w:id="637495224">
          <w:marLeft w:val="640"/>
          <w:marRight w:val="0"/>
          <w:marTop w:val="0"/>
          <w:marBottom w:val="0"/>
          <w:divBdr>
            <w:top w:val="none" w:sz="0" w:space="0" w:color="auto"/>
            <w:left w:val="none" w:sz="0" w:space="0" w:color="auto"/>
            <w:bottom w:val="none" w:sz="0" w:space="0" w:color="auto"/>
            <w:right w:val="none" w:sz="0" w:space="0" w:color="auto"/>
          </w:divBdr>
        </w:div>
        <w:div w:id="892424637">
          <w:marLeft w:val="640"/>
          <w:marRight w:val="0"/>
          <w:marTop w:val="0"/>
          <w:marBottom w:val="0"/>
          <w:divBdr>
            <w:top w:val="none" w:sz="0" w:space="0" w:color="auto"/>
            <w:left w:val="none" w:sz="0" w:space="0" w:color="auto"/>
            <w:bottom w:val="none" w:sz="0" w:space="0" w:color="auto"/>
            <w:right w:val="none" w:sz="0" w:space="0" w:color="auto"/>
          </w:divBdr>
        </w:div>
        <w:div w:id="1623612344">
          <w:marLeft w:val="640"/>
          <w:marRight w:val="0"/>
          <w:marTop w:val="0"/>
          <w:marBottom w:val="0"/>
          <w:divBdr>
            <w:top w:val="none" w:sz="0" w:space="0" w:color="auto"/>
            <w:left w:val="none" w:sz="0" w:space="0" w:color="auto"/>
            <w:bottom w:val="none" w:sz="0" w:space="0" w:color="auto"/>
            <w:right w:val="none" w:sz="0" w:space="0" w:color="auto"/>
          </w:divBdr>
        </w:div>
        <w:div w:id="1179540473">
          <w:marLeft w:val="640"/>
          <w:marRight w:val="0"/>
          <w:marTop w:val="0"/>
          <w:marBottom w:val="0"/>
          <w:divBdr>
            <w:top w:val="none" w:sz="0" w:space="0" w:color="auto"/>
            <w:left w:val="none" w:sz="0" w:space="0" w:color="auto"/>
            <w:bottom w:val="none" w:sz="0" w:space="0" w:color="auto"/>
            <w:right w:val="none" w:sz="0" w:space="0" w:color="auto"/>
          </w:divBdr>
        </w:div>
        <w:div w:id="315884594">
          <w:marLeft w:val="640"/>
          <w:marRight w:val="0"/>
          <w:marTop w:val="0"/>
          <w:marBottom w:val="0"/>
          <w:divBdr>
            <w:top w:val="none" w:sz="0" w:space="0" w:color="auto"/>
            <w:left w:val="none" w:sz="0" w:space="0" w:color="auto"/>
            <w:bottom w:val="none" w:sz="0" w:space="0" w:color="auto"/>
            <w:right w:val="none" w:sz="0" w:space="0" w:color="auto"/>
          </w:divBdr>
        </w:div>
        <w:div w:id="2137723084">
          <w:marLeft w:val="640"/>
          <w:marRight w:val="0"/>
          <w:marTop w:val="0"/>
          <w:marBottom w:val="0"/>
          <w:divBdr>
            <w:top w:val="none" w:sz="0" w:space="0" w:color="auto"/>
            <w:left w:val="none" w:sz="0" w:space="0" w:color="auto"/>
            <w:bottom w:val="none" w:sz="0" w:space="0" w:color="auto"/>
            <w:right w:val="none" w:sz="0" w:space="0" w:color="auto"/>
          </w:divBdr>
        </w:div>
        <w:div w:id="1781023904">
          <w:marLeft w:val="640"/>
          <w:marRight w:val="0"/>
          <w:marTop w:val="0"/>
          <w:marBottom w:val="0"/>
          <w:divBdr>
            <w:top w:val="none" w:sz="0" w:space="0" w:color="auto"/>
            <w:left w:val="none" w:sz="0" w:space="0" w:color="auto"/>
            <w:bottom w:val="none" w:sz="0" w:space="0" w:color="auto"/>
            <w:right w:val="none" w:sz="0" w:space="0" w:color="auto"/>
          </w:divBdr>
        </w:div>
        <w:div w:id="1377896702">
          <w:marLeft w:val="640"/>
          <w:marRight w:val="0"/>
          <w:marTop w:val="0"/>
          <w:marBottom w:val="0"/>
          <w:divBdr>
            <w:top w:val="none" w:sz="0" w:space="0" w:color="auto"/>
            <w:left w:val="none" w:sz="0" w:space="0" w:color="auto"/>
            <w:bottom w:val="none" w:sz="0" w:space="0" w:color="auto"/>
            <w:right w:val="none" w:sz="0" w:space="0" w:color="auto"/>
          </w:divBdr>
        </w:div>
        <w:div w:id="88812746">
          <w:marLeft w:val="640"/>
          <w:marRight w:val="0"/>
          <w:marTop w:val="0"/>
          <w:marBottom w:val="0"/>
          <w:divBdr>
            <w:top w:val="none" w:sz="0" w:space="0" w:color="auto"/>
            <w:left w:val="none" w:sz="0" w:space="0" w:color="auto"/>
            <w:bottom w:val="none" w:sz="0" w:space="0" w:color="auto"/>
            <w:right w:val="none" w:sz="0" w:space="0" w:color="auto"/>
          </w:divBdr>
        </w:div>
        <w:div w:id="1699348892">
          <w:marLeft w:val="640"/>
          <w:marRight w:val="0"/>
          <w:marTop w:val="0"/>
          <w:marBottom w:val="0"/>
          <w:divBdr>
            <w:top w:val="none" w:sz="0" w:space="0" w:color="auto"/>
            <w:left w:val="none" w:sz="0" w:space="0" w:color="auto"/>
            <w:bottom w:val="none" w:sz="0" w:space="0" w:color="auto"/>
            <w:right w:val="none" w:sz="0" w:space="0" w:color="auto"/>
          </w:divBdr>
        </w:div>
        <w:div w:id="942347043">
          <w:marLeft w:val="640"/>
          <w:marRight w:val="0"/>
          <w:marTop w:val="0"/>
          <w:marBottom w:val="0"/>
          <w:divBdr>
            <w:top w:val="none" w:sz="0" w:space="0" w:color="auto"/>
            <w:left w:val="none" w:sz="0" w:space="0" w:color="auto"/>
            <w:bottom w:val="none" w:sz="0" w:space="0" w:color="auto"/>
            <w:right w:val="none" w:sz="0" w:space="0" w:color="auto"/>
          </w:divBdr>
        </w:div>
        <w:div w:id="743799248">
          <w:marLeft w:val="640"/>
          <w:marRight w:val="0"/>
          <w:marTop w:val="0"/>
          <w:marBottom w:val="0"/>
          <w:divBdr>
            <w:top w:val="none" w:sz="0" w:space="0" w:color="auto"/>
            <w:left w:val="none" w:sz="0" w:space="0" w:color="auto"/>
            <w:bottom w:val="none" w:sz="0" w:space="0" w:color="auto"/>
            <w:right w:val="none" w:sz="0" w:space="0" w:color="auto"/>
          </w:divBdr>
        </w:div>
        <w:div w:id="1460220637">
          <w:marLeft w:val="640"/>
          <w:marRight w:val="0"/>
          <w:marTop w:val="0"/>
          <w:marBottom w:val="0"/>
          <w:divBdr>
            <w:top w:val="none" w:sz="0" w:space="0" w:color="auto"/>
            <w:left w:val="none" w:sz="0" w:space="0" w:color="auto"/>
            <w:bottom w:val="none" w:sz="0" w:space="0" w:color="auto"/>
            <w:right w:val="none" w:sz="0" w:space="0" w:color="auto"/>
          </w:divBdr>
        </w:div>
        <w:div w:id="1281492450">
          <w:marLeft w:val="640"/>
          <w:marRight w:val="0"/>
          <w:marTop w:val="0"/>
          <w:marBottom w:val="0"/>
          <w:divBdr>
            <w:top w:val="none" w:sz="0" w:space="0" w:color="auto"/>
            <w:left w:val="none" w:sz="0" w:space="0" w:color="auto"/>
            <w:bottom w:val="none" w:sz="0" w:space="0" w:color="auto"/>
            <w:right w:val="none" w:sz="0" w:space="0" w:color="auto"/>
          </w:divBdr>
        </w:div>
        <w:div w:id="1103233161">
          <w:marLeft w:val="640"/>
          <w:marRight w:val="0"/>
          <w:marTop w:val="0"/>
          <w:marBottom w:val="0"/>
          <w:divBdr>
            <w:top w:val="none" w:sz="0" w:space="0" w:color="auto"/>
            <w:left w:val="none" w:sz="0" w:space="0" w:color="auto"/>
            <w:bottom w:val="none" w:sz="0" w:space="0" w:color="auto"/>
            <w:right w:val="none" w:sz="0" w:space="0" w:color="auto"/>
          </w:divBdr>
        </w:div>
        <w:div w:id="405229791">
          <w:marLeft w:val="640"/>
          <w:marRight w:val="0"/>
          <w:marTop w:val="0"/>
          <w:marBottom w:val="0"/>
          <w:divBdr>
            <w:top w:val="none" w:sz="0" w:space="0" w:color="auto"/>
            <w:left w:val="none" w:sz="0" w:space="0" w:color="auto"/>
            <w:bottom w:val="none" w:sz="0" w:space="0" w:color="auto"/>
            <w:right w:val="none" w:sz="0" w:space="0" w:color="auto"/>
          </w:divBdr>
        </w:div>
        <w:div w:id="200942534">
          <w:marLeft w:val="640"/>
          <w:marRight w:val="0"/>
          <w:marTop w:val="0"/>
          <w:marBottom w:val="0"/>
          <w:divBdr>
            <w:top w:val="none" w:sz="0" w:space="0" w:color="auto"/>
            <w:left w:val="none" w:sz="0" w:space="0" w:color="auto"/>
            <w:bottom w:val="none" w:sz="0" w:space="0" w:color="auto"/>
            <w:right w:val="none" w:sz="0" w:space="0" w:color="auto"/>
          </w:divBdr>
        </w:div>
        <w:div w:id="1772312062">
          <w:marLeft w:val="640"/>
          <w:marRight w:val="0"/>
          <w:marTop w:val="0"/>
          <w:marBottom w:val="0"/>
          <w:divBdr>
            <w:top w:val="none" w:sz="0" w:space="0" w:color="auto"/>
            <w:left w:val="none" w:sz="0" w:space="0" w:color="auto"/>
            <w:bottom w:val="none" w:sz="0" w:space="0" w:color="auto"/>
            <w:right w:val="none" w:sz="0" w:space="0" w:color="auto"/>
          </w:divBdr>
        </w:div>
        <w:div w:id="537592462">
          <w:marLeft w:val="640"/>
          <w:marRight w:val="0"/>
          <w:marTop w:val="0"/>
          <w:marBottom w:val="0"/>
          <w:divBdr>
            <w:top w:val="none" w:sz="0" w:space="0" w:color="auto"/>
            <w:left w:val="none" w:sz="0" w:space="0" w:color="auto"/>
            <w:bottom w:val="none" w:sz="0" w:space="0" w:color="auto"/>
            <w:right w:val="none" w:sz="0" w:space="0" w:color="auto"/>
          </w:divBdr>
        </w:div>
        <w:div w:id="339505434">
          <w:marLeft w:val="640"/>
          <w:marRight w:val="0"/>
          <w:marTop w:val="0"/>
          <w:marBottom w:val="0"/>
          <w:divBdr>
            <w:top w:val="none" w:sz="0" w:space="0" w:color="auto"/>
            <w:left w:val="none" w:sz="0" w:space="0" w:color="auto"/>
            <w:bottom w:val="none" w:sz="0" w:space="0" w:color="auto"/>
            <w:right w:val="none" w:sz="0" w:space="0" w:color="auto"/>
          </w:divBdr>
        </w:div>
        <w:div w:id="591662783">
          <w:marLeft w:val="640"/>
          <w:marRight w:val="0"/>
          <w:marTop w:val="0"/>
          <w:marBottom w:val="0"/>
          <w:divBdr>
            <w:top w:val="none" w:sz="0" w:space="0" w:color="auto"/>
            <w:left w:val="none" w:sz="0" w:space="0" w:color="auto"/>
            <w:bottom w:val="none" w:sz="0" w:space="0" w:color="auto"/>
            <w:right w:val="none" w:sz="0" w:space="0" w:color="auto"/>
          </w:divBdr>
        </w:div>
        <w:div w:id="1173835172">
          <w:marLeft w:val="640"/>
          <w:marRight w:val="0"/>
          <w:marTop w:val="0"/>
          <w:marBottom w:val="0"/>
          <w:divBdr>
            <w:top w:val="none" w:sz="0" w:space="0" w:color="auto"/>
            <w:left w:val="none" w:sz="0" w:space="0" w:color="auto"/>
            <w:bottom w:val="none" w:sz="0" w:space="0" w:color="auto"/>
            <w:right w:val="none" w:sz="0" w:space="0" w:color="auto"/>
          </w:divBdr>
        </w:div>
        <w:div w:id="528374648">
          <w:marLeft w:val="640"/>
          <w:marRight w:val="0"/>
          <w:marTop w:val="0"/>
          <w:marBottom w:val="0"/>
          <w:divBdr>
            <w:top w:val="none" w:sz="0" w:space="0" w:color="auto"/>
            <w:left w:val="none" w:sz="0" w:space="0" w:color="auto"/>
            <w:bottom w:val="none" w:sz="0" w:space="0" w:color="auto"/>
            <w:right w:val="none" w:sz="0" w:space="0" w:color="auto"/>
          </w:divBdr>
        </w:div>
        <w:div w:id="948392039">
          <w:marLeft w:val="640"/>
          <w:marRight w:val="0"/>
          <w:marTop w:val="0"/>
          <w:marBottom w:val="0"/>
          <w:divBdr>
            <w:top w:val="none" w:sz="0" w:space="0" w:color="auto"/>
            <w:left w:val="none" w:sz="0" w:space="0" w:color="auto"/>
            <w:bottom w:val="none" w:sz="0" w:space="0" w:color="auto"/>
            <w:right w:val="none" w:sz="0" w:space="0" w:color="auto"/>
          </w:divBdr>
        </w:div>
        <w:div w:id="593974871">
          <w:marLeft w:val="640"/>
          <w:marRight w:val="0"/>
          <w:marTop w:val="0"/>
          <w:marBottom w:val="0"/>
          <w:divBdr>
            <w:top w:val="none" w:sz="0" w:space="0" w:color="auto"/>
            <w:left w:val="none" w:sz="0" w:space="0" w:color="auto"/>
            <w:bottom w:val="none" w:sz="0" w:space="0" w:color="auto"/>
            <w:right w:val="none" w:sz="0" w:space="0" w:color="auto"/>
          </w:divBdr>
        </w:div>
        <w:div w:id="1460496322">
          <w:marLeft w:val="640"/>
          <w:marRight w:val="0"/>
          <w:marTop w:val="0"/>
          <w:marBottom w:val="0"/>
          <w:divBdr>
            <w:top w:val="none" w:sz="0" w:space="0" w:color="auto"/>
            <w:left w:val="none" w:sz="0" w:space="0" w:color="auto"/>
            <w:bottom w:val="none" w:sz="0" w:space="0" w:color="auto"/>
            <w:right w:val="none" w:sz="0" w:space="0" w:color="auto"/>
          </w:divBdr>
        </w:div>
        <w:div w:id="306126207">
          <w:marLeft w:val="640"/>
          <w:marRight w:val="0"/>
          <w:marTop w:val="0"/>
          <w:marBottom w:val="0"/>
          <w:divBdr>
            <w:top w:val="none" w:sz="0" w:space="0" w:color="auto"/>
            <w:left w:val="none" w:sz="0" w:space="0" w:color="auto"/>
            <w:bottom w:val="none" w:sz="0" w:space="0" w:color="auto"/>
            <w:right w:val="none" w:sz="0" w:space="0" w:color="auto"/>
          </w:divBdr>
        </w:div>
        <w:div w:id="450632618">
          <w:marLeft w:val="640"/>
          <w:marRight w:val="0"/>
          <w:marTop w:val="0"/>
          <w:marBottom w:val="0"/>
          <w:divBdr>
            <w:top w:val="none" w:sz="0" w:space="0" w:color="auto"/>
            <w:left w:val="none" w:sz="0" w:space="0" w:color="auto"/>
            <w:bottom w:val="none" w:sz="0" w:space="0" w:color="auto"/>
            <w:right w:val="none" w:sz="0" w:space="0" w:color="auto"/>
          </w:divBdr>
        </w:div>
        <w:div w:id="1502088116">
          <w:marLeft w:val="640"/>
          <w:marRight w:val="0"/>
          <w:marTop w:val="0"/>
          <w:marBottom w:val="0"/>
          <w:divBdr>
            <w:top w:val="none" w:sz="0" w:space="0" w:color="auto"/>
            <w:left w:val="none" w:sz="0" w:space="0" w:color="auto"/>
            <w:bottom w:val="none" w:sz="0" w:space="0" w:color="auto"/>
            <w:right w:val="none" w:sz="0" w:space="0" w:color="auto"/>
          </w:divBdr>
        </w:div>
        <w:div w:id="2126732323">
          <w:marLeft w:val="640"/>
          <w:marRight w:val="0"/>
          <w:marTop w:val="0"/>
          <w:marBottom w:val="0"/>
          <w:divBdr>
            <w:top w:val="none" w:sz="0" w:space="0" w:color="auto"/>
            <w:left w:val="none" w:sz="0" w:space="0" w:color="auto"/>
            <w:bottom w:val="none" w:sz="0" w:space="0" w:color="auto"/>
            <w:right w:val="none" w:sz="0" w:space="0" w:color="auto"/>
          </w:divBdr>
        </w:div>
        <w:div w:id="1284076716">
          <w:marLeft w:val="640"/>
          <w:marRight w:val="0"/>
          <w:marTop w:val="0"/>
          <w:marBottom w:val="0"/>
          <w:divBdr>
            <w:top w:val="none" w:sz="0" w:space="0" w:color="auto"/>
            <w:left w:val="none" w:sz="0" w:space="0" w:color="auto"/>
            <w:bottom w:val="none" w:sz="0" w:space="0" w:color="auto"/>
            <w:right w:val="none" w:sz="0" w:space="0" w:color="auto"/>
          </w:divBdr>
        </w:div>
        <w:div w:id="601305740">
          <w:marLeft w:val="640"/>
          <w:marRight w:val="0"/>
          <w:marTop w:val="0"/>
          <w:marBottom w:val="0"/>
          <w:divBdr>
            <w:top w:val="none" w:sz="0" w:space="0" w:color="auto"/>
            <w:left w:val="none" w:sz="0" w:space="0" w:color="auto"/>
            <w:bottom w:val="none" w:sz="0" w:space="0" w:color="auto"/>
            <w:right w:val="none" w:sz="0" w:space="0" w:color="auto"/>
          </w:divBdr>
        </w:div>
        <w:div w:id="1087844622">
          <w:marLeft w:val="640"/>
          <w:marRight w:val="0"/>
          <w:marTop w:val="0"/>
          <w:marBottom w:val="0"/>
          <w:divBdr>
            <w:top w:val="none" w:sz="0" w:space="0" w:color="auto"/>
            <w:left w:val="none" w:sz="0" w:space="0" w:color="auto"/>
            <w:bottom w:val="none" w:sz="0" w:space="0" w:color="auto"/>
            <w:right w:val="none" w:sz="0" w:space="0" w:color="auto"/>
          </w:divBdr>
        </w:div>
        <w:div w:id="87194118">
          <w:marLeft w:val="640"/>
          <w:marRight w:val="0"/>
          <w:marTop w:val="0"/>
          <w:marBottom w:val="0"/>
          <w:divBdr>
            <w:top w:val="none" w:sz="0" w:space="0" w:color="auto"/>
            <w:left w:val="none" w:sz="0" w:space="0" w:color="auto"/>
            <w:bottom w:val="none" w:sz="0" w:space="0" w:color="auto"/>
            <w:right w:val="none" w:sz="0" w:space="0" w:color="auto"/>
          </w:divBdr>
        </w:div>
        <w:div w:id="1375424032">
          <w:marLeft w:val="640"/>
          <w:marRight w:val="0"/>
          <w:marTop w:val="0"/>
          <w:marBottom w:val="0"/>
          <w:divBdr>
            <w:top w:val="none" w:sz="0" w:space="0" w:color="auto"/>
            <w:left w:val="none" w:sz="0" w:space="0" w:color="auto"/>
            <w:bottom w:val="none" w:sz="0" w:space="0" w:color="auto"/>
            <w:right w:val="none" w:sz="0" w:space="0" w:color="auto"/>
          </w:divBdr>
        </w:div>
        <w:div w:id="1157696688">
          <w:marLeft w:val="640"/>
          <w:marRight w:val="0"/>
          <w:marTop w:val="0"/>
          <w:marBottom w:val="0"/>
          <w:divBdr>
            <w:top w:val="none" w:sz="0" w:space="0" w:color="auto"/>
            <w:left w:val="none" w:sz="0" w:space="0" w:color="auto"/>
            <w:bottom w:val="none" w:sz="0" w:space="0" w:color="auto"/>
            <w:right w:val="none" w:sz="0" w:space="0" w:color="auto"/>
          </w:divBdr>
        </w:div>
        <w:div w:id="1326861487">
          <w:marLeft w:val="640"/>
          <w:marRight w:val="0"/>
          <w:marTop w:val="0"/>
          <w:marBottom w:val="0"/>
          <w:divBdr>
            <w:top w:val="none" w:sz="0" w:space="0" w:color="auto"/>
            <w:left w:val="none" w:sz="0" w:space="0" w:color="auto"/>
            <w:bottom w:val="none" w:sz="0" w:space="0" w:color="auto"/>
            <w:right w:val="none" w:sz="0" w:space="0" w:color="auto"/>
          </w:divBdr>
        </w:div>
        <w:div w:id="2145583301">
          <w:marLeft w:val="640"/>
          <w:marRight w:val="0"/>
          <w:marTop w:val="0"/>
          <w:marBottom w:val="0"/>
          <w:divBdr>
            <w:top w:val="none" w:sz="0" w:space="0" w:color="auto"/>
            <w:left w:val="none" w:sz="0" w:space="0" w:color="auto"/>
            <w:bottom w:val="none" w:sz="0" w:space="0" w:color="auto"/>
            <w:right w:val="none" w:sz="0" w:space="0" w:color="auto"/>
          </w:divBdr>
        </w:div>
        <w:div w:id="208302077">
          <w:marLeft w:val="640"/>
          <w:marRight w:val="0"/>
          <w:marTop w:val="0"/>
          <w:marBottom w:val="0"/>
          <w:divBdr>
            <w:top w:val="none" w:sz="0" w:space="0" w:color="auto"/>
            <w:left w:val="none" w:sz="0" w:space="0" w:color="auto"/>
            <w:bottom w:val="none" w:sz="0" w:space="0" w:color="auto"/>
            <w:right w:val="none" w:sz="0" w:space="0" w:color="auto"/>
          </w:divBdr>
        </w:div>
        <w:div w:id="1605379358">
          <w:marLeft w:val="640"/>
          <w:marRight w:val="0"/>
          <w:marTop w:val="0"/>
          <w:marBottom w:val="0"/>
          <w:divBdr>
            <w:top w:val="none" w:sz="0" w:space="0" w:color="auto"/>
            <w:left w:val="none" w:sz="0" w:space="0" w:color="auto"/>
            <w:bottom w:val="none" w:sz="0" w:space="0" w:color="auto"/>
            <w:right w:val="none" w:sz="0" w:space="0" w:color="auto"/>
          </w:divBdr>
        </w:div>
        <w:div w:id="2103719717">
          <w:marLeft w:val="640"/>
          <w:marRight w:val="0"/>
          <w:marTop w:val="0"/>
          <w:marBottom w:val="0"/>
          <w:divBdr>
            <w:top w:val="none" w:sz="0" w:space="0" w:color="auto"/>
            <w:left w:val="none" w:sz="0" w:space="0" w:color="auto"/>
            <w:bottom w:val="none" w:sz="0" w:space="0" w:color="auto"/>
            <w:right w:val="none" w:sz="0" w:space="0" w:color="auto"/>
          </w:divBdr>
        </w:div>
        <w:div w:id="692925078">
          <w:marLeft w:val="640"/>
          <w:marRight w:val="0"/>
          <w:marTop w:val="0"/>
          <w:marBottom w:val="0"/>
          <w:divBdr>
            <w:top w:val="none" w:sz="0" w:space="0" w:color="auto"/>
            <w:left w:val="none" w:sz="0" w:space="0" w:color="auto"/>
            <w:bottom w:val="none" w:sz="0" w:space="0" w:color="auto"/>
            <w:right w:val="none" w:sz="0" w:space="0" w:color="auto"/>
          </w:divBdr>
        </w:div>
        <w:div w:id="1241907504">
          <w:marLeft w:val="640"/>
          <w:marRight w:val="0"/>
          <w:marTop w:val="0"/>
          <w:marBottom w:val="0"/>
          <w:divBdr>
            <w:top w:val="none" w:sz="0" w:space="0" w:color="auto"/>
            <w:left w:val="none" w:sz="0" w:space="0" w:color="auto"/>
            <w:bottom w:val="none" w:sz="0" w:space="0" w:color="auto"/>
            <w:right w:val="none" w:sz="0" w:space="0" w:color="auto"/>
          </w:divBdr>
        </w:div>
        <w:div w:id="644286263">
          <w:marLeft w:val="640"/>
          <w:marRight w:val="0"/>
          <w:marTop w:val="0"/>
          <w:marBottom w:val="0"/>
          <w:divBdr>
            <w:top w:val="none" w:sz="0" w:space="0" w:color="auto"/>
            <w:left w:val="none" w:sz="0" w:space="0" w:color="auto"/>
            <w:bottom w:val="none" w:sz="0" w:space="0" w:color="auto"/>
            <w:right w:val="none" w:sz="0" w:space="0" w:color="auto"/>
          </w:divBdr>
        </w:div>
        <w:div w:id="1225214416">
          <w:marLeft w:val="640"/>
          <w:marRight w:val="0"/>
          <w:marTop w:val="0"/>
          <w:marBottom w:val="0"/>
          <w:divBdr>
            <w:top w:val="none" w:sz="0" w:space="0" w:color="auto"/>
            <w:left w:val="none" w:sz="0" w:space="0" w:color="auto"/>
            <w:bottom w:val="none" w:sz="0" w:space="0" w:color="auto"/>
            <w:right w:val="none" w:sz="0" w:space="0" w:color="auto"/>
          </w:divBdr>
        </w:div>
        <w:div w:id="1536502217">
          <w:marLeft w:val="640"/>
          <w:marRight w:val="0"/>
          <w:marTop w:val="0"/>
          <w:marBottom w:val="0"/>
          <w:divBdr>
            <w:top w:val="none" w:sz="0" w:space="0" w:color="auto"/>
            <w:left w:val="none" w:sz="0" w:space="0" w:color="auto"/>
            <w:bottom w:val="none" w:sz="0" w:space="0" w:color="auto"/>
            <w:right w:val="none" w:sz="0" w:space="0" w:color="auto"/>
          </w:divBdr>
        </w:div>
        <w:div w:id="461504913">
          <w:marLeft w:val="640"/>
          <w:marRight w:val="0"/>
          <w:marTop w:val="0"/>
          <w:marBottom w:val="0"/>
          <w:divBdr>
            <w:top w:val="none" w:sz="0" w:space="0" w:color="auto"/>
            <w:left w:val="none" w:sz="0" w:space="0" w:color="auto"/>
            <w:bottom w:val="none" w:sz="0" w:space="0" w:color="auto"/>
            <w:right w:val="none" w:sz="0" w:space="0" w:color="auto"/>
          </w:divBdr>
        </w:div>
        <w:div w:id="415253477">
          <w:marLeft w:val="640"/>
          <w:marRight w:val="0"/>
          <w:marTop w:val="0"/>
          <w:marBottom w:val="0"/>
          <w:divBdr>
            <w:top w:val="none" w:sz="0" w:space="0" w:color="auto"/>
            <w:left w:val="none" w:sz="0" w:space="0" w:color="auto"/>
            <w:bottom w:val="none" w:sz="0" w:space="0" w:color="auto"/>
            <w:right w:val="none" w:sz="0" w:space="0" w:color="auto"/>
          </w:divBdr>
        </w:div>
        <w:div w:id="1236162364">
          <w:marLeft w:val="640"/>
          <w:marRight w:val="0"/>
          <w:marTop w:val="0"/>
          <w:marBottom w:val="0"/>
          <w:divBdr>
            <w:top w:val="none" w:sz="0" w:space="0" w:color="auto"/>
            <w:left w:val="none" w:sz="0" w:space="0" w:color="auto"/>
            <w:bottom w:val="none" w:sz="0" w:space="0" w:color="auto"/>
            <w:right w:val="none" w:sz="0" w:space="0" w:color="auto"/>
          </w:divBdr>
        </w:div>
        <w:div w:id="1025248871">
          <w:marLeft w:val="640"/>
          <w:marRight w:val="0"/>
          <w:marTop w:val="0"/>
          <w:marBottom w:val="0"/>
          <w:divBdr>
            <w:top w:val="none" w:sz="0" w:space="0" w:color="auto"/>
            <w:left w:val="none" w:sz="0" w:space="0" w:color="auto"/>
            <w:bottom w:val="none" w:sz="0" w:space="0" w:color="auto"/>
            <w:right w:val="none" w:sz="0" w:space="0" w:color="auto"/>
          </w:divBdr>
        </w:div>
        <w:div w:id="184443432">
          <w:marLeft w:val="640"/>
          <w:marRight w:val="0"/>
          <w:marTop w:val="0"/>
          <w:marBottom w:val="0"/>
          <w:divBdr>
            <w:top w:val="none" w:sz="0" w:space="0" w:color="auto"/>
            <w:left w:val="none" w:sz="0" w:space="0" w:color="auto"/>
            <w:bottom w:val="none" w:sz="0" w:space="0" w:color="auto"/>
            <w:right w:val="none" w:sz="0" w:space="0" w:color="auto"/>
          </w:divBdr>
        </w:div>
        <w:div w:id="992684110">
          <w:marLeft w:val="640"/>
          <w:marRight w:val="0"/>
          <w:marTop w:val="0"/>
          <w:marBottom w:val="0"/>
          <w:divBdr>
            <w:top w:val="none" w:sz="0" w:space="0" w:color="auto"/>
            <w:left w:val="none" w:sz="0" w:space="0" w:color="auto"/>
            <w:bottom w:val="none" w:sz="0" w:space="0" w:color="auto"/>
            <w:right w:val="none" w:sz="0" w:space="0" w:color="auto"/>
          </w:divBdr>
        </w:div>
        <w:div w:id="1059129856">
          <w:marLeft w:val="640"/>
          <w:marRight w:val="0"/>
          <w:marTop w:val="0"/>
          <w:marBottom w:val="0"/>
          <w:divBdr>
            <w:top w:val="none" w:sz="0" w:space="0" w:color="auto"/>
            <w:left w:val="none" w:sz="0" w:space="0" w:color="auto"/>
            <w:bottom w:val="none" w:sz="0" w:space="0" w:color="auto"/>
            <w:right w:val="none" w:sz="0" w:space="0" w:color="auto"/>
          </w:divBdr>
        </w:div>
        <w:div w:id="996301358">
          <w:marLeft w:val="640"/>
          <w:marRight w:val="0"/>
          <w:marTop w:val="0"/>
          <w:marBottom w:val="0"/>
          <w:divBdr>
            <w:top w:val="none" w:sz="0" w:space="0" w:color="auto"/>
            <w:left w:val="none" w:sz="0" w:space="0" w:color="auto"/>
            <w:bottom w:val="none" w:sz="0" w:space="0" w:color="auto"/>
            <w:right w:val="none" w:sz="0" w:space="0" w:color="auto"/>
          </w:divBdr>
        </w:div>
        <w:div w:id="1091858019">
          <w:marLeft w:val="640"/>
          <w:marRight w:val="0"/>
          <w:marTop w:val="0"/>
          <w:marBottom w:val="0"/>
          <w:divBdr>
            <w:top w:val="none" w:sz="0" w:space="0" w:color="auto"/>
            <w:left w:val="none" w:sz="0" w:space="0" w:color="auto"/>
            <w:bottom w:val="none" w:sz="0" w:space="0" w:color="auto"/>
            <w:right w:val="none" w:sz="0" w:space="0" w:color="auto"/>
          </w:divBdr>
        </w:div>
        <w:div w:id="2054884567">
          <w:marLeft w:val="640"/>
          <w:marRight w:val="0"/>
          <w:marTop w:val="0"/>
          <w:marBottom w:val="0"/>
          <w:divBdr>
            <w:top w:val="none" w:sz="0" w:space="0" w:color="auto"/>
            <w:left w:val="none" w:sz="0" w:space="0" w:color="auto"/>
            <w:bottom w:val="none" w:sz="0" w:space="0" w:color="auto"/>
            <w:right w:val="none" w:sz="0" w:space="0" w:color="auto"/>
          </w:divBdr>
        </w:div>
        <w:div w:id="481704812">
          <w:marLeft w:val="640"/>
          <w:marRight w:val="0"/>
          <w:marTop w:val="0"/>
          <w:marBottom w:val="0"/>
          <w:divBdr>
            <w:top w:val="none" w:sz="0" w:space="0" w:color="auto"/>
            <w:left w:val="none" w:sz="0" w:space="0" w:color="auto"/>
            <w:bottom w:val="none" w:sz="0" w:space="0" w:color="auto"/>
            <w:right w:val="none" w:sz="0" w:space="0" w:color="auto"/>
          </w:divBdr>
        </w:div>
        <w:div w:id="1238899357">
          <w:marLeft w:val="640"/>
          <w:marRight w:val="0"/>
          <w:marTop w:val="0"/>
          <w:marBottom w:val="0"/>
          <w:divBdr>
            <w:top w:val="none" w:sz="0" w:space="0" w:color="auto"/>
            <w:left w:val="none" w:sz="0" w:space="0" w:color="auto"/>
            <w:bottom w:val="none" w:sz="0" w:space="0" w:color="auto"/>
            <w:right w:val="none" w:sz="0" w:space="0" w:color="auto"/>
          </w:divBdr>
        </w:div>
        <w:div w:id="2069184565">
          <w:marLeft w:val="640"/>
          <w:marRight w:val="0"/>
          <w:marTop w:val="0"/>
          <w:marBottom w:val="0"/>
          <w:divBdr>
            <w:top w:val="none" w:sz="0" w:space="0" w:color="auto"/>
            <w:left w:val="none" w:sz="0" w:space="0" w:color="auto"/>
            <w:bottom w:val="none" w:sz="0" w:space="0" w:color="auto"/>
            <w:right w:val="none" w:sz="0" w:space="0" w:color="auto"/>
          </w:divBdr>
        </w:div>
        <w:div w:id="1227497336">
          <w:marLeft w:val="640"/>
          <w:marRight w:val="0"/>
          <w:marTop w:val="0"/>
          <w:marBottom w:val="0"/>
          <w:divBdr>
            <w:top w:val="none" w:sz="0" w:space="0" w:color="auto"/>
            <w:left w:val="none" w:sz="0" w:space="0" w:color="auto"/>
            <w:bottom w:val="none" w:sz="0" w:space="0" w:color="auto"/>
            <w:right w:val="none" w:sz="0" w:space="0" w:color="auto"/>
          </w:divBdr>
        </w:div>
        <w:div w:id="1482307890">
          <w:marLeft w:val="640"/>
          <w:marRight w:val="0"/>
          <w:marTop w:val="0"/>
          <w:marBottom w:val="0"/>
          <w:divBdr>
            <w:top w:val="none" w:sz="0" w:space="0" w:color="auto"/>
            <w:left w:val="none" w:sz="0" w:space="0" w:color="auto"/>
            <w:bottom w:val="none" w:sz="0" w:space="0" w:color="auto"/>
            <w:right w:val="none" w:sz="0" w:space="0" w:color="auto"/>
          </w:divBdr>
        </w:div>
        <w:div w:id="1185092779">
          <w:marLeft w:val="640"/>
          <w:marRight w:val="0"/>
          <w:marTop w:val="0"/>
          <w:marBottom w:val="0"/>
          <w:divBdr>
            <w:top w:val="none" w:sz="0" w:space="0" w:color="auto"/>
            <w:left w:val="none" w:sz="0" w:space="0" w:color="auto"/>
            <w:bottom w:val="none" w:sz="0" w:space="0" w:color="auto"/>
            <w:right w:val="none" w:sz="0" w:space="0" w:color="auto"/>
          </w:divBdr>
        </w:div>
        <w:div w:id="1603227312">
          <w:marLeft w:val="640"/>
          <w:marRight w:val="0"/>
          <w:marTop w:val="0"/>
          <w:marBottom w:val="0"/>
          <w:divBdr>
            <w:top w:val="none" w:sz="0" w:space="0" w:color="auto"/>
            <w:left w:val="none" w:sz="0" w:space="0" w:color="auto"/>
            <w:bottom w:val="none" w:sz="0" w:space="0" w:color="auto"/>
            <w:right w:val="none" w:sz="0" w:space="0" w:color="auto"/>
          </w:divBdr>
        </w:div>
        <w:div w:id="1579175441">
          <w:marLeft w:val="640"/>
          <w:marRight w:val="0"/>
          <w:marTop w:val="0"/>
          <w:marBottom w:val="0"/>
          <w:divBdr>
            <w:top w:val="none" w:sz="0" w:space="0" w:color="auto"/>
            <w:left w:val="none" w:sz="0" w:space="0" w:color="auto"/>
            <w:bottom w:val="none" w:sz="0" w:space="0" w:color="auto"/>
            <w:right w:val="none" w:sz="0" w:space="0" w:color="auto"/>
          </w:divBdr>
        </w:div>
        <w:div w:id="49117336">
          <w:marLeft w:val="640"/>
          <w:marRight w:val="0"/>
          <w:marTop w:val="0"/>
          <w:marBottom w:val="0"/>
          <w:divBdr>
            <w:top w:val="none" w:sz="0" w:space="0" w:color="auto"/>
            <w:left w:val="none" w:sz="0" w:space="0" w:color="auto"/>
            <w:bottom w:val="none" w:sz="0" w:space="0" w:color="auto"/>
            <w:right w:val="none" w:sz="0" w:space="0" w:color="auto"/>
          </w:divBdr>
        </w:div>
        <w:div w:id="367799361">
          <w:marLeft w:val="640"/>
          <w:marRight w:val="0"/>
          <w:marTop w:val="0"/>
          <w:marBottom w:val="0"/>
          <w:divBdr>
            <w:top w:val="none" w:sz="0" w:space="0" w:color="auto"/>
            <w:left w:val="none" w:sz="0" w:space="0" w:color="auto"/>
            <w:bottom w:val="none" w:sz="0" w:space="0" w:color="auto"/>
            <w:right w:val="none" w:sz="0" w:space="0" w:color="auto"/>
          </w:divBdr>
        </w:div>
        <w:div w:id="1453204468">
          <w:marLeft w:val="640"/>
          <w:marRight w:val="0"/>
          <w:marTop w:val="0"/>
          <w:marBottom w:val="0"/>
          <w:divBdr>
            <w:top w:val="none" w:sz="0" w:space="0" w:color="auto"/>
            <w:left w:val="none" w:sz="0" w:space="0" w:color="auto"/>
            <w:bottom w:val="none" w:sz="0" w:space="0" w:color="auto"/>
            <w:right w:val="none" w:sz="0" w:space="0" w:color="auto"/>
          </w:divBdr>
        </w:div>
        <w:div w:id="1438718003">
          <w:marLeft w:val="640"/>
          <w:marRight w:val="0"/>
          <w:marTop w:val="0"/>
          <w:marBottom w:val="0"/>
          <w:divBdr>
            <w:top w:val="none" w:sz="0" w:space="0" w:color="auto"/>
            <w:left w:val="none" w:sz="0" w:space="0" w:color="auto"/>
            <w:bottom w:val="none" w:sz="0" w:space="0" w:color="auto"/>
            <w:right w:val="none" w:sz="0" w:space="0" w:color="auto"/>
          </w:divBdr>
        </w:div>
        <w:div w:id="2053261726">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48816857">
      <w:bodyDiv w:val="1"/>
      <w:marLeft w:val="0"/>
      <w:marRight w:val="0"/>
      <w:marTop w:val="0"/>
      <w:marBottom w:val="0"/>
      <w:divBdr>
        <w:top w:val="none" w:sz="0" w:space="0" w:color="auto"/>
        <w:left w:val="none" w:sz="0" w:space="0" w:color="auto"/>
        <w:bottom w:val="none" w:sz="0" w:space="0" w:color="auto"/>
        <w:right w:val="none" w:sz="0" w:space="0" w:color="auto"/>
      </w:divBdr>
      <w:divsChild>
        <w:div w:id="800541366">
          <w:marLeft w:val="640"/>
          <w:marRight w:val="0"/>
          <w:marTop w:val="0"/>
          <w:marBottom w:val="0"/>
          <w:divBdr>
            <w:top w:val="none" w:sz="0" w:space="0" w:color="auto"/>
            <w:left w:val="none" w:sz="0" w:space="0" w:color="auto"/>
            <w:bottom w:val="none" w:sz="0" w:space="0" w:color="auto"/>
            <w:right w:val="none" w:sz="0" w:space="0" w:color="auto"/>
          </w:divBdr>
        </w:div>
        <w:div w:id="971791583">
          <w:marLeft w:val="640"/>
          <w:marRight w:val="0"/>
          <w:marTop w:val="0"/>
          <w:marBottom w:val="0"/>
          <w:divBdr>
            <w:top w:val="none" w:sz="0" w:space="0" w:color="auto"/>
            <w:left w:val="none" w:sz="0" w:space="0" w:color="auto"/>
            <w:bottom w:val="none" w:sz="0" w:space="0" w:color="auto"/>
            <w:right w:val="none" w:sz="0" w:space="0" w:color="auto"/>
          </w:divBdr>
        </w:div>
        <w:div w:id="200751020">
          <w:marLeft w:val="640"/>
          <w:marRight w:val="0"/>
          <w:marTop w:val="0"/>
          <w:marBottom w:val="0"/>
          <w:divBdr>
            <w:top w:val="none" w:sz="0" w:space="0" w:color="auto"/>
            <w:left w:val="none" w:sz="0" w:space="0" w:color="auto"/>
            <w:bottom w:val="none" w:sz="0" w:space="0" w:color="auto"/>
            <w:right w:val="none" w:sz="0" w:space="0" w:color="auto"/>
          </w:divBdr>
        </w:div>
        <w:div w:id="1470781560">
          <w:marLeft w:val="640"/>
          <w:marRight w:val="0"/>
          <w:marTop w:val="0"/>
          <w:marBottom w:val="0"/>
          <w:divBdr>
            <w:top w:val="none" w:sz="0" w:space="0" w:color="auto"/>
            <w:left w:val="none" w:sz="0" w:space="0" w:color="auto"/>
            <w:bottom w:val="none" w:sz="0" w:space="0" w:color="auto"/>
            <w:right w:val="none" w:sz="0" w:space="0" w:color="auto"/>
          </w:divBdr>
        </w:div>
        <w:div w:id="470681208">
          <w:marLeft w:val="640"/>
          <w:marRight w:val="0"/>
          <w:marTop w:val="0"/>
          <w:marBottom w:val="0"/>
          <w:divBdr>
            <w:top w:val="none" w:sz="0" w:space="0" w:color="auto"/>
            <w:left w:val="none" w:sz="0" w:space="0" w:color="auto"/>
            <w:bottom w:val="none" w:sz="0" w:space="0" w:color="auto"/>
            <w:right w:val="none" w:sz="0" w:space="0" w:color="auto"/>
          </w:divBdr>
        </w:div>
        <w:div w:id="859704414">
          <w:marLeft w:val="640"/>
          <w:marRight w:val="0"/>
          <w:marTop w:val="0"/>
          <w:marBottom w:val="0"/>
          <w:divBdr>
            <w:top w:val="none" w:sz="0" w:space="0" w:color="auto"/>
            <w:left w:val="none" w:sz="0" w:space="0" w:color="auto"/>
            <w:bottom w:val="none" w:sz="0" w:space="0" w:color="auto"/>
            <w:right w:val="none" w:sz="0" w:space="0" w:color="auto"/>
          </w:divBdr>
        </w:div>
        <w:div w:id="1880821085">
          <w:marLeft w:val="640"/>
          <w:marRight w:val="0"/>
          <w:marTop w:val="0"/>
          <w:marBottom w:val="0"/>
          <w:divBdr>
            <w:top w:val="none" w:sz="0" w:space="0" w:color="auto"/>
            <w:left w:val="none" w:sz="0" w:space="0" w:color="auto"/>
            <w:bottom w:val="none" w:sz="0" w:space="0" w:color="auto"/>
            <w:right w:val="none" w:sz="0" w:space="0" w:color="auto"/>
          </w:divBdr>
        </w:div>
        <w:div w:id="1056857394">
          <w:marLeft w:val="640"/>
          <w:marRight w:val="0"/>
          <w:marTop w:val="0"/>
          <w:marBottom w:val="0"/>
          <w:divBdr>
            <w:top w:val="none" w:sz="0" w:space="0" w:color="auto"/>
            <w:left w:val="none" w:sz="0" w:space="0" w:color="auto"/>
            <w:bottom w:val="none" w:sz="0" w:space="0" w:color="auto"/>
            <w:right w:val="none" w:sz="0" w:space="0" w:color="auto"/>
          </w:divBdr>
        </w:div>
        <w:div w:id="1566211982">
          <w:marLeft w:val="640"/>
          <w:marRight w:val="0"/>
          <w:marTop w:val="0"/>
          <w:marBottom w:val="0"/>
          <w:divBdr>
            <w:top w:val="none" w:sz="0" w:space="0" w:color="auto"/>
            <w:left w:val="none" w:sz="0" w:space="0" w:color="auto"/>
            <w:bottom w:val="none" w:sz="0" w:space="0" w:color="auto"/>
            <w:right w:val="none" w:sz="0" w:space="0" w:color="auto"/>
          </w:divBdr>
        </w:div>
        <w:div w:id="635719255">
          <w:marLeft w:val="640"/>
          <w:marRight w:val="0"/>
          <w:marTop w:val="0"/>
          <w:marBottom w:val="0"/>
          <w:divBdr>
            <w:top w:val="none" w:sz="0" w:space="0" w:color="auto"/>
            <w:left w:val="none" w:sz="0" w:space="0" w:color="auto"/>
            <w:bottom w:val="none" w:sz="0" w:space="0" w:color="auto"/>
            <w:right w:val="none" w:sz="0" w:space="0" w:color="auto"/>
          </w:divBdr>
        </w:div>
        <w:div w:id="241332198">
          <w:marLeft w:val="640"/>
          <w:marRight w:val="0"/>
          <w:marTop w:val="0"/>
          <w:marBottom w:val="0"/>
          <w:divBdr>
            <w:top w:val="none" w:sz="0" w:space="0" w:color="auto"/>
            <w:left w:val="none" w:sz="0" w:space="0" w:color="auto"/>
            <w:bottom w:val="none" w:sz="0" w:space="0" w:color="auto"/>
            <w:right w:val="none" w:sz="0" w:space="0" w:color="auto"/>
          </w:divBdr>
        </w:div>
        <w:div w:id="1881937399">
          <w:marLeft w:val="640"/>
          <w:marRight w:val="0"/>
          <w:marTop w:val="0"/>
          <w:marBottom w:val="0"/>
          <w:divBdr>
            <w:top w:val="none" w:sz="0" w:space="0" w:color="auto"/>
            <w:left w:val="none" w:sz="0" w:space="0" w:color="auto"/>
            <w:bottom w:val="none" w:sz="0" w:space="0" w:color="auto"/>
            <w:right w:val="none" w:sz="0" w:space="0" w:color="auto"/>
          </w:divBdr>
        </w:div>
        <w:div w:id="992293883">
          <w:marLeft w:val="640"/>
          <w:marRight w:val="0"/>
          <w:marTop w:val="0"/>
          <w:marBottom w:val="0"/>
          <w:divBdr>
            <w:top w:val="none" w:sz="0" w:space="0" w:color="auto"/>
            <w:left w:val="none" w:sz="0" w:space="0" w:color="auto"/>
            <w:bottom w:val="none" w:sz="0" w:space="0" w:color="auto"/>
            <w:right w:val="none" w:sz="0" w:space="0" w:color="auto"/>
          </w:divBdr>
        </w:div>
        <w:div w:id="1059324847">
          <w:marLeft w:val="640"/>
          <w:marRight w:val="0"/>
          <w:marTop w:val="0"/>
          <w:marBottom w:val="0"/>
          <w:divBdr>
            <w:top w:val="none" w:sz="0" w:space="0" w:color="auto"/>
            <w:left w:val="none" w:sz="0" w:space="0" w:color="auto"/>
            <w:bottom w:val="none" w:sz="0" w:space="0" w:color="auto"/>
            <w:right w:val="none" w:sz="0" w:space="0" w:color="auto"/>
          </w:divBdr>
        </w:div>
        <w:div w:id="1369405223">
          <w:marLeft w:val="640"/>
          <w:marRight w:val="0"/>
          <w:marTop w:val="0"/>
          <w:marBottom w:val="0"/>
          <w:divBdr>
            <w:top w:val="none" w:sz="0" w:space="0" w:color="auto"/>
            <w:left w:val="none" w:sz="0" w:space="0" w:color="auto"/>
            <w:bottom w:val="none" w:sz="0" w:space="0" w:color="auto"/>
            <w:right w:val="none" w:sz="0" w:space="0" w:color="auto"/>
          </w:divBdr>
        </w:div>
        <w:div w:id="1311863152">
          <w:marLeft w:val="640"/>
          <w:marRight w:val="0"/>
          <w:marTop w:val="0"/>
          <w:marBottom w:val="0"/>
          <w:divBdr>
            <w:top w:val="none" w:sz="0" w:space="0" w:color="auto"/>
            <w:left w:val="none" w:sz="0" w:space="0" w:color="auto"/>
            <w:bottom w:val="none" w:sz="0" w:space="0" w:color="auto"/>
            <w:right w:val="none" w:sz="0" w:space="0" w:color="auto"/>
          </w:divBdr>
        </w:div>
        <w:div w:id="236524697">
          <w:marLeft w:val="640"/>
          <w:marRight w:val="0"/>
          <w:marTop w:val="0"/>
          <w:marBottom w:val="0"/>
          <w:divBdr>
            <w:top w:val="none" w:sz="0" w:space="0" w:color="auto"/>
            <w:left w:val="none" w:sz="0" w:space="0" w:color="auto"/>
            <w:bottom w:val="none" w:sz="0" w:space="0" w:color="auto"/>
            <w:right w:val="none" w:sz="0" w:space="0" w:color="auto"/>
          </w:divBdr>
        </w:div>
        <w:div w:id="1135373390">
          <w:marLeft w:val="640"/>
          <w:marRight w:val="0"/>
          <w:marTop w:val="0"/>
          <w:marBottom w:val="0"/>
          <w:divBdr>
            <w:top w:val="none" w:sz="0" w:space="0" w:color="auto"/>
            <w:left w:val="none" w:sz="0" w:space="0" w:color="auto"/>
            <w:bottom w:val="none" w:sz="0" w:space="0" w:color="auto"/>
            <w:right w:val="none" w:sz="0" w:space="0" w:color="auto"/>
          </w:divBdr>
        </w:div>
        <w:div w:id="665745336">
          <w:marLeft w:val="640"/>
          <w:marRight w:val="0"/>
          <w:marTop w:val="0"/>
          <w:marBottom w:val="0"/>
          <w:divBdr>
            <w:top w:val="none" w:sz="0" w:space="0" w:color="auto"/>
            <w:left w:val="none" w:sz="0" w:space="0" w:color="auto"/>
            <w:bottom w:val="none" w:sz="0" w:space="0" w:color="auto"/>
            <w:right w:val="none" w:sz="0" w:space="0" w:color="auto"/>
          </w:divBdr>
        </w:div>
        <w:div w:id="1962032111">
          <w:marLeft w:val="640"/>
          <w:marRight w:val="0"/>
          <w:marTop w:val="0"/>
          <w:marBottom w:val="0"/>
          <w:divBdr>
            <w:top w:val="none" w:sz="0" w:space="0" w:color="auto"/>
            <w:left w:val="none" w:sz="0" w:space="0" w:color="auto"/>
            <w:bottom w:val="none" w:sz="0" w:space="0" w:color="auto"/>
            <w:right w:val="none" w:sz="0" w:space="0" w:color="auto"/>
          </w:divBdr>
        </w:div>
        <w:div w:id="1511603048">
          <w:marLeft w:val="640"/>
          <w:marRight w:val="0"/>
          <w:marTop w:val="0"/>
          <w:marBottom w:val="0"/>
          <w:divBdr>
            <w:top w:val="none" w:sz="0" w:space="0" w:color="auto"/>
            <w:left w:val="none" w:sz="0" w:space="0" w:color="auto"/>
            <w:bottom w:val="none" w:sz="0" w:space="0" w:color="auto"/>
            <w:right w:val="none" w:sz="0" w:space="0" w:color="auto"/>
          </w:divBdr>
        </w:div>
        <w:div w:id="507713384">
          <w:marLeft w:val="640"/>
          <w:marRight w:val="0"/>
          <w:marTop w:val="0"/>
          <w:marBottom w:val="0"/>
          <w:divBdr>
            <w:top w:val="none" w:sz="0" w:space="0" w:color="auto"/>
            <w:left w:val="none" w:sz="0" w:space="0" w:color="auto"/>
            <w:bottom w:val="none" w:sz="0" w:space="0" w:color="auto"/>
            <w:right w:val="none" w:sz="0" w:space="0" w:color="auto"/>
          </w:divBdr>
        </w:div>
        <w:div w:id="2135129542">
          <w:marLeft w:val="640"/>
          <w:marRight w:val="0"/>
          <w:marTop w:val="0"/>
          <w:marBottom w:val="0"/>
          <w:divBdr>
            <w:top w:val="none" w:sz="0" w:space="0" w:color="auto"/>
            <w:left w:val="none" w:sz="0" w:space="0" w:color="auto"/>
            <w:bottom w:val="none" w:sz="0" w:space="0" w:color="auto"/>
            <w:right w:val="none" w:sz="0" w:space="0" w:color="auto"/>
          </w:divBdr>
        </w:div>
        <w:div w:id="1425305074">
          <w:marLeft w:val="640"/>
          <w:marRight w:val="0"/>
          <w:marTop w:val="0"/>
          <w:marBottom w:val="0"/>
          <w:divBdr>
            <w:top w:val="none" w:sz="0" w:space="0" w:color="auto"/>
            <w:left w:val="none" w:sz="0" w:space="0" w:color="auto"/>
            <w:bottom w:val="none" w:sz="0" w:space="0" w:color="auto"/>
            <w:right w:val="none" w:sz="0" w:space="0" w:color="auto"/>
          </w:divBdr>
        </w:div>
        <w:div w:id="36781748">
          <w:marLeft w:val="640"/>
          <w:marRight w:val="0"/>
          <w:marTop w:val="0"/>
          <w:marBottom w:val="0"/>
          <w:divBdr>
            <w:top w:val="none" w:sz="0" w:space="0" w:color="auto"/>
            <w:left w:val="none" w:sz="0" w:space="0" w:color="auto"/>
            <w:bottom w:val="none" w:sz="0" w:space="0" w:color="auto"/>
            <w:right w:val="none" w:sz="0" w:space="0" w:color="auto"/>
          </w:divBdr>
        </w:div>
        <w:div w:id="623535114">
          <w:marLeft w:val="640"/>
          <w:marRight w:val="0"/>
          <w:marTop w:val="0"/>
          <w:marBottom w:val="0"/>
          <w:divBdr>
            <w:top w:val="none" w:sz="0" w:space="0" w:color="auto"/>
            <w:left w:val="none" w:sz="0" w:space="0" w:color="auto"/>
            <w:bottom w:val="none" w:sz="0" w:space="0" w:color="auto"/>
            <w:right w:val="none" w:sz="0" w:space="0" w:color="auto"/>
          </w:divBdr>
        </w:div>
        <w:div w:id="1791164886">
          <w:marLeft w:val="640"/>
          <w:marRight w:val="0"/>
          <w:marTop w:val="0"/>
          <w:marBottom w:val="0"/>
          <w:divBdr>
            <w:top w:val="none" w:sz="0" w:space="0" w:color="auto"/>
            <w:left w:val="none" w:sz="0" w:space="0" w:color="auto"/>
            <w:bottom w:val="none" w:sz="0" w:space="0" w:color="auto"/>
            <w:right w:val="none" w:sz="0" w:space="0" w:color="auto"/>
          </w:divBdr>
        </w:div>
        <w:div w:id="1690789378">
          <w:marLeft w:val="640"/>
          <w:marRight w:val="0"/>
          <w:marTop w:val="0"/>
          <w:marBottom w:val="0"/>
          <w:divBdr>
            <w:top w:val="none" w:sz="0" w:space="0" w:color="auto"/>
            <w:left w:val="none" w:sz="0" w:space="0" w:color="auto"/>
            <w:bottom w:val="none" w:sz="0" w:space="0" w:color="auto"/>
            <w:right w:val="none" w:sz="0" w:space="0" w:color="auto"/>
          </w:divBdr>
        </w:div>
        <w:div w:id="307832215">
          <w:marLeft w:val="640"/>
          <w:marRight w:val="0"/>
          <w:marTop w:val="0"/>
          <w:marBottom w:val="0"/>
          <w:divBdr>
            <w:top w:val="none" w:sz="0" w:space="0" w:color="auto"/>
            <w:left w:val="none" w:sz="0" w:space="0" w:color="auto"/>
            <w:bottom w:val="none" w:sz="0" w:space="0" w:color="auto"/>
            <w:right w:val="none" w:sz="0" w:space="0" w:color="auto"/>
          </w:divBdr>
        </w:div>
        <w:div w:id="373164558">
          <w:marLeft w:val="640"/>
          <w:marRight w:val="0"/>
          <w:marTop w:val="0"/>
          <w:marBottom w:val="0"/>
          <w:divBdr>
            <w:top w:val="none" w:sz="0" w:space="0" w:color="auto"/>
            <w:left w:val="none" w:sz="0" w:space="0" w:color="auto"/>
            <w:bottom w:val="none" w:sz="0" w:space="0" w:color="auto"/>
            <w:right w:val="none" w:sz="0" w:space="0" w:color="auto"/>
          </w:divBdr>
        </w:div>
        <w:div w:id="1111363246">
          <w:marLeft w:val="640"/>
          <w:marRight w:val="0"/>
          <w:marTop w:val="0"/>
          <w:marBottom w:val="0"/>
          <w:divBdr>
            <w:top w:val="none" w:sz="0" w:space="0" w:color="auto"/>
            <w:left w:val="none" w:sz="0" w:space="0" w:color="auto"/>
            <w:bottom w:val="none" w:sz="0" w:space="0" w:color="auto"/>
            <w:right w:val="none" w:sz="0" w:space="0" w:color="auto"/>
          </w:divBdr>
        </w:div>
        <w:div w:id="1217739099">
          <w:marLeft w:val="640"/>
          <w:marRight w:val="0"/>
          <w:marTop w:val="0"/>
          <w:marBottom w:val="0"/>
          <w:divBdr>
            <w:top w:val="none" w:sz="0" w:space="0" w:color="auto"/>
            <w:left w:val="none" w:sz="0" w:space="0" w:color="auto"/>
            <w:bottom w:val="none" w:sz="0" w:space="0" w:color="auto"/>
            <w:right w:val="none" w:sz="0" w:space="0" w:color="auto"/>
          </w:divBdr>
        </w:div>
        <w:div w:id="1930776533">
          <w:marLeft w:val="640"/>
          <w:marRight w:val="0"/>
          <w:marTop w:val="0"/>
          <w:marBottom w:val="0"/>
          <w:divBdr>
            <w:top w:val="none" w:sz="0" w:space="0" w:color="auto"/>
            <w:left w:val="none" w:sz="0" w:space="0" w:color="auto"/>
            <w:bottom w:val="none" w:sz="0" w:space="0" w:color="auto"/>
            <w:right w:val="none" w:sz="0" w:space="0" w:color="auto"/>
          </w:divBdr>
        </w:div>
        <w:div w:id="1010840348">
          <w:marLeft w:val="640"/>
          <w:marRight w:val="0"/>
          <w:marTop w:val="0"/>
          <w:marBottom w:val="0"/>
          <w:divBdr>
            <w:top w:val="none" w:sz="0" w:space="0" w:color="auto"/>
            <w:left w:val="none" w:sz="0" w:space="0" w:color="auto"/>
            <w:bottom w:val="none" w:sz="0" w:space="0" w:color="auto"/>
            <w:right w:val="none" w:sz="0" w:space="0" w:color="auto"/>
          </w:divBdr>
        </w:div>
        <w:div w:id="1617831257">
          <w:marLeft w:val="640"/>
          <w:marRight w:val="0"/>
          <w:marTop w:val="0"/>
          <w:marBottom w:val="0"/>
          <w:divBdr>
            <w:top w:val="none" w:sz="0" w:space="0" w:color="auto"/>
            <w:left w:val="none" w:sz="0" w:space="0" w:color="auto"/>
            <w:bottom w:val="none" w:sz="0" w:space="0" w:color="auto"/>
            <w:right w:val="none" w:sz="0" w:space="0" w:color="auto"/>
          </w:divBdr>
        </w:div>
        <w:div w:id="1517227920">
          <w:marLeft w:val="640"/>
          <w:marRight w:val="0"/>
          <w:marTop w:val="0"/>
          <w:marBottom w:val="0"/>
          <w:divBdr>
            <w:top w:val="none" w:sz="0" w:space="0" w:color="auto"/>
            <w:left w:val="none" w:sz="0" w:space="0" w:color="auto"/>
            <w:bottom w:val="none" w:sz="0" w:space="0" w:color="auto"/>
            <w:right w:val="none" w:sz="0" w:space="0" w:color="auto"/>
          </w:divBdr>
        </w:div>
        <w:div w:id="135807210">
          <w:marLeft w:val="640"/>
          <w:marRight w:val="0"/>
          <w:marTop w:val="0"/>
          <w:marBottom w:val="0"/>
          <w:divBdr>
            <w:top w:val="none" w:sz="0" w:space="0" w:color="auto"/>
            <w:left w:val="none" w:sz="0" w:space="0" w:color="auto"/>
            <w:bottom w:val="none" w:sz="0" w:space="0" w:color="auto"/>
            <w:right w:val="none" w:sz="0" w:space="0" w:color="auto"/>
          </w:divBdr>
        </w:div>
        <w:div w:id="1658537568">
          <w:marLeft w:val="640"/>
          <w:marRight w:val="0"/>
          <w:marTop w:val="0"/>
          <w:marBottom w:val="0"/>
          <w:divBdr>
            <w:top w:val="none" w:sz="0" w:space="0" w:color="auto"/>
            <w:left w:val="none" w:sz="0" w:space="0" w:color="auto"/>
            <w:bottom w:val="none" w:sz="0" w:space="0" w:color="auto"/>
            <w:right w:val="none" w:sz="0" w:space="0" w:color="auto"/>
          </w:divBdr>
        </w:div>
        <w:div w:id="2093119039">
          <w:marLeft w:val="640"/>
          <w:marRight w:val="0"/>
          <w:marTop w:val="0"/>
          <w:marBottom w:val="0"/>
          <w:divBdr>
            <w:top w:val="none" w:sz="0" w:space="0" w:color="auto"/>
            <w:left w:val="none" w:sz="0" w:space="0" w:color="auto"/>
            <w:bottom w:val="none" w:sz="0" w:space="0" w:color="auto"/>
            <w:right w:val="none" w:sz="0" w:space="0" w:color="auto"/>
          </w:divBdr>
        </w:div>
        <w:div w:id="2142337436">
          <w:marLeft w:val="640"/>
          <w:marRight w:val="0"/>
          <w:marTop w:val="0"/>
          <w:marBottom w:val="0"/>
          <w:divBdr>
            <w:top w:val="none" w:sz="0" w:space="0" w:color="auto"/>
            <w:left w:val="none" w:sz="0" w:space="0" w:color="auto"/>
            <w:bottom w:val="none" w:sz="0" w:space="0" w:color="auto"/>
            <w:right w:val="none" w:sz="0" w:space="0" w:color="auto"/>
          </w:divBdr>
        </w:div>
        <w:div w:id="161431111">
          <w:marLeft w:val="640"/>
          <w:marRight w:val="0"/>
          <w:marTop w:val="0"/>
          <w:marBottom w:val="0"/>
          <w:divBdr>
            <w:top w:val="none" w:sz="0" w:space="0" w:color="auto"/>
            <w:left w:val="none" w:sz="0" w:space="0" w:color="auto"/>
            <w:bottom w:val="none" w:sz="0" w:space="0" w:color="auto"/>
            <w:right w:val="none" w:sz="0" w:space="0" w:color="auto"/>
          </w:divBdr>
        </w:div>
        <w:div w:id="1250314250">
          <w:marLeft w:val="640"/>
          <w:marRight w:val="0"/>
          <w:marTop w:val="0"/>
          <w:marBottom w:val="0"/>
          <w:divBdr>
            <w:top w:val="none" w:sz="0" w:space="0" w:color="auto"/>
            <w:left w:val="none" w:sz="0" w:space="0" w:color="auto"/>
            <w:bottom w:val="none" w:sz="0" w:space="0" w:color="auto"/>
            <w:right w:val="none" w:sz="0" w:space="0" w:color="auto"/>
          </w:divBdr>
        </w:div>
        <w:div w:id="1245652953">
          <w:marLeft w:val="640"/>
          <w:marRight w:val="0"/>
          <w:marTop w:val="0"/>
          <w:marBottom w:val="0"/>
          <w:divBdr>
            <w:top w:val="none" w:sz="0" w:space="0" w:color="auto"/>
            <w:left w:val="none" w:sz="0" w:space="0" w:color="auto"/>
            <w:bottom w:val="none" w:sz="0" w:space="0" w:color="auto"/>
            <w:right w:val="none" w:sz="0" w:space="0" w:color="auto"/>
          </w:divBdr>
        </w:div>
        <w:div w:id="1163282466">
          <w:marLeft w:val="640"/>
          <w:marRight w:val="0"/>
          <w:marTop w:val="0"/>
          <w:marBottom w:val="0"/>
          <w:divBdr>
            <w:top w:val="none" w:sz="0" w:space="0" w:color="auto"/>
            <w:left w:val="none" w:sz="0" w:space="0" w:color="auto"/>
            <w:bottom w:val="none" w:sz="0" w:space="0" w:color="auto"/>
            <w:right w:val="none" w:sz="0" w:space="0" w:color="auto"/>
          </w:divBdr>
        </w:div>
        <w:div w:id="1593925866">
          <w:marLeft w:val="640"/>
          <w:marRight w:val="0"/>
          <w:marTop w:val="0"/>
          <w:marBottom w:val="0"/>
          <w:divBdr>
            <w:top w:val="none" w:sz="0" w:space="0" w:color="auto"/>
            <w:left w:val="none" w:sz="0" w:space="0" w:color="auto"/>
            <w:bottom w:val="none" w:sz="0" w:space="0" w:color="auto"/>
            <w:right w:val="none" w:sz="0" w:space="0" w:color="auto"/>
          </w:divBdr>
        </w:div>
        <w:div w:id="97995698">
          <w:marLeft w:val="640"/>
          <w:marRight w:val="0"/>
          <w:marTop w:val="0"/>
          <w:marBottom w:val="0"/>
          <w:divBdr>
            <w:top w:val="none" w:sz="0" w:space="0" w:color="auto"/>
            <w:left w:val="none" w:sz="0" w:space="0" w:color="auto"/>
            <w:bottom w:val="none" w:sz="0" w:space="0" w:color="auto"/>
            <w:right w:val="none" w:sz="0" w:space="0" w:color="auto"/>
          </w:divBdr>
        </w:div>
        <w:div w:id="269358125">
          <w:marLeft w:val="640"/>
          <w:marRight w:val="0"/>
          <w:marTop w:val="0"/>
          <w:marBottom w:val="0"/>
          <w:divBdr>
            <w:top w:val="none" w:sz="0" w:space="0" w:color="auto"/>
            <w:left w:val="none" w:sz="0" w:space="0" w:color="auto"/>
            <w:bottom w:val="none" w:sz="0" w:space="0" w:color="auto"/>
            <w:right w:val="none" w:sz="0" w:space="0" w:color="auto"/>
          </w:divBdr>
        </w:div>
        <w:div w:id="114519823">
          <w:marLeft w:val="640"/>
          <w:marRight w:val="0"/>
          <w:marTop w:val="0"/>
          <w:marBottom w:val="0"/>
          <w:divBdr>
            <w:top w:val="none" w:sz="0" w:space="0" w:color="auto"/>
            <w:left w:val="none" w:sz="0" w:space="0" w:color="auto"/>
            <w:bottom w:val="none" w:sz="0" w:space="0" w:color="auto"/>
            <w:right w:val="none" w:sz="0" w:space="0" w:color="auto"/>
          </w:divBdr>
        </w:div>
        <w:div w:id="720788995">
          <w:marLeft w:val="640"/>
          <w:marRight w:val="0"/>
          <w:marTop w:val="0"/>
          <w:marBottom w:val="0"/>
          <w:divBdr>
            <w:top w:val="none" w:sz="0" w:space="0" w:color="auto"/>
            <w:left w:val="none" w:sz="0" w:space="0" w:color="auto"/>
            <w:bottom w:val="none" w:sz="0" w:space="0" w:color="auto"/>
            <w:right w:val="none" w:sz="0" w:space="0" w:color="auto"/>
          </w:divBdr>
        </w:div>
        <w:div w:id="735396082">
          <w:marLeft w:val="640"/>
          <w:marRight w:val="0"/>
          <w:marTop w:val="0"/>
          <w:marBottom w:val="0"/>
          <w:divBdr>
            <w:top w:val="none" w:sz="0" w:space="0" w:color="auto"/>
            <w:left w:val="none" w:sz="0" w:space="0" w:color="auto"/>
            <w:bottom w:val="none" w:sz="0" w:space="0" w:color="auto"/>
            <w:right w:val="none" w:sz="0" w:space="0" w:color="auto"/>
          </w:divBdr>
        </w:div>
        <w:div w:id="642974770">
          <w:marLeft w:val="640"/>
          <w:marRight w:val="0"/>
          <w:marTop w:val="0"/>
          <w:marBottom w:val="0"/>
          <w:divBdr>
            <w:top w:val="none" w:sz="0" w:space="0" w:color="auto"/>
            <w:left w:val="none" w:sz="0" w:space="0" w:color="auto"/>
            <w:bottom w:val="none" w:sz="0" w:space="0" w:color="auto"/>
            <w:right w:val="none" w:sz="0" w:space="0" w:color="auto"/>
          </w:divBdr>
        </w:div>
        <w:div w:id="1904826429">
          <w:marLeft w:val="640"/>
          <w:marRight w:val="0"/>
          <w:marTop w:val="0"/>
          <w:marBottom w:val="0"/>
          <w:divBdr>
            <w:top w:val="none" w:sz="0" w:space="0" w:color="auto"/>
            <w:left w:val="none" w:sz="0" w:space="0" w:color="auto"/>
            <w:bottom w:val="none" w:sz="0" w:space="0" w:color="auto"/>
            <w:right w:val="none" w:sz="0" w:space="0" w:color="auto"/>
          </w:divBdr>
        </w:div>
        <w:div w:id="1133601720">
          <w:marLeft w:val="640"/>
          <w:marRight w:val="0"/>
          <w:marTop w:val="0"/>
          <w:marBottom w:val="0"/>
          <w:divBdr>
            <w:top w:val="none" w:sz="0" w:space="0" w:color="auto"/>
            <w:left w:val="none" w:sz="0" w:space="0" w:color="auto"/>
            <w:bottom w:val="none" w:sz="0" w:space="0" w:color="auto"/>
            <w:right w:val="none" w:sz="0" w:space="0" w:color="auto"/>
          </w:divBdr>
        </w:div>
        <w:div w:id="982857933">
          <w:marLeft w:val="640"/>
          <w:marRight w:val="0"/>
          <w:marTop w:val="0"/>
          <w:marBottom w:val="0"/>
          <w:divBdr>
            <w:top w:val="none" w:sz="0" w:space="0" w:color="auto"/>
            <w:left w:val="none" w:sz="0" w:space="0" w:color="auto"/>
            <w:bottom w:val="none" w:sz="0" w:space="0" w:color="auto"/>
            <w:right w:val="none" w:sz="0" w:space="0" w:color="auto"/>
          </w:divBdr>
        </w:div>
        <w:div w:id="655838004">
          <w:marLeft w:val="640"/>
          <w:marRight w:val="0"/>
          <w:marTop w:val="0"/>
          <w:marBottom w:val="0"/>
          <w:divBdr>
            <w:top w:val="none" w:sz="0" w:space="0" w:color="auto"/>
            <w:left w:val="none" w:sz="0" w:space="0" w:color="auto"/>
            <w:bottom w:val="none" w:sz="0" w:space="0" w:color="auto"/>
            <w:right w:val="none" w:sz="0" w:space="0" w:color="auto"/>
          </w:divBdr>
        </w:div>
        <w:div w:id="633799475">
          <w:marLeft w:val="640"/>
          <w:marRight w:val="0"/>
          <w:marTop w:val="0"/>
          <w:marBottom w:val="0"/>
          <w:divBdr>
            <w:top w:val="none" w:sz="0" w:space="0" w:color="auto"/>
            <w:left w:val="none" w:sz="0" w:space="0" w:color="auto"/>
            <w:bottom w:val="none" w:sz="0" w:space="0" w:color="auto"/>
            <w:right w:val="none" w:sz="0" w:space="0" w:color="auto"/>
          </w:divBdr>
        </w:div>
        <w:div w:id="1189758771">
          <w:marLeft w:val="640"/>
          <w:marRight w:val="0"/>
          <w:marTop w:val="0"/>
          <w:marBottom w:val="0"/>
          <w:divBdr>
            <w:top w:val="none" w:sz="0" w:space="0" w:color="auto"/>
            <w:left w:val="none" w:sz="0" w:space="0" w:color="auto"/>
            <w:bottom w:val="none" w:sz="0" w:space="0" w:color="auto"/>
            <w:right w:val="none" w:sz="0" w:space="0" w:color="auto"/>
          </w:divBdr>
        </w:div>
        <w:div w:id="2050254452">
          <w:marLeft w:val="640"/>
          <w:marRight w:val="0"/>
          <w:marTop w:val="0"/>
          <w:marBottom w:val="0"/>
          <w:divBdr>
            <w:top w:val="none" w:sz="0" w:space="0" w:color="auto"/>
            <w:left w:val="none" w:sz="0" w:space="0" w:color="auto"/>
            <w:bottom w:val="none" w:sz="0" w:space="0" w:color="auto"/>
            <w:right w:val="none" w:sz="0" w:space="0" w:color="auto"/>
          </w:divBdr>
        </w:div>
        <w:div w:id="199126603">
          <w:marLeft w:val="640"/>
          <w:marRight w:val="0"/>
          <w:marTop w:val="0"/>
          <w:marBottom w:val="0"/>
          <w:divBdr>
            <w:top w:val="none" w:sz="0" w:space="0" w:color="auto"/>
            <w:left w:val="none" w:sz="0" w:space="0" w:color="auto"/>
            <w:bottom w:val="none" w:sz="0" w:space="0" w:color="auto"/>
            <w:right w:val="none" w:sz="0" w:space="0" w:color="auto"/>
          </w:divBdr>
        </w:div>
        <w:div w:id="1354838571">
          <w:marLeft w:val="640"/>
          <w:marRight w:val="0"/>
          <w:marTop w:val="0"/>
          <w:marBottom w:val="0"/>
          <w:divBdr>
            <w:top w:val="none" w:sz="0" w:space="0" w:color="auto"/>
            <w:left w:val="none" w:sz="0" w:space="0" w:color="auto"/>
            <w:bottom w:val="none" w:sz="0" w:space="0" w:color="auto"/>
            <w:right w:val="none" w:sz="0" w:space="0" w:color="auto"/>
          </w:divBdr>
        </w:div>
        <w:div w:id="1076249043">
          <w:marLeft w:val="640"/>
          <w:marRight w:val="0"/>
          <w:marTop w:val="0"/>
          <w:marBottom w:val="0"/>
          <w:divBdr>
            <w:top w:val="none" w:sz="0" w:space="0" w:color="auto"/>
            <w:left w:val="none" w:sz="0" w:space="0" w:color="auto"/>
            <w:bottom w:val="none" w:sz="0" w:space="0" w:color="auto"/>
            <w:right w:val="none" w:sz="0" w:space="0" w:color="auto"/>
          </w:divBdr>
        </w:div>
        <w:div w:id="1190870078">
          <w:marLeft w:val="640"/>
          <w:marRight w:val="0"/>
          <w:marTop w:val="0"/>
          <w:marBottom w:val="0"/>
          <w:divBdr>
            <w:top w:val="none" w:sz="0" w:space="0" w:color="auto"/>
            <w:left w:val="none" w:sz="0" w:space="0" w:color="auto"/>
            <w:bottom w:val="none" w:sz="0" w:space="0" w:color="auto"/>
            <w:right w:val="none" w:sz="0" w:space="0" w:color="auto"/>
          </w:divBdr>
        </w:div>
        <w:div w:id="914626889">
          <w:marLeft w:val="640"/>
          <w:marRight w:val="0"/>
          <w:marTop w:val="0"/>
          <w:marBottom w:val="0"/>
          <w:divBdr>
            <w:top w:val="none" w:sz="0" w:space="0" w:color="auto"/>
            <w:left w:val="none" w:sz="0" w:space="0" w:color="auto"/>
            <w:bottom w:val="none" w:sz="0" w:space="0" w:color="auto"/>
            <w:right w:val="none" w:sz="0" w:space="0" w:color="auto"/>
          </w:divBdr>
        </w:div>
        <w:div w:id="71123114">
          <w:marLeft w:val="640"/>
          <w:marRight w:val="0"/>
          <w:marTop w:val="0"/>
          <w:marBottom w:val="0"/>
          <w:divBdr>
            <w:top w:val="none" w:sz="0" w:space="0" w:color="auto"/>
            <w:left w:val="none" w:sz="0" w:space="0" w:color="auto"/>
            <w:bottom w:val="none" w:sz="0" w:space="0" w:color="auto"/>
            <w:right w:val="none" w:sz="0" w:space="0" w:color="auto"/>
          </w:divBdr>
        </w:div>
        <w:div w:id="1118183329">
          <w:marLeft w:val="640"/>
          <w:marRight w:val="0"/>
          <w:marTop w:val="0"/>
          <w:marBottom w:val="0"/>
          <w:divBdr>
            <w:top w:val="none" w:sz="0" w:space="0" w:color="auto"/>
            <w:left w:val="none" w:sz="0" w:space="0" w:color="auto"/>
            <w:bottom w:val="none" w:sz="0" w:space="0" w:color="auto"/>
            <w:right w:val="none" w:sz="0" w:space="0" w:color="auto"/>
          </w:divBdr>
        </w:div>
        <w:div w:id="1793553783">
          <w:marLeft w:val="640"/>
          <w:marRight w:val="0"/>
          <w:marTop w:val="0"/>
          <w:marBottom w:val="0"/>
          <w:divBdr>
            <w:top w:val="none" w:sz="0" w:space="0" w:color="auto"/>
            <w:left w:val="none" w:sz="0" w:space="0" w:color="auto"/>
            <w:bottom w:val="none" w:sz="0" w:space="0" w:color="auto"/>
            <w:right w:val="none" w:sz="0" w:space="0" w:color="auto"/>
          </w:divBdr>
        </w:div>
        <w:div w:id="1858348989">
          <w:marLeft w:val="640"/>
          <w:marRight w:val="0"/>
          <w:marTop w:val="0"/>
          <w:marBottom w:val="0"/>
          <w:divBdr>
            <w:top w:val="none" w:sz="0" w:space="0" w:color="auto"/>
            <w:left w:val="none" w:sz="0" w:space="0" w:color="auto"/>
            <w:bottom w:val="none" w:sz="0" w:space="0" w:color="auto"/>
            <w:right w:val="none" w:sz="0" w:space="0" w:color="auto"/>
          </w:divBdr>
        </w:div>
        <w:div w:id="194391577">
          <w:marLeft w:val="640"/>
          <w:marRight w:val="0"/>
          <w:marTop w:val="0"/>
          <w:marBottom w:val="0"/>
          <w:divBdr>
            <w:top w:val="none" w:sz="0" w:space="0" w:color="auto"/>
            <w:left w:val="none" w:sz="0" w:space="0" w:color="auto"/>
            <w:bottom w:val="none" w:sz="0" w:space="0" w:color="auto"/>
            <w:right w:val="none" w:sz="0" w:space="0" w:color="auto"/>
          </w:divBdr>
        </w:div>
        <w:div w:id="146744989">
          <w:marLeft w:val="640"/>
          <w:marRight w:val="0"/>
          <w:marTop w:val="0"/>
          <w:marBottom w:val="0"/>
          <w:divBdr>
            <w:top w:val="none" w:sz="0" w:space="0" w:color="auto"/>
            <w:left w:val="none" w:sz="0" w:space="0" w:color="auto"/>
            <w:bottom w:val="none" w:sz="0" w:space="0" w:color="auto"/>
            <w:right w:val="none" w:sz="0" w:space="0" w:color="auto"/>
          </w:divBdr>
        </w:div>
        <w:div w:id="1901095893">
          <w:marLeft w:val="640"/>
          <w:marRight w:val="0"/>
          <w:marTop w:val="0"/>
          <w:marBottom w:val="0"/>
          <w:divBdr>
            <w:top w:val="none" w:sz="0" w:space="0" w:color="auto"/>
            <w:left w:val="none" w:sz="0" w:space="0" w:color="auto"/>
            <w:bottom w:val="none" w:sz="0" w:space="0" w:color="auto"/>
            <w:right w:val="none" w:sz="0" w:space="0" w:color="auto"/>
          </w:divBdr>
        </w:div>
        <w:div w:id="1681469042">
          <w:marLeft w:val="640"/>
          <w:marRight w:val="0"/>
          <w:marTop w:val="0"/>
          <w:marBottom w:val="0"/>
          <w:divBdr>
            <w:top w:val="none" w:sz="0" w:space="0" w:color="auto"/>
            <w:left w:val="none" w:sz="0" w:space="0" w:color="auto"/>
            <w:bottom w:val="none" w:sz="0" w:space="0" w:color="auto"/>
            <w:right w:val="none" w:sz="0" w:space="0" w:color="auto"/>
          </w:divBdr>
        </w:div>
        <w:div w:id="1445660892">
          <w:marLeft w:val="640"/>
          <w:marRight w:val="0"/>
          <w:marTop w:val="0"/>
          <w:marBottom w:val="0"/>
          <w:divBdr>
            <w:top w:val="none" w:sz="0" w:space="0" w:color="auto"/>
            <w:left w:val="none" w:sz="0" w:space="0" w:color="auto"/>
            <w:bottom w:val="none" w:sz="0" w:space="0" w:color="auto"/>
            <w:right w:val="none" w:sz="0" w:space="0" w:color="auto"/>
          </w:divBdr>
        </w:div>
        <w:div w:id="1929536396">
          <w:marLeft w:val="640"/>
          <w:marRight w:val="0"/>
          <w:marTop w:val="0"/>
          <w:marBottom w:val="0"/>
          <w:divBdr>
            <w:top w:val="none" w:sz="0" w:space="0" w:color="auto"/>
            <w:left w:val="none" w:sz="0" w:space="0" w:color="auto"/>
            <w:bottom w:val="none" w:sz="0" w:space="0" w:color="auto"/>
            <w:right w:val="none" w:sz="0" w:space="0" w:color="auto"/>
          </w:divBdr>
        </w:div>
        <w:div w:id="485704056">
          <w:marLeft w:val="640"/>
          <w:marRight w:val="0"/>
          <w:marTop w:val="0"/>
          <w:marBottom w:val="0"/>
          <w:divBdr>
            <w:top w:val="none" w:sz="0" w:space="0" w:color="auto"/>
            <w:left w:val="none" w:sz="0" w:space="0" w:color="auto"/>
            <w:bottom w:val="none" w:sz="0" w:space="0" w:color="auto"/>
            <w:right w:val="none" w:sz="0" w:space="0" w:color="auto"/>
          </w:divBdr>
        </w:div>
        <w:div w:id="1155953325">
          <w:marLeft w:val="640"/>
          <w:marRight w:val="0"/>
          <w:marTop w:val="0"/>
          <w:marBottom w:val="0"/>
          <w:divBdr>
            <w:top w:val="none" w:sz="0" w:space="0" w:color="auto"/>
            <w:left w:val="none" w:sz="0" w:space="0" w:color="auto"/>
            <w:bottom w:val="none" w:sz="0" w:space="0" w:color="auto"/>
            <w:right w:val="none" w:sz="0" w:space="0" w:color="auto"/>
          </w:divBdr>
        </w:div>
        <w:div w:id="2013025401">
          <w:marLeft w:val="640"/>
          <w:marRight w:val="0"/>
          <w:marTop w:val="0"/>
          <w:marBottom w:val="0"/>
          <w:divBdr>
            <w:top w:val="none" w:sz="0" w:space="0" w:color="auto"/>
            <w:left w:val="none" w:sz="0" w:space="0" w:color="auto"/>
            <w:bottom w:val="none" w:sz="0" w:space="0" w:color="auto"/>
            <w:right w:val="none" w:sz="0" w:space="0" w:color="auto"/>
          </w:divBdr>
        </w:div>
        <w:div w:id="1002856956">
          <w:marLeft w:val="640"/>
          <w:marRight w:val="0"/>
          <w:marTop w:val="0"/>
          <w:marBottom w:val="0"/>
          <w:divBdr>
            <w:top w:val="none" w:sz="0" w:space="0" w:color="auto"/>
            <w:left w:val="none" w:sz="0" w:space="0" w:color="auto"/>
            <w:bottom w:val="none" w:sz="0" w:space="0" w:color="auto"/>
            <w:right w:val="none" w:sz="0" w:space="0" w:color="auto"/>
          </w:divBdr>
        </w:div>
        <w:div w:id="763382927">
          <w:marLeft w:val="640"/>
          <w:marRight w:val="0"/>
          <w:marTop w:val="0"/>
          <w:marBottom w:val="0"/>
          <w:divBdr>
            <w:top w:val="none" w:sz="0" w:space="0" w:color="auto"/>
            <w:left w:val="none" w:sz="0" w:space="0" w:color="auto"/>
            <w:bottom w:val="none" w:sz="0" w:space="0" w:color="auto"/>
            <w:right w:val="none" w:sz="0" w:space="0" w:color="auto"/>
          </w:divBdr>
        </w:div>
        <w:div w:id="772826600">
          <w:marLeft w:val="640"/>
          <w:marRight w:val="0"/>
          <w:marTop w:val="0"/>
          <w:marBottom w:val="0"/>
          <w:divBdr>
            <w:top w:val="none" w:sz="0" w:space="0" w:color="auto"/>
            <w:left w:val="none" w:sz="0" w:space="0" w:color="auto"/>
            <w:bottom w:val="none" w:sz="0" w:space="0" w:color="auto"/>
            <w:right w:val="none" w:sz="0" w:space="0" w:color="auto"/>
          </w:divBdr>
        </w:div>
        <w:div w:id="716272211">
          <w:marLeft w:val="640"/>
          <w:marRight w:val="0"/>
          <w:marTop w:val="0"/>
          <w:marBottom w:val="0"/>
          <w:divBdr>
            <w:top w:val="none" w:sz="0" w:space="0" w:color="auto"/>
            <w:left w:val="none" w:sz="0" w:space="0" w:color="auto"/>
            <w:bottom w:val="none" w:sz="0" w:space="0" w:color="auto"/>
            <w:right w:val="none" w:sz="0" w:space="0" w:color="auto"/>
          </w:divBdr>
        </w:div>
        <w:div w:id="2077509293">
          <w:marLeft w:val="640"/>
          <w:marRight w:val="0"/>
          <w:marTop w:val="0"/>
          <w:marBottom w:val="0"/>
          <w:divBdr>
            <w:top w:val="none" w:sz="0" w:space="0" w:color="auto"/>
            <w:left w:val="none" w:sz="0" w:space="0" w:color="auto"/>
            <w:bottom w:val="none" w:sz="0" w:space="0" w:color="auto"/>
            <w:right w:val="none" w:sz="0" w:space="0" w:color="auto"/>
          </w:divBdr>
        </w:div>
        <w:div w:id="1864200873">
          <w:marLeft w:val="640"/>
          <w:marRight w:val="0"/>
          <w:marTop w:val="0"/>
          <w:marBottom w:val="0"/>
          <w:divBdr>
            <w:top w:val="none" w:sz="0" w:space="0" w:color="auto"/>
            <w:left w:val="none" w:sz="0" w:space="0" w:color="auto"/>
            <w:bottom w:val="none" w:sz="0" w:space="0" w:color="auto"/>
            <w:right w:val="none" w:sz="0" w:space="0" w:color="auto"/>
          </w:divBdr>
        </w:div>
        <w:div w:id="1923835032">
          <w:marLeft w:val="640"/>
          <w:marRight w:val="0"/>
          <w:marTop w:val="0"/>
          <w:marBottom w:val="0"/>
          <w:divBdr>
            <w:top w:val="none" w:sz="0" w:space="0" w:color="auto"/>
            <w:left w:val="none" w:sz="0" w:space="0" w:color="auto"/>
            <w:bottom w:val="none" w:sz="0" w:space="0" w:color="auto"/>
            <w:right w:val="none" w:sz="0" w:space="0" w:color="auto"/>
          </w:divBdr>
        </w:div>
        <w:div w:id="1330792159">
          <w:marLeft w:val="640"/>
          <w:marRight w:val="0"/>
          <w:marTop w:val="0"/>
          <w:marBottom w:val="0"/>
          <w:divBdr>
            <w:top w:val="none" w:sz="0" w:space="0" w:color="auto"/>
            <w:left w:val="none" w:sz="0" w:space="0" w:color="auto"/>
            <w:bottom w:val="none" w:sz="0" w:space="0" w:color="auto"/>
            <w:right w:val="none" w:sz="0" w:space="0" w:color="auto"/>
          </w:divBdr>
        </w:div>
        <w:div w:id="2068721966">
          <w:marLeft w:val="640"/>
          <w:marRight w:val="0"/>
          <w:marTop w:val="0"/>
          <w:marBottom w:val="0"/>
          <w:divBdr>
            <w:top w:val="none" w:sz="0" w:space="0" w:color="auto"/>
            <w:left w:val="none" w:sz="0" w:space="0" w:color="auto"/>
            <w:bottom w:val="none" w:sz="0" w:space="0" w:color="auto"/>
            <w:right w:val="none" w:sz="0" w:space="0" w:color="auto"/>
          </w:divBdr>
        </w:div>
        <w:div w:id="903222144">
          <w:marLeft w:val="640"/>
          <w:marRight w:val="0"/>
          <w:marTop w:val="0"/>
          <w:marBottom w:val="0"/>
          <w:divBdr>
            <w:top w:val="none" w:sz="0" w:space="0" w:color="auto"/>
            <w:left w:val="none" w:sz="0" w:space="0" w:color="auto"/>
            <w:bottom w:val="none" w:sz="0" w:space="0" w:color="auto"/>
            <w:right w:val="none" w:sz="0" w:space="0" w:color="auto"/>
          </w:divBdr>
        </w:div>
        <w:div w:id="674841599">
          <w:marLeft w:val="640"/>
          <w:marRight w:val="0"/>
          <w:marTop w:val="0"/>
          <w:marBottom w:val="0"/>
          <w:divBdr>
            <w:top w:val="none" w:sz="0" w:space="0" w:color="auto"/>
            <w:left w:val="none" w:sz="0" w:space="0" w:color="auto"/>
            <w:bottom w:val="none" w:sz="0" w:space="0" w:color="auto"/>
            <w:right w:val="none" w:sz="0" w:space="0" w:color="auto"/>
          </w:divBdr>
        </w:div>
        <w:div w:id="801265335">
          <w:marLeft w:val="640"/>
          <w:marRight w:val="0"/>
          <w:marTop w:val="0"/>
          <w:marBottom w:val="0"/>
          <w:divBdr>
            <w:top w:val="none" w:sz="0" w:space="0" w:color="auto"/>
            <w:left w:val="none" w:sz="0" w:space="0" w:color="auto"/>
            <w:bottom w:val="none" w:sz="0" w:space="0" w:color="auto"/>
            <w:right w:val="none" w:sz="0" w:space="0" w:color="auto"/>
          </w:divBdr>
        </w:div>
        <w:div w:id="1207137728">
          <w:marLeft w:val="640"/>
          <w:marRight w:val="0"/>
          <w:marTop w:val="0"/>
          <w:marBottom w:val="0"/>
          <w:divBdr>
            <w:top w:val="none" w:sz="0" w:space="0" w:color="auto"/>
            <w:left w:val="none" w:sz="0" w:space="0" w:color="auto"/>
            <w:bottom w:val="none" w:sz="0" w:space="0" w:color="auto"/>
            <w:right w:val="none" w:sz="0" w:space="0" w:color="auto"/>
          </w:divBdr>
        </w:div>
        <w:div w:id="545155">
          <w:marLeft w:val="640"/>
          <w:marRight w:val="0"/>
          <w:marTop w:val="0"/>
          <w:marBottom w:val="0"/>
          <w:divBdr>
            <w:top w:val="none" w:sz="0" w:space="0" w:color="auto"/>
            <w:left w:val="none" w:sz="0" w:space="0" w:color="auto"/>
            <w:bottom w:val="none" w:sz="0" w:space="0" w:color="auto"/>
            <w:right w:val="none" w:sz="0" w:space="0" w:color="auto"/>
          </w:divBdr>
        </w:div>
        <w:div w:id="682821949">
          <w:marLeft w:val="640"/>
          <w:marRight w:val="0"/>
          <w:marTop w:val="0"/>
          <w:marBottom w:val="0"/>
          <w:divBdr>
            <w:top w:val="none" w:sz="0" w:space="0" w:color="auto"/>
            <w:left w:val="none" w:sz="0" w:space="0" w:color="auto"/>
            <w:bottom w:val="none" w:sz="0" w:space="0" w:color="auto"/>
            <w:right w:val="none" w:sz="0" w:space="0" w:color="auto"/>
          </w:divBdr>
        </w:div>
        <w:div w:id="2437522">
          <w:marLeft w:val="640"/>
          <w:marRight w:val="0"/>
          <w:marTop w:val="0"/>
          <w:marBottom w:val="0"/>
          <w:divBdr>
            <w:top w:val="none" w:sz="0" w:space="0" w:color="auto"/>
            <w:left w:val="none" w:sz="0" w:space="0" w:color="auto"/>
            <w:bottom w:val="none" w:sz="0" w:space="0" w:color="auto"/>
            <w:right w:val="none" w:sz="0" w:space="0" w:color="auto"/>
          </w:divBdr>
        </w:div>
        <w:div w:id="1226602048">
          <w:marLeft w:val="640"/>
          <w:marRight w:val="0"/>
          <w:marTop w:val="0"/>
          <w:marBottom w:val="0"/>
          <w:divBdr>
            <w:top w:val="none" w:sz="0" w:space="0" w:color="auto"/>
            <w:left w:val="none" w:sz="0" w:space="0" w:color="auto"/>
            <w:bottom w:val="none" w:sz="0" w:space="0" w:color="auto"/>
            <w:right w:val="none" w:sz="0" w:space="0" w:color="auto"/>
          </w:divBdr>
        </w:div>
        <w:div w:id="462188180">
          <w:marLeft w:val="640"/>
          <w:marRight w:val="0"/>
          <w:marTop w:val="0"/>
          <w:marBottom w:val="0"/>
          <w:divBdr>
            <w:top w:val="none" w:sz="0" w:space="0" w:color="auto"/>
            <w:left w:val="none" w:sz="0" w:space="0" w:color="auto"/>
            <w:bottom w:val="none" w:sz="0" w:space="0" w:color="auto"/>
            <w:right w:val="none" w:sz="0" w:space="0" w:color="auto"/>
          </w:divBdr>
        </w:div>
        <w:div w:id="1480460529">
          <w:marLeft w:val="640"/>
          <w:marRight w:val="0"/>
          <w:marTop w:val="0"/>
          <w:marBottom w:val="0"/>
          <w:divBdr>
            <w:top w:val="none" w:sz="0" w:space="0" w:color="auto"/>
            <w:left w:val="none" w:sz="0" w:space="0" w:color="auto"/>
            <w:bottom w:val="none" w:sz="0" w:space="0" w:color="auto"/>
            <w:right w:val="none" w:sz="0" w:space="0" w:color="auto"/>
          </w:divBdr>
        </w:div>
        <w:div w:id="86081177">
          <w:marLeft w:val="640"/>
          <w:marRight w:val="0"/>
          <w:marTop w:val="0"/>
          <w:marBottom w:val="0"/>
          <w:divBdr>
            <w:top w:val="none" w:sz="0" w:space="0" w:color="auto"/>
            <w:left w:val="none" w:sz="0" w:space="0" w:color="auto"/>
            <w:bottom w:val="none" w:sz="0" w:space="0" w:color="auto"/>
            <w:right w:val="none" w:sz="0" w:space="0" w:color="auto"/>
          </w:divBdr>
        </w:div>
        <w:div w:id="1768455092">
          <w:marLeft w:val="640"/>
          <w:marRight w:val="0"/>
          <w:marTop w:val="0"/>
          <w:marBottom w:val="0"/>
          <w:divBdr>
            <w:top w:val="none" w:sz="0" w:space="0" w:color="auto"/>
            <w:left w:val="none" w:sz="0" w:space="0" w:color="auto"/>
            <w:bottom w:val="none" w:sz="0" w:space="0" w:color="auto"/>
            <w:right w:val="none" w:sz="0" w:space="0" w:color="auto"/>
          </w:divBdr>
        </w:div>
        <w:div w:id="1332294263">
          <w:marLeft w:val="640"/>
          <w:marRight w:val="0"/>
          <w:marTop w:val="0"/>
          <w:marBottom w:val="0"/>
          <w:divBdr>
            <w:top w:val="none" w:sz="0" w:space="0" w:color="auto"/>
            <w:left w:val="none" w:sz="0" w:space="0" w:color="auto"/>
            <w:bottom w:val="none" w:sz="0" w:space="0" w:color="auto"/>
            <w:right w:val="none" w:sz="0" w:space="0" w:color="auto"/>
          </w:divBdr>
        </w:div>
        <w:div w:id="104422545">
          <w:marLeft w:val="640"/>
          <w:marRight w:val="0"/>
          <w:marTop w:val="0"/>
          <w:marBottom w:val="0"/>
          <w:divBdr>
            <w:top w:val="none" w:sz="0" w:space="0" w:color="auto"/>
            <w:left w:val="none" w:sz="0" w:space="0" w:color="auto"/>
            <w:bottom w:val="none" w:sz="0" w:space="0" w:color="auto"/>
            <w:right w:val="none" w:sz="0" w:space="0" w:color="auto"/>
          </w:divBdr>
        </w:div>
        <w:div w:id="991711483">
          <w:marLeft w:val="640"/>
          <w:marRight w:val="0"/>
          <w:marTop w:val="0"/>
          <w:marBottom w:val="0"/>
          <w:divBdr>
            <w:top w:val="none" w:sz="0" w:space="0" w:color="auto"/>
            <w:left w:val="none" w:sz="0" w:space="0" w:color="auto"/>
            <w:bottom w:val="none" w:sz="0" w:space="0" w:color="auto"/>
            <w:right w:val="none" w:sz="0" w:space="0" w:color="auto"/>
          </w:divBdr>
        </w:div>
        <w:div w:id="1141077619">
          <w:marLeft w:val="640"/>
          <w:marRight w:val="0"/>
          <w:marTop w:val="0"/>
          <w:marBottom w:val="0"/>
          <w:divBdr>
            <w:top w:val="none" w:sz="0" w:space="0" w:color="auto"/>
            <w:left w:val="none" w:sz="0" w:space="0" w:color="auto"/>
            <w:bottom w:val="none" w:sz="0" w:space="0" w:color="auto"/>
            <w:right w:val="none" w:sz="0" w:space="0" w:color="auto"/>
          </w:divBdr>
        </w:div>
        <w:div w:id="1005591965">
          <w:marLeft w:val="640"/>
          <w:marRight w:val="0"/>
          <w:marTop w:val="0"/>
          <w:marBottom w:val="0"/>
          <w:divBdr>
            <w:top w:val="none" w:sz="0" w:space="0" w:color="auto"/>
            <w:left w:val="none" w:sz="0" w:space="0" w:color="auto"/>
            <w:bottom w:val="none" w:sz="0" w:space="0" w:color="auto"/>
            <w:right w:val="none" w:sz="0" w:space="0" w:color="auto"/>
          </w:divBdr>
        </w:div>
        <w:div w:id="658314894">
          <w:marLeft w:val="640"/>
          <w:marRight w:val="0"/>
          <w:marTop w:val="0"/>
          <w:marBottom w:val="0"/>
          <w:divBdr>
            <w:top w:val="none" w:sz="0" w:space="0" w:color="auto"/>
            <w:left w:val="none" w:sz="0" w:space="0" w:color="auto"/>
            <w:bottom w:val="none" w:sz="0" w:space="0" w:color="auto"/>
            <w:right w:val="none" w:sz="0" w:space="0" w:color="auto"/>
          </w:divBdr>
        </w:div>
        <w:div w:id="1201820374">
          <w:marLeft w:val="640"/>
          <w:marRight w:val="0"/>
          <w:marTop w:val="0"/>
          <w:marBottom w:val="0"/>
          <w:divBdr>
            <w:top w:val="none" w:sz="0" w:space="0" w:color="auto"/>
            <w:left w:val="none" w:sz="0" w:space="0" w:color="auto"/>
            <w:bottom w:val="none" w:sz="0" w:space="0" w:color="auto"/>
            <w:right w:val="none" w:sz="0" w:space="0" w:color="auto"/>
          </w:divBdr>
        </w:div>
        <w:div w:id="88277689">
          <w:marLeft w:val="640"/>
          <w:marRight w:val="0"/>
          <w:marTop w:val="0"/>
          <w:marBottom w:val="0"/>
          <w:divBdr>
            <w:top w:val="none" w:sz="0" w:space="0" w:color="auto"/>
            <w:left w:val="none" w:sz="0" w:space="0" w:color="auto"/>
            <w:bottom w:val="none" w:sz="0" w:space="0" w:color="auto"/>
            <w:right w:val="none" w:sz="0" w:space="0" w:color="auto"/>
          </w:divBdr>
        </w:div>
        <w:div w:id="1805154582">
          <w:marLeft w:val="640"/>
          <w:marRight w:val="0"/>
          <w:marTop w:val="0"/>
          <w:marBottom w:val="0"/>
          <w:divBdr>
            <w:top w:val="none" w:sz="0" w:space="0" w:color="auto"/>
            <w:left w:val="none" w:sz="0" w:space="0" w:color="auto"/>
            <w:bottom w:val="none" w:sz="0" w:space="0" w:color="auto"/>
            <w:right w:val="none" w:sz="0" w:space="0" w:color="auto"/>
          </w:divBdr>
        </w:div>
        <w:div w:id="1839612157">
          <w:marLeft w:val="640"/>
          <w:marRight w:val="0"/>
          <w:marTop w:val="0"/>
          <w:marBottom w:val="0"/>
          <w:divBdr>
            <w:top w:val="none" w:sz="0" w:space="0" w:color="auto"/>
            <w:left w:val="none" w:sz="0" w:space="0" w:color="auto"/>
            <w:bottom w:val="none" w:sz="0" w:space="0" w:color="auto"/>
            <w:right w:val="none" w:sz="0" w:space="0" w:color="auto"/>
          </w:divBdr>
        </w:div>
        <w:div w:id="1024549695">
          <w:marLeft w:val="640"/>
          <w:marRight w:val="0"/>
          <w:marTop w:val="0"/>
          <w:marBottom w:val="0"/>
          <w:divBdr>
            <w:top w:val="none" w:sz="0" w:space="0" w:color="auto"/>
            <w:left w:val="none" w:sz="0" w:space="0" w:color="auto"/>
            <w:bottom w:val="none" w:sz="0" w:space="0" w:color="auto"/>
            <w:right w:val="none" w:sz="0" w:space="0" w:color="auto"/>
          </w:divBdr>
        </w:div>
        <w:div w:id="206139160">
          <w:marLeft w:val="640"/>
          <w:marRight w:val="0"/>
          <w:marTop w:val="0"/>
          <w:marBottom w:val="0"/>
          <w:divBdr>
            <w:top w:val="none" w:sz="0" w:space="0" w:color="auto"/>
            <w:left w:val="none" w:sz="0" w:space="0" w:color="auto"/>
            <w:bottom w:val="none" w:sz="0" w:space="0" w:color="auto"/>
            <w:right w:val="none" w:sz="0" w:space="0" w:color="auto"/>
          </w:divBdr>
        </w:div>
        <w:div w:id="92678175">
          <w:marLeft w:val="640"/>
          <w:marRight w:val="0"/>
          <w:marTop w:val="0"/>
          <w:marBottom w:val="0"/>
          <w:divBdr>
            <w:top w:val="none" w:sz="0" w:space="0" w:color="auto"/>
            <w:left w:val="none" w:sz="0" w:space="0" w:color="auto"/>
            <w:bottom w:val="none" w:sz="0" w:space="0" w:color="auto"/>
            <w:right w:val="none" w:sz="0" w:space="0" w:color="auto"/>
          </w:divBdr>
        </w:div>
        <w:div w:id="1331182532">
          <w:marLeft w:val="640"/>
          <w:marRight w:val="0"/>
          <w:marTop w:val="0"/>
          <w:marBottom w:val="0"/>
          <w:divBdr>
            <w:top w:val="none" w:sz="0" w:space="0" w:color="auto"/>
            <w:left w:val="none" w:sz="0" w:space="0" w:color="auto"/>
            <w:bottom w:val="none" w:sz="0" w:space="0" w:color="auto"/>
            <w:right w:val="none" w:sz="0" w:space="0" w:color="auto"/>
          </w:divBdr>
        </w:div>
        <w:div w:id="1713261628">
          <w:marLeft w:val="640"/>
          <w:marRight w:val="0"/>
          <w:marTop w:val="0"/>
          <w:marBottom w:val="0"/>
          <w:divBdr>
            <w:top w:val="none" w:sz="0" w:space="0" w:color="auto"/>
            <w:left w:val="none" w:sz="0" w:space="0" w:color="auto"/>
            <w:bottom w:val="none" w:sz="0" w:space="0" w:color="auto"/>
            <w:right w:val="none" w:sz="0" w:space="0" w:color="auto"/>
          </w:divBdr>
        </w:div>
        <w:div w:id="1259630600">
          <w:marLeft w:val="640"/>
          <w:marRight w:val="0"/>
          <w:marTop w:val="0"/>
          <w:marBottom w:val="0"/>
          <w:divBdr>
            <w:top w:val="none" w:sz="0" w:space="0" w:color="auto"/>
            <w:left w:val="none" w:sz="0" w:space="0" w:color="auto"/>
            <w:bottom w:val="none" w:sz="0" w:space="0" w:color="auto"/>
            <w:right w:val="none" w:sz="0" w:space="0" w:color="auto"/>
          </w:divBdr>
        </w:div>
        <w:div w:id="175852991">
          <w:marLeft w:val="640"/>
          <w:marRight w:val="0"/>
          <w:marTop w:val="0"/>
          <w:marBottom w:val="0"/>
          <w:divBdr>
            <w:top w:val="none" w:sz="0" w:space="0" w:color="auto"/>
            <w:left w:val="none" w:sz="0" w:space="0" w:color="auto"/>
            <w:bottom w:val="none" w:sz="0" w:space="0" w:color="auto"/>
            <w:right w:val="none" w:sz="0" w:space="0" w:color="auto"/>
          </w:divBdr>
        </w:div>
        <w:div w:id="648827858">
          <w:marLeft w:val="640"/>
          <w:marRight w:val="0"/>
          <w:marTop w:val="0"/>
          <w:marBottom w:val="0"/>
          <w:divBdr>
            <w:top w:val="none" w:sz="0" w:space="0" w:color="auto"/>
            <w:left w:val="none" w:sz="0" w:space="0" w:color="auto"/>
            <w:bottom w:val="none" w:sz="0" w:space="0" w:color="auto"/>
            <w:right w:val="none" w:sz="0" w:space="0" w:color="auto"/>
          </w:divBdr>
        </w:div>
        <w:div w:id="1080448699">
          <w:marLeft w:val="640"/>
          <w:marRight w:val="0"/>
          <w:marTop w:val="0"/>
          <w:marBottom w:val="0"/>
          <w:divBdr>
            <w:top w:val="none" w:sz="0" w:space="0" w:color="auto"/>
            <w:left w:val="none" w:sz="0" w:space="0" w:color="auto"/>
            <w:bottom w:val="none" w:sz="0" w:space="0" w:color="auto"/>
            <w:right w:val="none" w:sz="0" w:space="0" w:color="auto"/>
          </w:divBdr>
        </w:div>
        <w:div w:id="1395003514">
          <w:marLeft w:val="640"/>
          <w:marRight w:val="0"/>
          <w:marTop w:val="0"/>
          <w:marBottom w:val="0"/>
          <w:divBdr>
            <w:top w:val="none" w:sz="0" w:space="0" w:color="auto"/>
            <w:left w:val="none" w:sz="0" w:space="0" w:color="auto"/>
            <w:bottom w:val="none" w:sz="0" w:space="0" w:color="auto"/>
            <w:right w:val="none" w:sz="0" w:space="0" w:color="auto"/>
          </w:divBdr>
        </w:div>
        <w:div w:id="357318706">
          <w:marLeft w:val="640"/>
          <w:marRight w:val="0"/>
          <w:marTop w:val="0"/>
          <w:marBottom w:val="0"/>
          <w:divBdr>
            <w:top w:val="none" w:sz="0" w:space="0" w:color="auto"/>
            <w:left w:val="none" w:sz="0" w:space="0" w:color="auto"/>
            <w:bottom w:val="none" w:sz="0" w:space="0" w:color="auto"/>
            <w:right w:val="none" w:sz="0" w:space="0" w:color="auto"/>
          </w:divBdr>
        </w:div>
        <w:div w:id="1794053187">
          <w:marLeft w:val="640"/>
          <w:marRight w:val="0"/>
          <w:marTop w:val="0"/>
          <w:marBottom w:val="0"/>
          <w:divBdr>
            <w:top w:val="none" w:sz="0" w:space="0" w:color="auto"/>
            <w:left w:val="none" w:sz="0" w:space="0" w:color="auto"/>
            <w:bottom w:val="none" w:sz="0" w:space="0" w:color="auto"/>
            <w:right w:val="none" w:sz="0" w:space="0" w:color="auto"/>
          </w:divBdr>
        </w:div>
        <w:div w:id="1379473412">
          <w:marLeft w:val="640"/>
          <w:marRight w:val="0"/>
          <w:marTop w:val="0"/>
          <w:marBottom w:val="0"/>
          <w:divBdr>
            <w:top w:val="none" w:sz="0" w:space="0" w:color="auto"/>
            <w:left w:val="none" w:sz="0" w:space="0" w:color="auto"/>
            <w:bottom w:val="none" w:sz="0" w:space="0" w:color="auto"/>
            <w:right w:val="none" w:sz="0" w:space="0" w:color="auto"/>
          </w:divBdr>
        </w:div>
        <w:div w:id="1775206102">
          <w:marLeft w:val="640"/>
          <w:marRight w:val="0"/>
          <w:marTop w:val="0"/>
          <w:marBottom w:val="0"/>
          <w:divBdr>
            <w:top w:val="none" w:sz="0" w:space="0" w:color="auto"/>
            <w:left w:val="none" w:sz="0" w:space="0" w:color="auto"/>
            <w:bottom w:val="none" w:sz="0" w:space="0" w:color="auto"/>
            <w:right w:val="none" w:sz="0" w:space="0" w:color="auto"/>
          </w:divBdr>
        </w:div>
        <w:div w:id="395400593">
          <w:marLeft w:val="640"/>
          <w:marRight w:val="0"/>
          <w:marTop w:val="0"/>
          <w:marBottom w:val="0"/>
          <w:divBdr>
            <w:top w:val="none" w:sz="0" w:space="0" w:color="auto"/>
            <w:left w:val="none" w:sz="0" w:space="0" w:color="auto"/>
            <w:bottom w:val="none" w:sz="0" w:space="0" w:color="auto"/>
            <w:right w:val="none" w:sz="0" w:space="0" w:color="auto"/>
          </w:divBdr>
        </w:div>
        <w:div w:id="1037699418">
          <w:marLeft w:val="640"/>
          <w:marRight w:val="0"/>
          <w:marTop w:val="0"/>
          <w:marBottom w:val="0"/>
          <w:divBdr>
            <w:top w:val="none" w:sz="0" w:space="0" w:color="auto"/>
            <w:left w:val="none" w:sz="0" w:space="0" w:color="auto"/>
            <w:bottom w:val="none" w:sz="0" w:space="0" w:color="auto"/>
            <w:right w:val="none" w:sz="0" w:space="0" w:color="auto"/>
          </w:divBdr>
        </w:div>
        <w:div w:id="975455653">
          <w:marLeft w:val="640"/>
          <w:marRight w:val="0"/>
          <w:marTop w:val="0"/>
          <w:marBottom w:val="0"/>
          <w:divBdr>
            <w:top w:val="none" w:sz="0" w:space="0" w:color="auto"/>
            <w:left w:val="none" w:sz="0" w:space="0" w:color="auto"/>
            <w:bottom w:val="none" w:sz="0" w:space="0" w:color="auto"/>
            <w:right w:val="none" w:sz="0" w:space="0" w:color="auto"/>
          </w:divBdr>
        </w:div>
        <w:div w:id="2041003795">
          <w:marLeft w:val="640"/>
          <w:marRight w:val="0"/>
          <w:marTop w:val="0"/>
          <w:marBottom w:val="0"/>
          <w:divBdr>
            <w:top w:val="none" w:sz="0" w:space="0" w:color="auto"/>
            <w:left w:val="none" w:sz="0" w:space="0" w:color="auto"/>
            <w:bottom w:val="none" w:sz="0" w:space="0" w:color="auto"/>
            <w:right w:val="none" w:sz="0" w:space="0" w:color="auto"/>
          </w:divBdr>
        </w:div>
        <w:div w:id="1611818247">
          <w:marLeft w:val="640"/>
          <w:marRight w:val="0"/>
          <w:marTop w:val="0"/>
          <w:marBottom w:val="0"/>
          <w:divBdr>
            <w:top w:val="none" w:sz="0" w:space="0" w:color="auto"/>
            <w:left w:val="none" w:sz="0" w:space="0" w:color="auto"/>
            <w:bottom w:val="none" w:sz="0" w:space="0" w:color="auto"/>
            <w:right w:val="none" w:sz="0" w:space="0" w:color="auto"/>
          </w:divBdr>
        </w:div>
        <w:div w:id="1901750715">
          <w:marLeft w:val="640"/>
          <w:marRight w:val="0"/>
          <w:marTop w:val="0"/>
          <w:marBottom w:val="0"/>
          <w:divBdr>
            <w:top w:val="none" w:sz="0" w:space="0" w:color="auto"/>
            <w:left w:val="none" w:sz="0" w:space="0" w:color="auto"/>
            <w:bottom w:val="none" w:sz="0" w:space="0" w:color="auto"/>
            <w:right w:val="none" w:sz="0" w:space="0" w:color="auto"/>
          </w:divBdr>
        </w:div>
        <w:div w:id="1110319938">
          <w:marLeft w:val="640"/>
          <w:marRight w:val="0"/>
          <w:marTop w:val="0"/>
          <w:marBottom w:val="0"/>
          <w:divBdr>
            <w:top w:val="none" w:sz="0" w:space="0" w:color="auto"/>
            <w:left w:val="none" w:sz="0" w:space="0" w:color="auto"/>
            <w:bottom w:val="none" w:sz="0" w:space="0" w:color="auto"/>
            <w:right w:val="none" w:sz="0" w:space="0" w:color="auto"/>
          </w:divBdr>
        </w:div>
        <w:div w:id="498037775">
          <w:marLeft w:val="640"/>
          <w:marRight w:val="0"/>
          <w:marTop w:val="0"/>
          <w:marBottom w:val="0"/>
          <w:divBdr>
            <w:top w:val="none" w:sz="0" w:space="0" w:color="auto"/>
            <w:left w:val="none" w:sz="0" w:space="0" w:color="auto"/>
            <w:bottom w:val="none" w:sz="0" w:space="0" w:color="auto"/>
            <w:right w:val="none" w:sz="0" w:space="0" w:color="auto"/>
          </w:divBdr>
        </w:div>
        <w:div w:id="139811080">
          <w:marLeft w:val="640"/>
          <w:marRight w:val="0"/>
          <w:marTop w:val="0"/>
          <w:marBottom w:val="0"/>
          <w:divBdr>
            <w:top w:val="none" w:sz="0" w:space="0" w:color="auto"/>
            <w:left w:val="none" w:sz="0" w:space="0" w:color="auto"/>
            <w:bottom w:val="none" w:sz="0" w:space="0" w:color="auto"/>
            <w:right w:val="none" w:sz="0" w:space="0" w:color="auto"/>
          </w:divBdr>
        </w:div>
        <w:div w:id="685326073">
          <w:marLeft w:val="640"/>
          <w:marRight w:val="0"/>
          <w:marTop w:val="0"/>
          <w:marBottom w:val="0"/>
          <w:divBdr>
            <w:top w:val="none" w:sz="0" w:space="0" w:color="auto"/>
            <w:left w:val="none" w:sz="0" w:space="0" w:color="auto"/>
            <w:bottom w:val="none" w:sz="0" w:space="0" w:color="auto"/>
            <w:right w:val="none" w:sz="0" w:space="0" w:color="auto"/>
          </w:divBdr>
        </w:div>
        <w:div w:id="1838693308">
          <w:marLeft w:val="640"/>
          <w:marRight w:val="0"/>
          <w:marTop w:val="0"/>
          <w:marBottom w:val="0"/>
          <w:divBdr>
            <w:top w:val="none" w:sz="0" w:space="0" w:color="auto"/>
            <w:left w:val="none" w:sz="0" w:space="0" w:color="auto"/>
            <w:bottom w:val="none" w:sz="0" w:space="0" w:color="auto"/>
            <w:right w:val="none" w:sz="0" w:space="0" w:color="auto"/>
          </w:divBdr>
        </w:div>
        <w:div w:id="934240506">
          <w:marLeft w:val="640"/>
          <w:marRight w:val="0"/>
          <w:marTop w:val="0"/>
          <w:marBottom w:val="0"/>
          <w:divBdr>
            <w:top w:val="none" w:sz="0" w:space="0" w:color="auto"/>
            <w:left w:val="none" w:sz="0" w:space="0" w:color="auto"/>
            <w:bottom w:val="none" w:sz="0" w:space="0" w:color="auto"/>
            <w:right w:val="none" w:sz="0" w:space="0" w:color="auto"/>
          </w:divBdr>
        </w:div>
        <w:div w:id="1937252989">
          <w:marLeft w:val="640"/>
          <w:marRight w:val="0"/>
          <w:marTop w:val="0"/>
          <w:marBottom w:val="0"/>
          <w:divBdr>
            <w:top w:val="none" w:sz="0" w:space="0" w:color="auto"/>
            <w:left w:val="none" w:sz="0" w:space="0" w:color="auto"/>
            <w:bottom w:val="none" w:sz="0" w:space="0" w:color="auto"/>
            <w:right w:val="none" w:sz="0" w:space="0" w:color="auto"/>
          </w:divBdr>
        </w:div>
        <w:div w:id="705834900">
          <w:marLeft w:val="640"/>
          <w:marRight w:val="0"/>
          <w:marTop w:val="0"/>
          <w:marBottom w:val="0"/>
          <w:divBdr>
            <w:top w:val="none" w:sz="0" w:space="0" w:color="auto"/>
            <w:left w:val="none" w:sz="0" w:space="0" w:color="auto"/>
            <w:bottom w:val="none" w:sz="0" w:space="0" w:color="auto"/>
            <w:right w:val="none" w:sz="0" w:space="0" w:color="auto"/>
          </w:divBdr>
        </w:div>
        <w:div w:id="1477335903">
          <w:marLeft w:val="640"/>
          <w:marRight w:val="0"/>
          <w:marTop w:val="0"/>
          <w:marBottom w:val="0"/>
          <w:divBdr>
            <w:top w:val="none" w:sz="0" w:space="0" w:color="auto"/>
            <w:left w:val="none" w:sz="0" w:space="0" w:color="auto"/>
            <w:bottom w:val="none" w:sz="0" w:space="0" w:color="auto"/>
            <w:right w:val="none" w:sz="0" w:space="0" w:color="auto"/>
          </w:divBdr>
        </w:div>
        <w:div w:id="1959530239">
          <w:marLeft w:val="640"/>
          <w:marRight w:val="0"/>
          <w:marTop w:val="0"/>
          <w:marBottom w:val="0"/>
          <w:divBdr>
            <w:top w:val="none" w:sz="0" w:space="0" w:color="auto"/>
            <w:left w:val="none" w:sz="0" w:space="0" w:color="auto"/>
            <w:bottom w:val="none" w:sz="0" w:space="0" w:color="auto"/>
            <w:right w:val="none" w:sz="0" w:space="0" w:color="auto"/>
          </w:divBdr>
        </w:div>
        <w:div w:id="1613323319">
          <w:marLeft w:val="640"/>
          <w:marRight w:val="0"/>
          <w:marTop w:val="0"/>
          <w:marBottom w:val="0"/>
          <w:divBdr>
            <w:top w:val="none" w:sz="0" w:space="0" w:color="auto"/>
            <w:left w:val="none" w:sz="0" w:space="0" w:color="auto"/>
            <w:bottom w:val="none" w:sz="0" w:space="0" w:color="auto"/>
            <w:right w:val="none" w:sz="0" w:space="0" w:color="auto"/>
          </w:divBdr>
        </w:div>
        <w:div w:id="1090081626">
          <w:marLeft w:val="640"/>
          <w:marRight w:val="0"/>
          <w:marTop w:val="0"/>
          <w:marBottom w:val="0"/>
          <w:divBdr>
            <w:top w:val="none" w:sz="0" w:space="0" w:color="auto"/>
            <w:left w:val="none" w:sz="0" w:space="0" w:color="auto"/>
            <w:bottom w:val="none" w:sz="0" w:space="0" w:color="auto"/>
            <w:right w:val="none" w:sz="0" w:space="0" w:color="auto"/>
          </w:divBdr>
        </w:div>
        <w:div w:id="975066109">
          <w:marLeft w:val="640"/>
          <w:marRight w:val="0"/>
          <w:marTop w:val="0"/>
          <w:marBottom w:val="0"/>
          <w:divBdr>
            <w:top w:val="none" w:sz="0" w:space="0" w:color="auto"/>
            <w:left w:val="none" w:sz="0" w:space="0" w:color="auto"/>
            <w:bottom w:val="none" w:sz="0" w:space="0" w:color="auto"/>
            <w:right w:val="none" w:sz="0" w:space="0" w:color="auto"/>
          </w:divBdr>
        </w:div>
        <w:div w:id="1133868312">
          <w:marLeft w:val="640"/>
          <w:marRight w:val="0"/>
          <w:marTop w:val="0"/>
          <w:marBottom w:val="0"/>
          <w:divBdr>
            <w:top w:val="none" w:sz="0" w:space="0" w:color="auto"/>
            <w:left w:val="none" w:sz="0" w:space="0" w:color="auto"/>
            <w:bottom w:val="none" w:sz="0" w:space="0" w:color="auto"/>
            <w:right w:val="none" w:sz="0" w:space="0" w:color="auto"/>
          </w:divBdr>
        </w:div>
        <w:div w:id="1309016900">
          <w:marLeft w:val="640"/>
          <w:marRight w:val="0"/>
          <w:marTop w:val="0"/>
          <w:marBottom w:val="0"/>
          <w:divBdr>
            <w:top w:val="none" w:sz="0" w:space="0" w:color="auto"/>
            <w:left w:val="none" w:sz="0" w:space="0" w:color="auto"/>
            <w:bottom w:val="none" w:sz="0" w:space="0" w:color="auto"/>
            <w:right w:val="none" w:sz="0" w:space="0" w:color="auto"/>
          </w:divBdr>
        </w:div>
        <w:div w:id="1059784061">
          <w:marLeft w:val="640"/>
          <w:marRight w:val="0"/>
          <w:marTop w:val="0"/>
          <w:marBottom w:val="0"/>
          <w:divBdr>
            <w:top w:val="none" w:sz="0" w:space="0" w:color="auto"/>
            <w:left w:val="none" w:sz="0" w:space="0" w:color="auto"/>
            <w:bottom w:val="none" w:sz="0" w:space="0" w:color="auto"/>
            <w:right w:val="none" w:sz="0" w:space="0" w:color="auto"/>
          </w:divBdr>
        </w:div>
        <w:div w:id="387655782">
          <w:marLeft w:val="640"/>
          <w:marRight w:val="0"/>
          <w:marTop w:val="0"/>
          <w:marBottom w:val="0"/>
          <w:divBdr>
            <w:top w:val="none" w:sz="0" w:space="0" w:color="auto"/>
            <w:left w:val="none" w:sz="0" w:space="0" w:color="auto"/>
            <w:bottom w:val="none" w:sz="0" w:space="0" w:color="auto"/>
            <w:right w:val="none" w:sz="0" w:space="0" w:color="auto"/>
          </w:divBdr>
        </w:div>
        <w:div w:id="1891729015">
          <w:marLeft w:val="640"/>
          <w:marRight w:val="0"/>
          <w:marTop w:val="0"/>
          <w:marBottom w:val="0"/>
          <w:divBdr>
            <w:top w:val="none" w:sz="0" w:space="0" w:color="auto"/>
            <w:left w:val="none" w:sz="0" w:space="0" w:color="auto"/>
            <w:bottom w:val="none" w:sz="0" w:space="0" w:color="auto"/>
            <w:right w:val="none" w:sz="0" w:space="0" w:color="auto"/>
          </w:divBdr>
        </w:div>
        <w:div w:id="1374378094">
          <w:marLeft w:val="640"/>
          <w:marRight w:val="0"/>
          <w:marTop w:val="0"/>
          <w:marBottom w:val="0"/>
          <w:divBdr>
            <w:top w:val="none" w:sz="0" w:space="0" w:color="auto"/>
            <w:left w:val="none" w:sz="0" w:space="0" w:color="auto"/>
            <w:bottom w:val="none" w:sz="0" w:space="0" w:color="auto"/>
            <w:right w:val="none" w:sz="0" w:space="0" w:color="auto"/>
          </w:divBdr>
        </w:div>
        <w:div w:id="297682821">
          <w:marLeft w:val="640"/>
          <w:marRight w:val="0"/>
          <w:marTop w:val="0"/>
          <w:marBottom w:val="0"/>
          <w:divBdr>
            <w:top w:val="none" w:sz="0" w:space="0" w:color="auto"/>
            <w:left w:val="none" w:sz="0" w:space="0" w:color="auto"/>
            <w:bottom w:val="none" w:sz="0" w:space="0" w:color="auto"/>
            <w:right w:val="none" w:sz="0" w:space="0" w:color="auto"/>
          </w:divBdr>
        </w:div>
        <w:div w:id="1400710197">
          <w:marLeft w:val="640"/>
          <w:marRight w:val="0"/>
          <w:marTop w:val="0"/>
          <w:marBottom w:val="0"/>
          <w:divBdr>
            <w:top w:val="none" w:sz="0" w:space="0" w:color="auto"/>
            <w:left w:val="none" w:sz="0" w:space="0" w:color="auto"/>
            <w:bottom w:val="none" w:sz="0" w:space="0" w:color="auto"/>
            <w:right w:val="none" w:sz="0" w:space="0" w:color="auto"/>
          </w:divBdr>
        </w:div>
        <w:div w:id="602222310">
          <w:marLeft w:val="640"/>
          <w:marRight w:val="0"/>
          <w:marTop w:val="0"/>
          <w:marBottom w:val="0"/>
          <w:divBdr>
            <w:top w:val="none" w:sz="0" w:space="0" w:color="auto"/>
            <w:left w:val="none" w:sz="0" w:space="0" w:color="auto"/>
            <w:bottom w:val="none" w:sz="0" w:space="0" w:color="auto"/>
            <w:right w:val="none" w:sz="0" w:space="0" w:color="auto"/>
          </w:divBdr>
        </w:div>
        <w:div w:id="911621004">
          <w:marLeft w:val="640"/>
          <w:marRight w:val="0"/>
          <w:marTop w:val="0"/>
          <w:marBottom w:val="0"/>
          <w:divBdr>
            <w:top w:val="none" w:sz="0" w:space="0" w:color="auto"/>
            <w:left w:val="none" w:sz="0" w:space="0" w:color="auto"/>
            <w:bottom w:val="none" w:sz="0" w:space="0" w:color="auto"/>
            <w:right w:val="none" w:sz="0" w:space="0" w:color="auto"/>
          </w:divBdr>
        </w:div>
        <w:div w:id="122190948">
          <w:marLeft w:val="640"/>
          <w:marRight w:val="0"/>
          <w:marTop w:val="0"/>
          <w:marBottom w:val="0"/>
          <w:divBdr>
            <w:top w:val="none" w:sz="0" w:space="0" w:color="auto"/>
            <w:left w:val="none" w:sz="0" w:space="0" w:color="auto"/>
            <w:bottom w:val="none" w:sz="0" w:space="0" w:color="auto"/>
            <w:right w:val="none" w:sz="0" w:space="0" w:color="auto"/>
          </w:divBdr>
        </w:div>
        <w:div w:id="922103175">
          <w:marLeft w:val="640"/>
          <w:marRight w:val="0"/>
          <w:marTop w:val="0"/>
          <w:marBottom w:val="0"/>
          <w:divBdr>
            <w:top w:val="none" w:sz="0" w:space="0" w:color="auto"/>
            <w:left w:val="none" w:sz="0" w:space="0" w:color="auto"/>
            <w:bottom w:val="none" w:sz="0" w:space="0" w:color="auto"/>
            <w:right w:val="none" w:sz="0" w:space="0" w:color="auto"/>
          </w:divBdr>
        </w:div>
        <w:div w:id="811749475">
          <w:marLeft w:val="640"/>
          <w:marRight w:val="0"/>
          <w:marTop w:val="0"/>
          <w:marBottom w:val="0"/>
          <w:divBdr>
            <w:top w:val="none" w:sz="0" w:space="0" w:color="auto"/>
            <w:left w:val="none" w:sz="0" w:space="0" w:color="auto"/>
            <w:bottom w:val="none" w:sz="0" w:space="0" w:color="auto"/>
            <w:right w:val="none" w:sz="0" w:space="0" w:color="auto"/>
          </w:divBdr>
        </w:div>
        <w:div w:id="1959528890">
          <w:marLeft w:val="640"/>
          <w:marRight w:val="0"/>
          <w:marTop w:val="0"/>
          <w:marBottom w:val="0"/>
          <w:divBdr>
            <w:top w:val="none" w:sz="0" w:space="0" w:color="auto"/>
            <w:left w:val="none" w:sz="0" w:space="0" w:color="auto"/>
            <w:bottom w:val="none" w:sz="0" w:space="0" w:color="auto"/>
            <w:right w:val="none" w:sz="0" w:space="0" w:color="auto"/>
          </w:divBdr>
        </w:div>
        <w:div w:id="653072079">
          <w:marLeft w:val="640"/>
          <w:marRight w:val="0"/>
          <w:marTop w:val="0"/>
          <w:marBottom w:val="0"/>
          <w:divBdr>
            <w:top w:val="none" w:sz="0" w:space="0" w:color="auto"/>
            <w:left w:val="none" w:sz="0" w:space="0" w:color="auto"/>
            <w:bottom w:val="none" w:sz="0" w:space="0" w:color="auto"/>
            <w:right w:val="none" w:sz="0" w:space="0" w:color="auto"/>
          </w:divBdr>
        </w:div>
        <w:div w:id="173495745">
          <w:marLeft w:val="640"/>
          <w:marRight w:val="0"/>
          <w:marTop w:val="0"/>
          <w:marBottom w:val="0"/>
          <w:divBdr>
            <w:top w:val="none" w:sz="0" w:space="0" w:color="auto"/>
            <w:left w:val="none" w:sz="0" w:space="0" w:color="auto"/>
            <w:bottom w:val="none" w:sz="0" w:space="0" w:color="auto"/>
            <w:right w:val="none" w:sz="0" w:space="0" w:color="auto"/>
          </w:divBdr>
        </w:div>
        <w:div w:id="1800175417">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094972">
      <w:bodyDiv w:val="1"/>
      <w:marLeft w:val="0"/>
      <w:marRight w:val="0"/>
      <w:marTop w:val="0"/>
      <w:marBottom w:val="0"/>
      <w:divBdr>
        <w:top w:val="none" w:sz="0" w:space="0" w:color="auto"/>
        <w:left w:val="none" w:sz="0" w:space="0" w:color="auto"/>
        <w:bottom w:val="none" w:sz="0" w:space="0" w:color="auto"/>
        <w:right w:val="none" w:sz="0" w:space="0" w:color="auto"/>
      </w:divBdr>
      <w:divsChild>
        <w:div w:id="2064060854">
          <w:marLeft w:val="640"/>
          <w:marRight w:val="0"/>
          <w:marTop w:val="0"/>
          <w:marBottom w:val="0"/>
          <w:divBdr>
            <w:top w:val="none" w:sz="0" w:space="0" w:color="auto"/>
            <w:left w:val="none" w:sz="0" w:space="0" w:color="auto"/>
            <w:bottom w:val="none" w:sz="0" w:space="0" w:color="auto"/>
            <w:right w:val="none" w:sz="0" w:space="0" w:color="auto"/>
          </w:divBdr>
        </w:div>
        <w:div w:id="47804004">
          <w:marLeft w:val="640"/>
          <w:marRight w:val="0"/>
          <w:marTop w:val="0"/>
          <w:marBottom w:val="0"/>
          <w:divBdr>
            <w:top w:val="none" w:sz="0" w:space="0" w:color="auto"/>
            <w:left w:val="none" w:sz="0" w:space="0" w:color="auto"/>
            <w:bottom w:val="none" w:sz="0" w:space="0" w:color="auto"/>
            <w:right w:val="none" w:sz="0" w:space="0" w:color="auto"/>
          </w:divBdr>
        </w:div>
        <w:div w:id="304630723">
          <w:marLeft w:val="640"/>
          <w:marRight w:val="0"/>
          <w:marTop w:val="0"/>
          <w:marBottom w:val="0"/>
          <w:divBdr>
            <w:top w:val="none" w:sz="0" w:space="0" w:color="auto"/>
            <w:left w:val="none" w:sz="0" w:space="0" w:color="auto"/>
            <w:bottom w:val="none" w:sz="0" w:space="0" w:color="auto"/>
            <w:right w:val="none" w:sz="0" w:space="0" w:color="auto"/>
          </w:divBdr>
        </w:div>
        <w:div w:id="479544564">
          <w:marLeft w:val="640"/>
          <w:marRight w:val="0"/>
          <w:marTop w:val="0"/>
          <w:marBottom w:val="0"/>
          <w:divBdr>
            <w:top w:val="none" w:sz="0" w:space="0" w:color="auto"/>
            <w:left w:val="none" w:sz="0" w:space="0" w:color="auto"/>
            <w:bottom w:val="none" w:sz="0" w:space="0" w:color="auto"/>
            <w:right w:val="none" w:sz="0" w:space="0" w:color="auto"/>
          </w:divBdr>
        </w:div>
        <w:div w:id="1389255877">
          <w:marLeft w:val="640"/>
          <w:marRight w:val="0"/>
          <w:marTop w:val="0"/>
          <w:marBottom w:val="0"/>
          <w:divBdr>
            <w:top w:val="none" w:sz="0" w:space="0" w:color="auto"/>
            <w:left w:val="none" w:sz="0" w:space="0" w:color="auto"/>
            <w:bottom w:val="none" w:sz="0" w:space="0" w:color="auto"/>
            <w:right w:val="none" w:sz="0" w:space="0" w:color="auto"/>
          </w:divBdr>
        </w:div>
        <w:div w:id="486433355">
          <w:marLeft w:val="640"/>
          <w:marRight w:val="0"/>
          <w:marTop w:val="0"/>
          <w:marBottom w:val="0"/>
          <w:divBdr>
            <w:top w:val="none" w:sz="0" w:space="0" w:color="auto"/>
            <w:left w:val="none" w:sz="0" w:space="0" w:color="auto"/>
            <w:bottom w:val="none" w:sz="0" w:space="0" w:color="auto"/>
            <w:right w:val="none" w:sz="0" w:space="0" w:color="auto"/>
          </w:divBdr>
        </w:div>
        <w:div w:id="9525904">
          <w:marLeft w:val="640"/>
          <w:marRight w:val="0"/>
          <w:marTop w:val="0"/>
          <w:marBottom w:val="0"/>
          <w:divBdr>
            <w:top w:val="none" w:sz="0" w:space="0" w:color="auto"/>
            <w:left w:val="none" w:sz="0" w:space="0" w:color="auto"/>
            <w:bottom w:val="none" w:sz="0" w:space="0" w:color="auto"/>
            <w:right w:val="none" w:sz="0" w:space="0" w:color="auto"/>
          </w:divBdr>
        </w:div>
        <w:div w:id="1446459124">
          <w:marLeft w:val="640"/>
          <w:marRight w:val="0"/>
          <w:marTop w:val="0"/>
          <w:marBottom w:val="0"/>
          <w:divBdr>
            <w:top w:val="none" w:sz="0" w:space="0" w:color="auto"/>
            <w:left w:val="none" w:sz="0" w:space="0" w:color="auto"/>
            <w:bottom w:val="none" w:sz="0" w:space="0" w:color="auto"/>
            <w:right w:val="none" w:sz="0" w:space="0" w:color="auto"/>
          </w:divBdr>
        </w:div>
        <w:div w:id="1453209902">
          <w:marLeft w:val="640"/>
          <w:marRight w:val="0"/>
          <w:marTop w:val="0"/>
          <w:marBottom w:val="0"/>
          <w:divBdr>
            <w:top w:val="none" w:sz="0" w:space="0" w:color="auto"/>
            <w:left w:val="none" w:sz="0" w:space="0" w:color="auto"/>
            <w:bottom w:val="none" w:sz="0" w:space="0" w:color="auto"/>
            <w:right w:val="none" w:sz="0" w:space="0" w:color="auto"/>
          </w:divBdr>
        </w:div>
        <w:div w:id="1053768386">
          <w:marLeft w:val="640"/>
          <w:marRight w:val="0"/>
          <w:marTop w:val="0"/>
          <w:marBottom w:val="0"/>
          <w:divBdr>
            <w:top w:val="none" w:sz="0" w:space="0" w:color="auto"/>
            <w:left w:val="none" w:sz="0" w:space="0" w:color="auto"/>
            <w:bottom w:val="none" w:sz="0" w:space="0" w:color="auto"/>
            <w:right w:val="none" w:sz="0" w:space="0" w:color="auto"/>
          </w:divBdr>
        </w:div>
        <w:div w:id="1342660281">
          <w:marLeft w:val="640"/>
          <w:marRight w:val="0"/>
          <w:marTop w:val="0"/>
          <w:marBottom w:val="0"/>
          <w:divBdr>
            <w:top w:val="none" w:sz="0" w:space="0" w:color="auto"/>
            <w:left w:val="none" w:sz="0" w:space="0" w:color="auto"/>
            <w:bottom w:val="none" w:sz="0" w:space="0" w:color="auto"/>
            <w:right w:val="none" w:sz="0" w:space="0" w:color="auto"/>
          </w:divBdr>
        </w:div>
        <w:div w:id="2049915183">
          <w:marLeft w:val="640"/>
          <w:marRight w:val="0"/>
          <w:marTop w:val="0"/>
          <w:marBottom w:val="0"/>
          <w:divBdr>
            <w:top w:val="none" w:sz="0" w:space="0" w:color="auto"/>
            <w:left w:val="none" w:sz="0" w:space="0" w:color="auto"/>
            <w:bottom w:val="none" w:sz="0" w:space="0" w:color="auto"/>
            <w:right w:val="none" w:sz="0" w:space="0" w:color="auto"/>
          </w:divBdr>
        </w:div>
        <w:div w:id="1515728823">
          <w:marLeft w:val="640"/>
          <w:marRight w:val="0"/>
          <w:marTop w:val="0"/>
          <w:marBottom w:val="0"/>
          <w:divBdr>
            <w:top w:val="none" w:sz="0" w:space="0" w:color="auto"/>
            <w:left w:val="none" w:sz="0" w:space="0" w:color="auto"/>
            <w:bottom w:val="none" w:sz="0" w:space="0" w:color="auto"/>
            <w:right w:val="none" w:sz="0" w:space="0" w:color="auto"/>
          </w:divBdr>
        </w:div>
        <w:div w:id="143393017">
          <w:marLeft w:val="640"/>
          <w:marRight w:val="0"/>
          <w:marTop w:val="0"/>
          <w:marBottom w:val="0"/>
          <w:divBdr>
            <w:top w:val="none" w:sz="0" w:space="0" w:color="auto"/>
            <w:left w:val="none" w:sz="0" w:space="0" w:color="auto"/>
            <w:bottom w:val="none" w:sz="0" w:space="0" w:color="auto"/>
            <w:right w:val="none" w:sz="0" w:space="0" w:color="auto"/>
          </w:divBdr>
        </w:div>
        <w:div w:id="1615404522">
          <w:marLeft w:val="640"/>
          <w:marRight w:val="0"/>
          <w:marTop w:val="0"/>
          <w:marBottom w:val="0"/>
          <w:divBdr>
            <w:top w:val="none" w:sz="0" w:space="0" w:color="auto"/>
            <w:left w:val="none" w:sz="0" w:space="0" w:color="auto"/>
            <w:bottom w:val="none" w:sz="0" w:space="0" w:color="auto"/>
            <w:right w:val="none" w:sz="0" w:space="0" w:color="auto"/>
          </w:divBdr>
        </w:div>
        <w:div w:id="653606486">
          <w:marLeft w:val="640"/>
          <w:marRight w:val="0"/>
          <w:marTop w:val="0"/>
          <w:marBottom w:val="0"/>
          <w:divBdr>
            <w:top w:val="none" w:sz="0" w:space="0" w:color="auto"/>
            <w:left w:val="none" w:sz="0" w:space="0" w:color="auto"/>
            <w:bottom w:val="none" w:sz="0" w:space="0" w:color="auto"/>
            <w:right w:val="none" w:sz="0" w:space="0" w:color="auto"/>
          </w:divBdr>
        </w:div>
        <w:div w:id="212695491">
          <w:marLeft w:val="640"/>
          <w:marRight w:val="0"/>
          <w:marTop w:val="0"/>
          <w:marBottom w:val="0"/>
          <w:divBdr>
            <w:top w:val="none" w:sz="0" w:space="0" w:color="auto"/>
            <w:left w:val="none" w:sz="0" w:space="0" w:color="auto"/>
            <w:bottom w:val="none" w:sz="0" w:space="0" w:color="auto"/>
            <w:right w:val="none" w:sz="0" w:space="0" w:color="auto"/>
          </w:divBdr>
        </w:div>
        <w:div w:id="1556355327">
          <w:marLeft w:val="640"/>
          <w:marRight w:val="0"/>
          <w:marTop w:val="0"/>
          <w:marBottom w:val="0"/>
          <w:divBdr>
            <w:top w:val="none" w:sz="0" w:space="0" w:color="auto"/>
            <w:left w:val="none" w:sz="0" w:space="0" w:color="auto"/>
            <w:bottom w:val="none" w:sz="0" w:space="0" w:color="auto"/>
            <w:right w:val="none" w:sz="0" w:space="0" w:color="auto"/>
          </w:divBdr>
        </w:div>
        <w:div w:id="221329009">
          <w:marLeft w:val="640"/>
          <w:marRight w:val="0"/>
          <w:marTop w:val="0"/>
          <w:marBottom w:val="0"/>
          <w:divBdr>
            <w:top w:val="none" w:sz="0" w:space="0" w:color="auto"/>
            <w:left w:val="none" w:sz="0" w:space="0" w:color="auto"/>
            <w:bottom w:val="none" w:sz="0" w:space="0" w:color="auto"/>
            <w:right w:val="none" w:sz="0" w:space="0" w:color="auto"/>
          </w:divBdr>
        </w:div>
        <w:div w:id="700859276">
          <w:marLeft w:val="640"/>
          <w:marRight w:val="0"/>
          <w:marTop w:val="0"/>
          <w:marBottom w:val="0"/>
          <w:divBdr>
            <w:top w:val="none" w:sz="0" w:space="0" w:color="auto"/>
            <w:left w:val="none" w:sz="0" w:space="0" w:color="auto"/>
            <w:bottom w:val="none" w:sz="0" w:space="0" w:color="auto"/>
            <w:right w:val="none" w:sz="0" w:space="0" w:color="auto"/>
          </w:divBdr>
        </w:div>
        <w:div w:id="1635136737">
          <w:marLeft w:val="640"/>
          <w:marRight w:val="0"/>
          <w:marTop w:val="0"/>
          <w:marBottom w:val="0"/>
          <w:divBdr>
            <w:top w:val="none" w:sz="0" w:space="0" w:color="auto"/>
            <w:left w:val="none" w:sz="0" w:space="0" w:color="auto"/>
            <w:bottom w:val="none" w:sz="0" w:space="0" w:color="auto"/>
            <w:right w:val="none" w:sz="0" w:space="0" w:color="auto"/>
          </w:divBdr>
        </w:div>
        <w:div w:id="959265848">
          <w:marLeft w:val="640"/>
          <w:marRight w:val="0"/>
          <w:marTop w:val="0"/>
          <w:marBottom w:val="0"/>
          <w:divBdr>
            <w:top w:val="none" w:sz="0" w:space="0" w:color="auto"/>
            <w:left w:val="none" w:sz="0" w:space="0" w:color="auto"/>
            <w:bottom w:val="none" w:sz="0" w:space="0" w:color="auto"/>
            <w:right w:val="none" w:sz="0" w:space="0" w:color="auto"/>
          </w:divBdr>
        </w:div>
        <w:div w:id="1485707224">
          <w:marLeft w:val="640"/>
          <w:marRight w:val="0"/>
          <w:marTop w:val="0"/>
          <w:marBottom w:val="0"/>
          <w:divBdr>
            <w:top w:val="none" w:sz="0" w:space="0" w:color="auto"/>
            <w:left w:val="none" w:sz="0" w:space="0" w:color="auto"/>
            <w:bottom w:val="none" w:sz="0" w:space="0" w:color="auto"/>
            <w:right w:val="none" w:sz="0" w:space="0" w:color="auto"/>
          </w:divBdr>
        </w:div>
        <w:div w:id="1486121334">
          <w:marLeft w:val="640"/>
          <w:marRight w:val="0"/>
          <w:marTop w:val="0"/>
          <w:marBottom w:val="0"/>
          <w:divBdr>
            <w:top w:val="none" w:sz="0" w:space="0" w:color="auto"/>
            <w:left w:val="none" w:sz="0" w:space="0" w:color="auto"/>
            <w:bottom w:val="none" w:sz="0" w:space="0" w:color="auto"/>
            <w:right w:val="none" w:sz="0" w:space="0" w:color="auto"/>
          </w:divBdr>
        </w:div>
        <w:div w:id="2086174319">
          <w:marLeft w:val="640"/>
          <w:marRight w:val="0"/>
          <w:marTop w:val="0"/>
          <w:marBottom w:val="0"/>
          <w:divBdr>
            <w:top w:val="none" w:sz="0" w:space="0" w:color="auto"/>
            <w:left w:val="none" w:sz="0" w:space="0" w:color="auto"/>
            <w:bottom w:val="none" w:sz="0" w:space="0" w:color="auto"/>
            <w:right w:val="none" w:sz="0" w:space="0" w:color="auto"/>
          </w:divBdr>
        </w:div>
        <w:div w:id="197356922">
          <w:marLeft w:val="640"/>
          <w:marRight w:val="0"/>
          <w:marTop w:val="0"/>
          <w:marBottom w:val="0"/>
          <w:divBdr>
            <w:top w:val="none" w:sz="0" w:space="0" w:color="auto"/>
            <w:left w:val="none" w:sz="0" w:space="0" w:color="auto"/>
            <w:bottom w:val="none" w:sz="0" w:space="0" w:color="auto"/>
            <w:right w:val="none" w:sz="0" w:space="0" w:color="auto"/>
          </w:divBdr>
        </w:div>
        <w:div w:id="2057656700">
          <w:marLeft w:val="640"/>
          <w:marRight w:val="0"/>
          <w:marTop w:val="0"/>
          <w:marBottom w:val="0"/>
          <w:divBdr>
            <w:top w:val="none" w:sz="0" w:space="0" w:color="auto"/>
            <w:left w:val="none" w:sz="0" w:space="0" w:color="auto"/>
            <w:bottom w:val="none" w:sz="0" w:space="0" w:color="auto"/>
            <w:right w:val="none" w:sz="0" w:space="0" w:color="auto"/>
          </w:divBdr>
        </w:div>
        <w:div w:id="475535282">
          <w:marLeft w:val="640"/>
          <w:marRight w:val="0"/>
          <w:marTop w:val="0"/>
          <w:marBottom w:val="0"/>
          <w:divBdr>
            <w:top w:val="none" w:sz="0" w:space="0" w:color="auto"/>
            <w:left w:val="none" w:sz="0" w:space="0" w:color="auto"/>
            <w:bottom w:val="none" w:sz="0" w:space="0" w:color="auto"/>
            <w:right w:val="none" w:sz="0" w:space="0" w:color="auto"/>
          </w:divBdr>
        </w:div>
        <w:div w:id="418063959">
          <w:marLeft w:val="640"/>
          <w:marRight w:val="0"/>
          <w:marTop w:val="0"/>
          <w:marBottom w:val="0"/>
          <w:divBdr>
            <w:top w:val="none" w:sz="0" w:space="0" w:color="auto"/>
            <w:left w:val="none" w:sz="0" w:space="0" w:color="auto"/>
            <w:bottom w:val="none" w:sz="0" w:space="0" w:color="auto"/>
            <w:right w:val="none" w:sz="0" w:space="0" w:color="auto"/>
          </w:divBdr>
        </w:div>
        <w:div w:id="1861163556">
          <w:marLeft w:val="640"/>
          <w:marRight w:val="0"/>
          <w:marTop w:val="0"/>
          <w:marBottom w:val="0"/>
          <w:divBdr>
            <w:top w:val="none" w:sz="0" w:space="0" w:color="auto"/>
            <w:left w:val="none" w:sz="0" w:space="0" w:color="auto"/>
            <w:bottom w:val="none" w:sz="0" w:space="0" w:color="auto"/>
            <w:right w:val="none" w:sz="0" w:space="0" w:color="auto"/>
          </w:divBdr>
        </w:div>
        <w:div w:id="1563983803">
          <w:marLeft w:val="640"/>
          <w:marRight w:val="0"/>
          <w:marTop w:val="0"/>
          <w:marBottom w:val="0"/>
          <w:divBdr>
            <w:top w:val="none" w:sz="0" w:space="0" w:color="auto"/>
            <w:left w:val="none" w:sz="0" w:space="0" w:color="auto"/>
            <w:bottom w:val="none" w:sz="0" w:space="0" w:color="auto"/>
            <w:right w:val="none" w:sz="0" w:space="0" w:color="auto"/>
          </w:divBdr>
        </w:div>
        <w:div w:id="1382632676">
          <w:marLeft w:val="640"/>
          <w:marRight w:val="0"/>
          <w:marTop w:val="0"/>
          <w:marBottom w:val="0"/>
          <w:divBdr>
            <w:top w:val="none" w:sz="0" w:space="0" w:color="auto"/>
            <w:left w:val="none" w:sz="0" w:space="0" w:color="auto"/>
            <w:bottom w:val="none" w:sz="0" w:space="0" w:color="auto"/>
            <w:right w:val="none" w:sz="0" w:space="0" w:color="auto"/>
          </w:divBdr>
        </w:div>
        <w:div w:id="1832943554">
          <w:marLeft w:val="640"/>
          <w:marRight w:val="0"/>
          <w:marTop w:val="0"/>
          <w:marBottom w:val="0"/>
          <w:divBdr>
            <w:top w:val="none" w:sz="0" w:space="0" w:color="auto"/>
            <w:left w:val="none" w:sz="0" w:space="0" w:color="auto"/>
            <w:bottom w:val="none" w:sz="0" w:space="0" w:color="auto"/>
            <w:right w:val="none" w:sz="0" w:space="0" w:color="auto"/>
          </w:divBdr>
        </w:div>
        <w:div w:id="1837106633">
          <w:marLeft w:val="640"/>
          <w:marRight w:val="0"/>
          <w:marTop w:val="0"/>
          <w:marBottom w:val="0"/>
          <w:divBdr>
            <w:top w:val="none" w:sz="0" w:space="0" w:color="auto"/>
            <w:left w:val="none" w:sz="0" w:space="0" w:color="auto"/>
            <w:bottom w:val="none" w:sz="0" w:space="0" w:color="auto"/>
            <w:right w:val="none" w:sz="0" w:space="0" w:color="auto"/>
          </w:divBdr>
        </w:div>
        <w:div w:id="70350826">
          <w:marLeft w:val="640"/>
          <w:marRight w:val="0"/>
          <w:marTop w:val="0"/>
          <w:marBottom w:val="0"/>
          <w:divBdr>
            <w:top w:val="none" w:sz="0" w:space="0" w:color="auto"/>
            <w:left w:val="none" w:sz="0" w:space="0" w:color="auto"/>
            <w:bottom w:val="none" w:sz="0" w:space="0" w:color="auto"/>
            <w:right w:val="none" w:sz="0" w:space="0" w:color="auto"/>
          </w:divBdr>
        </w:div>
        <w:div w:id="111167924">
          <w:marLeft w:val="640"/>
          <w:marRight w:val="0"/>
          <w:marTop w:val="0"/>
          <w:marBottom w:val="0"/>
          <w:divBdr>
            <w:top w:val="none" w:sz="0" w:space="0" w:color="auto"/>
            <w:left w:val="none" w:sz="0" w:space="0" w:color="auto"/>
            <w:bottom w:val="none" w:sz="0" w:space="0" w:color="auto"/>
            <w:right w:val="none" w:sz="0" w:space="0" w:color="auto"/>
          </w:divBdr>
        </w:div>
        <w:div w:id="298997276">
          <w:marLeft w:val="640"/>
          <w:marRight w:val="0"/>
          <w:marTop w:val="0"/>
          <w:marBottom w:val="0"/>
          <w:divBdr>
            <w:top w:val="none" w:sz="0" w:space="0" w:color="auto"/>
            <w:left w:val="none" w:sz="0" w:space="0" w:color="auto"/>
            <w:bottom w:val="none" w:sz="0" w:space="0" w:color="auto"/>
            <w:right w:val="none" w:sz="0" w:space="0" w:color="auto"/>
          </w:divBdr>
        </w:div>
        <w:div w:id="461963632">
          <w:marLeft w:val="640"/>
          <w:marRight w:val="0"/>
          <w:marTop w:val="0"/>
          <w:marBottom w:val="0"/>
          <w:divBdr>
            <w:top w:val="none" w:sz="0" w:space="0" w:color="auto"/>
            <w:left w:val="none" w:sz="0" w:space="0" w:color="auto"/>
            <w:bottom w:val="none" w:sz="0" w:space="0" w:color="auto"/>
            <w:right w:val="none" w:sz="0" w:space="0" w:color="auto"/>
          </w:divBdr>
        </w:div>
        <w:div w:id="622033698">
          <w:marLeft w:val="640"/>
          <w:marRight w:val="0"/>
          <w:marTop w:val="0"/>
          <w:marBottom w:val="0"/>
          <w:divBdr>
            <w:top w:val="none" w:sz="0" w:space="0" w:color="auto"/>
            <w:left w:val="none" w:sz="0" w:space="0" w:color="auto"/>
            <w:bottom w:val="none" w:sz="0" w:space="0" w:color="auto"/>
            <w:right w:val="none" w:sz="0" w:space="0" w:color="auto"/>
          </w:divBdr>
        </w:div>
        <w:div w:id="1643657922">
          <w:marLeft w:val="640"/>
          <w:marRight w:val="0"/>
          <w:marTop w:val="0"/>
          <w:marBottom w:val="0"/>
          <w:divBdr>
            <w:top w:val="none" w:sz="0" w:space="0" w:color="auto"/>
            <w:left w:val="none" w:sz="0" w:space="0" w:color="auto"/>
            <w:bottom w:val="none" w:sz="0" w:space="0" w:color="auto"/>
            <w:right w:val="none" w:sz="0" w:space="0" w:color="auto"/>
          </w:divBdr>
        </w:div>
        <w:div w:id="801266747">
          <w:marLeft w:val="640"/>
          <w:marRight w:val="0"/>
          <w:marTop w:val="0"/>
          <w:marBottom w:val="0"/>
          <w:divBdr>
            <w:top w:val="none" w:sz="0" w:space="0" w:color="auto"/>
            <w:left w:val="none" w:sz="0" w:space="0" w:color="auto"/>
            <w:bottom w:val="none" w:sz="0" w:space="0" w:color="auto"/>
            <w:right w:val="none" w:sz="0" w:space="0" w:color="auto"/>
          </w:divBdr>
        </w:div>
        <w:div w:id="1639535305">
          <w:marLeft w:val="640"/>
          <w:marRight w:val="0"/>
          <w:marTop w:val="0"/>
          <w:marBottom w:val="0"/>
          <w:divBdr>
            <w:top w:val="none" w:sz="0" w:space="0" w:color="auto"/>
            <w:left w:val="none" w:sz="0" w:space="0" w:color="auto"/>
            <w:bottom w:val="none" w:sz="0" w:space="0" w:color="auto"/>
            <w:right w:val="none" w:sz="0" w:space="0" w:color="auto"/>
          </w:divBdr>
        </w:div>
        <w:div w:id="351154466">
          <w:marLeft w:val="640"/>
          <w:marRight w:val="0"/>
          <w:marTop w:val="0"/>
          <w:marBottom w:val="0"/>
          <w:divBdr>
            <w:top w:val="none" w:sz="0" w:space="0" w:color="auto"/>
            <w:left w:val="none" w:sz="0" w:space="0" w:color="auto"/>
            <w:bottom w:val="none" w:sz="0" w:space="0" w:color="auto"/>
            <w:right w:val="none" w:sz="0" w:space="0" w:color="auto"/>
          </w:divBdr>
        </w:div>
        <w:div w:id="2031567492">
          <w:marLeft w:val="640"/>
          <w:marRight w:val="0"/>
          <w:marTop w:val="0"/>
          <w:marBottom w:val="0"/>
          <w:divBdr>
            <w:top w:val="none" w:sz="0" w:space="0" w:color="auto"/>
            <w:left w:val="none" w:sz="0" w:space="0" w:color="auto"/>
            <w:bottom w:val="none" w:sz="0" w:space="0" w:color="auto"/>
            <w:right w:val="none" w:sz="0" w:space="0" w:color="auto"/>
          </w:divBdr>
        </w:div>
        <w:div w:id="1506744967">
          <w:marLeft w:val="640"/>
          <w:marRight w:val="0"/>
          <w:marTop w:val="0"/>
          <w:marBottom w:val="0"/>
          <w:divBdr>
            <w:top w:val="none" w:sz="0" w:space="0" w:color="auto"/>
            <w:left w:val="none" w:sz="0" w:space="0" w:color="auto"/>
            <w:bottom w:val="none" w:sz="0" w:space="0" w:color="auto"/>
            <w:right w:val="none" w:sz="0" w:space="0" w:color="auto"/>
          </w:divBdr>
        </w:div>
        <w:div w:id="919868608">
          <w:marLeft w:val="640"/>
          <w:marRight w:val="0"/>
          <w:marTop w:val="0"/>
          <w:marBottom w:val="0"/>
          <w:divBdr>
            <w:top w:val="none" w:sz="0" w:space="0" w:color="auto"/>
            <w:left w:val="none" w:sz="0" w:space="0" w:color="auto"/>
            <w:bottom w:val="none" w:sz="0" w:space="0" w:color="auto"/>
            <w:right w:val="none" w:sz="0" w:space="0" w:color="auto"/>
          </w:divBdr>
        </w:div>
        <w:div w:id="611981774">
          <w:marLeft w:val="640"/>
          <w:marRight w:val="0"/>
          <w:marTop w:val="0"/>
          <w:marBottom w:val="0"/>
          <w:divBdr>
            <w:top w:val="none" w:sz="0" w:space="0" w:color="auto"/>
            <w:left w:val="none" w:sz="0" w:space="0" w:color="auto"/>
            <w:bottom w:val="none" w:sz="0" w:space="0" w:color="auto"/>
            <w:right w:val="none" w:sz="0" w:space="0" w:color="auto"/>
          </w:divBdr>
        </w:div>
        <w:div w:id="2121295440">
          <w:marLeft w:val="640"/>
          <w:marRight w:val="0"/>
          <w:marTop w:val="0"/>
          <w:marBottom w:val="0"/>
          <w:divBdr>
            <w:top w:val="none" w:sz="0" w:space="0" w:color="auto"/>
            <w:left w:val="none" w:sz="0" w:space="0" w:color="auto"/>
            <w:bottom w:val="none" w:sz="0" w:space="0" w:color="auto"/>
            <w:right w:val="none" w:sz="0" w:space="0" w:color="auto"/>
          </w:divBdr>
        </w:div>
        <w:div w:id="674041084">
          <w:marLeft w:val="640"/>
          <w:marRight w:val="0"/>
          <w:marTop w:val="0"/>
          <w:marBottom w:val="0"/>
          <w:divBdr>
            <w:top w:val="none" w:sz="0" w:space="0" w:color="auto"/>
            <w:left w:val="none" w:sz="0" w:space="0" w:color="auto"/>
            <w:bottom w:val="none" w:sz="0" w:space="0" w:color="auto"/>
            <w:right w:val="none" w:sz="0" w:space="0" w:color="auto"/>
          </w:divBdr>
        </w:div>
        <w:div w:id="871311330">
          <w:marLeft w:val="640"/>
          <w:marRight w:val="0"/>
          <w:marTop w:val="0"/>
          <w:marBottom w:val="0"/>
          <w:divBdr>
            <w:top w:val="none" w:sz="0" w:space="0" w:color="auto"/>
            <w:left w:val="none" w:sz="0" w:space="0" w:color="auto"/>
            <w:bottom w:val="none" w:sz="0" w:space="0" w:color="auto"/>
            <w:right w:val="none" w:sz="0" w:space="0" w:color="auto"/>
          </w:divBdr>
        </w:div>
        <w:div w:id="623269937">
          <w:marLeft w:val="640"/>
          <w:marRight w:val="0"/>
          <w:marTop w:val="0"/>
          <w:marBottom w:val="0"/>
          <w:divBdr>
            <w:top w:val="none" w:sz="0" w:space="0" w:color="auto"/>
            <w:left w:val="none" w:sz="0" w:space="0" w:color="auto"/>
            <w:bottom w:val="none" w:sz="0" w:space="0" w:color="auto"/>
            <w:right w:val="none" w:sz="0" w:space="0" w:color="auto"/>
          </w:divBdr>
        </w:div>
        <w:div w:id="1985155562">
          <w:marLeft w:val="640"/>
          <w:marRight w:val="0"/>
          <w:marTop w:val="0"/>
          <w:marBottom w:val="0"/>
          <w:divBdr>
            <w:top w:val="none" w:sz="0" w:space="0" w:color="auto"/>
            <w:left w:val="none" w:sz="0" w:space="0" w:color="auto"/>
            <w:bottom w:val="none" w:sz="0" w:space="0" w:color="auto"/>
            <w:right w:val="none" w:sz="0" w:space="0" w:color="auto"/>
          </w:divBdr>
        </w:div>
        <w:div w:id="1032728125">
          <w:marLeft w:val="640"/>
          <w:marRight w:val="0"/>
          <w:marTop w:val="0"/>
          <w:marBottom w:val="0"/>
          <w:divBdr>
            <w:top w:val="none" w:sz="0" w:space="0" w:color="auto"/>
            <w:left w:val="none" w:sz="0" w:space="0" w:color="auto"/>
            <w:bottom w:val="none" w:sz="0" w:space="0" w:color="auto"/>
            <w:right w:val="none" w:sz="0" w:space="0" w:color="auto"/>
          </w:divBdr>
        </w:div>
        <w:div w:id="5059407">
          <w:marLeft w:val="640"/>
          <w:marRight w:val="0"/>
          <w:marTop w:val="0"/>
          <w:marBottom w:val="0"/>
          <w:divBdr>
            <w:top w:val="none" w:sz="0" w:space="0" w:color="auto"/>
            <w:left w:val="none" w:sz="0" w:space="0" w:color="auto"/>
            <w:bottom w:val="none" w:sz="0" w:space="0" w:color="auto"/>
            <w:right w:val="none" w:sz="0" w:space="0" w:color="auto"/>
          </w:divBdr>
        </w:div>
        <w:div w:id="2102676757">
          <w:marLeft w:val="640"/>
          <w:marRight w:val="0"/>
          <w:marTop w:val="0"/>
          <w:marBottom w:val="0"/>
          <w:divBdr>
            <w:top w:val="none" w:sz="0" w:space="0" w:color="auto"/>
            <w:left w:val="none" w:sz="0" w:space="0" w:color="auto"/>
            <w:bottom w:val="none" w:sz="0" w:space="0" w:color="auto"/>
            <w:right w:val="none" w:sz="0" w:space="0" w:color="auto"/>
          </w:divBdr>
        </w:div>
        <w:div w:id="1308626414">
          <w:marLeft w:val="640"/>
          <w:marRight w:val="0"/>
          <w:marTop w:val="0"/>
          <w:marBottom w:val="0"/>
          <w:divBdr>
            <w:top w:val="none" w:sz="0" w:space="0" w:color="auto"/>
            <w:left w:val="none" w:sz="0" w:space="0" w:color="auto"/>
            <w:bottom w:val="none" w:sz="0" w:space="0" w:color="auto"/>
            <w:right w:val="none" w:sz="0" w:space="0" w:color="auto"/>
          </w:divBdr>
        </w:div>
        <w:div w:id="1598631817">
          <w:marLeft w:val="640"/>
          <w:marRight w:val="0"/>
          <w:marTop w:val="0"/>
          <w:marBottom w:val="0"/>
          <w:divBdr>
            <w:top w:val="none" w:sz="0" w:space="0" w:color="auto"/>
            <w:left w:val="none" w:sz="0" w:space="0" w:color="auto"/>
            <w:bottom w:val="none" w:sz="0" w:space="0" w:color="auto"/>
            <w:right w:val="none" w:sz="0" w:space="0" w:color="auto"/>
          </w:divBdr>
        </w:div>
        <w:div w:id="894122344">
          <w:marLeft w:val="640"/>
          <w:marRight w:val="0"/>
          <w:marTop w:val="0"/>
          <w:marBottom w:val="0"/>
          <w:divBdr>
            <w:top w:val="none" w:sz="0" w:space="0" w:color="auto"/>
            <w:left w:val="none" w:sz="0" w:space="0" w:color="auto"/>
            <w:bottom w:val="none" w:sz="0" w:space="0" w:color="auto"/>
            <w:right w:val="none" w:sz="0" w:space="0" w:color="auto"/>
          </w:divBdr>
        </w:div>
        <w:div w:id="1822694036">
          <w:marLeft w:val="640"/>
          <w:marRight w:val="0"/>
          <w:marTop w:val="0"/>
          <w:marBottom w:val="0"/>
          <w:divBdr>
            <w:top w:val="none" w:sz="0" w:space="0" w:color="auto"/>
            <w:left w:val="none" w:sz="0" w:space="0" w:color="auto"/>
            <w:bottom w:val="none" w:sz="0" w:space="0" w:color="auto"/>
            <w:right w:val="none" w:sz="0" w:space="0" w:color="auto"/>
          </w:divBdr>
        </w:div>
        <w:div w:id="855342828">
          <w:marLeft w:val="640"/>
          <w:marRight w:val="0"/>
          <w:marTop w:val="0"/>
          <w:marBottom w:val="0"/>
          <w:divBdr>
            <w:top w:val="none" w:sz="0" w:space="0" w:color="auto"/>
            <w:left w:val="none" w:sz="0" w:space="0" w:color="auto"/>
            <w:bottom w:val="none" w:sz="0" w:space="0" w:color="auto"/>
            <w:right w:val="none" w:sz="0" w:space="0" w:color="auto"/>
          </w:divBdr>
        </w:div>
        <w:div w:id="1161964621">
          <w:marLeft w:val="640"/>
          <w:marRight w:val="0"/>
          <w:marTop w:val="0"/>
          <w:marBottom w:val="0"/>
          <w:divBdr>
            <w:top w:val="none" w:sz="0" w:space="0" w:color="auto"/>
            <w:left w:val="none" w:sz="0" w:space="0" w:color="auto"/>
            <w:bottom w:val="none" w:sz="0" w:space="0" w:color="auto"/>
            <w:right w:val="none" w:sz="0" w:space="0" w:color="auto"/>
          </w:divBdr>
        </w:div>
        <w:div w:id="307512812">
          <w:marLeft w:val="640"/>
          <w:marRight w:val="0"/>
          <w:marTop w:val="0"/>
          <w:marBottom w:val="0"/>
          <w:divBdr>
            <w:top w:val="none" w:sz="0" w:space="0" w:color="auto"/>
            <w:left w:val="none" w:sz="0" w:space="0" w:color="auto"/>
            <w:bottom w:val="none" w:sz="0" w:space="0" w:color="auto"/>
            <w:right w:val="none" w:sz="0" w:space="0" w:color="auto"/>
          </w:divBdr>
        </w:div>
        <w:div w:id="2129011943">
          <w:marLeft w:val="640"/>
          <w:marRight w:val="0"/>
          <w:marTop w:val="0"/>
          <w:marBottom w:val="0"/>
          <w:divBdr>
            <w:top w:val="none" w:sz="0" w:space="0" w:color="auto"/>
            <w:left w:val="none" w:sz="0" w:space="0" w:color="auto"/>
            <w:bottom w:val="none" w:sz="0" w:space="0" w:color="auto"/>
            <w:right w:val="none" w:sz="0" w:space="0" w:color="auto"/>
          </w:divBdr>
        </w:div>
        <w:div w:id="1068696499">
          <w:marLeft w:val="640"/>
          <w:marRight w:val="0"/>
          <w:marTop w:val="0"/>
          <w:marBottom w:val="0"/>
          <w:divBdr>
            <w:top w:val="none" w:sz="0" w:space="0" w:color="auto"/>
            <w:left w:val="none" w:sz="0" w:space="0" w:color="auto"/>
            <w:bottom w:val="none" w:sz="0" w:space="0" w:color="auto"/>
            <w:right w:val="none" w:sz="0" w:space="0" w:color="auto"/>
          </w:divBdr>
        </w:div>
        <w:div w:id="1776705382">
          <w:marLeft w:val="640"/>
          <w:marRight w:val="0"/>
          <w:marTop w:val="0"/>
          <w:marBottom w:val="0"/>
          <w:divBdr>
            <w:top w:val="none" w:sz="0" w:space="0" w:color="auto"/>
            <w:left w:val="none" w:sz="0" w:space="0" w:color="auto"/>
            <w:bottom w:val="none" w:sz="0" w:space="0" w:color="auto"/>
            <w:right w:val="none" w:sz="0" w:space="0" w:color="auto"/>
          </w:divBdr>
        </w:div>
        <w:div w:id="1599754083">
          <w:marLeft w:val="640"/>
          <w:marRight w:val="0"/>
          <w:marTop w:val="0"/>
          <w:marBottom w:val="0"/>
          <w:divBdr>
            <w:top w:val="none" w:sz="0" w:space="0" w:color="auto"/>
            <w:left w:val="none" w:sz="0" w:space="0" w:color="auto"/>
            <w:bottom w:val="none" w:sz="0" w:space="0" w:color="auto"/>
            <w:right w:val="none" w:sz="0" w:space="0" w:color="auto"/>
          </w:divBdr>
        </w:div>
        <w:div w:id="987246561">
          <w:marLeft w:val="640"/>
          <w:marRight w:val="0"/>
          <w:marTop w:val="0"/>
          <w:marBottom w:val="0"/>
          <w:divBdr>
            <w:top w:val="none" w:sz="0" w:space="0" w:color="auto"/>
            <w:left w:val="none" w:sz="0" w:space="0" w:color="auto"/>
            <w:bottom w:val="none" w:sz="0" w:space="0" w:color="auto"/>
            <w:right w:val="none" w:sz="0" w:space="0" w:color="auto"/>
          </w:divBdr>
        </w:div>
        <w:div w:id="1875265777">
          <w:marLeft w:val="640"/>
          <w:marRight w:val="0"/>
          <w:marTop w:val="0"/>
          <w:marBottom w:val="0"/>
          <w:divBdr>
            <w:top w:val="none" w:sz="0" w:space="0" w:color="auto"/>
            <w:left w:val="none" w:sz="0" w:space="0" w:color="auto"/>
            <w:bottom w:val="none" w:sz="0" w:space="0" w:color="auto"/>
            <w:right w:val="none" w:sz="0" w:space="0" w:color="auto"/>
          </w:divBdr>
        </w:div>
        <w:div w:id="1367171151">
          <w:marLeft w:val="640"/>
          <w:marRight w:val="0"/>
          <w:marTop w:val="0"/>
          <w:marBottom w:val="0"/>
          <w:divBdr>
            <w:top w:val="none" w:sz="0" w:space="0" w:color="auto"/>
            <w:left w:val="none" w:sz="0" w:space="0" w:color="auto"/>
            <w:bottom w:val="none" w:sz="0" w:space="0" w:color="auto"/>
            <w:right w:val="none" w:sz="0" w:space="0" w:color="auto"/>
          </w:divBdr>
        </w:div>
        <w:div w:id="1816097022">
          <w:marLeft w:val="640"/>
          <w:marRight w:val="0"/>
          <w:marTop w:val="0"/>
          <w:marBottom w:val="0"/>
          <w:divBdr>
            <w:top w:val="none" w:sz="0" w:space="0" w:color="auto"/>
            <w:left w:val="none" w:sz="0" w:space="0" w:color="auto"/>
            <w:bottom w:val="none" w:sz="0" w:space="0" w:color="auto"/>
            <w:right w:val="none" w:sz="0" w:space="0" w:color="auto"/>
          </w:divBdr>
        </w:div>
        <w:div w:id="1911499060">
          <w:marLeft w:val="640"/>
          <w:marRight w:val="0"/>
          <w:marTop w:val="0"/>
          <w:marBottom w:val="0"/>
          <w:divBdr>
            <w:top w:val="none" w:sz="0" w:space="0" w:color="auto"/>
            <w:left w:val="none" w:sz="0" w:space="0" w:color="auto"/>
            <w:bottom w:val="none" w:sz="0" w:space="0" w:color="auto"/>
            <w:right w:val="none" w:sz="0" w:space="0" w:color="auto"/>
          </w:divBdr>
        </w:div>
        <w:div w:id="856968781">
          <w:marLeft w:val="640"/>
          <w:marRight w:val="0"/>
          <w:marTop w:val="0"/>
          <w:marBottom w:val="0"/>
          <w:divBdr>
            <w:top w:val="none" w:sz="0" w:space="0" w:color="auto"/>
            <w:left w:val="none" w:sz="0" w:space="0" w:color="auto"/>
            <w:bottom w:val="none" w:sz="0" w:space="0" w:color="auto"/>
            <w:right w:val="none" w:sz="0" w:space="0" w:color="auto"/>
          </w:divBdr>
        </w:div>
        <w:div w:id="1867284433">
          <w:marLeft w:val="640"/>
          <w:marRight w:val="0"/>
          <w:marTop w:val="0"/>
          <w:marBottom w:val="0"/>
          <w:divBdr>
            <w:top w:val="none" w:sz="0" w:space="0" w:color="auto"/>
            <w:left w:val="none" w:sz="0" w:space="0" w:color="auto"/>
            <w:bottom w:val="none" w:sz="0" w:space="0" w:color="auto"/>
            <w:right w:val="none" w:sz="0" w:space="0" w:color="auto"/>
          </w:divBdr>
        </w:div>
        <w:div w:id="734082213">
          <w:marLeft w:val="640"/>
          <w:marRight w:val="0"/>
          <w:marTop w:val="0"/>
          <w:marBottom w:val="0"/>
          <w:divBdr>
            <w:top w:val="none" w:sz="0" w:space="0" w:color="auto"/>
            <w:left w:val="none" w:sz="0" w:space="0" w:color="auto"/>
            <w:bottom w:val="none" w:sz="0" w:space="0" w:color="auto"/>
            <w:right w:val="none" w:sz="0" w:space="0" w:color="auto"/>
          </w:divBdr>
        </w:div>
        <w:div w:id="897588720">
          <w:marLeft w:val="640"/>
          <w:marRight w:val="0"/>
          <w:marTop w:val="0"/>
          <w:marBottom w:val="0"/>
          <w:divBdr>
            <w:top w:val="none" w:sz="0" w:space="0" w:color="auto"/>
            <w:left w:val="none" w:sz="0" w:space="0" w:color="auto"/>
            <w:bottom w:val="none" w:sz="0" w:space="0" w:color="auto"/>
            <w:right w:val="none" w:sz="0" w:space="0" w:color="auto"/>
          </w:divBdr>
        </w:div>
        <w:div w:id="74398692">
          <w:marLeft w:val="640"/>
          <w:marRight w:val="0"/>
          <w:marTop w:val="0"/>
          <w:marBottom w:val="0"/>
          <w:divBdr>
            <w:top w:val="none" w:sz="0" w:space="0" w:color="auto"/>
            <w:left w:val="none" w:sz="0" w:space="0" w:color="auto"/>
            <w:bottom w:val="none" w:sz="0" w:space="0" w:color="auto"/>
            <w:right w:val="none" w:sz="0" w:space="0" w:color="auto"/>
          </w:divBdr>
        </w:div>
        <w:div w:id="806973060">
          <w:marLeft w:val="640"/>
          <w:marRight w:val="0"/>
          <w:marTop w:val="0"/>
          <w:marBottom w:val="0"/>
          <w:divBdr>
            <w:top w:val="none" w:sz="0" w:space="0" w:color="auto"/>
            <w:left w:val="none" w:sz="0" w:space="0" w:color="auto"/>
            <w:bottom w:val="none" w:sz="0" w:space="0" w:color="auto"/>
            <w:right w:val="none" w:sz="0" w:space="0" w:color="auto"/>
          </w:divBdr>
        </w:div>
        <w:div w:id="1956018895">
          <w:marLeft w:val="640"/>
          <w:marRight w:val="0"/>
          <w:marTop w:val="0"/>
          <w:marBottom w:val="0"/>
          <w:divBdr>
            <w:top w:val="none" w:sz="0" w:space="0" w:color="auto"/>
            <w:left w:val="none" w:sz="0" w:space="0" w:color="auto"/>
            <w:bottom w:val="none" w:sz="0" w:space="0" w:color="auto"/>
            <w:right w:val="none" w:sz="0" w:space="0" w:color="auto"/>
          </w:divBdr>
        </w:div>
        <w:div w:id="2108883941">
          <w:marLeft w:val="640"/>
          <w:marRight w:val="0"/>
          <w:marTop w:val="0"/>
          <w:marBottom w:val="0"/>
          <w:divBdr>
            <w:top w:val="none" w:sz="0" w:space="0" w:color="auto"/>
            <w:left w:val="none" w:sz="0" w:space="0" w:color="auto"/>
            <w:bottom w:val="none" w:sz="0" w:space="0" w:color="auto"/>
            <w:right w:val="none" w:sz="0" w:space="0" w:color="auto"/>
          </w:divBdr>
        </w:div>
        <w:div w:id="1689914777">
          <w:marLeft w:val="640"/>
          <w:marRight w:val="0"/>
          <w:marTop w:val="0"/>
          <w:marBottom w:val="0"/>
          <w:divBdr>
            <w:top w:val="none" w:sz="0" w:space="0" w:color="auto"/>
            <w:left w:val="none" w:sz="0" w:space="0" w:color="auto"/>
            <w:bottom w:val="none" w:sz="0" w:space="0" w:color="auto"/>
            <w:right w:val="none" w:sz="0" w:space="0" w:color="auto"/>
          </w:divBdr>
        </w:div>
        <w:div w:id="943416312">
          <w:marLeft w:val="640"/>
          <w:marRight w:val="0"/>
          <w:marTop w:val="0"/>
          <w:marBottom w:val="0"/>
          <w:divBdr>
            <w:top w:val="none" w:sz="0" w:space="0" w:color="auto"/>
            <w:left w:val="none" w:sz="0" w:space="0" w:color="auto"/>
            <w:bottom w:val="none" w:sz="0" w:space="0" w:color="auto"/>
            <w:right w:val="none" w:sz="0" w:space="0" w:color="auto"/>
          </w:divBdr>
        </w:div>
        <w:div w:id="1129394964">
          <w:marLeft w:val="640"/>
          <w:marRight w:val="0"/>
          <w:marTop w:val="0"/>
          <w:marBottom w:val="0"/>
          <w:divBdr>
            <w:top w:val="none" w:sz="0" w:space="0" w:color="auto"/>
            <w:left w:val="none" w:sz="0" w:space="0" w:color="auto"/>
            <w:bottom w:val="none" w:sz="0" w:space="0" w:color="auto"/>
            <w:right w:val="none" w:sz="0" w:space="0" w:color="auto"/>
          </w:divBdr>
        </w:div>
        <w:div w:id="786509951">
          <w:marLeft w:val="640"/>
          <w:marRight w:val="0"/>
          <w:marTop w:val="0"/>
          <w:marBottom w:val="0"/>
          <w:divBdr>
            <w:top w:val="none" w:sz="0" w:space="0" w:color="auto"/>
            <w:left w:val="none" w:sz="0" w:space="0" w:color="auto"/>
            <w:bottom w:val="none" w:sz="0" w:space="0" w:color="auto"/>
            <w:right w:val="none" w:sz="0" w:space="0" w:color="auto"/>
          </w:divBdr>
        </w:div>
        <w:div w:id="270861609">
          <w:marLeft w:val="640"/>
          <w:marRight w:val="0"/>
          <w:marTop w:val="0"/>
          <w:marBottom w:val="0"/>
          <w:divBdr>
            <w:top w:val="none" w:sz="0" w:space="0" w:color="auto"/>
            <w:left w:val="none" w:sz="0" w:space="0" w:color="auto"/>
            <w:bottom w:val="none" w:sz="0" w:space="0" w:color="auto"/>
            <w:right w:val="none" w:sz="0" w:space="0" w:color="auto"/>
          </w:divBdr>
        </w:div>
        <w:div w:id="286397022">
          <w:marLeft w:val="640"/>
          <w:marRight w:val="0"/>
          <w:marTop w:val="0"/>
          <w:marBottom w:val="0"/>
          <w:divBdr>
            <w:top w:val="none" w:sz="0" w:space="0" w:color="auto"/>
            <w:left w:val="none" w:sz="0" w:space="0" w:color="auto"/>
            <w:bottom w:val="none" w:sz="0" w:space="0" w:color="auto"/>
            <w:right w:val="none" w:sz="0" w:space="0" w:color="auto"/>
          </w:divBdr>
        </w:div>
        <w:div w:id="710811095">
          <w:marLeft w:val="640"/>
          <w:marRight w:val="0"/>
          <w:marTop w:val="0"/>
          <w:marBottom w:val="0"/>
          <w:divBdr>
            <w:top w:val="none" w:sz="0" w:space="0" w:color="auto"/>
            <w:left w:val="none" w:sz="0" w:space="0" w:color="auto"/>
            <w:bottom w:val="none" w:sz="0" w:space="0" w:color="auto"/>
            <w:right w:val="none" w:sz="0" w:space="0" w:color="auto"/>
          </w:divBdr>
        </w:div>
        <w:div w:id="1551381231">
          <w:marLeft w:val="640"/>
          <w:marRight w:val="0"/>
          <w:marTop w:val="0"/>
          <w:marBottom w:val="0"/>
          <w:divBdr>
            <w:top w:val="none" w:sz="0" w:space="0" w:color="auto"/>
            <w:left w:val="none" w:sz="0" w:space="0" w:color="auto"/>
            <w:bottom w:val="none" w:sz="0" w:space="0" w:color="auto"/>
            <w:right w:val="none" w:sz="0" w:space="0" w:color="auto"/>
          </w:divBdr>
        </w:div>
        <w:div w:id="438186996">
          <w:marLeft w:val="640"/>
          <w:marRight w:val="0"/>
          <w:marTop w:val="0"/>
          <w:marBottom w:val="0"/>
          <w:divBdr>
            <w:top w:val="none" w:sz="0" w:space="0" w:color="auto"/>
            <w:left w:val="none" w:sz="0" w:space="0" w:color="auto"/>
            <w:bottom w:val="none" w:sz="0" w:space="0" w:color="auto"/>
            <w:right w:val="none" w:sz="0" w:space="0" w:color="auto"/>
          </w:divBdr>
        </w:div>
        <w:div w:id="774597100">
          <w:marLeft w:val="640"/>
          <w:marRight w:val="0"/>
          <w:marTop w:val="0"/>
          <w:marBottom w:val="0"/>
          <w:divBdr>
            <w:top w:val="none" w:sz="0" w:space="0" w:color="auto"/>
            <w:left w:val="none" w:sz="0" w:space="0" w:color="auto"/>
            <w:bottom w:val="none" w:sz="0" w:space="0" w:color="auto"/>
            <w:right w:val="none" w:sz="0" w:space="0" w:color="auto"/>
          </w:divBdr>
        </w:div>
        <w:div w:id="1014191353">
          <w:marLeft w:val="640"/>
          <w:marRight w:val="0"/>
          <w:marTop w:val="0"/>
          <w:marBottom w:val="0"/>
          <w:divBdr>
            <w:top w:val="none" w:sz="0" w:space="0" w:color="auto"/>
            <w:left w:val="none" w:sz="0" w:space="0" w:color="auto"/>
            <w:bottom w:val="none" w:sz="0" w:space="0" w:color="auto"/>
            <w:right w:val="none" w:sz="0" w:space="0" w:color="auto"/>
          </w:divBdr>
        </w:div>
        <w:div w:id="2059696020">
          <w:marLeft w:val="640"/>
          <w:marRight w:val="0"/>
          <w:marTop w:val="0"/>
          <w:marBottom w:val="0"/>
          <w:divBdr>
            <w:top w:val="none" w:sz="0" w:space="0" w:color="auto"/>
            <w:left w:val="none" w:sz="0" w:space="0" w:color="auto"/>
            <w:bottom w:val="none" w:sz="0" w:space="0" w:color="auto"/>
            <w:right w:val="none" w:sz="0" w:space="0" w:color="auto"/>
          </w:divBdr>
        </w:div>
        <w:div w:id="125246039">
          <w:marLeft w:val="640"/>
          <w:marRight w:val="0"/>
          <w:marTop w:val="0"/>
          <w:marBottom w:val="0"/>
          <w:divBdr>
            <w:top w:val="none" w:sz="0" w:space="0" w:color="auto"/>
            <w:left w:val="none" w:sz="0" w:space="0" w:color="auto"/>
            <w:bottom w:val="none" w:sz="0" w:space="0" w:color="auto"/>
            <w:right w:val="none" w:sz="0" w:space="0" w:color="auto"/>
          </w:divBdr>
        </w:div>
        <w:div w:id="145979074">
          <w:marLeft w:val="640"/>
          <w:marRight w:val="0"/>
          <w:marTop w:val="0"/>
          <w:marBottom w:val="0"/>
          <w:divBdr>
            <w:top w:val="none" w:sz="0" w:space="0" w:color="auto"/>
            <w:left w:val="none" w:sz="0" w:space="0" w:color="auto"/>
            <w:bottom w:val="none" w:sz="0" w:space="0" w:color="auto"/>
            <w:right w:val="none" w:sz="0" w:space="0" w:color="auto"/>
          </w:divBdr>
        </w:div>
        <w:div w:id="675301736">
          <w:marLeft w:val="640"/>
          <w:marRight w:val="0"/>
          <w:marTop w:val="0"/>
          <w:marBottom w:val="0"/>
          <w:divBdr>
            <w:top w:val="none" w:sz="0" w:space="0" w:color="auto"/>
            <w:left w:val="none" w:sz="0" w:space="0" w:color="auto"/>
            <w:bottom w:val="none" w:sz="0" w:space="0" w:color="auto"/>
            <w:right w:val="none" w:sz="0" w:space="0" w:color="auto"/>
          </w:divBdr>
        </w:div>
        <w:div w:id="944768579">
          <w:marLeft w:val="640"/>
          <w:marRight w:val="0"/>
          <w:marTop w:val="0"/>
          <w:marBottom w:val="0"/>
          <w:divBdr>
            <w:top w:val="none" w:sz="0" w:space="0" w:color="auto"/>
            <w:left w:val="none" w:sz="0" w:space="0" w:color="auto"/>
            <w:bottom w:val="none" w:sz="0" w:space="0" w:color="auto"/>
            <w:right w:val="none" w:sz="0" w:space="0" w:color="auto"/>
          </w:divBdr>
        </w:div>
        <w:div w:id="1228105772">
          <w:marLeft w:val="640"/>
          <w:marRight w:val="0"/>
          <w:marTop w:val="0"/>
          <w:marBottom w:val="0"/>
          <w:divBdr>
            <w:top w:val="none" w:sz="0" w:space="0" w:color="auto"/>
            <w:left w:val="none" w:sz="0" w:space="0" w:color="auto"/>
            <w:bottom w:val="none" w:sz="0" w:space="0" w:color="auto"/>
            <w:right w:val="none" w:sz="0" w:space="0" w:color="auto"/>
          </w:divBdr>
        </w:div>
        <w:div w:id="2069451617">
          <w:marLeft w:val="640"/>
          <w:marRight w:val="0"/>
          <w:marTop w:val="0"/>
          <w:marBottom w:val="0"/>
          <w:divBdr>
            <w:top w:val="none" w:sz="0" w:space="0" w:color="auto"/>
            <w:left w:val="none" w:sz="0" w:space="0" w:color="auto"/>
            <w:bottom w:val="none" w:sz="0" w:space="0" w:color="auto"/>
            <w:right w:val="none" w:sz="0" w:space="0" w:color="auto"/>
          </w:divBdr>
        </w:div>
        <w:div w:id="1175531827">
          <w:marLeft w:val="640"/>
          <w:marRight w:val="0"/>
          <w:marTop w:val="0"/>
          <w:marBottom w:val="0"/>
          <w:divBdr>
            <w:top w:val="none" w:sz="0" w:space="0" w:color="auto"/>
            <w:left w:val="none" w:sz="0" w:space="0" w:color="auto"/>
            <w:bottom w:val="none" w:sz="0" w:space="0" w:color="auto"/>
            <w:right w:val="none" w:sz="0" w:space="0" w:color="auto"/>
          </w:divBdr>
        </w:div>
        <w:div w:id="378431435">
          <w:marLeft w:val="640"/>
          <w:marRight w:val="0"/>
          <w:marTop w:val="0"/>
          <w:marBottom w:val="0"/>
          <w:divBdr>
            <w:top w:val="none" w:sz="0" w:space="0" w:color="auto"/>
            <w:left w:val="none" w:sz="0" w:space="0" w:color="auto"/>
            <w:bottom w:val="none" w:sz="0" w:space="0" w:color="auto"/>
            <w:right w:val="none" w:sz="0" w:space="0" w:color="auto"/>
          </w:divBdr>
        </w:div>
        <w:div w:id="1972780694">
          <w:marLeft w:val="640"/>
          <w:marRight w:val="0"/>
          <w:marTop w:val="0"/>
          <w:marBottom w:val="0"/>
          <w:divBdr>
            <w:top w:val="none" w:sz="0" w:space="0" w:color="auto"/>
            <w:left w:val="none" w:sz="0" w:space="0" w:color="auto"/>
            <w:bottom w:val="none" w:sz="0" w:space="0" w:color="auto"/>
            <w:right w:val="none" w:sz="0" w:space="0" w:color="auto"/>
          </w:divBdr>
        </w:div>
        <w:div w:id="684601452">
          <w:marLeft w:val="640"/>
          <w:marRight w:val="0"/>
          <w:marTop w:val="0"/>
          <w:marBottom w:val="0"/>
          <w:divBdr>
            <w:top w:val="none" w:sz="0" w:space="0" w:color="auto"/>
            <w:left w:val="none" w:sz="0" w:space="0" w:color="auto"/>
            <w:bottom w:val="none" w:sz="0" w:space="0" w:color="auto"/>
            <w:right w:val="none" w:sz="0" w:space="0" w:color="auto"/>
          </w:divBdr>
        </w:div>
        <w:div w:id="1148404813">
          <w:marLeft w:val="640"/>
          <w:marRight w:val="0"/>
          <w:marTop w:val="0"/>
          <w:marBottom w:val="0"/>
          <w:divBdr>
            <w:top w:val="none" w:sz="0" w:space="0" w:color="auto"/>
            <w:left w:val="none" w:sz="0" w:space="0" w:color="auto"/>
            <w:bottom w:val="none" w:sz="0" w:space="0" w:color="auto"/>
            <w:right w:val="none" w:sz="0" w:space="0" w:color="auto"/>
          </w:divBdr>
        </w:div>
        <w:div w:id="1646203959">
          <w:marLeft w:val="640"/>
          <w:marRight w:val="0"/>
          <w:marTop w:val="0"/>
          <w:marBottom w:val="0"/>
          <w:divBdr>
            <w:top w:val="none" w:sz="0" w:space="0" w:color="auto"/>
            <w:left w:val="none" w:sz="0" w:space="0" w:color="auto"/>
            <w:bottom w:val="none" w:sz="0" w:space="0" w:color="auto"/>
            <w:right w:val="none" w:sz="0" w:space="0" w:color="auto"/>
          </w:divBdr>
        </w:div>
        <w:div w:id="2096972018">
          <w:marLeft w:val="640"/>
          <w:marRight w:val="0"/>
          <w:marTop w:val="0"/>
          <w:marBottom w:val="0"/>
          <w:divBdr>
            <w:top w:val="none" w:sz="0" w:space="0" w:color="auto"/>
            <w:left w:val="none" w:sz="0" w:space="0" w:color="auto"/>
            <w:bottom w:val="none" w:sz="0" w:space="0" w:color="auto"/>
            <w:right w:val="none" w:sz="0" w:space="0" w:color="auto"/>
          </w:divBdr>
        </w:div>
        <w:div w:id="225801587">
          <w:marLeft w:val="640"/>
          <w:marRight w:val="0"/>
          <w:marTop w:val="0"/>
          <w:marBottom w:val="0"/>
          <w:divBdr>
            <w:top w:val="none" w:sz="0" w:space="0" w:color="auto"/>
            <w:left w:val="none" w:sz="0" w:space="0" w:color="auto"/>
            <w:bottom w:val="none" w:sz="0" w:space="0" w:color="auto"/>
            <w:right w:val="none" w:sz="0" w:space="0" w:color="auto"/>
          </w:divBdr>
        </w:div>
        <w:div w:id="2055079146">
          <w:marLeft w:val="640"/>
          <w:marRight w:val="0"/>
          <w:marTop w:val="0"/>
          <w:marBottom w:val="0"/>
          <w:divBdr>
            <w:top w:val="none" w:sz="0" w:space="0" w:color="auto"/>
            <w:left w:val="none" w:sz="0" w:space="0" w:color="auto"/>
            <w:bottom w:val="none" w:sz="0" w:space="0" w:color="auto"/>
            <w:right w:val="none" w:sz="0" w:space="0" w:color="auto"/>
          </w:divBdr>
        </w:div>
        <w:div w:id="503859934">
          <w:marLeft w:val="640"/>
          <w:marRight w:val="0"/>
          <w:marTop w:val="0"/>
          <w:marBottom w:val="0"/>
          <w:divBdr>
            <w:top w:val="none" w:sz="0" w:space="0" w:color="auto"/>
            <w:left w:val="none" w:sz="0" w:space="0" w:color="auto"/>
            <w:bottom w:val="none" w:sz="0" w:space="0" w:color="auto"/>
            <w:right w:val="none" w:sz="0" w:space="0" w:color="auto"/>
          </w:divBdr>
        </w:div>
        <w:div w:id="860051829">
          <w:marLeft w:val="640"/>
          <w:marRight w:val="0"/>
          <w:marTop w:val="0"/>
          <w:marBottom w:val="0"/>
          <w:divBdr>
            <w:top w:val="none" w:sz="0" w:space="0" w:color="auto"/>
            <w:left w:val="none" w:sz="0" w:space="0" w:color="auto"/>
            <w:bottom w:val="none" w:sz="0" w:space="0" w:color="auto"/>
            <w:right w:val="none" w:sz="0" w:space="0" w:color="auto"/>
          </w:divBdr>
        </w:div>
        <w:div w:id="1934974666">
          <w:marLeft w:val="640"/>
          <w:marRight w:val="0"/>
          <w:marTop w:val="0"/>
          <w:marBottom w:val="0"/>
          <w:divBdr>
            <w:top w:val="none" w:sz="0" w:space="0" w:color="auto"/>
            <w:left w:val="none" w:sz="0" w:space="0" w:color="auto"/>
            <w:bottom w:val="none" w:sz="0" w:space="0" w:color="auto"/>
            <w:right w:val="none" w:sz="0" w:space="0" w:color="auto"/>
          </w:divBdr>
        </w:div>
        <w:div w:id="201594585">
          <w:marLeft w:val="640"/>
          <w:marRight w:val="0"/>
          <w:marTop w:val="0"/>
          <w:marBottom w:val="0"/>
          <w:divBdr>
            <w:top w:val="none" w:sz="0" w:space="0" w:color="auto"/>
            <w:left w:val="none" w:sz="0" w:space="0" w:color="auto"/>
            <w:bottom w:val="none" w:sz="0" w:space="0" w:color="auto"/>
            <w:right w:val="none" w:sz="0" w:space="0" w:color="auto"/>
          </w:divBdr>
        </w:div>
        <w:div w:id="102462261">
          <w:marLeft w:val="640"/>
          <w:marRight w:val="0"/>
          <w:marTop w:val="0"/>
          <w:marBottom w:val="0"/>
          <w:divBdr>
            <w:top w:val="none" w:sz="0" w:space="0" w:color="auto"/>
            <w:left w:val="none" w:sz="0" w:space="0" w:color="auto"/>
            <w:bottom w:val="none" w:sz="0" w:space="0" w:color="auto"/>
            <w:right w:val="none" w:sz="0" w:space="0" w:color="auto"/>
          </w:divBdr>
        </w:div>
        <w:div w:id="1803647667">
          <w:marLeft w:val="640"/>
          <w:marRight w:val="0"/>
          <w:marTop w:val="0"/>
          <w:marBottom w:val="0"/>
          <w:divBdr>
            <w:top w:val="none" w:sz="0" w:space="0" w:color="auto"/>
            <w:left w:val="none" w:sz="0" w:space="0" w:color="auto"/>
            <w:bottom w:val="none" w:sz="0" w:space="0" w:color="auto"/>
            <w:right w:val="none" w:sz="0" w:space="0" w:color="auto"/>
          </w:divBdr>
        </w:div>
        <w:div w:id="1140807895">
          <w:marLeft w:val="640"/>
          <w:marRight w:val="0"/>
          <w:marTop w:val="0"/>
          <w:marBottom w:val="0"/>
          <w:divBdr>
            <w:top w:val="none" w:sz="0" w:space="0" w:color="auto"/>
            <w:left w:val="none" w:sz="0" w:space="0" w:color="auto"/>
            <w:bottom w:val="none" w:sz="0" w:space="0" w:color="auto"/>
            <w:right w:val="none" w:sz="0" w:space="0" w:color="auto"/>
          </w:divBdr>
        </w:div>
        <w:div w:id="1436828000">
          <w:marLeft w:val="640"/>
          <w:marRight w:val="0"/>
          <w:marTop w:val="0"/>
          <w:marBottom w:val="0"/>
          <w:divBdr>
            <w:top w:val="none" w:sz="0" w:space="0" w:color="auto"/>
            <w:left w:val="none" w:sz="0" w:space="0" w:color="auto"/>
            <w:bottom w:val="none" w:sz="0" w:space="0" w:color="auto"/>
            <w:right w:val="none" w:sz="0" w:space="0" w:color="auto"/>
          </w:divBdr>
        </w:div>
        <w:div w:id="405611042">
          <w:marLeft w:val="640"/>
          <w:marRight w:val="0"/>
          <w:marTop w:val="0"/>
          <w:marBottom w:val="0"/>
          <w:divBdr>
            <w:top w:val="none" w:sz="0" w:space="0" w:color="auto"/>
            <w:left w:val="none" w:sz="0" w:space="0" w:color="auto"/>
            <w:bottom w:val="none" w:sz="0" w:space="0" w:color="auto"/>
            <w:right w:val="none" w:sz="0" w:space="0" w:color="auto"/>
          </w:divBdr>
        </w:div>
        <w:div w:id="119079228">
          <w:marLeft w:val="640"/>
          <w:marRight w:val="0"/>
          <w:marTop w:val="0"/>
          <w:marBottom w:val="0"/>
          <w:divBdr>
            <w:top w:val="none" w:sz="0" w:space="0" w:color="auto"/>
            <w:left w:val="none" w:sz="0" w:space="0" w:color="auto"/>
            <w:bottom w:val="none" w:sz="0" w:space="0" w:color="auto"/>
            <w:right w:val="none" w:sz="0" w:space="0" w:color="auto"/>
          </w:divBdr>
        </w:div>
        <w:div w:id="1803377800">
          <w:marLeft w:val="640"/>
          <w:marRight w:val="0"/>
          <w:marTop w:val="0"/>
          <w:marBottom w:val="0"/>
          <w:divBdr>
            <w:top w:val="none" w:sz="0" w:space="0" w:color="auto"/>
            <w:left w:val="none" w:sz="0" w:space="0" w:color="auto"/>
            <w:bottom w:val="none" w:sz="0" w:space="0" w:color="auto"/>
            <w:right w:val="none" w:sz="0" w:space="0" w:color="auto"/>
          </w:divBdr>
        </w:div>
        <w:div w:id="2118987502">
          <w:marLeft w:val="640"/>
          <w:marRight w:val="0"/>
          <w:marTop w:val="0"/>
          <w:marBottom w:val="0"/>
          <w:divBdr>
            <w:top w:val="none" w:sz="0" w:space="0" w:color="auto"/>
            <w:left w:val="none" w:sz="0" w:space="0" w:color="auto"/>
            <w:bottom w:val="none" w:sz="0" w:space="0" w:color="auto"/>
            <w:right w:val="none" w:sz="0" w:space="0" w:color="auto"/>
          </w:divBdr>
        </w:div>
        <w:div w:id="1777361026">
          <w:marLeft w:val="640"/>
          <w:marRight w:val="0"/>
          <w:marTop w:val="0"/>
          <w:marBottom w:val="0"/>
          <w:divBdr>
            <w:top w:val="none" w:sz="0" w:space="0" w:color="auto"/>
            <w:left w:val="none" w:sz="0" w:space="0" w:color="auto"/>
            <w:bottom w:val="none" w:sz="0" w:space="0" w:color="auto"/>
            <w:right w:val="none" w:sz="0" w:space="0" w:color="auto"/>
          </w:divBdr>
        </w:div>
        <w:div w:id="164443162">
          <w:marLeft w:val="640"/>
          <w:marRight w:val="0"/>
          <w:marTop w:val="0"/>
          <w:marBottom w:val="0"/>
          <w:divBdr>
            <w:top w:val="none" w:sz="0" w:space="0" w:color="auto"/>
            <w:left w:val="none" w:sz="0" w:space="0" w:color="auto"/>
            <w:bottom w:val="none" w:sz="0" w:space="0" w:color="auto"/>
            <w:right w:val="none" w:sz="0" w:space="0" w:color="auto"/>
          </w:divBdr>
        </w:div>
        <w:div w:id="1748729665">
          <w:marLeft w:val="640"/>
          <w:marRight w:val="0"/>
          <w:marTop w:val="0"/>
          <w:marBottom w:val="0"/>
          <w:divBdr>
            <w:top w:val="none" w:sz="0" w:space="0" w:color="auto"/>
            <w:left w:val="none" w:sz="0" w:space="0" w:color="auto"/>
            <w:bottom w:val="none" w:sz="0" w:space="0" w:color="auto"/>
            <w:right w:val="none" w:sz="0" w:space="0" w:color="auto"/>
          </w:divBdr>
        </w:div>
        <w:div w:id="228032459">
          <w:marLeft w:val="640"/>
          <w:marRight w:val="0"/>
          <w:marTop w:val="0"/>
          <w:marBottom w:val="0"/>
          <w:divBdr>
            <w:top w:val="none" w:sz="0" w:space="0" w:color="auto"/>
            <w:left w:val="none" w:sz="0" w:space="0" w:color="auto"/>
            <w:bottom w:val="none" w:sz="0" w:space="0" w:color="auto"/>
            <w:right w:val="none" w:sz="0" w:space="0" w:color="auto"/>
          </w:divBdr>
        </w:div>
        <w:div w:id="881942838">
          <w:marLeft w:val="640"/>
          <w:marRight w:val="0"/>
          <w:marTop w:val="0"/>
          <w:marBottom w:val="0"/>
          <w:divBdr>
            <w:top w:val="none" w:sz="0" w:space="0" w:color="auto"/>
            <w:left w:val="none" w:sz="0" w:space="0" w:color="auto"/>
            <w:bottom w:val="none" w:sz="0" w:space="0" w:color="auto"/>
            <w:right w:val="none" w:sz="0" w:space="0" w:color="auto"/>
          </w:divBdr>
        </w:div>
        <w:div w:id="1965035083">
          <w:marLeft w:val="640"/>
          <w:marRight w:val="0"/>
          <w:marTop w:val="0"/>
          <w:marBottom w:val="0"/>
          <w:divBdr>
            <w:top w:val="none" w:sz="0" w:space="0" w:color="auto"/>
            <w:left w:val="none" w:sz="0" w:space="0" w:color="auto"/>
            <w:bottom w:val="none" w:sz="0" w:space="0" w:color="auto"/>
            <w:right w:val="none" w:sz="0" w:space="0" w:color="auto"/>
          </w:divBdr>
        </w:div>
        <w:div w:id="1390305200">
          <w:marLeft w:val="640"/>
          <w:marRight w:val="0"/>
          <w:marTop w:val="0"/>
          <w:marBottom w:val="0"/>
          <w:divBdr>
            <w:top w:val="none" w:sz="0" w:space="0" w:color="auto"/>
            <w:left w:val="none" w:sz="0" w:space="0" w:color="auto"/>
            <w:bottom w:val="none" w:sz="0" w:space="0" w:color="auto"/>
            <w:right w:val="none" w:sz="0" w:space="0" w:color="auto"/>
          </w:divBdr>
        </w:div>
        <w:div w:id="206263654">
          <w:marLeft w:val="640"/>
          <w:marRight w:val="0"/>
          <w:marTop w:val="0"/>
          <w:marBottom w:val="0"/>
          <w:divBdr>
            <w:top w:val="none" w:sz="0" w:space="0" w:color="auto"/>
            <w:left w:val="none" w:sz="0" w:space="0" w:color="auto"/>
            <w:bottom w:val="none" w:sz="0" w:space="0" w:color="auto"/>
            <w:right w:val="none" w:sz="0" w:space="0" w:color="auto"/>
          </w:divBdr>
        </w:div>
        <w:div w:id="1499615043">
          <w:marLeft w:val="640"/>
          <w:marRight w:val="0"/>
          <w:marTop w:val="0"/>
          <w:marBottom w:val="0"/>
          <w:divBdr>
            <w:top w:val="none" w:sz="0" w:space="0" w:color="auto"/>
            <w:left w:val="none" w:sz="0" w:space="0" w:color="auto"/>
            <w:bottom w:val="none" w:sz="0" w:space="0" w:color="auto"/>
            <w:right w:val="none" w:sz="0" w:space="0" w:color="auto"/>
          </w:divBdr>
        </w:div>
        <w:div w:id="1855611070">
          <w:marLeft w:val="640"/>
          <w:marRight w:val="0"/>
          <w:marTop w:val="0"/>
          <w:marBottom w:val="0"/>
          <w:divBdr>
            <w:top w:val="none" w:sz="0" w:space="0" w:color="auto"/>
            <w:left w:val="none" w:sz="0" w:space="0" w:color="auto"/>
            <w:bottom w:val="none" w:sz="0" w:space="0" w:color="auto"/>
            <w:right w:val="none" w:sz="0" w:space="0" w:color="auto"/>
          </w:divBdr>
        </w:div>
        <w:div w:id="67272496">
          <w:marLeft w:val="640"/>
          <w:marRight w:val="0"/>
          <w:marTop w:val="0"/>
          <w:marBottom w:val="0"/>
          <w:divBdr>
            <w:top w:val="none" w:sz="0" w:space="0" w:color="auto"/>
            <w:left w:val="none" w:sz="0" w:space="0" w:color="auto"/>
            <w:bottom w:val="none" w:sz="0" w:space="0" w:color="auto"/>
            <w:right w:val="none" w:sz="0" w:space="0" w:color="auto"/>
          </w:divBdr>
        </w:div>
        <w:div w:id="163671812">
          <w:marLeft w:val="640"/>
          <w:marRight w:val="0"/>
          <w:marTop w:val="0"/>
          <w:marBottom w:val="0"/>
          <w:divBdr>
            <w:top w:val="none" w:sz="0" w:space="0" w:color="auto"/>
            <w:left w:val="none" w:sz="0" w:space="0" w:color="auto"/>
            <w:bottom w:val="none" w:sz="0" w:space="0" w:color="auto"/>
            <w:right w:val="none" w:sz="0" w:space="0" w:color="auto"/>
          </w:divBdr>
        </w:div>
        <w:div w:id="256325852">
          <w:marLeft w:val="640"/>
          <w:marRight w:val="0"/>
          <w:marTop w:val="0"/>
          <w:marBottom w:val="0"/>
          <w:divBdr>
            <w:top w:val="none" w:sz="0" w:space="0" w:color="auto"/>
            <w:left w:val="none" w:sz="0" w:space="0" w:color="auto"/>
            <w:bottom w:val="none" w:sz="0" w:space="0" w:color="auto"/>
            <w:right w:val="none" w:sz="0" w:space="0" w:color="auto"/>
          </w:divBdr>
        </w:div>
        <w:div w:id="2078749513">
          <w:marLeft w:val="640"/>
          <w:marRight w:val="0"/>
          <w:marTop w:val="0"/>
          <w:marBottom w:val="0"/>
          <w:divBdr>
            <w:top w:val="none" w:sz="0" w:space="0" w:color="auto"/>
            <w:left w:val="none" w:sz="0" w:space="0" w:color="auto"/>
            <w:bottom w:val="none" w:sz="0" w:space="0" w:color="auto"/>
            <w:right w:val="none" w:sz="0" w:space="0" w:color="auto"/>
          </w:divBdr>
        </w:div>
        <w:div w:id="559710072">
          <w:marLeft w:val="640"/>
          <w:marRight w:val="0"/>
          <w:marTop w:val="0"/>
          <w:marBottom w:val="0"/>
          <w:divBdr>
            <w:top w:val="none" w:sz="0" w:space="0" w:color="auto"/>
            <w:left w:val="none" w:sz="0" w:space="0" w:color="auto"/>
            <w:bottom w:val="none" w:sz="0" w:space="0" w:color="auto"/>
            <w:right w:val="none" w:sz="0" w:space="0" w:color="auto"/>
          </w:divBdr>
        </w:div>
        <w:div w:id="1543053783">
          <w:marLeft w:val="640"/>
          <w:marRight w:val="0"/>
          <w:marTop w:val="0"/>
          <w:marBottom w:val="0"/>
          <w:divBdr>
            <w:top w:val="none" w:sz="0" w:space="0" w:color="auto"/>
            <w:left w:val="none" w:sz="0" w:space="0" w:color="auto"/>
            <w:bottom w:val="none" w:sz="0" w:space="0" w:color="auto"/>
            <w:right w:val="none" w:sz="0" w:space="0" w:color="auto"/>
          </w:divBdr>
        </w:div>
        <w:div w:id="1213930614">
          <w:marLeft w:val="640"/>
          <w:marRight w:val="0"/>
          <w:marTop w:val="0"/>
          <w:marBottom w:val="0"/>
          <w:divBdr>
            <w:top w:val="none" w:sz="0" w:space="0" w:color="auto"/>
            <w:left w:val="none" w:sz="0" w:space="0" w:color="auto"/>
            <w:bottom w:val="none" w:sz="0" w:space="0" w:color="auto"/>
            <w:right w:val="none" w:sz="0" w:space="0" w:color="auto"/>
          </w:divBdr>
        </w:div>
        <w:div w:id="2045978545">
          <w:marLeft w:val="640"/>
          <w:marRight w:val="0"/>
          <w:marTop w:val="0"/>
          <w:marBottom w:val="0"/>
          <w:divBdr>
            <w:top w:val="none" w:sz="0" w:space="0" w:color="auto"/>
            <w:left w:val="none" w:sz="0" w:space="0" w:color="auto"/>
            <w:bottom w:val="none" w:sz="0" w:space="0" w:color="auto"/>
            <w:right w:val="none" w:sz="0" w:space="0" w:color="auto"/>
          </w:divBdr>
        </w:div>
        <w:div w:id="1422336335">
          <w:marLeft w:val="640"/>
          <w:marRight w:val="0"/>
          <w:marTop w:val="0"/>
          <w:marBottom w:val="0"/>
          <w:divBdr>
            <w:top w:val="none" w:sz="0" w:space="0" w:color="auto"/>
            <w:left w:val="none" w:sz="0" w:space="0" w:color="auto"/>
            <w:bottom w:val="none" w:sz="0" w:space="0" w:color="auto"/>
            <w:right w:val="none" w:sz="0" w:space="0" w:color="auto"/>
          </w:divBdr>
        </w:div>
        <w:div w:id="1847089796">
          <w:marLeft w:val="640"/>
          <w:marRight w:val="0"/>
          <w:marTop w:val="0"/>
          <w:marBottom w:val="0"/>
          <w:divBdr>
            <w:top w:val="none" w:sz="0" w:space="0" w:color="auto"/>
            <w:left w:val="none" w:sz="0" w:space="0" w:color="auto"/>
            <w:bottom w:val="none" w:sz="0" w:space="0" w:color="auto"/>
            <w:right w:val="none" w:sz="0" w:space="0" w:color="auto"/>
          </w:divBdr>
        </w:div>
        <w:div w:id="762261751">
          <w:marLeft w:val="640"/>
          <w:marRight w:val="0"/>
          <w:marTop w:val="0"/>
          <w:marBottom w:val="0"/>
          <w:divBdr>
            <w:top w:val="none" w:sz="0" w:space="0" w:color="auto"/>
            <w:left w:val="none" w:sz="0" w:space="0" w:color="auto"/>
            <w:bottom w:val="none" w:sz="0" w:space="0" w:color="auto"/>
            <w:right w:val="none" w:sz="0" w:space="0" w:color="auto"/>
          </w:divBdr>
        </w:div>
        <w:div w:id="274943262">
          <w:marLeft w:val="640"/>
          <w:marRight w:val="0"/>
          <w:marTop w:val="0"/>
          <w:marBottom w:val="0"/>
          <w:divBdr>
            <w:top w:val="none" w:sz="0" w:space="0" w:color="auto"/>
            <w:left w:val="none" w:sz="0" w:space="0" w:color="auto"/>
            <w:bottom w:val="none" w:sz="0" w:space="0" w:color="auto"/>
            <w:right w:val="none" w:sz="0" w:space="0" w:color="auto"/>
          </w:divBdr>
        </w:div>
        <w:div w:id="597374655">
          <w:marLeft w:val="640"/>
          <w:marRight w:val="0"/>
          <w:marTop w:val="0"/>
          <w:marBottom w:val="0"/>
          <w:divBdr>
            <w:top w:val="none" w:sz="0" w:space="0" w:color="auto"/>
            <w:left w:val="none" w:sz="0" w:space="0" w:color="auto"/>
            <w:bottom w:val="none" w:sz="0" w:space="0" w:color="auto"/>
            <w:right w:val="none" w:sz="0" w:space="0" w:color="auto"/>
          </w:divBdr>
        </w:div>
        <w:div w:id="1201742366">
          <w:marLeft w:val="640"/>
          <w:marRight w:val="0"/>
          <w:marTop w:val="0"/>
          <w:marBottom w:val="0"/>
          <w:divBdr>
            <w:top w:val="none" w:sz="0" w:space="0" w:color="auto"/>
            <w:left w:val="none" w:sz="0" w:space="0" w:color="auto"/>
            <w:bottom w:val="none" w:sz="0" w:space="0" w:color="auto"/>
            <w:right w:val="none" w:sz="0" w:space="0" w:color="auto"/>
          </w:divBdr>
        </w:div>
        <w:div w:id="1674919450">
          <w:marLeft w:val="640"/>
          <w:marRight w:val="0"/>
          <w:marTop w:val="0"/>
          <w:marBottom w:val="0"/>
          <w:divBdr>
            <w:top w:val="none" w:sz="0" w:space="0" w:color="auto"/>
            <w:left w:val="none" w:sz="0" w:space="0" w:color="auto"/>
            <w:bottom w:val="none" w:sz="0" w:space="0" w:color="auto"/>
            <w:right w:val="none" w:sz="0" w:space="0" w:color="auto"/>
          </w:divBdr>
        </w:div>
        <w:div w:id="211887680">
          <w:marLeft w:val="640"/>
          <w:marRight w:val="0"/>
          <w:marTop w:val="0"/>
          <w:marBottom w:val="0"/>
          <w:divBdr>
            <w:top w:val="none" w:sz="0" w:space="0" w:color="auto"/>
            <w:left w:val="none" w:sz="0" w:space="0" w:color="auto"/>
            <w:bottom w:val="none" w:sz="0" w:space="0" w:color="auto"/>
            <w:right w:val="none" w:sz="0" w:space="0" w:color="auto"/>
          </w:divBdr>
        </w:div>
        <w:div w:id="2080664068">
          <w:marLeft w:val="640"/>
          <w:marRight w:val="0"/>
          <w:marTop w:val="0"/>
          <w:marBottom w:val="0"/>
          <w:divBdr>
            <w:top w:val="none" w:sz="0" w:space="0" w:color="auto"/>
            <w:left w:val="none" w:sz="0" w:space="0" w:color="auto"/>
            <w:bottom w:val="none" w:sz="0" w:space="0" w:color="auto"/>
            <w:right w:val="none" w:sz="0" w:space="0" w:color="auto"/>
          </w:divBdr>
        </w:div>
        <w:div w:id="1340429984">
          <w:marLeft w:val="640"/>
          <w:marRight w:val="0"/>
          <w:marTop w:val="0"/>
          <w:marBottom w:val="0"/>
          <w:divBdr>
            <w:top w:val="none" w:sz="0" w:space="0" w:color="auto"/>
            <w:left w:val="none" w:sz="0" w:space="0" w:color="auto"/>
            <w:bottom w:val="none" w:sz="0" w:space="0" w:color="auto"/>
            <w:right w:val="none" w:sz="0" w:space="0" w:color="auto"/>
          </w:divBdr>
        </w:div>
        <w:div w:id="1492982839">
          <w:marLeft w:val="640"/>
          <w:marRight w:val="0"/>
          <w:marTop w:val="0"/>
          <w:marBottom w:val="0"/>
          <w:divBdr>
            <w:top w:val="none" w:sz="0" w:space="0" w:color="auto"/>
            <w:left w:val="none" w:sz="0" w:space="0" w:color="auto"/>
            <w:bottom w:val="none" w:sz="0" w:space="0" w:color="auto"/>
            <w:right w:val="none" w:sz="0" w:space="0" w:color="auto"/>
          </w:divBdr>
        </w:div>
        <w:div w:id="2023126236">
          <w:marLeft w:val="640"/>
          <w:marRight w:val="0"/>
          <w:marTop w:val="0"/>
          <w:marBottom w:val="0"/>
          <w:divBdr>
            <w:top w:val="none" w:sz="0" w:space="0" w:color="auto"/>
            <w:left w:val="none" w:sz="0" w:space="0" w:color="auto"/>
            <w:bottom w:val="none" w:sz="0" w:space="0" w:color="auto"/>
            <w:right w:val="none" w:sz="0" w:space="0" w:color="auto"/>
          </w:divBdr>
        </w:div>
        <w:div w:id="874200946">
          <w:marLeft w:val="640"/>
          <w:marRight w:val="0"/>
          <w:marTop w:val="0"/>
          <w:marBottom w:val="0"/>
          <w:divBdr>
            <w:top w:val="none" w:sz="0" w:space="0" w:color="auto"/>
            <w:left w:val="none" w:sz="0" w:space="0" w:color="auto"/>
            <w:bottom w:val="none" w:sz="0" w:space="0" w:color="auto"/>
            <w:right w:val="none" w:sz="0" w:space="0" w:color="auto"/>
          </w:divBdr>
        </w:div>
        <w:div w:id="408845834">
          <w:marLeft w:val="640"/>
          <w:marRight w:val="0"/>
          <w:marTop w:val="0"/>
          <w:marBottom w:val="0"/>
          <w:divBdr>
            <w:top w:val="none" w:sz="0" w:space="0" w:color="auto"/>
            <w:left w:val="none" w:sz="0" w:space="0" w:color="auto"/>
            <w:bottom w:val="none" w:sz="0" w:space="0" w:color="auto"/>
            <w:right w:val="none" w:sz="0" w:space="0" w:color="auto"/>
          </w:divBdr>
        </w:div>
        <w:div w:id="2057121294">
          <w:marLeft w:val="640"/>
          <w:marRight w:val="0"/>
          <w:marTop w:val="0"/>
          <w:marBottom w:val="0"/>
          <w:divBdr>
            <w:top w:val="none" w:sz="0" w:space="0" w:color="auto"/>
            <w:left w:val="none" w:sz="0" w:space="0" w:color="auto"/>
            <w:bottom w:val="none" w:sz="0" w:space="0" w:color="auto"/>
            <w:right w:val="none" w:sz="0" w:space="0" w:color="auto"/>
          </w:divBdr>
        </w:div>
        <w:div w:id="1602299286">
          <w:marLeft w:val="640"/>
          <w:marRight w:val="0"/>
          <w:marTop w:val="0"/>
          <w:marBottom w:val="0"/>
          <w:divBdr>
            <w:top w:val="none" w:sz="0" w:space="0" w:color="auto"/>
            <w:left w:val="none" w:sz="0" w:space="0" w:color="auto"/>
            <w:bottom w:val="none" w:sz="0" w:space="0" w:color="auto"/>
            <w:right w:val="none" w:sz="0" w:space="0" w:color="auto"/>
          </w:divBdr>
        </w:div>
        <w:div w:id="104883626">
          <w:marLeft w:val="640"/>
          <w:marRight w:val="0"/>
          <w:marTop w:val="0"/>
          <w:marBottom w:val="0"/>
          <w:divBdr>
            <w:top w:val="none" w:sz="0" w:space="0" w:color="auto"/>
            <w:left w:val="none" w:sz="0" w:space="0" w:color="auto"/>
            <w:bottom w:val="none" w:sz="0" w:space="0" w:color="auto"/>
            <w:right w:val="none" w:sz="0" w:space="0" w:color="auto"/>
          </w:divBdr>
        </w:div>
        <w:div w:id="1217005359">
          <w:marLeft w:val="640"/>
          <w:marRight w:val="0"/>
          <w:marTop w:val="0"/>
          <w:marBottom w:val="0"/>
          <w:divBdr>
            <w:top w:val="none" w:sz="0" w:space="0" w:color="auto"/>
            <w:left w:val="none" w:sz="0" w:space="0" w:color="auto"/>
            <w:bottom w:val="none" w:sz="0" w:space="0" w:color="auto"/>
            <w:right w:val="none" w:sz="0" w:space="0" w:color="auto"/>
          </w:divBdr>
        </w:div>
        <w:div w:id="278687247">
          <w:marLeft w:val="640"/>
          <w:marRight w:val="0"/>
          <w:marTop w:val="0"/>
          <w:marBottom w:val="0"/>
          <w:divBdr>
            <w:top w:val="none" w:sz="0" w:space="0" w:color="auto"/>
            <w:left w:val="none" w:sz="0" w:space="0" w:color="auto"/>
            <w:bottom w:val="none" w:sz="0" w:space="0" w:color="auto"/>
            <w:right w:val="none" w:sz="0" w:space="0" w:color="auto"/>
          </w:divBdr>
        </w:div>
        <w:div w:id="1352493825">
          <w:marLeft w:val="640"/>
          <w:marRight w:val="0"/>
          <w:marTop w:val="0"/>
          <w:marBottom w:val="0"/>
          <w:divBdr>
            <w:top w:val="none" w:sz="0" w:space="0" w:color="auto"/>
            <w:left w:val="none" w:sz="0" w:space="0" w:color="auto"/>
            <w:bottom w:val="none" w:sz="0" w:space="0" w:color="auto"/>
            <w:right w:val="none" w:sz="0" w:space="0" w:color="auto"/>
          </w:divBdr>
        </w:div>
        <w:div w:id="864564317">
          <w:marLeft w:val="640"/>
          <w:marRight w:val="0"/>
          <w:marTop w:val="0"/>
          <w:marBottom w:val="0"/>
          <w:divBdr>
            <w:top w:val="none" w:sz="0" w:space="0" w:color="auto"/>
            <w:left w:val="none" w:sz="0" w:space="0" w:color="auto"/>
            <w:bottom w:val="none" w:sz="0" w:space="0" w:color="auto"/>
            <w:right w:val="none" w:sz="0" w:space="0" w:color="auto"/>
          </w:divBdr>
        </w:div>
        <w:div w:id="1870414163">
          <w:marLeft w:val="640"/>
          <w:marRight w:val="0"/>
          <w:marTop w:val="0"/>
          <w:marBottom w:val="0"/>
          <w:divBdr>
            <w:top w:val="none" w:sz="0" w:space="0" w:color="auto"/>
            <w:left w:val="none" w:sz="0" w:space="0" w:color="auto"/>
            <w:bottom w:val="none" w:sz="0" w:space="0" w:color="auto"/>
            <w:right w:val="none" w:sz="0" w:space="0" w:color="auto"/>
          </w:divBdr>
        </w:div>
        <w:div w:id="946696211">
          <w:marLeft w:val="640"/>
          <w:marRight w:val="0"/>
          <w:marTop w:val="0"/>
          <w:marBottom w:val="0"/>
          <w:divBdr>
            <w:top w:val="none" w:sz="0" w:space="0" w:color="auto"/>
            <w:left w:val="none" w:sz="0" w:space="0" w:color="auto"/>
            <w:bottom w:val="none" w:sz="0" w:space="0" w:color="auto"/>
            <w:right w:val="none" w:sz="0" w:space="0" w:color="auto"/>
          </w:divBdr>
        </w:div>
        <w:div w:id="944575515">
          <w:marLeft w:val="640"/>
          <w:marRight w:val="0"/>
          <w:marTop w:val="0"/>
          <w:marBottom w:val="0"/>
          <w:divBdr>
            <w:top w:val="none" w:sz="0" w:space="0" w:color="auto"/>
            <w:left w:val="none" w:sz="0" w:space="0" w:color="auto"/>
            <w:bottom w:val="none" w:sz="0" w:space="0" w:color="auto"/>
            <w:right w:val="none" w:sz="0" w:space="0" w:color="auto"/>
          </w:divBdr>
        </w:div>
        <w:div w:id="1384208560">
          <w:marLeft w:val="640"/>
          <w:marRight w:val="0"/>
          <w:marTop w:val="0"/>
          <w:marBottom w:val="0"/>
          <w:divBdr>
            <w:top w:val="none" w:sz="0" w:space="0" w:color="auto"/>
            <w:left w:val="none" w:sz="0" w:space="0" w:color="auto"/>
            <w:bottom w:val="none" w:sz="0" w:space="0" w:color="auto"/>
            <w:right w:val="none" w:sz="0" w:space="0" w:color="auto"/>
          </w:divBdr>
        </w:div>
        <w:div w:id="61099563">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3448411">
      <w:bodyDiv w:val="1"/>
      <w:marLeft w:val="0"/>
      <w:marRight w:val="0"/>
      <w:marTop w:val="0"/>
      <w:marBottom w:val="0"/>
      <w:divBdr>
        <w:top w:val="none" w:sz="0" w:space="0" w:color="auto"/>
        <w:left w:val="none" w:sz="0" w:space="0" w:color="auto"/>
        <w:bottom w:val="none" w:sz="0" w:space="0" w:color="auto"/>
        <w:right w:val="none" w:sz="0" w:space="0" w:color="auto"/>
      </w:divBdr>
      <w:divsChild>
        <w:div w:id="306325594">
          <w:marLeft w:val="640"/>
          <w:marRight w:val="0"/>
          <w:marTop w:val="0"/>
          <w:marBottom w:val="0"/>
          <w:divBdr>
            <w:top w:val="none" w:sz="0" w:space="0" w:color="auto"/>
            <w:left w:val="none" w:sz="0" w:space="0" w:color="auto"/>
            <w:bottom w:val="none" w:sz="0" w:space="0" w:color="auto"/>
            <w:right w:val="none" w:sz="0" w:space="0" w:color="auto"/>
          </w:divBdr>
        </w:div>
        <w:div w:id="459223602">
          <w:marLeft w:val="640"/>
          <w:marRight w:val="0"/>
          <w:marTop w:val="0"/>
          <w:marBottom w:val="0"/>
          <w:divBdr>
            <w:top w:val="none" w:sz="0" w:space="0" w:color="auto"/>
            <w:left w:val="none" w:sz="0" w:space="0" w:color="auto"/>
            <w:bottom w:val="none" w:sz="0" w:space="0" w:color="auto"/>
            <w:right w:val="none" w:sz="0" w:space="0" w:color="auto"/>
          </w:divBdr>
        </w:div>
        <w:div w:id="1178622051">
          <w:marLeft w:val="640"/>
          <w:marRight w:val="0"/>
          <w:marTop w:val="0"/>
          <w:marBottom w:val="0"/>
          <w:divBdr>
            <w:top w:val="none" w:sz="0" w:space="0" w:color="auto"/>
            <w:left w:val="none" w:sz="0" w:space="0" w:color="auto"/>
            <w:bottom w:val="none" w:sz="0" w:space="0" w:color="auto"/>
            <w:right w:val="none" w:sz="0" w:space="0" w:color="auto"/>
          </w:divBdr>
        </w:div>
        <w:div w:id="10882293">
          <w:marLeft w:val="640"/>
          <w:marRight w:val="0"/>
          <w:marTop w:val="0"/>
          <w:marBottom w:val="0"/>
          <w:divBdr>
            <w:top w:val="none" w:sz="0" w:space="0" w:color="auto"/>
            <w:left w:val="none" w:sz="0" w:space="0" w:color="auto"/>
            <w:bottom w:val="none" w:sz="0" w:space="0" w:color="auto"/>
            <w:right w:val="none" w:sz="0" w:space="0" w:color="auto"/>
          </w:divBdr>
        </w:div>
        <w:div w:id="723914423">
          <w:marLeft w:val="640"/>
          <w:marRight w:val="0"/>
          <w:marTop w:val="0"/>
          <w:marBottom w:val="0"/>
          <w:divBdr>
            <w:top w:val="none" w:sz="0" w:space="0" w:color="auto"/>
            <w:left w:val="none" w:sz="0" w:space="0" w:color="auto"/>
            <w:bottom w:val="none" w:sz="0" w:space="0" w:color="auto"/>
            <w:right w:val="none" w:sz="0" w:space="0" w:color="auto"/>
          </w:divBdr>
        </w:div>
        <w:div w:id="80373723">
          <w:marLeft w:val="640"/>
          <w:marRight w:val="0"/>
          <w:marTop w:val="0"/>
          <w:marBottom w:val="0"/>
          <w:divBdr>
            <w:top w:val="none" w:sz="0" w:space="0" w:color="auto"/>
            <w:left w:val="none" w:sz="0" w:space="0" w:color="auto"/>
            <w:bottom w:val="none" w:sz="0" w:space="0" w:color="auto"/>
            <w:right w:val="none" w:sz="0" w:space="0" w:color="auto"/>
          </w:divBdr>
        </w:div>
        <w:div w:id="1554005163">
          <w:marLeft w:val="640"/>
          <w:marRight w:val="0"/>
          <w:marTop w:val="0"/>
          <w:marBottom w:val="0"/>
          <w:divBdr>
            <w:top w:val="none" w:sz="0" w:space="0" w:color="auto"/>
            <w:left w:val="none" w:sz="0" w:space="0" w:color="auto"/>
            <w:bottom w:val="none" w:sz="0" w:space="0" w:color="auto"/>
            <w:right w:val="none" w:sz="0" w:space="0" w:color="auto"/>
          </w:divBdr>
        </w:div>
        <w:div w:id="85346373">
          <w:marLeft w:val="640"/>
          <w:marRight w:val="0"/>
          <w:marTop w:val="0"/>
          <w:marBottom w:val="0"/>
          <w:divBdr>
            <w:top w:val="none" w:sz="0" w:space="0" w:color="auto"/>
            <w:left w:val="none" w:sz="0" w:space="0" w:color="auto"/>
            <w:bottom w:val="none" w:sz="0" w:space="0" w:color="auto"/>
            <w:right w:val="none" w:sz="0" w:space="0" w:color="auto"/>
          </w:divBdr>
        </w:div>
        <w:div w:id="640424548">
          <w:marLeft w:val="640"/>
          <w:marRight w:val="0"/>
          <w:marTop w:val="0"/>
          <w:marBottom w:val="0"/>
          <w:divBdr>
            <w:top w:val="none" w:sz="0" w:space="0" w:color="auto"/>
            <w:left w:val="none" w:sz="0" w:space="0" w:color="auto"/>
            <w:bottom w:val="none" w:sz="0" w:space="0" w:color="auto"/>
            <w:right w:val="none" w:sz="0" w:space="0" w:color="auto"/>
          </w:divBdr>
        </w:div>
        <w:div w:id="2015566622">
          <w:marLeft w:val="640"/>
          <w:marRight w:val="0"/>
          <w:marTop w:val="0"/>
          <w:marBottom w:val="0"/>
          <w:divBdr>
            <w:top w:val="none" w:sz="0" w:space="0" w:color="auto"/>
            <w:left w:val="none" w:sz="0" w:space="0" w:color="auto"/>
            <w:bottom w:val="none" w:sz="0" w:space="0" w:color="auto"/>
            <w:right w:val="none" w:sz="0" w:space="0" w:color="auto"/>
          </w:divBdr>
        </w:div>
        <w:div w:id="1468427441">
          <w:marLeft w:val="640"/>
          <w:marRight w:val="0"/>
          <w:marTop w:val="0"/>
          <w:marBottom w:val="0"/>
          <w:divBdr>
            <w:top w:val="none" w:sz="0" w:space="0" w:color="auto"/>
            <w:left w:val="none" w:sz="0" w:space="0" w:color="auto"/>
            <w:bottom w:val="none" w:sz="0" w:space="0" w:color="auto"/>
            <w:right w:val="none" w:sz="0" w:space="0" w:color="auto"/>
          </w:divBdr>
        </w:div>
        <w:div w:id="2048792497">
          <w:marLeft w:val="640"/>
          <w:marRight w:val="0"/>
          <w:marTop w:val="0"/>
          <w:marBottom w:val="0"/>
          <w:divBdr>
            <w:top w:val="none" w:sz="0" w:space="0" w:color="auto"/>
            <w:left w:val="none" w:sz="0" w:space="0" w:color="auto"/>
            <w:bottom w:val="none" w:sz="0" w:space="0" w:color="auto"/>
            <w:right w:val="none" w:sz="0" w:space="0" w:color="auto"/>
          </w:divBdr>
        </w:div>
        <w:div w:id="45379652">
          <w:marLeft w:val="640"/>
          <w:marRight w:val="0"/>
          <w:marTop w:val="0"/>
          <w:marBottom w:val="0"/>
          <w:divBdr>
            <w:top w:val="none" w:sz="0" w:space="0" w:color="auto"/>
            <w:left w:val="none" w:sz="0" w:space="0" w:color="auto"/>
            <w:bottom w:val="none" w:sz="0" w:space="0" w:color="auto"/>
            <w:right w:val="none" w:sz="0" w:space="0" w:color="auto"/>
          </w:divBdr>
        </w:div>
        <w:div w:id="168570343">
          <w:marLeft w:val="640"/>
          <w:marRight w:val="0"/>
          <w:marTop w:val="0"/>
          <w:marBottom w:val="0"/>
          <w:divBdr>
            <w:top w:val="none" w:sz="0" w:space="0" w:color="auto"/>
            <w:left w:val="none" w:sz="0" w:space="0" w:color="auto"/>
            <w:bottom w:val="none" w:sz="0" w:space="0" w:color="auto"/>
            <w:right w:val="none" w:sz="0" w:space="0" w:color="auto"/>
          </w:divBdr>
        </w:div>
        <w:div w:id="394164491">
          <w:marLeft w:val="640"/>
          <w:marRight w:val="0"/>
          <w:marTop w:val="0"/>
          <w:marBottom w:val="0"/>
          <w:divBdr>
            <w:top w:val="none" w:sz="0" w:space="0" w:color="auto"/>
            <w:left w:val="none" w:sz="0" w:space="0" w:color="auto"/>
            <w:bottom w:val="none" w:sz="0" w:space="0" w:color="auto"/>
            <w:right w:val="none" w:sz="0" w:space="0" w:color="auto"/>
          </w:divBdr>
        </w:div>
        <w:div w:id="1508985925">
          <w:marLeft w:val="640"/>
          <w:marRight w:val="0"/>
          <w:marTop w:val="0"/>
          <w:marBottom w:val="0"/>
          <w:divBdr>
            <w:top w:val="none" w:sz="0" w:space="0" w:color="auto"/>
            <w:left w:val="none" w:sz="0" w:space="0" w:color="auto"/>
            <w:bottom w:val="none" w:sz="0" w:space="0" w:color="auto"/>
            <w:right w:val="none" w:sz="0" w:space="0" w:color="auto"/>
          </w:divBdr>
        </w:div>
        <w:div w:id="74673546">
          <w:marLeft w:val="640"/>
          <w:marRight w:val="0"/>
          <w:marTop w:val="0"/>
          <w:marBottom w:val="0"/>
          <w:divBdr>
            <w:top w:val="none" w:sz="0" w:space="0" w:color="auto"/>
            <w:left w:val="none" w:sz="0" w:space="0" w:color="auto"/>
            <w:bottom w:val="none" w:sz="0" w:space="0" w:color="auto"/>
            <w:right w:val="none" w:sz="0" w:space="0" w:color="auto"/>
          </w:divBdr>
        </w:div>
        <w:div w:id="1978336396">
          <w:marLeft w:val="640"/>
          <w:marRight w:val="0"/>
          <w:marTop w:val="0"/>
          <w:marBottom w:val="0"/>
          <w:divBdr>
            <w:top w:val="none" w:sz="0" w:space="0" w:color="auto"/>
            <w:left w:val="none" w:sz="0" w:space="0" w:color="auto"/>
            <w:bottom w:val="none" w:sz="0" w:space="0" w:color="auto"/>
            <w:right w:val="none" w:sz="0" w:space="0" w:color="auto"/>
          </w:divBdr>
        </w:div>
        <w:div w:id="1701935586">
          <w:marLeft w:val="640"/>
          <w:marRight w:val="0"/>
          <w:marTop w:val="0"/>
          <w:marBottom w:val="0"/>
          <w:divBdr>
            <w:top w:val="none" w:sz="0" w:space="0" w:color="auto"/>
            <w:left w:val="none" w:sz="0" w:space="0" w:color="auto"/>
            <w:bottom w:val="none" w:sz="0" w:space="0" w:color="auto"/>
            <w:right w:val="none" w:sz="0" w:space="0" w:color="auto"/>
          </w:divBdr>
        </w:div>
        <w:div w:id="138502634">
          <w:marLeft w:val="640"/>
          <w:marRight w:val="0"/>
          <w:marTop w:val="0"/>
          <w:marBottom w:val="0"/>
          <w:divBdr>
            <w:top w:val="none" w:sz="0" w:space="0" w:color="auto"/>
            <w:left w:val="none" w:sz="0" w:space="0" w:color="auto"/>
            <w:bottom w:val="none" w:sz="0" w:space="0" w:color="auto"/>
            <w:right w:val="none" w:sz="0" w:space="0" w:color="auto"/>
          </w:divBdr>
        </w:div>
        <w:div w:id="1612281669">
          <w:marLeft w:val="640"/>
          <w:marRight w:val="0"/>
          <w:marTop w:val="0"/>
          <w:marBottom w:val="0"/>
          <w:divBdr>
            <w:top w:val="none" w:sz="0" w:space="0" w:color="auto"/>
            <w:left w:val="none" w:sz="0" w:space="0" w:color="auto"/>
            <w:bottom w:val="none" w:sz="0" w:space="0" w:color="auto"/>
            <w:right w:val="none" w:sz="0" w:space="0" w:color="auto"/>
          </w:divBdr>
        </w:div>
        <w:div w:id="866675830">
          <w:marLeft w:val="640"/>
          <w:marRight w:val="0"/>
          <w:marTop w:val="0"/>
          <w:marBottom w:val="0"/>
          <w:divBdr>
            <w:top w:val="none" w:sz="0" w:space="0" w:color="auto"/>
            <w:left w:val="none" w:sz="0" w:space="0" w:color="auto"/>
            <w:bottom w:val="none" w:sz="0" w:space="0" w:color="auto"/>
            <w:right w:val="none" w:sz="0" w:space="0" w:color="auto"/>
          </w:divBdr>
        </w:div>
        <w:div w:id="485708427">
          <w:marLeft w:val="640"/>
          <w:marRight w:val="0"/>
          <w:marTop w:val="0"/>
          <w:marBottom w:val="0"/>
          <w:divBdr>
            <w:top w:val="none" w:sz="0" w:space="0" w:color="auto"/>
            <w:left w:val="none" w:sz="0" w:space="0" w:color="auto"/>
            <w:bottom w:val="none" w:sz="0" w:space="0" w:color="auto"/>
            <w:right w:val="none" w:sz="0" w:space="0" w:color="auto"/>
          </w:divBdr>
        </w:div>
        <w:div w:id="821119401">
          <w:marLeft w:val="640"/>
          <w:marRight w:val="0"/>
          <w:marTop w:val="0"/>
          <w:marBottom w:val="0"/>
          <w:divBdr>
            <w:top w:val="none" w:sz="0" w:space="0" w:color="auto"/>
            <w:left w:val="none" w:sz="0" w:space="0" w:color="auto"/>
            <w:bottom w:val="none" w:sz="0" w:space="0" w:color="auto"/>
            <w:right w:val="none" w:sz="0" w:space="0" w:color="auto"/>
          </w:divBdr>
        </w:div>
        <w:div w:id="2012902798">
          <w:marLeft w:val="640"/>
          <w:marRight w:val="0"/>
          <w:marTop w:val="0"/>
          <w:marBottom w:val="0"/>
          <w:divBdr>
            <w:top w:val="none" w:sz="0" w:space="0" w:color="auto"/>
            <w:left w:val="none" w:sz="0" w:space="0" w:color="auto"/>
            <w:bottom w:val="none" w:sz="0" w:space="0" w:color="auto"/>
            <w:right w:val="none" w:sz="0" w:space="0" w:color="auto"/>
          </w:divBdr>
        </w:div>
        <w:div w:id="1673482930">
          <w:marLeft w:val="640"/>
          <w:marRight w:val="0"/>
          <w:marTop w:val="0"/>
          <w:marBottom w:val="0"/>
          <w:divBdr>
            <w:top w:val="none" w:sz="0" w:space="0" w:color="auto"/>
            <w:left w:val="none" w:sz="0" w:space="0" w:color="auto"/>
            <w:bottom w:val="none" w:sz="0" w:space="0" w:color="auto"/>
            <w:right w:val="none" w:sz="0" w:space="0" w:color="auto"/>
          </w:divBdr>
        </w:div>
        <w:div w:id="161431897">
          <w:marLeft w:val="640"/>
          <w:marRight w:val="0"/>
          <w:marTop w:val="0"/>
          <w:marBottom w:val="0"/>
          <w:divBdr>
            <w:top w:val="none" w:sz="0" w:space="0" w:color="auto"/>
            <w:left w:val="none" w:sz="0" w:space="0" w:color="auto"/>
            <w:bottom w:val="none" w:sz="0" w:space="0" w:color="auto"/>
            <w:right w:val="none" w:sz="0" w:space="0" w:color="auto"/>
          </w:divBdr>
        </w:div>
        <w:div w:id="493031826">
          <w:marLeft w:val="640"/>
          <w:marRight w:val="0"/>
          <w:marTop w:val="0"/>
          <w:marBottom w:val="0"/>
          <w:divBdr>
            <w:top w:val="none" w:sz="0" w:space="0" w:color="auto"/>
            <w:left w:val="none" w:sz="0" w:space="0" w:color="auto"/>
            <w:bottom w:val="none" w:sz="0" w:space="0" w:color="auto"/>
            <w:right w:val="none" w:sz="0" w:space="0" w:color="auto"/>
          </w:divBdr>
        </w:div>
        <w:div w:id="612176751">
          <w:marLeft w:val="640"/>
          <w:marRight w:val="0"/>
          <w:marTop w:val="0"/>
          <w:marBottom w:val="0"/>
          <w:divBdr>
            <w:top w:val="none" w:sz="0" w:space="0" w:color="auto"/>
            <w:left w:val="none" w:sz="0" w:space="0" w:color="auto"/>
            <w:bottom w:val="none" w:sz="0" w:space="0" w:color="auto"/>
            <w:right w:val="none" w:sz="0" w:space="0" w:color="auto"/>
          </w:divBdr>
        </w:div>
        <w:div w:id="363755491">
          <w:marLeft w:val="640"/>
          <w:marRight w:val="0"/>
          <w:marTop w:val="0"/>
          <w:marBottom w:val="0"/>
          <w:divBdr>
            <w:top w:val="none" w:sz="0" w:space="0" w:color="auto"/>
            <w:left w:val="none" w:sz="0" w:space="0" w:color="auto"/>
            <w:bottom w:val="none" w:sz="0" w:space="0" w:color="auto"/>
            <w:right w:val="none" w:sz="0" w:space="0" w:color="auto"/>
          </w:divBdr>
        </w:div>
        <w:div w:id="1746682197">
          <w:marLeft w:val="640"/>
          <w:marRight w:val="0"/>
          <w:marTop w:val="0"/>
          <w:marBottom w:val="0"/>
          <w:divBdr>
            <w:top w:val="none" w:sz="0" w:space="0" w:color="auto"/>
            <w:left w:val="none" w:sz="0" w:space="0" w:color="auto"/>
            <w:bottom w:val="none" w:sz="0" w:space="0" w:color="auto"/>
            <w:right w:val="none" w:sz="0" w:space="0" w:color="auto"/>
          </w:divBdr>
        </w:div>
        <w:div w:id="1050495">
          <w:marLeft w:val="640"/>
          <w:marRight w:val="0"/>
          <w:marTop w:val="0"/>
          <w:marBottom w:val="0"/>
          <w:divBdr>
            <w:top w:val="none" w:sz="0" w:space="0" w:color="auto"/>
            <w:left w:val="none" w:sz="0" w:space="0" w:color="auto"/>
            <w:bottom w:val="none" w:sz="0" w:space="0" w:color="auto"/>
            <w:right w:val="none" w:sz="0" w:space="0" w:color="auto"/>
          </w:divBdr>
        </w:div>
        <w:div w:id="680162002">
          <w:marLeft w:val="640"/>
          <w:marRight w:val="0"/>
          <w:marTop w:val="0"/>
          <w:marBottom w:val="0"/>
          <w:divBdr>
            <w:top w:val="none" w:sz="0" w:space="0" w:color="auto"/>
            <w:left w:val="none" w:sz="0" w:space="0" w:color="auto"/>
            <w:bottom w:val="none" w:sz="0" w:space="0" w:color="auto"/>
            <w:right w:val="none" w:sz="0" w:space="0" w:color="auto"/>
          </w:divBdr>
        </w:div>
        <w:div w:id="159396986">
          <w:marLeft w:val="640"/>
          <w:marRight w:val="0"/>
          <w:marTop w:val="0"/>
          <w:marBottom w:val="0"/>
          <w:divBdr>
            <w:top w:val="none" w:sz="0" w:space="0" w:color="auto"/>
            <w:left w:val="none" w:sz="0" w:space="0" w:color="auto"/>
            <w:bottom w:val="none" w:sz="0" w:space="0" w:color="auto"/>
            <w:right w:val="none" w:sz="0" w:space="0" w:color="auto"/>
          </w:divBdr>
        </w:div>
        <w:div w:id="1444110948">
          <w:marLeft w:val="640"/>
          <w:marRight w:val="0"/>
          <w:marTop w:val="0"/>
          <w:marBottom w:val="0"/>
          <w:divBdr>
            <w:top w:val="none" w:sz="0" w:space="0" w:color="auto"/>
            <w:left w:val="none" w:sz="0" w:space="0" w:color="auto"/>
            <w:bottom w:val="none" w:sz="0" w:space="0" w:color="auto"/>
            <w:right w:val="none" w:sz="0" w:space="0" w:color="auto"/>
          </w:divBdr>
        </w:div>
        <w:div w:id="1093671866">
          <w:marLeft w:val="640"/>
          <w:marRight w:val="0"/>
          <w:marTop w:val="0"/>
          <w:marBottom w:val="0"/>
          <w:divBdr>
            <w:top w:val="none" w:sz="0" w:space="0" w:color="auto"/>
            <w:left w:val="none" w:sz="0" w:space="0" w:color="auto"/>
            <w:bottom w:val="none" w:sz="0" w:space="0" w:color="auto"/>
            <w:right w:val="none" w:sz="0" w:space="0" w:color="auto"/>
          </w:divBdr>
        </w:div>
        <w:div w:id="993528472">
          <w:marLeft w:val="640"/>
          <w:marRight w:val="0"/>
          <w:marTop w:val="0"/>
          <w:marBottom w:val="0"/>
          <w:divBdr>
            <w:top w:val="none" w:sz="0" w:space="0" w:color="auto"/>
            <w:left w:val="none" w:sz="0" w:space="0" w:color="auto"/>
            <w:bottom w:val="none" w:sz="0" w:space="0" w:color="auto"/>
            <w:right w:val="none" w:sz="0" w:space="0" w:color="auto"/>
          </w:divBdr>
        </w:div>
        <w:div w:id="1713189349">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32685678">
          <w:marLeft w:val="640"/>
          <w:marRight w:val="0"/>
          <w:marTop w:val="0"/>
          <w:marBottom w:val="0"/>
          <w:divBdr>
            <w:top w:val="none" w:sz="0" w:space="0" w:color="auto"/>
            <w:left w:val="none" w:sz="0" w:space="0" w:color="auto"/>
            <w:bottom w:val="none" w:sz="0" w:space="0" w:color="auto"/>
            <w:right w:val="none" w:sz="0" w:space="0" w:color="auto"/>
          </w:divBdr>
        </w:div>
        <w:div w:id="1679699221">
          <w:marLeft w:val="640"/>
          <w:marRight w:val="0"/>
          <w:marTop w:val="0"/>
          <w:marBottom w:val="0"/>
          <w:divBdr>
            <w:top w:val="none" w:sz="0" w:space="0" w:color="auto"/>
            <w:left w:val="none" w:sz="0" w:space="0" w:color="auto"/>
            <w:bottom w:val="none" w:sz="0" w:space="0" w:color="auto"/>
            <w:right w:val="none" w:sz="0" w:space="0" w:color="auto"/>
          </w:divBdr>
        </w:div>
        <w:div w:id="185489639">
          <w:marLeft w:val="640"/>
          <w:marRight w:val="0"/>
          <w:marTop w:val="0"/>
          <w:marBottom w:val="0"/>
          <w:divBdr>
            <w:top w:val="none" w:sz="0" w:space="0" w:color="auto"/>
            <w:left w:val="none" w:sz="0" w:space="0" w:color="auto"/>
            <w:bottom w:val="none" w:sz="0" w:space="0" w:color="auto"/>
            <w:right w:val="none" w:sz="0" w:space="0" w:color="auto"/>
          </w:divBdr>
        </w:div>
        <w:div w:id="766967967">
          <w:marLeft w:val="640"/>
          <w:marRight w:val="0"/>
          <w:marTop w:val="0"/>
          <w:marBottom w:val="0"/>
          <w:divBdr>
            <w:top w:val="none" w:sz="0" w:space="0" w:color="auto"/>
            <w:left w:val="none" w:sz="0" w:space="0" w:color="auto"/>
            <w:bottom w:val="none" w:sz="0" w:space="0" w:color="auto"/>
            <w:right w:val="none" w:sz="0" w:space="0" w:color="auto"/>
          </w:divBdr>
        </w:div>
        <w:div w:id="1568373910">
          <w:marLeft w:val="640"/>
          <w:marRight w:val="0"/>
          <w:marTop w:val="0"/>
          <w:marBottom w:val="0"/>
          <w:divBdr>
            <w:top w:val="none" w:sz="0" w:space="0" w:color="auto"/>
            <w:left w:val="none" w:sz="0" w:space="0" w:color="auto"/>
            <w:bottom w:val="none" w:sz="0" w:space="0" w:color="auto"/>
            <w:right w:val="none" w:sz="0" w:space="0" w:color="auto"/>
          </w:divBdr>
        </w:div>
        <w:div w:id="785470155">
          <w:marLeft w:val="640"/>
          <w:marRight w:val="0"/>
          <w:marTop w:val="0"/>
          <w:marBottom w:val="0"/>
          <w:divBdr>
            <w:top w:val="none" w:sz="0" w:space="0" w:color="auto"/>
            <w:left w:val="none" w:sz="0" w:space="0" w:color="auto"/>
            <w:bottom w:val="none" w:sz="0" w:space="0" w:color="auto"/>
            <w:right w:val="none" w:sz="0" w:space="0" w:color="auto"/>
          </w:divBdr>
        </w:div>
        <w:div w:id="1696421394">
          <w:marLeft w:val="640"/>
          <w:marRight w:val="0"/>
          <w:marTop w:val="0"/>
          <w:marBottom w:val="0"/>
          <w:divBdr>
            <w:top w:val="none" w:sz="0" w:space="0" w:color="auto"/>
            <w:left w:val="none" w:sz="0" w:space="0" w:color="auto"/>
            <w:bottom w:val="none" w:sz="0" w:space="0" w:color="auto"/>
            <w:right w:val="none" w:sz="0" w:space="0" w:color="auto"/>
          </w:divBdr>
        </w:div>
        <w:div w:id="586888404">
          <w:marLeft w:val="640"/>
          <w:marRight w:val="0"/>
          <w:marTop w:val="0"/>
          <w:marBottom w:val="0"/>
          <w:divBdr>
            <w:top w:val="none" w:sz="0" w:space="0" w:color="auto"/>
            <w:left w:val="none" w:sz="0" w:space="0" w:color="auto"/>
            <w:bottom w:val="none" w:sz="0" w:space="0" w:color="auto"/>
            <w:right w:val="none" w:sz="0" w:space="0" w:color="auto"/>
          </w:divBdr>
        </w:div>
        <w:div w:id="930547875">
          <w:marLeft w:val="640"/>
          <w:marRight w:val="0"/>
          <w:marTop w:val="0"/>
          <w:marBottom w:val="0"/>
          <w:divBdr>
            <w:top w:val="none" w:sz="0" w:space="0" w:color="auto"/>
            <w:left w:val="none" w:sz="0" w:space="0" w:color="auto"/>
            <w:bottom w:val="none" w:sz="0" w:space="0" w:color="auto"/>
            <w:right w:val="none" w:sz="0" w:space="0" w:color="auto"/>
          </w:divBdr>
        </w:div>
        <w:div w:id="1869296187">
          <w:marLeft w:val="640"/>
          <w:marRight w:val="0"/>
          <w:marTop w:val="0"/>
          <w:marBottom w:val="0"/>
          <w:divBdr>
            <w:top w:val="none" w:sz="0" w:space="0" w:color="auto"/>
            <w:left w:val="none" w:sz="0" w:space="0" w:color="auto"/>
            <w:bottom w:val="none" w:sz="0" w:space="0" w:color="auto"/>
            <w:right w:val="none" w:sz="0" w:space="0" w:color="auto"/>
          </w:divBdr>
        </w:div>
        <w:div w:id="388113447">
          <w:marLeft w:val="640"/>
          <w:marRight w:val="0"/>
          <w:marTop w:val="0"/>
          <w:marBottom w:val="0"/>
          <w:divBdr>
            <w:top w:val="none" w:sz="0" w:space="0" w:color="auto"/>
            <w:left w:val="none" w:sz="0" w:space="0" w:color="auto"/>
            <w:bottom w:val="none" w:sz="0" w:space="0" w:color="auto"/>
            <w:right w:val="none" w:sz="0" w:space="0" w:color="auto"/>
          </w:divBdr>
        </w:div>
        <w:div w:id="280648852">
          <w:marLeft w:val="640"/>
          <w:marRight w:val="0"/>
          <w:marTop w:val="0"/>
          <w:marBottom w:val="0"/>
          <w:divBdr>
            <w:top w:val="none" w:sz="0" w:space="0" w:color="auto"/>
            <w:left w:val="none" w:sz="0" w:space="0" w:color="auto"/>
            <w:bottom w:val="none" w:sz="0" w:space="0" w:color="auto"/>
            <w:right w:val="none" w:sz="0" w:space="0" w:color="auto"/>
          </w:divBdr>
        </w:div>
        <w:div w:id="1196500593">
          <w:marLeft w:val="640"/>
          <w:marRight w:val="0"/>
          <w:marTop w:val="0"/>
          <w:marBottom w:val="0"/>
          <w:divBdr>
            <w:top w:val="none" w:sz="0" w:space="0" w:color="auto"/>
            <w:left w:val="none" w:sz="0" w:space="0" w:color="auto"/>
            <w:bottom w:val="none" w:sz="0" w:space="0" w:color="auto"/>
            <w:right w:val="none" w:sz="0" w:space="0" w:color="auto"/>
          </w:divBdr>
        </w:div>
        <w:div w:id="1153645511">
          <w:marLeft w:val="640"/>
          <w:marRight w:val="0"/>
          <w:marTop w:val="0"/>
          <w:marBottom w:val="0"/>
          <w:divBdr>
            <w:top w:val="none" w:sz="0" w:space="0" w:color="auto"/>
            <w:left w:val="none" w:sz="0" w:space="0" w:color="auto"/>
            <w:bottom w:val="none" w:sz="0" w:space="0" w:color="auto"/>
            <w:right w:val="none" w:sz="0" w:space="0" w:color="auto"/>
          </w:divBdr>
        </w:div>
        <w:div w:id="1504974820">
          <w:marLeft w:val="640"/>
          <w:marRight w:val="0"/>
          <w:marTop w:val="0"/>
          <w:marBottom w:val="0"/>
          <w:divBdr>
            <w:top w:val="none" w:sz="0" w:space="0" w:color="auto"/>
            <w:left w:val="none" w:sz="0" w:space="0" w:color="auto"/>
            <w:bottom w:val="none" w:sz="0" w:space="0" w:color="auto"/>
            <w:right w:val="none" w:sz="0" w:space="0" w:color="auto"/>
          </w:divBdr>
        </w:div>
        <w:div w:id="98529206">
          <w:marLeft w:val="640"/>
          <w:marRight w:val="0"/>
          <w:marTop w:val="0"/>
          <w:marBottom w:val="0"/>
          <w:divBdr>
            <w:top w:val="none" w:sz="0" w:space="0" w:color="auto"/>
            <w:left w:val="none" w:sz="0" w:space="0" w:color="auto"/>
            <w:bottom w:val="none" w:sz="0" w:space="0" w:color="auto"/>
            <w:right w:val="none" w:sz="0" w:space="0" w:color="auto"/>
          </w:divBdr>
        </w:div>
        <w:div w:id="1380671423">
          <w:marLeft w:val="640"/>
          <w:marRight w:val="0"/>
          <w:marTop w:val="0"/>
          <w:marBottom w:val="0"/>
          <w:divBdr>
            <w:top w:val="none" w:sz="0" w:space="0" w:color="auto"/>
            <w:left w:val="none" w:sz="0" w:space="0" w:color="auto"/>
            <w:bottom w:val="none" w:sz="0" w:space="0" w:color="auto"/>
            <w:right w:val="none" w:sz="0" w:space="0" w:color="auto"/>
          </w:divBdr>
        </w:div>
        <w:div w:id="1334841102">
          <w:marLeft w:val="640"/>
          <w:marRight w:val="0"/>
          <w:marTop w:val="0"/>
          <w:marBottom w:val="0"/>
          <w:divBdr>
            <w:top w:val="none" w:sz="0" w:space="0" w:color="auto"/>
            <w:left w:val="none" w:sz="0" w:space="0" w:color="auto"/>
            <w:bottom w:val="none" w:sz="0" w:space="0" w:color="auto"/>
            <w:right w:val="none" w:sz="0" w:space="0" w:color="auto"/>
          </w:divBdr>
        </w:div>
        <w:div w:id="404885223">
          <w:marLeft w:val="640"/>
          <w:marRight w:val="0"/>
          <w:marTop w:val="0"/>
          <w:marBottom w:val="0"/>
          <w:divBdr>
            <w:top w:val="none" w:sz="0" w:space="0" w:color="auto"/>
            <w:left w:val="none" w:sz="0" w:space="0" w:color="auto"/>
            <w:bottom w:val="none" w:sz="0" w:space="0" w:color="auto"/>
            <w:right w:val="none" w:sz="0" w:space="0" w:color="auto"/>
          </w:divBdr>
        </w:div>
        <w:div w:id="1285386948">
          <w:marLeft w:val="640"/>
          <w:marRight w:val="0"/>
          <w:marTop w:val="0"/>
          <w:marBottom w:val="0"/>
          <w:divBdr>
            <w:top w:val="none" w:sz="0" w:space="0" w:color="auto"/>
            <w:left w:val="none" w:sz="0" w:space="0" w:color="auto"/>
            <w:bottom w:val="none" w:sz="0" w:space="0" w:color="auto"/>
            <w:right w:val="none" w:sz="0" w:space="0" w:color="auto"/>
          </w:divBdr>
        </w:div>
        <w:div w:id="1773931700">
          <w:marLeft w:val="640"/>
          <w:marRight w:val="0"/>
          <w:marTop w:val="0"/>
          <w:marBottom w:val="0"/>
          <w:divBdr>
            <w:top w:val="none" w:sz="0" w:space="0" w:color="auto"/>
            <w:left w:val="none" w:sz="0" w:space="0" w:color="auto"/>
            <w:bottom w:val="none" w:sz="0" w:space="0" w:color="auto"/>
            <w:right w:val="none" w:sz="0" w:space="0" w:color="auto"/>
          </w:divBdr>
        </w:div>
        <w:div w:id="1539391819">
          <w:marLeft w:val="640"/>
          <w:marRight w:val="0"/>
          <w:marTop w:val="0"/>
          <w:marBottom w:val="0"/>
          <w:divBdr>
            <w:top w:val="none" w:sz="0" w:space="0" w:color="auto"/>
            <w:left w:val="none" w:sz="0" w:space="0" w:color="auto"/>
            <w:bottom w:val="none" w:sz="0" w:space="0" w:color="auto"/>
            <w:right w:val="none" w:sz="0" w:space="0" w:color="auto"/>
          </w:divBdr>
        </w:div>
        <w:div w:id="2076391160">
          <w:marLeft w:val="640"/>
          <w:marRight w:val="0"/>
          <w:marTop w:val="0"/>
          <w:marBottom w:val="0"/>
          <w:divBdr>
            <w:top w:val="none" w:sz="0" w:space="0" w:color="auto"/>
            <w:left w:val="none" w:sz="0" w:space="0" w:color="auto"/>
            <w:bottom w:val="none" w:sz="0" w:space="0" w:color="auto"/>
            <w:right w:val="none" w:sz="0" w:space="0" w:color="auto"/>
          </w:divBdr>
        </w:div>
        <w:div w:id="1742211143">
          <w:marLeft w:val="640"/>
          <w:marRight w:val="0"/>
          <w:marTop w:val="0"/>
          <w:marBottom w:val="0"/>
          <w:divBdr>
            <w:top w:val="none" w:sz="0" w:space="0" w:color="auto"/>
            <w:left w:val="none" w:sz="0" w:space="0" w:color="auto"/>
            <w:bottom w:val="none" w:sz="0" w:space="0" w:color="auto"/>
            <w:right w:val="none" w:sz="0" w:space="0" w:color="auto"/>
          </w:divBdr>
        </w:div>
        <w:div w:id="414673459">
          <w:marLeft w:val="640"/>
          <w:marRight w:val="0"/>
          <w:marTop w:val="0"/>
          <w:marBottom w:val="0"/>
          <w:divBdr>
            <w:top w:val="none" w:sz="0" w:space="0" w:color="auto"/>
            <w:left w:val="none" w:sz="0" w:space="0" w:color="auto"/>
            <w:bottom w:val="none" w:sz="0" w:space="0" w:color="auto"/>
            <w:right w:val="none" w:sz="0" w:space="0" w:color="auto"/>
          </w:divBdr>
        </w:div>
        <w:div w:id="1337152297">
          <w:marLeft w:val="640"/>
          <w:marRight w:val="0"/>
          <w:marTop w:val="0"/>
          <w:marBottom w:val="0"/>
          <w:divBdr>
            <w:top w:val="none" w:sz="0" w:space="0" w:color="auto"/>
            <w:left w:val="none" w:sz="0" w:space="0" w:color="auto"/>
            <w:bottom w:val="none" w:sz="0" w:space="0" w:color="auto"/>
            <w:right w:val="none" w:sz="0" w:space="0" w:color="auto"/>
          </w:divBdr>
        </w:div>
        <w:div w:id="1975864124">
          <w:marLeft w:val="640"/>
          <w:marRight w:val="0"/>
          <w:marTop w:val="0"/>
          <w:marBottom w:val="0"/>
          <w:divBdr>
            <w:top w:val="none" w:sz="0" w:space="0" w:color="auto"/>
            <w:left w:val="none" w:sz="0" w:space="0" w:color="auto"/>
            <w:bottom w:val="none" w:sz="0" w:space="0" w:color="auto"/>
            <w:right w:val="none" w:sz="0" w:space="0" w:color="auto"/>
          </w:divBdr>
        </w:div>
        <w:div w:id="1369719420">
          <w:marLeft w:val="640"/>
          <w:marRight w:val="0"/>
          <w:marTop w:val="0"/>
          <w:marBottom w:val="0"/>
          <w:divBdr>
            <w:top w:val="none" w:sz="0" w:space="0" w:color="auto"/>
            <w:left w:val="none" w:sz="0" w:space="0" w:color="auto"/>
            <w:bottom w:val="none" w:sz="0" w:space="0" w:color="auto"/>
            <w:right w:val="none" w:sz="0" w:space="0" w:color="auto"/>
          </w:divBdr>
        </w:div>
        <w:div w:id="1009525619">
          <w:marLeft w:val="640"/>
          <w:marRight w:val="0"/>
          <w:marTop w:val="0"/>
          <w:marBottom w:val="0"/>
          <w:divBdr>
            <w:top w:val="none" w:sz="0" w:space="0" w:color="auto"/>
            <w:left w:val="none" w:sz="0" w:space="0" w:color="auto"/>
            <w:bottom w:val="none" w:sz="0" w:space="0" w:color="auto"/>
            <w:right w:val="none" w:sz="0" w:space="0" w:color="auto"/>
          </w:divBdr>
        </w:div>
        <w:div w:id="2086174501">
          <w:marLeft w:val="640"/>
          <w:marRight w:val="0"/>
          <w:marTop w:val="0"/>
          <w:marBottom w:val="0"/>
          <w:divBdr>
            <w:top w:val="none" w:sz="0" w:space="0" w:color="auto"/>
            <w:left w:val="none" w:sz="0" w:space="0" w:color="auto"/>
            <w:bottom w:val="none" w:sz="0" w:space="0" w:color="auto"/>
            <w:right w:val="none" w:sz="0" w:space="0" w:color="auto"/>
          </w:divBdr>
        </w:div>
        <w:div w:id="1788045952">
          <w:marLeft w:val="640"/>
          <w:marRight w:val="0"/>
          <w:marTop w:val="0"/>
          <w:marBottom w:val="0"/>
          <w:divBdr>
            <w:top w:val="none" w:sz="0" w:space="0" w:color="auto"/>
            <w:left w:val="none" w:sz="0" w:space="0" w:color="auto"/>
            <w:bottom w:val="none" w:sz="0" w:space="0" w:color="auto"/>
            <w:right w:val="none" w:sz="0" w:space="0" w:color="auto"/>
          </w:divBdr>
        </w:div>
        <w:div w:id="1272208028">
          <w:marLeft w:val="640"/>
          <w:marRight w:val="0"/>
          <w:marTop w:val="0"/>
          <w:marBottom w:val="0"/>
          <w:divBdr>
            <w:top w:val="none" w:sz="0" w:space="0" w:color="auto"/>
            <w:left w:val="none" w:sz="0" w:space="0" w:color="auto"/>
            <w:bottom w:val="none" w:sz="0" w:space="0" w:color="auto"/>
            <w:right w:val="none" w:sz="0" w:space="0" w:color="auto"/>
          </w:divBdr>
        </w:div>
        <w:div w:id="1097403490">
          <w:marLeft w:val="640"/>
          <w:marRight w:val="0"/>
          <w:marTop w:val="0"/>
          <w:marBottom w:val="0"/>
          <w:divBdr>
            <w:top w:val="none" w:sz="0" w:space="0" w:color="auto"/>
            <w:left w:val="none" w:sz="0" w:space="0" w:color="auto"/>
            <w:bottom w:val="none" w:sz="0" w:space="0" w:color="auto"/>
            <w:right w:val="none" w:sz="0" w:space="0" w:color="auto"/>
          </w:divBdr>
        </w:div>
        <w:div w:id="251622333">
          <w:marLeft w:val="640"/>
          <w:marRight w:val="0"/>
          <w:marTop w:val="0"/>
          <w:marBottom w:val="0"/>
          <w:divBdr>
            <w:top w:val="none" w:sz="0" w:space="0" w:color="auto"/>
            <w:left w:val="none" w:sz="0" w:space="0" w:color="auto"/>
            <w:bottom w:val="none" w:sz="0" w:space="0" w:color="auto"/>
            <w:right w:val="none" w:sz="0" w:space="0" w:color="auto"/>
          </w:divBdr>
        </w:div>
        <w:div w:id="1092359368">
          <w:marLeft w:val="640"/>
          <w:marRight w:val="0"/>
          <w:marTop w:val="0"/>
          <w:marBottom w:val="0"/>
          <w:divBdr>
            <w:top w:val="none" w:sz="0" w:space="0" w:color="auto"/>
            <w:left w:val="none" w:sz="0" w:space="0" w:color="auto"/>
            <w:bottom w:val="none" w:sz="0" w:space="0" w:color="auto"/>
            <w:right w:val="none" w:sz="0" w:space="0" w:color="auto"/>
          </w:divBdr>
        </w:div>
        <w:div w:id="1319573109">
          <w:marLeft w:val="640"/>
          <w:marRight w:val="0"/>
          <w:marTop w:val="0"/>
          <w:marBottom w:val="0"/>
          <w:divBdr>
            <w:top w:val="none" w:sz="0" w:space="0" w:color="auto"/>
            <w:left w:val="none" w:sz="0" w:space="0" w:color="auto"/>
            <w:bottom w:val="none" w:sz="0" w:space="0" w:color="auto"/>
            <w:right w:val="none" w:sz="0" w:space="0" w:color="auto"/>
          </w:divBdr>
        </w:div>
        <w:div w:id="55934194">
          <w:marLeft w:val="640"/>
          <w:marRight w:val="0"/>
          <w:marTop w:val="0"/>
          <w:marBottom w:val="0"/>
          <w:divBdr>
            <w:top w:val="none" w:sz="0" w:space="0" w:color="auto"/>
            <w:left w:val="none" w:sz="0" w:space="0" w:color="auto"/>
            <w:bottom w:val="none" w:sz="0" w:space="0" w:color="auto"/>
            <w:right w:val="none" w:sz="0" w:space="0" w:color="auto"/>
          </w:divBdr>
        </w:div>
        <w:div w:id="215355686">
          <w:marLeft w:val="640"/>
          <w:marRight w:val="0"/>
          <w:marTop w:val="0"/>
          <w:marBottom w:val="0"/>
          <w:divBdr>
            <w:top w:val="none" w:sz="0" w:space="0" w:color="auto"/>
            <w:left w:val="none" w:sz="0" w:space="0" w:color="auto"/>
            <w:bottom w:val="none" w:sz="0" w:space="0" w:color="auto"/>
            <w:right w:val="none" w:sz="0" w:space="0" w:color="auto"/>
          </w:divBdr>
        </w:div>
        <w:div w:id="1945723248">
          <w:marLeft w:val="640"/>
          <w:marRight w:val="0"/>
          <w:marTop w:val="0"/>
          <w:marBottom w:val="0"/>
          <w:divBdr>
            <w:top w:val="none" w:sz="0" w:space="0" w:color="auto"/>
            <w:left w:val="none" w:sz="0" w:space="0" w:color="auto"/>
            <w:bottom w:val="none" w:sz="0" w:space="0" w:color="auto"/>
            <w:right w:val="none" w:sz="0" w:space="0" w:color="auto"/>
          </w:divBdr>
        </w:div>
        <w:div w:id="1016005912">
          <w:marLeft w:val="640"/>
          <w:marRight w:val="0"/>
          <w:marTop w:val="0"/>
          <w:marBottom w:val="0"/>
          <w:divBdr>
            <w:top w:val="none" w:sz="0" w:space="0" w:color="auto"/>
            <w:left w:val="none" w:sz="0" w:space="0" w:color="auto"/>
            <w:bottom w:val="none" w:sz="0" w:space="0" w:color="auto"/>
            <w:right w:val="none" w:sz="0" w:space="0" w:color="auto"/>
          </w:divBdr>
        </w:div>
        <w:div w:id="1848056608">
          <w:marLeft w:val="640"/>
          <w:marRight w:val="0"/>
          <w:marTop w:val="0"/>
          <w:marBottom w:val="0"/>
          <w:divBdr>
            <w:top w:val="none" w:sz="0" w:space="0" w:color="auto"/>
            <w:left w:val="none" w:sz="0" w:space="0" w:color="auto"/>
            <w:bottom w:val="none" w:sz="0" w:space="0" w:color="auto"/>
            <w:right w:val="none" w:sz="0" w:space="0" w:color="auto"/>
          </w:divBdr>
        </w:div>
        <w:div w:id="984432183">
          <w:marLeft w:val="640"/>
          <w:marRight w:val="0"/>
          <w:marTop w:val="0"/>
          <w:marBottom w:val="0"/>
          <w:divBdr>
            <w:top w:val="none" w:sz="0" w:space="0" w:color="auto"/>
            <w:left w:val="none" w:sz="0" w:space="0" w:color="auto"/>
            <w:bottom w:val="none" w:sz="0" w:space="0" w:color="auto"/>
            <w:right w:val="none" w:sz="0" w:space="0" w:color="auto"/>
          </w:divBdr>
        </w:div>
        <w:div w:id="1404450047">
          <w:marLeft w:val="640"/>
          <w:marRight w:val="0"/>
          <w:marTop w:val="0"/>
          <w:marBottom w:val="0"/>
          <w:divBdr>
            <w:top w:val="none" w:sz="0" w:space="0" w:color="auto"/>
            <w:left w:val="none" w:sz="0" w:space="0" w:color="auto"/>
            <w:bottom w:val="none" w:sz="0" w:space="0" w:color="auto"/>
            <w:right w:val="none" w:sz="0" w:space="0" w:color="auto"/>
          </w:divBdr>
        </w:div>
        <w:div w:id="1081176002">
          <w:marLeft w:val="640"/>
          <w:marRight w:val="0"/>
          <w:marTop w:val="0"/>
          <w:marBottom w:val="0"/>
          <w:divBdr>
            <w:top w:val="none" w:sz="0" w:space="0" w:color="auto"/>
            <w:left w:val="none" w:sz="0" w:space="0" w:color="auto"/>
            <w:bottom w:val="none" w:sz="0" w:space="0" w:color="auto"/>
            <w:right w:val="none" w:sz="0" w:space="0" w:color="auto"/>
          </w:divBdr>
        </w:div>
        <w:div w:id="493764694">
          <w:marLeft w:val="640"/>
          <w:marRight w:val="0"/>
          <w:marTop w:val="0"/>
          <w:marBottom w:val="0"/>
          <w:divBdr>
            <w:top w:val="none" w:sz="0" w:space="0" w:color="auto"/>
            <w:left w:val="none" w:sz="0" w:space="0" w:color="auto"/>
            <w:bottom w:val="none" w:sz="0" w:space="0" w:color="auto"/>
            <w:right w:val="none" w:sz="0" w:space="0" w:color="auto"/>
          </w:divBdr>
        </w:div>
        <w:div w:id="896746476">
          <w:marLeft w:val="640"/>
          <w:marRight w:val="0"/>
          <w:marTop w:val="0"/>
          <w:marBottom w:val="0"/>
          <w:divBdr>
            <w:top w:val="none" w:sz="0" w:space="0" w:color="auto"/>
            <w:left w:val="none" w:sz="0" w:space="0" w:color="auto"/>
            <w:bottom w:val="none" w:sz="0" w:space="0" w:color="auto"/>
            <w:right w:val="none" w:sz="0" w:space="0" w:color="auto"/>
          </w:divBdr>
        </w:div>
        <w:div w:id="1118136487">
          <w:marLeft w:val="640"/>
          <w:marRight w:val="0"/>
          <w:marTop w:val="0"/>
          <w:marBottom w:val="0"/>
          <w:divBdr>
            <w:top w:val="none" w:sz="0" w:space="0" w:color="auto"/>
            <w:left w:val="none" w:sz="0" w:space="0" w:color="auto"/>
            <w:bottom w:val="none" w:sz="0" w:space="0" w:color="auto"/>
            <w:right w:val="none" w:sz="0" w:space="0" w:color="auto"/>
          </w:divBdr>
        </w:div>
        <w:div w:id="1665277914">
          <w:marLeft w:val="640"/>
          <w:marRight w:val="0"/>
          <w:marTop w:val="0"/>
          <w:marBottom w:val="0"/>
          <w:divBdr>
            <w:top w:val="none" w:sz="0" w:space="0" w:color="auto"/>
            <w:left w:val="none" w:sz="0" w:space="0" w:color="auto"/>
            <w:bottom w:val="none" w:sz="0" w:space="0" w:color="auto"/>
            <w:right w:val="none" w:sz="0" w:space="0" w:color="auto"/>
          </w:divBdr>
        </w:div>
        <w:div w:id="1917977861">
          <w:marLeft w:val="640"/>
          <w:marRight w:val="0"/>
          <w:marTop w:val="0"/>
          <w:marBottom w:val="0"/>
          <w:divBdr>
            <w:top w:val="none" w:sz="0" w:space="0" w:color="auto"/>
            <w:left w:val="none" w:sz="0" w:space="0" w:color="auto"/>
            <w:bottom w:val="none" w:sz="0" w:space="0" w:color="auto"/>
            <w:right w:val="none" w:sz="0" w:space="0" w:color="auto"/>
          </w:divBdr>
        </w:div>
        <w:div w:id="521550014">
          <w:marLeft w:val="640"/>
          <w:marRight w:val="0"/>
          <w:marTop w:val="0"/>
          <w:marBottom w:val="0"/>
          <w:divBdr>
            <w:top w:val="none" w:sz="0" w:space="0" w:color="auto"/>
            <w:left w:val="none" w:sz="0" w:space="0" w:color="auto"/>
            <w:bottom w:val="none" w:sz="0" w:space="0" w:color="auto"/>
            <w:right w:val="none" w:sz="0" w:space="0" w:color="auto"/>
          </w:divBdr>
        </w:div>
        <w:div w:id="1593199313">
          <w:marLeft w:val="640"/>
          <w:marRight w:val="0"/>
          <w:marTop w:val="0"/>
          <w:marBottom w:val="0"/>
          <w:divBdr>
            <w:top w:val="none" w:sz="0" w:space="0" w:color="auto"/>
            <w:left w:val="none" w:sz="0" w:space="0" w:color="auto"/>
            <w:bottom w:val="none" w:sz="0" w:space="0" w:color="auto"/>
            <w:right w:val="none" w:sz="0" w:space="0" w:color="auto"/>
          </w:divBdr>
        </w:div>
        <w:div w:id="1184439079">
          <w:marLeft w:val="640"/>
          <w:marRight w:val="0"/>
          <w:marTop w:val="0"/>
          <w:marBottom w:val="0"/>
          <w:divBdr>
            <w:top w:val="none" w:sz="0" w:space="0" w:color="auto"/>
            <w:left w:val="none" w:sz="0" w:space="0" w:color="auto"/>
            <w:bottom w:val="none" w:sz="0" w:space="0" w:color="auto"/>
            <w:right w:val="none" w:sz="0" w:space="0" w:color="auto"/>
          </w:divBdr>
        </w:div>
        <w:div w:id="1097941419">
          <w:marLeft w:val="640"/>
          <w:marRight w:val="0"/>
          <w:marTop w:val="0"/>
          <w:marBottom w:val="0"/>
          <w:divBdr>
            <w:top w:val="none" w:sz="0" w:space="0" w:color="auto"/>
            <w:left w:val="none" w:sz="0" w:space="0" w:color="auto"/>
            <w:bottom w:val="none" w:sz="0" w:space="0" w:color="auto"/>
            <w:right w:val="none" w:sz="0" w:space="0" w:color="auto"/>
          </w:divBdr>
        </w:div>
        <w:div w:id="1730615918">
          <w:marLeft w:val="640"/>
          <w:marRight w:val="0"/>
          <w:marTop w:val="0"/>
          <w:marBottom w:val="0"/>
          <w:divBdr>
            <w:top w:val="none" w:sz="0" w:space="0" w:color="auto"/>
            <w:left w:val="none" w:sz="0" w:space="0" w:color="auto"/>
            <w:bottom w:val="none" w:sz="0" w:space="0" w:color="auto"/>
            <w:right w:val="none" w:sz="0" w:space="0" w:color="auto"/>
          </w:divBdr>
        </w:div>
        <w:div w:id="126699941">
          <w:marLeft w:val="640"/>
          <w:marRight w:val="0"/>
          <w:marTop w:val="0"/>
          <w:marBottom w:val="0"/>
          <w:divBdr>
            <w:top w:val="none" w:sz="0" w:space="0" w:color="auto"/>
            <w:left w:val="none" w:sz="0" w:space="0" w:color="auto"/>
            <w:bottom w:val="none" w:sz="0" w:space="0" w:color="auto"/>
            <w:right w:val="none" w:sz="0" w:space="0" w:color="auto"/>
          </w:divBdr>
        </w:div>
        <w:div w:id="1528062779">
          <w:marLeft w:val="640"/>
          <w:marRight w:val="0"/>
          <w:marTop w:val="0"/>
          <w:marBottom w:val="0"/>
          <w:divBdr>
            <w:top w:val="none" w:sz="0" w:space="0" w:color="auto"/>
            <w:left w:val="none" w:sz="0" w:space="0" w:color="auto"/>
            <w:bottom w:val="none" w:sz="0" w:space="0" w:color="auto"/>
            <w:right w:val="none" w:sz="0" w:space="0" w:color="auto"/>
          </w:divBdr>
        </w:div>
        <w:div w:id="1724986512">
          <w:marLeft w:val="640"/>
          <w:marRight w:val="0"/>
          <w:marTop w:val="0"/>
          <w:marBottom w:val="0"/>
          <w:divBdr>
            <w:top w:val="none" w:sz="0" w:space="0" w:color="auto"/>
            <w:left w:val="none" w:sz="0" w:space="0" w:color="auto"/>
            <w:bottom w:val="none" w:sz="0" w:space="0" w:color="auto"/>
            <w:right w:val="none" w:sz="0" w:space="0" w:color="auto"/>
          </w:divBdr>
        </w:div>
        <w:div w:id="567376844">
          <w:marLeft w:val="640"/>
          <w:marRight w:val="0"/>
          <w:marTop w:val="0"/>
          <w:marBottom w:val="0"/>
          <w:divBdr>
            <w:top w:val="none" w:sz="0" w:space="0" w:color="auto"/>
            <w:left w:val="none" w:sz="0" w:space="0" w:color="auto"/>
            <w:bottom w:val="none" w:sz="0" w:space="0" w:color="auto"/>
            <w:right w:val="none" w:sz="0" w:space="0" w:color="auto"/>
          </w:divBdr>
        </w:div>
        <w:div w:id="2111395044">
          <w:marLeft w:val="640"/>
          <w:marRight w:val="0"/>
          <w:marTop w:val="0"/>
          <w:marBottom w:val="0"/>
          <w:divBdr>
            <w:top w:val="none" w:sz="0" w:space="0" w:color="auto"/>
            <w:left w:val="none" w:sz="0" w:space="0" w:color="auto"/>
            <w:bottom w:val="none" w:sz="0" w:space="0" w:color="auto"/>
            <w:right w:val="none" w:sz="0" w:space="0" w:color="auto"/>
          </w:divBdr>
        </w:div>
        <w:div w:id="1374502740">
          <w:marLeft w:val="640"/>
          <w:marRight w:val="0"/>
          <w:marTop w:val="0"/>
          <w:marBottom w:val="0"/>
          <w:divBdr>
            <w:top w:val="none" w:sz="0" w:space="0" w:color="auto"/>
            <w:left w:val="none" w:sz="0" w:space="0" w:color="auto"/>
            <w:bottom w:val="none" w:sz="0" w:space="0" w:color="auto"/>
            <w:right w:val="none" w:sz="0" w:space="0" w:color="auto"/>
          </w:divBdr>
        </w:div>
        <w:div w:id="190535293">
          <w:marLeft w:val="640"/>
          <w:marRight w:val="0"/>
          <w:marTop w:val="0"/>
          <w:marBottom w:val="0"/>
          <w:divBdr>
            <w:top w:val="none" w:sz="0" w:space="0" w:color="auto"/>
            <w:left w:val="none" w:sz="0" w:space="0" w:color="auto"/>
            <w:bottom w:val="none" w:sz="0" w:space="0" w:color="auto"/>
            <w:right w:val="none" w:sz="0" w:space="0" w:color="auto"/>
          </w:divBdr>
        </w:div>
        <w:div w:id="419183790">
          <w:marLeft w:val="640"/>
          <w:marRight w:val="0"/>
          <w:marTop w:val="0"/>
          <w:marBottom w:val="0"/>
          <w:divBdr>
            <w:top w:val="none" w:sz="0" w:space="0" w:color="auto"/>
            <w:left w:val="none" w:sz="0" w:space="0" w:color="auto"/>
            <w:bottom w:val="none" w:sz="0" w:space="0" w:color="auto"/>
            <w:right w:val="none" w:sz="0" w:space="0" w:color="auto"/>
          </w:divBdr>
        </w:div>
        <w:div w:id="1856115378">
          <w:marLeft w:val="640"/>
          <w:marRight w:val="0"/>
          <w:marTop w:val="0"/>
          <w:marBottom w:val="0"/>
          <w:divBdr>
            <w:top w:val="none" w:sz="0" w:space="0" w:color="auto"/>
            <w:left w:val="none" w:sz="0" w:space="0" w:color="auto"/>
            <w:bottom w:val="none" w:sz="0" w:space="0" w:color="auto"/>
            <w:right w:val="none" w:sz="0" w:space="0" w:color="auto"/>
          </w:divBdr>
        </w:div>
        <w:div w:id="1052852814">
          <w:marLeft w:val="640"/>
          <w:marRight w:val="0"/>
          <w:marTop w:val="0"/>
          <w:marBottom w:val="0"/>
          <w:divBdr>
            <w:top w:val="none" w:sz="0" w:space="0" w:color="auto"/>
            <w:left w:val="none" w:sz="0" w:space="0" w:color="auto"/>
            <w:bottom w:val="none" w:sz="0" w:space="0" w:color="auto"/>
            <w:right w:val="none" w:sz="0" w:space="0" w:color="auto"/>
          </w:divBdr>
        </w:div>
        <w:div w:id="1294872644">
          <w:marLeft w:val="640"/>
          <w:marRight w:val="0"/>
          <w:marTop w:val="0"/>
          <w:marBottom w:val="0"/>
          <w:divBdr>
            <w:top w:val="none" w:sz="0" w:space="0" w:color="auto"/>
            <w:left w:val="none" w:sz="0" w:space="0" w:color="auto"/>
            <w:bottom w:val="none" w:sz="0" w:space="0" w:color="auto"/>
            <w:right w:val="none" w:sz="0" w:space="0" w:color="auto"/>
          </w:divBdr>
        </w:div>
        <w:div w:id="683945808">
          <w:marLeft w:val="640"/>
          <w:marRight w:val="0"/>
          <w:marTop w:val="0"/>
          <w:marBottom w:val="0"/>
          <w:divBdr>
            <w:top w:val="none" w:sz="0" w:space="0" w:color="auto"/>
            <w:left w:val="none" w:sz="0" w:space="0" w:color="auto"/>
            <w:bottom w:val="none" w:sz="0" w:space="0" w:color="auto"/>
            <w:right w:val="none" w:sz="0" w:space="0" w:color="auto"/>
          </w:divBdr>
        </w:div>
        <w:div w:id="819080831">
          <w:marLeft w:val="640"/>
          <w:marRight w:val="0"/>
          <w:marTop w:val="0"/>
          <w:marBottom w:val="0"/>
          <w:divBdr>
            <w:top w:val="none" w:sz="0" w:space="0" w:color="auto"/>
            <w:left w:val="none" w:sz="0" w:space="0" w:color="auto"/>
            <w:bottom w:val="none" w:sz="0" w:space="0" w:color="auto"/>
            <w:right w:val="none" w:sz="0" w:space="0" w:color="auto"/>
          </w:divBdr>
        </w:div>
        <w:div w:id="1652056451">
          <w:marLeft w:val="640"/>
          <w:marRight w:val="0"/>
          <w:marTop w:val="0"/>
          <w:marBottom w:val="0"/>
          <w:divBdr>
            <w:top w:val="none" w:sz="0" w:space="0" w:color="auto"/>
            <w:left w:val="none" w:sz="0" w:space="0" w:color="auto"/>
            <w:bottom w:val="none" w:sz="0" w:space="0" w:color="auto"/>
            <w:right w:val="none" w:sz="0" w:space="0" w:color="auto"/>
          </w:divBdr>
        </w:div>
        <w:div w:id="182550220">
          <w:marLeft w:val="640"/>
          <w:marRight w:val="0"/>
          <w:marTop w:val="0"/>
          <w:marBottom w:val="0"/>
          <w:divBdr>
            <w:top w:val="none" w:sz="0" w:space="0" w:color="auto"/>
            <w:left w:val="none" w:sz="0" w:space="0" w:color="auto"/>
            <w:bottom w:val="none" w:sz="0" w:space="0" w:color="auto"/>
            <w:right w:val="none" w:sz="0" w:space="0" w:color="auto"/>
          </w:divBdr>
        </w:div>
        <w:div w:id="1993294900">
          <w:marLeft w:val="640"/>
          <w:marRight w:val="0"/>
          <w:marTop w:val="0"/>
          <w:marBottom w:val="0"/>
          <w:divBdr>
            <w:top w:val="none" w:sz="0" w:space="0" w:color="auto"/>
            <w:left w:val="none" w:sz="0" w:space="0" w:color="auto"/>
            <w:bottom w:val="none" w:sz="0" w:space="0" w:color="auto"/>
            <w:right w:val="none" w:sz="0" w:space="0" w:color="auto"/>
          </w:divBdr>
        </w:div>
        <w:div w:id="362021915">
          <w:marLeft w:val="640"/>
          <w:marRight w:val="0"/>
          <w:marTop w:val="0"/>
          <w:marBottom w:val="0"/>
          <w:divBdr>
            <w:top w:val="none" w:sz="0" w:space="0" w:color="auto"/>
            <w:left w:val="none" w:sz="0" w:space="0" w:color="auto"/>
            <w:bottom w:val="none" w:sz="0" w:space="0" w:color="auto"/>
            <w:right w:val="none" w:sz="0" w:space="0" w:color="auto"/>
          </w:divBdr>
        </w:div>
        <w:div w:id="364914918">
          <w:marLeft w:val="640"/>
          <w:marRight w:val="0"/>
          <w:marTop w:val="0"/>
          <w:marBottom w:val="0"/>
          <w:divBdr>
            <w:top w:val="none" w:sz="0" w:space="0" w:color="auto"/>
            <w:left w:val="none" w:sz="0" w:space="0" w:color="auto"/>
            <w:bottom w:val="none" w:sz="0" w:space="0" w:color="auto"/>
            <w:right w:val="none" w:sz="0" w:space="0" w:color="auto"/>
          </w:divBdr>
        </w:div>
        <w:div w:id="256984317">
          <w:marLeft w:val="640"/>
          <w:marRight w:val="0"/>
          <w:marTop w:val="0"/>
          <w:marBottom w:val="0"/>
          <w:divBdr>
            <w:top w:val="none" w:sz="0" w:space="0" w:color="auto"/>
            <w:left w:val="none" w:sz="0" w:space="0" w:color="auto"/>
            <w:bottom w:val="none" w:sz="0" w:space="0" w:color="auto"/>
            <w:right w:val="none" w:sz="0" w:space="0" w:color="auto"/>
          </w:divBdr>
        </w:div>
        <w:div w:id="866453339">
          <w:marLeft w:val="640"/>
          <w:marRight w:val="0"/>
          <w:marTop w:val="0"/>
          <w:marBottom w:val="0"/>
          <w:divBdr>
            <w:top w:val="none" w:sz="0" w:space="0" w:color="auto"/>
            <w:left w:val="none" w:sz="0" w:space="0" w:color="auto"/>
            <w:bottom w:val="none" w:sz="0" w:space="0" w:color="auto"/>
            <w:right w:val="none" w:sz="0" w:space="0" w:color="auto"/>
          </w:divBdr>
        </w:div>
        <w:div w:id="899362059">
          <w:marLeft w:val="640"/>
          <w:marRight w:val="0"/>
          <w:marTop w:val="0"/>
          <w:marBottom w:val="0"/>
          <w:divBdr>
            <w:top w:val="none" w:sz="0" w:space="0" w:color="auto"/>
            <w:left w:val="none" w:sz="0" w:space="0" w:color="auto"/>
            <w:bottom w:val="none" w:sz="0" w:space="0" w:color="auto"/>
            <w:right w:val="none" w:sz="0" w:space="0" w:color="auto"/>
          </w:divBdr>
        </w:div>
        <w:div w:id="428549962">
          <w:marLeft w:val="640"/>
          <w:marRight w:val="0"/>
          <w:marTop w:val="0"/>
          <w:marBottom w:val="0"/>
          <w:divBdr>
            <w:top w:val="none" w:sz="0" w:space="0" w:color="auto"/>
            <w:left w:val="none" w:sz="0" w:space="0" w:color="auto"/>
            <w:bottom w:val="none" w:sz="0" w:space="0" w:color="auto"/>
            <w:right w:val="none" w:sz="0" w:space="0" w:color="auto"/>
          </w:divBdr>
        </w:div>
        <w:div w:id="1528987261">
          <w:marLeft w:val="640"/>
          <w:marRight w:val="0"/>
          <w:marTop w:val="0"/>
          <w:marBottom w:val="0"/>
          <w:divBdr>
            <w:top w:val="none" w:sz="0" w:space="0" w:color="auto"/>
            <w:left w:val="none" w:sz="0" w:space="0" w:color="auto"/>
            <w:bottom w:val="none" w:sz="0" w:space="0" w:color="auto"/>
            <w:right w:val="none" w:sz="0" w:space="0" w:color="auto"/>
          </w:divBdr>
        </w:div>
        <w:div w:id="859319037">
          <w:marLeft w:val="640"/>
          <w:marRight w:val="0"/>
          <w:marTop w:val="0"/>
          <w:marBottom w:val="0"/>
          <w:divBdr>
            <w:top w:val="none" w:sz="0" w:space="0" w:color="auto"/>
            <w:left w:val="none" w:sz="0" w:space="0" w:color="auto"/>
            <w:bottom w:val="none" w:sz="0" w:space="0" w:color="auto"/>
            <w:right w:val="none" w:sz="0" w:space="0" w:color="auto"/>
          </w:divBdr>
        </w:div>
        <w:div w:id="1234311405">
          <w:marLeft w:val="640"/>
          <w:marRight w:val="0"/>
          <w:marTop w:val="0"/>
          <w:marBottom w:val="0"/>
          <w:divBdr>
            <w:top w:val="none" w:sz="0" w:space="0" w:color="auto"/>
            <w:left w:val="none" w:sz="0" w:space="0" w:color="auto"/>
            <w:bottom w:val="none" w:sz="0" w:space="0" w:color="auto"/>
            <w:right w:val="none" w:sz="0" w:space="0" w:color="auto"/>
          </w:divBdr>
        </w:div>
        <w:div w:id="1108542100">
          <w:marLeft w:val="640"/>
          <w:marRight w:val="0"/>
          <w:marTop w:val="0"/>
          <w:marBottom w:val="0"/>
          <w:divBdr>
            <w:top w:val="none" w:sz="0" w:space="0" w:color="auto"/>
            <w:left w:val="none" w:sz="0" w:space="0" w:color="auto"/>
            <w:bottom w:val="none" w:sz="0" w:space="0" w:color="auto"/>
            <w:right w:val="none" w:sz="0" w:space="0" w:color="auto"/>
          </w:divBdr>
        </w:div>
        <w:div w:id="1586373884">
          <w:marLeft w:val="640"/>
          <w:marRight w:val="0"/>
          <w:marTop w:val="0"/>
          <w:marBottom w:val="0"/>
          <w:divBdr>
            <w:top w:val="none" w:sz="0" w:space="0" w:color="auto"/>
            <w:left w:val="none" w:sz="0" w:space="0" w:color="auto"/>
            <w:bottom w:val="none" w:sz="0" w:space="0" w:color="auto"/>
            <w:right w:val="none" w:sz="0" w:space="0" w:color="auto"/>
          </w:divBdr>
        </w:div>
        <w:div w:id="2004312666">
          <w:marLeft w:val="640"/>
          <w:marRight w:val="0"/>
          <w:marTop w:val="0"/>
          <w:marBottom w:val="0"/>
          <w:divBdr>
            <w:top w:val="none" w:sz="0" w:space="0" w:color="auto"/>
            <w:left w:val="none" w:sz="0" w:space="0" w:color="auto"/>
            <w:bottom w:val="none" w:sz="0" w:space="0" w:color="auto"/>
            <w:right w:val="none" w:sz="0" w:space="0" w:color="auto"/>
          </w:divBdr>
        </w:div>
        <w:div w:id="1024407829">
          <w:marLeft w:val="640"/>
          <w:marRight w:val="0"/>
          <w:marTop w:val="0"/>
          <w:marBottom w:val="0"/>
          <w:divBdr>
            <w:top w:val="none" w:sz="0" w:space="0" w:color="auto"/>
            <w:left w:val="none" w:sz="0" w:space="0" w:color="auto"/>
            <w:bottom w:val="none" w:sz="0" w:space="0" w:color="auto"/>
            <w:right w:val="none" w:sz="0" w:space="0" w:color="auto"/>
          </w:divBdr>
        </w:div>
        <w:div w:id="2115636904">
          <w:marLeft w:val="640"/>
          <w:marRight w:val="0"/>
          <w:marTop w:val="0"/>
          <w:marBottom w:val="0"/>
          <w:divBdr>
            <w:top w:val="none" w:sz="0" w:space="0" w:color="auto"/>
            <w:left w:val="none" w:sz="0" w:space="0" w:color="auto"/>
            <w:bottom w:val="none" w:sz="0" w:space="0" w:color="auto"/>
            <w:right w:val="none" w:sz="0" w:space="0" w:color="auto"/>
          </w:divBdr>
        </w:div>
        <w:div w:id="1173227254">
          <w:marLeft w:val="640"/>
          <w:marRight w:val="0"/>
          <w:marTop w:val="0"/>
          <w:marBottom w:val="0"/>
          <w:divBdr>
            <w:top w:val="none" w:sz="0" w:space="0" w:color="auto"/>
            <w:left w:val="none" w:sz="0" w:space="0" w:color="auto"/>
            <w:bottom w:val="none" w:sz="0" w:space="0" w:color="auto"/>
            <w:right w:val="none" w:sz="0" w:space="0" w:color="auto"/>
          </w:divBdr>
        </w:div>
        <w:div w:id="169687965">
          <w:marLeft w:val="640"/>
          <w:marRight w:val="0"/>
          <w:marTop w:val="0"/>
          <w:marBottom w:val="0"/>
          <w:divBdr>
            <w:top w:val="none" w:sz="0" w:space="0" w:color="auto"/>
            <w:left w:val="none" w:sz="0" w:space="0" w:color="auto"/>
            <w:bottom w:val="none" w:sz="0" w:space="0" w:color="auto"/>
            <w:right w:val="none" w:sz="0" w:space="0" w:color="auto"/>
          </w:divBdr>
        </w:div>
        <w:div w:id="424351164">
          <w:marLeft w:val="640"/>
          <w:marRight w:val="0"/>
          <w:marTop w:val="0"/>
          <w:marBottom w:val="0"/>
          <w:divBdr>
            <w:top w:val="none" w:sz="0" w:space="0" w:color="auto"/>
            <w:left w:val="none" w:sz="0" w:space="0" w:color="auto"/>
            <w:bottom w:val="none" w:sz="0" w:space="0" w:color="auto"/>
            <w:right w:val="none" w:sz="0" w:space="0" w:color="auto"/>
          </w:divBdr>
        </w:div>
        <w:div w:id="1736081208">
          <w:marLeft w:val="640"/>
          <w:marRight w:val="0"/>
          <w:marTop w:val="0"/>
          <w:marBottom w:val="0"/>
          <w:divBdr>
            <w:top w:val="none" w:sz="0" w:space="0" w:color="auto"/>
            <w:left w:val="none" w:sz="0" w:space="0" w:color="auto"/>
            <w:bottom w:val="none" w:sz="0" w:space="0" w:color="auto"/>
            <w:right w:val="none" w:sz="0" w:space="0" w:color="auto"/>
          </w:divBdr>
        </w:div>
        <w:div w:id="938756863">
          <w:marLeft w:val="640"/>
          <w:marRight w:val="0"/>
          <w:marTop w:val="0"/>
          <w:marBottom w:val="0"/>
          <w:divBdr>
            <w:top w:val="none" w:sz="0" w:space="0" w:color="auto"/>
            <w:left w:val="none" w:sz="0" w:space="0" w:color="auto"/>
            <w:bottom w:val="none" w:sz="0" w:space="0" w:color="auto"/>
            <w:right w:val="none" w:sz="0" w:space="0" w:color="auto"/>
          </w:divBdr>
        </w:div>
        <w:div w:id="1003320884">
          <w:marLeft w:val="640"/>
          <w:marRight w:val="0"/>
          <w:marTop w:val="0"/>
          <w:marBottom w:val="0"/>
          <w:divBdr>
            <w:top w:val="none" w:sz="0" w:space="0" w:color="auto"/>
            <w:left w:val="none" w:sz="0" w:space="0" w:color="auto"/>
            <w:bottom w:val="none" w:sz="0" w:space="0" w:color="auto"/>
            <w:right w:val="none" w:sz="0" w:space="0" w:color="auto"/>
          </w:divBdr>
        </w:div>
        <w:div w:id="1474788382">
          <w:marLeft w:val="640"/>
          <w:marRight w:val="0"/>
          <w:marTop w:val="0"/>
          <w:marBottom w:val="0"/>
          <w:divBdr>
            <w:top w:val="none" w:sz="0" w:space="0" w:color="auto"/>
            <w:left w:val="none" w:sz="0" w:space="0" w:color="auto"/>
            <w:bottom w:val="none" w:sz="0" w:space="0" w:color="auto"/>
            <w:right w:val="none" w:sz="0" w:space="0" w:color="auto"/>
          </w:divBdr>
        </w:div>
        <w:div w:id="1180704931">
          <w:marLeft w:val="640"/>
          <w:marRight w:val="0"/>
          <w:marTop w:val="0"/>
          <w:marBottom w:val="0"/>
          <w:divBdr>
            <w:top w:val="none" w:sz="0" w:space="0" w:color="auto"/>
            <w:left w:val="none" w:sz="0" w:space="0" w:color="auto"/>
            <w:bottom w:val="none" w:sz="0" w:space="0" w:color="auto"/>
            <w:right w:val="none" w:sz="0" w:space="0" w:color="auto"/>
          </w:divBdr>
        </w:div>
        <w:div w:id="276449914">
          <w:marLeft w:val="640"/>
          <w:marRight w:val="0"/>
          <w:marTop w:val="0"/>
          <w:marBottom w:val="0"/>
          <w:divBdr>
            <w:top w:val="none" w:sz="0" w:space="0" w:color="auto"/>
            <w:left w:val="none" w:sz="0" w:space="0" w:color="auto"/>
            <w:bottom w:val="none" w:sz="0" w:space="0" w:color="auto"/>
            <w:right w:val="none" w:sz="0" w:space="0" w:color="auto"/>
          </w:divBdr>
        </w:div>
        <w:div w:id="1170170324">
          <w:marLeft w:val="640"/>
          <w:marRight w:val="0"/>
          <w:marTop w:val="0"/>
          <w:marBottom w:val="0"/>
          <w:divBdr>
            <w:top w:val="none" w:sz="0" w:space="0" w:color="auto"/>
            <w:left w:val="none" w:sz="0" w:space="0" w:color="auto"/>
            <w:bottom w:val="none" w:sz="0" w:space="0" w:color="auto"/>
            <w:right w:val="none" w:sz="0" w:space="0" w:color="auto"/>
          </w:divBdr>
        </w:div>
        <w:div w:id="349259566">
          <w:marLeft w:val="640"/>
          <w:marRight w:val="0"/>
          <w:marTop w:val="0"/>
          <w:marBottom w:val="0"/>
          <w:divBdr>
            <w:top w:val="none" w:sz="0" w:space="0" w:color="auto"/>
            <w:left w:val="none" w:sz="0" w:space="0" w:color="auto"/>
            <w:bottom w:val="none" w:sz="0" w:space="0" w:color="auto"/>
            <w:right w:val="none" w:sz="0" w:space="0" w:color="auto"/>
          </w:divBdr>
        </w:div>
        <w:div w:id="1602445590">
          <w:marLeft w:val="640"/>
          <w:marRight w:val="0"/>
          <w:marTop w:val="0"/>
          <w:marBottom w:val="0"/>
          <w:divBdr>
            <w:top w:val="none" w:sz="0" w:space="0" w:color="auto"/>
            <w:left w:val="none" w:sz="0" w:space="0" w:color="auto"/>
            <w:bottom w:val="none" w:sz="0" w:space="0" w:color="auto"/>
            <w:right w:val="none" w:sz="0" w:space="0" w:color="auto"/>
          </w:divBdr>
        </w:div>
        <w:div w:id="602079885">
          <w:marLeft w:val="640"/>
          <w:marRight w:val="0"/>
          <w:marTop w:val="0"/>
          <w:marBottom w:val="0"/>
          <w:divBdr>
            <w:top w:val="none" w:sz="0" w:space="0" w:color="auto"/>
            <w:left w:val="none" w:sz="0" w:space="0" w:color="auto"/>
            <w:bottom w:val="none" w:sz="0" w:space="0" w:color="auto"/>
            <w:right w:val="none" w:sz="0" w:space="0" w:color="auto"/>
          </w:divBdr>
        </w:div>
        <w:div w:id="1853296457">
          <w:marLeft w:val="640"/>
          <w:marRight w:val="0"/>
          <w:marTop w:val="0"/>
          <w:marBottom w:val="0"/>
          <w:divBdr>
            <w:top w:val="none" w:sz="0" w:space="0" w:color="auto"/>
            <w:left w:val="none" w:sz="0" w:space="0" w:color="auto"/>
            <w:bottom w:val="none" w:sz="0" w:space="0" w:color="auto"/>
            <w:right w:val="none" w:sz="0" w:space="0" w:color="auto"/>
          </w:divBdr>
        </w:div>
        <w:div w:id="2064056417">
          <w:marLeft w:val="640"/>
          <w:marRight w:val="0"/>
          <w:marTop w:val="0"/>
          <w:marBottom w:val="0"/>
          <w:divBdr>
            <w:top w:val="none" w:sz="0" w:space="0" w:color="auto"/>
            <w:left w:val="none" w:sz="0" w:space="0" w:color="auto"/>
            <w:bottom w:val="none" w:sz="0" w:space="0" w:color="auto"/>
            <w:right w:val="none" w:sz="0" w:space="0" w:color="auto"/>
          </w:divBdr>
        </w:div>
        <w:div w:id="261763874">
          <w:marLeft w:val="640"/>
          <w:marRight w:val="0"/>
          <w:marTop w:val="0"/>
          <w:marBottom w:val="0"/>
          <w:divBdr>
            <w:top w:val="none" w:sz="0" w:space="0" w:color="auto"/>
            <w:left w:val="none" w:sz="0" w:space="0" w:color="auto"/>
            <w:bottom w:val="none" w:sz="0" w:space="0" w:color="auto"/>
            <w:right w:val="none" w:sz="0" w:space="0" w:color="auto"/>
          </w:divBdr>
        </w:div>
        <w:div w:id="795177283">
          <w:marLeft w:val="640"/>
          <w:marRight w:val="0"/>
          <w:marTop w:val="0"/>
          <w:marBottom w:val="0"/>
          <w:divBdr>
            <w:top w:val="none" w:sz="0" w:space="0" w:color="auto"/>
            <w:left w:val="none" w:sz="0" w:space="0" w:color="auto"/>
            <w:bottom w:val="none" w:sz="0" w:space="0" w:color="auto"/>
            <w:right w:val="none" w:sz="0" w:space="0" w:color="auto"/>
          </w:divBdr>
        </w:div>
        <w:div w:id="868492133">
          <w:marLeft w:val="640"/>
          <w:marRight w:val="0"/>
          <w:marTop w:val="0"/>
          <w:marBottom w:val="0"/>
          <w:divBdr>
            <w:top w:val="none" w:sz="0" w:space="0" w:color="auto"/>
            <w:left w:val="none" w:sz="0" w:space="0" w:color="auto"/>
            <w:bottom w:val="none" w:sz="0" w:space="0" w:color="auto"/>
            <w:right w:val="none" w:sz="0" w:space="0" w:color="auto"/>
          </w:divBdr>
        </w:div>
        <w:div w:id="1573393460">
          <w:marLeft w:val="640"/>
          <w:marRight w:val="0"/>
          <w:marTop w:val="0"/>
          <w:marBottom w:val="0"/>
          <w:divBdr>
            <w:top w:val="none" w:sz="0" w:space="0" w:color="auto"/>
            <w:left w:val="none" w:sz="0" w:space="0" w:color="auto"/>
            <w:bottom w:val="none" w:sz="0" w:space="0" w:color="auto"/>
            <w:right w:val="none" w:sz="0" w:space="0" w:color="auto"/>
          </w:divBdr>
        </w:div>
        <w:div w:id="794715865">
          <w:marLeft w:val="640"/>
          <w:marRight w:val="0"/>
          <w:marTop w:val="0"/>
          <w:marBottom w:val="0"/>
          <w:divBdr>
            <w:top w:val="none" w:sz="0" w:space="0" w:color="auto"/>
            <w:left w:val="none" w:sz="0" w:space="0" w:color="auto"/>
            <w:bottom w:val="none" w:sz="0" w:space="0" w:color="auto"/>
            <w:right w:val="none" w:sz="0" w:space="0" w:color="auto"/>
          </w:divBdr>
        </w:div>
        <w:div w:id="783614946">
          <w:marLeft w:val="640"/>
          <w:marRight w:val="0"/>
          <w:marTop w:val="0"/>
          <w:marBottom w:val="0"/>
          <w:divBdr>
            <w:top w:val="none" w:sz="0" w:space="0" w:color="auto"/>
            <w:left w:val="none" w:sz="0" w:space="0" w:color="auto"/>
            <w:bottom w:val="none" w:sz="0" w:space="0" w:color="auto"/>
            <w:right w:val="none" w:sz="0" w:space="0" w:color="auto"/>
          </w:divBdr>
        </w:div>
        <w:div w:id="74402176">
          <w:marLeft w:val="640"/>
          <w:marRight w:val="0"/>
          <w:marTop w:val="0"/>
          <w:marBottom w:val="0"/>
          <w:divBdr>
            <w:top w:val="none" w:sz="0" w:space="0" w:color="auto"/>
            <w:left w:val="none" w:sz="0" w:space="0" w:color="auto"/>
            <w:bottom w:val="none" w:sz="0" w:space="0" w:color="auto"/>
            <w:right w:val="none" w:sz="0" w:space="0" w:color="auto"/>
          </w:divBdr>
        </w:div>
        <w:div w:id="1567762260">
          <w:marLeft w:val="640"/>
          <w:marRight w:val="0"/>
          <w:marTop w:val="0"/>
          <w:marBottom w:val="0"/>
          <w:divBdr>
            <w:top w:val="none" w:sz="0" w:space="0" w:color="auto"/>
            <w:left w:val="none" w:sz="0" w:space="0" w:color="auto"/>
            <w:bottom w:val="none" w:sz="0" w:space="0" w:color="auto"/>
            <w:right w:val="none" w:sz="0" w:space="0" w:color="auto"/>
          </w:divBdr>
        </w:div>
        <w:div w:id="1523518713">
          <w:marLeft w:val="640"/>
          <w:marRight w:val="0"/>
          <w:marTop w:val="0"/>
          <w:marBottom w:val="0"/>
          <w:divBdr>
            <w:top w:val="none" w:sz="0" w:space="0" w:color="auto"/>
            <w:left w:val="none" w:sz="0" w:space="0" w:color="auto"/>
            <w:bottom w:val="none" w:sz="0" w:space="0" w:color="auto"/>
            <w:right w:val="none" w:sz="0" w:space="0" w:color="auto"/>
          </w:divBdr>
        </w:div>
        <w:div w:id="1227839291">
          <w:marLeft w:val="640"/>
          <w:marRight w:val="0"/>
          <w:marTop w:val="0"/>
          <w:marBottom w:val="0"/>
          <w:divBdr>
            <w:top w:val="none" w:sz="0" w:space="0" w:color="auto"/>
            <w:left w:val="none" w:sz="0" w:space="0" w:color="auto"/>
            <w:bottom w:val="none" w:sz="0" w:space="0" w:color="auto"/>
            <w:right w:val="none" w:sz="0" w:space="0" w:color="auto"/>
          </w:divBdr>
        </w:div>
        <w:div w:id="420227005">
          <w:marLeft w:val="640"/>
          <w:marRight w:val="0"/>
          <w:marTop w:val="0"/>
          <w:marBottom w:val="0"/>
          <w:divBdr>
            <w:top w:val="none" w:sz="0" w:space="0" w:color="auto"/>
            <w:left w:val="none" w:sz="0" w:space="0" w:color="auto"/>
            <w:bottom w:val="none" w:sz="0" w:space="0" w:color="auto"/>
            <w:right w:val="none" w:sz="0" w:space="0" w:color="auto"/>
          </w:divBdr>
        </w:div>
        <w:div w:id="152260367">
          <w:marLeft w:val="640"/>
          <w:marRight w:val="0"/>
          <w:marTop w:val="0"/>
          <w:marBottom w:val="0"/>
          <w:divBdr>
            <w:top w:val="none" w:sz="0" w:space="0" w:color="auto"/>
            <w:left w:val="none" w:sz="0" w:space="0" w:color="auto"/>
            <w:bottom w:val="none" w:sz="0" w:space="0" w:color="auto"/>
            <w:right w:val="none" w:sz="0" w:space="0" w:color="auto"/>
          </w:divBdr>
        </w:div>
        <w:div w:id="485584537">
          <w:marLeft w:val="640"/>
          <w:marRight w:val="0"/>
          <w:marTop w:val="0"/>
          <w:marBottom w:val="0"/>
          <w:divBdr>
            <w:top w:val="none" w:sz="0" w:space="0" w:color="auto"/>
            <w:left w:val="none" w:sz="0" w:space="0" w:color="auto"/>
            <w:bottom w:val="none" w:sz="0" w:space="0" w:color="auto"/>
            <w:right w:val="none" w:sz="0" w:space="0" w:color="auto"/>
          </w:divBdr>
        </w:div>
        <w:div w:id="413749606">
          <w:marLeft w:val="640"/>
          <w:marRight w:val="0"/>
          <w:marTop w:val="0"/>
          <w:marBottom w:val="0"/>
          <w:divBdr>
            <w:top w:val="none" w:sz="0" w:space="0" w:color="auto"/>
            <w:left w:val="none" w:sz="0" w:space="0" w:color="auto"/>
            <w:bottom w:val="none" w:sz="0" w:space="0" w:color="auto"/>
            <w:right w:val="none" w:sz="0" w:space="0" w:color="auto"/>
          </w:divBdr>
        </w:div>
        <w:div w:id="1681858924">
          <w:marLeft w:val="640"/>
          <w:marRight w:val="0"/>
          <w:marTop w:val="0"/>
          <w:marBottom w:val="0"/>
          <w:divBdr>
            <w:top w:val="none" w:sz="0" w:space="0" w:color="auto"/>
            <w:left w:val="none" w:sz="0" w:space="0" w:color="auto"/>
            <w:bottom w:val="none" w:sz="0" w:space="0" w:color="auto"/>
            <w:right w:val="none" w:sz="0" w:space="0" w:color="auto"/>
          </w:divBdr>
        </w:div>
        <w:div w:id="1140997953">
          <w:marLeft w:val="640"/>
          <w:marRight w:val="0"/>
          <w:marTop w:val="0"/>
          <w:marBottom w:val="0"/>
          <w:divBdr>
            <w:top w:val="none" w:sz="0" w:space="0" w:color="auto"/>
            <w:left w:val="none" w:sz="0" w:space="0" w:color="auto"/>
            <w:bottom w:val="none" w:sz="0" w:space="0" w:color="auto"/>
            <w:right w:val="none" w:sz="0" w:space="0" w:color="auto"/>
          </w:divBdr>
        </w:div>
        <w:div w:id="680426795">
          <w:marLeft w:val="640"/>
          <w:marRight w:val="0"/>
          <w:marTop w:val="0"/>
          <w:marBottom w:val="0"/>
          <w:divBdr>
            <w:top w:val="none" w:sz="0" w:space="0" w:color="auto"/>
            <w:left w:val="none" w:sz="0" w:space="0" w:color="auto"/>
            <w:bottom w:val="none" w:sz="0" w:space="0" w:color="auto"/>
            <w:right w:val="none" w:sz="0" w:space="0" w:color="auto"/>
          </w:divBdr>
        </w:div>
        <w:div w:id="131219918">
          <w:marLeft w:val="640"/>
          <w:marRight w:val="0"/>
          <w:marTop w:val="0"/>
          <w:marBottom w:val="0"/>
          <w:divBdr>
            <w:top w:val="none" w:sz="0" w:space="0" w:color="auto"/>
            <w:left w:val="none" w:sz="0" w:space="0" w:color="auto"/>
            <w:bottom w:val="none" w:sz="0" w:space="0" w:color="auto"/>
            <w:right w:val="none" w:sz="0" w:space="0" w:color="auto"/>
          </w:divBdr>
        </w:div>
        <w:div w:id="331222032">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12317096">
      <w:bodyDiv w:val="1"/>
      <w:marLeft w:val="0"/>
      <w:marRight w:val="0"/>
      <w:marTop w:val="0"/>
      <w:marBottom w:val="0"/>
      <w:divBdr>
        <w:top w:val="none" w:sz="0" w:space="0" w:color="auto"/>
        <w:left w:val="none" w:sz="0" w:space="0" w:color="auto"/>
        <w:bottom w:val="none" w:sz="0" w:space="0" w:color="auto"/>
        <w:right w:val="none" w:sz="0" w:space="0" w:color="auto"/>
      </w:divBdr>
      <w:divsChild>
        <w:div w:id="1370036715">
          <w:marLeft w:val="640"/>
          <w:marRight w:val="0"/>
          <w:marTop w:val="0"/>
          <w:marBottom w:val="0"/>
          <w:divBdr>
            <w:top w:val="none" w:sz="0" w:space="0" w:color="auto"/>
            <w:left w:val="none" w:sz="0" w:space="0" w:color="auto"/>
            <w:bottom w:val="none" w:sz="0" w:space="0" w:color="auto"/>
            <w:right w:val="none" w:sz="0" w:space="0" w:color="auto"/>
          </w:divBdr>
        </w:div>
        <w:div w:id="1651864072">
          <w:marLeft w:val="640"/>
          <w:marRight w:val="0"/>
          <w:marTop w:val="0"/>
          <w:marBottom w:val="0"/>
          <w:divBdr>
            <w:top w:val="none" w:sz="0" w:space="0" w:color="auto"/>
            <w:left w:val="none" w:sz="0" w:space="0" w:color="auto"/>
            <w:bottom w:val="none" w:sz="0" w:space="0" w:color="auto"/>
            <w:right w:val="none" w:sz="0" w:space="0" w:color="auto"/>
          </w:divBdr>
        </w:div>
        <w:div w:id="1255357695">
          <w:marLeft w:val="640"/>
          <w:marRight w:val="0"/>
          <w:marTop w:val="0"/>
          <w:marBottom w:val="0"/>
          <w:divBdr>
            <w:top w:val="none" w:sz="0" w:space="0" w:color="auto"/>
            <w:left w:val="none" w:sz="0" w:space="0" w:color="auto"/>
            <w:bottom w:val="none" w:sz="0" w:space="0" w:color="auto"/>
            <w:right w:val="none" w:sz="0" w:space="0" w:color="auto"/>
          </w:divBdr>
        </w:div>
        <w:div w:id="374432827">
          <w:marLeft w:val="640"/>
          <w:marRight w:val="0"/>
          <w:marTop w:val="0"/>
          <w:marBottom w:val="0"/>
          <w:divBdr>
            <w:top w:val="none" w:sz="0" w:space="0" w:color="auto"/>
            <w:left w:val="none" w:sz="0" w:space="0" w:color="auto"/>
            <w:bottom w:val="none" w:sz="0" w:space="0" w:color="auto"/>
            <w:right w:val="none" w:sz="0" w:space="0" w:color="auto"/>
          </w:divBdr>
        </w:div>
        <w:div w:id="1280574234">
          <w:marLeft w:val="640"/>
          <w:marRight w:val="0"/>
          <w:marTop w:val="0"/>
          <w:marBottom w:val="0"/>
          <w:divBdr>
            <w:top w:val="none" w:sz="0" w:space="0" w:color="auto"/>
            <w:left w:val="none" w:sz="0" w:space="0" w:color="auto"/>
            <w:bottom w:val="none" w:sz="0" w:space="0" w:color="auto"/>
            <w:right w:val="none" w:sz="0" w:space="0" w:color="auto"/>
          </w:divBdr>
        </w:div>
        <w:div w:id="2052726724">
          <w:marLeft w:val="640"/>
          <w:marRight w:val="0"/>
          <w:marTop w:val="0"/>
          <w:marBottom w:val="0"/>
          <w:divBdr>
            <w:top w:val="none" w:sz="0" w:space="0" w:color="auto"/>
            <w:left w:val="none" w:sz="0" w:space="0" w:color="auto"/>
            <w:bottom w:val="none" w:sz="0" w:space="0" w:color="auto"/>
            <w:right w:val="none" w:sz="0" w:space="0" w:color="auto"/>
          </w:divBdr>
        </w:div>
        <w:div w:id="840117742">
          <w:marLeft w:val="640"/>
          <w:marRight w:val="0"/>
          <w:marTop w:val="0"/>
          <w:marBottom w:val="0"/>
          <w:divBdr>
            <w:top w:val="none" w:sz="0" w:space="0" w:color="auto"/>
            <w:left w:val="none" w:sz="0" w:space="0" w:color="auto"/>
            <w:bottom w:val="none" w:sz="0" w:space="0" w:color="auto"/>
            <w:right w:val="none" w:sz="0" w:space="0" w:color="auto"/>
          </w:divBdr>
        </w:div>
        <w:div w:id="475024977">
          <w:marLeft w:val="640"/>
          <w:marRight w:val="0"/>
          <w:marTop w:val="0"/>
          <w:marBottom w:val="0"/>
          <w:divBdr>
            <w:top w:val="none" w:sz="0" w:space="0" w:color="auto"/>
            <w:left w:val="none" w:sz="0" w:space="0" w:color="auto"/>
            <w:bottom w:val="none" w:sz="0" w:space="0" w:color="auto"/>
            <w:right w:val="none" w:sz="0" w:space="0" w:color="auto"/>
          </w:divBdr>
        </w:div>
        <w:div w:id="272245013">
          <w:marLeft w:val="640"/>
          <w:marRight w:val="0"/>
          <w:marTop w:val="0"/>
          <w:marBottom w:val="0"/>
          <w:divBdr>
            <w:top w:val="none" w:sz="0" w:space="0" w:color="auto"/>
            <w:left w:val="none" w:sz="0" w:space="0" w:color="auto"/>
            <w:bottom w:val="none" w:sz="0" w:space="0" w:color="auto"/>
            <w:right w:val="none" w:sz="0" w:space="0" w:color="auto"/>
          </w:divBdr>
        </w:div>
        <w:div w:id="1049303401">
          <w:marLeft w:val="640"/>
          <w:marRight w:val="0"/>
          <w:marTop w:val="0"/>
          <w:marBottom w:val="0"/>
          <w:divBdr>
            <w:top w:val="none" w:sz="0" w:space="0" w:color="auto"/>
            <w:left w:val="none" w:sz="0" w:space="0" w:color="auto"/>
            <w:bottom w:val="none" w:sz="0" w:space="0" w:color="auto"/>
            <w:right w:val="none" w:sz="0" w:space="0" w:color="auto"/>
          </w:divBdr>
        </w:div>
        <w:div w:id="1850172924">
          <w:marLeft w:val="640"/>
          <w:marRight w:val="0"/>
          <w:marTop w:val="0"/>
          <w:marBottom w:val="0"/>
          <w:divBdr>
            <w:top w:val="none" w:sz="0" w:space="0" w:color="auto"/>
            <w:left w:val="none" w:sz="0" w:space="0" w:color="auto"/>
            <w:bottom w:val="none" w:sz="0" w:space="0" w:color="auto"/>
            <w:right w:val="none" w:sz="0" w:space="0" w:color="auto"/>
          </w:divBdr>
        </w:div>
        <w:div w:id="709846086">
          <w:marLeft w:val="640"/>
          <w:marRight w:val="0"/>
          <w:marTop w:val="0"/>
          <w:marBottom w:val="0"/>
          <w:divBdr>
            <w:top w:val="none" w:sz="0" w:space="0" w:color="auto"/>
            <w:left w:val="none" w:sz="0" w:space="0" w:color="auto"/>
            <w:bottom w:val="none" w:sz="0" w:space="0" w:color="auto"/>
            <w:right w:val="none" w:sz="0" w:space="0" w:color="auto"/>
          </w:divBdr>
        </w:div>
        <w:div w:id="1867408208">
          <w:marLeft w:val="640"/>
          <w:marRight w:val="0"/>
          <w:marTop w:val="0"/>
          <w:marBottom w:val="0"/>
          <w:divBdr>
            <w:top w:val="none" w:sz="0" w:space="0" w:color="auto"/>
            <w:left w:val="none" w:sz="0" w:space="0" w:color="auto"/>
            <w:bottom w:val="none" w:sz="0" w:space="0" w:color="auto"/>
            <w:right w:val="none" w:sz="0" w:space="0" w:color="auto"/>
          </w:divBdr>
        </w:div>
        <w:div w:id="489836282">
          <w:marLeft w:val="640"/>
          <w:marRight w:val="0"/>
          <w:marTop w:val="0"/>
          <w:marBottom w:val="0"/>
          <w:divBdr>
            <w:top w:val="none" w:sz="0" w:space="0" w:color="auto"/>
            <w:left w:val="none" w:sz="0" w:space="0" w:color="auto"/>
            <w:bottom w:val="none" w:sz="0" w:space="0" w:color="auto"/>
            <w:right w:val="none" w:sz="0" w:space="0" w:color="auto"/>
          </w:divBdr>
        </w:div>
        <w:div w:id="1669140677">
          <w:marLeft w:val="640"/>
          <w:marRight w:val="0"/>
          <w:marTop w:val="0"/>
          <w:marBottom w:val="0"/>
          <w:divBdr>
            <w:top w:val="none" w:sz="0" w:space="0" w:color="auto"/>
            <w:left w:val="none" w:sz="0" w:space="0" w:color="auto"/>
            <w:bottom w:val="none" w:sz="0" w:space="0" w:color="auto"/>
            <w:right w:val="none" w:sz="0" w:space="0" w:color="auto"/>
          </w:divBdr>
        </w:div>
        <w:div w:id="1504123156">
          <w:marLeft w:val="640"/>
          <w:marRight w:val="0"/>
          <w:marTop w:val="0"/>
          <w:marBottom w:val="0"/>
          <w:divBdr>
            <w:top w:val="none" w:sz="0" w:space="0" w:color="auto"/>
            <w:left w:val="none" w:sz="0" w:space="0" w:color="auto"/>
            <w:bottom w:val="none" w:sz="0" w:space="0" w:color="auto"/>
            <w:right w:val="none" w:sz="0" w:space="0" w:color="auto"/>
          </w:divBdr>
        </w:div>
        <w:div w:id="918293913">
          <w:marLeft w:val="640"/>
          <w:marRight w:val="0"/>
          <w:marTop w:val="0"/>
          <w:marBottom w:val="0"/>
          <w:divBdr>
            <w:top w:val="none" w:sz="0" w:space="0" w:color="auto"/>
            <w:left w:val="none" w:sz="0" w:space="0" w:color="auto"/>
            <w:bottom w:val="none" w:sz="0" w:space="0" w:color="auto"/>
            <w:right w:val="none" w:sz="0" w:space="0" w:color="auto"/>
          </w:divBdr>
        </w:div>
        <w:div w:id="1028330887">
          <w:marLeft w:val="640"/>
          <w:marRight w:val="0"/>
          <w:marTop w:val="0"/>
          <w:marBottom w:val="0"/>
          <w:divBdr>
            <w:top w:val="none" w:sz="0" w:space="0" w:color="auto"/>
            <w:left w:val="none" w:sz="0" w:space="0" w:color="auto"/>
            <w:bottom w:val="none" w:sz="0" w:space="0" w:color="auto"/>
            <w:right w:val="none" w:sz="0" w:space="0" w:color="auto"/>
          </w:divBdr>
        </w:div>
        <w:div w:id="1858690408">
          <w:marLeft w:val="640"/>
          <w:marRight w:val="0"/>
          <w:marTop w:val="0"/>
          <w:marBottom w:val="0"/>
          <w:divBdr>
            <w:top w:val="none" w:sz="0" w:space="0" w:color="auto"/>
            <w:left w:val="none" w:sz="0" w:space="0" w:color="auto"/>
            <w:bottom w:val="none" w:sz="0" w:space="0" w:color="auto"/>
            <w:right w:val="none" w:sz="0" w:space="0" w:color="auto"/>
          </w:divBdr>
        </w:div>
        <w:div w:id="2053727498">
          <w:marLeft w:val="640"/>
          <w:marRight w:val="0"/>
          <w:marTop w:val="0"/>
          <w:marBottom w:val="0"/>
          <w:divBdr>
            <w:top w:val="none" w:sz="0" w:space="0" w:color="auto"/>
            <w:left w:val="none" w:sz="0" w:space="0" w:color="auto"/>
            <w:bottom w:val="none" w:sz="0" w:space="0" w:color="auto"/>
            <w:right w:val="none" w:sz="0" w:space="0" w:color="auto"/>
          </w:divBdr>
        </w:div>
        <w:div w:id="1574196760">
          <w:marLeft w:val="640"/>
          <w:marRight w:val="0"/>
          <w:marTop w:val="0"/>
          <w:marBottom w:val="0"/>
          <w:divBdr>
            <w:top w:val="none" w:sz="0" w:space="0" w:color="auto"/>
            <w:left w:val="none" w:sz="0" w:space="0" w:color="auto"/>
            <w:bottom w:val="none" w:sz="0" w:space="0" w:color="auto"/>
            <w:right w:val="none" w:sz="0" w:space="0" w:color="auto"/>
          </w:divBdr>
        </w:div>
        <w:div w:id="1804928640">
          <w:marLeft w:val="640"/>
          <w:marRight w:val="0"/>
          <w:marTop w:val="0"/>
          <w:marBottom w:val="0"/>
          <w:divBdr>
            <w:top w:val="none" w:sz="0" w:space="0" w:color="auto"/>
            <w:left w:val="none" w:sz="0" w:space="0" w:color="auto"/>
            <w:bottom w:val="none" w:sz="0" w:space="0" w:color="auto"/>
            <w:right w:val="none" w:sz="0" w:space="0" w:color="auto"/>
          </w:divBdr>
        </w:div>
        <w:div w:id="1558782726">
          <w:marLeft w:val="640"/>
          <w:marRight w:val="0"/>
          <w:marTop w:val="0"/>
          <w:marBottom w:val="0"/>
          <w:divBdr>
            <w:top w:val="none" w:sz="0" w:space="0" w:color="auto"/>
            <w:left w:val="none" w:sz="0" w:space="0" w:color="auto"/>
            <w:bottom w:val="none" w:sz="0" w:space="0" w:color="auto"/>
            <w:right w:val="none" w:sz="0" w:space="0" w:color="auto"/>
          </w:divBdr>
        </w:div>
        <w:div w:id="738481085">
          <w:marLeft w:val="640"/>
          <w:marRight w:val="0"/>
          <w:marTop w:val="0"/>
          <w:marBottom w:val="0"/>
          <w:divBdr>
            <w:top w:val="none" w:sz="0" w:space="0" w:color="auto"/>
            <w:left w:val="none" w:sz="0" w:space="0" w:color="auto"/>
            <w:bottom w:val="none" w:sz="0" w:space="0" w:color="auto"/>
            <w:right w:val="none" w:sz="0" w:space="0" w:color="auto"/>
          </w:divBdr>
        </w:div>
        <w:div w:id="324939286">
          <w:marLeft w:val="640"/>
          <w:marRight w:val="0"/>
          <w:marTop w:val="0"/>
          <w:marBottom w:val="0"/>
          <w:divBdr>
            <w:top w:val="none" w:sz="0" w:space="0" w:color="auto"/>
            <w:left w:val="none" w:sz="0" w:space="0" w:color="auto"/>
            <w:bottom w:val="none" w:sz="0" w:space="0" w:color="auto"/>
            <w:right w:val="none" w:sz="0" w:space="0" w:color="auto"/>
          </w:divBdr>
        </w:div>
        <w:div w:id="403987034">
          <w:marLeft w:val="640"/>
          <w:marRight w:val="0"/>
          <w:marTop w:val="0"/>
          <w:marBottom w:val="0"/>
          <w:divBdr>
            <w:top w:val="none" w:sz="0" w:space="0" w:color="auto"/>
            <w:left w:val="none" w:sz="0" w:space="0" w:color="auto"/>
            <w:bottom w:val="none" w:sz="0" w:space="0" w:color="auto"/>
            <w:right w:val="none" w:sz="0" w:space="0" w:color="auto"/>
          </w:divBdr>
        </w:div>
        <w:div w:id="1392575290">
          <w:marLeft w:val="640"/>
          <w:marRight w:val="0"/>
          <w:marTop w:val="0"/>
          <w:marBottom w:val="0"/>
          <w:divBdr>
            <w:top w:val="none" w:sz="0" w:space="0" w:color="auto"/>
            <w:left w:val="none" w:sz="0" w:space="0" w:color="auto"/>
            <w:bottom w:val="none" w:sz="0" w:space="0" w:color="auto"/>
            <w:right w:val="none" w:sz="0" w:space="0" w:color="auto"/>
          </w:divBdr>
        </w:div>
        <w:div w:id="1532690714">
          <w:marLeft w:val="640"/>
          <w:marRight w:val="0"/>
          <w:marTop w:val="0"/>
          <w:marBottom w:val="0"/>
          <w:divBdr>
            <w:top w:val="none" w:sz="0" w:space="0" w:color="auto"/>
            <w:left w:val="none" w:sz="0" w:space="0" w:color="auto"/>
            <w:bottom w:val="none" w:sz="0" w:space="0" w:color="auto"/>
            <w:right w:val="none" w:sz="0" w:space="0" w:color="auto"/>
          </w:divBdr>
        </w:div>
        <w:div w:id="1119646362">
          <w:marLeft w:val="640"/>
          <w:marRight w:val="0"/>
          <w:marTop w:val="0"/>
          <w:marBottom w:val="0"/>
          <w:divBdr>
            <w:top w:val="none" w:sz="0" w:space="0" w:color="auto"/>
            <w:left w:val="none" w:sz="0" w:space="0" w:color="auto"/>
            <w:bottom w:val="none" w:sz="0" w:space="0" w:color="auto"/>
            <w:right w:val="none" w:sz="0" w:space="0" w:color="auto"/>
          </w:divBdr>
        </w:div>
        <w:div w:id="622545218">
          <w:marLeft w:val="640"/>
          <w:marRight w:val="0"/>
          <w:marTop w:val="0"/>
          <w:marBottom w:val="0"/>
          <w:divBdr>
            <w:top w:val="none" w:sz="0" w:space="0" w:color="auto"/>
            <w:left w:val="none" w:sz="0" w:space="0" w:color="auto"/>
            <w:bottom w:val="none" w:sz="0" w:space="0" w:color="auto"/>
            <w:right w:val="none" w:sz="0" w:space="0" w:color="auto"/>
          </w:divBdr>
        </w:div>
        <w:div w:id="424812282">
          <w:marLeft w:val="640"/>
          <w:marRight w:val="0"/>
          <w:marTop w:val="0"/>
          <w:marBottom w:val="0"/>
          <w:divBdr>
            <w:top w:val="none" w:sz="0" w:space="0" w:color="auto"/>
            <w:left w:val="none" w:sz="0" w:space="0" w:color="auto"/>
            <w:bottom w:val="none" w:sz="0" w:space="0" w:color="auto"/>
            <w:right w:val="none" w:sz="0" w:space="0" w:color="auto"/>
          </w:divBdr>
        </w:div>
        <w:div w:id="1635602472">
          <w:marLeft w:val="640"/>
          <w:marRight w:val="0"/>
          <w:marTop w:val="0"/>
          <w:marBottom w:val="0"/>
          <w:divBdr>
            <w:top w:val="none" w:sz="0" w:space="0" w:color="auto"/>
            <w:left w:val="none" w:sz="0" w:space="0" w:color="auto"/>
            <w:bottom w:val="none" w:sz="0" w:space="0" w:color="auto"/>
            <w:right w:val="none" w:sz="0" w:space="0" w:color="auto"/>
          </w:divBdr>
        </w:div>
        <w:div w:id="993800258">
          <w:marLeft w:val="640"/>
          <w:marRight w:val="0"/>
          <w:marTop w:val="0"/>
          <w:marBottom w:val="0"/>
          <w:divBdr>
            <w:top w:val="none" w:sz="0" w:space="0" w:color="auto"/>
            <w:left w:val="none" w:sz="0" w:space="0" w:color="auto"/>
            <w:bottom w:val="none" w:sz="0" w:space="0" w:color="auto"/>
            <w:right w:val="none" w:sz="0" w:space="0" w:color="auto"/>
          </w:divBdr>
        </w:div>
        <w:div w:id="1474634579">
          <w:marLeft w:val="640"/>
          <w:marRight w:val="0"/>
          <w:marTop w:val="0"/>
          <w:marBottom w:val="0"/>
          <w:divBdr>
            <w:top w:val="none" w:sz="0" w:space="0" w:color="auto"/>
            <w:left w:val="none" w:sz="0" w:space="0" w:color="auto"/>
            <w:bottom w:val="none" w:sz="0" w:space="0" w:color="auto"/>
            <w:right w:val="none" w:sz="0" w:space="0" w:color="auto"/>
          </w:divBdr>
        </w:div>
        <w:div w:id="993992992">
          <w:marLeft w:val="640"/>
          <w:marRight w:val="0"/>
          <w:marTop w:val="0"/>
          <w:marBottom w:val="0"/>
          <w:divBdr>
            <w:top w:val="none" w:sz="0" w:space="0" w:color="auto"/>
            <w:left w:val="none" w:sz="0" w:space="0" w:color="auto"/>
            <w:bottom w:val="none" w:sz="0" w:space="0" w:color="auto"/>
            <w:right w:val="none" w:sz="0" w:space="0" w:color="auto"/>
          </w:divBdr>
        </w:div>
        <w:div w:id="1522553703">
          <w:marLeft w:val="640"/>
          <w:marRight w:val="0"/>
          <w:marTop w:val="0"/>
          <w:marBottom w:val="0"/>
          <w:divBdr>
            <w:top w:val="none" w:sz="0" w:space="0" w:color="auto"/>
            <w:left w:val="none" w:sz="0" w:space="0" w:color="auto"/>
            <w:bottom w:val="none" w:sz="0" w:space="0" w:color="auto"/>
            <w:right w:val="none" w:sz="0" w:space="0" w:color="auto"/>
          </w:divBdr>
        </w:div>
        <w:div w:id="978346471">
          <w:marLeft w:val="640"/>
          <w:marRight w:val="0"/>
          <w:marTop w:val="0"/>
          <w:marBottom w:val="0"/>
          <w:divBdr>
            <w:top w:val="none" w:sz="0" w:space="0" w:color="auto"/>
            <w:left w:val="none" w:sz="0" w:space="0" w:color="auto"/>
            <w:bottom w:val="none" w:sz="0" w:space="0" w:color="auto"/>
            <w:right w:val="none" w:sz="0" w:space="0" w:color="auto"/>
          </w:divBdr>
        </w:div>
        <w:div w:id="1866139813">
          <w:marLeft w:val="640"/>
          <w:marRight w:val="0"/>
          <w:marTop w:val="0"/>
          <w:marBottom w:val="0"/>
          <w:divBdr>
            <w:top w:val="none" w:sz="0" w:space="0" w:color="auto"/>
            <w:left w:val="none" w:sz="0" w:space="0" w:color="auto"/>
            <w:bottom w:val="none" w:sz="0" w:space="0" w:color="auto"/>
            <w:right w:val="none" w:sz="0" w:space="0" w:color="auto"/>
          </w:divBdr>
        </w:div>
        <w:div w:id="1060709525">
          <w:marLeft w:val="640"/>
          <w:marRight w:val="0"/>
          <w:marTop w:val="0"/>
          <w:marBottom w:val="0"/>
          <w:divBdr>
            <w:top w:val="none" w:sz="0" w:space="0" w:color="auto"/>
            <w:left w:val="none" w:sz="0" w:space="0" w:color="auto"/>
            <w:bottom w:val="none" w:sz="0" w:space="0" w:color="auto"/>
            <w:right w:val="none" w:sz="0" w:space="0" w:color="auto"/>
          </w:divBdr>
        </w:div>
        <w:div w:id="1922565283">
          <w:marLeft w:val="640"/>
          <w:marRight w:val="0"/>
          <w:marTop w:val="0"/>
          <w:marBottom w:val="0"/>
          <w:divBdr>
            <w:top w:val="none" w:sz="0" w:space="0" w:color="auto"/>
            <w:left w:val="none" w:sz="0" w:space="0" w:color="auto"/>
            <w:bottom w:val="none" w:sz="0" w:space="0" w:color="auto"/>
            <w:right w:val="none" w:sz="0" w:space="0" w:color="auto"/>
          </w:divBdr>
        </w:div>
        <w:div w:id="1539735477">
          <w:marLeft w:val="640"/>
          <w:marRight w:val="0"/>
          <w:marTop w:val="0"/>
          <w:marBottom w:val="0"/>
          <w:divBdr>
            <w:top w:val="none" w:sz="0" w:space="0" w:color="auto"/>
            <w:left w:val="none" w:sz="0" w:space="0" w:color="auto"/>
            <w:bottom w:val="none" w:sz="0" w:space="0" w:color="auto"/>
            <w:right w:val="none" w:sz="0" w:space="0" w:color="auto"/>
          </w:divBdr>
        </w:div>
        <w:div w:id="1937053666">
          <w:marLeft w:val="640"/>
          <w:marRight w:val="0"/>
          <w:marTop w:val="0"/>
          <w:marBottom w:val="0"/>
          <w:divBdr>
            <w:top w:val="none" w:sz="0" w:space="0" w:color="auto"/>
            <w:left w:val="none" w:sz="0" w:space="0" w:color="auto"/>
            <w:bottom w:val="none" w:sz="0" w:space="0" w:color="auto"/>
            <w:right w:val="none" w:sz="0" w:space="0" w:color="auto"/>
          </w:divBdr>
        </w:div>
        <w:div w:id="1496606833">
          <w:marLeft w:val="640"/>
          <w:marRight w:val="0"/>
          <w:marTop w:val="0"/>
          <w:marBottom w:val="0"/>
          <w:divBdr>
            <w:top w:val="none" w:sz="0" w:space="0" w:color="auto"/>
            <w:left w:val="none" w:sz="0" w:space="0" w:color="auto"/>
            <w:bottom w:val="none" w:sz="0" w:space="0" w:color="auto"/>
            <w:right w:val="none" w:sz="0" w:space="0" w:color="auto"/>
          </w:divBdr>
        </w:div>
        <w:div w:id="1765957524">
          <w:marLeft w:val="640"/>
          <w:marRight w:val="0"/>
          <w:marTop w:val="0"/>
          <w:marBottom w:val="0"/>
          <w:divBdr>
            <w:top w:val="none" w:sz="0" w:space="0" w:color="auto"/>
            <w:left w:val="none" w:sz="0" w:space="0" w:color="auto"/>
            <w:bottom w:val="none" w:sz="0" w:space="0" w:color="auto"/>
            <w:right w:val="none" w:sz="0" w:space="0" w:color="auto"/>
          </w:divBdr>
        </w:div>
        <w:div w:id="1743872975">
          <w:marLeft w:val="640"/>
          <w:marRight w:val="0"/>
          <w:marTop w:val="0"/>
          <w:marBottom w:val="0"/>
          <w:divBdr>
            <w:top w:val="none" w:sz="0" w:space="0" w:color="auto"/>
            <w:left w:val="none" w:sz="0" w:space="0" w:color="auto"/>
            <w:bottom w:val="none" w:sz="0" w:space="0" w:color="auto"/>
            <w:right w:val="none" w:sz="0" w:space="0" w:color="auto"/>
          </w:divBdr>
        </w:div>
        <w:div w:id="266427936">
          <w:marLeft w:val="640"/>
          <w:marRight w:val="0"/>
          <w:marTop w:val="0"/>
          <w:marBottom w:val="0"/>
          <w:divBdr>
            <w:top w:val="none" w:sz="0" w:space="0" w:color="auto"/>
            <w:left w:val="none" w:sz="0" w:space="0" w:color="auto"/>
            <w:bottom w:val="none" w:sz="0" w:space="0" w:color="auto"/>
            <w:right w:val="none" w:sz="0" w:space="0" w:color="auto"/>
          </w:divBdr>
        </w:div>
        <w:div w:id="515846815">
          <w:marLeft w:val="640"/>
          <w:marRight w:val="0"/>
          <w:marTop w:val="0"/>
          <w:marBottom w:val="0"/>
          <w:divBdr>
            <w:top w:val="none" w:sz="0" w:space="0" w:color="auto"/>
            <w:left w:val="none" w:sz="0" w:space="0" w:color="auto"/>
            <w:bottom w:val="none" w:sz="0" w:space="0" w:color="auto"/>
            <w:right w:val="none" w:sz="0" w:space="0" w:color="auto"/>
          </w:divBdr>
        </w:div>
        <w:div w:id="474488223">
          <w:marLeft w:val="640"/>
          <w:marRight w:val="0"/>
          <w:marTop w:val="0"/>
          <w:marBottom w:val="0"/>
          <w:divBdr>
            <w:top w:val="none" w:sz="0" w:space="0" w:color="auto"/>
            <w:left w:val="none" w:sz="0" w:space="0" w:color="auto"/>
            <w:bottom w:val="none" w:sz="0" w:space="0" w:color="auto"/>
            <w:right w:val="none" w:sz="0" w:space="0" w:color="auto"/>
          </w:divBdr>
        </w:div>
        <w:div w:id="1926692922">
          <w:marLeft w:val="640"/>
          <w:marRight w:val="0"/>
          <w:marTop w:val="0"/>
          <w:marBottom w:val="0"/>
          <w:divBdr>
            <w:top w:val="none" w:sz="0" w:space="0" w:color="auto"/>
            <w:left w:val="none" w:sz="0" w:space="0" w:color="auto"/>
            <w:bottom w:val="none" w:sz="0" w:space="0" w:color="auto"/>
            <w:right w:val="none" w:sz="0" w:space="0" w:color="auto"/>
          </w:divBdr>
        </w:div>
        <w:div w:id="657613637">
          <w:marLeft w:val="640"/>
          <w:marRight w:val="0"/>
          <w:marTop w:val="0"/>
          <w:marBottom w:val="0"/>
          <w:divBdr>
            <w:top w:val="none" w:sz="0" w:space="0" w:color="auto"/>
            <w:left w:val="none" w:sz="0" w:space="0" w:color="auto"/>
            <w:bottom w:val="none" w:sz="0" w:space="0" w:color="auto"/>
            <w:right w:val="none" w:sz="0" w:space="0" w:color="auto"/>
          </w:divBdr>
        </w:div>
        <w:div w:id="1795293719">
          <w:marLeft w:val="640"/>
          <w:marRight w:val="0"/>
          <w:marTop w:val="0"/>
          <w:marBottom w:val="0"/>
          <w:divBdr>
            <w:top w:val="none" w:sz="0" w:space="0" w:color="auto"/>
            <w:left w:val="none" w:sz="0" w:space="0" w:color="auto"/>
            <w:bottom w:val="none" w:sz="0" w:space="0" w:color="auto"/>
            <w:right w:val="none" w:sz="0" w:space="0" w:color="auto"/>
          </w:divBdr>
        </w:div>
        <w:div w:id="755633421">
          <w:marLeft w:val="640"/>
          <w:marRight w:val="0"/>
          <w:marTop w:val="0"/>
          <w:marBottom w:val="0"/>
          <w:divBdr>
            <w:top w:val="none" w:sz="0" w:space="0" w:color="auto"/>
            <w:left w:val="none" w:sz="0" w:space="0" w:color="auto"/>
            <w:bottom w:val="none" w:sz="0" w:space="0" w:color="auto"/>
            <w:right w:val="none" w:sz="0" w:space="0" w:color="auto"/>
          </w:divBdr>
        </w:div>
        <w:div w:id="826944570">
          <w:marLeft w:val="640"/>
          <w:marRight w:val="0"/>
          <w:marTop w:val="0"/>
          <w:marBottom w:val="0"/>
          <w:divBdr>
            <w:top w:val="none" w:sz="0" w:space="0" w:color="auto"/>
            <w:left w:val="none" w:sz="0" w:space="0" w:color="auto"/>
            <w:bottom w:val="none" w:sz="0" w:space="0" w:color="auto"/>
            <w:right w:val="none" w:sz="0" w:space="0" w:color="auto"/>
          </w:divBdr>
        </w:div>
        <w:div w:id="839540525">
          <w:marLeft w:val="640"/>
          <w:marRight w:val="0"/>
          <w:marTop w:val="0"/>
          <w:marBottom w:val="0"/>
          <w:divBdr>
            <w:top w:val="none" w:sz="0" w:space="0" w:color="auto"/>
            <w:left w:val="none" w:sz="0" w:space="0" w:color="auto"/>
            <w:bottom w:val="none" w:sz="0" w:space="0" w:color="auto"/>
            <w:right w:val="none" w:sz="0" w:space="0" w:color="auto"/>
          </w:divBdr>
        </w:div>
        <w:div w:id="1612860603">
          <w:marLeft w:val="640"/>
          <w:marRight w:val="0"/>
          <w:marTop w:val="0"/>
          <w:marBottom w:val="0"/>
          <w:divBdr>
            <w:top w:val="none" w:sz="0" w:space="0" w:color="auto"/>
            <w:left w:val="none" w:sz="0" w:space="0" w:color="auto"/>
            <w:bottom w:val="none" w:sz="0" w:space="0" w:color="auto"/>
            <w:right w:val="none" w:sz="0" w:space="0" w:color="auto"/>
          </w:divBdr>
        </w:div>
        <w:div w:id="1252929163">
          <w:marLeft w:val="640"/>
          <w:marRight w:val="0"/>
          <w:marTop w:val="0"/>
          <w:marBottom w:val="0"/>
          <w:divBdr>
            <w:top w:val="none" w:sz="0" w:space="0" w:color="auto"/>
            <w:left w:val="none" w:sz="0" w:space="0" w:color="auto"/>
            <w:bottom w:val="none" w:sz="0" w:space="0" w:color="auto"/>
            <w:right w:val="none" w:sz="0" w:space="0" w:color="auto"/>
          </w:divBdr>
        </w:div>
        <w:div w:id="653027518">
          <w:marLeft w:val="640"/>
          <w:marRight w:val="0"/>
          <w:marTop w:val="0"/>
          <w:marBottom w:val="0"/>
          <w:divBdr>
            <w:top w:val="none" w:sz="0" w:space="0" w:color="auto"/>
            <w:left w:val="none" w:sz="0" w:space="0" w:color="auto"/>
            <w:bottom w:val="none" w:sz="0" w:space="0" w:color="auto"/>
            <w:right w:val="none" w:sz="0" w:space="0" w:color="auto"/>
          </w:divBdr>
        </w:div>
        <w:div w:id="1808359223">
          <w:marLeft w:val="640"/>
          <w:marRight w:val="0"/>
          <w:marTop w:val="0"/>
          <w:marBottom w:val="0"/>
          <w:divBdr>
            <w:top w:val="none" w:sz="0" w:space="0" w:color="auto"/>
            <w:left w:val="none" w:sz="0" w:space="0" w:color="auto"/>
            <w:bottom w:val="none" w:sz="0" w:space="0" w:color="auto"/>
            <w:right w:val="none" w:sz="0" w:space="0" w:color="auto"/>
          </w:divBdr>
        </w:div>
        <w:div w:id="1626889343">
          <w:marLeft w:val="640"/>
          <w:marRight w:val="0"/>
          <w:marTop w:val="0"/>
          <w:marBottom w:val="0"/>
          <w:divBdr>
            <w:top w:val="none" w:sz="0" w:space="0" w:color="auto"/>
            <w:left w:val="none" w:sz="0" w:space="0" w:color="auto"/>
            <w:bottom w:val="none" w:sz="0" w:space="0" w:color="auto"/>
            <w:right w:val="none" w:sz="0" w:space="0" w:color="auto"/>
          </w:divBdr>
        </w:div>
        <w:div w:id="714547323">
          <w:marLeft w:val="640"/>
          <w:marRight w:val="0"/>
          <w:marTop w:val="0"/>
          <w:marBottom w:val="0"/>
          <w:divBdr>
            <w:top w:val="none" w:sz="0" w:space="0" w:color="auto"/>
            <w:left w:val="none" w:sz="0" w:space="0" w:color="auto"/>
            <w:bottom w:val="none" w:sz="0" w:space="0" w:color="auto"/>
            <w:right w:val="none" w:sz="0" w:space="0" w:color="auto"/>
          </w:divBdr>
        </w:div>
        <w:div w:id="828985010">
          <w:marLeft w:val="640"/>
          <w:marRight w:val="0"/>
          <w:marTop w:val="0"/>
          <w:marBottom w:val="0"/>
          <w:divBdr>
            <w:top w:val="none" w:sz="0" w:space="0" w:color="auto"/>
            <w:left w:val="none" w:sz="0" w:space="0" w:color="auto"/>
            <w:bottom w:val="none" w:sz="0" w:space="0" w:color="auto"/>
            <w:right w:val="none" w:sz="0" w:space="0" w:color="auto"/>
          </w:divBdr>
        </w:div>
        <w:div w:id="414859603">
          <w:marLeft w:val="640"/>
          <w:marRight w:val="0"/>
          <w:marTop w:val="0"/>
          <w:marBottom w:val="0"/>
          <w:divBdr>
            <w:top w:val="none" w:sz="0" w:space="0" w:color="auto"/>
            <w:left w:val="none" w:sz="0" w:space="0" w:color="auto"/>
            <w:bottom w:val="none" w:sz="0" w:space="0" w:color="auto"/>
            <w:right w:val="none" w:sz="0" w:space="0" w:color="auto"/>
          </w:divBdr>
        </w:div>
        <w:div w:id="383218337">
          <w:marLeft w:val="640"/>
          <w:marRight w:val="0"/>
          <w:marTop w:val="0"/>
          <w:marBottom w:val="0"/>
          <w:divBdr>
            <w:top w:val="none" w:sz="0" w:space="0" w:color="auto"/>
            <w:left w:val="none" w:sz="0" w:space="0" w:color="auto"/>
            <w:bottom w:val="none" w:sz="0" w:space="0" w:color="auto"/>
            <w:right w:val="none" w:sz="0" w:space="0" w:color="auto"/>
          </w:divBdr>
        </w:div>
        <w:div w:id="891113655">
          <w:marLeft w:val="640"/>
          <w:marRight w:val="0"/>
          <w:marTop w:val="0"/>
          <w:marBottom w:val="0"/>
          <w:divBdr>
            <w:top w:val="none" w:sz="0" w:space="0" w:color="auto"/>
            <w:left w:val="none" w:sz="0" w:space="0" w:color="auto"/>
            <w:bottom w:val="none" w:sz="0" w:space="0" w:color="auto"/>
            <w:right w:val="none" w:sz="0" w:space="0" w:color="auto"/>
          </w:divBdr>
        </w:div>
        <w:div w:id="268854950">
          <w:marLeft w:val="640"/>
          <w:marRight w:val="0"/>
          <w:marTop w:val="0"/>
          <w:marBottom w:val="0"/>
          <w:divBdr>
            <w:top w:val="none" w:sz="0" w:space="0" w:color="auto"/>
            <w:left w:val="none" w:sz="0" w:space="0" w:color="auto"/>
            <w:bottom w:val="none" w:sz="0" w:space="0" w:color="auto"/>
            <w:right w:val="none" w:sz="0" w:space="0" w:color="auto"/>
          </w:divBdr>
        </w:div>
        <w:div w:id="245236882">
          <w:marLeft w:val="640"/>
          <w:marRight w:val="0"/>
          <w:marTop w:val="0"/>
          <w:marBottom w:val="0"/>
          <w:divBdr>
            <w:top w:val="none" w:sz="0" w:space="0" w:color="auto"/>
            <w:left w:val="none" w:sz="0" w:space="0" w:color="auto"/>
            <w:bottom w:val="none" w:sz="0" w:space="0" w:color="auto"/>
            <w:right w:val="none" w:sz="0" w:space="0" w:color="auto"/>
          </w:divBdr>
        </w:div>
        <w:div w:id="1788573896">
          <w:marLeft w:val="640"/>
          <w:marRight w:val="0"/>
          <w:marTop w:val="0"/>
          <w:marBottom w:val="0"/>
          <w:divBdr>
            <w:top w:val="none" w:sz="0" w:space="0" w:color="auto"/>
            <w:left w:val="none" w:sz="0" w:space="0" w:color="auto"/>
            <w:bottom w:val="none" w:sz="0" w:space="0" w:color="auto"/>
            <w:right w:val="none" w:sz="0" w:space="0" w:color="auto"/>
          </w:divBdr>
        </w:div>
        <w:div w:id="753625339">
          <w:marLeft w:val="640"/>
          <w:marRight w:val="0"/>
          <w:marTop w:val="0"/>
          <w:marBottom w:val="0"/>
          <w:divBdr>
            <w:top w:val="none" w:sz="0" w:space="0" w:color="auto"/>
            <w:left w:val="none" w:sz="0" w:space="0" w:color="auto"/>
            <w:bottom w:val="none" w:sz="0" w:space="0" w:color="auto"/>
            <w:right w:val="none" w:sz="0" w:space="0" w:color="auto"/>
          </w:divBdr>
        </w:div>
        <w:div w:id="476534089">
          <w:marLeft w:val="640"/>
          <w:marRight w:val="0"/>
          <w:marTop w:val="0"/>
          <w:marBottom w:val="0"/>
          <w:divBdr>
            <w:top w:val="none" w:sz="0" w:space="0" w:color="auto"/>
            <w:left w:val="none" w:sz="0" w:space="0" w:color="auto"/>
            <w:bottom w:val="none" w:sz="0" w:space="0" w:color="auto"/>
            <w:right w:val="none" w:sz="0" w:space="0" w:color="auto"/>
          </w:divBdr>
        </w:div>
        <w:div w:id="1949654046">
          <w:marLeft w:val="640"/>
          <w:marRight w:val="0"/>
          <w:marTop w:val="0"/>
          <w:marBottom w:val="0"/>
          <w:divBdr>
            <w:top w:val="none" w:sz="0" w:space="0" w:color="auto"/>
            <w:left w:val="none" w:sz="0" w:space="0" w:color="auto"/>
            <w:bottom w:val="none" w:sz="0" w:space="0" w:color="auto"/>
            <w:right w:val="none" w:sz="0" w:space="0" w:color="auto"/>
          </w:divBdr>
        </w:div>
        <w:div w:id="225842828">
          <w:marLeft w:val="640"/>
          <w:marRight w:val="0"/>
          <w:marTop w:val="0"/>
          <w:marBottom w:val="0"/>
          <w:divBdr>
            <w:top w:val="none" w:sz="0" w:space="0" w:color="auto"/>
            <w:left w:val="none" w:sz="0" w:space="0" w:color="auto"/>
            <w:bottom w:val="none" w:sz="0" w:space="0" w:color="auto"/>
            <w:right w:val="none" w:sz="0" w:space="0" w:color="auto"/>
          </w:divBdr>
        </w:div>
        <w:div w:id="424613091">
          <w:marLeft w:val="640"/>
          <w:marRight w:val="0"/>
          <w:marTop w:val="0"/>
          <w:marBottom w:val="0"/>
          <w:divBdr>
            <w:top w:val="none" w:sz="0" w:space="0" w:color="auto"/>
            <w:left w:val="none" w:sz="0" w:space="0" w:color="auto"/>
            <w:bottom w:val="none" w:sz="0" w:space="0" w:color="auto"/>
            <w:right w:val="none" w:sz="0" w:space="0" w:color="auto"/>
          </w:divBdr>
        </w:div>
        <w:div w:id="1606037189">
          <w:marLeft w:val="640"/>
          <w:marRight w:val="0"/>
          <w:marTop w:val="0"/>
          <w:marBottom w:val="0"/>
          <w:divBdr>
            <w:top w:val="none" w:sz="0" w:space="0" w:color="auto"/>
            <w:left w:val="none" w:sz="0" w:space="0" w:color="auto"/>
            <w:bottom w:val="none" w:sz="0" w:space="0" w:color="auto"/>
            <w:right w:val="none" w:sz="0" w:space="0" w:color="auto"/>
          </w:divBdr>
        </w:div>
        <w:div w:id="1206722775">
          <w:marLeft w:val="640"/>
          <w:marRight w:val="0"/>
          <w:marTop w:val="0"/>
          <w:marBottom w:val="0"/>
          <w:divBdr>
            <w:top w:val="none" w:sz="0" w:space="0" w:color="auto"/>
            <w:left w:val="none" w:sz="0" w:space="0" w:color="auto"/>
            <w:bottom w:val="none" w:sz="0" w:space="0" w:color="auto"/>
            <w:right w:val="none" w:sz="0" w:space="0" w:color="auto"/>
          </w:divBdr>
        </w:div>
        <w:div w:id="1526944606">
          <w:marLeft w:val="640"/>
          <w:marRight w:val="0"/>
          <w:marTop w:val="0"/>
          <w:marBottom w:val="0"/>
          <w:divBdr>
            <w:top w:val="none" w:sz="0" w:space="0" w:color="auto"/>
            <w:left w:val="none" w:sz="0" w:space="0" w:color="auto"/>
            <w:bottom w:val="none" w:sz="0" w:space="0" w:color="auto"/>
            <w:right w:val="none" w:sz="0" w:space="0" w:color="auto"/>
          </w:divBdr>
        </w:div>
        <w:div w:id="1511991146">
          <w:marLeft w:val="640"/>
          <w:marRight w:val="0"/>
          <w:marTop w:val="0"/>
          <w:marBottom w:val="0"/>
          <w:divBdr>
            <w:top w:val="none" w:sz="0" w:space="0" w:color="auto"/>
            <w:left w:val="none" w:sz="0" w:space="0" w:color="auto"/>
            <w:bottom w:val="none" w:sz="0" w:space="0" w:color="auto"/>
            <w:right w:val="none" w:sz="0" w:space="0" w:color="auto"/>
          </w:divBdr>
        </w:div>
        <w:div w:id="863249292">
          <w:marLeft w:val="640"/>
          <w:marRight w:val="0"/>
          <w:marTop w:val="0"/>
          <w:marBottom w:val="0"/>
          <w:divBdr>
            <w:top w:val="none" w:sz="0" w:space="0" w:color="auto"/>
            <w:left w:val="none" w:sz="0" w:space="0" w:color="auto"/>
            <w:bottom w:val="none" w:sz="0" w:space="0" w:color="auto"/>
            <w:right w:val="none" w:sz="0" w:space="0" w:color="auto"/>
          </w:divBdr>
        </w:div>
        <w:div w:id="904991927">
          <w:marLeft w:val="640"/>
          <w:marRight w:val="0"/>
          <w:marTop w:val="0"/>
          <w:marBottom w:val="0"/>
          <w:divBdr>
            <w:top w:val="none" w:sz="0" w:space="0" w:color="auto"/>
            <w:left w:val="none" w:sz="0" w:space="0" w:color="auto"/>
            <w:bottom w:val="none" w:sz="0" w:space="0" w:color="auto"/>
            <w:right w:val="none" w:sz="0" w:space="0" w:color="auto"/>
          </w:divBdr>
        </w:div>
        <w:div w:id="1264262704">
          <w:marLeft w:val="640"/>
          <w:marRight w:val="0"/>
          <w:marTop w:val="0"/>
          <w:marBottom w:val="0"/>
          <w:divBdr>
            <w:top w:val="none" w:sz="0" w:space="0" w:color="auto"/>
            <w:left w:val="none" w:sz="0" w:space="0" w:color="auto"/>
            <w:bottom w:val="none" w:sz="0" w:space="0" w:color="auto"/>
            <w:right w:val="none" w:sz="0" w:space="0" w:color="auto"/>
          </w:divBdr>
        </w:div>
        <w:div w:id="393040988">
          <w:marLeft w:val="640"/>
          <w:marRight w:val="0"/>
          <w:marTop w:val="0"/>
          <w:marBottom w:val="0"/>
          <w:divBdr>
            <w:top w:val="none" w:sz="0" w:space="0" w:color="auto"/>
            <w:left w:val="none" w:sz="0" w:space="0" w:color="auto"/>
            <w:bottom w:val="none" w:sz="0" w:space="0" w:color="auto"/>
            <w:right w:val="none" w:sz="0" w:space="0" w:color="auto"/>
          </w:divBdr>
        </w:div>
        <w:div w:id="1859850710">
          <w:marLeft w:val="640"/>
          <w:marRight w:val="0"/>
          <w:marTop w:val="0"/>
          <w:marBottom w:val="0"/>
          <w:divBdr>
            <w:top w:val="none" w:sz="0" w:space="0" w:color="auto"/>
            <w:left w:val="none" w:sz="0" w:space="0" w:color="auto"/>
            <w:bottom w:val="none" w:sz="0" w:space="0" w:color="auto"/>
            <w:right w:val="none" w:sz="0" w:space="0" w:color="auto"/>
          </w:divBdr>
        </w:div>
        <w:div w:id="999162905">
          <w:marLeft w:val="640"/>
          <w:marRight w:val="0"/>
          <w:marTop w:val="0"/>
          <w:marBottom w:val="0"/>
          <w:divBdr>
            <w:top w:val="none" w:sz="0" w:space="0" w:color="auto"/>
            <w:left w:val="none" w:sz="0" w:space="0" w:color="auto"/>
            <w:bottom w:val="none" w:sz="0" w:space="0" w:color="auto"/>
            <w:right w:val="none" w:sz="0" w:space="0" w:color="auto"/>
          </w:divBdr>
        </w:div>
        <w:div w:id="1164316890">
          <w:marLeft w:val="640"/>
          <w:marRight w:val="0"/>
          <w:marTop w:val="0"/>
          <w:marBottom w:val="0"/>
          <w:divBdr>
            <w:top w:val="none" w:sz="0" w:space="0" w:color="auto"/>
            <w:left w:val="none" w:sz="0" w:space="0" w:color="auto"/>
            <w:bottom w:val="none" w:sz="0" w:space="0" w:color="auto"/>
            <w:right w:val="none" w:sz="0" w:space="0" w:color="auto"/>
          </w:divBdr>
        </w:div>
        <w:div w:id="334653040">
          <w:marLeft w:val="640"/>
          <w:marRight w:val="0"/>
          <w:marTop w:val="0"/>
          <w:marBottom w:val="0"/>
          <w:divBdr>
            <w:top w:val="none" w:sz="0" w:space="0" w:color="auto"/>
            <w:left w:val="none" w:sz="0" w:space="0" w:color="auto"/>
            <w:bottom w:val="none" w:sz="0" w:space="0" w:color="auto"/>
            <w:right w:val="none" w:sz="0" w:space="0" w:color="auto"/>
          </w:divBdr>
        </w:div>
        <w:div w:id="251819640">
          <w:marLeft w:val="640"/>
          <w:marRight w:val="0"/>
          <w:marTop w:val="0"/>
          <w:marBottom w:val="0"/>
          <w:divBdr>
            <w:top w:val="none" w:sz="0" w:space="0" w:color="auto"/>
            <w:left w:val="none" w:sz="0" w:space="0" w:color="auto"/>
            <w:bottom w:val="none" w:sz="0" w:space="0" w:color="auto"/>
            <w:right w:val="none" w:sz="0" w:space="0" w:color="auto"/>
          </w:divBdr>
        </w:div>
        <w:div w:id="2107604555">
          <w:marLeft w:val="640"/>
          <w:marRight w:val="0"/>
          <w:marTop w:val="0"/>
          <w:marBottom w:val="0"/>
          <w:divBdr>
            <w:top w:val="none" w:sz="0" w:space="0" w:color="auto"/>
            <w:left w:val="none" w:sz="0" w:space="0" w:color="auto"/>
            <w:bottom w:val="none" w:sz="0" w:space="0" w:color="auto"/>
            <w:right w:val="none" w:sz="0" w:space="0" w:color="auto"/>
          </w:divBdr>
        </w:div>
        <w:div w:id="537011402">
          <w:marLeft w:val="640"/>
          <w:marRight w:val="0"/>
          <w:marTop w:val="0"/>
          <w:marBottom w:val="0"/>
          <w:divBdr>
            <w:top w:val="none" w:sz="0" w:space="0" w:color="auto"/>
            <w:left w:val="none" w:sz="0" w:space="0" w:color="auto"/>
            <w:bottom w:val="none" w:sz="0" w:space="0" w:color="auto"/>
            <w:right w:val="none" w:sz="0" w:space="0" w:color="auto"/>
          </w:divBdr>
        </w:div>
        <w:div w:id="1838836877">
          <w:marLeft w:val="640"/>
          <w:marRight w:val="0"/>
          <w:marTop w:val="0"/>
          <w:marBottom w:val="0"/>
          <w:divBdr>
            <w:top w:val="none" w:sz="0" w:space="0" w:color="auto"/>
            <w:left w:val="none" w:sz="0" w:space="0" w:color="auto"/>
            <w:bottom w:val="none" w:sz="0" w:space="0" w:color="auto"/>
            <w:right w:val="none" w:sz="0" w:space="0" w:color="auto"/>
          </w:divBdr>
        </w:div>
        <w:div w:id="101388489">
          <w:marLeft w:val="640"/>
          <w:marRight w:val="0"/>
          <w:marTop w:val="0"/>
          <w:marBottom w:val="0"/>
          <w:divBdr>
            <w:top w:val="none" w:sz="0" w:space="0" w:color="auto"/>
            <w:left w:val="none" w:sz="0" w:space="0" w:color="auto"/>
            <w:bottom w:val="none" w:sz="0" w:space="0" w:color="auto"/>
            <w:right w:val="none" w:sz="0" w:space="0" w:color="auto"/>
          </w:divBdr>
        </w:div>
        <w:div w:id="1809127261">
          <w:marLeft w:val="640"/>
          <w:marRight w:val="0"/>
          <w:marTop w:val="0"/>
          <w:marBottom w:val="0"/>
          <w:divBdr>
            <w:top w:val="none" w:sz="0" w:space="0" w:color="auto"/>
            <w:left w:val="none" w:sz="0" w:space="0" w:color="auto"/>
            <w:bottom w:val="none" w:sz="0" w:space="0" w:color="auto"/>
            <w:right w:val="none" w:sz="0" w:space="0" w:color="auto"/>
          </w:divBdr>
        </w:div>
        <w:div w:id="1496801085">
          <w:marLeft w:val="640"/>
          <w:marRight w:val="0"/>
          <w:marTop w:val="0"/>
          <w:marBottom w:val="0"/>
          <w:divBdr>
            <w:top w:val="none" w:sz="0" w:space="0" w:color="auto"/>
            <w:left w:val="none" w:sz="0" w:space="0" w:color="auto"/>
            <w:bottom w:val="none" w:sz="0" w:space="0" w:color="auto"/>
            <w:right w:val="none" w:sz="0" w:space="0" w:color="auto"/>
          </w:divBdr>
        </w:div>
        <w:div w:id="1168667825">
          <w:marLeft w:val="640"/>
          <w:marRight w:val="0"/>
          <w:marTop w:val="0"/>
          <w:marBottom w:val="0"/>
          <w:divBdr>
            <w:top w:val="none" w:sz="0" w:space="0" w:color="auto"/>
            <w:left w:val="none" w:sz="0" w:space="0" w:color="auto"/>
            <w:bottom w:val="none" w:sz="0" w:space="0" w:color="auto"/>
            <w:right w:val="none" w:sz="0" w:space="0" w:color="auto"/>
          </w:divBdr>
        </w:div>
        <w:div w:id="1673680337">
          <w:marLeft w:val="640"/>
          <w:marRight w:val="0"/>
          <w:marTop w:val="0"/>
          <w:marBottom w:val="0"/>
          <w:divBdr>
            <w:top w:val="none" w:sz="0" w:space="0" w:color="auto"/>
            <w:left w:val="none" w:sz="0" w:space="0" w:color="auto"/>
            <w:bottom w:val="none" w:sz="0" w:space="0" w:color="auto"/>
            <w:right w:val="none" w:sz="0" w:space="0" w:color="auto"/>
          </w:divBdr>
        </w:div>
        <w:div w:id="1146051825">
          <w:marLeft w:val="640"/>
          <w:marRight w:val="0"/>
          <w:marTop w:val="0"/>
          <w:marBottom w:val="0"/>
          <w:divBdr>
            <w:top w:val="none" w:sz="0" w:space="0" w:color="auto"/>
            <w:left w:val="none" w:sz="0" w:space="0" w:color="auto"/>
            <w:bottom w:val="none" w:sz="0" w:space="0" w:color="auto"/>
            <w:right w:val="none" w:sz="0" w:space="0" w:color="auto"/>
          </w:divBdr>
        </w:div>
        <w:div w:id="995763091">
          <w:marLeft w:val="640"/>
          <w:marRight w:val="0"/>
          <w:marTop w:val="0"/>
          <w:marBottom w:val="0"/>
          <w:divBdr>
            <w:top w:val="none" w:sz="0" w:space="0" w:color="auto"/>
            <w:left w:val="none" w:sz="0" w:space="0" w:color="auto"/>
            <w:bottom w:val="none" w:sz="0" w:space="0" w:color="auto"/>
            <w:right w:val="none" w:sz="0" w:space="0" w:color="auto"/>
          </w:divBdr>
        </w:div>
        <w:div w:id="1175191849">
          <w:marLeft w:val="640"/>
          <w:marRight w:val="0"/>
          <w:marTop w:val="0"/>
          <w:marBottom w:val="0"/>
          <w:divBdr>
            <w:top w:val="none" w:sz="0" w:space="0" w:color="auto"/>
            <w:left w:val="none" w:sz="0" w:space="0" w:color="auto"/>
            <w:bottom w:val="none" w:sz="0" w:space="0" w:color="auto"/>
            <w:right w:val="none" w:sz="0" w:space="0" w:color="auto"/>
          </w:divBdr>
        </w:div>
        <w:div w:id="173035353">
          <w:marLeft w:val="640"/>
          <w:marRight w:val="0"/>
          <w:marTop w:val="0"/>
          <w:marBottom w:val="0"/>
          <w:divBdr>
            <w:top w:val="none" w:sz="0" w:space="0" w:color="auto"/>
            <w:left w:val="none" w:sz="0" w:space="0" w:color="auto"/>
            <w:bottom w:val="none" w:sz="0" w:space="0" w:color="auto"/>
            <w:right w:val="none" w:sz="0" w:space="0" w:color="auto"/>
          </w:divBdr>
        </w:div>
        <w:div w:id="951520975">
          <w:marLeft w:val="640"/>
          <w:marRight w:val="0"/>
          <w:marTop w:val="0"/>
          <w:marBottom w:val="0"/>
          <w:divBdr>
            <w:top w:val="none" w:sz="0" w:space="0" w:color="auto"/>
            <w:left w:val="none" w:sz="0" w:space="0" w:color="auto"/>
            <w:bottom w:val="none" w:sz="0" w:space="0" w:color="auto"/>
            <w:right w:val="none" w:sz="0" w:space="0" w:color="auto"/>
          </w:divBdr>
        </w:div>
        <w:div w:id="664016733">
          <w:marLeft w:val="640"/>
          <w:marRight w:val="0"/>
          <w:marTop w:val="0"/>
          <w:marBottom w:val="0"/>
          <w:divBdr>
            <w:top w:val="none" w:sz="0" w:space="0" w:color="auto"/>
            <w:left w:val="none" w:sz="0" w:space="0" w:color="auto"/>
            <w:bottom w:val="none" w:sz="0" w:space="0" w:color="auto"/>
            <w:right w:val="none" w:sz="0" w:space="0" w:color="auto"/>
          </w:divBdr>
        </w:div>
        <w:div w:id="1291476914">
          <w:marLeft w:val="640"/>
          <w:marRight w:val="0"/>
          <w:marTop w:val="0"/>
          <w:marBottom w:val="0"/>
          <w:divBdr>
            <w:top w:val="none" w:sz="0" w:space="0" w:color="auto"/>
            <w:left w:val="none" w:sz="0" w:space="0" w:color="auto"/>
            <w:bottom w:val="none" w:sz="0" w:space="0" w:color="auto"/>
            <w:right w:val="none" w:sz="0" w:space="0" w:color="auto"/>
          </w:divBdr>
        </w:div>
        <w:div w:id="1160460099">
          <w:marLeft w:val="640"/>
          <w:marRight w:val="0"/>
          <w:marTop w:val="0"/>
          <w:marBottom w:val="0"/>
          <w:divBdr>
            <w:top w:val="none" w:sz="0" w:space="0" w:color="auto"/>
            <w:left w:val="none" w:sz="0" w:space="0" w:color="auto"/>
            <w:bottom w:val="none" w:sz="0" w:space="0" w:color="auto"/>
            <w:right w:val="none" w:sz="0" w:space="0" w:color="auto"/>
          </w:divBdr>
        </w:div>
        <w:div w:id="784690551">
          <w:marLeft w:val="640"/>
          <w:marRight w:val="0"/>
          <w:marTop w:val="0"/>
          <w:marBottom w:val="0"/>
          <w:divBdr>
            <w:top w:val="none" w:sz="0" w:space="0" w:color="auto"/>
            <w:left w:val="none" w:sz="0" w:space="0" w:color="auto"/>
            <w:bottom w:val="none" w:sz="0" w:space="0" w:color="auto"/>
            <w:right w:val="none" w:sz="0" w:space="0" w:color="auto"/>
          </w:divBdr>
        </w:div>
        <w:div w:id="121045042">
          <w:marLeft w:val="640"/>
          <w:marRight w:val="0"/>
          <w:marTop w:val="0"/>
          <w:marBottom w:val="0"/>
          <w:divBdr>
            <w:top w:val="none" w:sz="0" w:space="0" w:color="auto"/>
            <w:left w:val="none" w:sz="0" w:space="0" w:color="auto"/>
            <w:bottom w:val="none" w:sz="0" w:space="0" w:color="auto"/>
            <w:right w:val="none" w:sz="0" w:space="0" w:color="auto"/>
          </w:divBdr>
        </w:div>
        <w:div w:id="357120643">
          <w:marLeft w:val="640"/>
          <w:marRight w:val="0"/>
          <w:marTop w:val="0"/>
          <w:marBottom w:val="0"/>
          <w:divBdr>
            <w:top w:val="none" w:sz="0" w:space="0" w:color="auto"/>
            <w:left w:val="none" w:sz="0" w:space="0" w:color="auto"/>
            <w:bottom w:val="none" w:sz="0" w:space="0" w:color="auto"/>
            <w:right w:val="none" w:sz="0" w:space="0" w:color="auto"/>
          </w:divBdr>
        </w:div>
        <w:div w:id="1294796901">
          <w:marLeft w:val="640"/>
          <w:marRight w:val="0"/>
          <w:marTop w:val="0"/>
          <w:marBottom w:val="0"/>
          <w:divBdr>
            <w:top w:val="none" w:sz="0" w:space="0" w:color="auto"/>
            <w:left w:val="none" w:sz="0" w:space="0" w:color="auto"/>
            <w:bottom w:val="none" w:sz="0" w:space="0" w:color="auto"/>
            <w:right w:val="none" w:sz="0" w:space="0" w:color="auto"/>
          </w:divBdr>
        </w:div>
        <w:div w:id="46414125">
          <w:marLeft w:val="640"/>
          <w:marRight w:val="0"/>
          <w:marTop w:val="0"/>
          <w:marBottom w:val="0"/>
          <w:divBdr>
            <w:top w:val="none" w:sz="0" w:space="0" w:color="auto"/>
            <w:left w:val="none" w:sz="0" w:space="0" w:color="auto"/>
            <w:bottom w:val="none" w:sz="0" w:space="0" w:color="auto"/>
            <w:right w:val="none" w:sz="0" w:space="0" w:color="auto"/>
          </w:divBdr>
        </w:div>
        <w:div w:id="2037274095">
          <w:marLeft w:val="640"/>
          <w:marRight w:val="0"/>
          <w:marTop w:val="0"/>
          <w:marBottom w:val="0"/>
          <w:divBdr>
            <w:top w:val="none" w:sz="0" w:space="0" w:color="auto"/>
            <w:left w:val="none" w:sz="0" w:space="0" w:color="auto"/>
            <w:bottom w:val="none" w:sz="0" w:space="0" w:color="auto"/>
            <w:right w:val="none" w:sz="0" w:space="0" w:color="auto"/>
          </w:divBdr>
        </w:div>
        <w:div w:id="1141576392">
          <w:marLeft w:val="640"/>
          <w:marRight w:val="0"/>
          <w:marTop w:val="0"/>
          <w:marBottom w:val="0"/>
          <w:divBdr>
            <w:top w:val="none" w:sz="0" w:space="0" w:color="auto"/>
            <w:left w:val="none" w:sz="0" w:space="0" w:color="auto"/>
            <w:bottom w:val="none" w:sz="0" w:space="0" w:color="auto"/>
            <w:right w:val="none" w:sz="0" w:space="0" w:color="auto"/>
          </w:divBdr>
        </w:div>
        <w:div w:id="337849551">
          <w:marLeft w:val="640"/>
          <w:marRight w:val="0"/>
          <w:marTop w:val="0"/>
          <w:marBottom w:val="0"/>
          <w:divBdr>
            <w:top w:val="none" w:sz="0" w:space="0" w:color="auto"/>
            <w:left w:val="none" w:sz="0" w:space="0" w:color="auto"/>
            <w:bottom w:val="none" w:sz="0" w:space="0" w:color="auto"/>
            <w:right w:val="none" w:sz="0" w:space="0" w:color="auto"/>
          </w:divBdr>
        </w:div>
        <w:div w:id="71508821">
          <w:marLeft w:val="640"/>
          <w:marRight w:val="0"/>
          <w:marTop w:val="0"/>
          <w:marBottom w:val="0"/>
          <w:divBdr>
            <w:top w:val="none" w:sz="0" w:space="0" w:color="auto"/>
            <w:left w:val="none" w:sz="0" w:space="0" w:color="auto"/>
            <w:bottom w:val="none" w:sz="0" w:space="0" w:color="auto"/>
            <w:right w:val="none" w:sz="0" w:space="0" w:color="auto"/>
          </w:divBdr>
        </w:div>
        <w:div w:id="252252303">
          <w:marLeft w:val="640"/>
          <w:marRight w:val="0"/>
          <w:marTop w:val="0"/>
          <w:marBottom w:val="0"/>
          <w:divBdr>
            <w:top w:val="none" w:sz="0" w:space="0" w:color="auto"/>
            <w:left w:val="none" w:sz="0" w:space="0" w:color="auto"/>
            <w:bottom w:val="none" w:sz="0" w:space="0" w:color="auto"/>
            <w:right w:val="none" w:sz="0" w:space="0" w:color="auto"/>
          </w:divBdr>
        </w:div>
        <w:div w:id="1110664930">
          <w:marLeft w:val="640"/>
          <w:marRight w:val="0"/>
          <w:marTop w:val="0"/>
          <w:marBottom w:val="0"/>
          <w:divBdr>
            <w:top w:val="none" w:sz="0" w:space="0" w:color="auto"/>
            <w:left w:val="none" w:sz="0" w:space="0" w:color="auto"/>
            <w:bottom w:val="none" w:sz="0" w:space="0" w:color="auto"/>
            <w:right w:val="none" w:sz="0" w:space="0" w:color="auto"/>
          </w:divBdr>
        </w:div>
        <w:div w:id="254634608">
          <w:marLeft w:val="640"/>
          <w:marRight w:val="0"/>
          <w:marTop w:val="0"/>
          <w:marBottom w:val="0"/>
          <w:divBdr>
            <w:top w:val="none" w:sz="0" w:space="0" w:color="auto"/>
            <w:left w:val="none" w:sz="0" w:space="0" w:color="auto"/>
            <w:bottom w:val="none" w:sz="0" w:space="0" w:color="auto"/>
            <w:right w:val="none" w:sz="0" w:space="0" w:color="auto"/>
          </w:divBdr>
        </w:div>
        <w:div w:id="85155535">
          <w:marLeft w:val="640"/>
          <w:marRight w:val="0"/>
          <w:marTop w:val="0"/>
          <w:marBottom w:val="0"/>
          <w:divBdr>
            <w:top w:val="none" w:sz="0" w:space="0" w:color="auto"/>
            <w:left w:val="none" w:sz="0" w:space="0" w:color="auto"/>
            <w:bottom w:val="none" w:sz="0" w:space="0" w:color="auto"/>
            <w:right w:val="none" w:sz="0" w:space="0" w:color="auto"/>
          </w:divBdr>
        </w:div>
        <w:div w:id="1188299215">
          <w:marLeft w:val="640"/>
          <w:marRight w:val="0"/>
          <w:marTop w:val="0"/>
          <w:marBottom w:val="0"/>
          <w:divBdr>
            <w:top w:val="none" w:sz="0" w:space="0" w:color="auto"/>
            <w:left w:val="none" w:sz="0" w:space="0" w:color="auto"/>
            <w:bottom w:val="none" w:sz="0" w:space="0" w:color="auto"/>
            <w:right w:val="none" w:sz="0" w:space="0" w:color="auto"/>
          </w:divBdr>
        </w:div>
        <w:div w:id="1514151663">
          <w:marLeft w:val="640"/>
          <w:marRight w:val="0"/>
          <w:marTop w:val="0"/>
          <w:marBottom w:val="0"/>
          <w:divBdr>
            <w:top w:val="none" w:sz="0" w:space="0" w:color="auto"/>
            <w:left w:val="none" w:sz="0" w:space="0" w:color="auto"/>
            <w:bottom w:val="none" w:sz="0" w:space="0" w:color="auto"/>
            <w:right w:val="none" w:sz="0" w:space="0" w:color="auto"/>
          </w:divBdr>
        </w:div>
        <w:div w:id="1304700416">
          <w:marLeft w:val="640"/>
          <w:marRight w:val="0"/>
          <w:marTop w:val="0"/>
          <w:marBottom w:val="0"/>
          <w:divBdr>
            <w:top w:val="none" w:sz="0" w:space="0" w:color="auto"/>
            <w:left w:val="none" w:sz="0" w:space="0" w:color="auto"/>
            <w:bottom w:val="none" w:sz="0" w:space="0" w:color="auto"/>
            <w:right w:val="none" w:sz="0" w:space="0" w:color="auto"/>
          </w:divBdr>
        </w:div>
        <w:div w:id="1409621583">
          <w:marLeft w:val="640"/>
          <w:marRight w:val="0"/>
          <w:marTop w:val="0"/>
          <w:marBottom w:val="0"/>
          <w:divBdr>
            <w:top w:val="none" w:sz="0" w:space="0" w:color="auto"/>
            <w:left w:val="none" w:sz="0" w:space="0" w:color="auto"/>
            <w:bottom w:val="none" w:sz="0" w:space="0" w:color="auto"/>
            <w:right w:val="none" w:sz="0" w:space="0" w:color="auto"/>
          </w:divBdr>
        </w:div>
        <w:div w:id="1242056344">
          <w:marLeft w:val="640"/>
          <w:marRight w:val="0"/>
          <w:marTop w:val="0"/>
          <w:marBottom w:val="0"/>
          <w:divBdr>
            <w:top w:val="none" w:sz="0" w:space="0" w:color="auto"/>
            <w:left w:val="none" w:sz="0" w:space="0" w:color="auto"/>
            <w:bottom w:val="none" w:sz="0" w:space="0" w:color="auto"/>
            <w:right w:val="none" w:sz="0" w:space="0" w:color="auto"/>
          </w:divBdr>
        </w:div>
        <w:div w:id="1452821950">
          <w:marLeft w:val="640"/>
          <w:marRight w:val="0"/>
          <w:marTop w:val="0"/>
          <w:marBottom w:val="0"/>
          <w:divBdr>
            <w:top w:val="none" w:sz="0" w:space="0" w:color="auto"/>
            <w:left w:val="none" w:sz="0" w:space="0" w:color="auto"/>
            <w:bottom w:val="none" w:sz="0" w:space="0" w:color="auto"/>
            <w:right w:val="none" w:sz="0" w:space="0" w:color="auto"/>
          </w:divBdr>
        </w:div>
        <w:div w:id="94251082">
          <w:marLeft w:val="640"/>
          <w:marRight w:val="0"/>
          <w:marTop w:val="0"/>
          <w:marBottom w:val="0"/>
          <w:divBdr>
            <w:top w:val="none" w:sz="0" w:space="0" w:color="auto"/>
            <w:left w:val="none" w:sz="0" w:space="0" w:color="auto"/>
            <w:bottom w:val="none" w:sz="0" w:space="0" w:color="auto"/>
            <w:right w:val="none" w:sz="0" w:space="0" w:color="auto"/>
          </w:divBdr>
        </w:div>
        <w:div w:id="1129780213">
          <w:marLeft w:val="640"/>
          <w:marRight w:val="0"/>
          <w:marTop w:val="0"/>
          <w:marBottom w:val="0"/>
          <w:divBdr>
            <w:top w:val="none" w:sz="0" w:space="0" w:color="auto"/>
            <w:left w:val="none" w:sz="0" w:space="0" w:color="auto"/>
            <w:bottom w:val="none" w:sz="0" w:space="0" w:color="auto"/>
            <w:right w:val="none" w:sz="0" w:space="0" w:color="auto"/>
          </w:divBdr>
        </w:div>
        <w:div w:id="601911994">
          <w:marLeft w:val="640"/>
          <w:marRight w:val="0"/>
          <w:marTop w:val="0"/>
          <w:marBottom w:val="0"/>
          <w:divBdr>
            <w:top w:val="none" w:sz="0" w:space="0" w:color="auto"/>
            <w:left w:val="none" w:sz="0" w:space="0" w:color="auto"/>
            <w:bottom w:val="none" w:sz="0" w:space="0" w:color="auto"/>
            <w:right w:val="none" w:sz="0" w:space="0" w:color="auto"/>
          </w:divBdr>
        </w:div>
        <w:div w:id="1782071347">
          <w:marLeft w:val="640"/>
          <w:marRight w:val="0"/>
          <w:marTop w:val="0"/>
          <w:marBottom w:val="0"/>
          <w:divBdr>
            <w:top w:val="none" w:sz="0" w:space="0" w:color="auto"/>
            <w:left w:val="none" w:sz="0" w:space="0" w:color="auto"/>
            <w:bottom w:val="none" w:sz="0" w:space="0" w:color="auto"/>
            <w:right w:val="none" w:sz="0" w:space="0" w:color="auto"/>
          </w:divBdr>
        </w:div>
        <w:div w:id="32506024">
          <w:marLeft w:val="640"/>
          <w:marRight w:val="0"/>
          <w:marTop w:val="0"/>
          <w:marBottom w:val="0"/>
          <w:divBdr>
            <w:top w:val="none" w:sz="0" w:space="0" w:color="auto"/>
            <w:left w:val="none" w:sz="0" w:space="0" w:color="auto"/>
            <w:bottom w:val="none" w:sz="0" w:space="0" w:color="auto"/>
            <w:right w:val="none" w:sz="0" w:space="0" w:color="auto"/>
          </w:divBdr>
        </w:div>
        <w:div w:id="857349701">
          <w:marLeft w:val="640"/>
          <w:marRight w:val="0"/>
          <w:marTop w:val="0"/>
          <w:marBottom w:val="0"/>
          <w:divBdr>
            <w:top w:val="none" w:sz="0" w:space="0" w:color="auto"/>
            <w:left w:val="none" w:sz="0" w:space="0" w:color="auto"/>
            <w:bottom w:val="none" w:sz="0" w:space="0" w:color="auto"/>
            <w:right w:val="none" w:sz="0" w:space="0" w:color="auto"/>
          </w:divBdr>
        </w:div>
        <w:div w:id="1397237304">
          <w:marLeft w:val="640"/>
          <w:marRight w:val="0"/>
          <w:marTop w:val="0"/>
          <w:marBottom w:val="0"/>
          <w:divBdr>
            <w:top w:val="none" w:sz="0" w:space="0" w:color="auto"/>
            <w:left w:val="none" w:sz="0" w:space="0" w:color="auto"/>
            <w:bottom w:val="none" w:sz="0" w:space="0" w:color="auto"/>
            <w:right w:val="none" w:sz="0" w:space="0" w:color="auto"/>
          </w:divBdr>
        </w:div>
        <w:div w:id="920219456">
          <w:marLeft w:val="640"/>
          <w:marRight w:val="0"/>
          <w:marTop w:val="0"/>
          <w:marBottom w:val="0"/>
          <w:divBdr>
            <w:top w:val="none" w:sz="0" w:space="0" w:color="auto"/>
            <w:left w:val="none" w:sz="0" w:space="0" w:color="auto"/>
            <w:bottom w:val="none" w:sz="0" w:space="0" w:color="auto"/>
            <w:right w:val="none" w:sz="0" w:space="0" w:color="auto"/>
          </w:divBdr>
        </w:div>
        <w:div w:id="546986191">
          <w:marLeft w:val="640"/>
          <w:marRight w:val="0"/>
          <w:marTop w:val="0"/>
          <w:marBottom w:val="0"/>
          <w:divBdr>
            <w:top w:val="none" w:sz="0" w:space="0" w:color="auto"/>
            <w:left w:val="none" w:sz="0" w:space="0" w:color="auto"/>
            <w:bottom w:val="none" w:sz="0" w:space="0" w:color="auto"/>
            <w:right w:val="none" w:sz="0" w:space="0" w:color="auto"/>
          </w:divBdr>
        </w:div>
        <w:div w:id="288245962">
          <w:marLeft w:val="640"/>
          <w:marRight w:val="0"/>
          <w:marTop w:val="0"/>
          <w:marBottom w:val="0"/>
          <w:divBdr>
            <w:top w:val="none" w:sz="0" w:space="0" w:color="auto"/>
            <w:left w:val="none" w:sz="0" w:space="0" w:color="auto"/>
            <w:bottom w:val="none" w:sz="0" w:space="0" w:color="auto"/>
            <w:right w:val="none" w:sz="0" w:space="0" w:color="auto"/>
          </w:divBdr>
        </w:div>
        <w:div w:id="481508846">
          <w:marLeft w:val="640"/>
          <w:marRight w:val="0"/>
          <w:marTop w:val="0"/>
          <w:marBottom w:val="0"/>
          <w:divBdr>
            <w:top w:val="none" w:sz="0" w:space="0" w:color="auto"/>
            <w:left w:val="none" w:sz="0" w:space="0" w:color="auto"/>
            <w:bottom w:val="none" w:sz="0" w:space="0" w:color="auto"/>
            <w:right w:val="none" w:sz="0" w:space="0" w:color="auto"/>
          </w:divBdr>
        </w:div>
        <w:div w:id="2118600387">
          <w:marLeft w:val="640"/>
          <w:marRight w:val="0"/>
          <w:marTop w:val="0"/>
          <w:marBottom w:val="0"/>
          <w:divBdr>
            <w:top w:val="none" w:sz="0" w:space="0" w:color="auto"/>
            <w:left w:val="none" w:sz="0" w:space="0" w:color="auto"/>
            <w:bottom w:val="none" w:sz="0" w:space="0" w:color="auto"/>
            <w:right w:val="none" w:sz="0" w:space="0" w:color="auto"/>
          </w:divBdr>
        </w:div>
        <w:div w:id="1205214020">
          <w:marLeft w:val="640"/>
          <w:marRight w:val="0"/>
          <w:marTop w:val="0"/>
          <w:marBottom w:val="0"/>
          <w:divBdr>
            <w:top w:val="none" w:sz="0" w:space="0" w:color="auto"/>
            <w:left w:val="none" w:sz="0" w:space="0" w:color="auto"/>
            <w:bottom w:val="none" w:sz="0" w:space="0" w:color="auto"/>
            <w:right w:val="none" w:sz="0" w:space="0" w:color="auto"/>
          </w:divBdr>
        </w:div>
        <w:div w:id="2147122909">
          <w:marLeft w:val="640"/>
          <w:marRight w:val="0"/>
          <w:marTop w:val="0"/>
          <w:marBottom w:val="0"/>
          <w:divBdr>
            <w:top w:val="none" w:sz="0" w:space="0" w:color="auto"/>
            <w:left w:val="none" w:sz="0" w:space="0" w:color="auto"/>
            <w:bottom w:val="none" w:sz="0" w:space="0" w:color="auto"/>
            <w:right w:val="none" w:sz="0" w:space="0" w:color="auto"/>
          </w:divBdr>
        </w:div>
        <w:div w:id="620649407">
          <w:marLeft w:val="640"/>
          <w:marRight w:val="0"/>
          <w:marTop w:val="0"/>
          <w:marBottom w:val="0"/>
          <w:divBdr>
            <w:top w:val="none" w:sz="0" w:space="0" w:color="auto"/>
            <w:left w:val="none" w:sz="0" w:space="0" w:color="auto"/>
            <w:bottom w:val="none" w:sz="0" w:space="0" w:color="auto"/>
            <w:right w:val="none" w:sz="0" w:space="0" w:color="auto"/>
          </w:divBdr>
        </w:div>
        <w:div w:id="1386217491">
          <w:marLeft w:val="640"/>
          <w:marRight w:val="0"/>
          <w:marTop w:val="0"/>
          <w:marBottom w:val="0"/>
          <w:divBdr>
            <w:top w:val="none" w:sz="0" w:space="0" w:color="auto"/>
            <w:left w:val="none" w:sz="0" w:space="0" w:color="auto"/>
            <w:bottom w:val="none" w:sz="0" w:space="0" w:color="auto"/>
            <w:right w:val="none" w:sz="0" w:space="0" w:color="auto"/>
          </w:divBdr>
        </w:div>
        <w:div w:id="1441297753">
          <w:marLeft w:val="640"/>
          <w:marRight w:val="0"/>
          <w:marTop w:val="0"/>
          <w:marBottom w:val="0"/>
          <w:divBdr>
            <w:top w:val="none" w:sz="0" w:space="0" w:color="auto"/>
            <w:left w:val="none" w:sz="0" w:space="0" w:color="auto"/>
            <w:bottom w:val="none" w:sz="0" w:space="0" w:color="auto"/>
            <w:right w:val="none" w:sz="0" w:space="0" w:color="auto"/>
          </w:divBdr>
        </w:div>
        <w:div w:id="1892376134">
          <w:marLeft w:val="640"/>
          <w:marRight w:val="0"/>
          <w:marTop w:val="0"/>
          <w:marBottom w:val="0"/>
          <w:divBdr>
            <w:top w:val="none" w:sz="0" w:space="0" w:color="auto"/>
            <w:left w:val="none" w:sz="0" w:space="0" w:color="auto"/>
            <w:bottom w:val="none" w:sz="0" w:space="0" w:color="auto"/>
            <w:right w:val="none" w:sz="0" w:space="0" w:color="auto"/>
          </w:divBdr>
        </w:div>
        <w:div w:id="1493446725">
          <w:marLeft w:val="640"/>
          <w:marRight w:val="0"/>
          <w:marTop w:val="0"/>
          <w:marBottom w:val="0"/>
          <w:divBdr>
            <w:top w:val="none" w:sz="0" w:space="0" w:color="auto"/>
            <w:left w:val="none" w:sz="0" w:space="0" w:color="auto"/>
            <w:bottom w:val="none" w:sz="0" w:space="0" w:color="auto"/>
            <w:right w:val="none" w:sz="0" w:space="0" w:color="auto"/>
          </w:divBdr>
        </w:div>
        <w:div w:id="1763601122">
          <w:marLeft w:val="640"/>
          <w:marRight w:val="0"/>
          <w:marTop w:val="0"/>
          <w:marBottom w:val="0"/>
          <w:divBdr>
            <w:top w:val="none" w:sz="0" w:space="0" w:color="auto"/>
            <w:left w:val="none" w:sz="0" w:space="0" w:color="auto"/>
            <w:bottom w:val="none" w:sz="0" w:space="0" w:color="auto"/>
            <w:right w:val="none" w:sz="0" w:space="0" w:color="auto"/>
          </w:divBdr>
        </w:div>
        <w:div w:id="177744779">
          <w:marLeft w:val="640"/>
          <w:marRight w:val="0"/>
          <w:marTop w:val="0"/>
          <w:marBottom w:val="0"/>
          <w:divBdr>
            <w:top w:val="none" w:sz="0" w:space="0" w:color="auto"/>
            <w:left w:val="none" w:sz="0" w:space="0" w:color="auto"/>
            <w:bottom w:val="none" w:sz="0" w:space="0" w:color="auto"/>
            <w:right w:val="none" w:sz="0" w:space="0" w:color="auto"/>
          </w:divBdr>
        </w:div>
        <w:div w:id="2061201940">
          <w:marLeft w:val="640"/>
          <w:marRight w:val="0"/>
          <w:marTop w:val="0"/>
          <w:marBottom w:val="0"/>
          <w:divBdr>
            <w:top w:val="none" w:sz="0" w:space="0" w:color="auto"/>
            <w:left w:val="none" w:sz="0" w:space="0" w:color="auto"/>
            <w:bottom w:val="none" w:sz="0" w:space="0" w:color="auto"/>
            <w:right w:val="none" w:sz="0" w:space="0" w:color="auto"/>
          </w:divBdr>
        </w:div>
        <w:div w:id="500120705">
          <w:marLeft w:val="640"/>
          <w:marRight w:val="0"/>
          <w:marTop w:val="0"/>
          <w:marBottom w:val="0"/>
          <w:divBdr>
            <w:top w:val="none" w:sz="0" w:space="0" w:color="auto"/>
            <w:left w:val="none" w:sz="0" w:space="0" w:color="auto"/>
            <w:bottom w:val="none" w:sz="0" w:space="0" w:color="auto"/>
            <w:right w:val="none" w:sz="0" w:space="0" w:color="auto"/>
          </w:divBdr>
        </w:div>
        <w:div w:id="1102646012">
          <w:marLeft w:val="640"/>
          <w:marRight w:val="0"/>
          <w:marTop w:val="0"/>
          <w:marBottom w:val="0"/>
          <w:divBdr>
            <w:top w:val="none" w:sz="0" w:space="0" w:color="auto"/>
            <w:left w:val="none" w:sz="0" w:space="0" w:color="auto"/>
            <w:bottom w:val="none" w:sz="0" w:space="0" w:color="auto"/>
            <w:right w:val="none" w:sz="0" w:space="0" w:color="auto"/>
          </w:divBdr>
        </w:div>
        <w:div w:id="1691176008">
          <w:marLeft w:val="640"/>
          <w:marRight w:val="0"/>
          <w:marTop w:val="0"/>
          <w:marBottom w:val="0"/>
          <w:divBdr>
            <w:top w:val="none" w:sz="0" w:space="0" w:color="auto"/>
            <w:left w:val="none" w:sz="0" w:space="0" w:color="auto"/>
            <w:bottom w:val="none" w:sz="0" w:space="0" w:color="auto"/>
            <w:right w:val="none" w:sz="0" w:space="0" w:color="auto"/>
          </w:divBdr>
        </w:div>
        <w:div w:id="191889642">
          <w:marLeft w:val="640"/>
          <w:marRight w:val="0"/>
          <w:marTop w:val="0"/>
          <w:marBottom w:val="0"/>
          <w:divBdr>
            <w:top w:val="none" w:sz="0" w:space="0" w:color="auto"/>
            <w:left w:val="none" w:sz="0" w:space="0" w:color="auto"/>
            <w:bottom w:val="none" w:sz="0" w:space="0" w:color="auto"/>
            <w:right w:val="none" w:sz="0" w:space="0" w:color="auto"/>
          </w:divBdr>
        </w:div>
        <w:div w:id="577326417">
          <w:marLeft w:val="640"/>
          <w:marRight w:val="0"/>
          <w:marTop w:val="0"/>
          <w:marBottom w:val="0"/>
          <w:divBdr>
            <w:top w:val="none" w:sz="0" w:space="0" w:color="auto"/>
            <w:left w:val="none" w:sz="0" w:space="0" w:color="auto"/>
            <w:bottom w:val="none" w:sz="0" w:space="0" w:color="auto"/>
            <w:right w:val="none" w:sz="0" w:space="0" w:color="auto"/>
          </w:divBdr>
        </w:div>
        <w:div w:id="1047292265">
          <w:marLeft w:val="640"/>
          <w:marRight w:val="0"/>
          <w:marTop w:val="0"/>
          <w:marBottom w:val="0"/>
          <w:divBdr>
            <w:top w:val="none" w:sz="0" w:space="0" w:color="auto"/>
            <w:left w:val="none" w:sz="0" w:space="0" w:color="auto"/>
            <w:bottom w:val="none" w:sz="0" w:space="0" w:color="auto"/>
            <w:right w:val="none" w:sz="0" w:space="0" w:color="auto"/>
          </w:divBdr>
        </w:div>
        <w:div w:id="161509011">
          <w:marLeft w:val="640"/>
          <w:marRight w:val="0"/>
          <w:marTop w:val="0"/>
          <w:marBottom w:val="0"/>
          <w:divBdr>
            <w:top w:val="none" w:sz="0" w:space="0" w:color="auto"/>
            <w:left w:val="none" w:sz="0" w:space="0" w:color="auto"/>
            <w:bottom w:val="none" w:sz="0" w:space="0" w:color="auto"/>
            <w:right w:val="none" w:sz="0" w:space="0" w:color="auto"/>
          </w:divBdr>
        </w:div>
        <w:div w:id="393042554">
          <w:marLeft w:val="640"/>
          <w:marRight w:val="0"/>
          <w:marTop w:val="0"/>
          <w:marBottom w:val="0"/>
          <w:divBdr>
            <w:top w:val="none" w:sz="0" w:space="0" w:color="auto"/>
            <w:left w:val="none" w:sz="0" w:space="0" w:color="auto"/>
            <w:bottom w:val="none" w:sz="0" w:space="0" w:color="auto"/>
            <w:right w:val="none" w:sz="0" w:space="0" w:color="auto"/>
          </w:divBdr>
        </w:div>
        <w:div w:id="283118896">
          <w:marLeft w:val="640"/>
          <w:marRight w:val="0"/>
          <w:marTop w:val="0"/>
          <w:marBottom w:val="0"/>
          <w:divBdr>
            <w:top w:val="none" w:sz="0" w:space="0" w:color="auto"/>
            <w:left w:val="none" w:sz="0" w:space="0" w:color="auto"/>
            <w:bottom w:val="none" w:sz="0" w:space="0" w:color="auto"/>
            <w:right w:val="none" w:sz="0" w:space="0" w:color="auto"/>
          </w:divBdr>
        </w:div>
        <w:div w:id="1984889245">
          <w:marLeft w:val="640"/>
          <w:marRight w:val="0"/>
          <w:marTop w:val="0"/>
          <w:marBottom w:val="0"/>
          <w:divBdr>
            <w:top w:val="none" w:sz="0" w:space="0" w:color="auto"/>
            <w:left w:val="none" w:sz="0" w:space="0" w:color="auto"/>
            <w:bottom w:val="none" w:sz="0" w:space="0" w:color="auto"/>
            <w:right w:val="none" w:sz="0" w:space="0" w:color="auto"/>
          </w:divBdr>
        </w:div>
        <w:div w:id="1786074114">
          <w:marLeft w:val="640"/>
          <w:marRight w:val="0"/>
          <w:marTop w:val="0"/>
          <w:marBottom w:val="0"/>
          <w:divBdr>
            <w:top w:val="none" w:sz="0" w:space="0" w:color="auto"/>
            <w:left w:val="none" w:sz="0" w:space="0" w:color="auto"/>
            <w:bottom w:val="none" w:sz="0" w:space="0" w:color="auto"/>
            <w:right w:val="none" w:sz="0" w:space="0" w:color="auto"/>
          </w:divBdr>
        </w:div>
        <w:div w:id="1810856553">
          <w:marLeft w:val="640"/>
          <w:marRight w:val="0"/>
          <w:marTop w:val="0"/>
          <w:marBottom w:val="0"/>
          <w:divBdr>
            <w:top w:val="none" w:sz="0" w:space="0" w:color="auto"/>
            <w:left w:val="none" w:sz="0" w:space="0" w:color="auto"/>
            <w:bottom w:val="none" w:sz="0" w:space="0" w:color="auto"/>
            <w:right w:val="none" w:sz="0" w:space="0" w:color="auto"/>
          </w:divBdr>
        </w:div>
        <w:div w:id="1051079097">
          <w:marLeft w:val="640"/>
          <w:marRight w:val="0"/>
          <w:marTop w:val="0"/>
          <w:marBottom w:val="0"/>
          <w:divBdr>
            <w:top w:val="none" w:sz="0" w:space="0" w:color="auto"/>
            <w:left w:val="none" w:sz="0" w:space="0" w:color="auto"/>
            <w:bottom w:val="none" w:sz="0" w:space="0" w:color="auto"/>
            <w:right w:val="none" w:sz="0" w:space="0" w:color="auto"/>
          </w:divBdr>
        </w:div>
        <w:div w:id="571351898">
          <w:marLeft w:val="640"/>
          <w:marRight w:val="0"/>
          <w:marTop w:val="0"/>
          <w:marBottom w:val="0"/>
          <w:divBdr>
            <w:top w:val="none" w:sz="0" w:space="0" w:color="auto"/>
            <w:left w:val="none" w:sz="0" w:space="0" w:color="auto"/>
            <w:bottom w:val="none" w:sz="0" w:space="0" w:color="auto"/>
            <w:right w:val="none" w:sz="0" w:space="0" w:color="auto"/>
          </w:divBdr>
        </w:div>
        <w:div w:id="954556335">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4945714">
      <w:bodyDiv w:val="1"/>
      <w:marLeft w:val="0"/>
      <w:marRight w:val="0"/>
      <w:marTop w:val="0"/>
      <w:marBottom w:val="0"/>
      <w:divBdr>
        <w:top w:val="none" w:sz="0" w:space="0" w:color="auto"/>
        <w:left w:val="none" w:sz="0" w:space="0" w:color="auto"/>
        <w:bottom w:val="none" w:sz="0" w:space="0" w:color="auto"/>
        <w:right w:val="none" w:sz="0" w:space="0" w:color="auto"/>
      </w:divBdr>
      <w:divsChild>
        <w:div w:id="1032417023">
          <w:marLeft w:val="640"/>
          <w:marRight w:val="0"/>
          <w:marTop w:val="0"/>
          <w:marBottom w:val="0"/>
          <w:divBdr>
            <w:top w:val="none" w:sz="0" w:space="0" w:color="auto"/>
            <w:left w:val="none" w:sz="0" w:space="0" w:color="auto"/>
            <w:bottom w:val="none" w:sz="0" w:space="0" w:color="auto"/>
            <w:right w:val="none" w:sz="0" w:space="0" w:color="auto"/>
          </w:divBdr>
        </w:div>
        <w:div w:id="1252473113">
          <w:marLeft w:val="640"/>
          <w:marRight w:val="0"/>
          <w:marTop w:val="0"/>
          <w:marBottom w:val="0"/>
          <w:divBdr>
            <w:top w:val="none" w:sz="0" w:space="0" w:color="auto"/>
            <w:left w:val="none" w:sz="0" w:space="0" w:color="auto"/>
            <w:bottom w:val="none" w:sz="0" w:space="0" w:color="auto"/>
            <w:right w:val="none" w:sz="0" w:space="0" w:color="auto"/>
          </w:divBdr>
        </w:div>
        <w:div w:id="451092288">
          <w:marLeft w:val="640"/>
          <w:marRight w:val="0"/>
          <w:marTop w:val="0"/>
          <w:marBottom w:val="0"/>
          <w:divBdr>
            <w:top w:val="none" w:sz="0" w:space="0" w:color="auto"/>
            <w:left w:val="none" w:sz="0" w:space="0" w:color="auto"/>
            <w:bottom w:val="none" w:sz="0" w:space="0" w:color="auto"/>
            <w:right w:val="none" w:sz="0" w:space="0" w:color="auto"/>
          </w:divBdr>
        </w:div>
        <w:div w:id="2032297325">
          <w:marLeft w:val="640"/>
          <w:marRight w:val="0"/>
          <w:marTop w:val="0"/>
          <w:marBottom w:val="0"/>
          <w:divBdr>
            <w:top w:val="none" w:sz="0" w:space="0" w:color="auto"/>
            <w:left w:val="none" w:sz="0" w:space="0" w:color="auto"/>
            <w:bottom w:val="none" w:sz="0" w:space="0" w:color="auto"/>
            <w:right w:val="none" w:sz="0" w:space="0" w:color="auto"/>
          </w:divBdr>
        </w:div>
        <w:div w:id="590891840">
          <w:marLeft w:val="640"/>
          <w:marRight w:val="0"/>
          <w:marTop w:val="0"/>
          <w:marBottom w:val="0"/>
          <w:divBdr>
            <w:top w:val="none" w:sz="0" w:space="0" w:color="auto"/>
            <w:left w:val="none" w:sz="0" w:space="0" w:color="auto"/>
            <w:bottom w:val="none" w:sz="0" w:space="0" w:color="auto"/>
            <w:right w:val="none" w:sz="0" w:space="0" w:color="auto"/>
          </w:divBdr>
        </w:div>
        <w:div w:id="1787848975">
          <w:marLeft w:val="640"/>
          <w:marRight w:val="0"/>
          <w:marTop w:val="0"/>
          <w:marBottom w:val="0"/>
          <w:divBdr>
            <w:top w:val="none" w:sz="0" w:space="0" w:color="auto"/>
            <w:left w:val="none" w:sz="0" w:space="0" w:color="auto"/>
            <w:bottom w:val="none" w:sz="0" w:space="0" w:color="auto"/>
            <w:right w:val="none" w:sz="0" w:space="0" w:color="auto"/>
          </w:divBdr>
        </w:div>
        <w:div w:id="119688671">
          <w:marLeft w:val="640"/>
          <w:marRight w:val="0"/>
          <w:marTop w:val="0"/>
          <w:marBottom w:val="0"/>
          <w:divBdr>
            <w:top w:val="none" w:sz="0" w:space="0" w:color="auto"/>
            <w:left w:val="none" w:sz="0" w:space="0" w:color="auto"/>
            <w:bottom w:val="none" w:sz="0" w:space="0" w:color="auto"/>
            <w:right w:val="none" w:sz="0" w:space="0" w:color="auto"/>
          </w:divBdr>
        </w:div>
        <w:div w:id="2017221422">
          <w:marLeft w:val="640"/>
          <w:marRight w:val="0"/>
          <w:marTop w:val="0"/>
          <w:marBottom w:val="0"/>
          <w:divBdr>
            <w:top w:val="none" w:sz="0" w:space="0" w:color="auto"/>
            <w:left w:val="none" w:sz="0" w:space="0" w:color="auto"/>
            <w:bottom w:val="none" w:sz="0" w:space="0" w:color="auto"/>
            <w:right w:val="none" w:sz="0" w:space="0" w:color="auto"/>
          </w:divBdr>
        </w:div>
        <w:div w:id="246428350">
          <w:marLeft w:val="640"/>
          <w:marRight w:val="0"/>
          <w:marTop w:val="0"/>
          <w:marBottom w:val="0"/>
          <w:divBdr>
            <w:top w:val="none" w:sz="0" w:space="0" w:color="auto"/>
            <w:left w:val="none" w:sz="0" w:space="0" w:color="auto"/>
            <w:bottom w:val="none" w:sz="0" w:space="0" w:color="auto"/>
            <w:right w:val="none" w:sz="0" w:space="0" w:color="auto"/>
          </w:divBdr>
        </w:div>
        <w:div w:id="969437980">
          <w:marLeft w:val="640"/>
          <w:marRight w:val="0"/>
          <w:marTop w:val="0"/>
          <w:marBottom w:val="0"/>
          <w:divBdr>
            <w:top w:val="none" w:sz="0" w:space="0" w:color="auto"/>
            <w:left w:val="none" w:sz="0" w:space="0" w:color="auto"/>
            <w:bottom w:val="none" w:sz="0" w:space="0" w:color="auto"/>
            <w:right w:val="none" w:sz="0" w:space="0" w:color="auto"/>
          </w:divBdr>
        </w:div>
        <w:div w:id="547764252">
          <w:marLeft w:val="640"/>
          <w:marRight w:val="0"/>
          <w:marTop w:val="0"/>
          <w:marBottom w:val="0"/>
          <w:divBdr>
            <w:top w:val="none" w:sz="0" w:space="0" w:color="auto"/>
            <w:left w:val="none" w:sz="0" w:space="0" w:color="auto"/>
            <w:bottom w:val="none" w:sz="0" w:space="0" w:color="auto"/>
            <w:right w:val="none" w:sz="0" w:space="0" w:color="auto"/>
          </w:divBdr>
        </w:div>
        <w:div w:id="900137538">
          <w:marLeft w:val="640"/>
          <w:marRight w:val="0"/>
          <w:marTop w:val="0"/>
          <w:marBottom w:val="0"/>
          <w:divBdr>
            <w:top w:val="none" w:sz="0" w:space="0" w:color="auto"/>
            <w:left w:val="none" w:sz="0" w:space="0" w:color="auto"/>
            <w:bottom w:val="none" w:sz="0" w:space="0" w:color="auto"/>
            <w:right w:val="none" w:sz="0" w:space="0" w:color="auto"/>
          </w:divBdr>
        </w:div>
        <w:div w:id="495075934">
          <w:marLeft w:val="640"/>
          <w:marRight w:val="0"/>
          <w:marTop w:val="0"/>
          <w:marBottom w:val="0"/>
          <w:divBdr>
            <w:top w:val="none" w:sz="0" w:space="0" w:color="auto"/>
            <w:left w:val="none" w:sz="0" w:space="0" w:color="auto"/>
            <w:bottom w:val="none" w:sz="0" w:space="0" w:color="auto"/>
            <w:right w:val="none" w:sz="0" w:space="0" w:color="auto"/>
          </w:divBdr>
        </w:div>
        <w:div w:id="754472089">
          <w:marLeft w:val="640"/>
          <w:marRight w:val="0"/>
          <w:marTop w:val="0"/>
          <w:marBottom w:val="0"/>
          <w:divBdr>
            <w:top w:val="none" w:sz="0" w:space="0" w:color="auto"/>
            <w:left w:val="none" w:sz="0" w:space="0" w:color="auto"/>
            <w:bottom w:val="none" w:sz="0" w:space="0" w:color="auto"/>
            <w:right w:val="none" w:sz="0" w:space="0" w:color="auto"/>
          </w:divBdr>
        </w:div>
        <w:div w:id="605618272">
          <w:marLeft w:val="640"/>
          <w:marRight w:val="0"/>
          <w:marTop w:val="0"/>
          <w:marBottom w:val="0"/>
          <w:divBdr>
            <w:top w:val="none" w:sz="0" w:space="0" w:color="auto"/>
            <w:left w:val="none" w:sz="0" w:space="0" w:color="auto"/>
            <w:bottom w:val="none" w:sz="0" w:space="0" w:color="auto"/>
            <w:right w:val="none" w:sz="0" w:space="0" w:color="auto"/>
          </w:divBdr>
        </w:div>
        <w:div w:id="1622422503">
          <w:marLeft w:val="640"/>
          <w:marRight w:val="0"/>
          <w:marTop w:val="0"/>
          <w:marBottom w:val="0"/>
          <w:divBdr>
            <w:top w:val="none" w:sz="0" w:space="0" w:color="auto"/>
            <w:left w:val="none" w:sz="0" w:space="0" w:color="auto"/>
            <w:bottom w:val="none" w:sz="0" w:space="0" w:color="auto"/>
            <w:right w:val="none" w:sz="0" w:space="0" w:color="auto"/>
          </w:divBdr>
        </w:div>
        <w:div w:id="1188175053">
          <w:marLeft w:val="640"/>
          <w:marRight w:val="0"/>
          <w:marTop w:val="0"/>
          <w:marBottom w:val="0"/>
          <w:divBdr>
            <w:top w:val="none" w:sz="0" w:space="0" w:color="auto"/>
            <w:left w:val="none" w:sz="0" w:space="0" w:color="auto"/>
            <w:bottom w:val="none" w:sz="0" w:space="0" w:color="auto"/>
            <w:right w:val="none" w:sz="0" w:space="0" w:color="auto"/>
          </w:divBdr>
        </w:div>
        <w:div w:id="2127578886">
          <w:marLeft w:val="640"/>
          <w:marRight w:val="0"/>
          <w:marTop w:val="0"/>
          <w:marBottom w:val="0"/>
          <w:divBdr>
            <w:top w:val="none" w:sz="0" w:space="0" w:color="auto"/>
            <w:left w:val="none" w:sz="0" w:space="0" w:color="auto"/>
            <w:bottom w:val="none" w:sz="0" w:space="0" w:color="auto"/>
            <w:right w:val="none" w:sz="0" w:space="0" w:color="auto"/>
          </w:divBdr>
        </w:div>
        <w:div w:id="1192693385">
          <w:marLeft w:val="640"/>
          <w:marRight w:val="0"/>
          <w:marTop w:val="0"/>
          <w:marBottom w:val="0"/>
          <w:divBdr>
            <w:top w:val="none" w:sz="0" w:space="0" w:color="auto"/>
            <w:left w:val="none" w:sz="0" w:space="0" w:color="auto"/>
            <w:bottom w:val="none" w:sz="0" w:space="0" w:color="auto"/>
            <w:right w:val="none" w:sz="0" w:space="0" w:color="auto"/>
          </w:divBdr>
        </w:div>
        <w:div w:id="1009455377">
          <w:marLeft w:val="640"/>
          <w:marRight w:val="0"/>
          <w:marTop w:val="0"/>
          <w:marBottom w:val="0"/>
          <w:divBdr>
            <w:top w:val="none" w:sz="0" w:space="0" w:color="auto"/>
            <w:left w:val="none" w:sz="0" w:space="0" w:color="auto"/>
            <w:bottom w:val="none" w:sz="0" w:space="0" w:color="auto"/>
            <w:right w:val="none" w:sz="0" w:space="0" w:color="auto"/>
          </w:divBdr>
        </w:div>
        <w:div w:id="864559304">
          <w:marLeft w:val="640"/>
          <w:marRight w:val="0"/>
          <w:marTop w:val="0"/>
          <w:marBottom w:val="0"/>
          <w:divBdr>
            <w:top w:val="none" w:sz="0" w:space="0" w:color="auto"/>
            <w:left w:val="none" w:sz="0" w:space="0" w:color="auto"/>
            <w:bottom w:val="none" w:sz="0" w:space="0" w:color="auto"/>
            <w:right w:val="none" w:sz="0" w:space="0" w:color="auto"/>
          </w:divBdr>
        </w:div>
        <w:div w:id="786654505">
          <w:marLeft w:val="640"/>
          <w:marRight w:val="0"/>
          <w:marTop w:val="0"/>
          <w:marBottom w:val="0"/>
          <w:divBdr>
            <w:top w:val="none" w:sz="0" w:space="0" w:color="auto"/>
            <w:left w:val="none" w:sz="0" w:space="0" w:color="auto"/>
            <w:bottom w:val="none" w:sz="0" w:space="0" w:color="auto"/>
            <w:right w:val="none" w:sz="0" w:space="0" w:color="auto"/>
          </w:divBdr>
        </w:div>
        <w:div w:id="93134469">
          <w:marLeft w:val="640"/>
          <w:marRight w:val="0"/>
          <w:marTop w:val="0"/>
          <w:marBottom w:val="0"/>
          <w:divBdr>
            <w:top w:val="none" w:sz="0" w:space="0" w:color="auto"/>
            <w:left w:val="none" w:sz="0" w:space="0" w:color="auto"/>
            <w:bottom w:val="none" w:sz="0" w:space="0" w:color="auto"/>
            <w:right w:val="none" w:sz="0" w:space="0" w:color="auto"/>
          </w:divBdr>
        </w:div>
        <w:div w:id="1682850931">
          <w:marLeft w:val="640"/>
          <w:marRight w:val="0"/>
          <w:marTop w:val="0"/>
          <w:marBottom w:val="0"/>
          <w:divBdr>
            <w:top w:val="none" w:sz="0" w:space="0" w:color="auto"/>
            <w:left w:val="none" w:sz="0" w:space="0" w:color="auto"/>
            <w:bottom w:val="none" w:sz="0" w:space="0" w:color="auto"/>
            <w:right w:val="none" w:sz="0" w:space="0" w:color="auto"/>
          </w:divBdr>
        </w:div>
        <w:div w:id="319431486">
          <w:marLeft w:val="640"/>
          <w:marRight w:val="0"/>
          <w:marTop w:val="0"/>
          <w:marBottom w:val="0"/>
          <w:divBdr>
            <w:top w:val="none" w:sz="0" w:space="0" w:color="auto"/>
            <w:left w:val="none" w:sz="0" w:space="0" w:color="auto"/>
            <w:bottom w:val="none" w:sz="0" w:space="0" w:color="auto"/>
            <w:right w:val="none" w:sz="0" w:space="0" w:color="auto"/>
          </w:divBdr>
        </w:div>
        <w:div w:id="518549453">
          <w:marLeft w:val="640"/>
          <w:marRight w:val="0"/>
          <w:marTop w:val="0"/>
          <w:marBottom w:val="0"/>
          <w:divBdr>
            <w:top w:val="none" w:sz="0" w:space="0" w:color="auto"/>
            <w:left w:val="none" w:sz="0" w:space="0" w:color="auto"/>
            <w:bottom w:val="none" w:sz="0" w:space="0" w:color="auto"/>
            <w:right w:val="none" w:sz="0" w:space="0" w:color="auto"/>
          </w:divBdr>
        </w:div>
        <w:div w:id="667486202">
          <w:marLeft w:val="640"/>
          <w:marRight w:val="0"/>
          <w:marTop w:val="0"/>
          <w:marBottom w:val="0"/>
          <w:divBdr>
            <w:top w:val="none" w:sz="0" w:space="0" w:color="auto"/>
            <w:left w:val="none" w:sz="0" w:space="0" w:color="auto"/>
            <w:bottom w:val="none" w:sz="0" w:space="0" w:color="auto"/>
            <w:right w:val="none" w:sz="0" w:space="0" w:color="auto"/>
          </w:divBdr>
        </w:div>
        <w:div w:id="514079869">
          <w:marLeft w:val="640"/>
          <w:marRight w:val="0"/>
          <w:marTop w:val="0"/>
          <w:marBottom w:val="0"/>
          <w:divBdr>
            <w:top w:val="none" w:sz="0" w:space="0" w:color="auto"/>
            <w:left w:val="none" w:sz="0" w:space="0" w:color="auto"/>
            <w:bottom w:val="none" w:sz="0" w:space="0" w:color="auto"/>
            <w:right w:val="none" w:sz="0" w:space="0" w:color="auto"/>
          </w:divBdr>
        </w:div>
        <w:div w:id="300548449">
          <w:marLeft w:val="640"/>
          <w:marRight w:val="0"/>
          <w:marTop w:val="0"/>
          <w:marBottom w:val="0"/>
          <w:divBdr>
            <w:top w:val="none" w:sz="0" w:space="0" w:color="auto"/>
            <w:left w:val="none" w:sz="0" w:space="0" w:color="auto"/>
            <w:bottom w:val="none" w:sz="0" w:space="0" w:color="auto"/>
            <w:right w:val="none" w:sz="0" w:space="0" w:color="auto"/>
          </w:divBdr>
        </w:div>
        <w:div w:id="1840848372">
          <w:marLeft w:val="640"/>
          <w:marRight w:val="0"/>
          <w:marTop w:val="0"/>
          <w:marBottom w:val="0"/>
          <w:divBdr>
            <w:top w:val="none" w:sz="0" w:space="0" w:color="auto"/>
            <w:left w:val="none" w:sz="0" w:space="0" w:color="auto"/>
            <w:bottom w:val="none" w:sz="0" w:space="0" w:color="auto"/>
            <w:right w:val="none" w:sz="0" w:space="0" w:color="auto"/>
          </w:divBdr>
        </w:div>
        <w:div w:id="921060801">
          <w:marLeft w:val="640"/>
          <w:marRight w:val="0"/>
          <w:marTop w:val="0"/>
          <w:marBottom w:val="0"/>
          <w:divBdr>
            <w:top w:val="none" w:sz="0" w:space="0" w:color="auto"/>
            <w:left w:val="none" w:sz="0" w:space="0" w:color="auto"/>
            <w:bottom w:val="none" w:sz="0" w:space="0" w:color="auto"/>
            <w:right w:val="none" w:sz="0" w:space="0" w:color="auto"/>
          </w:divBdr>
        </w:div>
        <w:div w:id="388722952">
          <w:marLeft w:val="640"/>
          <w:marRight w:val="0"/>
          <w:marTop w:val="0"/>
          <w:marBottom w:val="0"/>
          <w:divBdr>
            <w:top w:val="none" w:sz="0" w:space="0" w:color="auto"/>
            <w:left w:val="none" w:sz="0" w:space="0" w:color="auto"/>
            <w:bottom w:val="none" w:sz="0" w:space="0" w:color="auto"/>
            <w:right w:val="none" w:sz="0" w:space="0" w:color="auto"/>
          </w:divBdr>
        </w:div>
        <w:div w:id="1893149242">
          <w:marLeft w:val="640"/>
          <w:marRight w:val="0"/>
          <w:marTop w:val="0"/>
          <w:marBottom w:val="0"/>
          <w:divBdr>
            <w:top w:val="none" w:sz="0" w:space="0" w:color="auto"/>
            <w:left w:val="none" w:sz="0" w:space="0" w:color="auto"/>
            <w:bottom w:val="none" w:sz="0" w:space="0" w:color="auto"/>
            <w:right w:val="none" w:sz="0" w:space="0" w:color="auto"/>
          </w:divBdr>
        </w:div>
        <w:div w:id="127213727">
          <w:marLeft w:val="640"/>
          <w:marRight w:val="0"/>
          <w:marTop w:val="0"/>
          <w:marBottom w:val="0"/>
          <w:divBdr>
            <w:top w:val="none" w:sz="0" w:space="0" w:color="auto"/>
            <w:left w:val="none" w:sz="0" w:space="0" w:color="auto"/>
            <w:bottom w:val="none" w:sz="0" w:space="0" w:color="auto"/>
            <w:right w:val="none" w:sz="0" w:space="0" w:color="auto"/>
          </w:divBdr>
        </w:div>
        <w:div w:id="376929437">
          <w:marLeft w:val="640"/>
          <w:marRight w:val="0"/>
          <w:marTop w:val="0"/>
          <w:marBottom w:val="0"/>
          <w:divBdr>
            <w:top w:val="none" w:sz="0" w:space="0" w:color="auto"/>
            <w:left w:val="none" w:sz="0" w:space="0" w:color="auto"/>
            <w:bottom w:val="none" w:sz="0" w:space="0" w:color="auto"/>
            <w:right w:val="none" w:sz="0" w:space="0" w:color="auto"/>
          </w:divBdr>
        </w:div>
        <w:div w:id="1090547726">
          <w:marLeft w:val="640"/>
          <w:marRight w:val="0"/>
          <w:marTop w:val="0"/>
          <w:marBottom w:val="0"/>
          <w:divBdr>
            <w:top w:val="none" w:sz="0" w:space="0" w:color="auto"/>
            <w:left w:val="none" w:sz="0" w:space="0" w:color="auto"/>
            <w:bottom w:val="none" w:sz="0" w:space="0" w:color="auto"/>
            <w:right w:val="none" w:sz="0" w:space="0" w:color="auto"/>
          </w:divBdr>
        </w:div>
        <w:div w:id="1888566703">
          <w:marLeft w:val="640"/>
          <w:marRight w:val="0"/>
          <w:marTop w:val="0"/>
          <w:marBottom w:val="0"/>
          <w:divBdr>
            <w:top w:val="none" w:sz="0" w:space="0" w:color="auto"/>
            <w:left w:val="none" w:sz="0" w:space="0" w:color="auto"/>
            <w:bottom w:val="none" w:sz="0" w:space="0" w:color="auto"/>
            <w:right w:val="none" w:sz="0" w:space="0" w:color="auto"/>
          </w:divBdr>
        </w:div>
        <w:div w:id="1852639670">
          <w:marLeft w:val="640"/>
          <w:marRight w:val="0"/>
          <w:marTop w:val="0"/>
          <w:marBottom w:val="0"/>
          <w:divBdr>
            <w:top w:val="none" w:sz="0" w:space="0" w:color="auto"/>
            <w:left w:val="none" w:sz="0" w:space="0" w:color="auto"/>
            <w:bottom w:val="none" w:sz="0" w:space="0" w:color="auto"/>
            <w:right w:val="none" w:sz="0" w:space="0" w:color="auto"/>
          </w:divBdr>
        </w:div>
        <w:div w:id="565146723">
          <w:marLeft w:val="640"/>
          <w:marRight w:val="0"/>
          <w:marTop w:val="0"/>
          <w:marBottom w:val="0"/>
          <w:divBdr>
            <w:top w:val="none" w:sz="0" w:space="0" w:color="auto"/>
            <w:left w:val="none" w:sz="0" w:space="0" w:color="auto"/>
            <w:bottom w:val="none" w:sz="0" w:space="0" w:color="auto"/>
            <w:right w:val="none" w:sz="0" w:space="0" w:color="auto"/>
          </w:divBdr>
        </w:div>
        <w:div w:id="347105782">
          <w:marLeft w:val="640"/>
          <w:marRight w:val="0"/>
          <w:marTop w:val="0"/>
          <w:marBottom w:val="0"/>
          <w:divBdr>
            <w:top w:val="none" w:sz="0" w:space="0" w:color="auto"/>
            <w:left w:val="none" w:sz="0" w:space="0" w:color="auto"/>
            <w:bottom w:val="none" w:sz="0" w:space="0" w:color="auto"/>
            <w:right w:val="none" w:sz="0" w:space="0" w:color="auto"/>
          </w:divBdr>
        </w:div>
        <w:div w:id="437798377">
          <w:marLeft w:val="640"/>
          <w:marRight w:val="0"/>
          <w:marTop w:val="0"/>
          <w:marBottom w:val="0"/>
          <w:divBdr>
            <w:top w:val="none" w:sz="0" w:space="0" w:color="auto"/>
            <w:left w:val="none" w:sz="0" w:space="0" w:color="auto"/>
            <w:bottom w:val="none" w:sz="0" w:space="0" w:color="auto"/>
            <w:right w:val="none" w:sz="0" w:space="0" w:color="auto"/>
          </w:divBdr>
        </w:div>
        <w:div w:id="614872460">
          <w:marLeft w:val="640"/>
          <w:marRight w:val="0"/>
          <w:marTop w:val="0"/>
          <w:marBottom w:val="0"/>
          <w:divBdr>
            <w:top w:val="none" w:sz="0" w:space="0" w:color="auto"/>
            <w:left w:val="none" w:sz="0" w:space="0" w:color="auto"/>
            <w:bottom w:val="none" w:sz="0" w:space="0" w:color="auto"/>
            <w:right w:val="none" w:sz="0" w:space="0" w:color="auto"/>
          </w:divBdr>
        </w:div>
        <w:div w:id="1306396480">
          <w:marLeft w:val="640"/>
          <w:marRight w:val="0"/>
          <w:marTop w:val="0"/>
          <w:marBottom w:val="0"/>
          <w:divBdr>
            <w:top w:val="none" w:sz="0" w:space="0" w:color="auto"/>
            <w:left w:val="none" w:sz="0" w:space="0" w:color="auto"/>
            <w:bottom w:val="none" w:sz="0" w:space="0" w:color="auto"/>
            <w:right w:val="none" w:sz="0" w:space="0" w:color="auto"/>
          </w:divBdr>
        </w:div>
        <w:div w:id="431704627">
          <w:marLeft w:val="640"/>
          <w:marRight w:val="0"/>
          <w:marTop w:val="0"/>
          <w:marBottom w:val="0"/>
          <w:divBdr>
            <w:top w:val="none" w:sz="0" w:space="0" w:color="auto"/>
            <w:left w:val="none" w:sz="0" w:space="0" w:color="auto"/>
            <w:bottom w:val="none" w:sz="0" w:space="0" w:color="auto"/>
            <w:right w:val="none" w:sz="0" w:space="0" w:color="auto"/>
          </w:divBdr>
        </w:div>
        <w:div w:id="718865709">
          <w:marLeft w:val="640"/>
          <w:marRight w:val="0"/>
          <w:marTop w:val="0"/>
          <w:marBottom w:val="0"/>
          <w:divBdr>
            <w:top w:val="none" w:sz="0" w:space="0" w:color="auto"/>
            <w:left w:val="none" w:sz="0" w:space="0" w:color="auto"/>
            <w:bottom w:val="none" w:sz="0" w:space="0" w:color="auto"/>
            <w:right w:val="none" w:sz="0" w:space="0" w:color="auto"/>
          </w:divBdr>
        </w:div>
        <w:div w:id="462383062">
          <w:marLeft w:val="640"/>
          <w:marRight w:val="0"/>
          <w:marTop w:val="0"/>
          <w:marBottom w:val="0"/>
          <w:divBdr>
            <w:top w:val="none" w:sz="0" w:space="0" w:color="auto"/>
            <w:left w:val="none" w:sz="0" w:space="0" w:color="auto"/>
            <w:bottom w:val="none" w:sz="0" w:space="0" w:color="auto"/>
            <w:right w:val="none" w:sz="0" w:space="0" w:color="auto"/>
          </w:divBdr>
        </w:div>
        <w:div w:id="451706723">
          <w:marLeft w:val="640"/>
          <w:marRight w:val="0"/>
          <w:marTop w:val="0"/>
          <w:marBottom w:val="0"/>
          <w:divBdr>
            <w:top w:val="none" w:sz="0" w:space="0" w:color="auto"/>
            <w:left w:val="none" w:sz="0" w:space="0" w:color="auto"/>
            <w:bottom w:val="none" w:sz="0" w:space="0" w:color="auto"/>
            <w:right w:val="none" w:sz="0" w:space="0" w:color="auto"/>
          </w:divBdr>
        </w:div>
        <w:div w:id="360711005">
          <w:marLeft w:val="640"/>
          <w:marRight w:val="0"/>
          <w:marTop w:val="0"/>
          <w:marBottom w:val="0"/>
          <w:divBdr>
            <w:top w:val="none" w:sz="0" w:space="0" w:color="auto"/>
            <w:left w:val="none" w:sz="0" w:space="0" w:color="auto"/>
            <w:bottom w:val="none" w:sz="0" w:space="0" w:color="auto"/>
            <w:right w:val="none" w:sz="0" w:space="0" w:color="auto"/>
          </w:divBdr>
        </w:div>
        <w:div w:id="81075400">
          <w:marLeft w:val="640"/>
          <w:marRight w:val="0"/>
          <w:marTop w:val="0"/>
          <w:marBottom w:val="0"/>
          <w:divBdr>
            <w:top w:val="none" w:sz="0" w:space="0" w:color="auto"/>
            <w:left w:val="none" w:sz="0" w:space="0" w:color="auto"/>
            <w:bottom w:val="none" w:sz="0" w:space="0" w:color="auto"/>
            <w:right w:val="none" w:sz="0" w:space="0" w:color="auto"/>
          </w:divBdr>
        </w:div>
        <w:div w:id="880631672">
          <w:marLeft w:val="640"/>
          <w:marRight w:val="0"/>
          <w:marTop w:val="0"/>
          <w:marBottom w:val="0"/>
          <w:divBdr>
            <w:top w:val="none" w:sz="0" w:space="0" w:color="auto"/>
            <w:left w:val="none" w:sz="0" w:space="0" w:color="auto"/>
            <w:bottom w:val="none" w:sz="0" w:space="0" w:color="auto"/>
            <w:right w:val="none" w:sz="0" w:space="0" w:color="auto"/>
          </w:divBdr>
        </w:div>
        <w:div w:id="353923347">
          <w:marLeft w:val="640"/>
          <w:marRight w:val="0"/>
          <w:marTop w:val="0"/>
          <w:marBottom w:val="0"/>
          <w:divBdr>
            <w:top w:val="none" w:sz="0" w:space="0" w:color="auto"/>
            <w:left w:val="none" w:sz="0" w:space="0" w:color="auto"/>
            <w:bottom w:val="none" w:sz="0" w:space="0" w:color="auto"/>
            <w:right w:val="none" w:sz="0" w:space="0" w:color="auto"/>
          </w:divBdr>
        </w:div>
        <w:div w:id="497961667">
          <w:marLeft w:val="640"/>
          <w:marRight w:val="0"/>
          <w:marTop w:val="0"/>
          <w:marBottom w:val="0"/>
          <w:divBdr>
            <w:top w:val="none" w:sz="0" w:space="0" w:color="auto"/>
            <w:left w:val="none" w:sz="0" w:space="0" w:color="auto"/>
            <w:bottom w:val="none" w:sz="0" w:space="0" w:color="auto"/>
            <w:right w:val="none" w:sz="0" w:space="0" w:color="auto"/>
          </w:divBdr>
        </w:div>
        <w:div w:id="994838669">
          <w:marLeft w:val="640"/>
          <w:marRight w:val="0"/>
          <w:marTop w:val="0"/>
          <w:marBottom w:val="0"/>
          <w:divBdr>
            <w:top w:val="none" w:sz="0" w:space="0" w:color="auto"/>
            <w:left w:val="none" w:sz="0" w:space="0" w:color="auto"/>
            <w:bottom w:val="none" w:sz="0" w:space="0" w:color="auto"/>
            <w:right w:val="none" w:sz="0" w:space="0" w:color="auto"/>
          </w:divBdr>
        </w:div>
        <w:div w:id="448011065">
          <w:marLeft w:val="640"/>
          <w:marRight w:val="0"/>
          <w:marTop w:val="0"/>
          <w:marBottom w:val="0"/>
          <w:divBdr>
            <w:top w:val="none" w:sz="0" w:space="0" w:color="auto"/>
            <w:left w:val="none" w:sz="0" w:space="0" w:color="auto"/>
            <w:bottom w:val="none" w:sz="0" w:space="0" w:color="auto"/>
            <w:right w:val="none" w:sz="0" w:space="0" w:color="auto"/>
          </w:divBdr>
        </w:div>
        <w:div w:id="1470636414">
          <w:marLeft w:val="640"/>
          <w:marRight w:val="0"/>
          <w:marTop w:val="0"/>
          <w:marBottom w:val="0"/>
          <w:divBdr>
            <w:top w:val="none" w:sz="0" w:space="0" w:color="auto"/>
            <w:left w:val="none" w:sz="0" w:space="0" w:color="auto"/>
            <w:bottom w:val="none" w:sz="0" w:space="0" w:color="auto"/>
            <w:right w:val="none" w:sz="0" w:space="0" w:color="auto"/>
          </w:divBdr>
        </w:div>
        <w:div w:id="2104960235">
          <w:marLeft w:val="640"/>
          <w:marRight w:val="0"/>
          <w:marTop w:val="0"/>
          <w:marBottom w:val="0"/>
          <w:divBdr>
            <w:top w:val="none" w:sz="0" w:space="0" w:color="auto"/>
            <w:left w:val="none" w:sz="0" w:space="0" w:color="auto"/>
            <w:bottom w:val="none" w:sz="0" w:space="0" w:color="auto"/>
            <w:right w:val="none" w:sz="0" w:space="0" w:color="auto"/>
          </w:divBdr>
        </w:div>
        <w:div w:id="1690764309">
          <w:marLeft w:val="640"/>
          <w:marRight w:val="0"/>
          <w:marTop w:val="0"/>
          <w:marBottom w:val="0"/>
          <w:divBdr>
            <w:top w:val="none" w:sz="0" w:space="0" w:color="auto"/>
            <w:left w:val="none" w:sz="0" w:space="0" w:color="auto"/>
            <w:bottom w:val="none" w:sz="0" w:space="0" w:color="auto"/>
            <w:right w:val="none" w:sz="0" w:space="0" w:color="auto"/>
          </w:divBdr>
        </w:div>
        <w:div w:id="403918407">
          <w:marLeft w:val="640"/>
          <w:marRight w:val="0"/>
          <w:marTop w:val="0"/>
          <w:marBottom w:val="0"/>
          <w:divBdr>
            <w:top w:val="none" w:sz="0" w:space="0" w:color="auto"/>
            <w:left w:val="none" w:sz="0" w:space="0" w:color="auto"/>
            <w:bottom w:val="none" w:sz="0" w:space="0" w:color="auto"/>
            <w:right w:val="none" w:sz="0" w:space="0" w:color="auto"/>
          </w:divBdr>
        </w:div>
        <w:div w:id="531311472">
          <w:marLeft w:val="640"/>
          <w:marRight w:val="0"/>
          <w:marTop w:val="0"/>
          <w:marBottom w:val="0"/>
          <w:divBdr>
            <w:top w:val="none" w:sz="0" w:space="0" w:color="auto"/>
            <w:left w:val="none" w:sz="0" w:space="0" w:color="auto"/>
            <w:bottom w:val="none" w:sz="0" w:space="0" w:color="auto"/>
            <w:right w:val="none" w:sz="0" w:space="0" w:color="auto"/>
          </w:divBdr>
        </w:div>
        <w:div w:id="1770807989">
          <w:marLeft w:val="640"/>
          <w:marRight w:val="0"/>
          <w:marTop w:val="0"/>
          <w:marBottom w:val="0"/>
          <w:divBdr>
            <w:top w:val="none" w:sz="0" w:space="0" w:color="auto"/>
            <w:left w:val="none" w:sz="0" w:space="0" w:color="auto"/>
            <w:bottom w:val="none" w:sz="0" w:space="0" w:color="auto"/>
            <w:right w:val="none" w:sz="0" w:space="0" w:color="auto"/>
          </w:divBdr>
        </w:div>
        <w:div w:id="1433162343">
          <w:marLeft w:val="640"/>
          <w:marRight w:val="0"/>
          <w:marTop w:val="0"/>
          <w:marBottom w:val="0"/>
          <w:divBdr>
            <w:top w:val="none" w:sz="0" w:space="0" w:color="auto"/>
            <w:left w:val="none" w:sz="0" w:space="0" w:color="auto"/>
            <w:bottom w:val="none" w:sz="0" w:space="0" w:color="auto"/>
            <w:right w:val="none" w:sz="0" w:space="0" w:color="auto"/>
          </w:divBdr>
        </w:div>
        <w:div w:id="1510868861">
          <w:marLeft w:val="640"/>
          <w:marRight w:val="0"/>
          <w:marTop w:val="0"/>
          <w:marBottom w:val="0"/>
          <w:divBdr>
            <w:top w:val="none" w:sz="0" w:space="0" w:color="auto"/>
            <w:left w:val="none" w:sz="0" w:space="0" w:color="auto"/>
            <w:bottom w:val="none" w:sz="0" w:space="0" w:color="auto"/>
            <w:right w:val="none" w:sz="0" w:space="0" w:color="auto"/>
          </w:divBdr>
        </w:div>
        <w:div w:id="1434977003">
          <w:marLeft w:val="640"/>
          <w:marRight w:val="0"/>
          <w:marTop w:val="0"/>
          <w:marBottom w:val="0"/>
          <w:divBdr>
            <w:top w:val="none" w:sz="0" w:space="0" w:color="auto"/>
            <w:left w:val="none" w:sz="0" w:space="0" w:color="auto"/>
            <w:bottom w:val="none" w:sz="0" w:space="0" w:color="auto"/>
            <w:right w:val="none" w:sz="0" w:space="0" w:color="auto"/>
          </w:divBdr>
        </w:div>
        <w:div w:id="2109495981">
          <w:marLeft w:val="640"/>
          <w:marRight w:val="0"/>
          <w:marTop w:val="0"/>
          <w:marBottom w:val="0"/>
          <w:divBdr>
            <w:top w:val="none" w:sz="0" w:space="0" w:color="auto"/>
            <w:left w:val="none" w:sz="0" w:space="0" w:color="auto"/>
            <w:bottom w:val="none" w:sz="0" w:space="0" w:color="auto"/>
            <w:right w:val="none" w:sz="0" w:space="0" w:color="auto"/>
          </w:divBdr>
        </w:div>
        <w:div w:id="1422338623">
          <w:marLeft w:val="640"/>
          <w:marRight w:val="0"/>
          <w:marTop w:val="0"/>
          <w:marBottom w:val="0"/>
          <w:divBdr>
            <w:top w:val="none" w:sz="0" w:space="0" w:color="auto"/>
            <w:left w:val="none" w:sz="0" w:space="0" w:color="auto"/>
            <w:bottom w:val="none" w:sz="0" w:space="0" w:color="auto"/>
            <w:right w:val="none" w:sz="0" w:space="0" w:color="auto"/>
          </w:divBdr>
        </w:div>
        <w:div w:id="1294021654">
          <w:marLeft w:val="640"/>
          <w:marRight w:val="0"/>
          <w:marTop w:val="0"/>
          <w:marBottom w:val="0"/>
          <w:divBdr>
            <w:top w:val="none" w:sz="0" w:space="0" w:color="auto"/>
            <w:left w:val="none" w:sz="0" w:space="0" w:color="auto"/>
            <w:bottom w:val="none" w:sz="0" w:space="0" w:color="auto"/>
            <w:right w:val="none" w:sz="0" w:space="0" w:color="auto"/>
          </w:divBdr>
        </w:div>
        <w:div w:id="1305431114">
          <w:marLeft w:val="640"/>
          <w:marRight w:val="0"/>
          <w:marTop w:val="0"/>
          <w:marBottom w:val="0"/>
          <w:divBdr>
            <w:top w:val="none" w:sz="0" w:space="0" w:color="auto"/>
            <w:left w:val="none" w:sz="0" w:space="0" w:color="auto"/>
            <w:bottom w:val="none" w:sz="0" w:space="0" w:color="auto"/>
            <w:right w:val="none" w:sz="0" w:space="0" w:color="auto"/>
          </w:divBdr>
        </w:div>
        <w:div w:id="1508204967">
          <w:marLeft w:val="640"/>
          <w:marRight w:val="0"/>
          <w:marTop w:val="0"/>
          <w:marBottom w:val="0"/>
          <w:divBdr>
            <w:top w:val="none" w:sz="0" w:space="0" w:color="auto"/>
            <w:left w:val="none" w:sz="0" w:space="0" w:color="auto"/>
            <w:bottom w:val="none" w:sz="0" w:space="0" w:color="auto"/>
            <w:right w:val="none" w:sz="0" w:space="0" w:color="auto"/>
          </w:divBdr>
        </w:div>
        <w:div w:id="1529223142">
          <w:marLeft w:val="640"/>
          <w:marRight w:val="0"/>
          <w:marTop w:val="0"/>
          <w:marBottom w:val="0"/>
          <w:divBdr>
            <w:top w:val="none" w:sz="0" w:space="0" w:color="auto"/>
            <w:left w:val="none" w:sz="0" w:space="0" w:color="auto"/>
            <w:bottom w:val="none" w:sz="0" w:space="0" w:color="auto"/>
            <w:right w:val="none" w:sz="0" w:space="0" w:color="auto"/>
          </w:divBdr>
        </w:div>
        <w:div w:id="1820268865">
          <w:marLeft w:val="640"/>
          <w:marRight w:val="0"/>
          <w:marTop w:val="0"/>
          <w:marBottom w:val="0"/>
          <w:divBdr>
            <w:top w:val="none" w:sz="0" w:space="0" w:color="auto"/>
            <w:left w:val="none" w:sz="0" w:space="0" w:color="auto"/>
            <w:bottom w:val="none" w:sz="0" w:space="0" w:color="auto"/>
            <w:right w:val="none" w:sz="0" w:space="0" w:color="auto"/>
          </w:divBdr>
        </w:div>
        <w:div w:id="1474953821">
          <w:marLeft w:val="640"/>
          <w:marRight w:val="0"/>
          <w:marTop w:val="0"/>
          <w:marBottom w:val="0"/>
          <w:divBdr>
            <w:top w:val="none" w:sz="0" w:space="0" w:color="auto"/>
            <w:left w:val="none" w:sz="0" w:space="0" w:color="auto"/>
            <w:bottom w:val="none" w:sz="0" w:space="0" w:color="auto"/>
            <w:right w:val="none" w:sz="0" w:space="0" w:color="auto"/>
          </w:divBdr>
        </w:div>
        <w:div w:id="695808425">
          <w:marLeft w:val="640"/>
          <w:marRight w:val="0"/>
          <w:marTop w:val="0"/>
          <w:marBottom w:val="0"/>
          <w:divBdr>
            <w:top w:val="none" w:sz="0" w:space="0" w:color="auto"/>
            <w:left w:val="none" w:sz="0" w:space="0" w:color="auto"/>
            <w:bottom w:val="none" w:sz="0" w:space="0" w:color="auto"/>
            <w:right w:val="none" w:sz="0" w:space="0" w:color="auto"/>
          </w:divBdr>
        </w:div>
        <w:div w:id="1161963010">
          <w:marLeft w:val="640"/>
          <w:marRight w:val="0"/>
          <w:marTop w:val="0"/>
          <w:marBottom w:val="0"/>
          <w:divBdr>
            <w:top w:val="none" w:sz="0" w:space="0" w:color="auto"/>
            <w:left w:val="none" w:sz="0" w:space="0" w:color="auto"/>
            <w:bottom w:val="none" w:sz="0" w:space="0" w:color="auto"/>
            <w:right w:val="none" w:sz="0" w:space="0" w:color="auto"/>
          </w:divBdr>
        </w:div>
        <w:div w:id="933586721">
          <w:marLeft w:val="640"/>
          <w:marRight w:val="0"/>
          <w:marTop w:val="0"/>
          <w:marBottom w:val="0"/>
          <w:divBdr>
            <w:top w:val="none" w:sz="0" w:space="0" w:color="auto"/>
            <w:left w:val="none" w:sz="0" w:space="0" w:color="auto"/>
            <w:bottom w:val="none" w:sz="0" w:space="0" w:color="auto"/>
            <w:right w:val="none" w:sz="0" w:space="0" w:color="auto"/>
          </w:divBdr>
        </w:div>
        <w:div w:id="137460261">
          <w:marLeft w:val="640"/>
          <w:marRight w:val="0"/>
          <w:marTop w:val="0"/>
          <w:marBottom w:val="0"/>
          <w:divBdr>
            <w:top w:val="none" w:sz="0" w:space="0" w:color="auto"/>
            <w:left w:val="none" w:sz="0" w:space="0" w:color="auto"/>
            <w:bottom w:val="none" w:sz="0" w:space="0" w:color="auto"/>
            <w:right w:val="none" w:sz="0" w:space="0" w:color="auto"/>
          </w:divBdr>
        </w:div>
        <w:div w:id="414134703">
          <w:marLeft w:val="640"/>
          <w:marRight w:val="0"/>
          <w:marTop w:val="0"/>
          <w:marBottom w:val="0"/>
          <w:divBdr>
            <w:top w:val="none" w:sz="0" w:space="0" w:color="auto"/>
            <w:left w:val="none" w:sz="0" w:space="0" w:color="auto"/>
            <w:bottom w:val="none" w:sz="0" w:space="0" w:color="auto"/>
            <w:right w:val="none" w:sz="0" w:space="0" w:color="auto"/>
          </w:divBdr>
        </w:div>
        <w:div w:id="173616136">
          <w:marLeft w:val="640"/>
          <w:marRight w:val="0"/>
          <w:marTop w:val="0"/>
          <w:marBottom w:val="0"/>
          <w:divBdr>
            <w:top w:val="none" w:sz="0" w:space="0" w:color="auto"/>
            <w:left w:val="none" w:sz="0" w:space="0" w:color="auto"/>
            <w:bottom w:val="none" w:sz="0" w:space="0" w:color="auto"/>
            <w:right w:val="none" w:sz="0" w:space="0" w:color="auto"/>
          </w:divBdr>
        </w:div>
        <w:div w:id="1134565129">
          <w:marLeft w:val="640"/>
          <w:marRight w:val="0"/>
          <w:marTop w:val="0"/>
          <w:marBottom w:val="0"/>
          <w:divBdr>
            <w:top w:val="none" w:sz="0" w:space="0" w:color="auto"/>
            <w:left w:val="none" w:sz="0" w:space="0" w:color="auto"/>
            <w:bottom w:val="none" w:sz="0" w:space="0" w:color="auto"/>
            <w:right w:val="none" w:sz="0" w:space="0" w:color="auto"/>
          </w:divBdr>
        </w:div>
        <w:div w:id="943344557">
          <w:marLeft w:val="640"/>
          <w:marRight w:val="0"/>
          <w:marTop w:val="0"/>
          <w:marBottom w:val="0"/>
          <w:divBdr>
            <w:top w:val="none" w:sz="0" w:space="0" w:color="auto"/>
            <w:left w:val="none" w:sz="0" w:space="0" w:color="auto"/>
            <w:bottom w:val="none" w:sz="0" w:space="0" w:color="auto"/>
            <w:right w:val="none" w:sz="0" w:space="0" w:color="auto"/>
          </w:divBdr>
        </w:div>
        <w:div w:id="1538617367">
          <w:marLeft w:val="640"/>
          <w:marRight w:val="0"/>
          <w:marTop w:val="0"/>
          <w:marBottom w:val="0"/>
          <w:divBdr>
            <w:top w:val="none" w:sz="0" w:space="0" w:color="auto"/>
            <w:left w:val="none" w:sz="0" w:space="0" w:color="auto"/>
            <w:bottom w:val="none" w:sz="0" w:space="0" w:color="auto"/>
            <w:right w:val="none" w:sz="0" w:space="0" w:color="auto"/>
          </w:divBdr>
        </w:div>
        <w:div w:id="958338299">
          <w:marLeft w:val="640"/>
          <w:marRight w:val="0"/>
          <w:marTop w:val="0"/>
          <w:marBottom w:val="0"/>
          <w:divBdr>
            <w:top w:val="none" w:sz="0" w:space="0" w:color="auto"/>
            <w:left w:val="none" w:sz="0" w:space="0" w:color="auto"/>
            <w:bottom w:val="none" w:sz="0" w:space="0" w:color="auto"/>
            <w:right w:val="none" w:sz="0" w:space="0" w:color="auto"/>
          </w:divBdr>
        </w:div>
        <w:div w:id="1910845504">
          <w:marLeft w:val="640"/>
          <w:marRight w:val="0"/>
          <w:marTop w:val="0"/>
          <w:marBottom w:val="0"/>
          <w:divBdr>
            <w:top w:val="none" w:sz="0" w:space="0" w:color="auto"/>
            <w:left w:val="none" w:sz="0" w:space="0" w:color="auto"/>
            <w:bottom w:val="none" w:sz="0" w:space="0" w:color="auto"/>
            <w:right w:val="none" w:sz="0" w:space="0" w:color="auto"/>
          </w:divBdr>
        </w:div>
        <w:div w:id="236061327">
          <w:marLeft w:val="640"/>
          <w:marRight w:val="0"/>
          <w:marTop w:val="0"/>
          <w:marBottom w:val="0"/>
          <w:divBdr>
            <w:top w:val="none" w:sz="0" w:space="0" w:color="auto"/>
            <w:left w:val="none" w:sz="0" w:space="0" w:color="auto"/>
            <w:bottom w:val="none" w:sz="0" w:space="0" w:color="auto"/>
            <w:right w:val="none" w:sz="0" w:space="0" w:color="auto"/>
          </w:divBdr>
        </w:div>
        <w:div w:id="737480969">
          <w:marLeft w:val="640"/>
          <w:marRight w:val="0"/>
          <w:marTop w:val="0"/>
          <w:marBottom w:val="0"/>
          <w:divBdr>
            <w:top w:val="none" w:sz="0" w:space="0" w:color="auto"/>
            <w:left w:val="none" w:sz="0" w:space="0" w:color="auto"/>
            <w:bottom w:val="none" w:sz="0" w:space="0" w:color="auto"/>
            <w:right w:val="none" w:sz="0" w:space="0" w:color="auto"/>
          </w:divBdr>
        </w:div>
        <w:div w:id="443427859">
          <w:marLeft w:val="640"/>
          <w:marRight w:val="0"/>
          <w:marTop w:val="0"/>
          <w:marBottom w:val="0"/>
          <w:divBdr>
            <w:top w:val="none" w:sz="0" w:space="0" w:color="auto"/>
            <w:left w:val="none" w:sz="0" w:space="0" w:color="auto"/>
            <w:bottom w:val="none" w:sz="0" w:space="0" w:color="auto"/>
            <w:right w:val="none" w:sz="0" w:space="0" w:color="auto"/>
          </w:divBdr>
        </w:div>
        <w:div w:id="1920750155">
          <w:marLeft w:val="640"/>
          <w:marRight w:val="0"/>
          <w:marTop w:val="0"/>
          <w:marBottom w:val="0"/>
          <w:divBdr>
            <w:top w:val="none" w:sz="0" w:space="0" w:color="auto"/>
            <w:left w:val="none" w:sz="0" w:space="0" w:color="auto"/>
            <w:bottom w:val="none" w:sz="0" w:space="0" w:color="auto"/>
            <w:right w:val="none" w:sz="0" w:space="0" w:color="auto"/>
          </w:divBdr>
        </w:div>
        <w:div w:id="423889659">
          <w:marLeft w:val="640"/>
          <w:marRight w:val="0"/>
          <w:marTop w:val="0"/>
          <w:marBottom w:val="0"/>
          <w:divBdr>
            <w:top w:val="none" w:sz="0" w:space="0" w:color="auto"/>
            <w:left w:val="none" w:sz="0" w:space="0" w:color="auto"/>
            <w:bottom w:val="none" w:sz="0" w:space="0" w:color="auto"/>
            <w:right w:val="none" w:sz="0" w:space="0" w:color="auto"/>
          </w:divBdr>
        </w:div>
        <w:div w:id="1490825953">
          <w:marLeft w:val="640"/>
          <w:marRight w:val="0"/>
          <w:marTop w:val="0"/>
          <w:marBottom w:val="0"/>
          <w:divBdr>
            <w:top w:val="none" w:sz="0" w:space="0" w:color="auto"/>
            <w:left w:val="none" w:sz="0" w:space="0" w:color="auto"/>
            <w:bottom w:val="none" w:sz="0" w:space="0" w:color="auto"/>
            <w:right w:val="none" w:sz="0" w:space="0" w:color="auto"/>
          </w:divBdr>
        </w:div>
        <w:div w:id="2008510587">
          <w:marLeft w:val="640"/>
          <w:marRight w:val="0"/>
          <w:marTop w:val="0"/>
          <w:marBottom w:val="0"/>
          <w:divBdr>
            <w:top w:val="none" w:sz="0" w:space="0" w:color="auto"/>
            <w:left w:val="none" w:sz="0" w:space="0" w:color="auto"/>
            <w:bottom w:val="none" w:sz="0" w:space="0" w:color="auto"/>
            <w:right w:val="none" w:sz="0" w:space="0" w:color="auto"/>
          </w:divBdr>
        </w:div>
        <w:div w:id="1524245252">
          <w:marLeft w:val="640"/>
          <w:marRight w:val="0"/>
          <w:marTop w:val="0"/>
          <w:marBottom w:val="0"/>
          <w:divBdr>
            <w:top w:val="none" w:sz="0" w:space="0" w:color="auto"/>
            <w:left w:val="none" w:sz="0" w:space="0" w:color="auto"/>
            <w:bottom w:val="none" w:sz="0" w:space="0" w:color="auto"/>
            <w:right w:val="none" w:sz="0" w:space="0" w:color="auto"/>
          </w:divBdr>
        </w:div>
        <w:div w:id="1610896891">
          <w:marLeft w:val="640"/>
          <w:marRight w:val="0"/>
          <w:marTop w:val="0"/>
          <w:marBottom w:val="0"/>
          <w:divBdr>
            <w:top w:val="none" w:sz="0" w:space="0" w:color="auto"/>
            <w:left w:val="none" w:sz="0" w:space="0" w:color="auto"/>
            <w:bottom w:val="none" w:sz="0" w:space="0" w:color="auto"/>
            <w:right w:val="none" w:sz="0" w:space="0" w:color="auto"/>
          </w:divBdr>
        </w:div>
        <w:div w:id="387460721">
          <w:marLeft w:val="640"/>
          <w:marRight w:val="0"/>
          <w:marTop w:val="0"/>
          <w:marBottom w:val="0"/>
          <w:divBdr>
            <w:top w:val="none" w:sz="0" w:space="0" w:color="auto"/>
            <w:left w:val="none" w:sz="0" w:space="0" w:color="auto"/>
            <w:bottom w:val="none" w:sz="0" w:space="0" w:color="auto"/>
            <w:right w:val="none" w:sz="0" w:space="0" w:color="auto"/>
          </w:divBdr>
        </w:div>
        <w:div w:id="1016426733">
          <w:marLeft w:val="640"/>
          <w:marRight w:val="0"/>
          <w:marTop w:val="0"/>
          <w:marBottom w:val="0"/>
          <w:divBdr>
            <w:top w:val="none" w:sz="0" w:space="0" w:color="auto"/>
            <w:left w:val="none" w:sz="0" w:space="0" w:color="auto"/>
            <w:bottom w:val="none" w:sz="0" w:space="0" w:color="auto"/>
            <w:right w:val="none" w:sz="0" w:space="0" w:color="auto"/>
          </w:divBdr>
        </w:div>
        <w:div w:id="1290210890">
          <w:marLeft w:val="640"/>
          <w:marRight w:val="0"/>
          <w:marTop w:val="0"/>
          <w:marBottom w:val="0"/>
          <w:divBdr>
            <w:top w:val="none" w:sz="0" w:space="0" w:color="auto"/>
            <w:left w:val="none" w:sz="0" w:space="0" w:color="auto"/>
            <w:bottom w:val="none" w:sz="0" w:space="0" w:color="auto"/>
            <w:right w:val="none" w:sz="0" w:space="0" w:color="auto"/>
          </w:divBdr>
        </w:div>
        <w:div w:id="1114327126">
          <w:marLeft w:val="640"/>
          <w:marRight w:val="0"/>
          <w:marTop w:val="0"/>
          <w:marBottom w:val="0"/>
          <w:divBdr>
            <w:top w:val="none" w:sz="0" w:space="0" w:color="auto"/>
            <w:left w:val="none" w:sz="0" w:space="0" w:color="auto"/>
            <w:bottom w:val="none" w:sz="0" w:space="0" w:color="auto"/>
            <w:right w:val="none" w:sz="0" w:space="0" w:color="auto"/>
          </w:divBdr>
        </w:div>
        <w:div w:id="600575756">
          <w:marLeft w:val="640"/>
          <w:marRight w:val="0"/>
          <w:marTop w:val="0"/>
          <w:marBottom w:val="0"/>
          <w:divBdr>
            <w:top w:val="none" w:sz="0" w:space="0" w:color="auto"/>
            <w:left w:val="none" w:sz="0" w:space="0" w:color="auto"/>
            <w:bottom w:val="none" w:sz="0" w:space="0" w:color="auto"/>
            <w:right w:val="none" w:sz="0" w:space="0" w:color="auto"/>
          </w:divBdr>
        </w:div>
        <w:div w:id="1175339475">
          <w:marLeft w:val="640"/>
          <w:marRight w:val="0"/>
          <w:marTop w:val="0"/>
          <w:marBottom w:val="0"/>
          <w:divBdr>
            <w:top w:val="none" w:sz="0" w:space="0" w:color="auto"/>
            <w:left w:val="none" w:sz="0" w:space="0" w:color="auto"/>
            <w:bottom w:val="none" w:sz="0" w:space="0" w:color="auto"/>
            <w:right w:val="none" w:sz="0" w:space="0" w:color="auto"/>
          </w:divBdr>
        </w:div>
        <w:div w:id="1437750328">
          <w:marLeft w:val="640"/>
          <w:marRight w:val="0"/>
          <w:marTop w:val="0"/>
          <w:marBottom w:val="0"/>
          <w:divBdr>
            <w:top w:val="none" w:sz="0" w:space="0" w:color="auto"/>
            <w:left w:val="none" w:sz="0" w:space="0" w:color="auto"/>
            <w:bottom w:val="none" w:sz="0" w:space="0" w:color="auto"/>
            <w:right w:val="none" w:sz="0" w:space="0" w:color="auto"/>
          </w:divBdr>
        </w:div>
        <w:div w:id="274027245">
          <w:marLeft w:val="640"/>
          <w:marRight w:val="0"/>
          <w:marTop w:val="0"/>
          <w:marBottom w:val="0"/>
          <w:divBdr>
            <w:top w:val="none" w:sz="0" w:space="0" w:color="auto"/>
            <w:left w:val="none" w:sz="0" w:space="0" w:color="auto"/>
            <w:bottom w:val="none" w:sz="0" w:space="0" w:color="auto"/>
            <w:right w:val="none" w:sz="0" w:space="0" w:color="auto"/>
          </w:divBdr>
        </w:div>
        <w:div w:id="1961568358">
          <w:marLeft w:val="640"/>
          <w:marRight w:val="0"/>
          <w:marTop w:val="0"/>
          <w:marBottom w:val="0"/>
          <w:divBdr>
            <w:top w:val="none" w:sz="0" w:space="0" w:color="auto"/>
            <w:left w:val="none" w:sz="0" w:space="0" w:color="auto"/>
            <w:bottom w:val="none" w:sz="0" w:space="0" w:color="auto"/>
            <w:right w:val="none" w:sz="0" w:space="0" w:color="auto"/>
          </w:divBdr>
        </w:div>
        <w:div w:id="1694920088">
          <w:marLeft w:val="640"/>
          <w:marRight w:val="0"/>
          <w:marTop w:val="0"/>
          <w:marBottom w:val="0"/>
          <w:divBdr>
            <w:top w:val="none" w:sz="0" w:space="0" w:color="auto"/>
            <w:left w:val="none" w:sz="0" w:space="0" w:color="auto"/>
            <w:bottom w:val="none" w:sz="0" w:space="0" w:color="auto"/>
            <w:right w:val="none" w:sz="0" w:space="0" w:color="auto"/>
          </w:divBdr>
        </w:div>
        <w:div w:id="352805040">
          <w:marLeft w:val="640"/>
          <w:marRight w:val="0"/>
          <w:marTop w:val="0"/>
          <w:marBottom w:val="0"/>
          <w:divBdr>
            <w:top w:val="none" w:sz="0" w:space="0" w:color="auto"/>
            <w:left w:val="none" w:sz="0" w:space="0" w:color="auto"/>
            <w:bottom w:val="none" w:sz="0" w:space="0" w:color="auto"/>
            <w:right w:val="none" w:sz="0" w:space="0" w:color="auto"/>
          </w:divBdr>
        </w:div>
        <w:div w:id="1890725689">
          <w:marLeft w:val="640"/>
          <w:marRight w:val="0"/>
          <w:marTop w:val="0"/>
          <w:marBottom w:val="0"/>
          <w:divBdr>
            <w:top w:val="none" w:sz="0" w:space="0" w:color="auto"/>
            <w:left w:val="none" w:sz="0" w:space="0" w:color="auto"/>
            <w:bottom w:val="none" w:sz="0" w:space="0" w:color="auto"/>
            <w:right w:val="none" w:sz="0" w:space="0" w:color="auto"/>
          </w:divBdr>
        </w:div>
        <w:div w:id="1038814752">
          <w:marLeft w:val="640"/>
          <w:marRight w:val="0"/>
          <w:marTop w:val="0"/>
          <w:marBottom w:val="0"/>
          <w:divBdr>
            <w:top w:val="none" w:sz="0" w:space="0" w:color="auto"/>
            <w:left w:val="none" w:sz="0" w:space="0" w:color="auto"/>
            <w:bottom w:val="none" w:sz="0" w:space="0" w:color="auto"/>
            <w:right w:val="none" w:sz="0" w:space="0" w:color="auto"/>
          </w:divBdr>
        </w:div>
        <w:div w:id="1918903979">
          <w:marLeft w:val="640"/>
          <w:marRight w:val="0"/>
          <w:marTop w:val="0"/>
          <w:marBottom w:val="0"/>
          <w:divBdr>
            <w:top w:val="none" w:sz="0" w:space="0" w:color="auto"/>
            <w:left w:val="none" w:sz="0" w:space="0" w:color="auto"/>
            <w:bottom w:val="none" w:sz="0" w:space="0" w:color="auto"/>
            <w:right w:val="none" w:sz="0" w:space="0" w:color="auto"/>
          </w:divBdr>
        </w:div>
        <w:div w:id="147281916">
          <w:marLeft w:val="640"/>
          <w:marRight w:val="0"/>
          <w:marTop w:val="0"/>
          <w:marBottom w:val="0"/>
          <w:divBdr>
            <w:top w:val="none" w:sz="0" w:space="0" w:color="auto"/>
            <w:left w:val="none" w:sz="0" w:space="0" w:color="auto"/>
            <w:bottom w:val="none" w:sz="0" w:space="0" w:color="auto"/>
            <w:right w:val="none" w:sz="0" w:space="0" w:color="auto"/>
          </w:divBdr>
        </w:div>
        <w:div w:id="98258297">
          <w:marLeft w:val="640"/>
          <w:marRight w:val="0"/>
          <w:marTop w:val="0"/>
          <w:marBottom w:val="0"/>
          <w:divBdr>
            <w:top w:val="none" w:sz="0" w:space="0" w:color="auto"/>
            <w:left w:val="none" w:sz="0" w:space="0" w:color="auto"/>
            <w:bottom w:val="none" w:sz="0" w:space="0" w:color="auto"/>
            <w:right w:val="none" w:sz="0" w:space="0" w:color="auto"/>
          </w:divBdr>
        </w:div>
        <w:div w:id="890506177">
          <w:marLeft w:val="640"/>
          <w:marRight w:val="0"/>
          <w:marTop w:val="0"/>
          <w:marBottom w:val="0"/>
          <w:divBdr>
            <w:top w:val="none" w:sz="0" w:space="0" w:color="auto"/>
            <w:left w:val="none" w:sz="0" w:space="0" w:color="auto"/>
            <w:bottom w:val="none" w:sz="0" w:space="0" w:color="auto"/>
            <w:right w:val="none" w:sz="0" w:space="0" w:color="auto"/>
          </w:divBdr>
        </w:div>
        <w:div w:id="1749228801">
          <w:marLeft w:val="640"/>
          <w:marRight w:val="0"/>
          <w:marTop w:val="0"/>
          <w:marBottom w:val="0"/>
          <w:divBdr>
            <w:top w:val="none" w:sz="0" w:space="0" w:color="auto"/>
            <w:left w:val="none" w:sz="0" w:space="0" w:color="auto"/>
            <w:bottom w:val="none" w:sz="0" w:space="0" w:color="auto"/>
            <w:right w:val="none" w:sz="0" w:space="0" w:color="auto"/>
          </w:divBdr>
        </w:div>
        <w:div w:id="1064915651">
          <w:marLeft w:val="640"/>
          <w:marRight w:val="0"/>
          <w:marTop w:val="0"/>
          <w:marBottom w:val="0"/>
          <w:divBdr>
            <w:top w:val="none" w:sz="0" w:space="0" w:color="auto"/>
            <w:left w:val="none" w:sz="0" w:space="0" w:color="auto"/>
            <w:bottom w:val="none" w:sz="0" w:space="0" w:color="auto"/>
            <w:right w:val="none" w:sz="0" w:space="0" w:color="auto"/>
          </w:divBdr>
        </w:div>
        <w:div w:id="721683711">
          <w:marLeft w:val="640"/>
          <w:marRight w:val="0"/>
          <w:marTop w:val="0"/>
          <w:marBottom w:val="0"/>
          <w:divBdr>
            <w:top w:val="none" w:sz="0" w:space="0" w:color="auto"/>
            <w:left w:val="none" w:sz="0" w:space="0" w:color="auto"/>
            <w:bottom w:val="none" w:sz="0" w:space="0" w:color="auto"/>
            <w:right w:val="none" w:sz="0" w:space="0" w:color="auto"/>
          </w:divBdr>
        </w:div>
        <w:div w:id="713500029">
          <w:marLeft w:val="640"/>
          <w:marRight w:val="0"/>
          <w:marTop w:val="0"/>
          <w:marBottom w:val="0"/>
          <w:divBdr>
            <w:top w:val="none" w:sz="0" w:space="0" w:color="auto"/>
            <w:left w:val="none" w:sz="0" w:space="0" w:color="auto"/>
            <w:bottom w:val="none" w:sz="0" w:space="0" w:color="auto"/>
            <w:right w:val="none" w:sz="0" w:space="0" w:color="auto"/>
          </w:divBdr>
        </w:div>
        <w:div w:id="1106001415">
          <w:marLeft w:val="640"/>
          <w:marRight w:val="0"/>
          <w:marTop w:val="0"/>
          <w:marBottom w:val="0"/>
          <w:divBdr>
            <w:top w:val="none" w:sz="0" w:space="0" w:color="auto"/>
            <w:left w:val="none" w:sz="0" w:space="0" w:color="auto"/>
            <w:bottom w:val="none" w:sz="0" w:space="0" w:color="auto"/>
            <w:right w:val="none" w:sz="0" w:space="0" w:color="auto"/>
          </w:divBdr>
        </w:div>
        <w:div w:id="773745951">
          <w:marLeft w:val="640"/>
          <w:marRight w:val="0"/>
          <w:marTop w:val="0"/>
          <w:marBottom w:val="0"/>
          <w:divBdr>
            <w:top w:val="none" w:sz="0" w:space="0" w:color="auto"/>
            <w:left w:val="none" w:sz="0" w:space="0" w:color="auto"/>
            <w:bottom w:val="none" w:sz="0" w:space="0" w:color="auto"/>
            <w:right w:val="none" w:sz="0" w:space="0" w:color="auto"/>
          </w:divBdr>
        </w:div>
        <w:div w:id="1831093200">
          <w:marLeft w:val="640"/>
          <w:marRight w:val="0"/>
          <w:marTop w:val="0"/>
          <w:marBottom w:val="0"/>
          <w:divBdr>
            <w:top w:val="none" w:sz="0" w:space="0" w:color="auto"/>
            <w:left w:val="none" w:sz="0" w:space="0" w:color="auto"/>
            <w:bottom w:val="none" w:sz="0" w:space="0" w:color="auto"/>
            <w:right w:val="none" w:sz="0" w:space="0" w:color="auto"/>
          </w:divBdr>
        </w:div>
        <w:div w:id="362022784">
          <w:marLeft w:val="640"/>
          <w:marRight w:val="0"/>
          <w:marTop w:val="0"/>
          <w:marBottom w:val="0"/>
          <w:divBdr>
            <w:top w:val="none" w:sz="0" w:space="0" w:color="auto"/>
            <w:left w:val="none" w:sz="0" w:space="0" w:color="auto"/>
            <w:bottom w:val="none" w:sz="0" w:space="0" w:color="auto"/>
            <w:right w:val="none" w:sz="0" w:space="0" w:color="auto"/>
          </w:divBdr>
        </w:div>
        <w:div w:id="1353991166">
          <w:marLeft w:val="640"/>
          <w:marRight w:val="0"/>
          <w:marTop w:val="0"/>
          <w:marBottom w:val="0"/>
          <w:divBdr>
            <w:top w:val="none" w:sz="0" w:space="0" w:color="auto"/>
            <w:left w:val="none" w:sz="0" w:space="0" w:color="auto"/>
            <w:bottom w:val="none" w:sz="0" w:space="0" w:color="auto"/>
            <w:right w:val="none" w:sz="0" w:space="0" w:color="auto"/>
          </w:divBdr>
        </w:div>
        <w:div w:id="231239072">
          <w:marLeft w:val="640"/>
          <w:marRight w:val="0"/>
          <w:marTop w:val="0"/>
          <w:marBottom w:val="0"/>
          <w:divBdr>
            <w:top w:val="none" w:sz="0" w:space="0" w:color="auto"/>
            <w:left w:val="none" w:sz="0" w:space="0" w:color="auto"/>
            <w:bottom w:val="none" w:sz="0" w:space="0" w:color="auto"/>
            <w:right w:val="none" w:sz="0" w:space="0" w:color="auto"/>
          </w:divBdr>
        </w:div>
        <w:div w:id="1120611048">
          <w:marLeft w:val="640"/>
          <w:marRight w:val="0"/>
          <w:marTop w:val="0"/>
          <w:marBottom w:val="0"/>
          <w:divBdr>
            <w:top w:val="none" w:sz="0" w:space="0" w:color="auto"/>
            <w:left w:val="none" w:sz="0" w:space="0" w:color="auto"/>
            <w:bottom w:val="none" w:sz="0" w:space="0" w:color="auto"/>
            <w:right w:val="none" w:sz="0" w:space="0" w:color="auto"/>
          </w:divBdr>
        </w:div>
        <w:div w:id="182980706">
          <w:marLeft w:val="640"/>
          <w:marRight w:val="0"/>
          <w:marTop w:val="0"/>
          <w:marBottom w:val="0"/>
          <w:divBdr>
            <w:top w:val="none" w:sz="0" w:space="0" w:color="auto"/>
            <w:left w:val="none" w:sz="0" w:space="0" w:color="auto"/>
            <w:bottom w:val="none" w:sz="0" w:space="0" w:color="auto"/>
            <w:right w:val="none" w:sz="0" w:space="0" w:color="auto"/>
          </w:divBdr>
        </w:div>
        <w:div w:id="125247576">
          <w:marLeft w:val="640"/>
          <w:marRight w:val="0"/>
          <w:marTop w:val="0"/>
          <w:marBottom w:val="0"/>
          <w:divBdr>
            <w:top w:val="none" w:sz="0" w:space="0" w:color="auto"/>
            <w:left w:val="none" w:sz="0" w:space="0" w:color="auto"/>
            <w:bottom w:val="none" w:sz="0" w:space="0" w:color="auto"/>
            <w:right w:val="none" w:sz="0" w:space="0" w:color="auto"/>
          </w:divBdr>
        </w:div>
        <w:div w:id="1415393516">
          <w:marLeft w:val="640"/>
          <w:marRight w:val="0"/>
          <w:marTop w:val="0"/>
          <w:marBottom w:val="0"/>
          <w:divBdr>
            <w:top w:val="none" w:sz="0" w:space="0" w:color="auto"/>
            <w:left w:val="none" w:sz="0" w:space="0" w:color="auto"/>
            <w:bottom w:val="none" w:sz="0" w:space="0" w:color="auto"/>
            <w:right w:val="none" w:sz="0" w:space="0" w:color="auto"/>
          </w:divBdr>
        </w:div>
        <w:div w:id="1743285145">
          <w:marLeft w:val="640"/>
          <w:marRight w:val="0"/>
          <w:marTop w:val="0"/>
          <w:marBottom w:val="0"/>
          <w:divBdr>
            <w:top w:val="none" w:sz="0" w:space="0" w:color="auto"/>
            <w:left w:val="none" w:sz="0" w:space="0" w:color="auto"/>
            <w:bottom w:val="none" w:sz="0" w:space="0" w:color="auto"/>
            <w:right w:val="none" w:sz="0" w:space="0" w:color="auto"/>
          </w:divBdr>
        </w:div>
        <w:div w:id="1957520259">
          <w:marLeft w:val="640"/>
          <w:marRight w:val="0"/>
          <w:marTop w:val="0"/>
          <w:marBottom w:val="0"/>
          <w:divBdr>
            <w:top w:val="none" w:sz="0" w:space="0" w:color="auto"/>
            <w:left w:val="none" w:sz="0" w:space="0" w:color="auto"/>
            <w:bottom w:val="none" w:sz="0" w:space="0" w:color="auto"/>
            <w:right w:val="none" w:sz="0" w:space="0" w:color="auto"/>
          </w:divBdr>
        </w:div>
        <w:div w:id="1276907580">
          <w:marLeft w:val="640"/>
          <w:marRight w:val="0"/>
          <w:marTop w:val="0"/>
          <w:marBottom w:val="0"/>
          <w:divBdr>
            <w:top w:val="none" w:sz="0" w:space="0" w:color="auto"/>
            <w:left w:val="none" w:sz="0" w:space="0" w:color="auto"/>
            <w:bottom w:val="none" w:sz="0" w:space="0" w:color="auto"/>
            <w:right w:val="none" w:sz="0" w:space="0" w:color="auto"/>
          </w:divBdr>
        </w:div>
        <w:div w:id="1259022552">
          <w:marLeft w:val="640"/>
          <w:marRight w:val="0"/>
          <w:marTop w:val="0"/>
          <w:marBottom w:val="0"/>
          <w:divBdr>
            <w:top w:val="none" w:sz="0" w:space="0" w:color="auto"/>
            <w:left w:val="none" w:sz="0" w:space="0" w:color="auto"/>
            <w:bottom w:val="none" w:sz="0" w:space="0" w:color="auto"/>
            <w:right w:val="none" w:sz="0" w:space="0" w:color="auto"/>
          </w:divBdr>
        </w:div>
        <w:div w:id="2090275160">
          <w:marLeft w:val="640"/>
          <w:marRight w:val="0"/>
          <w:marTop w:val="0"/>
          <w:marBottom w:val="0"/>
          <w:divBdr>
            <w:top w:val="none" w:sz="0" w:space="0" w:color="auto"/>
            <w:left w:val="none" w:sz="0" w:space="0" w:color="auto"/>
            <w:bottom w:val="none" w:sz="0" w:space="0" w:color="auto"/>
            <w:right w:val="none" w:sz="0" w:space="0" w:color="auto"/>
          </w:divBdr>
        </w:div>
        <w:div w:id="2023193163">
          <w:marLeft w:val="640"/>
          <w:marRight w:val="0"/>
          <w:marTop w:val="0"/>
          <w:marBottom w:val="0"/>
          <w:divBdr>
            <w:top w:val="none" w:sz="0" w:space="0" w:color="auto"/>
            <w:left w:val="none" w:sz="0" w:space="0" w:color="auto"/>
            <w:bottom w:val="none" w:sz="0" w:space="0" w:color="auto"/>
            <w:right w:val="none" w:sz="0" w:space="0" w:color="auto"/>
          </w:divBdr>
        </w:div>
        <w:div w:id="1282614901">
          <w:marLeft w:val="640"/>
          <w:marRight w:val="0"/>
          <w:marTop w:val="0"/>
          <w:marBottom w:val="0"/>
          <w:divBdr>
            <w:top w:val="none" w:sz="0" w:space="0" w:color="auto"/>
            <w:left w:val="none" w:sz="0" w:space="0" w:color="auto"/>
            <w:bottom w:val="none" w:sz="0" w:space="0" w:color="auto"/>
            <w:right w:val="none" w:sz="0" w:space="0" w:color="auto"/>
          </w:divBdr>
        </w:div>
        <w:div w:id="1527521881">
          <w:marLeft w:val="640"/>
          <w:marRight w:val="0"/>
          <w:marTop w:val="0"/>
          <w:marBottom w:val="0"/>
          <w:divBdr>
            <w:top w:val="none" w:sz="0" w:space="0" w:color="auto"/>
            <w:left w:val="none" w:sz="0" w:space="0" w:color="auto"/>
            <w:bottom w:val="none" w:sz="0" w:space="0" w:color="auto"/>
            <w:right w:val="none" w:sz="0" w:space="0" w:color="auto"/>
          </w:divBdr>
        </w:div>
        <w:div w:id="908198957">
          <w:marLeft w:val="640"/>
          <w:marRight w:val="0"/>
          <w:marTop w:val="0"/>
          <w:marBottom w:val="0"/>
          <w:divBdr>
            <w:top w:val="none" w:sz="0" w:space="0" w:color="auto"/>
            <w:left w:val="none" w:sz="0" w:space="0" w:color="auto"/>
            <w:bottom w:val="none" w:sz="0" w:space="0" w:color="auto"/>
            <w:right w:val="none" w:sz="0" w:space="0" w:color="auto"/>
          </w:divBdr>
        </w:div>
        <w:div w:id="730931394">
          <w:marLeft w:val="640"/>
          <w:marRight w:val="0"/>
          <w:marTop w:val="0"/>
          <w:marBottom w:val="0"/>
          <w:divBdr>
            <w:top w:val="none" w:sz="0" w:space="0" w:color="auto"/>
            <w:left w:val="none" w:sz="0" w:space="0" w:color="auto"/>
            <w:bottom w:val="none" w:sz="0" w:space="0" w:color="auto"/>
            <w:right w:val="none" w:sz="0" w:space="0" w:color="auto"/>
          </w:divBdr>
        </w:div>
        <w:div w:id="1044718455">
          <w:marLeft w:val="640"/>
          <w:marRight w:val="0"/>
          <w:marTop w:val="0"/>
          <w:marBottom w:val="0"/>
          <w:divBdr>
            <w:top w:val="none" w:sz="0" w:space="0" w:color="auto"/>
            <w:left w:val="none" w:sz="0" w:space="0" w:color="auto"/>
            <w:bottom w:val="none" w:sz="0" w:space="0" w:color="auto"/>
            <w:right w:val="none" w:sz="0" w:space="0" w:color="auto"/>
          </w:divBdr>
        </w:div>
        <w:div w:id="836189596">
          <w:marLeft w:val="640"/>
          <w:marRight w:val="0"/>
          <w:marTop w:val="0"/>
          <w:marBottom w:val="0"/>
          <w:divBdr>
            <w:top w:val="none" w:sz="0" w:space="0" w:color="auto"/>
            <w:left w:val="none" w:sz="0" w:space="0" w:color="auto"/>
            <w:bottom w:val="none" w:sz="0" w:space="0" w:color="auto"/>
            <w:right w:val="none" w:sz="0" w:space="0" w:color="auto"/>
          </w:divBdr>
        </w:div>
        <w:div w:id="324826925">
          <w:marLeft w:val="640"/>
          <w:marRight w:val="0"/>
          <w:marTop w:val="0"/>
          <w:marBottom w:val="0"/>
          <w:divBdr>
            <w:top w:val="none" w:sz="0" w:space="0" w:color="auto"/>
            <w:left w:val="none" w:sz="0" w:space="0" w:color="auto"/>
            <w:bottom w:val="none" w:sz="0" w:space="0" w:color="auto"/>
            <w:right w:val="none" w:sz="0" w:space="0" w:color="auto"/>
          </w:divBdr>
        </w:div>
        <w:div w:id="387802081">
          <w:marLeft w:val="640"/>
          <w:marRight w:val="0"/>
          <w:marTop w:val="0"/>
          <w:marBottom w:val="0"/>
          <w:divBdr>
            <w:top w:val="none" w:sz="0" w:space="0" w:color="auto"/>
            <w:left w:val="none" w:sz="0" w:space="0" w:color="auto"/>
            <w:bottom w:val="none" w:sz="0" w:space="0" w:color="auto"/>
            <w:right w:val="none" w:sz="0" w:space="0" w:color="auto"/>
          </w:divBdr>
        </w:div>
        <w:div w:id="1375497205">
          <w:marLeft w:val="640"/>
          <w:marRight w:val="0"/>
          <w:marTop w:val="0"/>
          <w:marBottom w:val="0"/>
          <w:divBdr>
            <w:top w:val="none" w:sz="0" w:space="0" w:color="auto"/>
            <w:left w:val="none" w:sz="0" w:space="0" w:color="auto"/>
            <w:bottom w:val="none" w:sz="0" w:space="0" w:color="auto"/>
            <w:right w:val="none" w:sz="0" w:space="0" w:color="auto"/>
          </w:divBdr>
        </w:div>
        <w:div w:id="1237281252">
          <w:marLeft w:val="640"/>
          <w:marRight w:val="0"/>
          <w:marTop w:val="0"/>
          <w:marBottom w:val="0"/>
          <w:divBdr>
            <w:top w:val="none" w:sz="0" w:space="0" w:color="auto"/>
            <w:left w:val="none" w:sz="0" w:space="0" w:color="auto"/>
            <w:bottom w:val="none" w:sz="0" w:space="0" w:color="auto"/>
            <w:right w:val="none" w:sz="0" w:space="0" w:color="auto"/>
          </w:divBdr>
        </w:div>
        <w:div w:id="1832670202">
          <w:marLeft w:val="640"/>
          <w:marRight w:val="0"/>
          <w:marTop w:val="0"/>
          <w:marBottom w:val="0"/>
          <w:divBdr>
            <w:top w:val="none" w:sz="0" w:space="0" w:color="auto"/>
            <w:left w:val="none" w:sz="0" w:space="0" w:color="auto"/>
            <w:bottom w:val="none" w:sz="0" w:space="0" w:color="auto"/>
            <w:right w:val="none" w:sz="0" w:space="0" w:color="auto"/>
          </w:divBdr>
        </w:div>
        <w:div w:id="1228998669">
          <w:marLeft w:val="640"/>
          <w:marRight w:val="0"/>
          <w:marTop w:val="0"/>
          <w:marBottom w:val="0"/>
          <w:divBdr>
            <w:top w:val="none" w:sz="0" w:space="0" w:color="auto"/>
            <w:left w:val="none" w:sz="0" w:space="0" w:color="auto"/>
            <w:bottom w:val="none" w:sz="0" w:space="0" w:color="auto"/>
            <w:right w:val="none" w:sz="0" w:space="0" w:color="auto"/>
          </w:divBdr>
        </w:div>
        <w:div w:id="1738740690">
          <w:marLeft w:val="640"/>
          <w:marRight w:val="0"/>
          <w:marTop w:val="0"/>
          <w:marBottom w:val="0"/>
          <w:divBdr>
            <w:top w:val="none" w:sz="0" w:space="0" w:color="auto"/>
            <w:left w:val="none" w:sz="0" w:space="0" w:color="auto"/>
            <w:bottom w:val="none" w:sz="0" w:space="0" w:color="auto"/>
            <w:right w:val="none" w:sz="0" w:space="0" w:color="auto"/>
          </w:divBdr>
        </w:div>
        <w:div w:id="2068720209">
          <w:marLeft w:val="640"/>
          <w:marRight w:val="0"/>
          <w:marTop w:val="0"/>
          <w:marBottom w:val="0"/>
          <w:divBdr>
            <w:top w:val="none" w:sz="0" w:space="0" w:color="auto"/>
            <w:left w:val="none" w:sz="0" w:space="0" w:color="auto"/>
            <w:bottom w:val="none" w:sz="0" w:space="0" w:color="auto"/>
            <w:right w:val="none" w:sz="0" w:space="0" w:color="auto"/>
          </w:divBdr>
        </w:div>
        <w:div w:id="1760060456">
          <w:marLeft w:val="640"/>
          <w:marRight w:val="0"/>
          <w:marTop w:val="0"/>
          <w:marBottom w:val="0"/>
          <w:divBdr>
            <w:top w:val="none" w:sz="0" w:space="0" w:color="auto"/>
            <w:left w:val="none" w:sz="0" w:space="0" w:color="auto"/>
            <w:bottom w:val="none" w:sz="0" w:space="0" w:color="auto"/>
            <w:right w:val="none" w:sz="0" w:space="0" w:color="auto"/>
          </w:divBdr>
        </w:div>
        <w:div w:id="33358449">
          <w:marLeft w:val="640"/>
          <w:marRight w:val="0"/>
          <w:marTop w:val="0"/>
          <w:marBottom w:val="0"/>
          <w:divBdr>
            <w:top w:val="none" w:sz="0" w:space="0" w:color="auto"/>
            <w:left w:val="none" w:sz="0" w:space="0" w:color="auto"/>
            <w:bottom w:val="none" w:sz="0" w:space="0" w:color="auto"/>
            <w:right w:val="none" w:sz="0" w:space="0" w:color="auto"/>
          </w:divBdr>
        </w:div>
        <w:div w:id="693381973">
          <w:marLeft w:val="640"/>
          <w:marRight w:val="0"/>
          <w:marTop w:val="0"/>
          <w:marBottom w:val="0"/>
          <w:divBdr>
            <w:top w:val="none" w:sz="0" w:space="0" w:color="auto"/>
            <w:left w:val="none" w:sz="0" w:space="0" w:color="auto"/>
            <w:bottom w:val="none" w:sz="0" w:space="0" w:color="auto"/>
            <w:right w:val="none" w:sz="0" w:space="0" w:color="auto"/>
          </w:divBdr>
        </w:div>
        <w:div w:id="2513748">
          <w:marLeft w:val="640"/>
          <w:marRight w:val="0"/>
          <w:marTop w:val="0"/>
          <w:marBottom w:val="0"/>
          <w:divBdr>
            <w:top w:val="none" w:sz="0" w:space="0" w:color="auto"/>
            <w:left w:val="none" w:sz="0" w:space="0" w:color="auto"/>
            <w:bottom w:val="none" w:sz="0" w:space="0" w:color="auto"/>
            <w:right w:val="none" w:sz="0" w:space="0" w:color="auto"/>
          </w:divBdr>
        </w:div>
        <w:div w:id="914507664">
          <w:marLeft w:val="640"/>
          <w:marRight w:val="0"/>
          <w:marTop w:val="0"/>
          <w:marBottom w:val="0"/>
          <w:divBdr>
            <w:top w:val="none" w:sz="0" w:space="0" w:color="auto"/>
            <w:left w:val="none" w:sz="0" w:space="0" w:color="auto"/>
            <w:bottom w:val="none" w:sz="0" w:space="0" w:color="auto"/>
            <w:right w:val="none" w:sz="0" w:space="0" w:color="auto"/>
          </w:divBdr>
        </w:div>
        <w:div w:id="2126458260">
          <w:marLeft w:val="640"/>
          <w:marRight w:val="0"/>
          <w:marTop w:val="0"/>
          <w:marBottom w:val="0"/>
          <w:divBdr>
            <w:top w:val="none" w:sz="0" w:space="0" w:color="auto"/>
            <w:left w:val="none" w:sz="0" w:space="0" w:color="auto"/>
            <w:bottom w:val="none" w:sz="0" w:space="0" w:color="auto"/>
            <w:right w:val="none" w:sz="0" w:space="0" w:color="auto"/>
          </w:divBdr>
        </w:div>
        <w:div w:id="335808299">
          <w:marLeft w:val="640"/>
          <w:marRight w:val="0"/>
          <w:marTop w:val="0"/>
          <w:marBottom w:val="0"/>
          <w:divBdr>
            <w:top w:val="none" w:sz="0" w:space="0" w:color="auto"/>
            <w:left w:val="none" w:sz="0" w:space="0" w:color="auto"/>
            <w:bottom w:val="none" w:sz="0" w:space="0" w:color="auto"/>
            <w:right w:val="none" w:sz="0" w:space="0" w:color="auto"/>
          </w:divBdr>
        </w:div>
        <w:div w:id="1994065698">
          <w:marLeft w:val="640"/>
          <w:marRight w:val="0"/>
          <w:marTop w:val="0"/>
          <w:marBottom w:val="0"/>
          <w:divBdr>
            <w:top w:val="none" w:sz="0" w:space="0" w:color="auto"/>
            <w:left w:val="none" w:sz="0" w:space="0" w:color="auto"/>
            <w:bottom w:val="none" w:sz="0" w:space="0" w:color="auto"/>
            <w:right w:val="none" w:sz="0" w:space="0" w:color="auto"/>
          </w:divBdr>
        </w:div>
        <w:div w:id="1031802290">
          <w:marLeft w:val="640"/>
          <w:marRight w:val="0"/>
          <w:marTop w:val="0"/>
          <w:marBottom w:val="0"/>
          <w:divBdr>
            <w:top w:val="none" w:sz="0" w:space="0" w:color="auto"/>
            <w:left w:val="none" w:sz="0" w:space="0" w:color="auto"/>
            <w:bottom w:val="none" w:sz="0" w:space="0" w:color="auto"/>
            <w:right w:val="none" w:sz="0" w:space="0" w:color="auto"/>
          </w:divBdr>
        </w:div>
        <w:div w:id="1899781916">
          <w:marLeft w:val="640"/>
          <w:marRight w:val="0"/>
          <w:marTop w:val="0"/>
          <w:marBottom w:val="0"/>
          <w:divBdr>
            <w:top w:val="none" w:sz="0" w:space="0" w:color="auto"/>
            <w:left w:val="none" w:sz="0" w:space="0" w:color="auto"/>
            <w:bottom w:val="none" w:sz="0" w:space="0" w:color="auto"/>
            <w:right w:val="none" w:sz="0" w:space="0" w:color="auto"/>
          </w:divBdr>
        </w:div>
        <w:div w:id="1607155799">
          <w:marLeft w:val="640"/>
          <w:marRight w:val="0"/>
          <w:marTop w:val="0"/>
          <w:marBottom w:val="0"/>
          <w:divBdr>
            <w:top w:val="none" w:sz="0" w:space="0" w:color="auto"/>
            <w:left w:val="none" w:sz="0" w:space="0" w:color="auto"/>
            <w:bottom w:val="none" w:sz="0" w:space="0" w:color="auto"/>
            <w:right w:val="none" w:sz="0" w:space="0" w:color="auto"/>
          </w:divBdr>
        </w:div>
        <w:div w:id="1908494493">
          <w:marLeft w:val="640"/>
          <w:marRight w:val="0"/>
          <w:marTop w:val="0"/>
          <w:marBottom w:val="0"/>
          <w:divBdr>
            <w:top w:val="none" w:sz="0" w:space="0" w:color="auto"/>
            <w:left w:val="none" w:sz="0" w:space="0" w:color="auto"/>
            <w:bottom w:val="none" w:sz="0" w:space="0" w:color="auto"/>
            <w:right w:val="none" w:sz="0" w:space="0" w:color="auto"/>
          </w:divBdr>
        </w:div>
        <w:div w:id="1085414638">
          <w:marLeft w:val="640"/>
          <w:marRight w:val="0"/>
          <w:marTop w:val="0"/>
          <w:marBottom w:val="0"/>
          <w:divBdr>
            <w:top w:val="none" w:sz="0" w:space="0" w:color="auto"/>
            <w:left w:val="none" w:sz="0" w:space="0" w:color="auto"/>
            <w:bottom w:val="none" w:sz="0" w:space="0" w:color="auto"/>
            <w:right w:val="none" w:sz="0" w:space="0" w:color="auto"/>
          </w:divBdr>
        </w:div>
        <w:div w:id="1863124456">
          <w:marLeft w:val="640"/>
          <w:marRight w:val="0"/>
          <w:marTop w:val="0"/>
          <w:marBottom w:val="0"/>
          <w:divBdr>
            <w:top w:val="none" w:sz="0" w:space="0" w:color="auto"/>
            <w:left w:val="none" w:sz="0" w:space="0" w:color="auto"/>
            <w:bottom w:val="none" w:sz="0" w:space="0" w:color="auto"/>
            <w:right w:val="none" w:sz="0" w:space="0" w:color="auto"/>
          </w:divBdr>
        </w:div>
        <w:div w:id="533661320">
          <w:marLeft w:val="640"/>
          <w:marRight w:val="0"/>
          <w:marTop w:val="0"/>
          <w:marBottom w:val="0"/>
          <w:divBdr>
            <w:top w:val="none" w:sz="0" w:space="0" w:color="auto"/>
            <w:left w:val="none" w:sz="0" w:space="0" w:color="auto"/>
            <w:bottom w:val="none" w:sz="0" w:space="0" w:color="auto"/>
            <w:right w:val="none" w:sz="0" w:space="0" w:color="auto"/>
          </w:divBdr>
        </w:div>
        <w:div w:id="703098237">
          <w:marLeft w:val="640"/>
          <w:marRight w:val="0"/>
          <w:marTop w:val="0"/>
          <w:marBottom w:val="0"/>
          <w:divBdr>
            <w:top w:val="none" w:sz="0" w:space="0" w:color="auto"/>
            <w:left w:val="none" w:sz="0" w:space="0" w:color="auto"/>
            <w:bottom w:val="none" w:sz="0" w:space="0" w:color="auto"/>
            <w:right w:val="none" w:sz="0" w:space="0" w:color="auto"/>
          </w:divBdr>
        </w:div>
        <w:div w:id="1790509313">
          <w:marLeft w:val="640"/>
          <w:marRight w:val="0"/>
          <w:marTop w:val="0"/>
          <w:marBottom w:val="0"/>
          <w:divBdr>
            <w:top w:val="none" w:sz="0" w:space="0" w:color="auto"/>
            <w:left w:val="none" w:sz="0" w:space="0" w:color="auto"/>
            <w:bottom w:val="none" w:sz="0" w:space="0" w:color="auto"/>
            <w:right w:val="none" w:sz="0" w:space="0" w:color="auto"/>
          </w:divBdr>
        </w:div>
        <w:div w:id="395931946">
          <w:marLeft w:val="640"/>
          <w:marRight w:val="0"/>
          <w:marTop w:val="0"/>
          <w:marBottom w:val="0"/>
          <w:divBdr>
            <w:top w:val="none" w:sz="0" w:space="0" w:color="auto"/>
            <w:left w:val="none" w:sz="0" w:space="0" w:color="auto"/>
            <w:bottom w:val="none" w:sz="0" w:space="0" w:color="auto"/>
            <w:right w:val="none" w:sz="0" w:space="0" w:color="auto"/>
          </w:divBdr>
        </w:div>
        <w:div w:id="102966045">
          <w:marLeft w:val="640"/>
          <w:marRight w:val="0"/>
          <w:marTop w:val="0"/>
          <w:marBottom w:val="0"/>
          <w:divBdr>
            <w:top w:val="none" w:sz="0" w:space="0" w:color="auto"/>
            <w:left w:val="none" w:sz="0" w:space="0" w:color="auto"/>
            <w:bottom w:val="none" w:sz="0" w:space="0" w:color="auto"/>
            <w:right w:val="none" w:sz="0" w:space="0" w:color="auto"/>
          </w:divBdr>
        </w:div>
        <w:div w:id="56822391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37300434">
      <w:bodyDiv w:val="1"/>
      <w:marLeft w:val="0"/>
      <w:marRight w:val="0"/>
      <w:marTop w:val="0"/>
      <w:marBottom w:val="0"/>
      <w:divBdr>
        <w:top w:val="none" w:sz="0" w:space="0" w:color="auto"/>
        <w:left w:val="none" w:sz="0" w:space="0" w:color="auto"/>
        <w:bottom w:val="none" w:sz="0" w:space="0" w:color="auto"/>
        <w:right w:val="none" w:sz="0" w:space="0" w:color="auto"/>
      </w:divBdr>
      <w:divsChild>
        <w:div w:id="1580629475">
          <w:marLeft w:val="640"/>
          <w:marRight w:val="0"/>
          <w:marTop w:val="0"/>
          <w:marBottom w:val="0"/>
          <w:divBdr>
            <w:top w:val="none" w:sz="0" w:space="0" w:color="auto"/>
            <w:left w:val="none" w:sz="0" w:space="0" w:color="auto"/>
            <w:bottom w:val="none" w:sz="0" w:space="0" w:color="auto"/>
            <w:right w:val="none" w:sz="0" w:space="0" w:color="auto"/>
          </w:divBdr>
        </w:div>
        <w:div w:id="499194295">
          <w:marLeft w:val="640"/>
          <w:marRight w:val="0"/>
          <w:marTop w:val="0"/>
          <w:marBottom w:val="0"/>
          <w:divBdr>
            <w:top w:val="none" w:sz="0" w:space="0" w:color="auto"/>
            <w:left w:val="none" w:sz="0" w:space="0" w:color="auto"/>
            <w:bottom w:val="none" w:sz="0" w:space="0" w:color="auto"/>
            <w:right w:val="none" w:sz="0" w:space="0" w:color="auto"/>
          </w:divBdr>
        </w:div>
        <w:div w:id="444472009">
          <w:marLeft w:val="640"/>
          <w:marRight w:val="0"/>
          <w:marTop w:val="0"/>
          <w:marBottom w:val="0"/>
          <w:divBdr>
            <w:top w:val="none" w:sz="0" w:space="0" w:color="auto"/>
            <w:left w:val="none" w:sz="0" w:space="0" w:color="auto"/>
            <w:bottom w:val="none" w:sz="0" w:space="0" w:color="auto"/>
            <w:right w:val="none" w:sz="0" w:space="0" w:color="auto"/>
          </w:divBdr>
        </w:div>
        <w:div w:id="565340734">
          <w:marLeft w:val="640"/>
          <w:marRight w:val="0"/>
          <w:marTop w:val="0"/>
          <w:marBottom w:val="0"/>
          <w:divBdr>
            <w:top w:val="none" w:sz="0" w:space="0" w:color="auto"/>
            <w:left w:val="none" w:sz="0" w:space="0" w:color="auto"/>
            <w:bottom w:val="none" w:sz="0" w:space="0" w:color="auto"/>
            <w:right w:val="none" w:sz="0" w:space="0" w:color="auto"/>
          </w:divBdr>
        </w:div>
        <w:div w:id="1765371224">
          <w:marLeft w:val="640"/>
          <w:marRight w:val="0"/>
          <w:marTop w:val="0"/>
          <w:marBottom w:val="0"/>
          <w:divBdr>
            <w:top w:val="none" w:sz="0" w:space="0" w:color="auto"/>
            <w:left w:val="none" w:sz="0" w:space="0" w:color="auto"/>
            <w:bottom w:val="none" w:sz="0" w:space="0" w:color="auto"/>
            <w:right w:val="none" w:sz="0" w:space="0" w:color="auto"/>
          </w:divBdr>
        </w:div>
        <w:div w:id="1878590964">
          <w:marLeft w:val="640"/>
          <w:marRight w:val="0"/>
          <w:marTop w:val="0"/>
          <w:marBottom w:val="0"/>
          <w:divBdr>
            <w:top w:val="none" w:sz="0" w:space="0" w:color="auto"/>
            <w:left w:val="none" w:sz="0" w:space="0" w:color="auto"/>
            <w:bottom w:val="none" w:sz="0" w:space="0" w:color="auto"/>
            <w:right w:val="none" w:sz="0" w:space="0" w:color="auto"/>
          </w:divBdr>
        </w:div>
        <w:div w:id="1595045535">
          <w:marLeft w:val="640"/>
          <w:marRight w:val="0"/>
          <w:marTop w:val="0"/>
          <w:marBottom w:val="0"/>
          <w:divBdr>
            <w:top w:val="none" w:sz="0" w:space="0" w:color="auto"/>
            <w:left w:val="none" w:sz="0" w:space="0" w:color="auto"/>
            <w:bottom w:val="none" w:sz="0" w:space="0" w:color="auto"/>
            <w:right w:val="none" w:sz="0" w:space="0" w:color="auto"/>
          </w:divBdr>
        </w:div>
        <w:div w:id="1368674799">
          <w:marLeft w:val="640"/>
          <w:marRight w:val="0"/>
          <w:marTop w:val="0"/>
          <w:marBottom w:val="0"/>
          <w:divBdr>
            <w:top w:val="none" w:sz="0" w:space="0" w:color="auto"/>
            <w:left w:val="none" w:sz="0" w:space="0" w:color="auto"/>
            <w:bottom w:val="none" w:sz="0" w:space="0" w:color="auto"/>
            <w:right w:val="none" w:sz="0" w:space="0" w:color="auto"/>
          </w:divBdr>
        </w:div>
        <w:div w:id="1738016329">
          <w:marLeft w:val="640"/>
          <w:marRight w:val="0"/>
          <w:marTop w:val="0"/>
          <w:marBottom w:val="0"/>
          <w:divBdr>
            <w:top w:val="none" w:sz="0" w:space="0" w:color="auto"/>
            <w:left w:val="none" w:sz="0" w:space="0" w:color="auto"/>
            <w:bottom w:val="none" w:sz="0" w:space="0" w:color="auto"/>
            <w:right w:val="none" w:sz="0" w:space="0" w:color="auto"/>
          </w:divBdr>
        </w:div>
        <w:div w:id="561914576">
          <w:marLeft w:val="640"/>
          <w:marRight w:val="0"/>
          <w:marTop w:val="0"/>
          <w:marBottom w:val="0"/>
          <w:divBdr>
            <w:top w:val="none" w:sz="0" w:space="0" w:color="auto"/>
            <w:left w:val="none" w:sz="0" w:space="0" w:color="auto"/>
            <w:bottom w:val="none" w:sz="0" w:space="0" w:color="auto"/>
            <w:right w:val="none" w:sz="0" w:space="0" w:color="auto"/>
          </w:divBdr>
        </w:div>
        <w:div w:id="179662643">
          <w:marLeft w:val="640"/>
          <w:marRight w:val="0"/>
          <w:marTop w:val="0"/>
          <w:marBottom w:val="0"/>
          <w:divBdr>
            <w:top w:val="none" w:sz="0" w:space="0" w:color="auto"/>
            <w:left w:val="none" w:sz="0" w:space="0" w:color="auto"/>
            <w:bottom w:val="none" w:sz="0" w:space="0" w:color="auto"/>
            <w:right w:val="none" w:sz="0" w:space="0" w:color="auto"/>
          </w:divBdr>
        </w:div>
        <w:div w:id="660499983">
          <w:marLeft w:val="640"/>
          <w:marRight w:val="0"/>
          <w:marTop w:val="0"/>
          <w:marBottom w:val="0"/>
          <w:divBdr>
            <w:top w:val="none" w:sz="0" w:space="0" w:color="auto"/>
            <w:left w:val="none" w:sz="0" w:space="0" w:color="auto"/>
            <w:bottom w:val="none" w:sz="0" w:space="0" w:color="auto"/>
            <w:right w:val="none" w:sz="0" w:space="0" w:color="auto"/>
          </w:divBdr>
        </w:div>
        <w:div w:id="1471436612">
          <w:marLeft w:val="640"/>
          <w:marRight w:val="0"/>
          <w:marTop w:val="0"/>
          <w:marBottom w:val="0"/>
          <w:divBdr>
            <w:top w:val="none" w:sz="0" w:space="0" w:color="auto"/>
            <w:left w:val="none" w:sz="0" w:space="0" w:color="auto"/>
            <w:bottom w:val="none" w:sz="0" w:space="0" w:color="auto"/>
            <w:right w:val="none" w:sz="0" w:space="0" w:color="auto"/>
          </w:divBdr>
        </w:div>
        <w:div w:id="1538156295">
          <w:marLeft w:val="640"/>
          <w:marRight w:val="0"/>
          <w:marTop w:val="0"/>
          <w:marBottom w:val="0"/>
          <w:divBdr>
            <w:top w:val="none" w:sz="0" w:space="0" w:color="auto"/>
            <w:left w:val="none" w:sz="0" w:space="0" w:color="auto"/>
            <w:bottom w:val="none" w:sz="0" w:space="0" w:color="auto"/>
            <w:right w:val="none" w:sz="0" w:space="0" w:color="auto"/>
          </w:divBdr>
        </w:div>
        <w:div w:id="347678865">
          <w:marLeft w:val="640"/>
          <w:marRight w:val="0"/>
          <w:marTop w:val="0"/>
          <w:marBottom w:val="0"/>
          <w:divBdr>
            <w:top w:val="none" w:sz="0" w:space="0" w:color="auto"/>
            <w:left w:val="none" w:sz="0" w:space="0" w:color="auto"/>
            <w:bottom w:val="none" w:sz="0" w:space="0" w:color="auto"/>
            <w:right w:val="none" w:sz="0" w:space="0" w:color="auto"/>
          </w:divBdr>
        </w:div>
        <w:div w:id="1628199776">
          <w:marLeft w:val="640"/>
          <w:marRight w:val="0"/>
          <w:marTop w:val="0"/>
          <w:marBottom w:val="0"/>
          <w:divBdr>
            <w:top w:val="none" w:sz="0" w:space="0" w:color="auto"/>
            <w:left w:val="none" w:sz="0" w:space="0" w:color="auto"/>
            <w:bottom w:val="none" w:sz="0" w:space="0" w:color="auto"/>
            <w:right w:val="none" w:sz="0" w:space="0" w:color="auto"/>
          </w:divBdr>
        </w:div>
        <w:div w:id="647321887">
          <w:marLeft w:val="640"/>
          <w:marRight w:val="0"/>
          <w:marTop w:val="0"/>
          <w:marBottom w:val="0"/>
          <w:divBdr>
            <w:top w:val="none" w:sz="0" w:space="0" w:color="auto"/>
            <w:left w:val="none" w:sz="0" w:space="0" w:color="auto"/>
            <w:bottom w:val="none" w:sz="0" w:space="0" w:color="auto"/>
            <w:right w:val="none" w:sz="0" w:space="0" w:color="auto"/>
          </w:divBdr>
        </w:div>
        <w:div w:id="610816964">
          <w:marLeft w:val="640"/>
          <w:marRight w:val="0"/>
          <w:marTop w:val="0"/>
          <w:marBottom w:val="0"/>
          <w:divBdr>
            <w:top w:val="none" w:sz="0" w:space="0" w:color="auto"/>
            <w:left w:val="none" w:sz="0" w:space="0" w:color="auto"/>
            <w:bottom w:val="none" w:sz="0" w:space="0" w:color="auto"/>
            <w:right w:val="none" w:sz="0" w:space="0" w:color="auto"/>
          </w:divBdr>
        </w:div>
        <w:div w:id="442115159">
          <w:marLeft w:val="640"/>
          <w:marRight w:val="0"/>
          <w:marTop w:val="0"/>
          <w:marBottom w:val="0"/>
          <w:divBdr>
            <w:top w:val="none" w:sz="0" w:space="0" w:color="auto"/>
            <w:left w:val="none" w:sz="0" w:space="0" w:color="auto"/>
            <w:bottom w:val="none" w:sz="0" w:space="0" w:color="auto"/>
            <w:right w:val="none" w:sz="0" w:space="0" w:color="auto"/>
          </w:divBdr>
        </w:div>
        <w:div w:id="1031030190">
          <w:marLeft w:val="640"/>
          <w:marRight w:val="0"/>
          <w:marTop w:val="0"/>
          <w:marBottom w:val="0"/>
          <w:divBdr>
            <w:top w:val="none" w:sz="0" w:space="0" w:color="auto"/>
            <w:left w:val="none" w:sz="0" w:space="0" w:color="auto"/>
            <w:bottom w:val="none" w:sz="0" w:space="0" w:color="auto"/>
            <w:right w:val="none" w:sz="0" w:space="0" w:color="auto"/>
          </w:divBdr>
        </w:div>
        <w:div w:id="1253733271">
          <w:marLeft w:val="640"/>
          <w:marRight w:val="0"/>
          <w:marTop w:val="0"/>
          <w:marBottom w:val="0"/>
          <w:divBdr>
            <w:top w:val="none" w:sz="0" w:space="0" w:color="auto"/>
            <w:left w:val="none" w:sz="0" w:space="0" w:color="auto"/>
            <w:bottom w:val="none" w:sz="0" w:space="0" w:color="auto"/>
            <w:right w:val="none" w:sz="0" w:space="0" w:color="auto"/>
          </w:divBdr>
        </w:div>
        <w:div w:id="150567266">
          <w:marLeft w:val="640"/>
          <w:marRight w:val="0"/>
          <w:marTop w:val="0"/>
          <w:marBottom w:val="0"/>
          <w:divBdr>
            <w:top w:val="none" w:sz="0" w:space="0" w:color="auto"/>
            <w:left w:val="none" w:sz="0" w:space="0" w:color="auto"/>
            <w:bottom w:val="none" w:sz="0" w:space="0" w:color="auto"/>
            <w:right w:val="none" w:sz="0" w:space="0" w:color="auto"/>
          </w:divBdr>
        </w:div>
        <w:div w:id="1430587501">
          <w:marLeft w:val="640"/>
          <w:marRight w:val="0"/>
          <w:marTop w:val="0"/>
          <w:marBottom w:val="0"/>
          <w:divBdr>
            <w:top w:val="none" w:sz="0" w:space="0" w:color="auto"/>
            <w:left w:val="none" w:sz="0" w:space="0" w:color="auto"/>
            <w:bottom w:val="none" w:sz="0" w:space="0" w:color="auto"/>
            <w:right w:val="none" w:sz="0" w:space="0" w:color="auto"/>
          </w:divBdr>
        </w:div>
        <w:div w:id="960841819">
          <w:marLeft w:val="640"/>
          <w:marRight w:val="0"/>
          <w:marTop w:val="0"/>
          <w:marBottom w:val="0"/>
          <w:divBdr>
            <w:top w:val="none" w:sz="0" w:space="0" w:color="auto"/>
            <w:left w:val="none" w:sz="0" w:space="0" w:color="auto"/>
            <w:bottom w:val="none" w:sz="0" w:space="0" w:color="auto"/>
            <w:right w:val="none" w:sz="0" w:space="0" w:color="auto"/>
          </w:divBdr>
        </w:div>
        <w:div w:id="1817869689">
          <w:marLeft w:val="640"/>
          <w:marRight w:val="0"/>
          <w:marTop w:val="0"/>
          <w:marBottom w:val="0"/>
          <w:divBdr>
            <w:top w:val="none" w:sz="0" w:space="0" w:color="auto"/>
            <w:left w:val="none" w:sz="0" w:space="0" w:color="auto"/>
            <w:bottom w:val="none" w:sz="0" w:space="0" w:color="auto"/>
            <w:right w:val="none" w:sz="0" w:space="0" w:color="auto"/>
          </w:divBdr>
        </w:div>
        <w:div w:id="940140529">
          <w:marLeft w:val="640"/>
          <w:marRight w:val="0"/>
          <w:marTop w:val="0"/>
          <w:marBottom w:val="0"/>
          <w:divBdr>
            <w:top w:val="none" w:sz="0" w:space="0" w:color="auto"/>
            <w:left w:val="none" w:sz="0" w:space="0" w:color="auto"/>
            <w:bottom w:val="none" w:sz="0" w:space="0" w:color="auto"/>
            <w:right w:val="none" w:sz="0" w:space="0" w:color="auto"/>
          </w:divBdr>
        </w:div>
        <w:div w:id="856037328">
          <w:marLeft w:val="640"/>
          <w:marRight w:val="0"/>
          <w:marTop w:val="0"/>
          <w:marBottom w:val="0"/>
          <w:divBdr>
            <w:top w:val="none" w:sz="0" w:space="0" w:color="auto"/>
            <w:left w:val="none" w:sz="0" w:space="0" w:color="auto"/>
            <w:bottom w:val="none" w:sz="0" w:space="0" w:color="auto"/>
            <w:right w:val="none" w:sz="0" w:space="0" w:color="auto"/>
          </w:divBdr>
        </w:div>
        <w:div w:id="118186404">
          <w:marLeft w:val="640"/>
          <w:marRight w:val="0"/>
          <w:marTop w:val="0"/>
          <w:marBottom w:val="0"/>
          <w:divBdr>
            <w:top w:val="none" w:sz="0" w:space="0" w:color="auto"/>
            <w:left w:val="none" w:sz="0" w:space="0" w:color="auto"/>
            <w:bottom w:val="none" w:sz="0" w:space="0" w:color="auto"/>
            <w:right w:val="none" w:sz="0" w:space="0" w:color="auto"/>
          </w:divBdr>
        </w:div>
        <w:div w:id="1957831047">
          <w:marLeft w:val="640"/>
          <w:marRight w:val="0"/>
          <w:marTop w:val="0"/>
          <w:marBottom w:val="0"/>
          <w:divBdr>
            <w:top w:val="none" w:sz="0" w:space="0" w:color="auto"/>
            <w:left w:val="none" w:sz="0" w:space="0" w:color="auto"/>
            <w:bottom w:val="none" w:sz="0" w:space="0" w:color="auto"/>
            <w:right w:val="none" w:sz="0" w:space="0" w:color="auto"/>
          </w:divBdr>
        </w:div>
        <w:div w:id="931816074">
          <w:marLeft w:val="640"/>
          <w:marRight w:val="0"/>
          <w:marTop w:val="0"/>
          <w:marBottom w:val="0"/>
          <w:divBdr>
            <w:top w:val="none" w:sz="0" w:space="0" w:color="auto"/>
            <w:left w:val="none" w:sz="0" w:space="0" w:color="auto"/>
            <w:bottom w:val="none" w:sz="0" w:space="0" w:color="auto"/>
            <w:right w:val="none" w:sz="0" w:space="0" w:color="auto"/>
          </w:divBdr>
        </w:div>
        <w:div w:id="1772160627">
          <w:marLeft w:val="640"/>
          <w:marRight w:val="0"/>
          <w:marTop w:val="0"/>
          <w:marBottom w:val="0"/>
          <w:divBdr>
            <w:top w:val="none" w:sz="0" w:space="0" w:color="auto"/>
            <w:left w:val="none" w:sz="0" w:space="0" w:color="auto"/>
            <w:bottom w:val="none" w:sz="0" w:space="0" w:color="auto"/>
            <w:right w:val="none" w:sz="0" w:space="0" w:color="auto"/>
          </w:divBdr>
        </w:div>
        <w:div w:id="1916284436">
          <w:marLeft w:val="640"/>
          <w:marRight w:val="0"/>
          <w:marTop w:val="0"/>
          <w:marBottom w:val="0"/>
          <w:divBdr>
            <w:top w:val="none" w:sz="0" w:space="0" w:color="auto"/>
            <w:left w:val="none" w:sz="0" w:space="0" w:color="auto"/>
            <w:bottom w:val="none" w:sz="0" w:space="0" w:color="auto"/>
            <w:right w:val="none" w:sz="0" w:space="0" w:color="auto"/>
          </w:divBdr>
        </w:div>
        <w:div w:id="970599934">
          <w:marLeft w:val="640"/>
          <w:marRight w:val="0"/>
          <w:marTop w:val="0"/>
          <w:marBottom w:val="0"/>
          <w:divBdr>
            <w:top w:val="none" w:sz="0" w:space="0" w:color="auto"/>
            <w:left w:val="none" w:sz="0" w:space="0" w:color="auto"/>
            <w:bottom w:val="none" w:sz="0" w:space="0" w:color="auto"/>
            <w:right w:val="none" w:sz="0" w:space="0" w:color="auto"/>
          </w:divBdr>
        </w:div>
        <w:div w:id="1916744980">
          <w:marLeft w:val="640"/>
          <w:marRight w:val="0"/>
          <w:marTop w:val="0"/>
          <w:marBottom w:val="0"/>
          <w:divBdr>
            <w:top w:val="none" w:sz="0" w:space="0" w:color="auto"/>
            <w:left w:val="none" w:sz="0" w:space="0" w:color="auto"/>
            <w:bottom w:val="none" w:sz="0" w:space="0" w:color="auto"/>
            <w:right w:val="none" w:sz="0" w:space="0" w:color="auto"/>
          </w:divBdr>
        </w:div>
        <w:div w:id="1164201523">
          <w:marLeft w:val="640"/>
          <w:marRight w:val="0"/>
          <w:marTop w:val="0"/>
          <w:marBottom w:val="0"/>
          <w:divBdr>
            <w:top w:val="none" w:sz="0" w:space="0" w:color="auto"/>
            <w:left w:val="none" w:sz="0" w:space="0" w:color="auto"/>
            <w:bottom w:val="none" w:sz="0" w:space="0" w:color="auto"/>
            <w:right w:val="none" w:sz="0" w:space="0" w:color="auto"/>
          </w:divBdr>
        </w:div>
        <w:div w:id="634218461">
          <w:marLeft w:val="640"/>
          <w:marRight w:val="0"/>
          <w:marTop w:val="0"/>
          <w:marBottom w:val="0"/>
          <w:divBdr>
            <w:top w:val="none" w:sz="0" w:space="0" w:color="auto"/>
            <w:left w:val="none" w:sz="0" w:space="0" w:color="auto"/>
            <w:bottom w:val="none" w:sz="0" w:space="0" w:color="auto"/>
            <w:right w:val="none" w:sz="0" w:space="0" w:color="auto"/>
          </w:divBdr>
        </w:div>
        <w:div w:id="747505273">
          <w:marLeft w:val="640"/>
          <w:marRight w:val="0"/>
          <w:marTop w:val="0"/>
          <w:marBottom w:val="0"/>
          <w:divBdr>
            <w:top w:val="none" w:sz="0" w:space="0" w:color="auto"/>
            <w:left w:val="none" w:sz="0" w:space="0" w:color="auto"/>
            <w:bottom w:val="none" w:sz="0" w:space="0" w:color="auto"/>
            <w:right w:val="none" w:sz="0" w:space="0" w:color="auto"/>
          </w:divBdr>
        </w:div>
        <w:div w:id="1361853155">
          <w:marLeft w:val="640"/>
          <w:marRight w:val="0"/>
          <w:marTop w:val="0"/>
          <w:marBottom w:val="0"/>
          <w:divBdr>
            <w:top w:val="none" w:sz="0" w:space="0" w:color="auto"/>
            <w:left w:val="none" w:sz="0" w:space="0" w:color="auto"/>
            <w:bottom w:val="none" w:sz="0" w:space="0" w:color="auto"/>
            <w:right w:val="none" w:sz="0" w:space="0" w:color="auto"/>
          </w:divBdr>
        </w:div>
        <w:div w:id="758523424">
          <w:marLeft w:val="640"/>
          <w:marRight w:val="0"/>
          <w:marTop w:val="0"/>
          <w:marBottom w:val="0"/>
          <w:divBdr>
            <w:top w:val="none" w:sz="0" w:space="0" w:color="auto"/>
            <w:left w:val="none" w:sz="0" w:space="0" w:color="auto"/>
            <w:bottom w:val="none" w:sz="0" w:space="0" w:color="auto"/>
            <w:right w:val="none" w:sz="0" w:space="0" w:color="auto"/>
          </w:divBdr>
        </w:div>
        <w:div w:id="864053377">
          <w:marLeft w:val="640"/>
          <w:marRight w:val="0"/>
          <w:marTop w:val="0"/>
          <w:marBottom w:val="0"/>
          <w:divBdr>
            <w:top w:val="none" w:sz="0" w:space="0" w:color="auto"/>
            <w:left w:val="none" w:sz="0" w:space="0" w:color="auto"/>
            <w:bottom w:val="none" w:sz="0" w:space="0" w:color="auto"/>
            <w:right w:val="none" w:sz="0" w:space="0" w:color="auto"/>
          </w:divBdr>
        </w:div>
        <w:div w:id="1137379818">
          <w:marLeft w:val="640"/>
          <w:marRight w:val="0"/>
          <w:marTop w:val="0"/>
          <w:marBottom w:val="0"/>
          <w:divBdr>
            <w:top w:val="none" w:sz="0" w:space="0" w:color="auto"/>
            <w:left w:val="none" w:sz="0" w:space="0" w:color="auto"/>
            <w:bottom w:val="none" w:sz="0" w:space="0" w:color="auto"/>
            <w:right w:val="none" w:sz="0" w:space="0" w:color="auto"/>
          </w:divBdr>
        </w:div>
        <w:div w:id="1817138797">
          <w:marLeft w:val="640"/>
          <w:marRight w:val="0"/>
          <w:marTop w:val="0"/>
          <w:marBottom w:val="0"/>
          <w:divBdr>
            <w:top w:val="none" w:sz="0" w:space="0" w:color="auto"/>
            <w:left w:val="none" w:sz="0" w:space="0" w:color="auto"/>
            <w:bottom w:val="none" w:sz="0" w:space="0" w:color="auto"/>
            <w:right w:val="none" w:sz="0" w:space="0" w:color="auto"/>
          </w:divBdr>
        </w:div>
        <w:div w:id="1003431556">
          <w:marLeft w:val="640"/>
          <w:marRight w:val="0"/>
          <w:marTop w:val="0"/>
          <w:marBottom w:val="0"/>
          <w:divBdr>
            <w:top w:val="none" w:sz="0" w:space="0" w:color="auto"/>
            <w:left w:val="none" w:sz="0" w:space="0" w:color="auto"/>
            <w:bottom w:val="none" w:sz="0" w:space="0" w:color="auto"/>
            <w:right w:val="none" w:sz="0" w:space="0" w:color="auto"/>
          </w:divBdr>
        </w:div>
        <w:div w:id="943004021">
          <w:marLeft w:val="640"/>
          <w:marRight w:val="0"/>
          <w:marTop w:val="0"/>
          <w:marBottom w:val="0"/>
          <w:divBdr>
            <w:top w:val="none" w:sz="0" w:space="0" w:color="auto"/>
            <w:left w:val="none" w:sz="0" w:space="0" w:color="auto"/>
            <w:bottom w:val="none" w:sz="0" w:space="0" w:color="auto"/>
            <w:right w:val="none" w:sz="0" w:space="0" w:color="auto"/>
          </w:divBdr>
        </w:div>
        <w:div w:id="778993623">
          <w:marLeft w:val="640"/>
          <w:marRight w:val="0"/>
          <w:marTop w:val="0"/>
          <w:marBottom w:val="0"/>
          <w:divBdr>
            <w:top w:val="none" w:sz="0" w:space="0" w:color="auto"/>
            <w:left w:val="none" w:sz="0" w:space="0" w:color="auto"/>
            <w:bottom w:val="none" w:sz="0" w:space="0" w:color="auto"/>
            <w:right w:val="none" w:sz="0" w:space="0" w:color="auto"/>
          </w:divBdr>
        </w:div>
        <w:div w:id="2050449636">
          <w:marLeft w:val="640"/>
          <w:marRight w:val="0"/>
          <w:marTop w:val="0"/>
          <w:marBottom w:val="0"/>
          <w:divBdr>
            <w:top w:val="none" w:sz="0" w:space="0" w:color="auto"/>
            <w:left w:val="none" w:sz="0" w:space="0" w:color="auto"/>
            <w:bottom w:val="none" w:sz="0" w:space="0" w:color="auto"/>
            <w:right w:val="none" w:sz="0" w:space="0" w:color="auto"/>
          </w:divBdr>
        </w:div>
        <w:div w:id="1041438405">
          <w:marLeft w:val="640"/>
          <w:marRight w:val="0"/>
          <w:marTop w:val="0"/>
          <w:marBottom w:val="0"/>
          <w:divBdr>
            <w:top w:val="none" w:sz="0" w:space="0" w:color="auto"/>
            <w:left w:val="none" w:sz="0" w:space="0" w:color="auto"/>
            <w:bottom w:val="none" w:sz="0" w:space="0" w:color="auto"/>
            <w:right w:val="none" w:sz="0" w:space="0" w:color="auto"/>
          </w:divBdr>
        </w:div>
        <w:div w:id="31927669">
          <w:marLeft w:val="640"/>
          <w:marRight w:val="0"/>
          <w:marTop w:val="0"/>
          <w:marBottom w:val="0"/>
          <w:divBdr>
            <w:top w:val="none" w:sz="0" w:space="0" w:color="auto"/>
            <w:left w:val="none" w:sz="0" w:space="0" w:color="auto"/>
            <w:bottom w:val="none" w:sz="0" w:space="0" w:color="auto"/>
            <w:right w:val="none" w:sz="0" w:space="0" w:color="auto"/>
          </w:divBdr>
        </w:div>
        <w:div w:id="1991595478">
          <w:marLeft w:val="640"/>
          <w:marRight w:val="0"/>
          <w:marTop w:val="0"/>
          <w:marBottom w:val="0"/>
          <w:divBdr>
            <w:top w:val="none" w:sz="0" w:space="0" w:color="auto"/>
            <w:left w:val="none" w:sz="0" w:space="0" w:color="auto"/>
            <w:bottom w:val="none" w:sz="0" w:space="0" w:color="auto"/>
            <w:right w:val="none" w:sz="0" w:space="0" w:color="auto"/>
          </w:divBdr>
        </w:div>
        <w:div w:id="245529774">
          <w:marLeft w:val="640"/>
          <w:marRight w:val="0"/>
          <w:marTop w:val="0"/>
          <w:marBottom w:val="0"/>
          <w:divBdr>
            <w:top w:val="none" w:sz="0" w:space="0" w:color="auto"/>
            <w:left w:val="none" w:sz="0" w:space="0" w:color="auto"/>
            <w:bottom w:val="none" w:sz="0" w:space="0" w:color="auto"/>
            <w:right w:val="none" w:sz="0" w:space="0" w:color="auto"/>
          </w:divBdr>
        </w:div>
        <w:div w:id="1176263268">
          <w:marLeft w:val="640"/>
          <w:marRight w:val="0"/>
          <w:marTop w:val="0"/>
          <w:marBottom w:val="0"/>
          <w:divBdr>
            <w:top w:val="none" w:sz="0" w:space="0" w:color="auto"/>
            <w:left w:val="none" w:sz="0" w:space="0" w:color="auto"/>
            <w:bottom w:val="none" w:sz="0" w:space="0" w:color="auto"/>
            <w:right w:val="none" w:sz="0" w:space="0" w:color="auto"/>
          </w:divBdr>
        </w:div>
        <w:div w:id="1242061516">
          <w:marLeft w:val="640"/>
          <w:marRight w:val="0"/>
          <w:marTop w:val="0"/>
          <w:marBottom w:val="0"/>
          <w:divBdr>
            <w:top w:val="none" w:sz="0" w:space="0" w:color="auto"/>
            <w:left w:val="none" w:sz="0" w:space="0" w:color="auto"/>
            <w:bottom w:val="none" w:sz="0" w:space="0" w:color="auto"/>
            <w:right w:val="none" w:sz="0" w:space="0" w:color="auto"/>
          </w:divBdr>
        </w:div>
        <w:div w:id="1801917073">
          <w:marLeft w:val="640"/>
          <w:marRight w:val="0"/>
          <w:marTop w:val="0"/>
          <w:marBottom w:val="0"/>
          <w:divBdr>
            <w:top w:val="none" w:sz="0" w:space="0" w:color="auto"/>
            <w:left w:val="none" w:sz="0" w:space="0" w:color="auto"/>
            <w:bottom w:val="none" w:sz="0" w:space="0" w:color="auto"/>
            <w:right w:val="none" w:sz="0" w:space="0" w:color="auto"/>
          </w:divBdr>
        </w:div>
        <w:div w:id="1682926229">
          <w:marLeft w:val="640"/>
          <w:marRight w:val="0"/>
          <w:marTop w:val="0"/>
          <w:marBottom w:val="0"/>
          <w:divBdr>
            <w:top w:val="none" w:sz="0" w:space="0" w:color="auto"/>
            <w:left w:val="none" w:sz="0" w:space="0" w:color="auto"/>
            <w:bottom w:val="none" w:sz="0" w:space="0" w:color="auto"/>
            <w:right w:val="none" w:sz="0" w:space="0" w:color="auto"/>
          </w:divBdr>
        </w:div>
        <w:div w:id="145980722">
          <w:marLeft w:val="640"/>
          <w:marRight w:val="0"/>
          <w:marTop w:val="0"/>
          <w:marBottom w:val="0"/>
          <w:divBdr>
            <w:top w:val="none" w:sz="0" w:space="0" w:color="auto"/>
            <w:left w:val="none" w:sz="0" w:space="0" w:color="auto"/>
            <w:bottom w:val="none" w:sz="0" w:space="0" w:color="auto"/>
            <w:right w:val="none" w:sz="0" w:space="0" w:color="auto"/>
          </w:divBdr>
        </w:div>
        <w:div w:id="445856707">
          <w:marLeft w:val="640"/>
          <w:marRight w:val="0"/>
          <w:marTop w:val="0"/>
          <w:marBottom w:val="0"/>
          <w:divBdr>
            <w:top w:val="none" w:sz="0" w:space="0" w:color="auto"/>
            <w:left w:val="none" w:sz="0" w:space="0" w:color="auto"/>
            <w:bottom w:val="none" w:sz="0" w:space="0" w:color="auto"/>
            <w:right w:val="none" w:sz="0" w:space="0" w:color="auto"/>
          </w:divBdr>
        </w:div>
        <w:div w:id="1307465834">
          <w:marLeft w:val="640"/>
          <w:marRight w:val="0"/>
          <w:marTop w:val="0"/>
          <w:marBottom w:val="0"/>
          <w:divBdr>
            <w:top w:val="none" w:sz="0" w:space="0" w:color="auto"/>
            <w:left w:val="none" w:sz="0" w:space="0" w:color="auto"/>
            <w:bottom w:val="none" w:sz="0" w:space="0" w:color="auto"/>
            <w:right w:val="none" w:sz="0" w:space="0" w:color="auto"/>
          </w:divBdr>
        </w:div>
        <w:div w:id="249388712">
          <w:marLeft w:val="640"/>
          <w:marRight w:val="0"/>
          <w:marTop w:val="0"/>
          <w:marBottom w:val="0"/>
          <w:divBdr>
            <w:top w:val="none" w:sz="0" w:space="0" w:color="auto"/>
            <w:left w:val="none" w:sz="0" w:space="0" w:color="auto"/>
            <w:bottom w:val="none" w:sz="0" w:space="0" w:color="auto"/>
            <w:right w:val="none" w:sz="0" w:space="0" w:color="auto"/>
          </w:divBdr>
        </w:div>
        <w:div w:id="53965382">
          <w:marLeft w:val="640"/>
          <w:marRight w:val="0"/>
          <w:marTop w:val="0"/>
          <w:marBottom w:val="0"/>
          <w:divBdr>
            <w:top w:val="none" w:sz="0" w:space="0" w:color="auto"/>
            <w:left w:val="none" w:sz="0" w:space="0" w:color="auto"/>
            <w:bottom w:val="none" w:sz="0" w:space="0" w:color="auto"/>
            <w:right w:val="none" w:sz="0" w:space="0" w:color="auto"/>
          </w:divBdr>
        </w:div>
        <w:div w:id="203954755">
          <w:marLeft w:val="640"/>
          <w:marRight w:val="0"/>
          <w:marTop w:val="0"/>
          <w:marBottom w:val="0"/>
          <w:divBdr>
            <w:top w:val="none" w:sz="0" w:space="0" w:color="auto"/>
            <w:left w:val="none" w:sz="0" w:space="0" w:color="auto"/>
            <w:bottom w:val="none" w:sz="0" w:space="0" w:color="auto"/>
            <w:right w:val="none" w:sz="0" w:space="0" w:color="auto"/>
          </w:divBdr>
        </w:div>
        <w:div w:id="319964744">
          <w:marLeft w:val="640"/>
          <w:marRight w:val="0"/>
          <w:marTop w:val="0"/>
          <w:marBottom w:val="0"/>
          <w:divBdr>
            <w:top w:val="none" w:sz="0" w:space="0" w:color="auto"/>
            <w:left w:val="none" w:sz="0" w:space="0" w:color="auto"/>
            <w:bottom w:val="none" w:sz="0" w:space="0" w:color="auto"/>
            <w:right w:val="none" w:sz="0" w:space="0" w:color="auto"/>
          </w:divBdr>
        </w:div>
        <w:div w:id="1487816255">
          <w:marLeft w:val="640"/>
          <w:marRight w:val="0"/>
          <w:marTop w:val="0"/>
          <w:marBottom w:val="0"/>
          <w:divBdr>
            <w:top w:val="none" w:sz="0" w:space="0" w:color="auto"/>
            <w:left w:val="none" w:sz="0" w:space="0" w:color="auto"/>
            <w:bottom w:val="none" w:sz="0" w:space="0" w:color="auto"/>
            <w:right w:val="none" w:sz="0" w:space="0" w:color="auto"/>
          </w:divBdr>
        </w:div>
        <w:div w:id="13768528">
          <w:marLeft w:val="640"/>
          <w:marRight w:val="0"/>
          <w:marTop w:val="0"/>
          <w:marBottom w:val="0"/>
          <w:divBdr>
            <w:top w:val="none" w:sz="0" w:space="0" w:color="auto"/>
            <w:left w:val="none" w:sz="0" w:space="0" w:color="auto"/>
            <w:bottom w:val="none" w:sz="0" w:space="0" w:color="auto"/>
            <w:right w:val="none" w:sz="0" w:space="0" w:color="auto"/>
          </w:divBdr>
        </w:div>
        <w:div w:id="1999067182">
          <w:marLeft w:val="640"/>
          <w:marRight w:val="0"/>
          <w:marTop w:val="0"/>
          <w:marBottom w:val="0"/>
          <w:divBdr>
            <w:top w:val="none" w:sz="0" w:space="0" w:color="auto"/>
            <w:left w:val="none" w:sz="0" w:space="0" w:color="auto"/>
            <w:bottom w:val="none" w:sz="0" w:space="0" w:color="auto"/>
            <w:right w:val="none" w:sz="0" w:space="0" w:color="auto"/>
          </w:divBdr>
        </w:div>
        <w:div w:id="1826317080">
          <w:marLeft w:val="640"/>
          <w:marRight w:val="0"/>
          <w:marTop w:val="0"/>
          <w:marBottom w:val="0"/>
          <w:divBdr>
            <w:top w:val="none" w:sz="0" w:space="0" w:color="auto"/>
            <w:left w:val="none" w:sz="0" w:space="0" w:color="auto"/>
            <w:bottom w:val="none" w:sz="0" w:space="0" w:color="auto"/>
            <w:right w:val="none" w:sz="0" w:space="0" w:color="auto"/>
          </w:divBdr>
        </w:div>
        <w:div w:id="1174762844">
          <w:marLeft w:val="640"/>
          <w:marRight w:val="0"/>
          <w:marTop w:val="0"/>
          <w:marBottom w:val="0"/>
          <w:divBdr>
            <w:top w:val="none" w:sz="0" w:space="0" w:color="auto"/>
            <w:left w:val="none" w:sz="0" w:space="0" w:color="auto"/>
            <w:bottom w:val="none" w:sz="0" w:space="0" w:color="auto"/>
            <w:right w:val="none" w:sz="0" w:space="0" w:color="auto"/>
          </w:divBdr>
        </w:div>
        <w:div w:id="2067757838">
          <w:marLeft w:val="640"/>
          <w:marRight w:val="0"/>
          <w:marTop w:val="0"/>
          <w:marBottom w:val="0"/>
          <w:divBdr>
            <w:top w:val="none" w:sz="0" w:space="0" w:color="auto"/>
            <w:left w:val="none" w:sz="0" w:space="0" w:color="auto"/>
            <w:bottom w:val="none" w:sz="0" w:space="0" w:color="auto"/>
            <w:right w:val="none" w:sz="0" w:space="0" w:color="auto"/>
          </w:divBdr>
        </w:div>
        <w:div w:id="1843739299">
          <w:marLeft w:val="640"/>
          <w:marRight w:val="0"/>
          <w:marTop w:val="0"/>
          <w:marBottom w:val="0"/>
          <w:divBdr>
            <w:top w:val="none" w:sz="0" w:space="0" w:color="auto"/>
            <w:left w:val="none" w:sz="0" w:space="0" w:color="auto"/>
            <w:bottom w:val="none" w:sz="0" w:space="0" w:color="auto"/>
            <w:right w:val="none" w:sz="0" w:space="0" w:color="auto"/>
          </w:divBdr>
        </w:div>
        <w:div w:id="485587995">
          <w:marLeft w:val="640"/>
          <w:marRight w:val="0"/>
          <w:marTop w:val="0"/>
          <w:marBottom w:val="0"/>
          <w:divBdr>
            <w:top w:val="none" w:sz="0" w:space="0" w:color="auto"/>
            <w:left w:val="none" w:sz="0" w:space="0" w:color="auto"/>
            <w:bottom w:val="none" w:sz="0" w:space="0" w:color="auto"/>
            <w:right w:val="none" w:sz="0" w:space="0" w:color="auto"/>
          </w:divBdr>
        </w:div>
        <w:div w:id="1174109088">
          <w:marLeft w:val="640"/>
          <w:marRight w:val="0"/>
          <w:marTop w:val="0"/>
          <w:marBottom w:val="0"/>
          <w:divBdr>
            <w:top w:val="none" w:sz="0" w:space="0" w:color="auto"/>
            <w:left w:val="none" w:sz="0" w:space="0" w:color="auto"/>
            <w:bottom w:val="none" w:sz="0" w:space="0" w:color="auto"/>
            <w:right w:val="none" w:sz="0" w:space="0" w:color="auto"/>
          </w:divBdr>
        </w:div>
        <w:div w:id="1529247802">
          <w:marLeft w:val="640"/>
          <w:marRight w:val="0"/>
          <w:marTop w:val="0"/>
          <w:marBottom w:val="0"/>
          <w:divBdr>
            <w:top w:val="none" w:sz="0" w:space="0" w:color="auto"/>
            <w:left w:val="none" w:sz="0" w:space="0" w:color="auto"/>
            <w:bottom w:val="none" w:sz="0" w:space="0" w:color="auto"/>
            <w:right w:val="none" w:sz="0" w:space="0" w:color="auto"/>
          </w:divBdr>
        </w:div>
        <w:div w:id="100877108">
          <w:marLeft w:val="640"/>
          <w:marRight w:val="0"/>
          <w:marTop w:val="0"/>
          <w:marBottom w:val="0"/>
          <w:divBdr>
            <w:top w:val="none" w:sz="0" w:space="0" w:color="auto"/>
            <w:left w:val="none" w:sz="0" w:space="0" w:color="auto"/>
            <w:bottom w:val="none" w:sz="0" w:space="0" w:color="auto"/>
            <w:right w:val="none" w:sz="0" w:space="0" w:color="auto"/>
          </w:divBdr>
        </w:div>
        <w:div w:id="1141655858">
          <w:marLeft w:val="640"/>
          <w:marRight w:val="0"/>
          <w:marTop w:val="0"/>
          <w:marBottom w:val="0"/>
          <w:divBdr>
            <w:top w:val="none" w:sz="0" w:space="0" w:color="auto"/>
            <w:left w:val="none" w:sz="0" w:space="0" w:color="auto"/>
            <w:bottom w:val="none" w:sz="0" w:space="0" w:color="auto"/>
            <w:right w:val="none" w:sz="0" w:space="0" w:color="auto"/>
          </w:divBdr>
        </w:div>
        <w:div w:id="566451422">
          <w:marLeft w:val="640"/>
          <w:marRight w:val="0"/>
          <w:marTop w:val="0"/>
          <w:marBottom w:val="0"/>
          <w:divBdr>
            <w:top w:val="none" w:sz="0" w:space="0" w:color="auto"/>
            <w:left w:val="none" w:sz="0" w:space="0" w:color="auto"/>
            <w:bottom w:val="none" w:sz="0" w:space="0" w:color="auto"/>
            <w:right w:val="none" w:sz="0" w:space="0" w:color="auto"/>
          </w:divBdr>
        </w:div>
        <w:div w:id="1106077771">
          <w:marLeft w:val="640"/>
          <w:marRight w:val="0"/>
          <w:marTop w:val="0"/>
          <w:marBottom w:val="0"/>
          <w:divBdr>
            <w:top w:val="none" w:sz="0" w:space="0" w:color="auto"/>
            <w:left w:val="none" w:sz="0" w:space="0" w:color="auto"/>
            <w:bottom w:val="none" w:sz="0" w:space="0" w:color="auto"/>
            <w:right w:val="none" w:sz="0" w:space="0" w:color="auto"/>
          </w:divBdr>
        </w:div>
        <w:div w:id="987201494">
          <w:marLeft w:val="640"/>
          <w:marRight w:val="0"/>
          <w:marTop w:val="0"/>
          <w:marBottom w:val="0"/>
          <w:divBdr>
            <w:top w:val="none" w:sz="0" w:space="0" w:color="auto"/>
            <w:left w:val="none" w:sz="0" w:space="0" w:color="auto"/>
            <w:bottom w:val="none" w:sz="0" w:space="0" w:color="auto"/>
            <w:right w:val="none" w:sz="0" w:space="0" w:color="auto"/>
          </w:divBdr>
        </w:div>
        <w:div w:id="1756514079">
          <w:marLeft w:val="640"/>
          <w:marRight w:val="0"/>
          <w:marTop w:val="0"/>
          <w:marBottom w:val="0"/>
          <w:divBdr>
            <w:top w:val="none" w:sz="0" w:space="0" w:color="auto"/>
            <w:left w:val="none" w:sz="0" w:space="0" w:color="auto"/>
            <w:bottom w:val="none" w:sz="0" w:space="0" w:color="auto"/>
            <w:right w:val="none" w:sz="0" w:space="0" w:color="auto"/>
          </w:divBdr>
        </w:div>
        <w:div w:id="206190147">
          <w:marLeft w:val="640"/>
          <w:marRight w:val="0"/>
          <w:marTop w:val="0"/>
          <w:marBottom w:val="0"/>
          <w:divBdr>
            <w:top w:val="none" w:sz="0" w:space="0" w:color="auto"/>
            <w:left w:val="none" w:sz="0" w:space="0" w:color="auto"/>
            <w:bottom w:val="none" w:sz="0" w:space="0" w:color="auto"/>
            <w:right w:val="none" w:sz="0" w:space="0" w:color="auto"/>
          </w:divBdr>
        </w:div>
        <w:div w:id="1082070457">
          <w:marLeft w:val="640"/>
          <w:marRight w:val="0"/>
          <w:marTop w:val="0"/>
          <w:marBottom w:val="0"/>
          <w:divBdr>
            <w:top w:val="none" w:sz="0" w:space="0" w:color="auto"/>
            <w:left w:val="none" w:sz="0" w:space="0" w:color="auto"/>
            <w:bottom w:val="none" w:sz="0" w:space="0" w:color="auto"/>
            <w:right w:val="none" w:sz="0" w:space="0" w:color="auto"/>
          </w:divBdr>
        </w:div>
        <w:div w:id="1759210745">
          <w:marLeft w:val="640"/>
          <w:marRight w:val="0"/>
          <w:marTop w:val="0"/>
          <w:marBottom w:val="0"/>
          <w:divBdr>
            <w:top w:val="none" w:sz="0" w:space="0" w:color="auto"/>
            <w:left w:val="none" w:sz="0" w:space="0" w:color="auto"/>
            <w:bottom w:val="none" w:sz="0" w:space="0" w:color="auto"/>
            <w:right w:val="none" w:sz="0" w:space="0" w:color="auto"/>
          </w:divBdr>
        </w:div>
        <w:div w:id="815417327">
          <w:marLeft w:val="640"/>
          <w:marRight w:val="0"/>
          <w:marTop w:val="0"/>
          <w:marBottom w:val="0"/>
          <w:divBdr>
            <w:top w:val="none" w:sz="0" w:space="0" w:color="auto"/>
            <w:left w:val="none" w:sz="0" w:space="0" w:color="auto"/>
            <w:bottom w:val="none" w:sz="0" w:space="0" w:color="auto"/>
            <w:right w:val="none" w:sz="0" w:space="0" w:color="auto"/>
          </w:divBdr>
        </w:div>
        <w:div w:id="1260990370">
          <w:marLeft w:val="640"/>
          <w:marRight w:val="0"/>
          <w:marTop w:val="0"/>
          <w:marBottom w:val="0"/>
          <w:divBdr>
            <w:top w:val="none" w:sz="0" w:space="0" w:color="auto"/>
            <w:left w:val="none" w:sz="0" w:space="0" w:color="auto"/>
            <w:bottom w:val="none" w:sz="0" w:space="0" w:color="auto"/>
            <w:right w:val="none" w:sz="0" w:space="0" w:color="auto"/>
          </w:divBdr>
        </w:div>
        <w:div w:id="1931429406">
          <w:marLeft w:val="640"/>
          <w:marRight w:val="0"/>
          <w:marTop w:val="0"/>
          <w:marBottom w:val="0"/>
          <w:divBdr>
            <w:top w:val="none" w:sz="0" w:space="0" w:color="auto"/>
            <w:left w:val="none" w:sz="0" w:space="0" w:color="auto"/>
            <w:bottom w:val="none" w:sz="0" w:space="0" w:color="auto"/>
            <w:right w:val="none" w:sz="0" w:space="0" w:color="auto"/>
          </w:divBdr>
        </w:div>
        <w:div w:id="272438888">
          <w:marLeft w:val="640"/>
          <w:marRight w:val="0"/>
          <w:marTop w:val="0"/>
          <w:marBottom w:val="0"/>
          <w:divBdr>
            <w:top w:val="none" w:sz="0" w:space="0" w:color="auto"/>
            <w:left w:val="none" w:sz="0" w:space="0" w:color="auto"/>
            <w:bottom w:val="none" w:sz="0" w:space="0" w:color="auto"/>
            <w:right w:val="none" w:sz="0" w:space="0" w:color="auto"/>
          </w:divBdr>
        </w:div>
        <w:div w:id="610086696">
          <w:marLeft w:val="640"/>
          <w:marRight w:val="0"/>
          <w:marTop w:val="0"/>
          <w:marBottom w:val="0"/>
          <w:divBdr>
            <w:top w:val="none" w:sz="0" w:space="0" w:color="auto"/>
            <w:left w:val="none" w:sz="0" w:space="0" w:color="auto"/>
            <w:bottom w:val="none" w:sz="0" w:space="0" w:color="auto"/>
            <w:right w:val="none" w:sz="0" w:space="0" w:color="auto"/>
          </w:divBdr>
        </w:div>
        <w:div w:id="938416010">
          <w:marLeft w:val="640"/>
          <w:marRight w:val="0"/>
          <w:marTop w:val="0"/>
          <w:marBottom w:val="0"/>
          <w:divBdr>
            <w:top w:val="none" w:sz="0" w:space="0" w:color="auto"/>
            <w:left w:val="none" w:sz="0" w:space="0" w:color="auto"/>
            <w:bottom w:val="none" w:sz="0" w:space="0" w:color="auto"/>
            <w:right w:val="none" w:sz="0" w:space="0" w:color="auto"/>
          </w:divBdr>
        </w:div>
        <w:div w:id="723528476">
          <w:marLeft w:val="640"/>
          <w:marRight w:val="0"/>
          <w:marTop w:val="0"/>
          <w:marBottom w:val="0"/>
          <w:divBdr>
            <w:top w:val="none" w:sz="0" w:space="0" w:color="auto"/>
            <w:left w:val="none" w:sz="0" w:space="0" w:color="auto"/>
            <w:bottom w:val="none" w:sz="0" w:space="0" w:color="auto"/>
            <w:right w:val="none" w:sz="0" w:space="0" w:color="auto"/>
          </w:divBdr>
        </w:div>
        <w:div w:id="1870333955">
          <w:marLeft w:val="640"/>
          <w:marRight w:val="0"/>
          <w:marTop w:val="0"/>
          <w:marBottom w:val="0"/>
          <w:divBdr>
            <w:top w:val="none" w:sz="0" w:space="0" w:color="auto"/>
            <w:left w:val="none" w:sz="0" w:space="0" w:color="auto"/>
            <w:bottom w:val="none" w:sz="0" w:space="0" w:color="auto"/>
            <w:right w:val="none" w:sz="0" w:space="0" w:color="auto"/>
          </w:divBdr>
        </w:div>
        <w:div w:id="1457990256">
          <w:marLeft w:val="640"/>
          <w:marRight w:val="0"/>
          <w:marTop w:val="0"/>
          <w:marBottom w:val="0"/>
          <w:divBdr>
            <w:top w:val="none" w:sz="0" w:space="0" w:color="auto"/>
            <w:left w:val="none" w:sz="0" w:space="0" w:color="auto"/>
            <w:bottom w:val="none" w:sz="0" w:space="0" w:color="auto"/>
            <w:right w:val="none" w:sz="0" w:space="0" w:color="auto"/>
          </w:divBdr>
        </w:div>
        <w:div w:id="363988303">
          <w:marLeft w:val="640"/>
          <w:marRight w:val="0"/>
          <w:marTop w:val="0"/>
          <w:marBottom w:val="0"/>
          <w:divBdr>
            <w:top w:val="none" w:sz="0" w:space="0" w:color="auto"/>
            <w:left w:val="none" w:sz="0" w:space="0" w:color="auto"/>
            <w:bottom w:val="none" w:sz="0" w:space="0" w:color="auto"/>
            <w:right w:val="none" w:sz="0" w:space="0" w:color="auto"/>
          </w:divBdr>
        </w:div>
        <w:div w:id="630282876">
          <w:marLeft w:val="640"/>
          <w:marRight w:val="0"/>
          <w:marTop w:val="0"/>
          <w:marBottom w:val="0"/>
          <w:divBdr>
            <w:top w:val="none" w:sz="0" w:space="0" w:color="auto"/>
            <w:left w:val="none" w:sz="0" w:space="0" w:color="auto"/>
            <w:bottom w:val="none" w:sz="0" w:space="0" w:color="auto"/>
            <w:right w:val="none" w:sz="0" w:space="0" w:color="auto"/>
          </w:divBdr>
        </w:div>
        <w:div w:id="2054377833">
          <w:marLeft w:val="640"/>
          <w:marRight w:val="0"/>
          <w:marTop w:val="0"/>
          <w:marBottom w:val="0"/>
          <w:divBdr>
            <w:top w:val="none" w:sz="0" w:space="0" w:color="auto"/>
            <w:left w:val="none" w:sz="0" w:space="0" w:color="auto"/>
            <w:bottom w:val="none" w:sz="0" w:space="0" w:color="auto"/>
            <w:right w:val="none" w:sz="0" w:space="0" w:color="auto"/>
          </w:divBdr>
        </w:div>
        <w:div w:id="939607637">
          <w:marLeft w:val="640"/>
          <w:marRight w:val="0"/>
          <w:marTop w:val="0"/>
          <w:marBottom w:val="0"/>
          <w:divBdr>
            <w:top w:val="none" w:sz="0" w:space="0" w:color="auto"/>
            <w:left w:val="none" w:sz="0" w:space="0" w:color="auto"/>
            <w:bottom w:val="none" w:sz="0" w:space="0" w:color="auto"/>
            <w:right w:val="none" w:sz="0" w:space="0" w:color="auto"/>
          </w:divBdr>
        </w:div>
        <w:div w:id="1123882982">
          <w:marLeft w:val="640"/>
          <w:marRight w:val="0"/>
          <w:marTop w:val="0"/>
          <w:marBottom w:val="0"/>
          <w:divBdr>
            <w:top w:val="none" w:sz="0" w:space="0" w:color="auto"/>
            <w:left w:val="none" w:sz="0" w:space="0" w:color="auto"/>
            <w:bottom w:val="none" w:sz="0" w:space="0" w:color="auto"/>
            <w:right w:val="none" w:sz="0" w:space="0" w:color="auto"/>
          </w:divBdr>
        </w:div>
        <w:div w:id="1462646592">
          <w:marLeft w:val="640"/>
          <w:marRight w:val="0"/>
          <w:marTop w:val="0"/>
          <w:marBottom w:val="0"/>
          <w:divBdr>
            <w:top w:val="none" w:sz="0" w:space="0" w:color="auto"/>
            <w:left w:val="none" w:sz="0" w:space="0" w:color="auto"/>
            <w:bottom w:val="none" w:sz="0" w:space="0" w:color="auto"/>
            <w:right w:val="none" w:sz="0" w:space="0" w:color="auto"/>
          </w:divBdr>
        </w:div>
        <w:div w:id="933902728">
          <w:marLeft w:val="640"/>
          <w:marRight w:val="0"/>
          <w:marTop w:val="0"/>
          <w:marBottom w:val="0"/>
          <w:divBdr>
            <w:top w:val="none" w:sz="0" w:space="0" w:color="auto"/>
            <w:left w:val="none" w:sz="0" w:space="0" w:color="auto"/>
            <w:bottom w:val="none" w:sz="0" w:space="0" w:color="auto"/>
            <w:right w:val="none" w:sz="0" w:space="0" w:color="auto"/>
          </w:divBdr>
        </w:div>
        <w:div w:id="1100102625">
          <w:marLeft w:val="640"/>
          <w:marRight w:val="0"/>
          <w:marTop w:val="0"/>
          <w:marBottom w:val="0"/>
          <w:divBdr>
            <w:top w:val="none" w:sz="0" w:space="0" w:color="auto"/>
            <w:left w:val="none" w:sz="0" w:space="0" w:color="auto"/>
            <w:bottom w:val="none" w:sz="0" w:space="0" w:color="auto"/>
            <w:right w:val="none" w:sz="0" w:space="0" w:color="auto"/>
          </w:divBdr>
        </w:div>
        <w:div w:id="985939875">
          <w:marLeft w:val="640"/>
          <w:marRight w:val="0"/>
          <w:marTop w:val="0"/>
          <w:marBottom w:val="0"/>
          <w:divBdr>
            <w:top w:val="none" w:sz="0" w:space="0" w:color="auto"/>
            <w:left w:val="none" w:sz="0" w:space="0" w:color="auto"/>
            <w:bottom w:val="none" w:sz="0" w:space="0" w:color="auto"/>
            <w:right w:val="none" w:sz="0" w:space="0" w:color="auto"/>
          </w:divBdr>
        </w:div>
        <w:div w:id="1729256556">
          <w:marLeft w:val="640"/>
          <w:marRight w:val="0"/>
          <w:marTop w:val="0"/>
          <w:marBottom w:val="0"/>
          <w:divBdr>
            <w:top w:val="none" w:sz="0" w:space="0" w:color="auto"/>
            <w:left w:val="none" w:sz="0" w:space="0" w:color="auto"/>
            <w:bottom w:val="none" w:sz="0" w:space="0" w:color="auto"/>
            <w:right w:val="none" w:sz="0" w:space="0" w:color="auto"/>
          </w:divBdr>
        </w:div>
        <w:div w:id="1373848522">
          <w:marLeft w:val="640"/>
          <w:marRight w:val="0"/>
          <w:marTop w:val="0"/>
          <w:marBottom w:val="0"/>
          <w:divBdr>
            <w:top w:val="none" w:sz="0" w:space="0" w:color="auto"/>
            <w:left w:val="none" w:sz="0" w:space="0" w:color="auto"/>
            <w:bottom w:val="none" w:sz="0" w:space="0" w:color="auto"/>
            <w:right w:val="none" w:sz="0" w:space="0" w:color="auto"/>
          </w:divBdr>
        </w:div>
        <w:div w:id="925578343">
          <w:marLeft w:val="640"/>
          <w:marRight w:val="0"/>
          <w:marTop w:val="0"/>
          <w:marBottom w:val="0"/>
          <w:divBdr>
            <w:top w:val="none" w:sz="0" w:space="0" w:color="auto"/>
            <w:left w:val="none" w:sz="0" w:space="0" w:color="auto"/>
            <w:bottom w:val="none" w:sz="0" w:space="0" w:color="auto"/>
            <w:right w:val="none" w:sz="0" w:space="0" w:color="auto"/>
          </w:divBdr>
        </w:div>
        <w:div w:id="1511023641">
          <w:marLeft w:val="640"/>
          <w:marRight w:val="0"/>
          <w:marTop w:val="0"/>
          <w:marBottom w:val="0"/>
          <w:divBdr>
            <w:top w:val="none" w:sz="0" w:space="0" w:color="auto"/>
            <w:left w:val="none" w:sz="0" w:space="0" w:color="auto"/>
            <w:bottom w:val="none" w:sz="0" w:space="0" w:color="auto"/>
            <w:right w:val="none" w:sz="0" w:space="0" w:color="auto"/>
          </w:divBdr>
        </w:div>
        <w:div w:id="933124886">
          <w:marLeft w:val="640"/>
          <w:marRight w:val="0"/>
          <w:marTop w:val="0"/>
          <w:marBottom w:val="0"/>
          <w:divBdr>
            <w:top w:val="none" w:sz="0" w:space="0" w:color="auto"/>
            <w:left w:val="none" w:sz="0" w:space="0" w:color="auto"/>
            <w:bottom w:val="none" w:sz="0" w:space="0" w:color="auto"/>
            <w:right w:val="none" w:sz="0" w:space="0" w:color="auto"/>
          </w:divBdr>
        </w:div>
        <w:div w:id="1872765651">
          <w:marLeft w:val="640"/>
          <w:marRight w:val="0"/>
          <w:marTop w:val="0"/>
          <w:marBottom w:val="0"/>
          <w:divBdr>
            <w:top w:val="none" w:sz="0" w:space="0" w:color="auto"/>
            <w:left w:val="none" w:sz="0" w:space="0" w:color="auto"/>
            <w:bottom w:val="none" w:sz="0" w:space="0" w:color="auto"/>
            <w:right w:val="none" w:sz="0" w:space="0" w:color="auto"/>
          </w:divBdr>
        </w:div>
        <w:div w:id="31004580">
          <w:marLeft w:val="640"/>
          <w:marRight w:val="0"/>
          <w:marTop w:val="0"/>
          <w:marBottom w:val="0"/>
          <w:divBdr>
            <w:top w:val="none" w:sz="0" w:space="0" w:color="auto"/>
            <w:left w:val="none" w:sz="0" w:space="0" w:color="auto"/>
            <w:bottom w:val="none" w:sz="0" w:space="0" w:color="auto"/>
            <w:right w:val="none" w:sz="0" w:space="0" w:color="auto"/>
          </w:divBdr>
        </w:div>
        <w:div w:id="1944459470">
          <w:marLeft w:val="640"/>
          <w:marRight w:val="0"/>
          <w:marTop w:val="0"/>
          <w:marBottom w:val="0"/>
          <w:divBdr>
            <w:top w:val="none" w:sz="0" w:space="0" w:color="auto"/>
            <w:left w:val="none" w:sz="0" w:space="0" w:color="auto"/>
            <w:bottom w:val="none" w:sz="0" w:space="0" w:color="auto"/>
            <w:right w:val="none" w:sz="0" w:space="0" w:color="auto"/>
          </w:divBdr>
        </w:div>
        <w:div w:id="721945037">
          <w:marLeft w:val="640"/>
          <w:marRight w:val="0"/>
          <w:marTop w:val="0"/>
          <w:marBottom w:val="0"/>
          <w:divBdr>
            <w:top w:val="none" w:sz="0" w:space="0" w:color="auto"/>
            <w:left w:val="none" w:sz="0" w:space="0" w:color="auto"/>
            <w:bottom w:val="none" w:sz="0" w:space="0" w:color="auto"/>
            <w:right w:val="none" w:sz="0" w:space="0" w:color="auto"/>
          </w:divBdr>
        </w:div>
        <w:div w:id="683361017">
          <w:marLeft w:val="640"/>
          <w:marRight w:val="0"/>
          <w:marTop w:val="0"/>
          <w:marBottom w:val="0"/>
          <w:divBdr>
            <w:top w:val="none" w:sz="0" w:space="0" w:color="auto"/>
            <w:left w:val="none" w:sz="0" w:space="0" w:color="auto"/>
            <w:bottom w:val="none" w:sz="0" w:space="0" w:color="auto"/>
            <w:right w:val="none" w:sz="0" w:space="0" w:color="auto"/>
          </w:divBdr>
        </w:div>
        <w:div w:id="1416198627">
          <w:marLeft w:val="640"/>
          <w:marRight w:val="0"/>
          <w:marTop w:val="0"/>
          <w:marBottom w:val="0"/>
          <w:divBdr>
            <w:top w:val="none" w:sz="0" w:space="0" w:color="auto"/>
            <w:left w:val="none" w:sz="0" w:space="0" w:color="auto"/>
            <w:bottom w:val="none" w:sz="0" w:space="0" w:color="auto"/>
            <w:right w:val="none" w:sz="0" w:space="0" w:color="auto"/>
          </w:divBdr>
        </w:div>
        <w:div w:id="368993614">
          <w:marLeft w:val="640"/>
          <w:marRight w:val="0"/>
          <w:marTop w:val="0"/>
          <w:marBottom w:val="0"/>
          <w:divBdr>
            <w:top w:val="none" w:sz="0" w:space="0" w:color="auto"/>
            <w:left w:val="none" w:sz="0" w:space="0" w:color="auto"/>
            <w:bottom w:val="none" w:sz="0" w:space="0" w:color="auto"/>
            <w:right w:val="none" w:sz="0" w:space="0" w:color="auto"/>
          </w:divBdr>
        </w:div>
        <w:div w:id="2046782539">
          <w:marLeft w:val="640"/>
          <w:marRight w:val="0"/>
          <w:marTop w:val="0"/>
          <w:marBottom w:val="0"/>
          <w:divBdr>
            <w:top w:val="none" w:sz="0" w:space="0" w:color="auto"/>
            <w:left w:val="none" w:sz="0" w:space="0" w:color="auto"/>
            <w:bottom w:val="none" w:sz="0" w:space="0" w:color="auto"/>
            <w:right w:val="none" w:sz="0" w:space="0" w:color="auto"/>
          </w:divBdr>
        </w:div>
        <w:div w:id="247272760">
          <w:marLeft w:val="640"/>
          <w:marRight w:val="0"/>
          <w:marTop w:val="0"/>
          <w:marBottom w:val="0"/>
          <w:divBdr>
            <w:top w:val="none" w:sz="0" w:space="0" w:color="auto"/>
            <w:left w:val="none" w:sz="0" w:space="0" w:color="auto"/>
            <w:bottom w:val="none" w:sz="0" w:space="0" w:color="auto"/>
            <w:right w:val="none" w:sz="0" w:space="0" w:color="auto"/>
          </w:divBdr>
        </w:div>
        <w:div w:id="7298945">
          <w:marLeft w:val="640"/>
          <w:marRight w:val="0"/>
          <w:marTop w:val="0"/>
          <w:marBottom w:val="0"/>
          <w:divBdr>
            <w:top w:val="none" w:sz="0" w:space="0" w:color="auto"/>
            <w:left w:val="none" w:sz="0" w:space="0" w:color="auto"/>
            <w:bottom w:val="none" w:sz="0" w:space="0" w:color="auto"/>
            <w:right w:val="none" w:sz="0" w:space="0" w:color="auto"/>
          </w:divBdr>
        </w:div>
        <w:div w:id="131867573">
          <w:marLeft w:val="640"/>
          <w:marRight w:val="0"/>
          <w:marTop w:val="0"/>
          <w:marBottom w:val="0"/>
          <w:divBdr>
            <w:top w:val="none" w:sz="0" w:space="0" w:color="auto"/>
            <w:left w:val="none" w:sz="0" w:space="0" w:color="auto"/>
            <w:bottom w:val="none" w:sz="0" w:space="0" w:color="auto"/>
            <w:right w:val="none" w:sz="0" w:space="0" w:color="auto"/>
          </w:divBdr>
        </w:div>
        <w:div w:id="1740518888">
          <w:marLeft w:val="640"/>
          <w:marRight w:val="0"/>
          <w:marTop w:val="0"/>
          <w:marBottom w:val="0"/>
          <w:divBdr>
            <w:top w:val="none" w:sz="0" w:space="0" w:color="auto"/>
            <w:left w:val="none" w:sz="0" w:space="0" w:color="auto"/>
            <w:bottom w:val="none" w:sz="0" w:space="0" w:color="auto"/>
            <w:right w:val="none" w:sz="0" w:space="0" w:color="auto"/>
          </w:divBdr>
        </w:div>
        <w:div w:id="259218210">
          <w:marLeft w:val="640"/>
          <w:marRight w:val="0"/>
          <w:marTop w:val="0"/>
          <w:marBottom w:val="0"/>
          <w:divBdr>
            <w:top w:val="none" w:sz="0" w:space="0" w:color="auto"/>
            <w:left w:val="none" w:sz="0" w:space="0" w:color="auto"/>
            <w:bottom w:val="none" w:sz="0" w:space="0" w:color="auto"/>
            <w:right w:val="none" w:sz="0" w:space="0" w:color="auto"/>
          </w:divBdr>
        </w:div>
        <w:div w:id="1491170235">
          <w:marLeft w:val="640"/>
          <w:marRight w:val="0"/>
          <w:marTop w:val="0"/>
          <w:marBottom w:val="0"/>
          <w:divBdr>
            <w:top w:val="none" w:sz="0" w:space="0" w:color="auto"/>
            <w:left w:val="none" w:sz="0" w:space="0" w:color="auto"/>
            <w:bottom w:val="none" w:sz="0" w:space="0" w:color="auto"/>
            <w:right w:val="none" w:sz="0" w:space="0" w:color="auto"/>
          </w:divBdr>
        </w:div>
        <w:div w:id="1837070568">
          <w:marLeft w:val="640"/>
          <w:marRight w:val="0"/>
          <w:marTop w:val="0"/>
          <w:marBottom w:val="0"/>
          <w:divBdr>
            <w:top w:val="none" w:sz="0" w:space="0" w:color="auto"/>
            <w:left w:val="none" w:sz="0" w:space="0" w:color="auto"/>
            <w:bottom w:val="none" w:sz="0" w:space="0" w:color="auto"/>
            <w:right w:val="none" w:sz="0" w:space="0" w:color="auto"/>
          </w:divBdr>
        </w:div>
        <w:div w:id="2003241002">
          <w:marLeft w:val="640"/>
          <w:marRight w:val="0"/>
          <w:marTop w:val="0"/>
          <w:marBottom w:val="0"/>
          <w:divBdr>
            <w:top w:val="none" w:sz="0" w:space="0" w:color="auto"/>
            <w:left w:val="none" w:sz="0" w:space="0" w:color="auto"/>
            <w:bottom w:val="none" w:sz="0" w:space="0" w:color="auto"/>
            <w:right w:val="none" w:sz="0" w:space="0" w:color="auto"/>
          </w:divBdr>
        </w:div>
        <w:div w:id="1342465723">
          <w:marLeft w:val="640"/>
          <w:marRight w:val="0"/>
          <w:marTop w:val="0"/>
          <w:marBottom w:val="0"/>
          <w:divBdr>
            <w:top w:val="none" w:sz="0" w:space="0" w:color="auto"/>
            <w:left w:val="none" w:sz="0" w:space="0" w:color="auto"/>
            <w:bottom w:val="none" w:sz="0" w:space="0" w:color="auto"/>
            <w:right w:val="none" w:sz="0" w:space="0" w:color="auto"/>
          </w:divBdr>
        </w:div>
        <w:div w:id="989675097">
          <w:marLeft w:val="640"/>
          <w:marRight w:val="0"/>
          <w:marTop w:val="0"/>
          <w:marBottom w:val="0"/>
          <w:divBdr>
            <w:top w:val="none" w:sz="0" w:space="0" w:color="auto"/>
            <w:left w:val="none" w:sz="0" w:space="0" w:color="auto"/>
            <w:bottom w:val="none" w:sz="0" w:space="0" w:color="auto"/>
            <w:right w:val="none" w:sz="0" w:space="0" w:color="auto"/>
          </w:divBdr>
        </w:div>
        <w:div w:id="2071877048">
          <w:marLeft w:val="640"/>
          <w:marRight w:val="0"/>
          <w:marTop w:val="0"/>
          <w:marBottom w:val="0"/>
          <w:divBdr>
            <w:top w:val="none" w:sz="0" w:space="0" w:color="auto"/>
            <w:left w:val="none" w:sz="0" w:space="0" w:color="auto"/>
            <w:bottom w:val="none" w:sz="0" w:space="0" w:color="auto"/>
            <w:right w:val="none" w:sz="0" w:space="0" w:color="auto"/>
          </w:divBdr>
        </w:div>
        <w:div w:id="237599543">
          <w:marLeft w:val="640"/>
          <w:marRight w:val="0"/>
          <w:marTop w:val="0"/>
          <w:marBottom w:val="0"/>
          <w:divBdr>
            <w:top w:val="none" w:sz="0" w:space="0" w:color="auto"/>
            <w:left w:val="none" w:sz="0" w:space="0" w:color="auto"/>
            <w:bottom w:val="none" w:sz="0" w:space="0" w:color="auto"/>
            <w:right w:val="none" w:sz="0" w:space="0" w:color="auto"/>
          </w:divBdr>
        </w:div>
        <w:div w:id="728840536">
          <w:marLeft w:val="640"/>
          <w:marRight w:val="0"/>
          <w:marTop w:val="0"/>
          <w:marBottom w:val="0"/>
          <w:divBdr>
            <w:top w:val="none" w:sz="0" w:space="0" w:color="auto"/>
            <w:left w:val="none" w:sz="0" w:space="0" w:color="auto"/>
            <w:bottom w:val="none" w:sz="0" w:space="0" w:color="auto"/>
            <w:right w:val="none" w:sz="0" w:space="0" w:color="auto"/>
          </w:divBdr>
        </w:div>
        <w:div w:id="2137989532">
          <w:marLeft w:val="640"/>
          <w:marRight w:val="0"/>
          <w:marTop w:val="0"/>
          <w:marBottom w:val="0"/>
          <w:divBdr>
            <w:top w:val="none" w:sz="0" w:space="0" w:color="auto"/>
            <w:left w:val="none" w:sz="0" w:space="0" w:color="auto"/>
            <w:bottom w:val="none" w:sz="0" w:space="0" w:color="auto"/>
            <w:right w:val="none" w:sz="0" w:space="0" w:color="auto"/>
          </w:divBdr>
        </w:div>
        <w:div w:id="1994598070">
          <w:marLeft w:val="640"/>
          <w:marRight w:val="0"/>
          <w:marTop w:val="0"/>
          <w:marBottom w:val="0"/>
          <w:divBdr>
            <w:top w:val="none" w:sz="0" w:space="0" w:color="auto"/>
            <w:left w:val="none" w:sz="0" w:space="0" w:color="auto"/>
            <w:bottom w:val="none" w:sz="0" w:space="0" w:color="auto"/>
            <w:right w:val="none" w:sz="0" w:space="0" w:color="auto"/>
          </w:divBdr>
        </w:div>
        <w:div w:id="776679940">
          <w:marLeft w:val="640"/>
          <w:marRight w:val="0"/>
          <w:marTop w:val="0"/>
          <w:marBottom w:val="0"/>
          <w:divBdr>
            <w:top w:val="none" w:sz="0" w:space="0" w:color="auto"/>
            <w:left w:val="none" w:sz="0" w:space="0" w:color="auto"/>
            <w:bottom w:val="none" w:sz="0" w:space="0" w:color="auto"/>
            <w:right w:val="none" w:sz="0" w:space="0" w:color="auto"/>
          </w:divBdr>
        </w:div>
        <w:div w:id="1668360197">
          <w:marLeft w:val="640"/>
          <w:marRight w:val="0"/>
          <w:marTop w:val="0"/>
          <w:marBottom w:val="0"/>
          <w:divBdr>
            <w:top w:val="none" w:sz="0" w:space="0" w:color="auto"/>
            <w:left w:val="none" w:sz="0" w:space="0" w:color="auto"/>
            <w:bottom w:val="none" w:sz="0" w:space="0" w:color="auto"/>
            <w:right w:val="none" w:sz="0" w:space="0" w:color="auto"/>
          </w:divBdr>
        </w:div>
        <w:div w:id="1307203693">
          <w:marLeft w:val="640"/>
          <w:marRight w:val="0"/>
          <w:marTop w:val="0"/>
          <w:marBottom w:val="0"/>
          <w:divBdr>
            <w:top w:val="none" w:sz="0" w:space="0" w:color="auto"/>
            <w:left w:val="none" w:sz="0" w:space="0" w:color="auto"/>
            <w:bottom w:val="none" w:sz="0" w:space="0" w:color="auto"/>
            <w:right w:val="none" w:sz="0" w:space="0" w:color="auto"/>
          </w:divBdr>
        </w:div>
        <w:div w:id="2103602152">
          <w:marLeft w:val="640"/>
          <w:marRight w:val="0"/>
          <w:marTop w:val="0"/>
          <w:marBottom w:val="0"/>
          <w:divBdr>
            <w:top w:val="none" w:sz="0" w:space="0" w:color="auto"/>
            <w:left w:val="none" w:sz="0" w:space="0" w:color="auto"/>
            <w:bottom w:val="none" w:sz="0" w:space="0" w:color="auto"/>
            <w:right w:val="none" w:sz="0" w:space="0" w:color="auto"/>
          </w:divBdr>
        </w:div>
        <w:div w:id="1205799579">
          <w:marLeft w:val="640"/>
          <w:marRight w:val="0"/>
          <w:marTop w:val="0"/>
          <w:marBottom w:val="0"/>
          <w:divBdr>
            <w:top w:val="none" w:sz="0" w:space="0" w:color="auto"/>
            <w:left w:val="none" w:sz="0" w:space="0" w:color="auto"/>
            <w:bottom w:val="none" w:sz="0" w:space="0" w:color="auto"/>
            <w:right w:val="none" w:sz="0" w:space="0" w:color="auto"/>
          </w:divBdr>
        </w:div>
        <w:div w:id="1773165827">
          <w:marLeft w:val="640"/>
          <w:marRight w:val="0"/>
          <w:marTop w:val="0"/>
          <w:marBottom w:val="0"/>
          <w:divBdr>
            <w:top w:val="none" w:sz="0" w:space="0" w:color="auto"/>
            <w:left w:val="none" w:sz="0" w:space="0" w:color="auto"/>
            <w:bottom w:val="none" w:sz="0" w:space="0" w:color="auto"/>
            <w:right w:val="none" w:sz="0" w:space="0" w:color="auto"/>
          </w:divBdr>
        </w:div>
        <w:div w:id="1768229566">
          <w:marLeft w:val="640"/>
          <w:marRight w:val="0"/>
          <w:marTop w:val="0"/>
          <w:marBottom w:val="0"/>
          <w:divBdr>
            <w:top w:val="none" w:sz="0" w:space="0" w:color="auto"/>
            <w:left w:val="none" w:sz="0" w:space="0" w:color="auto"/>
            <w:bottom w:val="none" w:sz="0" w:space="0" w:color="auto"/>
            <w:right w:val="none" w:sz="0" w:space="0" w:color="auto"/>
          </w:divBdr>
        </w:div>
        <w:div w:id="657611483">
          <w:marLeft w:val="640"/>
          <w:marRight w:val="0"/>
          <w:marTop w:val="0"/>
          <w:marBottom w:val="0"/>
          <w:divBdr>
            <w:top w:val="none" w:sz="0" w:space="0" w:color="auto"/>
            <w:left w:val="none" w:sz="0" w:space="0" w:color="auto"/>
            <w:bottom w:val="none" w:sz="0" w:space="0" w:color="auto"/>
            <w:right w:val="none" w:sz="0" w:space="0" w:color="auto"/>
          </w:divBdr>
        </w:div>
        <w:div w:id="536282514">
          <w:marLeft w:val="640"/>
          <w:marRight w:val="0"/>
          <w:marTop w:val="0"/>
          <w:marBottom w:val="0"/>
          <w:divBdr>
            <w:top w:val="none" w:sz="0" w:space="0" w:color="auto"/>
            <w:left w:val="none" w:sz="0" w:space="0" w:color="auto"/>
            <w:bottom w:val="none" w:sz="0" w:space="0" w:color="auto"/>
            <w:right w:val="none" w:sz="0" w:space="0" w:color="auto"/>
          </w:divBdr>
        </w:div>
        <w:div w:id="1265844402">
          <w:marLeft w:val="640"/>
          <w:marRight w:val="0"/>
          <w:marTop w:val="0"/>
          <w:marBottom w:val="0"/>
          <w:divBdr>
            <w:top w:val="none" w:sz="0" w:space="0" w:color="auto"/>
            <w:left w:val="none" w:sz="0" w:space="0" w:color="auto"/>
            <w:bottom w:val="none" w:sz="0" w:space="0" w:color="auto"/>
            <w:right w:val="none" w:sz="0" w:space="0" w:color="auto"/>
          </w:divBdr>
        </w:div>
        <w:div w:id="275646839">
          <w:marLeft w:val="640"/>
          <w:marRight w:val="0"/>
          <w:marTop w:val="0"/>
          <w:marBottom w:val="0"/>
          <w:divBdr>
            <w:top w:val="none" w:sz="0" w:space="0" w:color="auto"/>
            <w:left w:val="none" w:sz="0" w:space="0" w:color="auto"/>
            <w:bottom w:val="none" w:sz="0" w:space="0" w:color="auto"/>
            <w:right w:val="none" w:sz="0" w:space="0" w:color="auto"/>
          </w:divBdr>
        </w:div>
        <w:div w:id="728000369">
          <w:marLeft w:val="640"/>
          <w:marRight w:val="0"/>
          <w:marTop w:val="0"/>
          <w:marBottom w:val="0"/>
          <w:divBdr>
            <w:top w:val="none" w:sz="0" w:space="0" w:color="auto"/>
            <w:left w:val="none" w:sz="0" w:space="0" w:color="auto"/>
            <w:bottom w:val="none" w:sz="0" w:space="0" w:color="auto"/>
            <w:right w:val="none" w:sz="0" w:space="0" w:color="auto"/>
          </w:divBdr>
        </w:div>
        <w:div w:id="300161993">
          <w:marLeft w:val="640"/>
          <w:marRight w:val="0"/>
          <w:marTop w:val="0"/>
          <w:marBottom w:val="0"/>
          <w:divBdr>
            <w:top w:val="none" w:sz="0" w:space="0" w:color="auto"/>
            <w:left w:val="none" w:sz="0" w:space="0" w:color="auto"/>
            <w:bottom w:val="none" w:sz="0" w:space="0" w:color="auto"/>
            <w:right w:val="none" w:sz="0" w:space="0" w:color="auto"/>
          </w:divBdr>
        </w:div>
        <w:div w:id="192041302">
          <w:marLeft w:val="640"/>
          <w:marRight w:val="0"/>
          <w:marTop w:val="0"/>
          <w:marBottom w:val="0"/>
          <w:divBdr>
            <w:top w:val="none" w:sz="0" w:space="0" w:color="auto"/>
            <w:left w:val="none" w:sz="0" w:space="0" w:color="auto"/>
            <w:bottom w:val="none" w:sz="0" w:space="0" w:color="auto"/>
            <w:right w:val="none" w:sz="0" w:space="0" w:color="auto"/>
          </w:divBdr>
        </w:div>
        <w:div w:id="1998729360">
          <w:marLeft w:val="640"/>
          <w:marRight w:val="0"/>
          <w:marTop w:val="0"/>
          <w:marBottom w:val="0"/>
          <w:divBdr>
            <w:top w:val="none" w:sz="0" w:space="0" w:color="auto"/>
            <w:left w:val="none" w:sz="0" w:space="0" w:color="auto"/>
            <w:bottom w:val="none" w:sz="0" w:space="0" w:color="auto"/>
            <w:right w:val="none" w:sz="0" w:space="0" w:color="auto"/>
          </w:divBdr>
        </w:div>
        <w:div w:id="216940200">
          <w:marLeft w:val="640"/>
          <w:marRight w:val="0"/>
          <w:marTop w:val="0"/>
          <w:marBottom w:val="0"/>
          <w:divBdr>
            <w:top w:val="none" w:sz="0" w:space="0" w:color="auto"/>
            <w:left w:val="none" w:sz="0" w:space="0" w:color="auto"/>
            <w:bottom w:val="none" w:sz="0" w:space="0" w:color="auto"/>
            <w:right w:val="none" w:sz="0" w:space="0" w:color="auto"/>
          </w:divBdr>
        </w:div>
        <w:div w:id="1485971163">
          <w:marLeft w:val="640"/>
          <w:marRight w:val="0"/>
          <w:marTop w:val="0"/>
          <w:marBottom w:val="0"/>
          <w:divBdr>
            <w:top w:val="none" w:sz="0" w:space="0" w:color="auto"/>
            <w:left w:val="none" w:sz="0" w:space="0" w:color="auto"/>
            <w:bottom w:val="none" w:sz="0" w:space="0" w:color="auto"/>
            <w:right w:val="none" w:sz="0" w:space="0" w:color="auto"/>
          </w:divBdr>
        </w:div>
        <w:div w:id="1476877042">
          <w:marLeft w:val="640"/>
          <w:marRight w:val="0"/>
          <w:marTop w:val="0"/>
          <w:marBottom w:val="0"/>
          <w:divBdr>
            <w:top w:val="none" w:sz="0" w:space="0" w:color="auto"/>
            <w:left w:val="none" w:sz="0" w:space="0" w:color="auto"/>
            <w:bottom w:val="none" w:sz="0" w:space="0" w:color="auto"/>
            <w:right w:val="none" w:sz="0" w:space="0" w:color="auto"/>
          </w:divBdr>
        </w:div>
        <w:div w:id="598030113">
          <w:marLeft w:val="640"/>
          <w:marRight w:val="0"/>
          <w:marTop w:val="0"/>
          <w:marBottom w:val="0"/>
          <w:divBdr>
            <w:top w:val="none" w:sz="0" w:space="0" w:color="auto"/>
            <w:left w:val="none" w:sz="0" w:space="0" w:color="auto"/>
            <w:bottom w:val="none" w:sz="0" w:space="0" w:color="auto"/>
            <w:right w:val="none" w:sz="0" w:space="0" w:color="auto"/>
          </w:divBdr>
        </w:div>
        <w:div w:id="271597855">
          <w:marLeft w:val="640"/>
          <w:marRight w:val="0"/>
          <w:marTop w:val="0"/>
          <w:marBottom w:val="0"/>
          <w:divBdr>
            <w:top w:val="none" w:sz="0" w:space="0" w:color="auto"/>
            <w:left w:val="none" w:sz="0" w:space="0" w:color="auto"/>
            <w:bottom w:val="none" w:sz="0" w:space="0" w:color="auto"/>
            <w:right w:val="none" w:sz="0" w:space="0" w:color="auto"/>
          </w:divBdr>
        </w:div>
        <w:div w:id="1268536234">
          <w:marLeft w:val="640"/>
          <w:marRight w:val="0"/>
          <w:marTop w:val="0"/>
          <w:marBottom w:val="0"/>
          <w:divBdr>
            <w:top w:val="none" w:sz="0" w:space="0" w:color="auto"/>
            <w:left w:val="none" w:sz="0" w:space="0" w:color="auto"/>
            <w:bottom w:val="none" w:sz="0" w:space="0" w:color="auto"/>
            <w:right w:val="none" w:sz="0" w:space="0" w:color="auto"/>
          </w:divBdr>
        </w:div>
        <w:div w:id="1293974432">
          <w:marLeft w:val="640"/>
          <w:marRight w:val="0"/>
          <w:marTop w:val="0"/>
          <w:marBottom w:val="0"/>
          <w:divBdr>
            <w:top w:val="none" w:sz="0" w:space="0" w:color="auto"/>
            <w:left w:val="none" w:sz="0" w:space="0" w:color="auto"/>
            <w:bottom w:val="none" w:sz="0" w:space="0" w:color="auto"/>
            <w:right w:val="none" w:sz="0" w:space="0" w:color="auto"/>
          </w:divBdr>
        </w:div>
        <w:div w:id="1477186328">
          <w:marLeft w:val="640"/>
          <w:marRight w:val="0"/>
          <w:marTop w:val="0"/>
          <w:marBottom w:val="0"/>
          <w:divBdr>
            <w:top w:val="none" w:sz="0" w:space="0" w:color="auto"/>
            <w:left w:val="none" w:sz="0" w:space="0" w:color="auto"/>
            <w:bottom w:val="none" w:sz="0" w:space="0" w:color="auto"/>
            <w:right w:val="none" w:sz="0" w:space="0" w:color="auto"/>
          </w:divBdr>
        </w:div>
        <w:div w:id="62801927">
          <w:marLeft w:val="640"/>
          <w:marRight w:val="0"/>
          <w:marTop w:val="0"/>
          <w:marBottom w:val="0"/>
          <w:divBdr>
            <w:top w:val="none" w:sz="0" w:space="0" w:color="auto"/>
            <w:left w:val="none" w:sz="0" w:space="0" w:color="auto"/>
            <w:bottom w:val="none" w:sz="0" w:space="0" w:color="auto"/>
            <w:right w:val="none" w:sz="0" w:space="0" w:color="auto"/>
          </w:divBdr>
        </w:div>
        <w:div w:id="1610506267">
          <w:marLeft w:val="640"/>
          <w:marRight w:val="0"/>
          <w:marTop w:val="0"/>
          <w:marBottom w:val="0"/>
          <w:divBdr>
            <w:top w:val="none" w:sz="0" w:space="0" w:color="auto"/>
            <w:left w:val="none" w:sz="0" w:space="0" w:color="auto"/>
            <w:bottom w:val="none" w:sz="0" w:space="0" w:color="auto"/>
            <w:right w:val="none" w:sz="0" w:space="0" w:color="auto"/>
          </w:divBdr>
        </w:div>
        <w:div w:id="2114394803">
          <w:marLeft w:val="640"/>
          <w:marRight w:val="0"/>
          <w:marTop w:val="0"/>
          <w:marBottom w:val="0"/>
          <w:divBdr>
            <w:top w:val="none" w:sz="0" w:space="0" w:color="auto"/>
            <w:left w:val="none" w:sz="0" w:space="0" w:color="auto"/>
            <w:bottom w:val="none" w:sz="0" w:space="0" w:color="auto"/>
            <w:right w:val="none" w:sz="0" w:space="0" w:color="auto"/>
          </w:divBdr>
        </w:div>
        <w:div w:id="1569346006">
          <w:marLeft w:val="640"/>
          <w:marRight w:val="0"/>
          <w:marTop w:val="0"/>
          <w:marBottom w:val="0"/>
          <w:divBdr>
            <w:top w:val="none" w:sz="0" w:space="0" w:color="auto"/>
            <w:left w:val="none" w:sz="0" w:space="0" w:color="auto"/>
            <w:bottom w:val="none" w:sz="0" w:space="0" w:color="auto"/>
            <w:right w:val="none" w:sz="0" w:space="0" w:color="auto"/>
          </w:divBdr>
        </w:div>
        <w:div w:id="526716873">
          <w:marLeft w:val="640"/>
          <w:marRight w:val="0"/>
          <w:marTop w:val="0"/>
          <w:marBottom w:val="0"/>
          <w:divBdr>
            <w:top w:val="none" w:sz="0" w:space="0" w:color="auto"/>
            <w:left w:val="none" w:sz="0" w:space="0" w:color="auto"/>
            <w:bottom w:val="none" w:sz="0" w:space="0" w:color="auto"/>
            <w:right w:val="none" w:sz="0" w:space="0" w:color="auto"/>
          </w:divBdr>
        </w:div>
        <w:div w:id="826164596">
          <w:marLeft w:val="640"/>
          <w:marRight w:val="0"/>
          <w:marTop w:val="0"/>
          <w:marBottom w:val="0"/>
          <w:divBdr>
            <w:top w:val="none" w:sz="0" w:space="0" w:color="auto"/>
            <w:left w:val="none" w:sz="0" w:space="0" w:color="auto"/>
            <w:bottom w:val="none" w:sz="0" w:space="0" w:color="auto"/>
            <w:right w:val="none" w:sz="0" w:space="0" w:color="auto"/>
          </w:divBdr>
        </w:div>
        <w:div w:id="495805542">
          <w:marLeft w:val="640"/>
          <w:marRight w:val="0"/>
          <w:marTop w:val="0"/>
          <w:marBottom w:val="0"/>
          <w:divBdr>
            <w:top w:val="none" w:sz="0" w:space="0" w:color="auto"/>
            <w:left w:val="none" w:sz="0" w:space="0" w:color="auto"/>
            <w:bottom w:val="none" w:sz="0" w:space="0" w:color="auto"/>
            <w:right w:val="none" w:sz="0" w:space="0" w:color="auto"/>
          </w:divBdr>
        </w:div>
        <w:div w:id="1165820055">
          <w:marLeft w:val="640"/>
          <w:marRight w:val="0"/>
          <w:marTop w:val="0"/>
          <w:marBottom w:val="0"/>
          <w:divBdr>
            <w:top w:val="none" w:sz="0" w:space="0" w:color="auto"/>
            <w:left w:val="none" w:sz="0" w:space="0" w:color="auto"/>
            <w:bottom w:val="none" w:sz="0" w:space="0" w:color="auto"/>
            <w:right w:val="none" w:sz="0" w:space="0" w:color="auto"/>
          </w:divBdr>
        </w:div>
        <w:div w:id="826361798">
          <w:marLeft w:val="640"/>
          <w:marRight w:val="0"/>
          <w:marTop w:val="0"/>
          <w:marBottom w:val="0"/>
          <w:divBdr>
            <w:top w:val="none" w:sz="0" w:space="0" w:color="auto"/>
            <w:left w:val="none" w:sz="0" w:space="0" w:color="auto"/>
            <w:bottom w:val="none" w:sz="0" w:space="0" w:color="auto"/>
            <w:right w:val="none" w:sz="0" w:space="0" w:color="auto"/>
          </w:divBdr>
        </w:div>
        <w:div w:id="377246238">
          <w:marLeft w:val="640"/>
          <w:marRight w:val="0"/>
          <w:marTop w:val="0"/>
          <w:marBottom w:val="0"/>
          <w:divBdr>
            <w:top w:val="none" w:sz="0" w:space="0" w:color="auto"/>
            <w:left w:val="none" w:sz="0" w:space="0" w:color="auto"/>
            <w:bottom w:val="none" w:sz="0" w:space="0" w:color="auto"/>
            <w:right w:val="none" w:sz="0" w:space="0" w:color="auto"/>
          </w:divBdr>
        </w:div>
        <w:div w:id="1826386638">
          <w:marLeft w:val="640"/>
          <w:marRight w:val="0"/>
          <w:marTop w:val="0"/>
          <w:marBottom w:val="0"/>
          <w:divBdr>
            <w:top w:val="none" w:sz="0" w:space="0" w:color="auto"/>
            <w:left w:val="none" w:sz="0" w:space="0" w:color="auto"/>
            <w:bottom w:val="none" w:sz="0" w:space="0" w:color="auto"/>
            <w:right w:val="none" w:sz="0" w:space="0" w:color="auto"/>
          </w:divBdr>
        </w:div>
        <w:div w:id="1840119936">
          <w:marLeft w:val="640"/>
          <w:marRight w:val="0"/>
          <w:marTop w:val="0"/>
          <w:marBottom w:val="0"/>
          <w:divBdr>
            <w:top w:val="none" w:sz="0" w:space="0" w:color="auto"/>
            <w:left w:val="none" w:sz="0" w:space="0" w:color="auto"/>
            <w:bottom w:val="none" w:sz="0" w:space="0" w:color="auto"/>
            <w:right w:val="none" w:sz="0" w:space="0" w:color="auto"/>
          </w:divBdr>
        </w:div>
        <w:div w:id="1213154875">
          <w:marLeft w:val="640"/>
          <w:marRight w:val="0"/>
          <w:marTop w:val="0"/>
          <w:marBottom w:val="0"/>
          <w:divBdr>
            <w:top w:val="none" w:sz="0" w:space="0" w:color="auto"/>
            <w:left w:val="none" w:sz="0" w:space="0" w:color="auto"/>
            <w:bottom w:val="none" w:sz="0" w:space="0" w:color="auto"/>
            <w:right w:val="none" w:sz="0" w:space="0" w:color="auto"/>
          </w:divBdr>
        </w:div>
        <w:div w:id="1926379714">
          <w:marLeft w:val="640"/>
          <w:marRight w:val="0"/>
          <w:marTop w:val="0"/>
          <w:marBottom w:val="0"/>
          <w:divBdr>
            <w:top w:val="none" w:sz="0" w:space="0" w:color="auto"/>
            <w:left w:val="none" w:sz="0" w:space="0" w:color="auto"/>
            <w:bottom w:val="none" w:sz="0" w:space="0" w:color="auto"/>
            <w:right w:val="none" w:sz="0" w:space="0" w:color="auto"/>
          </w:divBdr>
        </w:div>
        <w:div w:id="2074504010">
          <w:marLeft w:val="640"/>
          <w:marRight w:val="0"/>
          <w:marTop w:val="0"/>
          <w:marBottom w:val="0"/>
          <w:divBdr>
            <w:top w:val="none" w:sz="0" w:space="0" w:color="auto"/>
            <w:left w:val="none" w:sz="0" w:space="0" w:color="auto"/>
            <w:bottom w:val="none" w:sz="0" w:space="0" w:color="auto"/>
            <w:right w:val="none" w:sz="0" w:space="0" w:color="auto"/>
          </w:divBdr>
        </w:div>
        <w:div w:id="273557182">
          <w:marLeft w:val="640"/>
          <w:marRight w:val="0"/>
          <w:marTop w:val="0"/>
          <w:marBottom w:val="0"/>
          <w:divBdr>
            <w:top w:val="none" w:sz="0" w:space="0" w:color="auto"/>
            <w:left w:val="none" w:sz="0" w:space="0" w:color="auto"/>
            <w:bottom w:val="none" w:sz="0" w:space="0" w:color="auto"/>
            <w:right w:val="none" w:sz="0" w:space="0" w:color="auto"/>
          </w:divBdr>
        </w:div>
      </w:divsChild>
    </w:div>
    <w:div w:id="1642926999">
      <w:bodyDiv w:val="1"/>
      <w:marLeft w:val="0"/>
      <w:marRight w:val="0"/>
      <w:marTop w:val="0"/>
      <w:marBottom w:val="0"/>
      <w:divBdr>
        <w:top w:val="none" w:sz="0" w:space="0" w:color="auto"/>
        <w:left w:val="none" w:sz="0" w:space="0" w:color="auto"/>
        <w:bottom w:val="none" w:sz="0" w:space="0" w:color="auto"/>
        <w:right w:val="none" w:sz="0" w:space="0" w:color="auto"/>
      </w:divBdr>
      <w:divsChild>
        <w:div w:id="1422528062">
          <w:marLeft w:val="640"/>
          <w:marRight w:val="0"/>
          <w:marTop w:val="0"/>
          <w:marBottom w:val="0"/>
          <w:divBdr>
            <w:top w:val="none" w:sz="0" w:space="0" w:color="auto"/>
            <w:left w:val="none" w:sz="0" w:space="0" w:color="auto"/>
            <w:bottom w:val="none" w:sz="0" w:space="0" w:color="auto"/>
            <w:right w:val="none" w:sz="0" w:space="0" w:color="auto"/>
          </w:divBdr>
        </w:div>
        <w:div w:id="1665737790">
          <w:marLeft w:val="640"/>
          <w:marRight w:val="0"/>
          <w:marTop w:val="0"/>
          <w:marBottom w:val="0"/>
          <w:divBdr>
            <w:top w:val="none" w:sz="0" w:space="0" w:color="auto"/>
            <w:left w:val="none" w:sz="0" w:space="0" w:color="auto"/>
            <w:bottom w:val="none" w:sz="0" w:space="0" w:color="auto"/>
            <w:right w:val="none" w:sz="0" w:space="0" w:color="auto"/>
          </w:divBdr>
        </w:div>
        <w:div w:id="1693267155">
          <w:marLeft w:val="640"/>
          <w:marRight w:val="0"/>
          <w:marTop w:val="0"/>
          <w:marBottom w:val="0"/>
          <w:divBdr>
            <w:top w:val="none" w:sz="0" w:space="0" w:color="auto"/>
            <w:left w:val="none" w:sz="0" w:space="0" w:color="auto"/>
            <w:bottom w:val="none" w:sz="0" w:space="0" w:color="auto"/>
            <w:right w:val="none" w:sz="0" w:space="0" w:color="auto"/>
          </w:divBdr>
        </w:div>
        <w:div w:id="591166991">
          <w:marLeft w:val="640"/>
          <w:marRight w:val="0"/>
          <w:marTop w:val="0"/>
          <w:marBottom w:val="0"/>
          <w:divBdr>
            <w:top w:val="none" w:sz="0" w:space="0" w:color="auto"/>
            <w:left w:val="none" w:sz="0" w:space="0" w:color="auto"/>
            <w:bottom w:val="none" w:sz="0" w:space="0" w:color="auto"/>
            <w:right w:val="none" w:sz="0" w:space="0" w:color="auto"/>
          </w:divBdr>
        </w:div>
        <w:div w:id="641423040">
          <w:marLeft w:val="640"/>
          <w:marRight w:val="0"/>
          <w:marTop w:val="0"/>
          <w:marBottom w:val="0"/>
          <w:divBdr>
            <w:top w:val="none" w:sz="0" w:space="0" w:color="auto"/>
            <w:left w:val="none" w:sz="0" w:space="0" w:color="auto"/>
            <w:bottom w:val="none" w:sz="0" w:space="0" w:color="auto"/>
            <w:right w:val="none" w:sz="0" w:space="0" w:color="auto"/>
          </w:divBdr>
        </w:div>
        <w:div w:id="485172662">
          <w:marLeft w:val="640"/>
          <w:marRight w:val="0"/>
          <w:marTop w:val="0"/>
          <w:marBottom w:val="0"/>
          <w:divBdr>
            <w:top w:val="none" w:sz="0" w:space="0" w:color="auto"/>
            <w:left w:val="none" w:sz="0" w:space="0" w:color="auto"/>
            <w:bottom w:val="none" w:sz="0" w:space="0" w:color="auto"/>
            <w:right w:val="none" w:sz="0" w:space="0" w:color="auto"/>
          </w:divBdr>
        </w:div>
        <w:div w:id="1314139381">
          <w:marLeft w:val="640"/>
          <w:marRight w:val="0"/>
          <w:marTop w:val="0"/>
          <w:marBottom w:val="0"/>
          <w:divBdr>
            <w:top w:val="none" w:sz="0" w:space="0" w:color="auto"/>
            <w:left w:val="none" w:sz="0" w:space="0" w:color="auto"/>
            <w:bottom w:val="none" w:sz="0" w:space="0" w:color="auto"/>
            <w:right w:val="none" w:sz="0" w:space="0" w:color="auto"/>
          </w:divBdr>
        </w:div>
        <w:div w:id="961350819">
          <w:marLeft w:val="640"/>
          <w:marRight w:val="0"/>
          <w:marTop w:val="0"/>
          <w:marBottom w:val="0"/>
          <w:divBdr>
            <w:top w:val="none" w:sz="0" w:space="0" w:color="auto"/>
            <w:left w:val="none" w:sz="0" w:space="0" w:color="auto"/>
            <w:bottom w:val="none" w:sz="0" w:space="0" w:color="auto"/>
            <w:right w:val="none" w:sz="0" w:space="0" w:color="auto"/>
          </w:divBdr>
        </w:div>
        <w:div w:id="1150517093">
          <w:marLeft w:val="640"/>
          <w:marRight w:val="0"/>
          <w:marTop w:val="0"/>
          <w:marBottom w:val="0"/>
          <w:divBdr>
            <w:top w:val="none" w:sz="0" w:space="0" w:color="auto"/>
            <w:left w:val="none" w:sz="0" w:space="0" w:color="auto"/>
            <w:bottom w:val="none" w:sz="0" w:space="0" w:color="auto"/>
            <w:right w:val="none" w:sz="0" w:space="0" w:color="auto"/>
          </w:divBdr>
        </w:div>
        <w:div w:id="1716856655">
          <w:marLeft w:val="640"/>
          <w:marRight w:val="0"/>
          <w:marTop w:val="0"/>
          <w:marBottom w:val="0"/>
          <w:divBdr>
            <w:top w:val="none" w:sz="0" w:space="0" w:color="auto"/>
            <w:left w:val="none" w:sz="0" w:space="0" w:color="auto"/>
            <w:bottom w:val="none" w:sz="0" w:space="0" w:color="auto"/>
            <w:right w:val="none" w:sz="0" w:space="0" w:color="auto"/>
          </w:divBdr>
        </w:div>
        <w:div w:id="416485534">
          <w:marLeft w:val="640"/>
          <w:marRight w:val="0"/>
          <w:marTop w:val="0"/>
          <w:marBottom w:val="0"/>
          <w:divBdr>
            <w:top w:val="none" w:sz="0" w:space="0" w:color="auto"/>
            <w:left w:val="none" w:sz="0" w:space="0" w:color="auto"/>
            <w:bottom w:val="none" w:sz="0" w:space="0" w:color="auto"/>
            <w:right w:val="none" w:sz="0" w:space="0" w:color="auto"/>
          </w:divBdr>
        </w:div>
        <w:div w:id="70589682">
          <w:marLeft w:val="640"/>
          <w:marRight w:val="0"/>
          <w:marTop w:val="0"/>
          <w:marBottom w:val="0"/>
          <w:divBdr>
            <w:top w:val="none" w:sz="0" w:space="0" w:color="auto"/>
            <w:left w:val="none" w:sz="0" w:space="0" w:color="auto"/>
            <w:bottom w:val="none" w:sz="0" w:space="0" w:color="auto"/>
            <w:right w:val="none" w:sz="0" w:space="0" w:color="auto"/>
          </w:divBdr>
        </w:div>
        <w:div w:id="59791247">
          <w:marLeft w:val="640"/>
          <w:marRight w:val="0"/>
          <w:marTop w:val="0"/>
          <w:marBottom w:val="0"/>
          <w:divBdr>
            <w:top w:val="none" w:sz="0" w:space="0" w:color="auto"/>
            <w:left w:val="none" w:sz="0" w:space="0" w:color="auto"/>
            <w:bottom w:val="none" w:sz="0" w:space="0" w:color="auto"/>
            <w:right w:val="none" w:sz="0" w:space="0" w:color="auto"/>
          </w:divBdr>
        </w:div>
        <w:div w:id="427235500">
          <w:marLeft w:val="640"/>
          <w:marRight w:val="0"/>
          <w:marTop w:val="0"/>
          <w:marBottom w:val="0"/>
          <w:divBdr>
            <w:top w:val="none" w:sz="0" w:space="0" w:color="auto"/>
            <w:left w:val="none" w:sz="0" w:space="0" w:color="auto"/>
            <w:bottom w:val="none" w:sz="0" w:space="0" w:color="auto"/>
            <w:right w:val="none" w:sz="0" w:space="0" w:color="auto"/>
          </w:divBdr>
        </w:div>
        <w:div w:id="186987926">
          <w:marLeft w:val="640"/>
          <w:marRight w:val="0"/>
          <w:marTop w:val="0"/>
          <w:marBottom w:val="0"/>
          <w:divBdr>
            <w:top w:val="none" w:sz="0" w:space="0" w:color="auto"/>
            <w:left w:val="none" w:sz="0" w:space="0" w:color="auto"/>
            <w:bottom w:val="none" w:sz="0" w:space="0" w:color="auto"/>
            <w:right w:val="none" w:sz="0" w:space="0" w:color="auto"/>
          </w:divBdr>
        </w:div>
        <w:div w:id="1503738785">
          <w:marLeft w:val="640"/>
          <w:marRight w:val="0"/>
          <w:marTop w:val="0"/>
          <w:marBottom w:val="0"/>
          <w:divBdr>
            <w:top w:val="none" w:sz="0" w:space="0" w:color="auto"/>
            <w:left w:val="none" w:sz="0" w:space="0" w:color="auto"/>
            <w:bottom w:val="none" w:sz="0" w:space="0" w:color="auto"/>
            <w:right w:val="none" w:sz="0" w:space="0" w:color="auto"/>
          </w:divBdr>
        </w:div>
        <w:div w:id="400251585">
          <w:marLeft w:val="640"/>
          <w:marRight w:val="0"/>
          <w:marTop w:val="0"/>
          <w:marBottom w:val="0"/>
          <w:divBdr>
            <w:top w:val="none" w:sz="0" w:space="0" w:color="auto"/>
            <w:left w:val="none" w:sz="0" w:space="0" w:color="auto"/>
            <w:bottom w:val="none" w:sz="0" w:space="0" w:color="auto"/>
            <w:right w:val="none" w:sz="0" w:space="0" w:color="auto"/>
          </w:divBdr>
        </w:div>
        <w:div w:id="1159885632">
          <w:marLeft w:val="640"/>
          <w:marRight w:val="0"/>
          <w:marTop w:val="0"/>
          <w:marBottom w:val="0"/>
          <w:divBdr>
            <w:top w:val="none" w:sz="0" w:space="0" w:color="auto"/>
            <w:left w:val="none" w:sz="0" w:space="0" w:color="auto"/>
            <w:bottom w:val="none" w:sz="0" w:space="0" w:color="auto"/>
            <w:right w:val="none" w:sz="0" w:space="0" w:color="auto"/>
          </w:divBdr>
        </w:div>
        <w:div w:id="1990287696">
          <w:marLeft w:val="640"/>
          <w:marRight w:val="0"/>
          <w:marTop w:val="0"/>
          <w:marBottom w:val="0"/>
          <w:divBdr>
            <w:top w:val="none" w:sz="0" w:space="0" w:color="auto"/>
            <w:left w:val="none" w:sz="0" w:space="0" w:color="auto"/>
            <w:bottom w:val="none" w:sz="0" w:space="0" w:color="auto"/>
            <w:right w:val="none" w:sz="0" w:space="0" w:color="auto"/>
          </w:divBdr>
        </w:div>
        <w:div w:id="1807626915">
          <w:marLeft w:val="640"/>
          <w:marRight w:val="0"/>
          <w:marTop w:val="0"/>
          <w:marBottom w:val="0"/>
          <w:divBdr>
            <w:top w:val="none" w:sz="0" w:space="0" w:color="auto"/>
            <w:left w:val="none" w:sz="0" w:space="0" w:color="auto"/>
            <w:bottom w:val="none" w:sz="0" w:space="0" w:color="auto"/>
            <w:right w:val="none" w:sz="0" w:space="0" w:color="auto"/>
          </w:divBdr>
        </w:div>
        <w:div w:id="883368428">
          <w:marLeft w:val="640"/>
          <w:marRight w:val="0"/>
          <w:marTop w:val="0"/>
          <w:marBottom w:val="0"/>
          <w:divBdr>
            <w:top w:val="none" w:sz="0" w:space="0" w:color="auto"/>
            <w:left w:val="none" w:sz="0" w:space="0" w:color="auto"/>
            <w:bottom w:val="none" w:sz="0" w:space="0" w:color="auto"/>
            <w:right w:val="none" w:sz="0" w:space="0" w:color="auto"/>
          </w:divBdr>
        </w:div>
        <w:div w:id="2143885955">
          <w:marLeft w:val="640"/>
          <w:marRight w:val="0"/>
          <w:marTop w:val="0"/>
          <w:marBottom w:val="0"/>
          <w:divBdr>
            <w:top w:val="none" w:sz="0" w:space="0" w:color="auto"/>
            <w:left w:val="none" w:sz="0" w:space="0" w:color="auto"/>
            <w:bottom w:val="none" w:sz="0" w:space="0" w:color="auto"/>
            <w:right w:val="none" w:sz="0" w:space="0" w:color="auto"/>
          </w:divBdr>
        </w:div>
        <w:div w:id="493229737">
          <w:marLeft w:val="640"/>
          <w:marRight w:val="0"/>
          <w:marTop w:val="0"/>
          <w:marBottom w:val="0"/>
          <w:divBdr>
            <w:top w:val="none" w:sz="0" w:space="0" w:color="auto"/>
            <w:left w:val="none" w:sz="0" w:space="0" w:color="auto"/>
            <w:bottom w:val="none" w:sz="0" w:space="0" w:color="auto"/>
            <w:right w:val="none" w:sz="0" w:space="0" w:color="auto"/>
          </w:divBdr>
        </w:div>
        <w:div w:id="1360280158">
          <w:marLeft w:val="640"/>
          <w:marRight w:val="0"/>
          <w:marTop w:val="0"/>
          <w:marBottom w:val="0"/>
          <w:divBdr>
            <w:top w:val="none" w:sz="0" w:space="0" w:color="auto"/>
            <w:left w:val="none" w:sz="0" w:space="0" w:color="auto"/>
            <w:bottom w:val="none" w:sz="0" w:space="0" w:color="auto"/>
            <w:right w:val="none" w:sz="0" w:space="0" w:color="auto"/>
          </w:divBdr>
        </w:div>
        <w:div w:id="1377853929">
          <w:marLeft w:val="640"/>
          <w:marRight w:val="0"/>
          <w:marTop w:val="0"/>
          <w:marBottom w:val="0"/>
          <w:divBdr>
            <w:top w:val="none" w:sz="0" w:space="0" w:color="auto"/>
            <w:left w:val="none" w:sz="0" w:space="0" w:color="auto"/>
            <w:bottom w:val="none" w:sz="0" w:space="0" w:color="auto"/>
            <w:right w:val="none" w:sz="0" w:space="0" w:color="auto"/>
          </w:divBdr>
        </w:div>
        <w:div w:id="1035076757">
          <w:marLeft w:val="640"/>
          <w:marRight w:val="0"/>
          <w:marTop w:val="0"/>
          <w:marBottom w:val="0"/>
          <w:divBdr>
            <w:top w:val="none" w:sz="0" w:space="0" w:color="auto"/>
            <w:left w:val="none" w:sz="0" w:space="0" w:color="auto"/>
            <w:bottom w:val="none" w:sz="0" w:space="0" w:color="auto"/>
            <w:right w:val="none" w:sz="0" w:space="0" w:color="auto"/>
          </w:divBdr>
        </w:div>
        <w:div w:id="1176773414">
          <w:marLeft w:val="640"/>
          <w:marRight w:val="0"/>
          <w:marTop w:val="0"/>
          <w:marBottom w:val="0"/>
          <w:divBdr>
            <w:top w:val="none" w:sz="0" w:space="0" w:color="auto"/>
            <w:left w:val="none" w:sz="0" w:space="0" w:color="auto"/>
            <w:bottom w:val="none" w:sz="0" w:space="0" w:color="auto"/>
            <w:right w:val="none" w:sz="0" w:space="0" w:color="auto"/>
          </w:divBdr>
        </w:div>
        <w:div w:id="1746610787">
          <w:marLeft w:val="640"/>
          <w:marRight w:val="0"/>
          <w:marTop w:val="0"/>
          <w:marBottom w:val="0"/>
          <w:divBdr>
            <w:top w:val="none" w:sz="0" w:space="0" w:color="auto"/>
            <w:left w:val="none" w:sz="0" w:space="0" w:color="auto"/>
            <w:bottom w:val="none" w:sz="0" w:space="0" w:color="auto"/>
            <w:right w:val="none" w:sz="0" w:space="0" w:color="auto"/>
          </w:divBdr>
        </w:div>
        <w:div w:id="955872383">
          <w:marLeft w:val="640"/>
          <w:marRight w:val="0"/>
          <w:marTop w:val="0"/>
          <w:marBottom w:val="0"/>
          <w:divBdr>
            <w:top w:val="none" w:sz="0" w:space="0" w:color="auto"/>
            <w:left w:val="none" w:sz="0" w:space="0" w:color="auto"/>
            <w:bottom w:val="none" w:sz="0" w:space="0" w:color="auto"/>
            <w:right w:val="none" w:sz="0" w:space="0" w:color="auto"/>
          </w:divBdr>
        </w:div>
        <w:div w:id="1687176426">
          <w:marLeft w:val="640"/>
          <w:marRight w:val="0"/>
          <w:marTop w:val="0"/>
          <w:marBottom w:val="0"/>
          <w:divBdr>
            <w:top w:val="none" w:sz="0" w:space="0" w:color="auto"/>
            <w:left w:val="none" w:sz="0" w:space="0" w:color="auto"/>
            <w:bottom w:val="none" w:sz="0" w:space="0" w:color="auto"/>
            <w:right w:val="none" w:sz="0" w:space="0" w:color="auto"/>
          </w:divBdr>
        </w:div>
        <w:div w:id="1887720453">
          <w:marLeft w:val="640"/>
          <w:marRight w:val="0"/>
          <w:marTop w:val="0"/>
          <w:marBottom w:val="0"/>
          <w:divBdr>
            <w:top w:val="none" w:sz="0" w:space="0" w:color="auto"/>
            <w:left w:val="none" w:sz="0" w:space="0" w:color="auto"/>
            <w:bottom w:val="none" w:sz="0" w:space="0" w:color="auto"/>
            <w:right w:val="none" w:sz="0" w:space="0" w:color="auto"/>
          </w:divBdr>
        </w:div>
        <w:div w:id="1877614802">
          <w:marLeft w:val="640"/>
          <w:marRight w:val="0"/>
          <w:marTop w:val="0"/>
          <w:marBottom w:val="0"/>
          <w:divBdr>
            <w:top w:val="none" w:sz="0" w:space="0" w:color="auto"/>
            <w:left w:val="none" w:sz="0" w:space="0" w:color="auto"/>
            <w:bottom w:val="none" w:sz="0" w:space="0" w:color="auto"/>
            <w:right w:val="none" w:sz="0" w:space="0" w:color="auto"/>
          </w:divBdr>
        </w:div>
        <w:div w:id="765033785">
          <w:marLeft w:val="640"/>
          <w:marRight w:val="0"/>
          <w:marTop w:val="0"/>
          <w:marBottom w:val="0"/>
          <w:divBdr>
            <w:top w:val="none" w:sz="0" w:space="0" w:color="auto"/>
            <w:left w:val="none" w:sz="0" w:space="0" w:color="auto"/>
            <w:bottom w:val="none" w:sz="0" w:space="0" w:color="auto"/>
            <w:right w:val="none" w:sz="0" w:space="0" w:color="auto"/>
          </w:divBdr>
        </w:div>
        <w:div w:id="302083439">
          <w:marLeft w:val="640"/>
          <w:marRight w:val="0"/>
          <w:marTop w:val="0"/>
          <w:marBottom w:val="0"/>
          <w:divBdr>
            <w:top w:val="none" w:sz="0" w:space="0" w:color="auto"/>
            <w:left w:val="none" w:sz="0" w:space="0" w:color="auto"/>
            <w:bottom w:val="none" w:sz="0" w:space="0" w:color="auto"/>
            <w:right w:val="none" w:sz="0" w:space="0" w:color="auto"/>
          </w:divBdr>
        </w:div>
        <w:div w:id="1468670520">
          <w:marLeft w:val="640"/>
          <w:marRight w:val="0"/>
          <w:marTop w:val="0"/>
          <w:marBottom w:val="0"/>
          <w:divBdr>
            <w:top w:val="none" w:sz="0" w:space="0" w:color="auto"/>
            <w:left w:val="none" w:sz="0" w:space="0" w:color="auto"/>
            <w:bottom w:val="none" w:sz="0" w:space="0" w:color="auto"/>
            <w:right w:val="none" w:sz="0" w:space="0" w:color="auto"/>
          </w:divBdr>
        </w:div>
        <w:div w:id="1403404945">
          <w:marLeft w:val="640"/>
          <w:marRight w:val="0"/>
          <w:marTop w:val="0"/>
          <w:marBottom w:val="0"/>
          <w:divBdr>
            <w:top w:val="none" w:sz="0" w:space="0" w:color="auto"/>
            <w:left w:val="none" w:sz="0" w:space="0" w:color="auto"/>
            <w:bottom w:val="none" w:sz="0" w:space="0" w:color="auto"/>
            <w:right w:val="none" w:sz="0" w:space="0" w:color="auto"/>
          </w:divBdr>
        </w:div>
        <w:div w:id="1484154091">
          <w:marLeft w:val="640"/>
          <w:marRight w:val="0"/>
          <w:marTop w:val="0"/>
          <w:marBottom w:val="0"/>
          <w:divBdr>
            <w:top w:val="none" w:sz="0" w:space="0" w:color="auto"/>
            <w:left w:val="none" w:sz="0" w:space="0" w:color="auto"/>
            <w:bottom w:val="none" w:sz="0" w:space="0" w:color="auto"/>
            <w:right w:val="none" w:sz="0" w:space="0" w:color="auto"/>
          </w:divBdr>
        </w:div>
        <w:div w:id="1022779016">
          <w:marLeft w:val="640"/>
          <w:marRight w:val="0"/>
          <w:marTop w:val="0"/>
          <w:marBottom w:val="0"/>
          <w:divBdr>
            <w:top w:val="none" w:sz="0" w:space="0" w:color="auto"/>
            <w:left w:val="none" w:sz="0" w:space="0" w:color="auto"/>
            <w:bottom w:val="none" w:sz="0" w:space="0" w:color="auto"/>
            <w:right w:val="none" w:sz="0" w:space="0" w:color="auto"/>
          </w:divBdr>
        </w:div>
        <w:div w:id="623121942">
          <w:marLeft w:val="640"/>
          <w:marRight w:val="0"/>
          <w:marTop w:val="0"/>
          <w:marBottom w:val="0"/>
          <w:divBdr>
            <w:top w:val="none" w:sz="0" w:space="0" w:color="auto"/>
            <w:left w:val="none" w:sz="0" w:space="0" w:color="auto"/>
            <w:bottom w:val="none" w:sz="0" w:space="0" w:color="auto"/>
            <w:right w:val="none" w:sz="0" w:space="0" w:color="auto"/>
          </w:divBdr>
        </w:div>
        <w:div w:id="1416127389">
          <w:marLeft w:val="640"/>
          <w:marRight w:val="0"/>
          <w:marTop w:val="0"/>
          <w:marBottom w:val="0"/>
          <w:divBdr>
            <w:top w:val="none" w:sz="0" w:space="0" w:color="auto"/>
            <w:left w:val="none" w:sz="0" w:space="0" w:color="auto"/>
            <w:bottom w:val="none" w:sz="0" w:space="0" w:color="auto"/>
            <w:right w:val="none" w:sz="0" w:space="0" w:color="auto"/>
          </w:divBdr>
        </w:div>
        <w:div w:id="837311326">
          <w:marLeft w:val="640"/>
          <w:marRight w:val="0"/>
          <w:marTop w:val="0"/>
          <w:marBottom w:val="0"/>
          <w:divBdr>
            <w:top w:val="none" w:sz="0" w:space="0" w:color="auto"/>
            <w:left w:val="none" w:sz="0" w:space="0" w:color="auto"/>
            <w:bottom w:val="none" w:sz="0" w:space="0" w:color="auto"/>
            <w:right w:val="none" w:sz="0" w:space="0" w:color="auto"/>
          </w:divBdr>
        </w:div>
        <w:div w:id="1332833229">
          <w:marLeft w:val="640"/>
          <w:marRight w:val="0"/>
          <w:marTop w:val="0"/>
          <w:marBottom w:val="0"/>
          <w:divBdr>
            <w:top w:val="none" w:sz="0" w:space="0" w:color="auto"/>
            <w:left w:val="none" w:sz="0" w:space="0" w:color="auto"/>
            <w:bottom w:val="none" w:sz="0" w:space="0" w:color="auto"/>
            <w:right w:val="none" w:sz="0" w:space="0" w:color="auto"/>
          </w:divBdr>
        </w:div>
        <w:div w:id="1042704527">
          <w:marLeft w:val="640"/>
          <w:marRight w:val="0"/>
          <w:marTop w:val="0"/>
          <w:marBottom w:val="0"/>
          <w:divBdr>
            <w:top w:val="none" w:sz="0" w:space="0" w:color="auto"/>
            <w:left w:val="none" w:sz="0" w:space="0" w:color="auto"/>
            <w:bottom w:val="none" w:sz="0" w:space="0" w:color="auto"/>
            <w:right w:val="none" w:sz="0" w:space="0" w:color="auto"/>
          </w:divBdr>
        </w:div>
        <w:div w:id="1648053756">
          <w:marLeft w:val="640"/>
          <w:marRight w:val="0"/>
          <w:marTop w:val="0"/>
          <w:marBottom w:val="0"/>
          <w:divBdr>
            <w:top w:val="none" w:sz="0" w:space="0" w:color="auto"/>
            <w:left w:val="none" w:sz="0" w:space="0" w:color="auto"/>
            <w:bottom w:val="none" w:sz="0" w:space="0" w:color="auto"/>
            <w:right w:val="none" w:sz="0" w:space="0" w:color="auto"/>
          </w:divBdr>
        </w:div>
        <w:div w:id="1743486027">
          <w:marLeft w:val="640"/>
          <w:marRight w:val="0"/>
          <w:marTop w:val="0"/>
          <w:marBottom w:val="0"/>
          <w:divBdr>
            <w:top w:val="none" w:sz="0" w:space="0" w:color="auto"/>
            <w:left w:val="none" w:sz="0" w:space="0" w:color="auto"/>
            <w:bottom w:val="none" w:sz="0" w:space="0" w:color="auto"/>
            <w:right w:val="none" w:sz="0" w:space="0" w:color="auto"/>
          </w:divBdr>
        </w:div>
        <w:div w:id="1972779677">
          <w:marLeft w:val="640"/>
          <w:marRight w:val="0"/>
          <w:marTop w:val="0"/>
          <w:marBottom w:val="0"/>
          <w:divBdr>
            <w:top w:val="none" w:sz="0" w:space="0" w:color="auto"/>
            <w:left w:val="none" w:sz="0" w:space="0" w:color="auto"/>
            <w:bottom w:val="none" w:sz="0" w:space="0" w:color="auto"/>
            <w:right w:val="none" w:sz="0" w:space="0" w:color="auto"/>
          </w:divBdr>
        </w:div>
        <w:div w:id="1105728842">
          <w:marLeft w:val="640"/>
          <w:marRight w:val="0"/>
          <w:marTop w:val="0"/>
          <w:marBottom w:val="0"/>
          <w:divBdr>
            <w:top w:val="none" w:sz="0" w:space="0" w:color="auto"/>
            <w:left w:val="none" w:sz="0" w:space="0" w:color="auto"/>
            <w:bottom w:val="none" w:sz="0" w:space="0" w:color="auto"/>
            <w:right w:val="none" w:sz="0" w:space="0" w:color="auto"/>
          </w:divBdr>
        </w:div>
        <w:div w:id="1338997092">
          <w:marLeft w:val="640"/>
          <w:marRight w:val="0"/>
          <w:marTop w:val="0"/>
          <w:marBottom w:val="0"/>
          <w:divBdr>
            <w:top w:val="none" w:sz="0" w:space="0" w:color="auto"/>
            <w:left w:val="none" w:sz="0" w:space="0" w:color="auto"/>
            <w:bottom w:val="none" w:sz="0" w:space="0" w:color="auto"/>
            <w:right w:val="none" w:sz="0" w:space="0" w:color="auto"/>
          </w:divBdr>
        </w:div>
        <w:div w:id="492838434">
          <w:marLeft w:val="640"/>
          <w:marRight w:val="0"/>
          <w:marTop w:val="0"/>
          <w:marBottom w:val="0"/>
          <w:divBdr>
            <w:top w:val="none" w:sz="0" w:space="0" w:color="auto"/>
            <w:left w:val="none" w:sz="0" w:space="0" w:color="auto"/>
            <w:bottom w:val="none" w:sz="0" w:space="0" w:color="auto"/>
            <w:right w:val="none" w:sz="0" w:space="0" w:color="auto"/>
          </w:divBdr>
        </w:div>
        <w:div w:id="2099597943">
          <w:marLeft w:val="640"/>
          <w:marRight w:val="0"/>
          <w:marTop w:val="0"/>
          <w:marBottom w:val="0"/>
          <w:divBdr>
            <w:top w:val="none" w:sz="0" w:space="0" w:color="auto"/>
            <w:left w:val="none" w:sz="0" w:space="0" w:color="auto"/>
            <w:bottom w:val="none" w:sz="0" w:space="0" w:color="auto"/>
            <w:right w:val="none" w:sz="0" w:space="0" w:color="auto"/>
          </w:divBdr>
        </w:div>
        <w:div w:id="1025908203">
          <w:marLeft w:val="640"/>
          <w:marRight w:val="0"/>
          <w:marTop w:val="0"/>
          <w:marBottom w:val="0"/>
          <w:divBdr>
            <w:top w:val="none" w:sz="0" w:space="0" w:color="auto"/>
            <w:left w:val="none" w:sz="0" w:space="0" w:color="auto"/>
            <w:bottom w:val="none" w:sz="0" w:space="0" w:color="auto"/>
            <w:right w:val="none" w:sz="0" w:space="0" w:color="auto"/>
          </w:divBdr>
        </w:div>
        <w:div w:id="1649478916">
          <w:marLeft w:val="640"/>
          <w:marRight w:val="0"/>
          <w:marTop w:val="0"/>
          <w:marBottom w:val="0"/>
          <w:divBdr>
            <w:top w:val="none" w:sz="0" w:space="0" w:color="auto"/>
            <w:left w:val="none" w:sz="0" w:space="0" w:color="auto"/>
            <w:bottom w:val="none" w:sz="0" w:space="0" w:color="auto"/>
            <w:right w:val="none" w:sz="0" w:space="0" w:color="auto"/>
          </w:divBdr>
        </w:div>
        <w:div w:id="1751803236">
          <w:marLeft w:val="640"/>
          <w:marRight w:val="0"/>
          <w:marTop w:val="0"/>
          <w:marBottom w:val="0"/>
          <w:divBdr>
            <w:top w:val="none" w:sz="0" w:space="0" w:color="auto"/>
            <w:left w:val="none" w:sz="0" w:space="0" w:color="auto"/>
            <w:bottom w:val="none" w:sz="0" w:space="0" w:color="auto"/>
            <w:right w:val="none" w:sz="0" w:space="0" w:color="auto"/>
          </w:divBdr>
        </w:div>
        <w:div w:id="1151601092">
          <w:marLeft w:val="640"/>
          <w:marRight w:val="0"/>
          <w:marTop w:val="0"/>
          <w:marBottom w:val="0"/>
          <w:divBdr>
            <w:top w:val="none" w:sz="0" w:space="0" w:color="auto"/>
            <w:left w:val="none" w:sz="0" w:space="0" w:color="auto"/>
            <w:bottom w:val="none" w:sz="0" w:space="0" w:color="auto"/>
            <w:right w:val="none" w:sz="0" w:space="0" w:color="auto"/>
          </w:divBdr>
        </w:div>
        <w:div w:id="501119899">
          <w:marLeft w:val="640"/>
          <w:marRight w:val="0"/>
          <w:marTop w:val="0"/>
          <w:marBottom w:val="0"/>
          <w:divBdr>
            <w:top w:val="none" w:sz="0" w:space="0" w:color="auto"/>
            <w:left w:val="none" w:sz="0" w:space="0" w:color="auto"/>
            <w:bottom w:val="none" w:sz="0" w:space="0" w:color="auto"/>
            <w:right w:val="none" w:sz="0" w:space="0" w:color="auto"/>
          </w:divBdr>
        </w:div>
        <w:div w:id="133761535">
          <w:marLeft w:val="640"/>
          <w:marRight w:val="0"/>
          <w:marTop w:val="0"/>
          <w:marBottom w:val="0"/>
          <w:divBdr>
            <w:top w:val="none" w:sz="0" w:space="0" w:color="auto"/>
            <w:left w:val="none" w:sz="0" w:space="0" w:color="auto"/>
            <w:bottom w:val="none" w:sz="0" w:space="0" w:color="auto"/>
            <w:right w:val="none" w:sz="0" w:space="0" w:color="auto"/>
          </w:divBdr>
        </w:div>
        <w:div w:id="2007245798">
          <w:marLeft w:val="640"/>
          <w:marRight w:val="0"/>
          <w:marTop w:val="0"/>
          <w:marBottom w:val="0"/>
          <w:divBdr>
            <w:top w:val="none" w:sz="0" w:space="0" w:color="auto"/>
            <w:left w:val="none" w:sz="0" w:space="0" w:color="auto"/>
            <w:bottom w:val="none" w:sz="0" w:space="0" w:color="auto"/>
            <w:right w:val="none" w:sz="0" w:space="0" w:color="auto"/>
          </w:divBdr>
        </w:div>
        <w:div w:id="801777488">
          <w:marLeft w:val="640"/>
          <w:marRight w:val="0"/>
          <w:marTop w:val="0"/>
          <w:marBottom w:val="0"/>
          <w:divBdr>
            <w:top w:val="none" w:sz="0" w:space="0" w:color="auto"/>
            <w:left w:val="none" w:sz="0" w:space="0" w:color="auto"/>
            <w:bottom w:val="none" w:sz="0" w:space="0" w:color="auto"/>
            <w:right w:val="none" w:sz="0" w:space="0" w:color="auto"/>
          </w:divBdr>
        </w:div>
        <w:div w:id="1210799103">
          <w:marLeft w:val="640"/>
          <w:marRight w:val="0"/>
          <w:marTop w:val="0"/>
          <w:marBottom w:val="0"/>
          <w:divBdr>
            <w:top w:val="none" w:sz="0" w:space="0" w:color="auto"/>
            <w:left w:val="none" w:sz="0" w:space="0" w:color="auto"/>
            <w:bottom w:val="none" w:sz="0" w:space="0" w:color="auto"/>
            <w:right w:val="none" w:sz="0" w:space="0" w:color="auto"/>
          </w:divBdr>
        </w:div>
        <w:div w:id="48265853">
          <w:marLeft w:val="640"/>
          <w:marRight w:val="0"/>
          <w:marTop w:val="0"/>
          <w:marBottom w:val="0"/>
          <w:divBdr>
            <w:top w:val="none" w:sz="0" w:space="0" w:color="auto"/>
            <w:left w:val="none" w:sz="0" w:space="0" w:color="auto"/>
            <w:bottom w:val="none" w:sz="0" w:space="0" w:color="auto"/>
            <w:right w:val="none" w:sz="0" w:space="0" w:color="auto"/>
          </w:divBdr>
        </w:div>
        <w:div w:id="1042051579">
          <w:marLeft w:val="640"/>
          <w:marRight w:val="0"/>
          <w:marTop w:val="0"/>
          <w:marBottom w:val="0"/>
          <w:divBdr>
            <w:top w:val="none" w:sz="0" w:space="0" w:color="auto"/>
            <w:left w:val="none" w:sz="0" w:space="0" w:color="auto"/>
            <w:bottom w:val="none" w:sz="0" w:space="0" w:color="auto"/>
            <w:right w:val="none" w:sz="0" w:space="0" w:color="auto"/>
          </w:divBdr>
        </w:div>
        <w:div w:id="1710371493">
          <w:marLeft w:val="640"/>
          <w:marRight w:val="0"/>
          <w:marTop w:val="0"/>
          <w:marBottom w:val="0"/>
          <w:divBdr>
            <w:top w:val="none" w:sz="0" w:space="0" w:color="auto"/>
            <w:left w:val="none" w:sz="0" w:space="0" w:color="auto"/>
            <w:bottom w:val="none" w:sz="0" w:space="0" w:color="auto"/>
            <w:right w:val="none" w:sz="0" w:space="0" w:color="auto"/>
          </w:divBdr>
        </w:div>
        <w:div w:id="1771969286">
          <w:marLeft w:val="640"/>
          <w:marRight w:val="0"/>
          <w:marTop w:val="0"/>
          <w:marBottom w:val="0"/>
          <w:divBdr>
            <w:top w:val="none" w:sz="0" w:space="0" w:color="auto"/>
            <w:left w:val="none" w:sz="0" w:space="0" w:color="auto"/>
            <w:bottom w:val="none" w:sz="0" w:space="0" w:color="auto"/>
            <w:right w:val="none" w:sz="0" w:space="0" w:color="auto"/>
          </w:divBdr>
        </w:div>
        <w:div w:id="1239024472">
          <w:marLeft w:val="640"/>
          <w:marRight w:val="0"/>
          <w:marTop w:val="0"/>
          <w:marBottom w:val="0"/>
          <w:divBdr>
            <w:top w:val="none" w:sz="0" w:space="0" w:color="auto"/>
            <w:left w:val="none" w:sz="0" w:space="0" w:color="auto"/>
            <w:bottom w:val="none" w:sz="0" w:space="0" w:color="auto"/>
            <w:right w:val="none" w:sz="0" w:space="0" w:color="auto"/>
          </w:divBdr>
        </w:div>
        <w:div w:id="1653676225">
          <w:marLeft w:val="640"/>
          <w:marRight w:val="0"/>
          <w:marTop w:val="0"/>
          <w:marBottom w:val="0"/>
          <w:divBdr>
            <w:top w:val="none" w:sz="0" w:space="0" w:color="auto"/>
            <w:left w:val="none" w:sz="0" w:space="0" w:color="auto"/>
            <w:bottom w:val="none" w:sz="0" w:space="0" w:color="auto"/>
            <w:right w:val="none" w:sz="0" w:space="0" w:color="auto"/>
          </w:divBdr>
        </w:div>
        <w:div w:id="578757750">
          <w:marLeft w:val="640"/>
          <w:marRight w:val="0"/>
          <w:marTop w:val="0"/>
          <w:marBottom w:val="0"/>
          <w:divBdr>
            <w:top w:val="none" w:sz="0" w:space="0" w:color="auto"/>
            <w:left w:val="none" w:sz="0" w:space="0" w:color="auto"/>
            <w:bottom w:val="none" w:sz="0" w:space="0" w:color="auto"/>
            <w:right w:val="none" w:sz="0" w:space="0" w:color="auto"/>
          </w:divBdr>
        </w:div>
        <w:div w:id="1447307379">
          <w:marLeft w:val="640"/>
          <w:marRight w:val="0"/>
          <w:marTop w:val="0"/>
          <w:marBottom w:val="0"/>
          <w:divBdr>
            <w:top w:val="none" w:sz="0" w:space="0" w:color="auto"/>
            <w:left w:val="none" w:sz="0" w:space="0" w:color="auto"/>
            <w:bottom w:val="none" w:sz="0" w:space="0" w:color="auto"/>
            <w:right w:val="none" w:sz="0" w:space="0" w:color="auto"/>
          </w:divBdr>
        </w:div>
        <w:div w:id="1643463391">
          <w:marLeft w:val="640"/>
          <w:marRight w:val="0"/>
          <w:marTop w:val="0"/>
          <w:marBottom w:val="0"/>
          <w:divBdr>
            <w:top w:val="none" w:sz="0" w:space="0" w:color="auto"/>
            <w:left w:val="none" w:sz="0" w:space="0" w:color="auto"/>
            <w:bottom w:val="none" w:sz="0" w:space="0" w:color="auto"/>
            <w:right w:val="none" w:sz="0" w:space="0" w:color="auto"/>
          </w:divBdr>
        </w:div>
        <w:div w:id="87506752">
          <w:marLeft w:val="640"/>
          <w:marRight w:val="0"/>
          <w:marTop w:val="0"/>
          <w:marBottom w:val="0"/>
          <w:divBdr>
            <w:top w:val="none" w:sz="0" w:space="0" w:color="auto"/>
            <w:left w:val="none" w:sz="0" w:space="0" w:color="auto"/>
            <w:bottom w:val="none" w:sz="0" w:space="0" w:color="auto"/>
            <w:right w:val="none" w:sz="0" w:space="0" w:color="auto"/>
          </w:divBdr>
        </w:div>
        <w:div w:id="483087886">
          <w:marLeft w:val="640"/>
          <w:marRight w:val="0"/>
          <w:marTop w:val="0"/>
          <w:marBottom w:val="0"/>
          <w:divBdr>
            <w:top w:val="none" w:sz="0" w:space="0" w:color="auto"/>
            <w:left w:val="none" w:sz="0" w:space="0" w:color="auto"/>
            <w:bottom w:val="none" w:sz="0" w:space="0" w:color="auto"/>
            <w:right w:val="none" w:sz="0" w:space="0" w:color="auto"/>
          </w:divBdr>
        </w:div>
        <w:div w:id="52169517">
          <w:marLeft w:val="640"/>
          <w:marRight w:val="0"/>
          <w:marTop w:val="0"/>
          <w:marBottom w:val="0"/>
          <w:divBdr>
            <w:top w:val="none" w:sz="0" w:space="0" w:color="auto"/>
            <w:left w:val="none" w:sz="0" w:space="0" w:color="auto"/>
            <w:bottom w:val="none" w:sz="0" w:space="0" w:color="auto"/>
            <w:right w:val="none" w:sz="0" w:space="0" w:color="auto"/>
          </w:divBdr>
        </w:div>
        <w:div w:id="1505978671">
          <w:marLeft w:val="640"/>
          <w:marRight w:val="0"/>
          <w:marTop w:val="0"/>
          <w:marBottom w:val="0"/>
          <w:divBdr>
            <w:top w:val="none" w:sz="0" w:space="0" w:color="auto"/>
            <w:left w:val="none" w:sz="0" w:space="0" w:color="auto"/>
            <w:bottom w:val="none" w:sz="0" w:space="0" w:color="auto"/>
            <w:right w:val="none" w:sz="0" w:space="0" w:color="auto"/>
          </w:divBdr>
        </w:div>
        <w:div w:id="1783308308">
          <w:marLeft w:val="640"/>
          <w:marRight w:val="0"/>
          <w:marTop w:val="0"/>
          <w:marBottom w:val="0"/>
          <w:divBdr>
            <w:top w:val="none" w:sz="0" w:space="0" w:color="auto"/>
            <w:left w:val="none" w:sz="0" w:space="0" w:color="auto"/>
            <w:bottom w:val="none" w:sz="0" w:space="0" w:color="auto"/>
            <w:right w:val="none" w:sz="0" w:space="0" w:color="auto"/>
          </w:divBdr>
        </w:div>
        <w:div w:id="660931076">
          <w:marLeft w:val="640"/>
          <w:marRight w:val="0"/>
          <w:marTop w:val="0"/>
          <w:marBottom w:val="0"/>
          <w:divBdr>
            <w:top w:val="none" w:sz="0" w:space="0" w:color="auto"/>
            <w:left w:val="none" w:sz="0" w:space="0" w:color="auto"/>
            <w:bottom w:val="none" w:sz="0" w:space="0" w:color="auto"/>
            <w:right w:val="none" w:sz="0" w:space="0" w:color="auto"/>
          </w:divBdr>
        </w:div>
        <w:div w:id="1658993724">
          <w:marLeft w:val="640"/>
          <w:marRight w:val="0"/>
          <w:marTop w:val="0"/>
          <w:marBottom w:val="0"/>
          <w:divBdr>
            <w:top w:val="none" w:sz="0" w:space="0" w:color="auto"/>
            <w:left w:val="none" w:sz="0" w:space="0" w:color="auto"/>
            <w:bottom w:val="none" w:sz="0" w:space="0" w:color="auto"/>
            <w:right w:val="none" w:sz="0" w:space="0" w:color="auto"/>
          </w:divBdr>
        </w:div>
        <w:div w:id="1595748805">
          <w:marLeft w:val="640"/>
          <w:marRight w:val="0"/>
          <w:marTop w:val="0"/>
          <w:marBottom w:val="0"/>
          <w:divBdr>
            <w:top w:val="none" w:sz="0" w:space="0" w:color="auto"/>
            <w:left w:val="none" w:sz="0" w:space="0" w:color="auto"/>
            <w:bottom w:val="none" w:sz="0" w:space="0" w:color="auto"/>
            <w:right w:val="none" w:sz="0" w:space="0" w:color="auto"/>
          </w:divBdr>
        </w:div>
        <w:div w:id="2055421371">
          <w:marLeft w:val="640"/>
          <w:marRight w:val="0"/>
          <w:marTop w:val="0"/>
          <w:marBottom w:val="0"/>
          <w:divBdr>
            <w:top w:val="none" w:sz="0" w:space="0" w:color="auto"/>
            <w:left w:val="none" w:sz="0" w:space="0" w:color="auto"/>
            <w:bottom w:val="none" w:sz="0" w:space="0" w:color="auto"/>
            <w:right w:val="none" w:sz="0" w:space="0" w:color="auto"/>
          </w:divBdr>
        </w:div>
        <w:div w:id="1472022242">
          <w:marLeft w:val="640"/>
          <w:marRight w:val="0"/>
          <w:marTop w:val="0"/>
          <w:marBottom w:val="0"/>
          <w:divBdr>
            <w:top w:val="none" w:sz="0" w:space="0" w:color="auto"/>
            <w:left w:val="none" w:sz="0" w:space="0" w:color="auto"/>
            <w:bottom w:val="none" w:sz="0" w:space="0" w:color="auto"/>
            <w:right w:val="none" w:sz="0" w:space="0" w:color="auto"/>
          </w:divBdr>
        </w:div>
        <w:div w:id="1464271005">
          <w:marLeft w:val="640"/>
          <w:marRight w:val="0"/>
          <w:marTop w:val="0"/>
          <w:marBottom w:val="0"/>
          <w:divBdr>
            <w:top w:val="none" w:sz="0" w:space="0" w:color="auto"/>
            <w:left w:val="none" w:sz="0" w:space="0" w:color="auto"/>
            <w:bottom w:val="none" w:sz="0" w:space="0" w:color="auto"/>
            <w:right w:val="none" w:sz="0" w:space="0" w:color="auto"/>
          </w:divBdr>
        </w:div>
        <w:div w:id="2116703877">
          <w:marLeft w:val="640"/>
          <w:marRight w:val="0"/>
          <w:marTop w:val="0"/>
          <w:marBottom w:val="0"/>
          <w:divBdr>
            <w:top w:val="none" w:sz="0" w:space="0" w:color="auto"/>
            <w:left w:val="none" w:sz="0" w:space="0" w:color="auto"/>
            <w:bottom w:val="none" w:sz="0" w:space="0" w:color="auto"/>
            <w:right w:val="none" w:sz="0" w:space="0" w:color="auto"/>
          </w:divBdr>
        </w:div>
        <w:div w:id="1497645623">
          <w:marLeft w:val="640"/>
          <w:marRight w:val="0"/>
          <w:marTop w:val="0"/>
          <w:marBottom w:val="0"/>
          <w:divBdr>
            <w:top w:val="none" w:sz="0" w:space="0" w:color="auto"/>
            <w:left w:val="none" w:sz="0" w:space="0" w:color="auto"/>
            <w:bottom w:val="none" w:sz="0" w:space="0" w:color="auto"/>
            <w:right w:val="none" w:sz="0" w:space="0" w:color="auto"/>
          </w:divBdr>
        </w:div>
        <w:div w:id="1133598029">
          <w:marLeft w:val="640"/>
          <w:marRight w:val="0"/>
          <w:marTop w:val="0"/>
          <w:marBottom w:val="0"/>
          <w:divBdr>
            <w:top w:val="none" w:sz="0" w:space="0" w:color="auto"/>
            <w:left w:val="none" w:sz="0" w:space="0" w:color="auto"/>
            <w:bottom w:val="none" w:sz="0" w:space="0" w:color="auto"/>
            <w:right w:val="none" w:sz="0" w:space="0" w:color="auto"/>
          </w:divBdr>
        </w:div>
        <w:div w:id="2089422533">
          <w:marLeft w:val="640"/>
          <w:marRight w:val="0"/>
          <w:marTop w:val="0"/>
          <w:marBottom w:val="0"/>
          <w:divBdr>
            <w:top w:val="none" w:sz="0" w:space="0" w:color="auto"/>
            <w:left w:val="none" w:sz="0" w:space="0" w:color="auto"/>
            <w:bottom w:val="none" w:sz="0" w:space="0" w:color="auto"/>
            <w:right w:val="none" w:sz="0" w:space="0" w:color="auto"/>
          </w:divBdr>
        </w:div>
        <w:div w:id="426386184">
          <w:marLeft w:val="640"/>
          <w:marRight w:val="0"/>
          <w:marTop w:val="0"/>
          <w:marBottom w:val="0"/>
          <w:divBdr>
            <w:top w:val="none" w:sz="0" w:space="0" w:color="auto"/>
            <w:left w:val="none" w:sz="0" w:space="0" w:color="auto"/>
            <w:bottom w:val="none" w:sz="0" w:space="0" w:color="auto"/>
            <w:right w:val="none" w:sz="0" w:space="0" w:color="auto"/>
          </w:divBdr>
        </w:div>
        <w:div w:id="1852647675">
          <w:marLeft w:val="640"/>
          <w:marRight w:val="0"/>
          <w:marTop w:val="0"/>
          <w:marBottom w:val="0"/>
          <w:divBdr>
            <w:top w:val="none" w:sz="0" w:space="0" w:color="auto"/>
            <w:left w:val="none" w:sz="0" w:space="0" w:color="auto"/>
            <w:bottom w:val="none" w:sz="0" w:space="0" w:color="auto"/>
            <w:right w:val="none" w:sz="0" w:space="0" w:color="auto"/>
          </w:divBdr>
        </w:div>
        <w:div w:id="1025865181">
          <w:marLeft w:val="640"/>
          <w:marRight w:val="0"/>
          <w:marTop w:val="0"/>
          <w:marBottom w:val="0"/>
          <w:divBdr>
            <w:top w:val="none" w:sz="0" w:space="0" w:color="auto"/>
            <w:left w:val="none" w:sz="0" w:space="0" w:color="auto"/>
            <w:bottom w:val="none" w:sz="0" w:space="0" w:color="auto"/>
            <w:right w:val="none" w:sz="0" w:space="0" w:color="auto"/>
          </w:divBdr>
        </w:div>
        <w:div w:id="1396200226">
          <w:marLeft w:val="640"/>
          <w:marRight w:val="0"/>
          <w:marTop w:val="0"/>
          <w:marBottom w:val="0"/>
          <w:divBdr>
            <w:top w:val="none" w:sz="0" w:space="0" w:color="auto"/>
            <w:left w:val="none" w:sz="0" w:space="0" w:color="auto"/>
            <w:bottom w:val="none" w:sz="0" w:space="0" w:color="auto"/>
            <w:right w:val="none" w:sz="0" w:space="0" w:color="auto"/>
          </w:divBdr>
        </w:div>
        <w:div w:id="1684087318">
          <w:marLeft w:val="640"/>
          <w:marRight w:val="0"/>
          <w:marTop w:val="0"/>
          <w:marBottom w:val="0"/>
          <w:divBdr>
            <w:top w:val="none" w:sz="0" w:space="0" w:color="auto"/>
            <w:left w:val="none" w:sz="0" w:space="0" w:color="auto"/>
            <w:bottom w:val="none" w:sz="0" w:space="0" w:color="auto"/>
            <w:right w:val="none" w:sz="0" w:space="0" w:color="auto"/>
          </w:divBdr>
        </w:div>
        <w:div w:id="1036737112">
          <w:marLeft w:val="640"/>
          <w:marRight w:val="0"/>
          <w:marTop w:val="0"/>
          <w:marBottom w:val="0"/>
          <w:divBdr>
            <w:top w:val="none" w:sz="0" w:space="0" w:color="auto"/>
            <w:left w:val="none" w:sz="0" w:space="0" w:color="auto"/>
            <w:bottom w:val="none" w:sz="0" w:space="0" w:color="auto"/>
            <w:right w:val="none" w:sz="0" w:space="0" w:color="auto"/>
          </w:divBdr>
        </w:div>
        <w:div w:id="2002004248">
          <w:marLeft w:val="640"/>
          <w:marRight w:val="0"/>
          <w:marTop w:val="0"/>
          <w:marBottom w:val="0"/>
          <w:divBdr>
            <w:top w:val="none" w:sz="0" w:space="0" w:color="auto"/>
            <w:left w:val="none" w:sz="0" w:space="0" w:color="auto"/>
            <w:bottom w:val="none" w:sz="0" w:space="0" w:color="auto"/>
            <w:right w:val="none" w:sz="0" w:space="0" w:color="auto"/>
          </w:divBdr>
        </w:div>
        <w:div w:id="119492486">
          <w:marLeft w:val="640"/>
          <w:marRight w:val="0"/>
          <w:marTop w:val="0"/>
          <w:marBottom w:val="0"/>
          <w:divBdr>
            <w:top w:val="none" w:sz="0" w:space="0" w:color="auto"/>
            <w:left w:val="none" w:sz="0" w:space="0" w:color="auto"/>
            <w:bottom w:val="none" w:sz="0" w:space="0" w:color="auto"/>
            <w:right w:val="none" w:sz="0" w:space="0" w:color="auto"/>
          </w:divBdr>
        </w:div>
        <w:div w:id="1637252936">
          <w:marLeft w:val="640"/>
          <w:marRight w:val="0"/>
          <w:marTop w:val="0"/>
          <w:marBottom w:val="0"/>
          <w:divBdr>
            <w:top w:val="none" w:sz="0" w:space="0" w:color="auto"/>
            <w:left w:val="none" w:sz="0" w:space="0" w:color="auto"/>
            <w:bottom w:val="none" w:sz="0" w:space="0" w:color="auto"/>
            <w:right w:val="none" w:sz="0" w:space="0" w:color="auto"/>
          </w:divBdr>
        </w:div>
        <w:div w:id="502356967">
          <w:marLeft w:val="640"/>
          <w:marRight w:val="0"/>
          <w:marTop w:val="0"/>
          <w:marBottom w:val="0"/>
          <w:divBdr>
            <w:top w:val="none" w:sz="0" w:space="0" w:color="auto"/>
            <w:left w:val="none" w:sz="0" w:space="0" w:color="auto"/>
            <w:bottom w:val="none" w:sz="0" w:space="0" w:color="auto"/>
            <w:right w:val="none" w:sz="0" w:space="0" w:color="auto"/>
          </w:divBdr>
        </w:div>
        <w:div w:id="1202207093">
          <w:marLeft w:val="640"/>
          <w:marRight w:val="0"/>
          <w:marTop w:val="0"/>
          <w:marBottom w:val="0"/>
          <w:divBdr>
            <w:top w:val="none" w:sz="0" w:space="0" w:color="auto"/>
            <w:left w:val="none" w:sz="0" w:space="0" w:color="auto"/>
            <w:bottom w:val="none" w:sz="0" w:space="0" w:color="auto"/>
            <w:right w:val="none" w:sz="0" w:space="0" w:color="auto"/>
          </w:divBdr>
        </w:div>
        <w:div w:id="1544175948">
          <w:marLeft w:val="640"/>
          <w:marRight w:val="0"/>
          <w:marTop w:val="0"/>
          <w:marBottom w:val="0"/>
          <w:divBdr>
            <w:top w:val="none" w:sz="0" w:space="0" w:color="auto"/>
            <w:left w:val="none" w:sz="0" w:space="0" w:color="auto"/>
            <w:bottom w:val="none" w:sz="0" w:space="0" w:color="auto"/>
            <w:right w:val="none" w:sz="0" w:space="0" w:color="auto"/>
          </w:divBdr>
        </w:div>
        <w:div w:id="633291374">
          <w:marLeft w:val="640"/>
          <w:marRight w:val="0"/>
          <w:marTop w:val="0"/>
          <w:marBottom w:val="0"/>
          <w:divBdr>
            <w:top w:val="none" w:sz="0" w:space="0" w:color="auto"/>
            <w:left w:val="none" w:sz="0" w:space="0" w:color="auto"/>
            <w:bottom w:val="none" w:sz="0" w:space="0" w:color="auto"/>
            <w:right w:val="none" w:sz="0" w:space="0" w:color="auto"/>
          </w:divBdr>
        </w:div>
        <w:div w:id="81728753">
          <w:marLeft w:val="640"/>
          <w:marRight w:val="0"/>
          <w:marTop w:val="0"/>
          <w:marBottom w:val="0"/>
          <w:divBdr>
            <w:top w:val="none" w:sz="0" w:space="0" w:color="auto"/>
            <w:left w:val="none" w:sz="0" w:space="0" w:color="auto"/>
            <w:bottom w:val="none" w:sz="0" w:space="0" w:color="auto"/>
            <w:right w:val="none" w:sz="0" w:space="0" w:color="auto"/>
          </w:divBdr>
        </w:div>
        <w:div w:id="1557619786">
          <w:marLeft w:val="640"/>
          <w:marRight w:val="0"/>
          <w:marTop w:val="0"/>
          <w:marBottom w:val="0"/>
          <w:divBdr>
            <w:top w:val="none" w:sz="0" w:space="0" w:color="auto"/>
            <w:left w:val="none" w:sz="0" w:space="0" w:color="auto"/>
            <w:bottom w:val="none" w:sz="0" w:space="0" w:color="auto"/>
            <w:right w:val="none" w:sz="0" w:space="0" w:color="auto"/>
          </w:divBdr>
        </w:div>
        <w:div w:id="186524968">
          <w:marLeft w:val="640"/>
          <w:marRight w:val="0"/>
          <w:marTop w:val="0"/>
          <w:marBottom w:val="0"/>
          <w:divBdr>
            <w:top w:val="none" w:sz="0" w:space="0" w:color="auto"/>
            <w:left w:val="none" w:sz="0" w:space="0" w:color="auto"/>
            <w:bottom w:val="none" w:sz="0" w:space="0" w:color="auto"/>
            <w:right w:val="none" w:sz="0" w:space="0" w:color="auto"/>
          </w:divBdr>
        </w:div>
        <w:div w:id="2030794233">
          <w:marLeft w:val="640"/>
          <w:marRight w:val="0"/>
          <w:marTop w:val="0"/>
          <w:marBottom w:val="0"/>
          <w:divBdr>
            <w:top w:val="none" w:sz="0" w:space="0" w:color="auto"/>
            <w:left w:val="none" w:sz="0" w:space="0" w:color="auto"/>
            <w:bottom w:val="none" w:sz="0" w:space="0" w:color="auto"/>
            <w:right w:val="none" w:sz="0" w:space="0" w:color="auto"/>
          </w:divBdr>
        </w:div>
        <w:div w:id="1872376901">
          <w:marLeft w:val="640"/>
          <w:marRight w:val="0"/>
          <w:marTop w:val="0"/>
          <w:marBottom w:val="0"/>
          <w:divBdr>
            <w:top w:val="none" w:sz="0" w:space="0" w:color="auto"/>
            <w:left w:val="none" w:sz="0" w:space="0" w:color="auto"/>
            <w:bottom w:val="none" w:sz="0" w:space="0" w:color="auto"/>
            <w:right w:val="none" w:sz="0" w:space="0" w:color="auto"/>
          </w:divBdr>
        </w:div>
        <w:div w:id="1195734414">
          <w:marLeft w:val="640"/>
          <w:marRight w:val="0"/>
          <w:marTop w:val="0"/>
          <w:marBottom w:val="0"/>
          <w:divBdr>
            <w:top w:val="none" w:sz="0" w:space="0" w:color="auto"/>
            <w:left w:val="none" w:sz="0" w:space="0" w:color="auto"/>
            <w:bottom w:val="none" w:sz="0" w:space="0" w:color="auto"/>
            <w:right w:val="none" w:sz="0" w:space="0" w:color="auto"/>
          </w:divBdr>
        </w:div>
        <w:div w:id="59451391">
          <w:marLeft w:val="640"/>
          <w:marRight w:val="0"/>
          <w:marTop w:val="0"/>
          <w:marBottom w:val="0"/>
          <w:divBdr>
            <w:top w:val="none" w:sz="0" w:space="0" w:color="auto"/>
            <w:left w:val="none" w:sz="0" w:space="0" w:color="auto"/>
            <w:bottom w:val="none" w:sz="0" w:space="0" w:color="auto"/>
            <w:right w:val="none" w:sz="0" w:space="0" w:color="auto"/>
          </w:divBdr>
        </w:div>
        <w:div w:id="59325932">
          <w:marLeft w:val="640"/>
          <w:marRight w:val="0"/>
          <w:marTop w:val="0"/>
          <w:marBottom w:val="0"/>
          <w:divBdr>
            <w:top w:val="none" w:sz="0" w:space="0" w:color="auto"/>
            <w:left w:val="none" w:sz="0" w:space="0" w:color="auto"/>
            <w:bottom w:val="none" w:sz="0" w:space="0" w:color="auto"/>
            <w:right w:val="none" w:sz="0" w:space="0" w:color="auto"/>
          </w:divBdr>
        </w:div>
        <w:div w:id="491873527">
          <w:marLeft w:val="640"/>
          <w:marRight w:val="0"/>
          <w:marTop w:val="0"/>
          <w:marBottom w:val="0"/>
          <w:divBdr>
            <w:top w:val="none" w:sz="0" w:space="0" w:color="auto"/>
            <w:left w:val="none" w:sz="0" w:space="0" w:color="auto"/>
            <w:bottom w:val="none" w:sz="0" w:space="0" w:color="auto"/>
            <w:right w:val="none" w:sz="0" w:space="0" w:color="auto"/>
          </w:divBdr>
        </w:div>
        <w:div w:id="228542734">
          <w:marLeft w:val="640"/>
          <w:marRight w:val="0"/>
          <w:marTop w:val="0"/>
          <w:marBottom w:val="0"/>
          <w:divBdr>
            <w:top w:val="none" w:sz="0" w:space="0" w:color="auto"/>
            <w:left w:val="none" w:sz="0" w:space="0" w:color="auto"/>
            <w:bottom w:val="none" w:sz="0" w:space="0" w:color="auto"/>
            <w:right w:val="none" w:sz="0" w:space="0" w:color="auto"/>
          </w:divBdr>
        </w:div>
        <w:div w:id="1234243728">
          <w:marLeft w:val="640"/>
          <w:marRight w:val="0"/>
          <w:marTop w:val="0"/>
          <w:marBottom w:val="0"/>
          <w:divBdr>
            <w:top w:val="none" w:sz="0" w:space="0" w:color="auto"/>
            <w:left w:val="none" w:sz="0" w:space="0" w:color="auto"/>
            <w:bottom w:val="none" w:sz="0" w:space="0" w:color="auto"/>
            <w:right w:val="none" w:sz="0" w:space="0" w:color="auto"/>
          </w:divBdr>
        </w:div>
        <w:div w:id="8260599">
          <w:marLeft w:val="640"/>
          <w:marRight w:val="0"/>
          <w:marTop w:val="0"/>
          <w:marBottom w:val="0"/>
          <w:divBdr>
            <w:top w:val="none" w:sz="0" w:space="0" w:color="auto"/>
            <w:left w:val="none" w:sz="0" w:space="0" w:color="auto"/>
            <w:bottom w:val="none" w:sz="0" w:space="0" w:color="auto"/>
            <w:right w:val="none" w:sz="0" w:space="0" w:color="auto"/>
          </w:divBdr>
        </w:div>
        <w:div w:id="13189660">
          <w:marLeft w:val="640"/>
          <w:marRight w:val="0"/>
          <w:marTop w:val="0"/>
          <w:marBottom w:val="0"/>
          <w:divBdr>
            <w:top w:val="none" w:sz="0" w:space="0" w:color="auto"/>
            <w:left w:val="none" w:sz="0" w:space="0" w:color="auto"/>
            <w:bottom w:val="none" w:sz="0" w:space="0" w:color="auto"/>
            <w:right w:val="none" w:sz="0" w:space="0" w:color="auto"/>
          </w:divBdr>
        </w:div>
        <w:div w:id="1345671905">
          <w:marLeft w:val="640"/>
          <w:marRight w:val="0"/>
          <w:marTop w:val="0"/>
          <w:marBottom w:val="0"/>
          <w:divBdr>
            <w:top w:val="none" w:sz="0" w:space="0" w:color="auto"/>
            <w:left w:val="none" w:sz="0" w:space="0" w:color="auto"/>
            <w:bottom w:val="none" w:sz="0" w:space="0" w:color="auto"/>
            <w:right w:val="none" w:sz="0" w:space="0" w:color="auto"/>
          </w:divBdr>
        </w:div>
        <w:div w:id="547836505">
          <w:marLeft w:val="640"/>
          <w:marRight w:val="0"/>
          <w:marTop w:val="0"/>
          <w:marBottom w:val="0"/>
          <w:divBdr>
            <w:top w:val="none" w:sz="0" w:space="0" w:color="auto"/>
            <w:left w:val="none" w:sz="0" w:space="0" w:color="auto"/>
            <w:bottom w:val="none" w:sz="0" w:space="0" w:color="auto"/>
            <w:right w:val="none" w:sz="0" w:space="0" w:color="auto"/>
          </w:divBdr>
        </w:div>
        <w:div w:id="903178990">
          <w:marLeft w:val="640"/>
          <w:marRight w:val="0"/>
          <w:marTop w:val="0"/>
          <w:marBottom w:val="0"/>
          <w:divBdr>
            <w:top w:val="none" w:sz="0" w:space="0" w:color="auto"/>
            <w:left w:val="none" w:sz="0" w:space="0" w:color="auto"/>
            <w:bottom w:val="none" w:sz="0" w:space="0" w:color="auto"/>
            <w:right w:val="none" w:sz="0" w:space="0" w:color="auto"/>
          </w:divBdr>
        </w:div>
        <w:div w:id="1460343660">
          <w:marLeft w:val="640"/>
          <w:marRight w:val="0"/>
          <w:marTop w:val="0"/>
          <w:marBottom w:val="0"/>
          <w:divBdr>
            <w:top w:val="none" w:sz="0" w:space="0" w:color="auto"/>
            <w:left w:val="none" w:sz="0" w:space="0" w:color="auto"/>
            <w:bottom w:val="none" w:sz="0" w:space="0" w:color="auto"/>
            <w:right w:val="none" w:sz="0" w:space="0" w:color="auto"/>
          </w:divBdr>
        </w:div>
        <w:div w:id="868297869">
          <w:marLeft w:val="640"/>
          <w:marRight w:val="0"/>
          <w:marTop w:val="0"/>
          <w:marBottom w:val="0"/>
          <w:divBdr>
            <w:top w:val="none" w:sz="0" w:space="0" w:color="auto"/>
            <w:left w:val="none" w:sz="0" w:space="0" w:color="auto"/>
            <w:bottom w:val="none" w:sz="0" w:space="0" w:color="auto"/>
            <w:right w:val="none" w:sz="0" w:space="0" w:color="auto"/>
          </w:divBdr>
        </w:div>
        <w:div w:id="970938555">
          <w:marLeft w:val="640"/>
          <w:marRight w:val="0"/>
          <w:marTop w:val="0"/>
          <w:marBottom w:val="0"/>
          <w:divBdr>
            <w:top w:val="none" w:sz="0" w:space="0" w:color="auto"/>
            <w:left w:val="none" w:sz="0" w:space="0" w:color="auto"/>
            <w:bottom w:val="none" w:sz="0" w:space="0" w:color="auto"/>
            <w:right w:val="none" w:sz="0" w:space="0" w:color="auto"/>
          </w:divBdr>
        </w:div>
        <w:div w:id="239604870">
          <w:marLeft w:val="640"/>
          <w:marRight w:val="0"/>
          <w:marTop w:val="0"/>
          <w:marBottom w:val="0"/>
          <w:divBdr>
            <w:top w:val="none" w:sz="0" w:space="0" w:color="auto"/>
            <w:left w:val="none" w:sz="0" w:space="0" w:color="auto"/>
            <w:bottom w:val="none" w:sz="0" w:space="0" w:color="auto"/>
            <w:right w:val="none" w:sz="0" w:space="0" w:color="auto"/>
          </w:divBdr>
        </w:div>
        <w:div w:id="1829663492">
          <w:marLeft w:val="640"/>
          <w:marRight w:val="0"/>
          <w:marTop w:val="0"/>
          <w:marBottom w:val="0"/>
          <w:divBdr>
            <w:top w:val="none" w:sz="0" w:space="0" w:color="auto"/>
            <w:left w:val="none" w:sz="0" w:space="0" w:color="auto"/>
            <w:bottom w:val="none" w:sz="0" w:space="0" w:color="auto"/>
            <w:right w:val="none" w:sz="0" w:space="0" w:color="auto"/>
          </w:divBdr>
        </w:div>
        <w:div w:id="252517841">
          <w:marLeft w:val="640"/>
          <w:marRight w:val="0"/>
          <w:marTop w:val="0"/>
          <w:marBottom w:val="0"/>
          <w:divBdr>
            <w:top w:val="none" w:sz="0" w:space="0" w:color="auto"/>
            <w:left w:val="none" w:sz="0" w:space="0" w:color="auto"/>
            <w:bottom w:val="none" w:sz="0" w:space="0" w:color="auto"/>
            <w:right w:val="none" w:sz="0" w:space="0" w:color="auto"/>
          </w:divBdr>
        </w:div>
        <w:div w:id="1931616113">
          <w:marLeft w:val="640"/>
          <w:marRight w:val="0"/>
          <w:marTop w:val="0"/>
          <w:marBottom w:val="0"/>
          <w:divBdr>
            <w:top w:val="none" w:sz="0" w:space="0" w:color="auto"/>
            <w:left w:val="none" w:sz="0" w:space="0" w:color="auto"/>
            <w:bottom w:val="none" w:sz="0" w:space="0" w:color="auto"/>
            <w:right w:val="none" w:sz="0" w:space="0" w:color="auto"/>
          </w:divBdr>
        </w:div>
        <w:div w:id="1355306485">
          <w:marLeft w:val="640"/>
          <w:marRight w:val="0"/>
          <w:marTop w:val="0"/>
          <w:marBottom w:val="0"/>
          <w:divBdr>
            <w:top w:val="none" w:sz="0" w:space="0" w:color="auto"/>
            <w:left w:val="none" w:sz="0" w:space="0" w:color="auto"/>
            <w:bottom w:val="none" w:sz="0" w:space="0" w:color="auto"/>
            <w:right w:val="none" w:sz="0" w:space="0" w:color="auto"/>
          </w:divBdr>
        </w:div>
        <w:div w:id="672802380">
          <w:marLeft w:val="640"/>
          <w:marRight w:val="0"/>
          <w:marTop w:val="0"/>
          <w:marBottom w:val="0"/>
          <w:divBdr>
            <w:top w:val="none" w:sz="0" w:space="0" w:color="auto"/>
            <w:left w:val="none" w:sz="0" w:space="0" w:color="auto"/>
            <w:bottom w:val="none" w:sz="0" w:space="0" w:color="auto"/>
            <w:right w:val="none" w:sz="0" w:space="0" w:color="auto"/>
          </w:divBdr>
        </w:div>
        <w:div w:id="1262295151">
          <w:marLeft w:val="640"/>
          <w:marRight w:val="0"/>
          <w:marTop w:val="0"/>
          <w:marBottom w:val="0"/>
          <w:divBdr>
            <w:top w:val="none" w:sz="0" w:space="0" w:color="auto"/>
            <w:left w:val="none" w:sz="0" w:space="0" w:color="auto"/>
            <w:bottom w:val="none" w:sz="0" w:space="0" w:color="auto"/>
            <w:right w:val="none" w:sz="0" w:space="0" w:color="auto"/>
          </w:divBdr>
        </w:div>
        <w:div w:id="1612279162">
          <w:marLeft w:val="640"/>
          <w:marRight w:val="0"/>
          <w:marTop w:val="0"/>
          <w:marBottom w:val="0"/>
          <w:divBdr>
            <w:top w:val="none" w:sz="0" w:space="0" w:color="auto"/>
            <w:left w:val="none" w:sz="0" w:space="0" w:color="auto"/>
            <w:bottom w:val="none" w:sz="0" w:space="0" w:color="auto"/>
            <w:right w:val="none" w:sz="0" w:space="0" w:color="auto"/>
          </w:divBdr>
        </w:div>
        <w:div w:id="131755415">
          <w:marLeft w:val="640"/>
          <w:marRight w:val="0"/>
          <w:marTop w:val="0"/>
          <w:marBottom w:val="0"/>
          <w:divBdr>
            <w:top w:val="none" w:sz="0" w:space="0" w:color="auto"/>
            <w:left w:val="none" w:sz="0" w:space="0" w:color="auto"/>
            <w:bottom w:val="none" w:sz="0" w:space="0" w:color="auto"/>
            <w:right w:val="none" w:sz="0" w:space="0" w:color="auto"/>
          </w:divBdr>
        </w:div>
        <w:div w:id="1352217809">
          <w:marLeft w:val="640"/>
          <w:marRight w:val="0"/>
          <w:marTop w:val="0"/>
          <w:marBottom w:val="0"/>
          <w:divBdr>
            <w:top w:val="none" w:sz="0" w:space="0" w:color="auto"/>
            <w:left w:val="none" w:sz="0" w:space="0" w:color="auto"/>
            <w:bottom w:val="none" w:sz="0" w:space="0" w:color="auto"/>
            <w:right w:val="none" w:sz="0" w:space="0" w:color="auto"/>
          </w:divBdr>
        </w:div>
        <w:div w:id="1032073155">
          <w:marLeft w:val="640"/>
          <w:marRight w:val="0"/>
          <w:marTop w:val="0"/>
          <w:marBottom w:val="0"/>
          <w:divBdr>
            <w:top w:val="none" w:sz="0" w:space="0" w:color="auto"/>
            <w:left w:val="none" w:sz="0" w:space="0" w:color="auto"/>
            <w:bottom w:val="none" w:sz="0" w:space="0" w:color="auto"/>
            <w:right w:val="none" w:sz="0" w:space="0" w:color="auto"/>
          </w:divBdr>
        </w:div>
        <w:div w:id="1750494735">
          <w:marLeft w:val="640"/>
          <w:marRight w:val="0"/>
          <w:marTop w:val="0"/>
          <w:marBottom w:val="0"/>
          <w:divBdr>
            <w:top w:val="none" w:sz="0" w:space="0" w:color="auto"/>
            <w:left w:val="none" w:sz="0" w:space="0" w:color="auto"/>
            <w:bottom w:val="none" w:sz="0" w:space="0" w:color="auto"/>
            <w:right w:val="none" w:sz="0" w:space="0" w:color="auto"/>
          </w:divBdr>
        </w:div>
        <w:div w:id="1402363092">
          <w:marLeft w:val="640"/>
          <w:marRight w:val="0"/>
          <w:marTop w:val="0"/>
          <w:marBottom w:val="0"/>
          <w:divBdr>
            <w:top w:val="none" w:sz="0" w:space="0" w:color="auto"/>
            <w:left w:val="none" w:sz="0" w:space="0" w:color="auto"/>
            <w:bottom w:val="none" w:sz="0" w:space="0" w:color="auto"/>
            <w:right w:val="none" w:sz="0" w:space="0" w:color="auto"/>
          </w:divBdr>
        </w:div>
        <w:div w:id="1436752978">
          <w:marLeft w:val="640"/>
          <w:marRight w:val="0"/>
          <w:marTop w:val="0"/>
          <w:marBottom w:val="0"/>
          <w:divBdr>
            <w:top w:val="none" w:sz="0" w:space="0" w:color="auto"/>
            <w:left w:val="none" w:sz="0" w:space="0" w:color="auto"/>
            <w:bottom w:val="none" w:sz="0" w:space="0" w:color="auto"/>
            <w:right w:val="none" w:sz="0" w:space="0" w:color="auto"/>
          </w:divBdr>
        </w:div>
        <w:div w:id="123159563">
          <w:marLeft w:val="640"/>
          <w:marRight w:val="0"/>
          <w:marTop w:val="0"/>
          <w:marBottom w:val="0"/>
          <w:divBdr>
            <w:top w:val="none" w:sz="0" w:space="0" w:color="auto"/>
            <w:left w:val="none" w:sz="0" w:space="0" w:color="auto"/>
            <w:bottom w:val="none" w:sz="0" w:space="0" w:color="auto"/>
            <w:right w:val="none" w:sz="0" w:space="0" w:color="auto"/>
          </w:divBdr>
        </w:div>
        <w:div w:id="2086757035">
          <w:marLeft w:val="640"/>
          <w:marRight w:val="0"/>
          <w:marTop w:val="0"/>
          <w:marBottom w:val="0"/>
          <w:divBdr>
            <w:top w:val="none" w:sz="0" w:space="0" w:color="auto"/>
            <w:left w:val="none" w:sz="0" w:space="0" w:color="auto"/>
            <w:bottom w:val="none" w:sz="0" w:space="0" w:color="auto"/>
            <w:right w:val="none" w:sz="0" w:space="0" w:color="auto"/>
          </w:divBdr>
        </w:div>
        <w:div w:id="1607814011">
          <w:marLeft w:val="640"/>
          <w:marRight w:val="0"/>
          <w:marTop w:val="0"/>
          <w:marBottom w:val="0"/>
          <w:divBdr>
            <w:top w:val="none" w:sz="0" w:space="0" w:color="auto"/>
            <w:left w:val="none" w:sz="0" w:space="0" w:color="auto"/>
            <w:bottom w:val="none" w:sz="0" w:space="0" w:color="auto"/>
            <w:right w:val="none" w:sz="0" w:space="0" w:color="auto"/>
          </w:divBdr>
        </w:div>
        <w:div w:id="994994648">
          <w:marLeft w:val="640"/>
          <w:marRight w:val="0"/>
          <w:marTop w:val="0"/>
          <w:marBottom w:val="0"/>
          <w:divBdr>
            <w:top w:val="none" w:sz="0" w:space="0" w:color="auto"/>
            <w:left w:val="none" w:sz="0" w:space="0" w:color="auto"/>
            <w:bottom w:val="none" w:sz="0" w:space="0" w:color="auto"/>
            <w:right w:val="none" w:sz="0" w:space="0" w:color="auto"/>
          </w:divBdr>
        </w:div>
        <w:div w:id="801315452">
          <w:marLeft w:val="640"/>
          <w:marRight w:val="0"/>
          <w:marTop w:val="0"/>
          <w:marBottom w:val="0"/>
          <w:divBdr>
            <w:top w:val="none" w:sz="0" w:space="0" w:color="auto"/>
            <w:left w:val="none" w:sz="0" w:space="0" w:color="auto"/>
            <w:bottom w:val="none" w:sz="0" w:space="0" w:color="auto"/>
            <w:right w:val="none" w:sz="0" w:space="0" w:color="auto"/>
          </w:divBdr>
        </w:div>
        <w:div w:id="249200399">
          <w:marLeft w:val="640"/>
          <w:marRight w:val="0"/>
          <w:marTop w:val="0"/>
          <w:marBottom w:val="0"/>
          <w:divBdr>
            <w:top w:val="none" w:sz="0" w:space="0" w:color="auto"/>
            <w:left w:val="none" w:sz="0" w:space="0" w:color="auto"/>
            <w:bottom w:val="none" w:sz="0" w:space="0" w:color="auto"/>
            <w:right w:val="none" w:sz="0" w:space="0" w:color="auto"/>
          </w:divBdr>
        </w:div>
        <w:div w:id="296227396">
          <w:marLeft w:val="640"/>
          <w:marRight w:val="0"/>
          <w:marTop w:val="0"/>
          <w:marBottom w:val="0"/>
          <w:divBdr>
            <w:top w:val="none" w:sz="0" w:space="0" w:color="auto"/>
            <w:left w:val="none" w:sz="0" w:space="0" w:color="auto"/>
            <w:bottom w:val="none" w:sz="0" w:space="0" w:color="auto"/>
            <w:right w:val="none" w:sz="0" w:space="0" w:color="auto"/>
          </w:divBdr>
        </w:div>
        <w:div w:id="1061758638">
          <w:marLeft w:val="640"/>
          <w:marRight w:val="0"/>
          <w:marTop w:val="0"/>
          <w:marBottom w:val="0"/>
          <w:divBdr>
            <w:top w:val="none" w:sz="0" w:space="0" w:color="auto"/>
            <w:left w:val="none" w:sz="0" w:space="0" w:color="auto"/>
            <w:bottom w:val="none" w:sz="0" w:space="0" w:color="auto"/>
            <w:right w:val="none" w:sz="0" w:space="0" w:color="auto"/>
          </w:divBdr>
        </w:div>
        <w:div w:id="1691251494">
          <w:marLeft w:val="640"/>
          <w:marRight w:val="0"/>
          <w:marTop w:val="0"/>
          <w:marBottom w:val="0"/>
          <w:divBdr>
            <w:top w:val="none" w:sz="0" w:space="0" w:color="auto"/>
            <w:left w:val="none" w:sz="0" w:space="0" w:color="auto"/>
            <w:bottom w:val="none" w:sz="0" w:space="0" w:color="auto"/>
            <w:right w:val="none" w:sz="0" w:space="0" w:color="auto"/>
          </w:divBdr>
        </w:div>
        <w:div w:id="759982305">
          <w:marLeft w:val="640"/>
          <w:marRight w:val="0"/>
          <w:marTop w:val="0"/>
          <w:marBottom w:val="0"/>
          <w:divBdr>
            <w:top w:val="none" w:sz="0" w:space="0" w:color="auto"/>
            <w:left w:val="none" w:sz="0" w:space="0" w:color="auto"/>
            <w:bottom w:val="none" w:sz="0" w:space="0" w:color="auto"/>
            <w:right w:val="none" w:sz="0" w:space="0" w:color="auto"/>
          </w:divBdr>
        </w:div>
        <w:div w:id="646130967">
          <w:marLeft w:val="640"/>
          <w:marRight w:val="0"/>
          <w:marTop w:val="0"/>
          <w:marBottom w:val="0"/>
          <w:divBdr>
            <w:top w:val="none" w:sz="0" w:space="0" w:color="auto"/>
            <w:left w:val="none" w:sz="0" w:space="0" w:color="auto"/>
            <w:bottom w:val="none" w:sz="0" w:space="0" w:color="auto"/>
            <w:right w:val="none" w:sz="0" w:space="0" w:color="auto"/>
          </w:divBdr>
        </w:div>
        <w:div w:id="1702625732">
          <w:marLeft w:val="640"/>
          <w:marRight w:val="0"/>
          <w:marTop w:val="0"/>
          <w:marBottom w:val="0"/>
          <w:divBdr>
            <w:top w:val="none" w:sz="0" w:space="0" w:color="auto"/>
            <w:left w:val="none" w:sz="0" w:space="0" w:color="auto"/>
            <w:bottom w:val="none" w:sz="0" w:space="0" w:color="auto"/>
            <w:right w:val="none" w:sz="0" w:space="0" w:color="auto"/>
          </w:divBdr>
        </w:div>
        <w:div w:id="1369256032">
          <w:marLeft w:val="640"/>
          <w:marRight w:val="0"/>
          <w:marTop w:val="0"/>
          <w:marBottom w:val="0"/>
          <w:divBdr>
            <w:top w:val="none" w:sz="0" w:space="0" w:color="auto"/>
            <w:left w:val="none" w:sz="0" w:space="0" w:color="auto"/>
            <w:bottom w:val="none" w:sz="0" w:space="0" w:color="auto"/>
            <w:right w:val="none" w:sz="0" w:space="0" w:color="auto"/>
          </w:divBdr>
        </w:div>
        <w:div w:id="1572302156">
          <w:marLeft w:val="640"/>
          <w:marRight w:val="0"/>
          <w:marTop w:val="0"/>
          <w:marBottom w:val="0"/>
          <w:divBdr>
            <w:top w:val="none" w:sz="0" w:space="0" w:color="auto"/>
            <w:left w:val="none" w:sz="0" w:space="0" w:color="auto"/>
            <w:bottom w:val="none" w:sz="0" w:space="0" w:color="auto"/>
            <w:right w:val="none" w:sz="0" w:space="0" w:color="auto"/>
          </w:divBdr>
        </w:div>
        <w:div w:id="846872399">
          <w:marLeft w:val="640"/>
          <w:marRight w:val="0"/>
          <w:marTop w:val="0"/>
          <w:marBottom w:val="0"/>
          <w:divBdr>
            <w:top w:val="none" w:sz="0" w:space="0" w:color="auto"/>
            <w:left w:val="none" w:sz="0" w:space="0" w:color="auto"/>
            <w:bottom w:val="none" w:sz="0" w:space="0" w:color="auto"/>
            <w:right w:val="none" w:sz="0" w:space="0" w:color="auto"/>
          </w:divBdr>
        </w:div>
        <w:div w:id="1202130043">
          <w:marLeft w:val="640"/>
          <w:marRight w:val="0"/>
          <w:marTop w:val="0"/>
          <w:marBottom w:val="0"/>
          <w:divBdr>
            <w:top w:val="none" w:sz="0" w:space="0" w:color="auto"/>
            <w:left w:val="none" w:sz="0" w:space="0" w:color="auto"/>
            <w:bottom w:val="none" w:sz="0" w:space="0" w:color="auto"/>
            <w:right w:val="none" w:sz="0" w:space="0" w:color="auto"/>
          </w:divBdr>
        </w:div>
        <w:div w:id="1591697405">
          <w:marLeft w:val="640"/>
          <w:marRight w:val="0"/>
          <w:marTop w:val="0"/>
          <w:marBottom w:val="0"/>
          <w:divBdr>
            <w:top w:val="none" w:sz="0" w:space="0" w:color="auto"/>
            <w:left w:val="none" w:sz="0" w:space="0" w:color="auto"/>
            <w:bottom w:val="none" w:sz="0" w:space="0" w:color="auto"/>
            <w:right w:val="none" w:sz="0" w:space="0" w:color="auto"/>
          </w:divBdr>
        </w:div>
        <w:div w:id="117796720">
          <w:marLeft w:val="640"/>
          <w:marRight w:val="0"/>
          <w:marTop w:val="0"/>
          <w:marBottom w:val="0"/>
          <w:divBdr>
            <w:top w:val="none" w:sz="0" w:space="0" w:color="auto"/>
            <w:left w:val="none" w:sz="0" w:space="0" w:color="auto"/>
            <w:bottom w:val="none" w:sz="0" w:space="0" w:color="auto"/>
            <w:right w:val="none" w:sz="0" w:space="0" w:color="auto"/>
          </w:divBdr>
        </w:div>
        <w:div w:id="932590217">
          <w:marLeft w:val="640"/>
          <w:marRight w:val="0"/>
          <w:marTop w:val="0"/>
          <w:marBottom w:val="0"/>
          <w:divBdr>
            <w:top w:val="none" w:sz="0" w:space="0" w:color="auto"/>
            <w:left w:val="none" w:sz="0" w:space="0" w:color="auto"/>
            <w:bottom w:val="none" w:sz="0" w:space="0" w:color="auto"/>
            <w:right w:val="none" w:sz="0" w:space="0" w:color="auto"/>
          </w:divBdr>
        </w:div>
        <w:div w:id="1396973883">
          <w:marLeft w:val="640"/>
          <w:marRight w:val="0"/>
          <w:marTop w:val="0"/>
          <w:marBottom w:val="0"/>
          <w:divBdr>
            <w:top w:val="none" w:sz="0" w:space="0" w:color="auto"/>
            <w:left w:val="none" w:sz="0" w:space="0" w:color="auto"/>
            <w:bottom w:val="none" w:sz="0" w:space="0" w:color="auto"/>
            <w:right w:val="none" w:sz="0" w:space="0" w:color="auto"/>
          </w:divBdr>
        </w:div>
        <w:div w:id="1712417461">
          <w:marLeft w:val="640"/>
          <w:marRight w:val="0"/>
          <w:marTop w:val="0"/>
          <w:marBottom w:val="0"/>
          <w:divBdr>
            <w:top w:val="none" w:sz="0" w:space="0" w:color="auto"/>
            <w:left w:val="none" w:sz="0" w:space="0" w:color="auto"/>
            <w:bottom w:val="none" w:sz="0" w:space="0" w:color="auto"/>
            <w:right w:val="none" w:sz="0" w:space="0" w:color="auto"/>
          </w:divBdr>
        </w:div>
        <w:div w:id="1313830574">
          <w:marLeft w:val="640"/>
          <w:marRight w:val="0"/>
          <w:marTop w:val="0"/>
          <w:marBottom w:val="0"/>
          <w:divBdr>
            <w:top w:val="none" w:sz="0" w:space="0" w:color="auto"/>
            <w:left w:val="none" w:sz="0" w:space="0" w:color="auto"/>
            <w:bottom w:val="none" w:sz="0" w:space="0" w:color="auto"/>
            <w:right w:val="none" w:sz="0" w:space="0" w:color="auto"/>
          </w:divBdr>
        </w:div>
        <w:div w:id="168059947">
          <w:marLeft w:val="640"/>
          <w:marRight w:val="0"/>
          <w:marTop w:val="0"/>
          <w:marBottom w:val="0"/>
          <w:divBdr>
            <w:top w:val="none" w:sz="0" w:space="0" w:color="auto"/>
            <w:left w:val="none" w:sz="0" w:space="0" w:color="auto"/>
            <w:bottom w:val="none" w:sz="0" w:space="0" w:color="auto"/>
            <w:right w:val="none" w:sz="0" w:space="0" w:color="auto"/>
          </w:divBdr>
        </w:div>
        <w:div w:id="1506282213">
          <w:marLeft w:val="640"/>
          <w:marRight w:val="0"/>
          <w:marTop w:val="0"/>
          <w:marBottom w:val="0"/>
          <w:divBdr>
            <w:top w:val="none" w:sz="0" w:space="0" w:color="auto"/>
            <w:left w:val="none" w:sz="0" w:space="0" w:color="auto"/>
            <w:bottom w:val="none" w:sz="0" w:space="0" w:color="auto"/>
            <w:right w:val="none" w:sz="0" w:space="0" w:color="auto"/>
          </w:divBdr>
        </w:div>
        <w:div w:id="145972684">
          <w:marLeft w:val="640"/>
          <w:marRight w:val="0"/>
          <w:marTop w:val="0"/>
          <w:marBottom w:val="0"/>
          <w:divBdr>
            <w:top w:val="none" w:sz="0" w:space="0" w:color="auto"/>
            <w:left w:val="none" w:sz="0" w:space="0" w:color="auto"/>
            <w:bottom w:val="none" w:sz="0" w:space="0" w:color="auto"/>
            <w:right w:val="none" w:sz="0" w:space="0" w:color="auto"/>
          </w:divBdr>
        </w:div>
        <w:div w:id="45955618">
          <w:marLeft w:val="640"/>
          <w:marRight w:val="0"/>
          <w:marTop w:val="0"/>
          <w:marBottom w:val="0"/>
          <w:divBdr>
            <w:top w:val="none" w:sz="0" w:space="0" w:color="auto"/>
            <w:left w:val="none" w:sz="0" w:space="0" w:color="auto"/>
            <w:bottom w:val="none" w:sz="0" w:space="0" w:color="auto"/>
            <w:right w:val="none" w:sz="0" w:space="0" w:color="auto"/>
          </w:divBdr>
        </w:div>
        <w:div w:id="973949232">
          <w:marLeft w:val="640"/>
          <w:marRight w:val="0"/>
          <w:marTop w:val="0"/>
          <w:marBottom w:val="0"/>
          <w:divBdr>
            <w:top w:val="none" w:sz="0" w:space="0" w:color="auto"/>
            <w:left w:val="none" w:sz="0" w:space="0" w:color="auto"/>
            <w:bottom w:val="none" w:sz="0" w:space="0" w:color="auto"/>
            <w:right w:val="none" w:sz="0" w:space="0" w:color="auto"/>
          </w:divBdr>
        </w:div>
        <w:div w:id="1339381888">
          <w:marLeft w:val="640"/>
          <w:marRight w:val="0"/>
          <w:marTop w:val="0"/>
          <w:marBottom w:val="0"/>
          <w:divBdr>
            <w:top w:val="none" w:sz="0" w:space="0" w:color="auto"/>
            <w:left w:val="none" w:sz="0" w:space="0" w:color="auto"/>
            <w:bottom w:val="none" w:sz="0" w:space="0" w:color="auto"/>
            <w:right w:val="none" w:sz="0" w:space="0" w:color="auto"/>
          </w:divBdr>
        </w:div>
        <w:div w:id="1284388182">
          <w:marLeft w:val="640"/>
          <w:marRight w:val="0"/>
          <w:marTop w:val="0"/>
          <w:marBottom w:val="0"/>
          <w:divBdr>
            <w:top w:val="none" w:sz="0" w:space="0" w:color="auto"/>
            <w:left w:val="none" w:sz="0" w:space="0" w:color="auto"/>
            <w:bottom w:val="none" w:sz="0" w:space="0" w:color="auto"/>
            <w:right w:val="none" w:sz="0" w:space="0" w:color="auto"/>
          </w:divBdr>
        </w:div>
        <w:div w:id="1076708107">
          <w:marLeft w:val="640"/>
          <w:marRight w:val="0"/>
          <w:marTop w:val="0"/>
          <w:marBottom w:val="0"/>
          <w:divBdr>
            <w:top w:val="none" w:sz="0" w:space="0" w:color="auto"/>
            <w:left w:val="none" w:sz="0" w:space="0" w:color="auto"/>
            <w:bottom w:val="none" w:sz="0" w:space="0" w:color="auto"/>
            <w:right w:val="none" w:sz="0" w:space="0" w:color="auto"/>
          </w:divBdr>
        </w:div>
        <w:div w:id="670060031">
          <w:marLeft w:val="640"/>
          <w:marRight w:val="0"/>
          <w:marTop w:val="0"/>
          <w:marBottom w:val="0"/>
          <w:divBdr>
            <w:top w:val="none" w:sz="0" w:space="0" w:color="auto"/>
            <w:left w:val="none" w:sz="0" w:space="0" w:color="auto"/>
            <w:bottom w:val="none" w:sz="0" w:space="0" w:color="auto"/>
            <w:right w:val="none" w:sz="0" w:space="0" w:color="auto"/>
          </w:divBdr>
        </w:div>
        <w:div w:id="1259410507">
          <w:marLeft w:val="640"/>
          <w:marRight w:val="0"/>
          <w:marTop w:val="0"/>
          <w:marBottom w:val="0"/>
          <w:divBdr>
            <w:top w:val="none" w:sz="0" w:space="0" w:color="auto"/>
            <w:left w:val="none" w:sz="0" w:space="0" w:color="auto"/>
            <w:bottom w:val="none" w:sz="0" w:space="0" w:color="auto"/>
            <w:right w:val="none" w:sz="0" w:space="0" w:color="auto"/>
          </w:divBdr>
        </w:div>
        <w:div w:id="68507586">
          <w:marLeft w:val="640"/>
          <w:marRight w:val="0"/>
          <w:marTop w:val="0"/>
          <w:marBottom w:val="0"/>
          <w:divBdr>
            <w:top w:val="none" w:sz="0" w:space="0" w:color="auto"/>
            <w:left w:val="none" w:sz="0" w:space="0" w:color="auto"/>
            <w:bottom w:val="none" w:sz="0" w:space="0" w:color="auto"/>
            <w:right w:val="none" w:sz="0" w:space="0" w:color="auto"/>
          </w:divBdr>
        </w:div>
        <w:div w:id="1525436437">
          <w:marLeft w:val="640"/>
          <w:marRight w:val="0"/>
          <w:marTop w:val="0"/>
          <w:marBottom w:val="0"/>
          <w:divBdr>
            <w:top w:val="none" w:sz="0" w:space="0" w:color="auto"/>
            <w:left w:val="none" w:sz="0" w:space="0" w:color="auto"/>
            <w:bottom w:val="none" w:sz="0" w:space="0" w:color="auto"/>
            <w:right w:val="none" w:sz="0" w:space="0" w:color="auto"/>
          </w:divBdr>
        </w:div>
        <w:div w:id="1336109696">
          <w:marLeft w:val="640"/>
          <w:marRight w:val="0"/>
          <w:marTop w:val="0"/>
          <w:marBottom w:val="0"/>
          <w:divBdr>
            <w:top w:val="none" w:sz="0" w:space="0" w:color="auto"/>
            <w:left w:val="none" w:sz="0" w:space="0" w:color="auto"/>
            <w:bottom w:val="none" w:sz="0" w:space="0" w:color="auto"/>
            <w:right w:val="none" w:sz="0" w:space="0" w:color="auto"/>
          </w:divBdr>
        </w:div>
        <w:div w:id="1800611466">
          <w:marLeft w:val="640"/>
          <w:marRight w:val="0"/>
          <w:marTop w:val="0"/>
          <w:marBottom w:val="0"/>
          <w:divBdr>
            <w:top w:val="none" w:sz="0" w:space="0" w:color="auto"/>
            <w:left w:val="none" w:sz="0" w:space="0" w:color="auto"/>
            <w:bottom w:val="none" w:sz="0" w:space="0" w:color="auto"/>
            <w:right w:val="none" w:sz="0" w:space="0" w:color="auto"/>
          </w:divBdr>
        </w:div>
        <w:div w:id="326135428">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86663276">
      <w:bodyDiv w:val="1"/>
      <w:marLeft w:val="0"/>
      <w:marRight w:val="0"/>
      <w:marTop w:val="0"/>
      <w:marBottom w:val="0"/>
      <w:divBdr>
        <w:top w:val="none" w:sz="0" w:space="0" w:color="auto"/>
        <w:left w:val="none" w:sz="0" w:space="0" w:color="auto"/>
        <w:bottom w:val="none" w:sz="0" w:space="0" w:color="auto"/>
        <w:right w:val="none" w:sz="0" w:space="0" w:color="auto"/>
      </w:divBdr>
      <w:divsChild>
        <w:div w:id="598947695">
          <w:marLeft w:val="640"/>
          <w:marRight w:val="0"/>
          <w:marTop w:val="0"/>
          <w:marBottom w:val="0"/>
          <w:divBdr>
            <w:top w:val="none" w:sz="0" w:space="0" w:color="auto"/>
            <w:left w:val="none" w:sz="0" w:space="0" w:color="auto"/>
            <w:bottom w:val="none" w:sz="0" w:space="0" w:color="auto"/>
            <w:right w:val="none" w:sz="0" w:space="0" w:color="auto"/>
          </w:divBdr>
        </w:div>
        <w:div w:id="699860790">
          <w:marLeft w:val="640"/>
          <w:marRight w:val="0"/>
          <w:marTop w:val="0"/>
          <w:marBottom w:val="0"/>
          <w:divBdr>
            <w:top w:val="none" w:sz="0" w:space="0" w:color="auto"/>
            <w:left w:val="none" w:sz="0" w:space="0" w:color="auto"/>
            <w:bottom w:val="none" w:sz="0" w:space="0" w:color="auto"/>
            <w:right w:val="none" w:sz="0" w:space="0" w:color="auto"/>
          </w:divBdr>
        </w:div>
        <w:div w:id="438061654">
          <w:marLeft w:val="640"/>
          <w:marRight w:val="0"/>
          <w:marTop w:val="0"/>
          <w:marBottom w:val="0"/>
          <w:divBdr>
            <w:top w:val="none" w:sz="0" w:space="0" w:color="auto"/>
            <w:left w:val="none" w:sz="0" w:space="0" w:color="auto"/>
            <w:bottom w:val="none" w:sz="0" w:space="0" w:color="auto"/>
            <w:right w:val="none" w:sz="0" w:space="0" w:color="auto"/>
          </w:divBdr>
        </w:div>
        <w:div w:id="1356927428">
          <w:marLeft w:val="640"/>
          <w:marRight w:val="0"/>
          <w:marTop w:val="0"/>
          <w:marBottom w:val="0"/>
          <w:divBdr>
            <w:top w:val="none" w:sz="0" w:space="0" w:color="auto"/>
            <w:left w:val="none" w:sz="0" w:space="0" w:color="auto"/>
            <w:bottom w:val="none" w:sz="0" w:space="0" w:color="auto"/>
            <w:right w:val="none" w:sz="0" w:space="0" w:color="auto"/>
          </w:divBdr>
        </w:div>
        <w:div w:id="514996569">
          <w:marLeft w:val="640"/>
          <w:marRight w:val="0"/>
          <w:marTop w:val="0"/>
          <w:marBottom w:val="0"/>
          <w:divBdr>
            <w:top w:val="none" w:sz="0" w:space="0" w:color="auto"/>
            <w:left w:val="none" w:sz="0" w:space="0" w:color="auto"/>
            <w:bottom w:val="none" w:sz="0" w:space="0" w:color="auto"/>
            <w:right w:val="none" w:sz="0" w:space="0" w:color="auto"/>
          </w:divBdr>
        </w:div>
        <w:div w:id="640884754">
          <w:marLeft w:val="640"/>
          <w:marRight w:val="0"/>
          <w:marTop w:val="0"/>
          <w:marBottom w:val="0"/>
          <w:divBdr>
            <w:top w:val="none" w:sz="0" w:space="0" w:color="auto"/>
            <w:left w:val="none" w:sz="0" w:space="0" w:color="auto"/>
            <w:bottom w:val="none" w:sz="0" w:space="0" w:color="auto"/>
            <w:right w:val="none" w:sz="0" w:space="0" w:color="auto"/>
          </w:divBdr>
        </w:div>
        <w:div w:id="1775904379">
          <w:marLeft w:val="640"/>
          <w:marRight w:val="0"/>
          <w:marTop w:val="0"/>
          <w:marBottom w:val="0"/>
          <w:divBdr>
            <w:top w:val="none" w:sz="0" w:space="0" w:color="auto"/>
            <w:left w:val="none" w:sz="0" w:space="0" w:color="auto"/>
            <w:bottom w:val="none" w:sz="0" w:space="0" w:color="auto"/>
            <w:right w:val="none" w:sz="0" w:space="0" w:color="auto"/>
          </w:divBdr>
        </w:div>
        <w:div w:id="1134327105">
          <w:marLeft w:val="640"/>
          <w:marRight w:val="0"/>
          <w:marTop w:val="0"/>
          <w:marBottom w:val="0"/>
          <w:divBdr>
            <w:top w:val="none" w:sz="0" w:space="0" w:color="auto"/>
            <w:left w:val="none" w:sz="0" w:space="0" w:color="auto"/>
            <w:bottom w:val="none" w:sz="0" w:space="0" w:color="auto"/>
            <w:right w:val="none" w:sz="0" w:space="0" w:color="auto"/>
          </w:divBdr>
        </w:div>
        <w:div w:id="2075156484">
          <w:marLeft w:val="640"/>
          <w:marRight w:val="0"/>
          <w:marTop w:val="0"/>
          <w:marBottom w:val="0"/>
          <w:divBdr>
            <w:top w:val="none" w:sz="0" w:space="0" w:color="auto"/>
            <w:left w:val="none" w:sz="0" w:space="0" w:color="auto"/>
            <w:bottom w:val="none" w:sz="0" w:space="0" w:color="auto"/>
            <w:right w:val="none" w:sz="0" w:space="0" w:color="auto"/>
          </w:divBdr>
        </w:div>
        <w:div w:id="352465649">
          <w:marLeft w:val="640"/>
          <w:marRight w:val="0"/>
          <w:marTop w:val="0"/>
          <w:marBottom w:val="0"/>
          <w:divBdr>
            <w:top w:val="none" w:sz="0" w:space="0" w:color="auto"/>
            <w:left w:val="none" w:sz="0" w:space="0" w:color="auto"/>
            <w:bottom w:val="none" w:sz="0" w:space="0" w:color="auto"/>
            <w:right w:val="none" w:sz="0" w:space="0" w:color="auto"/>
          </w:divBdr>
        </w:div>
        <w:div w:id="1855267032">
          <w:marLeft w:val="640"/>
          <w:marRight w:val="0"/>
          <w:marTop w:val="0"/>
          <w:marBottom w:val="0"/>
          <w:divBdr>
            <w:top w:val="none" w:sz="0" w:space="0" w:color="auto"/>
            <w:left w:val="none" w:sz="0" w:space="0" w:color="auto"/>
            <w:bottom w:val="none" w:sz="0" w:space="0" w:color="auto"/>
            <w:right w:val="none" w:sz="0" w:space="0" w:color="auto"/>
          </w:divBdr>
        </w:div>
        <w:div w:id="2125689131">
          <w:marLeft w:val="640"/>
          <w:marRight w:val="0"/>
          <w:marTop w:val="0"/>
          <w:marBottom w:val="0"/>
          <w:divBdr>
            <w:top w:val="none" w:sz="0" w:space="0" w:color="auto"/>
            <w:left w:val="none" w:sz="0" w:space="0" w:color="auto"/>
            <w:bottom w:val="none" w:sz="0" w:space="0" w:color="auto"/>
            <w:right w:val="none" w:sz="0" w:space="0" w:color="auto"/>
          </w:divBdr>
        </w:div>
        <w:div w:id="461731740">
          <w:marLeft w:val="640"/>
          <w:marRight w:val="0"/>
          <w:marTop w:val="0"/>
          <w:marBottom w:val="0"/>
          <w:divBdr>
            <w:top w:val="none" w:sz="0" w:space="0" w:color="auto"/>
            <w:left w:val="none" w:sz="0" w:space="0" w:color="auto"/>
            <w:bottom w:val="none" w:sz="0" w:space="0" w:color="auto"/>
            <w:right w:val="none" w:sz="0" w:space="0" w:color="auto"/>
          </w:divBdr>
        </w:div>
        <w:div w:id="1440447411">
          <w:marLeft w:val="640"/>
          <w:marRight w:val="0"/>
          <w:marTop w:val="0"/>
          <w:marBottom w:val="0"/>
          <w:divBdr>
            <w:top w:val="none" w:sz="0" w:space="0" w:color="auto"/>
            <w:left w:val="none" w:sz="0" w:space="0" w:color="auto"/>
            <w:bottom w:val="none" w:sz="0" w:space="0" w:color="auto"/>
            <w:right w:val="none" w:sz="0" w:space="0" w:color="auto"/>
          </w:divBdr>
        </w:div>
        <w:div w:id="798108755">
          <w:marLeft w:val="640"/>
          <w:marRight w:val="0"/>
          <w:marTop w:val="0"/>
          <w:marBottom w:val="0"/>
          <w:divBdr>
            <w:top w:val="none" w:sz="0" w:space="0" w:color="auto"/>
            <w:left w:val="none" w:sz="0" w:space="0" w:color="auto"/>
            <w:bottom w:val="none" w:sz="0" w:space="0" w:color="auto"/>
            <w:right w:val="none" w:sz="0" w:space="0" w:color="auto"/>
          </w:divBdr>
        </w:div>
        <w:div w:id="160317666">
          <w:marLeft w:val="640"/>
          <w:marRight w:val="0"/>
          <w:marTop w:val="0"/>
          <w:marBottom w:val="0"/>
          <w:divBdr>
            <w:top w:val="none" w:sz="0" w:space="0" w:color="auto"/>
            <w:left w:val="none" w:sz="0" w:space="0" w:color="auto"/>
            <w:bottom w:val="none" w:sz="0" w:space="0" w:color="auto"/>
            <w:right w:val="none" w:sz="0" w:space="0" w:color="auto"/>
          </w:divBdr>
        </w:div>
        <w:div w:id="671102786">
          <w:marLeft w:val="640"/>
          <w:marRight w:val="0"/>
          <w:marTop w:val="0"/>
          <w:marBottom w:val="0"/>
          <w:divBdr>
            <w:top w:val="none" w:sz="0" w:space="0" w:color="auto"/>
            <w:left w:val="none" w:sz="0" w:space="0" w:color="auto"/>
            <w:bottom w:val="none" w:sz="0" w:space="0" w:color="auto"/>
            <w:right w:val="none" w:sz="0" w:space="0" w:color="auto"/>
          </w:divBdr>
        </w:div>
        <w:div w:id="172764273">
          <w:marLeft w:val="640"/>
          <w:marRight w:val="0"/>
          <w:marTop w:val="0"/>
          <w:marBottom w:val="0"/>
          <w:divBdr>
            <w:top w:val="none" w:sz="0" w:space="0" w:color="auto"/>
            <w:left w:val="none" w:sz="0" w:space="0" w:color="auto"/>
            <w:bottom w:val="none" w:sz="0" w:space="0" w:color="auto"/>
            <w:right w:val="none" w:sz="0" w:space="0" w:color="auto"/>
          </w:divBdr>
        </w:div>
        <w:div w:id="61997071">
          <w:marLeft w:val="640"/>
          <w:marRight w:val="0"/>
          <w:marTop w:val="0"/>
          <w:marBottom w:val="0"/>
          <w:divBdr>
            <w:top w:val="none" w:sz="0" w:space="0" w:color="auto"/>
            <w:left w:val="none" w:sz="0" w:space="0" w:color="auto"/>
            <w:bottom w:val="none" w:sz="0" w:space="0" w:color="auto"/>
            <w:right w:val="none" w:sz="0" w:space="0" w:color="auto"/>
          </w:divBdr>
        </w:div>
        <w:div w:id="1325746351">
          <w:marLeft w:val="640"/>
          <w:marRight w:val="0"/>
          <w:marTop w:val="0"/>
          <w:marBottom w:val="0"/>
          <w:divBdr>
            <w:top w:val="none" w:sz="0" w:space="0" w:color="auto"/>
            <w:left w:val="none" w:sz="0" w:space="0" w:color="auto"/>
            <w:bottom w:val="none" w:sz="0" w:space="0" w:color="auto"/>
            <w:right w:val="none" w:sz="0" w:space="0" w:color="auto"/>
          </w:divBdr>
        </w:div>
        <w:div w:id="1956935578">
          <w:marLeft w:val="640"/>
          <w:marRight w:val="0"/>
          <w:marTop w:val="0"/>
          <w:marBottom w:val="0"/>
          <w:divBdr>
            <w:top w:val="none" w:sz="0" w:space="0" w:color="auto"/>
            <w:left w:val="none" w:sz="0" w:space="0" w:color="auto"/>
            <w:bottom w:val="none" w:sz="0" w:space="0" w:color="auto"/>
            <w:right w:val="none" w:sz="0" w:space="0" w:color="auto"/>
          </w:divBdr>
        </w:div>
        <w:div w:id="1783958499">
          <w:marLeft w:val="640"/>
          <w:marRight w:val="0"/>
          <w:marTop w:val="0"/>
          <w:marBottom w:val="0"/>
          <w:divBdr>
            <w:top w:val="none" w:sz="0" w:space="0" w:color="auto"/>
            <w:left w:val="none" w:sz="0" w:space="0" w:color="auto"/>
            <w:bottom w:val="none" w:sz="0" w:space="0" w:color="auto"/>
            <w:right w:val="none" w:sz="0" w:space="0" w:color="auto"/>
          </w:divBdr>
        </w:div>
        <w:div w:id="306012818">
          <w:marLeft w:val="640"/>
          <w:marRight w:val="0"/>
          <w:marTop w:val="0"/>
          <w:marBottom w:val="0"/>
          <w:divBdr>
            <w:top w:val="none" w:sz="0" w:space="0" w:color="auto"/>
            <w:left w:val="none" w:sz="0" w:space="0" w:color="auto"/>
            <w:bottom w:val="none" w:sz="0" w:space="0" w:color="auto"/>
            <w:right w:val="none" w:sz="0" w:space="0" w:color="auto"/>
          </w:divBdr>
        </w:div>
        <w:div w:id="467213469">
          <w:marLeft w:val="640"/>
          <w:marRight w:val="0"/>
          <w:marTop w:val="0"/>
          <w:marBottom w:val="0"/>
          <w:divBdr>
            <w:top w:val="none" w:sz="0" w:space="0" w:color="auto"/>
            <w:left w:val="none" w:sz="0" w:space="0" w:color="auto"/>
            <w:bottom w:val="none" w:sz="0" w:space="0" w:color="auto"/>
            <w:right w:val="none" w:sz="0" w:space="0" w:color="auto"/>
          </w:divBdr>
        </w:div>
        <w:div w:id="1350792196">
          <w:marLeft w:val="640"/>
          <w:marRight w:val="0"/>
          <w:marTop w:val="0"/>
          <w:marBottom w:val="0"/>
          <w:divBdr>
            <w:top w:val="none" w:sz="0" w:space="0" w:color="auto"/>
            <w:left w:val="none" w:sz="0" w:space="0" w:color="auto"/>
            <w:bottom w:val="none" w:sz="0" w:space="0" w:color="auto"/>
            <w:right w:val="none" w:sz="0" w:space="0" w:color="auto"/>
          </w:divBdr>
        </w:div>
        <w:div w:id="1724985872">
          <w:marLeft w:val="640"/>
          <w:marRight w:val="0"/>
          <w:marTop w:val="0"/>
          <w:marBottom w:val="0"/>
          <w:divBdr>
            <w:top w:val="none" w:sz="0" w:space="0" w:color="auto"/>
            <w:left w:val="none" w:sz="0" w:space="0" w:color="auto"/>
            <w:bottom w:val="none" w:sz="0" w:space="0" w:color="auto"/>
            <w:right w:val="none" w:sz="0" w:space="0" w:color="auto"/>
          </w:divBdr>
        </w:div>
        <w:div w:id="856314362">
          <w:marLeft w:val="640"/>
          <w:marRight w:val="0"/>
          <w:marTop w:val="0"/>
          <w:marBottom w:val="0"/>
          <w:divBdr>
            <w:top w:val="none" w:sz="0" w:space="0" w:color="auto"/>
            <w:left w:val="none" w:sz="0" w:space="0" w:color="auto"/>
            <w:bottom w:val="none" w:sz="0" w:space="0" w:color="auto"/>
            <w:right w:val="none" w:sz="0" w:space="0" w:color="auto"/>
          </w:divBdr>
        </w:div>
        <w:div w:id="339433943">
          <w:marLeft w:val="640"/>
          <w:marRight w:val="0"/>
          <w:marTop w:val="0"/>
          <w:marBottom w:val="0"/>
          <w:divBdr>
            <w:top w:val="none" w:sz="0" w:space="0" w:color="auto"/>
            <w:left w:val="none" w:sz="0" w:space="0" w:color="auto"/>
            <w:bottom w:val="none" w:sz="0" w:space="0" w:color="auto"/>
            <w:right w:val="none" w:sz="0" w:space="0" w:color="auto"/>
          </w:divBdr>
        </w:div>
        <w:div w:id="1095054708">
          <w:marLeft w:val="640"/>
          <w:marRight w:val="0"/>
          <w:marTop w:val="0"/>
          <w:marBottom w:val="0"/>
          <w:divBdr>
            <w:top w:val="none" w:sz="0" w:space="0" w:color="auto"/>
            <w:left w:val="none" w:sz="0" w:space="0" w:color="auto"/>
            <w:bottom w:val="none" w:sz="0" w:space="0" w:color="auto"/>
            <w:right w:val="none" w:sz="0" w:space="0" w:color="auto"/>
          </w:divBdr>
        </w:div>
        <w:div w:id="779029620">
          <w:marLeft w:val="640"/>
          <w:marRight w:val="0"/>
          <w:marTop w:val="0"/>
          <w:marBottom w:val="0"/>
          <w:divBdr>
            <w:top w:val="none" w:sz="0" w:space="0" w:color="auto"/>
            <w:left w:val="none" w:sz="0" w:space="0" w:color="auto"/>
            <w:bottom w:val="none" w:sz="0" w:space="0" w:color="auto"/>
            <w:right w:val="none" w:sz="0" w:space="0" w:color="auto"/>
          </w:divBdr>
        </w:div>
        <w:div w:id="1512187358">
          <w:marLeft w:val="640"/>
          <w:marRight w:val="0"/>
          <w:marTop w:val="0"/>
          <w:marBottom w:val="0"/>
          <w:divBdr>
            <w:top w:val="none" w:sz="0" w:space="0" w:color="auto"/>
            <w:left w:val="none" w:sz="0" w:space="0" w:color="auto"/>
            <w:bottom w:val="none" w:sz="0" w:space="0" w:color="auto"/>
            <w:right w:val="none" w:sz="0" w:space="0" w:color="auto"/>
          </w:divBdr>
        </w:div>
        <w:div w:id="950168957">
          <w:marLeft w:val="640"/>
          <w:marRight w:val="0"/>
          <w:marTop w:val="0"/>
          <w:marBottom w:val="0"/>
          <w:divBdr>
            <w:top w:val="none" w:sz="0" w:space="0" w:color="auto"/>
            <w:left w:val="none" w:sz="0" w:space="0" w:color="auto"/>
            <w:bottom w:val="none" w:sz="0" w:space="0" w:color="auto"/>
            <w:right w:val="none" w:sz="0" w:space="0" w:color="auto"/>
          </w:divBdr>
        </w:div>
        <w:div w:id="59793859">
          <w:marLeft w:val="640"/>
          <w:marRight w:val="0"/>
          <w:marTop w:val="0"/>
          <w:marBottom w:val="0"/>
          <w:divBdr>
            <w:top w:val="none" w:sz="0" w:space="0" w:color="auto"/>
            <w:left w:val="none" w:sz="0" w:space="0" w:color="auto"/>
            <w:bottom w:val="none" w:sz="0" w:space="0" w:color="auto"/>
            <w:right w:val="none" w:sz="0" w:space="0" w:color="auto"/>
          </w:divBdr>
        </w:div>
        <w:div w:id="626931635">
          <w:marLeft w:val="640"/>
          <w:marRight w:val="0"/>
          <w:marTop w:val="0"/>
          <w:marBottom w:val="0"/>
          <w:divBdr>
            <w:top w:val="none" w:sz="0" w:space="0" w:color="auto"/>
            <w:left w:val="none" w:sz="0" w:space="0" w:color="auto"/>
            <w:bottom w:val="none" w:sz="0" w:space="0" w:color="auto"/>
            <w:right w:val="none" w:sz="0" w:space="0" w:color="auto"/>
          </w:divBdr>
        </w:div>
        <w:div w:id="1507477533">
          <w:marLeft w:val="640"/>
          <w:marRight w:val="0"/>
          <w:marTop w:val="0"/>
          <w:marBottom w:val="0"/>
          <w:divBdr>
            <w:top w:val="none" w:sz="0" w:space="0" w:color="auto"/>
            <w:left w:val="none" w:sz="0" w:space="0" w:color="auto"/>
            <w:bottom w:val="none" w:sz="0" w:space="0" w:color="auto"/>
            <w:right w:val="none" w:sz="0" w:space="0" w:color="auto"/>
          </w:divBdr>
        </w:div>
        <w:div w:id="397823882">
          <w:marLeft w:val="640"/>
          <w:marRight w:val="0"/>
          <w:marTop w:val="0"/>
          <w:marBottom w:val="0"/>
          <w:divBdr>
            <w:top w:val="none" w:sz="0" w:space="0" w:color="auto"/>
            <w:left w:val="none" w:sz="0" w:space="0" w:color="auto"/>
            <w:bottom w:val="none" w:sz="0" w:space="0" w:color="auto"/>
            <w:right w:val="none" w:sz="0" w:space="0" w:color="auto"/>
          </w:divBdr>
        </w:div>
        <w:div w:id="2117943561">
          <w:marLeft w:val="640"/>
          <w:marRight w:val="0"/>
          <w:marTop w:val="0"/>
          <w:marBottom w:val="0"/>
          <w:divBdr>
            <w:top w:val="none" w:sz="0" w:space="0" w:color="auto"/>
            <w:left w:val="none" w:sz="0" w:space="0" w:color="auto"/>
            <w:bottom w:val="none" w:sz="0" w:space="0" w:color="auto"/>
            <w:right w:val="none" w:sz="0" w:space="0" w:color="auto"/>
          </w:divBdr>
        </w:div>
        <w:div w:id="240942947">
          <w:marLeft w:val="640"/>
          <w:marRight w:val="0"/>
          <w:marTop w:val="0"/>
          <w:marBottom w:val="0"/>
          <w:divBdr>
            <w:top w:val="none" w:sz="0" w:space="0" w:color="auto"/>
            <w:left w:val="none" w:sz="0" w:space="0" w:color="auto"/>
            <w:bottom w:val="none" w:sz="0" w:space="0" w:color="auto"/>
            <w:right w:val="none" w:sz="0" w:space="0" w:color="auto"/>
          </w:divBdr>
        </w:div>
        <w:div w:id="462045766">
          <w:marLeft w:val="640"/>
          <w:marRight w:val="0"/>
          <w:marTop w:val="0"/>
          <w:marBottom w:val="0"/>
          <w:divBdr>
            <w:top w:val="none" w:sz="0" w:space="0" w:color="auto"/>
            <w:left w:val="none" w:sz="0" w:space="0" w:color="auto"/>
            <w:bottom w:val="none" w:sz="0" w:space="0" w:color="auto"/>
            <w:right w:val="none" w:sz="0" w:space="0" w:color="auto"/>
          </w:divBdr>
        </w:div>
        <w:div w:id="118645556">
          <w:marLeft w:val="640"/>
          <w:marRight w:val="0"/>
          <w:marTop w:val="0"/>
          <w:marBottom w:val="0"/>
          <w:divBdr>
            <w:top w:val="none" w:sz="0" w:space="0" w:color="auto"/>
            <w:left w:val="none" w:sz="0" w:space="0" w:color="auto"/>
            <w:bottom w:val="none" w:sz="0" w:space="0" w:color="auto"/>
            <w:right w:val="none" w:sz="0" w:space="0" w:color="auto"/>
          </w:divBdr>
        </w:div>
        <w:div w:id="1651057792">
          <w:marLeft w:val="640"/>
          <w:marRight w:val="0"/>
          <w:marTop w:val="0"/>
          <w:marBottom w:val="0"/>
          <w:divBdr>
            <w:top w:val="none" w:sz="0" w:space="0" w:color="auto"/>
            <w:left w:val="none" w:sz="0" w:space="0" w:color="auto"/>
            <w:bottom w:val="none" w:sz="0" w:space="0" w:color="auto"/>
            <w:right w:val="none" w:sz="0" w:space="0" w:color="auto"/>
          </w:divBdr>
        </w:div>
        <w:div w:id="1592741481">
          <w:marLeft w:val="640"/>
          <w:marRight w:val="0"/>
          <w:marTop w:val="0"/>
          <w:marBottom w:val="0"/>
          <w:divBdr>
            <w:top w:val="none" w:sz="0" w:space="0" w:color="auto"/>
            <w:left w:val="none" w:sz="0" w:space="0" w:color="auto"/>
            <w:bottom w:val="none" w:sz="0" w:space="0" w:color="auto"/>
            <w:right w:val="none" w:sz="0" w:space="0" w:color="auto"/>
          </w:divBdr>
        </w:div>
        <w:div w:id="605046206">
          <w:marLeft w:val="640"/>
          <w:marRight w:val="0"/>
          <w:marTop w:val="0"/>
          <w:marBottom w:val="0"/>
          <w:divBdr>
            <w:top w:val="none" w:sz="0" w:space="0" w:color="auto"/>
            <w:left w:val="none" w:sz="0" w:space="0" w:color="auto"/>
            <w:bottom w:val="none" w:sz="0" w:space="0" w:color="auto"/>
            <w:right w:val="none" w:sz="0" w:space="0" w:color="auto"/>
          </w:divBdr>
        </w:div>
        <w:div w:id="889539694">
          <w:marLeft w:val="640"/>
          <w:marRight w:val="0"/>
          <w:marTop w:val="0"/>
          <w:marBottom w:val="0"/>
          <w:divBdr>
            <w:top w:val="none" w:sz="0" w:space="0" w:color="auto"/>
            <w:left w:val="none" w:sz="0" w:space="0" w:color="auto"/>
            <w:bottom w:val="none" w:sz="0" w:space="0" w:color="auto"/>
            <w:right w:val="none" w:sz="0" w:space="0" w:color="auto"/>
          </w:divBdr>
        </w:div>
        <w:div w:id="1042483099">
          <w:marLeft w:val="640"/>
          <w:marRight w:val="0"/>
          <w:marTop w:val="0"/>
          <w:marBottom w:val="0"/>
          <w:divBdr>
            <w:top w:val="none" w:sz="0" w:space="0" w:color="auto"/>
            <w:left w:val="none" w:sz="0" w:space="0" w:color="auto"/>
            <w:bottom w:val="none" w:sz="0" w:space="0" w:color="auto"/>
            <w:right w:val="none" w:sz="0" w:space="0" w:color="auto"/>
          </w:divBdr>
        </w:div>
        <w:div w:id="1173103053">
          <w:marLeft w:val="640"/>
          <w:marRight w:val="0"/>
          <w:marTop w:val="0"/>
          <w:marBottom w:val="0"/>
          <w:divBdr>
            <w:top w:val="none" w:sz="0" w:space="0" w:color="auto"/>
            <w:left w:val="none" w:sz="0" w:space="0" w:color="auto"/>
            <w:bottom w:val="none" w:sz="0" w:space="0" w:color="auto"/>
            <w:right w:val="none" w:sz="0" w:space="0" w:color="auto"/>
          </w:divBdr>
        </w:div>
        <w:div w:id="1314679806">
          <w:marLeft w:val="640"/>
          <w:marRight w:val="0"/>
          <w:marTop w:val="0"/>
          <w:marBottom w:val="0"/>
          <w:divBdr>
            <w:top w:val="none" w:sz="0" w:space="0" w:color="auto"/>
            <w:left w:val="none" w:sz="0" w:space="0" w:color="auto"/>
            <w:bottom w:val="none" w:sz="0" w:space="0" w:color="auto"/>
            <w:right w:val="none" w:sz="0" w:space="0" w:color="auto"/>
          </w:divBdr>
        </w:div>
        <w:div w:id="309212755">
          <w:marLeft w:val="640"/>
          <w:marRight w:val="0"/>
          <w:marTop w:val="0"/>
          <w:marBottom w:val="0"/>
          <w:divBdr>
            <w:top w:val="none" w:sz="0" w:space="0" w:color="auto"/>
            <w:left w:val="none" w:sz="0" w:space="0" w:color="auto"/>
            <w:bottom w:val="none" w:sz="0" w:space="0" w:color="auto"/>
            <w:right w:val="none" w:sz="0" w:space="0" w:color="auto"/>
          </w:divBdr>
        </w:div>
        <w:div w:id="426583050">
          <w:marLeft w:val="640"/>
          <w:marRight w:val="0"/>
          <w:marTop w:val="0"/>
          <w:marBottom w:val="0"/>
          <w:divBdr>
            <w:top w:val="none" w:sz="0" w:space="0" w:color="auto"/>
            <w:left w:val="none" w:sz="0" w:space="0" w:color="auto"/>
            <w:bottom w:val="none" w:sz="0" w:space="0" w:color="auto"/>
            <w:right w:val="none" w:sz="0" w:space="0" w:color="auto"/>
          </w:divBdr>
        </w:div>
        <w:div w:id="568006529">
          <w:marLeft w:val="640"/>
          <w:marRight w:val="0"/>
          <w:marTop w:val="0"/>
          <w:marBottom w:val="0"/>
          <w:divBdr>
            <w:top w:val="none" w:sz="0" w:space="0" w:color="auto"/>
            <w:left w:val="none" w:sz="0" w:space="0" w:color="auto"/>
            <w:bottom w:val="none" w:sz="0" w:space="0" w:color="auto"/>
            <w:right w:val="none" w:sz="0" w:space="0" w:color="auto"/>
          </w:divBdr>
        </w:div>
        <w:div w:id="994064452">
          <w:marLeft w:val="640"/>
          <w:marRight w:val="0"/>
          <w:marTop w:val="0"/>
          <w:marBottom w:val="0"/>
          <w:divBdr>
            <w:top w:val="none" w:sz="0" w:space="0" w:color="auto"/>
            <w:left w:val="none" w:sz="0" w:space="0" w:color="auto"/>
            <w:bottom w:val="none" w:sz="0" w:space="0" w:color="auto"/>
            <w:right w:val="none" w:sz="0" w:space="0" w:color="auto"/>
          </w:divBdr>
        </w:div>
        <w:div w:id="243295984">
          <w:marLeft w:val="640"/>
          <w:marRight w:val="0"/>
          <w:marTop w:val="0"/>
          <w:marBottom w:val="0"/>
          <w:divBdr>
            <w:top w:val="none" w:sz="0" w:space="0" w:color="auto"/>
            <w:left w:val="none" w:sz="0" w:space="0" w:color="auto"/>
            <w:bottom w:val="none" w:sz="0" w:space="0" w:color="auto"/>
            <w:right w:val="none" w:sz="0" w:space="0" w:color="auto"/>
          </w:divBdr>
        </w:div>
        <w:div w:id="1053116532">
          <w:marLeft w:val="640"/>
          <w:marRight w:val="0"/>
          <w:marTop w:val="0"/>
          <w:marBottom w:val="0"/>
          <w:divBdr>
            <w:top w:val="none" w:sz="0" w:space="0" w:color="auto"/>
            <w:left w:val="none" w:sz="0" w:space="0" w:color="auto"/>
            <w:bottom w:val="none" w:sz="0" w:space="0" w:color="auto"/>
            <w:right w:val="none" w:sz="0" w:space="0" w:color="auto"/>
          </w:divBdr>
        </w:div>
        <w:div w:id="518544219">
          <w:marLeft w:val="640"/>
          <w:marRight w:val="0"/>
          <w:marTop w:val="0"/>
          <w:marBottom w:val="0"/>
          <w:divBdr>
            <w:top w:val="none" w:sz="0" w:space="0" w:color="auto"/>
            <w:left w:val="none" w:sz="0" w:space="0" w:color="auto"/>
            <w:bottom w:val="none" w:sz="0" w:space="0" w:color="auto"/>
            <w:right w:val="none" w:sz="0" w:space="0" w:color="auto"/>
          </w:divBdr>
        </w:div>
        <w:div w:id="1694843041">
          <w:marLeft w:val="640"/>
          <w:marRight w:val="0"/>
          <w:marTop w:val="0"/>
          <w:marBottom w:val="0"/>
          <w:divBdr>
            <w:top w:val="none" w:sz="0" w:space="0" w:color="auto"/>
            <w:left w:val="none" w:sz="0" w:space="0" w:color="auto"/>
            <w:bottom w:val="none" w:sz="0" w:space="0" w:color="auto"/>
            <w:right w:val="none" w:sz="0" w:space="0" w:color="auto"/>
          </w:divBdr>
        </w:div>
        <w:div w:id="2102676233">
          <w:marLeft w:val="640"/>
          <w:marRight w:val="0"/>
          <w:marTop w:val="0"/>
          <w:marBottom w:val="0"/>
          <w:divBdr>
            <w:top w:val="none" w:sz="0" w:space="0" w:color="auto"/>
            <w:left w:val="none" w:sz="0" w:space="0" w:color="auto"/>
            <w:bottom w:val="none" w:sz="0" w:space="0" w:color="auto"/>
            <w:right w:val="none" w:sz="0" w:space="0" w:color="auto"/>
          </w:divBdr>
        </w:div>
        <w:div w:id="1054894538">
          <w:marLeft w:val="640"/>
          <w:marRight w:val="0"/>
          <w:marTop w:val="0"/>
          <w:marBottom w:val="0"/>
          <w:divBdr>
            <w:top w:val="none" w:sz="0" w:space="0" w:color="auto"/>
            <w:left w:val="none" w:sz="0" w:space="0" w:color="auto"/>
            <w:bottom w:val="none" w:sz="0" w:space="0" w:color="auto"/>
            <w:right w:val="none" w:sz="0" w:space="0" w:color="auto"/>
          </w:divBdr>
        </w:div>
        <w:div w:id="495191013">
          <w:marLeft w:val="640"/>
          <w:marRight w:val="0"/>
          <w:marTop w:val="0"/>
          <w:marBottom w:val="0"/>
          <w:divBdr>
            <w:top w:val="none" w:sz="0" w:space="0" w:color="auto"/>
            <w:left w:val="none" w:sz="0" w:space="0" w:color="auto"/>
            <w:bottom w:val="none" w:sz="0" w:space="0" w:color="auto"/>
            <w:right w:val="none" w:sz="0" w:space="0" w:color="auto"/>
          </w:divBdr>
        </w:div>
        <w:div w:id="1897355376">
          <w:marLeft w:val="640"/>
          <w:marRight w:val="0"/>
          <w:marTop w:val="0"/>
          <w:marBottom w:val="0"/>
          <w:divBdr>
            <w:top w:val="none" w:sz="0" w:space="0" w:color="auto"/>
            <w:left w:val="none" w:sz="0" w:space="0" w:color="auto"/>
            <w:bottom w:val="none" w:sz="0" w:space="0" w:color="auto"/>
            <w:right w:val="none" w:sz="0" w:space="0" w:color="auto"/>
          </w:divBdr>
        </w:div>
        <w:div w:id="1553418808">
          <w:marLeft w:val="640"/>
          <w:marRight w:val="0"/>
          <w:marTop w:val="0"/>
          <w:marBottom w:val="0"/>
          <w:divBdr>
            <w:top w:val="none" w:sz="0" w:space="0" w:color="auto"/>
            <w:left w:val="none" w:sz="0" w:space="0" w:color="auto"/>
            <w:bottom w:val="none" w:sz="0" w:space="0" w:color="auto"/>
            <w:right w:val="none" w:sz="0" w:space="0" w:color="auto"/>
          </w:divBdr>
        </w:div>
        <w:div w:id="1506631585">
          <w:marLeft w:val="640"/>
          <w:marRight w:val="0"/>
          <w:marTop w:val="0"/>
          <w:marBottom w:val="0"/>
          <w:divBdr>
            <w:top w:val="none" w:sz="0" w:space="0" w:color="auto"/>
            <w:left w:val="none" w:sz="0" w:space="0" w:color="auto"/>
            <w:bottom w:val="none" w:sz="0" w:space="0" w:color="auto"/>
            <w:right w:val="none" w:sz="0" w:space="0" w:color="auto"/>
          </w:divBdr>
        </w:div>
        <w:div w:id="1189832342">
          <w:marLeft w:val="640"/>
          <w:marRight w:val="0"/>
          <w:marTop w:val="0"/>
          <w:marBottom w:val="0"/>
          <w:divBdr>
            <w:top w:val="none" w:sz="0" w:space="0" w:color="auto"/>
            <w:left w:val="none" w:sz="0" w:space="0" w:color="auto"/>
            <w:bottom w:val="none" w:sz="0" w:space="0" w:color="auto"/>
            <w:right w:val="none" w:sz="0" w:space="0" w:color="auto"/>
          </w:divBdr>
        </w:div>
        <w:div w:id="683746167">
          <w:marLeft w:val="640"/>
          <w:marRight w:val="0"/>
          <w:marTop w:val="0"/>
          <w:marBottom w:val="0"/>
          <w:divBdr>
            <w:top w:val="none" w:sz="0" w:space="0" w:color="auto"/>
            <w:left w:val="none" w:sz="0" w:space="0" w:color="auto"/>
            <w:bottom w:val="none" w:sz="0" w:space="0" w:color="auto"/>
            <w:right w:val="none" w:sz="0" w:space="0" w:color="auto"/>
          </w:divBdr>
        </w:div>
        <w:div w:id="319115592">
          <w:marLeft w:val="640"/>
          <w:marRight w:val="0"/>
          <w:marTop w:val="0"/>
          <w:marBottom w:val="0"/>
          <w:divBdr>
            <w:top w:val="none" w:sz="0" w:space="0" w:color="auto"/>
            <w:left w:val="none" w:sz="0" w:space="0" w:color="auto"/>
            <w:bottom w:val="none" w:sz="0" w:space="0" w:color="auto"/>
            <w:right w:val="none" w:sz="0" w:space="0" w:color="auto"/>
          </w:divBdr>
        </w:div>
        <w:div w:id="1158498083">
          <w:marLeft w:val="640"/>
          <w:marRight w:val="0"/>
          <w:marTop w:val="0"/>
          <w:marBottom w:val="0"/>
          <w:divBdr>
            <w:top w:val="none" w:sz="0" w:space="0" w:color="auto"/>
            <w:left w:val="none" w:sz="0" w:space="0" w:color="auto"/>
            <w:bottom w:val="none" w:sz="0" w:space="0" w:color="auto"/>
            <w:right w:val="none" w:sz="0" w:space="0" w:color="auto"/>
          </w:divBdr>
        </w:div>
        <w:div w:id="423188826">
          <w:marLeft w:val="640"/>
          <w:marRight w:val="0"/>
          <w:marTop w:val="0"/>
          <w:marBottom w:val="0"/>
          <w:divBdr>
            <w:top w:val="none" w:sz="0" w:space="0" w:color="auto"/>
            <w:left w:val="none" w:sz="0" w:space="0" w:color="auto"/>
            <w:bottom w:val="none" w:sz="0" w:space="0" w:color="auto"/>
            <w:right w:val="none" w:sz="0" w:space="0" w:color="auto"/>
          </w:divBdr>
        </w:div>
        <w:div w:id="1858233061">
          <w:marLeft w:val="640"/>
          <w:marRight w:val="0"/>
          <w:marTop w:val="0"/>
          <w:marBottom w:val="0"/>
          <w:divBdr>
            <w:top w:val="none" w:sz="0" w:space="0" w:color="auto"/>
            <w:left w:val="none" w:sz="0" w:space="0" w:color="auto"/>
            <w:bottom w:val="none" w:sz="0" w:space="0" w:color="auto"/>
            <w:right w:val="none" w:sz="0" w:space="0" w:color="auto"/>
          </w:divBdr>
        </w:div>
        <w:div w:id="184751089">
          <w:marLeft w:val="640"/>
          <w:marRight w:val="0"/>
          <w:marTop w:val="0"/>
          <w:marBottom w:val="0"/>
          <w:divBdr>
            <w:top w:val="none" w:sz="0" w:space="0" w:color="auto"/>
            <w:left w:val="none" w:sz="0" w:space="0" w:color="auto"/>
            <w:bottom w:val="none" w:sz="0" w:space="0" w:color="auto"/>
            <w:right w:val="none" w:sz="0" w:space="0" w:color="auto"/>
          </w:divBdr>
        </w:div>
        <w:div w:id="444347820">
          <w:marLeft w:val="640"/>
          <w:marRight w:val="0"/>
          <w:marTop w:val="0"/>
          <w:marBottom w:val="0"/>
          <w:divBdr>
            <w:top w:val="none" w:sz="0" w:space="0" w:color="auto"/>
            <w:left w:val="none" w:sz="0" w:space="0" w:color="auto"/>
            <w:bottom w:val="none" w:sz="0" w:space="0" w:color="auto"/>
            <w:right w:val="none" w:sz="0" w:space="0" w:color="auto"/>
          </w:divBdr>
        </w:div>
        <w:div w:id="280845669">
          <w:marLeft w:val="640"/>
          <w:marRight w:val="0"/>
          <w:marTop w:val="0"/>
          <w:marBottom w:val="0"/>
          <w:divBdr>
            <w:top w:val="none" w:sz="0" w:space="0" w:color="auto"/>
            <w:left w:val="none" w:sz="0" w:space="0" w:color="auto"/>
            <w:bottom w:val="none" w:sz="0" w:space="0" w:color="auto"/>
            <w:right w:val="none" w:sz="0" w:space="0" w:color="auto"/>
          </w:divBdr>
        </w:div>
        <w:div w:id="320353048">
          <w:marLeft w:val="640"/>
          <w:marRight w:val="0"/>
          <w:marTop w:val="0"/>
          <w:marBottom w:val="0"/>
          <w:divBdr>
            <w:top w:val="none" w:sz="0" w:space="0" w:color="auto"/>
            <w:left w:val="none" w:sz="0" w:space="0" w:color="auto"/>
            <w:bottom w:val="none" w:sz="0" w:space="0" w:color="auto"/>
            <w:right w:val="none" w:sz="0" w:space="0" w:color="auto"/>
          </w:divBdr>
        </w:div>
        <w:div w:id="1096176063">
          <w:marLeft w:val="640"/>
          <w:marRight w:val="0"/>
          <w:marTop w:val="0"/>
          <w:marBottom w:val="0"/>
          <w:divBdr>
            <w:top w:val="none" w:sz="0" w:space="0" w:color="auto"/>
            <w:left w:val="none" w:sz="0" w:space="0" w:color="auto"/>
            <w:bottom w:val="none" w:sz="0" w:space="0" w:color="auto"/>
            <w:right w:val="none" w:sz="0" w:space="0" w:color="auto"/>
          </w:divBdr>
        </w:div>
        <w:div w:id="510334014">
          <w:marLeft w:val="640"/>
          <w:marRight w:val="0"/>
          <w:marTop w:val="0"/>
          <w:marBottom w:val="0"/>
          <w:divBdr>
            <w:top w:val="none" w:sz="0" w:space="0" w:color="auto"/>
            <w:left w:val="none" w:sz="0" w:space="0" w:color="auto"/>
            <w:bottom w:val="none" w:sz="0" w:space="0" w:color="auto"/>
            <w:right w:val="none" w:sz="0" w:space="0" w:color="auto"/>
          </w:divBdr>
        </w:div>
        <w:div w:id="196697318">
          <w:marLeft w:val="640"/>
          <w:marRight w:val="0"/>
          <w:marTop w:val="0"/>
          <w:marBottom w:val="0"/>
          <w:divBdr>
            <w:top w:val="none" w:sz="0" w:space="0" w:color="auto"/>
            <w:left w:val="none" w:sz="0" w:space="0" w:color="auto"/>
            <w:bottom w:val="none" w:sz="0" w:space="0" w:color="auto"/>
            <w:right w:val="none" w:sz="0" w:space="0" w:color="auto"/>
          </w:divBdr>
        </w:div>
        <w:div w:id="1953706496">
          <w:marLeft w:val="640"/>
          <w:marRight w:val="0"/>
          <w:marTop w:val="0"/>
          <w:marBottom w:val="0"/>
          <w:divBdr>
            <w:top w:val="none" w:sz="0" w:space="0" w:color="auto"/>
            <w:left w:val="none" w:sz="0" w:space="0" w:color="auto"/>
            <w:bottom w:val="none" w:sz="0" w:space="0" w:color="auto"/>
            <w:right w:val="none" w:sz="0" w:space="0" w:color="auto"/>
          </w:divBdr>
        </w:div>
        <w:div w:id="1138180244">
          <w:marLeft w:val="640"/>
          <w:marRight w:val="0"/>
          <w:marTop w:val="0"/>
          <w:marBottom w:val="0"/>
          <w:divBdr>
            <w:top w:val="none" w:sz="0" w:space="0" w:color="auto"/>
            <w:left w:val="none" w:sz="0" w:space="0" w:color="auto"/>
            <w:bottom w:val="none" w:sz="0" w:space="0" w:color="auto"/>
            <w:right w:val="none" w:sz="0" w:space="0" w:color="auto"/>
          </w:divBdr>
        </w:div>
        <w:div w:id="2078241461">
          <w:marLeft w:val="640"/>
          <w:marRight w:val="0"/>
          <w:marTop w:val="0"/>
          <w:marBottom w:val="0"/>
          <w:divBdr>
            <w:top w:val="none" w:sz="0" w:space="0" w:color="auto"/>
            <w:left w:val="none" w:sz="0" w:space="0" w:color="auto"/>
            <w:bottom w:val="none" w:sz="0" w:space="0" w:color="auto"/>
            <w:right w:val="none" w:sz="0" w:space="0" w:color="auto"/>
          </w:divBdr>
        </w:div>
        <w:div w:id="963583393">
          <w:marLeft w:val="640"/>
          <w:marRight w:val="0"/>
          <w:marTop w:val="0"/>
          <w:marBottom w:val="0"/>
          <w:divBdr>
            <w:top w:val="none" w:sz="0" w:space="0" w:color="auto"/>
            <w:left w:val="none" w:sz="0" w:space="0" w:color="auto"/>
            <w:bottom w:val="none" w:sz="0" w:space="0" w:color="auto"/>
            <w:right w:val="none" w:sz="0" w:space="0" w:color="auto"/>
          </w:divBdr>
        </w:div>
        <w:div w:id="1269434226">
          <w:marLeft w:val="640"/>
          <w:marRight w:val="0"/>
          <w:marTop w:val="0"/>
          <w:marBottom w:val="0"/>
          <w:divBdr>
            <w:top w:val="none" w:sz="0" w:space="0" w:color="auto"/>
            <w:left w:val="none" w:sz="0" w:space="0" w:color="auto"/>
            <w:bottom w:val="none" w:sz="0" w:space="0" w:color="auto"/>
            <w:right w:val="none" w:sz="0" w:space="0" w:color="auto"/>
          </w:divBdr>
        </w:div>
        <w:div w:id="804083350">
          <w:marLeft w:val="640"/>
          <w:marRight w:val="0"/>
          <w:marTop w:val="0"/>
          <w:marBottom w:val="0"/>
          <w:divBdr>
            <w:top w:val="none" w:sz="0" w:space="0" w:color="auto"/>
            <w:left w:val="none" w:sz="0" w:space="0" w:color="auto"/>
            <w:bottom w:val="none" w:sz="0" w:space="0" w:color="auto"/>
            <w:right w:val="none" w:sz="0" w:space="0" w:color="auto"/>
          </w:divBdr>
        </w:div>
        <w:div w:id="1362126081">
          <w:marLeft w:val="640"/>
          <w:marRight w:val="0"/>
          <w:marTop w:val="0"/>
          <w:marBottom w:val="0"/>
          <w:divBdr>
            <w:top w:val="none" w:sz="0" w:space="0" w:color="auto"/>
            <w:left w:val="none" w:sz="0" w:space="0" w:color="auto"/>
            <w:bottom w:val="none" w:sz="0" w:space="0" w:color="auto"/>
            <w:right w:val="none" w:sz="0" w:space="0" w:color="auto"/>
          </w:divBdr>
        </w:div>
        <w:div w:id="129398866">
          <w:marLeft w:val="640"/>
          <w:marRight w:val="0"/>
          <w:marTop w:val="0"/>
          <w:marBottom w:val="0"/>
          <w:divBdr>
            <w:top w:val="none" w:sz="0" w:space="0" w:color="auto"/>
            <w:left w:val="none" w:sz="0" w:space="0" w:color="auto"/>
            <w:bottom w:val="none" w:sz="0" w:space="0" w:color="auto"/>
            <w:right w:val="none" w:sz="0" w:space="0" w:color="auto"/>
          </w:divBdr>
        </w:div>
        <w:div w:id="471214957">
          <w:marLeft w:val="640"/>
          <w:marRight w:val="0"/>
          <w:marTop w:val="0"/>
          <w:marBottom w:val="0"/>
          <w:divBdr>
            <w:top w:val="none" w:sz="0" w:space="0" w:color="auto"/>
            <w:left w:val="none" w:sz="0" w:space="0" w:color="auto"/>
            <w:bottom w:val="none" w:sz="0" w:space="0" w:color="auto"/>
            <w:right w:val="none" w:sz="0" w:space="0" w:color="auto"/>
          </w:divBdr>
        </w:div>
        <w:div w:id="201330333">
          <w:marLeft w:val="640"/>
          <w:marRight w:val="0"/>
          <w:marTop w:val="0"/>
          <w:marBottom w:val="0"/>
          <w:divBdr>
            <w:top w:val="none" w:sz="0" w:space="0" w:color="auto"/>
            <w:left w:val="none" w:sz="0" w:space="0" w:color="auto"/>
            <w:bottom w:val="none" w:sz="0" w:space="0" w:color="auto"/>
            <w:right w:val="none" w:sz="0" w:space="0" w:color="auto"/>
          </w:divBdr>
        </w:div>
        <w:div w:id="784813233">
          <w:marLeft w:val="640"/>
          <w:marRight w:val="0"/>
          <w:marTop w:val="0"/>
          <w:marBottom w:val="0"/>
          <w:divBdr>
            <w:top w:val="none" w:sz="0" w:space="0" w:color="auto"/>
            <w:left w:val="none" w:sz="0" w:space="0" w:color="auto"/>
            <w:bottom w:val="none" w:sz="0" w:space="0" w:color="auto"/>
            <w:right w:val="none" w:sz="0" w:space="0" w:color="auto"/>
          </w:divBdr>
        </w:div>
        <w:div w:id="819805456">
          <w:marLeft w:val="640"/>
          <w:marRight w:val="0"/>
          <w:marTop w:val="0"/>
          <w:marBottom w:val="0"/>
          <w:divBdr>
            <w:top w:val="none" w:sz="0" w:space="0" w:color="auto"/>
            <w:left w:val="none" w:sz="0" w:space="0" w:color="auto"/>
            <w:bottom w:val="none" w:sz="0" w:space="0" w:color="auto"/>
            <w:right w:val="none" w:sz="0" w:space="0" w:color="auto"/>
          </w:divBdr>
        </w:div>
        <w:div w:id="932317469">
          <w:marLeft w:val="640"/>
          <w:marRight w:val="0"/>
          <w:marTop w:val="0"/>
          <w:marBottom w:val="0"/>
          <w:divBdr>
            <w:top w:val="none" w:sz="0" w:space="0" w:color="auto"/>
            <w:left w:val="none" w:sz="0" w:space="0" w:color="auto"/>
            <w:bottom w:val="none" w:sz="0" w:space="0" w:color="auto"/>
            <w:right w:val="none" w:sz="0" w:space="0" w:color="auto"/>
          </w:divBdr>
        </w:div>
        <w:div w:id="730156320">
          <w:marLeft w:val="640"/>
          <w:marRight w:val="0"/>
          <w:marTop w:val="0"/>
          <w:marBottom w:val="0"/>
          <w:divBdr>
            <w:top w:val="none" w:sz="0" w:space="0" w:color="auto"/>
            <w:left w:val="none" w:sz="0" w:space="0" w:color="auto"/>
            <w:bottom w:val="none" w:sz="0" w:space="0" w:color="auto"/>
            <w:right w:val="none" w:sz="0" w:space="0" w:color="auto"/>
          </w:divBdr>
        </w:div>
        <w:div w:id="1951621569">
          <w:marLeft w:val="640"/>
          <w:marRight w:val="0"/>
          <w:marTop w:val="0"/>
          <w:marBottom w:val="0"/>
          <w:divBdr>
            <w:top w:val="none" w:sz="0" w:space="0" w:color="auto"/>
            <w:left w:val="none" w:sz="0" w:space="0" w:color="auto"/>
            <w:bottom w:val="none" w:sz="0" w:space="0" w:color="auto"/>
            <w:right w:val="none" w:sz="0" w:space="0" w:color="auto"/>
          </w:divBdr>
        </w:div>
        <w:div w:id="1531145400">
          <w:marLeft w:val="640"/>
          <w:marRight w:val="0"/>
          <w:marTop w:val="0"/>
          <w:marBottom w:val="0"/>
          <w:divBdr>
            <w:top w:val="none" w:sz="0" w:space="0" w:color="auto"/>
            <w:left w:val="none" w:sz="0" w:space="0" w:color="auto"/>
            <w:bottom w:val="none" w:sz="0" w:space="0" w:color="auto"/>
            <w:right w:val="none" w:sz="0" w:space="0" w:color="auto"/>
          </w:divBdr>
        </w:div>
        <w:div w:id="123546445">
          <w:marLeft w:val="640"/>
          <w:marRight w:val="0"/>
          <w:marTop w:val="0"/>
          <w:marBottom w:val="0"/>
          <w:divBdr>
            <w:top w:val="none" w:sz="0" w:space="0" w:color="auto"/>
            <w:left w:val="none" w:sz="0" w:space="0" w:color="auto"/>
            <w:bottom w:val="none" w:sz="0" w:space="0" w:color="auto"/>
            <w:right w:val="none" w:sz="0" w:space="0" w:color="auto"/>
          </w:divBdr>
        </w:div>
        <w:div w:id="1133984442">
          <w:marLeft w:val="640"/>
          <w:marRight w:val="0"/>
          <w:marTop w:val="0"/>
          <w:marBottom w:val="0"/>
          <w:divBdr>
            <w:top w:val="none" w:sz="0" w:space="0" w:color="auto"/>
            <w:left w:val="none" w:sz="0" w:space="0" w:color="auto"/>
            <w:bottom w:val="none" w:sz="0" w:space="0" w:color="auto"/>
            <w:right w:val="none" w:sz="0" w:space="0" w:color="auto"/>
          </w:divBdr>
        </w:div>
        <w:div w:id="71319780">
          <w:marLeft w:val="640"/>
          <w:marRight w:val="0"/>
          <w:marTop w:val="0"/>
          <w:marBottom w:val="0"/>
          <w:divBdr>
            <w:top w:val="none" w:sz="0" w:space="0" w:color="auto"/>
            <w:left w:val="none" w:sz="0" w:space="0" w:color="auto"/>
            <w:bottom w:val="none" w:sz="0" w:space="0" w:color="auto"/>
            <w:right w:val="none" w:sz="0" w:space="0" w:color="auto"/>
          </w:divBdr>
        </w:div>
        <w:div w:id="323551817">
          <w:marLeft w:val="640"/>
          <w:marRight w:val="0"/>
          <w:marTop w:val="0"/>
          <w:marBottom w:val="0"/>
          <w:divBdr>
            <w:top w:val="none" w:sz="0" w:space="0" w:color="auto"/>
            <w:left w:val="none" w:sz="0" w:space="0" w:color="auto"/>
            <w:bottom w:val="none" w:sz="0" w:space="0" w:color="auto"/>
            <w:right w:val="none" w:sz="0" w:space="0" w:color="auto"/>
          </w:divBdr>
        </w:div>
        <w:div w:id="629819536">
          <w:marLeft w:val="640"/>
          <w:marRight w:val="0"/>
          <w:marTop w:val="0"/>
          <w:marBottom w:val="0"/>
          <w:divBdr>
            <w:top w:val="none" w:sz="0" w:space="0" w:color="auto"/>
            <w:left w:val="none" w:sz="0" w:space="0" w:color="auto"/>
            <w:bottom w:val="none" w:sz="0" w:space="0" w:color="auto"/>
            <w:right w:val="none" w:sz="0" w:space="0" w:color="auto"/>
          </w:divBdr>
        </w:div>
        <w:div w:id="1306399206">
          <w:marLeft w:val="640"/>
          <w:marRight w:val="0"/>
          <w:marTop w:val="0"/>
          <w:marBottom w:val="0"/>
          <w:divBdr>
            <w:top w:val="none" w:sz="0" w:space="0" w:color="auto"/>
            <w:left w:val="none" w:sz="0" w:space="0" w:color="auto"/>
            <w:bottom w:val="none" w:sz="0" w:space="0" w:color="auto"/>
            <w:right w:val="none" w:sz="0" w:space="0" w:color="auto"/>
          </w:divBdr>
        </w:div>
        <w:div w:id="1024668687">
          <w:marLeft w:val="640"/>
          <w:marRight w:val="0"/>
          <w:marTop w:val="0"/>
          <w:marBottom w:val="0"/>
          <w:divBdr>
            <w:top w:val="none" w:sz="0" w:space="0" w:color="auto"/>
            <w:left w:val="none" w:sz="0" w:space="0" w:color="auto"/>
            <w:bottom w:val="none" w:sz="0" w:space="0" w:color="auto"/>
            <w:right w:val="none" w:sz="0" w:space="0" w:color="auto"/>
          </w:divBdr>
        </w:div>
        <w:div w:id="899442661">
          <w:marLeft w:val="640"/>
          <w:marRight w:val="0"/>
          <w:marTop w:val="0"/>
          <w:marBottom w:val="0"/>
          <w:divBdr>
            <w:top w:val="none" w:sz="0" w:space="0" w:color="auto"/>
            <w:left w:val="none" w:sz="0" w:space="0" w:color="auto"/>
            <w:bottom w:val="none" w:sz="0" w:space="0" w:color="auto"/>
            <w:right w:val="none" w:sz="0" w:space="0" w:color="auto"/>
          </w:divBdr>
        </w:div>
        <w:div w:id="1808470142">
          <w:marLeft w:val="640"/>
          <w:marRight w:val="0"/>
          <w:marTop w:val="0"/>
          <w:marBottom w:val="0"/>
          <w:divBdr>
            <w:top w:val="none" w:sz="0" w:space="0" w:color="auto"/>
            <w:left w:val="none" w:sz="0" w:space="0" w:color="auto"/>
            <w:bottom w:val="none" w:sz="0" w:space="0" w:color="auto"/>
            <w:right w:val="none" w:sz="0" w:space="0" w:color="auto"/>
          </w:divBdr>
        </w:div>
        <w:div w:id="954604228">
          <w:marLeft w:val="640"/>
          <w:marRight w:val="0"/>
          <w:marTop w:val="0"/>
          <w:marBottom w:val="0"/>
          <w:divBdr>
            <w:top w:val="none" w:sz="0" w:space="0" w:color="auto"/>
            <w:left w:val="none" w:sz="0" w:space="0" w:color="auto"/>
            <w:bottom w:val="none" w:sz="0" w:space="0" w:color="auto"/>
            <w:right w:val="none" w:sz="0" w:space="0" w:color="auto"/>
          </w:divBdr>
        </w:div>
        <w:div w:id="1654136290">
          <w:marLeft w:val="640"/>
          <w:marRight w:val="0"/>
          <w:marTop w:val="0"/>
          <w:marBottom w:val="0"/>
          <w:divBdr>
            <w:top w:val="none" w:sz="0" w:space="0" w:color="auto"/>
            <w:left w:val="none" w:sz="0" w:space="0" w:color="auto"/>
            <w:bottom w:val="none" w:sz="0" w:space="0" w:color="auto"/>
            <w:right w:val="none" w:sz="0" w:space="0" w:color="auto"/>
          </w:divBdr>
        </w:div>
        <w:div w:id="1692563436">
          <w:marLeft w:val="640"/>
          <w:marRight w:val="0"/>
          <w:marTop w:val="0"/>
          <w:marBottom w:val="0"/>
          <w:divBdr>
            <w:top w:val="none" w:sz="0" w:space="0" w:color="auto"/>
            <w:left w:val="none" w:sz="0" w:space="0" w:color="auto"/>
            <w:bottom w:val="none" w:sz="0" w:space="0" w:color="auto"/>
            <w:right w:val="none" w:sz="0" w:space="0" w:color="auto"/>
          </w:divBdr>
        </w:div>
        <w:div w:id="914820769">
          <w:marLeft w:val="640"/>
          <w:marRight w:val="0"/>
          <w:marTop w:val="0"/>
          <w:marBottom w:val="0"/>
          <w:divBdr>
            <w:top w:val="none" w:sz="0" w:space="0" w:color="auto"/>
            <w:left w:val="none" w:sz="0" w:space="0" w:color="auto"/>
            <w:bottom w:val="none" w:sz="0" w:space="0" w:color="auto"/>
            <w:right w:val="none" w:sz="0" w:space="0" w:color="auto"/>
          </w:divBdr>
        </w:div>
        <w:div w:id="1381176362">
          <w:marLeft w:val="640"/>
          <w:marRight w:val="0"/>
          <w:marTop w:val="0"/>
          <w:marBottom w:val="0"/>
          <w:divBdr>
            <w:top w:val="none" w:sz="0" w:space="0" w:color="auto"/>
            <w:left w:val="none" w:sz="0" w:space="0" w:color="auto"/>
            <w:bottom w:val="none" w:sz="0" w:space="0" w:color="auto"/>
            <w:right w:val="none" w:sz="0" w:space="0" w:color="auto"/>
          </w:divBdr>
        </w:div>
        <w:div w:id="214395368">
          <w:marLeft w:val="640"/>
          <w:marRight w:val="0"/>
          <w:marTop w:val="0"/>
          <w:marBottom w:val="0"/>
          <w:divBdr>
            <w:top w:val="none" w:sz="0" w:space="0" w:color="auto"/>
            <w:left w:val="none" w:sz="0" w:space="0" w:color="auto"/>
            <w:bottom w:val="none" w:sz="0" w:space="0" w:color="auto"/>
            <w:right w:val="none" w:sz="0" w:space="0" w:color="auto"/>
          </w:divBdr>
        </w:div>
        <w:div w:id="585843468">
          <w:marLeft w:val="640"/>
          <w:marRight w:val="0"/>
          <w:marTop w:val="0"/>
          <w:marBottom w:val="0"/>
          <w:divBdr>
            <w:top w:val="none" w:sz="0" w:space="0" w:color="auto"/>
            <w:left w:val="none" w:sz="0" w:space="0" w:color="auto"/>
            <w:bottom w:val="none" w:sz="0" w:space="0" w:color="auto"/>
            <w:right w:val="none" w:sz="0" w:space="0" w:color="auto"/>
          </w:divBdr>
        </w:div>
        <w:div w:id="999845628">
          <w:marLeft w:val="640"/>
          <w:marRight w:val="0"/>
          <w:marTop w:val="0"/>
          <w:marBottom w:val="0"/>
          <w:divBdr>
            <w:top w:val="none" w:sz="0" w:space="0" w:color="auto"/>
            <w:left w:val="none" w:sz="0" w:space="0" w:color="auto"/>
            <w:bottom w:val="none" w:sz="0" w:space="0" w:color="auto"/>
            <w:right w:val="none" w:sz="0" w:space="0" w:color="auto"/>
          </w:divBdr>
        </w:div>
        <w:div w:id="1640378133">
          <w:marLeft w:val="640"/>
          <w:marRight w:val="0"/>
          <w:marTop w:val="0"/>
          <w:marBottom w:val="0"/>
          <w:divBdr>
            <w:top w:val="none" w:sz="0" w:space="0" w:color="auto"/>
            <w:left w:val="none" w:sz="0" w:space="0" w:color="auto"/>
            <w:bottom w:val="none" w:sz="0" w:space="0" w:color="auto"/>
            <w:right w:val="none" w:sz="0" w:space="0" w:color="auto"/>
          </w:divBdr>
        </w:div>
        <w:div w:id="1575355075">
          <w:marLeft w:val="640"/>
          <w:marRight w:val="0"/>
          <w:marTop w:val="0"/>
          <w:marBottom w:val="0"/>
          <w:divBdr>
            <w:top w:val="none" w:sz="0" w:space="0" w:color="auto"/>
            <w:left w:val="none" w:sz="0" w:space="0" w:color="auto"/>
            <w:bottom w:val="none" w:sz="0" w:space="0" w:color="auto"/>
            <w:right w:val="none" w:sz="0" w:space="0" w:color="auto"/>
          </w:divBdr>
        </w:div>
        <w:div w:id="86586022">
          <w:marLeft w:val="640"/>
          <w:marRight w:val="0"/>
          <w:marTop w:val="0"/>
          <w:marBottom w:val="0"/>
          <w:divBdr>
            <w:top w:val="none" w:sz="0" w:space="0" w:color="auto"/>
            <w:left w:val="none" w:sz="0" w:space="0" w:color="auto"/>
            <w:bottom w:val="none" w:sz="0" w:space="0" w:color="auto"/>
            <w:right w:val="none" w:sz="0" w:space="0" w:color="auto"/>
          </w:divBdr>
        </w:div>
        <w:div w:id="350687814">
          <w:marLeft w:val="640"/>
          <w:marRight w:val="0"/>
          <w:marTop w:val="0"/>
          <w:marBottom w:val="0"/>
          <w:divBdr>
            <w:top w:val="none" w:sz="0" w:space="0" w:color="auto"/>
            <w:left w:val="none" w:sz="0" w:space="0" w:color="auto"/>
            <w:bottom w:val="none" w:sz="0" w:space="0" w:color="auto"/>
            <w:right w:val="none" w:sz="0" w:space="0" w:color="auto"/>
          </w:divBdr>
        </w:div>
        <w:div w:id="216360863">
          <w:marLeft w:val="640"/>
          <w:marRight w:val="0"/>
          <w:marTop w:val="0"/>
          <w:marBottom w:val="0"/>
          <w:divBdr>
            <w:top w:val="none" w:sz="0" w:space="0" w:color="auto"/>
            <w:left w:val="none" w:sz="0" w:space="0" w:color="auto"/>
            <w:bottom w:val="none" w:sz="0" w:space="0" w:color="auto"/>
            <w:right w:val="none" w:sz="0" w:space="0" w:color="auto"/>
          </w:divBdr>
        </w:div>
        <w:div w:id="1660382285">
          <w:marLeft w:val="640"/>
          <w:marRight w:val="0"/>
          <w:marTop w:val="0"/>
          <w:marBottom w:val="0"/>
          <w:divBdr>
            <w:top w:val="none" w:sz="0" w:space="0" w:color="auto"/>
            <w:left w:val="none" w:sz="0" w:space="0" w:color="auto"/>
            <w:bottom w:val="none" w:sz="0" w:space="0" w:color="auto"/>
            <w:right w:val="none" w:sz="0" w:space="0" w:color="auto"/>
          </w:divBdr>
        </w:div>
        <w:div w:id="2094467262">
          <w:marLeft w:val="640"/>
          <w:marRight w:val="0"/>
          <w:marTop w:val="0"/>
          <w:marBottom w:val="0"/>
          <w:divBdr>
            <w:top w:val="none" w:sz="0" w:space="0" w:color="auto"/>
            <w:left w:val="none" w:sz="0" w:space="0" w:color="auto"/>
            <w:bottom w:val="none" w:sz="0" w:space="0" w:color="auto"/>
            <w:right w:val="none" w:sz="0" w:space="0" w:color="auto"/>
          </w:divBdr>
        </w:div>
        <w:div w:id="2036225954">
          <w:marLeft w:val="640"/>
          <w:marRight w:val="0"/>
          <w:marTop w:val="0"/>
          <w:marBottom w:val="0"/>
          <w:divBdr>
            <w:top w:val="none" w:sz="0" w:space="0" w:color="auto"/>
            <w:left w:val="none" w:sz="0" w:space="0" w:color="auto"/>
            <w:bottom w:val="none" w:sz="0" w:space="0" w:color="auto"/>
            <w:right w:val="none" w:sz="0" w:space="0" w:color="auto"/>
          </w:divBdr>
        </w:div>
        <w:div w:id="272059266">
          <w:marLeft w:val="640"/>
          <w:marRight w:val="0"/>
          <w:marTop w:val="0"/>
          <w:marBottom w:val="0"/>
          <w:divBdr>
            <w:top w:val="none" w:sz="0" w:space="0" w:color="auto"/>
            <w:left w:val="none" w:sz="0" w:space="0" w:color="auto"/>
            <w:bottom w:val="none" w:sz="0" w:space="0" w:color="auto"/>
            <w:right w:val="none" w:sz="0" w:space="0" w:color="auto"/>
          </w:divBdr>
        </w:div>
        <w:div w:id="1585652577">
          <w:marLeft w:val="640"/>
          <w:marRight w:val="0"/>
          <w:marTop w:val="0"/>
          <w:marBottom w:val="0"/>
          <w:divBdr>
            <w:top w:val="none" w:sz="0" w:space="0" w:color="auto"/>
            <w:left w:val="none" w:sz="0" w:space="0" w:color="auto"/>
            <w:bottom w:val="none" w:sz="0" w:space="0" w:color="auto"/>
            <w:right w:val="none" w:sz="0" w:space="0" w:color="auto"/>
          </w:divBdr>
        </w:div>
        <w:div w:id="1336763573">
          <w:marLeft w:val="640"/>
          <w:marRight w:val="0"/>
          <w:marTop w:val="0"/>
          <w:marBottom w:val="0"/>
          <w:divBdr>
            <w:top w:val="none" w:sz="0" w:space="0" w:color="auto"/>
            <w:left w:val="none" w:sz="0" w:space="0" w:color="auto"/>
            <w:bottom w:val="none" w:sz="0" w:space="0" w:color="auto"/>
            <w:right w:val="none" w:sz="0" w:space="0" w:color="auto"/>
          </w:divBdr>
        </w:div>
        <w:div w:id="322974857">
          <w:marLeft w:val="640"/>
          <w:marRight w:val="0"/>
          <w:marTop w:val="0"/>
          <w:marBottom w:val="0"/>
          <w:divBdr>
            <w:top w:val="none" w:sz="0" w:space="0" w:color="auto"/>
            <w:left w:val="none" w:sz="0" w:space="0" w:color="auto"/>
            <w:bottom w:val="none" w:sz="0" w:space="0" w:color="auto"/>
            <w:right w:val="none" w:sz="0" w:space="0" w:color="auto"/>
          </w:divBdr>
        </w:div>
        <w:div w:id="85421763">
          <w:marLeft w:val="640"/>
          <w:marRight w:val="0"/>
          <w:marTop w:val="0"/>
          <w:marBottom w:val="0"/>
          <w:divBdr>
            <w:top w:val="none" w:sz="0" w:space="0" w:color="auto"/>
            <w:left w:val="none" w:sz="0" w:space="0" w:color="auto"/>
            <w:bottom w:val="none" w:sz="0" w:space="0" w:color="auto"/>
            <w:right w:val="none" w:sz="0" w:space="0" w:color="auto"/>
          </w:divBdr>
        </w:div>
        <w:div w:id="1235121179">
          <w:marLeft w:val="640"/>
          <w:marRight w:val="0"/>
          <w:marTop w:val="0"/>
          <w:marBottom w:val="0"/>
          <w:divBdr>
            <w:top w:val="none" w:sz="0" w:space="0" w:color="auto"/>
            <w:left w:val="none" w:sz="0" w:space="0" w:color="auto"/>
            <w:bottom w:val="none" w:sz="0" w:space="0" w:color="auto"/>
            <w:right w:val="none" w:sz="0" w:space="0" w:color="auto"/>
          </w:divBdr>
        </w:div>
        <w:div w:id="1219630715">
          <w:marLeft w:val="640"/>
          <w:marRight w:val="0"/>
          <w:marTop w:val="0"/>
          <w:marBottom w:val="0"/>
          <w:divBdr>
            <w:top w:val="none" w:sz="0" w:space="0" w:color="auto"/>
            <w:left w:val="none" w:sz="0" w:space="0" w:color="auto"/>
            <w:bottom w:val="none" w:sz="0" w:space="0" w:color="auto"/>
            <w:right w:val="none" w:sz="0" w:space="0" w:color="auto"/>
          </w:divBdr>
        </w:div>
        <w:div w:id="192016855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56404856">
          <w:marLeft w:val="640"/>
          <w:marRight w:val="0"/>
          <w:marTop w:val="0"/>
          <w:marBottom w:val="0"/>
          <w:divBdr>
            <w:top w:val="none" w:sz="0" w:space="0" w:color="auto"/>
            <w:left w:val="none" w:sz="0" w:space="0" w:color="auto"/>
            <w:bottom w:val="none" w:sz="0" w:space="0" w:color="auto"/>
            <w:right w:val="none" w:sz="0" w:space="0" w:color="auto"/>
          </w:divBdr>
        </w:div>
        <w:div w:id="429859522">
          <w:marLeft w:val="640"/>
          <w:marRight w:val="0"/>
          <w:marTop w:val="0"/>
          <w:marBottom w:val="0"/>
          <w:divBdr>
            <w:top w:val="none" w:sz="0" w:space="0" w:color="auto"/>
            <w:left w:val="none" w:sz="0" w:space="0" w:color="auto"/>
            <w:bottom w:val="none" w:sz="0" w:space="0" w:color="auto"/>
            <w:right w:val="none" w:sz="0" w:space="0" w:color="auto"/>
          </w:divBdr>
        </w:div>
        <w:div w:id="1863931997">
          <w:marLeft w:val="640"/>
          <w:marRight w:val="0"/>
          <w:marTop w:val="0"/>
          <w:marBottom w:val="0"/>
          <w:divBdr>
            <w:top w:val="none" w:sz="0" w:space="0" w:color="auto"/>
            <w:left w:val="none" w:sz="0" w:space="0" w:color="auto"/>
            <w:bottom w:val="none" w:sz="0" w:space="0" w:color="auto"/>
            <w:right w:val="none" w:sz="0" w:space="0" w:color="auto"/>
          </w:divBdr>
        </w:div>
        <w:div w:id="316305158">
          <w:marLeft w:val="640"/>
          <w:marRight w:val="0"/>
          <w:marTop w:val="0"/>
          <w:marBottom w:val="0"/>
          <w:divBdr>
            <w:top w:val="none" w:sz="0" w:space="0" w:color="auto"/>
            <w:left w:val="none" w:sz="0" w:space="0" w:color="auto"/>
            <w:bottom w:val="none" w:sz="0" w:space="0" w:color="auto"/>
            <w:right w:val="none" w:sz="0" w:space="0" w:color="auto"/>
          </w:divBdr>
        </w:div>
        <w:div w:id="1829706241">
          <w:marLeft w:val="640"/>
          <w:marRight w:val="0"/>
          <w:marTop w:val="0"/>
          <w:marBottom w:val="0"/>
          <w:divBdr>
            <w:top w:val="none" w:sz="0" w:space="0" w:color="auto"/>
            <w:left w:val="none" w:sz="0" w:space="0" w:color="auto"/>
            <w:bottom w:val="none" w:sz="0" w:space="0" w:color="auto"/>
            <w:right w:val="none" w:sz="0" w:space="0" w:color="auto"/>
          </w:divBdr>
        </w:div>
        <w:div w:id="350693162">
          <w:marLeft w:val="640"/>
          <w:marRight w:val="0"/>
          <w:marTop w:val="0"/>
          <w:marBottom w:val="0"/>
          <w:divBdr>
            <w:top w:val="none" w:sz="0" w:space="0" w:color="auto"/>
            <w:left w:val="none" w:sz="0" w:space="0" w:color="auto"/>
            <w:bottom w:val="none" w:sz="0" w:space="0" w:color="auto"/>
            <w:right w:val="none" w:sz="0" w:space="0" w:color="auto"/>
          </w:divBdr>
        </w:div>
        <w:div w:id="428040615">
          <w:marLeft w:val="640"/>
          <w:marRight w:val="0"/>
          <w:marTop w:val="0"/>
          <w:marBottom w:val="0"/>
          <w:divBdr>
            <w:top w:val="none" w:sz="0" w:space="0" w:color="auto"/>
            <w:left w:val="none" w:sz="0" w:space="0" w:color="auto"/>
            <w:bottom w:val="none" w:sz="0" w:space="0" w:color="auto"/>
            <w:right w:val="none" w:sz="0" w:space="0" w:color="auto"/>
          </w:divBdr>
        </w:div>
        <w:div w:id="1461878109">
          <w:marLeft w:val="640"/>
          <w:marRight w:val="0"/>
          <w:marTop w:val="0"/>
          <w:marBottom w:val="0"/>
          <w:divBdr>
            <w:top w:val="none" w:sz="0" w:space="0" w:color="auto"/>
            <w:left w:val="none" w:sz="0" w:space="0" w:color="auto"/>
            <w:bottom w:val="none" w:sz="0" w:space="0" w:color="auto"/>
            <w:right w:val="none" w:sz="0" w:space="0" w:color="auto"/>
          </w:divBdr>
        </w:div>
        <w:div w:id="203252222">
          <w:marLeft w:val="640"/>
          <w:marRight w:val="0"/>
          <w:marTop w:val="0"/>
          <w:marBottom w:val="0"/>
          <w:divBdr>
            <w:top w:val="none" w:sz="0" w:space="0" w:color="auto"/>
            <w:left w:val="none" w:sz="0" w:space="0" w:color="auto"/>
            <w:bottom w:val="none" w:sz="0" w:space="0" w:color="auto"/>
            <w:right w:val="none" w:sz="0" w:space="0" w:color="auto"/>
          </w:divBdr>
        </w:div>
        <w:div w:id="68776824">
          <w:marLeft w:val="640"/>
          <w:marRight w:val="0"/>
          <w:marTop w:val="0"/>
          <w:marBottom w:val="0"/>
          <w:divBdr>
            <w:top w:val="none" w:sz="0" w:space="0" w:color="auto"/>
            <w:left w:val="none" w:sz="0" w:space="0" w:color="auto"/>
            <w:bottom w:val="none" w:sz="0" w:space="0" w:color="auto"/>
            <w:right w:val="none" w:sz="0" w:space="0" w:color="auto"/>
          </w:divBdr>
        </w:div>
        <w:div w:id="1719936698">
          <w:marLeft w:val="640"/>
          <w:marRight w:val="0"/>
          <w:marTop w:val="0"/>
          <w:marBottom w:val="0"/>
          <w:divBdr>
            <w:top w:val="none" w:sz="0" w:space="0" w:color="auto"/>
            <w:left w:val="none" w:sz="0" w:space="0" w:color="auto"/>
            <w:bottom w:val="none" w:sz="0" w:space="0" w:color="auto"/>
            <w:right w:val="none" w:sz="0" w:space="0" w:color="auto"/>
          </w:divBdr>
        </w:div>
        <w:div w:id="790711297">
          <w:marLeft w:val="640"/>
          <w:marRight w:val="0"/>
          <w:marTop w:val="0"/>
          <w:marBottom w:val="0"/>
          <w:divBdr>
            <w:top w:val="none" w:sz="0" w:space="0" w:color="auto"/>
            <w:left w:val="none" w:sz="0" w:space="0" w:color="auto"/>
            <w:bottom w:val="none" w:sz="0" w:space="0" w:color="auto"/>
            <w:right w:val="none" w:sz="0" w:space="0" w:color="auto"/>
          </w:divBdr>
        </w:div>
        <w:div w:id="1634942509">
          <w:marLeft w:val="640"/>
          <w:marRight w:val="0"/>
          <w:marTop w:val="0"/>
          <w:marBottom w:val="0"/>
          <w:divBdr>
            <w:top w:val="none" w:sz="0" w:space="0" w:color="auto"/>
            <w:left w:val="none" w:sz="0" w:space="0" w:color="auto"/>
            <w:bottom w:val="none" w:sz="0" w:space="0" w:color="auto"/>
            <w:right w:val="none" w:sz="0" w:space="0" w:color="auto"/>
          </w:divBdr>
        </w:div>
        <w:div w:id="1683778865">
          <w:marLeft w:val="640"/>
          <w:marRight w:val="0"/>
          <w:marTop w:val="0"/>
          <w:marBottom w:val="0"/>
          <w:divBdr>
            <w:top w:val="none" w:sz="0" w:space="0" w:color="auto"/>
            <w:left w:val="none" w:sz="0" w:space="0" w:color="auto"/>
            <w:bottom w:val="none" w:sz="0" w:space="0" w:color="auto"/>
            <w:right w:val="none" w:sz="0" w:space="0" w:color="auto"/>
          </w:divBdr>
        </w:div>
        <w:div w:id="425342282">
          <w:marLeft w:val="640"/>
          <w:marRight w:val="0"/>
          <w:marTop w:val="0"/>
          <w:marBottom w:val="0"/>
          <w:divBdr>
            <w:top w:val="none" w:sz="0" w:space="0" w:color="auto"/>
            <w:left w:val="none" w:sz="0" w:space="0" w:color="auto"/>
            <w:bottom w:val="none" w:sz="0" w:space="0" w:color="auto"/>
            <w:right w:val="none" w:sz="0" w:space="0" w:color="auto"/>
          </w:divBdr>
        </w:div>
        <w:div w:id="1969167294">
          <w:marLeft w:val="640"/>
          <w:marRight w:val="0"/>
          <w:marTop w:val="0"/>
          <w:marBottom w:val="0"/>
          <w:divBdr>
            <w:top w:val="none" w:sz="0" w:space="0" w:color="auto"/>
            <w:left w:val="none" w:sz="0" w:space="0" w:color="auto"/>
            <w:bottom w:val="none" w:sz="0" w:space="0" w:color="auto"/>
            <w:right w:val="none" w:sz="0" w:space="0" w:color="auto"/>
          </w:divBdr>
        </w:div>
        <w:div w:id="1787192811">
          <w:marLeft w:val="640"/>
          <w:marRight w:val="0"/>
          <w:marTop w:val="0"/>
          <w:marBottom w:val="0"/>
          <w:divBdr>
            <w:top w:val="none" w:sz="0" w:space="0" w:color="auto"/>
            <w:left w:val="none" w:sz="0" w:space="0" w:color="auto"/>
            <w:bottom w:val="none" w:sz="0" w:space="0" w:color="auto"/>
            <w:right w:val="none" w:sz="0" w:space="0" w:color="auto"/>
          </w:divBdr>
        </w:div>
        <w:div w:id="84376865">
          <w:marLeft w:val="640"/>
          <w:marRight w:val="0"/>
          <w:marTop w:val="0"/>
          <w:marBottom w:val="0"/>
          <w:divBdr>
            <w:top w:val="none" w:sz="0" w:space="0" w:color="auto"/>
            <w:left w:val="none" w:sz="0" w:space="0" w:color="auto"/>
            <w:bottom w:val="none" w:sz="0" w:space="0" w:color="auto"/>
            <w:right w:val="none" w:sz="0" w:space="0" w:color="auto"/>
          </w:divBdr>
        </w:div>
        <w:div w:id="1996254983">
          <w:marLeft w:val="640"/>
          <w:marRight w:val="0"/>
          <w:marTop w:val="0"/>
          <w:marBottom w:val="0"/>
          <w:divBdr>
            <w:top w:val="none" w:sz="0" w:space="0" w:color="auto"/>
            <w:left w:val="none" w:sz="0" w:space="0" w:color="auto"/>
            <w:bottom w:val="none" w:sz="0" w:space="0" w:color="auto"/>
            <w:right w:val="none" w:sz="0" w:space="0" w:color="auto"/>
          </w:divBdr>
        </w:div>
        <w:div w:id="168910590">
          <w:marLeft w:val="640"/>
          <w:marRight w:val="0"/>
          <w:marTop w:val="0"/>
          <w:marBottom w:val="0"/>
          <w:divBdr>
            <w:top w:val="none" w:sz="0" w:space="0" w:color="auto"/>
            <w:left w:val="none" w:sz="0" w:space="0" w:color="auto"/>
            <w:bottom w:val="none" w:sz="0" w:space="0" w:color="auto"/>
            <w:right w:val="none" w:sz="0" w:space="0" w:color="auto"/>
          </w:divBdr>
        </w:div>
        <w:div w:id="1825391740">
          <w:marLeft w:val="640"/>
          <w:marRight w:val="0"/>
          <w:marTop w:val="0"/>
          <w:marBottom w:val="0"/>
          <w:divBdr>
            <w:top w:val="none" w:sz="0" w:space="0" w:color="auto"/>
            <w:left w:val="none" w:sz="0" w:space="0" w:color="auto"/>
            <w:bottom w:val="none" w:sz="0" w:space="0" w:color="auto"/>
            <w:right w:val="none" w:sz="0" w:space="0" w:color="auto"/>
          </w:divBdr>
        </w:div>
        <w:div w:id="1971477442">
          <w:marLeft w:val="640"/>
          <w:marRight w:val="0"/>
          <w:marTop w:val="0"/>
          <w:marBottom w:val="0"/>
          <w:divBdr>
            <w:top w:val="none" w:sz="0" w:space="0" w:color="auto"/>
            <w:left w:val="none" w:sz="0" w:space="0" w:color="auto"/>
            <w:bottom w:val="none" w:sz="0" w:space="0" w:color="auto"/>
            <w:right w:val="none" w:sz="0" w:space="0" w:color="auto"/>
          </w:divBdr>
        </w:div>
        <w:div w:id="1189680180">
          <w:marLeft w:val="640"/>
          <w:marRight w:val="0"/>
          <w:marTop w:val="0"/>
          <w:marBottom w:val="0"/>
          <w:divBdr>
            <w:top w:val="none" w:sz="0" w:space="0" w:color="auto"/>
            <w:left w:val="none" w:sz="0" w:space="0" w:color="auto"/>
            <w:bottom w:val="none" w:sz="0" w:space="0" w:color="auto"/>
            <w:right w:val="none" w:sz="0" w:space="0" w:color="auto"/>
          </w:divBdr>
        </w:div>
        <w:div w:id="352803249">
          <w:marLeft w:val="640"/>
          <w:marRight w:val="0"/>
          <w:marTop w:val="0"/>
          <w:marBottom w:val="0"/>
          <w:divBdr>
            <w:top w:val="none" w:sz="0" w:space="0" w:color="auto"/>
            <w:left w:val="none" w:sz="0" w:space="0" w:color="auto"/>
            <w:bottom w:val="none" w:sz="0" w:space="0" w:color="auto"/>
            <w:right w:val="none" w:sz="0" w:space="0" w:color="auto"/>
          </w:divBdr>
        </w:div>
        <w:div w:id="206569556">
          <w:marLeft w:val="640"/>
          <w:marRight w:val="0"/>
          <w:marTop w:val="0"/>
          <w:marBottom w:val="0"/>
          <w:divBdr>
            <w:top w:val="none" w:sz="0" w:space="0" w:color="auto"/>
            <w:left w:val="none" w:sz="0" w:space="0" w:color="auto"/>
            <w:bottom w:val="none" w:sz="0" w:space="0" w:color="auto"/>
            <w:right w:val="none" w:sz="0" w:space="0" w:color="auto"/>
          </w:divBdr>
        </w:div>
        <w:div w:id="199436274">
          <w:marLeft w:val="640"/>
          <w:marRight w:val="0"/>
          <w:marTop w:val="0"/>
          <w:marBottom w:val="0"/>
          <w:divBdr>
            <w:top w:val="none" w:sz="0" w:space="0" w:color="auto"/>
            <w:left w:val="none" w:sz="0" w:space="0" w:color="auto"/>
            <w:bottom w:val="none" w:sz="0" w:space="0" w:color="auto"/>
            <w:right w:val="none" w:sz="0" w:space="0" w:color="auto"/>
          </w:divBdr>
        </w:div>
        <w:div w:id="1921712547">
          <w:marLeft w:val="640"/>
          <w:marRight w:val="0"/>
          <w:marTop w:val="0"/>
          <w:marBottom w:val="0"/>
          <w:divBdr>
            <w:top w:val="none" w:sz="0" w:space="0" w:color="auto"/>
            <w:left w:val="none" w:sz="0" w:space="0" w:color="auto"/>
            <w:bottom w:val="none" w:sz="0" w:space="0" w:color="auto"/>
            <w:right w:val="none" w:sz="0" w:space="0" w:color="auto"/>
          </w:divBdr>
        </w:div>
        <w:div w:id="1388605221">
          <w:marLeft w:val="640"/>
          <w:marRight w:val="0"/>
          <w:marTop w:val="0"/>
          <w:marBottom w:val="0"/>
          <w:divBdr>
            <w:top w:val="none" w:sz="0" w:space="0" w:color="auto"/>
            <w:left w:val="none" w:sz="0" w:space="0" w:color="auto"/>
            <w:bottom w:val="none" w:sz="0" w:space="0" w:color="auto"/>
            <w:right w:val="none" w:sz="0" w:space="0" w:color="auto"/>
          </w:divBdr>
        </w:div>
        <w:div w:id="49771208">
          <w:marLeft w:val="640"/>
          <w:marRight w:val="0"/>
          <w:marTop w:val="0"/>
          <w:marBottom w:val="0"/>
          <w:divBdr>
            <w:top w:val="none" w:sz="0" w:space="0" w:color="auto"/>
            <w:left w:val="none" w:sz="0" w:space="0" w:color="auto"/>
            <w:bottom w:val="none" w:sz="0" w:space="0" w:color="auto"/>
            <w:right w:val="none" w:sz="0" w:space="0" w:color="auto"/>
          </w:divBdr>
        </w:div>
        <w:div w:id="463087106">
          <w:marLeft w:val="640"/>
          <w:marRight w:val="0"/>
          <w:marTop w:val="0"/>
          <w:marBottom w:val="0"/>
          <w:divBdr>
            <w:top w:val="none" w:sz="0" w:space="0" w:color="auto"/>
            <w:left w:val="none" w:sz="0" w:space="0" w:color="auto"/>
            <w:bottom w:val="none" w:sz="0" w:space="0" w:color="auto"/>
            <w:right w:val="none" w:sz="0" w:space="0" w:color="auto"/>
          </w:divBdr>
        </w:div>
        <w:div w:id="571307613">
          <w:marLeft w:val="640"/>
          <w:marRight w:val="0"/>
          <w:marTop w:val="0"/>
          <w:marBottom w:val="0"/>
          <w:divBdr>
            <w:top w:val="none" w:sz="0" w:space="0" w:color="auto"/>
            <w:left w:val="none" w:sz="0" w:space="0" w:color="auto"/>
            <w:bottom w:val="none" w:sz="0" w:space="0" w:color="auto"/>
            <w:right w:val="none" w:sz="0" w:space="0" w:color="auto"/>
          </w:divBdr>
        </w:div>
        <w:div w:id="1828135207">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3634237">
      <w:bodyDiv w:val="1"/>
      <w:marLeft w:val="0"/>
      <w:marRight w:val="0"/>
      <w:marTop w:val="0"/>
      <w:marBottom w:val="0"/>
      <w:divBdr>
        <w:top w:val="none" w:sz="0" w:space="0" w:color="auto"/>
        <w:left w:val="none" w:sz="0" w:space="0" w:color="auto"/>
        <w:bottom w:val="none" w:sz="0" w:space="0" w:color="auto"/>
        <w:right w:val="none" w:sz="0" w:space="0" w:color="auto"/>
      </w:divBdr>
      <w:divsChild>
        <w:div w:id="326058720">
          <w:marLeft w:val="640"/>
          <w:marRight w:val="0"/>
          <w:marTop w:val="0"/>
          <w:marBottom w:val="0"/>
          <w:divBdr>
            <w:top w:val="none" w:sz="0" w:space="0" w:color="auto"/>
            <w:left w:val="none" w:sz="0" w:space="0" w:color="auto"/>
            <w:bottom w:val="none" w:sz="0" w:space="0" w:color="auto"/>
            <w:right w:val="none" w:sz="0" w:space="0" w:color="auto"/>
          </w:divBdr>
        </w:div>
        <w:div w:id="793643569">
          <w:marLeft w:val="640"/>
          <w:marRight w:val="0"/>
          <w:marTop w:val="0"/>
          <w:marBottom w:val="0"/>
          <w:divBdr>
            <w:top w:val="none" w:sz="0" w:space="0" w:color="auto"/>
            <w:left w:val="none" w:sz="0" w:space="0" w:color="auto"/>
            <w:bottom w:val="none" w:sz="0" w:space="0" w:color="auto"/>
            <w:right w:val="none" w:sz="0" w:space="0" w:color="auto"/>
          </w:divBdr>
        </w:div>
        <w:div w:id="79372185">
          <w:marLeft w:val="640"/>
          <w:marRight w:val="0"/>
          <w:marTop w:val="0"/>
          <w:marBottom w:val="0"/>
          <w:divBdr>
            <w:top w:val="none" w:sz="0" w:space="0" w:color="auto"/>
            <w:left w:val="none" w:sz="0" w:space="0" w:color="auto"/>
            <w:bottom w:val="none" w:sz="0" w:space="0" w:color="auto"/>
            <w:right w:val="none" w:sz="0" w:space="0" w:color="auto"/>
          </w:divBdr>
        </w:div>
        <w:div w:id="1393113116">
          <w:marLeft w:val="640"/>
          <w:marRight w:val="0"/>
          <w:marTop w:val="0"/>
          <w:marBottom w:val="0"/>
          <w:divBdr>
            <w:top w:val="none" w:sz="0" w:space="0" w:color="auto"/>
            <w:left w:val="none" w:sz="0" w:space="0" w:color="auto"/>
            <w:bottom w:val="none" w:sz="0" w:space="0" w:color="auto"/>
            <w:right w:val="none" w:sz="0" w:space="0" w:color="auto"/>
          </w:divBdr>
        </w:div>
        <w:div w:id="741290991">
          <w:marLeft w:val="640"/>
          <w:marRight w:val="0"/>
          <w:marTop w:val="0"/>
          <w:marBottom w:val="0"/>
          <w:divBdr>
            <w:top w:val="none" w:sz="0" w:space="0" w:color="auto"/>
            <w:left w:val="none" w:sz="0" w:space="0" w:color="auto"/>
            <w:bottom w:val="none" w:sz="0" w:space="0" w:color="auto"/>
            <w:right w:val="none" w:sz="0" w:space="0" w:color="auto"/>
          </w:divBdr>
        </w:div>
        <w:div w:id="1581673868">
          <w:marLeft w:val="640"/>
          <w:marRight w:val="0"/>
          <w:marTop w:val="0"/>
          <w:marBottom w:val="0"/>
          <w:divBdr>
            <w:top w:val="none" w:sz="0" w:space="0" w:color="auto"/>
            <w:left w:val="none" w:sz="0" w:space="0" w:color="auto"/>
            <w:bottom w:val="none" w:sz="0" w:space="0" w:color="auto"/>
            <w:right w:val="none" w:sz="0" w:space="0" w:color="auto"/>
          </w:divBdr>
        </w:div>
        <w:div w:id="1121345117">
          <w:marLeft w:val="640"/>
          <w:marRight w:val="0"/>
          <w:marTop w:val="0"/>
          <w:marBottom w:val="0"/>
          <w:divBdr>
            <w:top w:val="none" w:sz="0" w:space="0" w:color="auto"/>
            <w:left w:val="none" w:sz="0" w:space="0" w:color="auto"/>
            <w:bottom w:val="none" w:sz="0" w:space="0" w:color="auto"/>
            <w:right w:val="none" w:sz="0" w:space="0" w:color="auto"/>
          </w:divBdr>
        </w:div>
        <w:div w:id="1260454536">
          <w:marLeft w:val="640"/>
          <w:marRight w:val="0"/>
          <w:marTop w:val="0"/>
          <w:marBottom w:val="0"/>
          <w:divBdr>
            <w:top w:val="none" w:sz="0" w:space="0" w:color="auto"/>
            <w:left w:val="none" w:sz="0" w:space="0" w:color="auto"/>
            <w:bottom w:val="none" w:sz="0" w:space="0" w:color="auto"/>
            <w:right w:val="none" w:sz="0" w:space="0" w:color="auto"/>
          </w:divBdr>
        </w:div>
        <w:div w:id="342048520">
          <w:marLeft w:val="640"/>
          <w:marRight w:val="0"/>
          <w:marTop w:val="0"/>
          <w:marBottom w:val="0"/>
          <w:divBdr>
            <w:top w:val="none" w:sz="0" w:space="0" w:color="auto"/>
            <w:left w:val="none" w:sz="0" w:space="0" w:color="auto"/>
            <w:bottom w:val="none" w:sz="0" w:space="0" w:color="auto"/>
            <w:right w:val="none" w:sz="0" w:space="0" w:color="auto"/>
          </w:divBdr>
        </w:div>
        <w:div w:id="608001945">
          <w:marLeft w:val="640"/>
          <w:marRight w:val="0"/>
          <w:marTop w:val="0"/>
          <w:marBottom w:val="0"/>
          <w:divBdr>
            <w:top w:val="none" w:sz="0" w:space="0" w:color="auto"/>
            <w:left w:val="none" w:sz="0" w:space="0" w:color="auto"/>
            <w:bottom w:val="none" w:sz="0" w:space="0" w:color="auto"/>
            <w:right w:val="none" w:sz="0" w:space="0" w:color="auto"/>
          </w:divBdr>
        </w:div>
        <w:div w:id="611089081">
          <w:marLeft w:val="640"/>
          <w:marRight w:val="0"/>
          <w:marTop w:val="0"/>
          <w:marBottom w:val="0"/>
          <w:divBdr>
            <w:top w:val="none" w:sz="0" w:space="0" w:color="auto"/>
            <w:left w:val="none" w:sz="0" w:space="0" w:color="auto"/>
            <w:bottom w:val="none" w:sz="0" w:space="0" w:color="auto"/>
            <w:right w:val="none" w:sz="0" w:space="0" w:color="auto"/>
          </w:divBdr>
        </w:div>
        <w:div w:id="1071124468">
          <w:marLeft w:val="640"/>
          <w:marRight w:val="0"/>
          <w:marTop w:val="0"/>
          <w:marBottom w:val="0"/>
          <w:divBdr>
            <w:top w:val="none" w:sz="0" w:space="0" w:color="auto"/>
            <w:left w:val="none" w:sz="0" w:space="0" w:color="auto"/>
            <w:bottom w:val="none" w:sz="0" w:space="0" w:color="auto"/>
            <w:right w:val="none" w:sz="0" w:space="0" w:color="auto"/>
          </w:divBdr>
        </w:div>
        <w:div w:id="51465867">
          <w:marLeft w:val="640"/>
          <w:marRight w:val="0"/>
          <w:marTop w:val="0"/>
          <w:marBottom w:val="0"/>
          <w:divBdr>
            <w:top w:val="none" w:sz="0" w:space="0" w:color="auto"/>
            <w:left w:val="none" w:sz="0" w:space="0" w:color="auto"/>
            <w:bottom w:val="none" w:sz="0" w:space="0" w:color="auto"/>
            <w:right w:val="none" w:sz="0" w:space="0" w:color="auto"/>
          </w:divBdr>
        </w:div>
        <w:div w:id="1483808777">
          <w:marLeft w:val="640"/>
          <w:marRight w:val="0"/>
          <w:marTop w:val="0"/>
          <w:marBottom w:val="0"/>
          <w:divBdr>
            <w:top w:val="none" w:sz="0" w:space="0" w:color="auto"/>
            <w:left w:val="none" w:sz="0" w:space="0" w:color="auto"/>
            <w:bottom w:val="none" w:sz="0" w:space="0" w:color="auto"/>
            <w:right w:val="none" w:sz="0" w:space="0" w:color="auto"/>
          </w:divBdr>
        </w:div>
        <w:div w:id="239022988">
          <w:marLeft w:val="640"/>
          <w:marRight w:val="0"/>
          <w:marTop w:val="0"/>
          <w:marBottom w:val="0"/>
          <w:divBdr>
            <w:top w:val="none" w:sz="0" w:space="0" w:color="auto"/>
            <w:left w:val="none" w:sz="0" w:space="0" w:color="auto"/>
            <w:bottom w:val="none" w:sz="0" w:space="0" w:color="auto"/>
            <w:right w:val="none" w:sz="0" w:space="0" w:color="auto"/>
          </w:divBdr>
        </w:div>
        <w:div w:id="319818280">
          <w:marLeft w:val="640"/>
          <w:marRight w:val="0"/>
          <w:marTop w:val="0"/>
          <w:marBottom w:val="0"/>
          <w:divBdr>
            <w:top w:val="none" w:sz="0" w:space="0" w:color="auto"/>
            <w:left w:val="none" w:sz="0" w:space="0" w:color="auto"/>
            <w:bottom w:val="none" w:sz="0" w:space="0" w:color="auto"/>
            <w:right w:val="none" w:sz="0" w:space="0" w:color="auto"/>
          </w:divBdr>
        </w:div>
        <w:div w:id="1034429972">
          <w:marLeft w:val="640"/>
          <w:marRight w:val="0"/>
          <w:marTop w:val="0"/>
          <w:marBottom w:val="0"/>
          <w:divBdr>
            <w:top w:val="none" w:sz="0" w:space="0" w:color="auto"/>
            <w:left w:val="none" w:sz="0" w:space="0" w:color="auto"/>
            <w:bottom w:val="none" w:sz="0" w:space="0" w:color="auto"/>
            <w:right w:val="none" w:sz="0" w:space="0" w:color="auto"/>
          </w:divBdr>
        </w:div>
        <w:div w:id="1894853772">
          <w:marLeft w:val="640"/>
          <w:marRight w:val="0"/>
          <w:marTop w:val="0"/>
          <w:marBottom w:val="0"/>
          <w:divBdr>
            <w:top w:val="none" w:sz="0" w:space="0" w:color="auto"/>
            <w:left w:val="none" w:sz="0" w:space="0" w:color="auto"/>
            <w:bottom w:val="none" w:sz="0" w:space="0" w:color="auto"/>
            <w:right w:val="none" w:sz="0" w:space="0" w:color="auto"/>
          </w:divBdr>
        </w:div>
        <w:div w:id="177087867">
          <w:marLeft w:val="640"/>
          <w:marRight w:val="0"/>
          <w:marTop w:val="0"/>
          <w:marBottom w:val="0"/>
          <w:divBdr>
            <w:top w:val="none" w:sz="0" w:space="0" w:color="auto"/>
            <w:left w:val="none" w:sz="0" w:space="0" w:color="auto"/>
            <w:bottom w:val="none" w:sz="0" w:space="0" w:color="auto"/>
            <w:right w:val="none" w:sz="0" w:space="0" w:color="auto"/>
          </w:divBdr>
        </w:div>
        <w:div w:id="30307251">
          <w:marLeft w:val="640"/>
          <w:marRight w:val="0"/>
          <w:marTop w:val="0"/>
          <w:marBottom w:val="0"/>
          <w:divBdr>
            <w:top w:val="none" w:sz="0" w:space="0" w:color="auto"/>
            <w:left w:val="none" w:sz="0" w:space="0" w:color="auto"/>
            <w:bottom w:val="none" w:sz="0" w:space="0" w:color="auto"/>
            <w:right w:val="none" w:sz="0" w:space="0" w:color="auto"/>
          </w:divBdr>
        </w:div>
        <w:div w:id="900139486">
          <w:marLeft w:val="640"/>
          <w:marRight w:val="0"/>
          <w:marTop w:val="0"/>
          <w:marBottom w:val="0"/>
          <w:divBdr>
            <w:top w:val="none" w:sz="0" w:space="0" w:color="auto"/>
            <w:left w:val="none" w:sz="0" w:space="0" w:color="auto"/>
            <w:bottom w:val="none" w:sz="0" w:space="0" w:color="auto"/>
            <w:right w:val="none" w:sz="0" w:space="0" w:color="auto"/>
          </w:divBdr>
        </w:div>
        <w:div w:id="435564734">
          <w:marLeft w:val="640"/>
          <w:marRight w:val="0"/>
          <w:marTop w:val="0"/>
          <w:marBottom w:val="0"/>
          <w:divBdr>
            <w:top w:val="none" w:sz="0" w:space="0" w:color="auto"/>
            <w:left w:val="none" w:sz="0" w:space="0" w:color="auto"/>
            <w:bottom w:val="none" w:sz="0" w:space="0" w:color="auto"/>
            <w:right w:val="none" w:sz="0" w:space="0" w:color="auto"/>
          </w:divBdr>
        </w:div>
        <w:div w:id="171145973">
          <w:marLeft w:val="640"/>
          <w:marRight w:val="0"/>
          <w:marTop w:val="0"/>
          <w:marBottom w:val="0"/>
          <w:divBdr>
            <w:top w:val="none" w:sz="0" w:space="0" w:color="auto"/>
            <w:left w:val="none" w:sz="0" w:space="0" w:color="auto"/>
            <w:bottom w:val="none" w:sz="0" w:space="0" w:color="auto"/>
            <w:right w:val="none" w:sz="0" w:space="0" w:color="auto"/>
          </w:divBdr>
        </w:div>
        <w:div w:id="756364082">
          <w:marLeft w:val="640"/>
          <w:marRight w:val="0"/>
          <w:marTop w:val="0"/>
          <w:marBottom w:val="0"/>
          <w:divBdr>
            <w:top w:val="none" w:sz="0" w:space="0" w:color="auto"/>
            <w:left w:val="none" w:sz="0" w:space="0" w:color="auto"/>
            <w:bottom w:val="none" w:sz="0" w:space="0" w:color="auto"/>
            <w:right w:val="none" w:sz="0" w:space="0" w:color="auto"/>
          </w:divBdr>
        </w:div>
        <w:div w:id="260375195">
          <w:marLeft w:val="640"/>
          <w:marRight w:val="0"/>
          <w:marTop w:val="0"/>
          <w:marBottom w:val="0"/>
          <w:divBdr>
            <w:top w:val="none" w:sz="0" w:space="0" w:color="auto"/>
            <w:left w:val="none" w:sz="0" w:space="0" w:color="auto"/>
            <w:bottom w:val="none" w:sz="0" w:space="0" w:color="auto"/>
            <w:right w:val="none" w:sz="0" w:space="0" w:color="auto"/>
          </w:divBdr>
        </w:div>
        <w:div w:id="168369543">
          <w:marLeft w:val="640"/>
          <w:marRight w:val="0"/>
          <w:marTop w:val="0"/>
          <w:marBottom w:val="0"/>
          <w:divBdr>
            <w:top w:val="none" w:sz="0" w:space="0" w:color="auto"/>
            <w:left w:val="none" w:sz="0" w:space="0" w:color="auto"/>
            <w:bottom w:val="none" w:sz="0" w:space="0" w:color="auto"/>
            <w:right w:val="none" w:sz="0" w:space="0" w:color="auto"/>
          </w:divBdr>
        </w:div>
        <w:div w:id="1720978610">
          <w:marLeft w:val="640"/>
          <w:marRight w:val="0"/>
          <w:marTop w:val="0"/>
          <w:marBottom w:val="0"/>
          <w:divBdr>
            <w:top w:val="none" w:sz="0" w:space="0" w:color="auto"/>
            <w:left w:val="none" w:sz="0" w:space="0" w:color="auto"/>
            <w:bottom w:val="none" w:sz="0" w:space="0" w:color="auto"/>
            <w:right w:val="none" w:sz="0" w:space="0" w:color="auto"/>
          </w:divBdr>
        </w:div>
        <w:div w:id="324019676">
          <w:marLeft w:val="640"/>
          <w:marRight w:val="0"/>
          <w:marTop w:val="0"/>
          <w:marBottom w:val="0"/>
          <w:divBdr>
            <w:top w:val="none" w:sz="0" w:space="0" w:color="auto"/>
            <w:left w:val="none" w:sz="0" w:space="0" w:color="auto"/>
            <w:bottom w:val="none" w:sz="0" w:space="0" w:color="auto"/>
            <w:right w:val="none" w:sz="0" w:space="0" w:color="auto"/>
          </w:divBdr>
        </w:div>
        <w:div w:id="1859468378">
          <w:marLeft w:val="640"/>
          <w:marRight w:val="0"/>
          <w:marTop w:val="0"/>
          <w:marBottom w:val="0"/>
          <w:divBdr>
            <w:top w:val="none" w:sz="0" w:space="0" w:color="auto"/>
            <w:left w:val="none" w:sz="0" w:space="0" w:color="auto"/>
            <w:bottom w:val="none" w:sz="0" w:space="0" w:color="auto"/>
            <w:right w:val="none" w:sz="0" w:space="0" w:color="auto"/>
          </w:divBdr>
        </w:div>
        <w:div w:id="1479492201">
          <w:marLeft w:val="640"/>
          <w:marRight w:val="0"/>
          <w:marTop w:val="0"/>
          <w:marBottom w:val="0"/>
          <w:divBdr>
            <w:top w:val="none" w:sz="0" w:space="0" w:color="auto"/>
            <w:left w:val="none" w:sz="0" w:space="0" w:color="auto"/>
            <w:bottom w:val="none" w:sz="0" w:space="0" w:color="auto"/>
            <w:right w:val="none" w:sz="0" w:space="0" w:color="auto"/>
          </w:divBdr>
        </w:div>
        <w:div w:id="1636640899">
          <w:marLeft w:val="640"/>
          <w:marRight w:val="0"/>
          <w:marTop w:val="0"/>
          <w:marBottom w:val="0"/>
          <w:divBdr>
            <w:top w:val="none" w:sz="0" w:space="0" w:color="auto"/>
            <w:left w:val="none" w:sz="0" w:space="0" w:color="auto"/>
            <w:bottom w:val="none" w:sz="0" w:space="0" w:color="auto"/>
            <w:right w:val="none" w:sz="0" w:space="0" w:color="auto"/>
          </w:divBdr>
        </w:div>
        <w:div w:id="1148475619">
          <w:marLeft w:val="640"/>
          <w:marRight w:val="0"/>
          <w:marTop w:val="0"/>
          <w:marBottom w:val="0"/>
          <w:divBdr>
            <w:top w:val="none" w:sz="0" w:space="0" w:color="auto"/>
            <w:left w:val="none" w:sz="0" w:space="0" w:color="auto"/>
            <w:bottom w:val="none" w:sz="0" w:space="0" w:color="auto"/>
            <w:right w:val="none" w:sz="0" w:space="0" w:color="auto"/>
          </w:divBdr>
        </w:div>
        <w:div w:id="828710470">
          <w:marLeft w:val="640"/>
          <w:marRight w:val="0"/>
          <w:marTop w:val="0"/>
          <w:marBottom w:val="0"/>
          <w:divBdr>
            <w:top w:val="none" w:sz="0" w:space="0" w:color="auto"/>
            <w:left w:val="none" w:sz="0" w:space="0" w:color="auto"/>
            <w:bottom w:val="none" w:sz="0" w:space="0" w:color="auto"/>
            <w:right w:val="none" w:sz="0" w:space="0" w:color="auto"/>
          </w:divBdr>
        </w:div>
        <w:div w:id="1970818556">
          <w:marLeft w:val="640"/>
          <w:marRight w:val="0"/>
          <w:marTop w:val="0"/>
          <w:marBottom w:val="0"/>
          <w:divBdr>
            <w:top w:val="none" w:sz="0" w:space="0" w:color="auto"/>
            <w:left w:val="none" w:sz="0" w:space="0" w:color="auto"/>
            <w:bottom w:val="none" w:sz="0" w:space="0" w:color="auto"/>
            <w:right w:val="none" w:sz="0" w:space="0" w:color="auto"/>
          </w:divBdr>
        </w:div>
        <w:div w:id="1816605668">
          <w:marLeft w:val="640"/>
          <w:marRight w:val="0"/>
          <w:marTop w:val="0"/>
          <w:marBottom w:val="0"/>
          <w:divBdr>
            <w:top w:val="none" w:sz="0" w:space="0" w:color="auto"/>
            <w:left w:val="none" w:sz="0" w:space="0" w:color="auto"/>
            <w:bottom w:val="none" w:sz="0" w:space="0" w:color="auto"/>
            <w:right w:val="none" w:sz="0" w:space="0" w:color="auto"/>
          </w:divBdr>
        </w:div>
        <w:div w:id="1049770388">
          <w:marLeft w:val="640"/>
          <w:marRight w:val="0"/>
          <w:marTop w:val="0"/>
          <w:marBottom w:val="0"/>
          <w:divBdr>
            <w:top w:val="none" w:sz="0" w:space="0" w:color="auto"/>
            <w:left w:val="none" w:sz="0" w:space="0" w:color="auto"/>
            <w:bottom w:val="none" w:sz="0" w:space="0" w:color="auto"/>
            <w:right w:val="none" w:sz="0" w:space="0" w:color="auto"/>
          </w:divBdr>
        </w:div>
        <w:div w:id="2070415710">
          <w:marLeft w:val="640"/>
          <w:marRight w:val="0"/>
          <w:marTop w:val="0"/>
          <w:marBottom w:val="0"/>
          <w:divBdr>
            <w:top w:val="none" w:sz="0" w:space="0" w:color="auto"/>
            <w:left w:val="none" w:sz="0" w:space="0" w:color="auto"/>
            <w:bottom w:val="none" w:sz="0" w:space="0" w:color="auto"/>
            <w:right w:val="none" w:sz="0" w:space="0" w:color="auto"/>
          </w:divBdr>
        </w:div>
        <w:div w:id="1940093252">
          <w:marLeft w:val="640"/>
          <w:marRight w:val="0"/>
          <w:marTop w:val="0"/>
          <w:marBottom w:val="0"/>
          <w:divBdr>
            <w:top w:val="none" w:sz="0" w:space="0" w:color="auto"/>
            <w:left w:val="none" w:sz="0" w:space="0" w:color="auto"/>
            <w:bottom w:val="none" w:sz="0" w:space="0" w:color="auto"/>
            <w:right w:val="none" w:sz="0" w:space="0" w:color="auto"/>
          </w:divBdr>
        </w:div>
        <w:div w:id="1071006887">
          <w:marLeft w:val="640"/>
          <w:marRight w:val="0"/>
          <w:marTop w:val="0"/>
          <w:marBottom w:val="0"/>
          <w:divBdr>
            <w:top w:val="none" w:sz="0" w:space="0" w:color="auto"/>
            <w:left w:val="none" w:sz="0" w:space="0" w:color="auto"/>
            <w:bottom w:val="none" w:sz="0" w:space="0" w:color="auto"/>
            <w:right w:val="none" w:sz="0" w:space="0" w:color="auto"/>
          </w:divBdr>
        </w:div>
        <w:div w:id="1659378169">
          <w:marLeft w:val="640"/>
          <w:marRight w:val="0"/>
          <w:marTop w:val="0"/>
          <w:marBottom w:val="0"/>
          <w:divBdr>
            <w:top w:val="none" w:sz="0" w:space="0" w:color="auto"/>
            <w:left w:val="none" w:sz="0" w:space="0" w:color="auto"/>
            <w:bottom w:val="none" w:sz="0" w:space="0" w:color="auto"/>
            <w:right w:val="none" w:sz="0" w:space="0" w:color="auto"/>
          </w:divBdr>
        </w:div>
        <w:div w:id="2033142797">
          <w:marLeft w:val="640"/>
          <w:marRight w:val="0"/>
          <w:marTop w:val="0"/>
          <w:marBottom w:val="0"/>
          <w:divBdr>
            <w:top w:val="none" w:sz="0" w:space="0" w:color="auto"/>
            <w:left w:val="none" w:sz="0" w:space="0" w:color="auto"/>
            <w:bottom w:val="none" w:sz="0" w:space="0" w:color="auto"/>
            <w:right w:val="none" w:sz="0" w:space="0" w:color="auto"/>
          </w:divBdr>
        </w:div>
        <w:div w:id="718748291">
          <w:marLeft w:val="640"/>
          <w:marRight w:val="0"/>
          <w:marTop w:val="0"/>
          <w:marBottom w:val="0"/>
          <w:divBdr>
            <w:top w:val="none" w:sz="0" w:space="0" w:color="auto"/>
            <w:left w:val="none" w:sz="0" w:space="0" w:color="auto"/>
            <w:bottom w:val="none" w:sz="0" w:space="0" w:color="auto"/>
            <w:right w:val="none" w:sz="0" w:space="0" w:color="auto"/>
          </w:divBdr>
        </w:div>
        <w:div w:id="1149130555">
          <w:marLeft w:val="640"/>
          <w:marRight w:val="0"/>
          <w:marTop w:val="0"/>
          <w:marBottom w:val="0"/>
          <w:divBdr>
            <w:top w:val="none" w:sz="0" w:space="0" w:color="auto"/>
            <w:left w:val="none" w:sz="0" w:space="0" w:color="auto"/>
            <w:bottom w:val="none" w:sz="0" w:space="0" w:color="auto"/>
            <w:right w:val="none" w:sz="0" w:space="0" w:color="auto"/>
          </w:divBdr>
        </w:div>
        <w:div w:id="78718106">
          <w:marLeft w:val="640"/>
          <w:marRight w:val="0"/>
          <w:marTop w:val="0"/>
          <w:marBottom w:val="0"/>
          <w:divBdr>
            <w:top w:val="none" w:sz="0" w:space="0" w:color="auto"/>
            <w:left w:val="none" w:sz="0" w:space="0" w:color="auto"/>
            <w:bottom w:val="none" w:sz="0" w:space="0" w:color="auto"/>
            <w:right w:val="none" w:sz="0" w:space="0" w:color="auto"/>
          </w:divBdr>
        </w:div>
        <w:div w:id="893738022">
          <w:marLeft w:val="640"/>
          <w:marRight w:val="0"/>
          <w:marTop w:val="0"/>
          <w:marBottom w:val="0"/>
          <w:divBdr>
            <w:top w:val="none" w:sz="0" w:space="0" w:color="auto"/>
            <w:left w:val="none" w:sz="0" w:space="0" w:color="auto"/>
            <w:bottom w:val="none" w:sz="0" w:space="0" w:color="auto"/>
            <w:right w:val="none" w:sz="0" w:space="0" w:color="auto"/>
          </w:divBdr>
        </w:div>
        <w:div w:id="1059598425">
          <w:marLeft w:val="640"/>
          <w:marRight w:val="0"/>
          <w:marTop w:val="0"/>
          <w:marBottom w:val="0"/>
          <w:divBdr>
            <w:top w:val="none" w:sz="0" w:space="0" w:color="auto"/>
            <w:left w:val="none" w:sz="0" w:space="0" w:color="auto"/>
            <w:bottom w:val="none" w:sz="0" w:space="0" w:color="auto"/>
            <w:right w:val="none" w:sz="0" w:space="0" w:color="auto"/>
          </w:divBdr>
        </w:div>
        <w:div w:id="1796866670">
          <w:marLeft w:val="640"/>
          <w:marRight w:val="0"/>
          <w:marTop w:val="0"/>
          <w:marBottom w:val="0"/>
          <w:divBdr>
            <w:top w:val="none" w:sz="0" w:space="0" w:color="auto"/>
            <w:left w:val="none" w:sz="0" w:space="0" w:color="auto"/>
            <w:bottom w:val="none" w:sz="0" w:space="0" w:color="auto"/>
            <w:right w:val="none" w:sz="0" w:space="0" w:color="auto"/>
          </w:divBdr>
        </w:div>
        <w:div w:id="1046878726">
          <w:marLeft w:val="640"/>
          <w:marRight w:val="0"/>
          <w:marTop w:val="0"/>
          <w:marBottom w:val="0"/>
          <w:divBdr>
            <w:top w:val="none" w:sz="0" w:space="0" w:color="auto"/>
            <w:left w:val="none" w:sz="0" w:space="0" w:color="auto"/>
            <w:bottom w:val="none" w:sz="0" w:space="0" w:color="auto"/>
            <w:right w:val="none" w:sz="0" w:space="0" w:color="auto"/>
          </w:divBdr>
        </w:div>
        <w:div w:id="1498615442">
          <w:marLeft w:val="640"/>
          <w:marRight w:val="0"/>
          <w:marTop w:val="0"/>
          <w:marBottom w:val="0"/>
          <w:divBdr>
            <w:top w:val="none" w:sz="0" w:space="0" w:color="auto"/>
            <w:left w:val="none" w:sz="0" w:space="0" w:color="auto"/>
            <w:bottom w:val="none" w:sz="0" w:space="0" w:color="auto"/>
            <w:right w:val="none" w:sz="0" w:space="0" w:color="auto"/>
          </w:divBdr>
        </w:div>
        <w:div w:id="1937862030">
          <w:marLeft w:val="640"/>
          <w:marRight w:val="0"/>
          <w:marTop w:val="0"/>
          <w:marBottom w:val="0"/>
          <w:divBdr>
            <w:top w:val="none" w:sz="0" w:space="0" w:color="auto"/>
            <w:left w:val="none" w:sz="0" w:space="0" w:color="auto"/>
            <w:bottom w:val="none" w:sz="0" w:space="0" w:color="auto"/>
            <w:right w:val="none" w:sz="0" w:space="0" w:color="auto"/>
          </w:divBdr>
        </w:div>
        <w:div w:id="134568256">
          <w:marLeft w:val="640"/>
          <w:marRight w:val="0"/>
          <w:marTop w:val="0"/>
          <w:marBottom w:val="0"/>
          <w:divBdr>
            <w:top w:val="none" w:sz="0" w:space="0" w:color="auto"/>
            <w:left w:val="none" w:sz="0" w:space="0" w:color="auto"/>
            <w:bottom w:val="none" w:sz="0" w:space="0" w:color="auto"/>
            <w:right w:val="none" w:sz="0" w:space="0" w:color="auto"/>
          </w:divBdr>
        </w:div>
        <w:div w:id="412702939">
          <w:marLeft w:val="640"/>
          <w:marRight w:val="0"/>
          <w:marTop w:val="0"/>
          <w:marBottom w:val="0"/>
          <w:divBdr>
            <w:top w:val="none" w:sz="0" w:space="0" w:color="auto"/>
            <w:left w:val="none" w:sz="0" w:space="0" w:color="auto"/>
            <w:bottom w:val="none" w:sz="0" w:space="0" w:color="auto"/>
            <w:right w:val="none" w:sz="0" w:space="0" w:color="auto"/>
          </w:divBdr>
        </w:div>
        <w:div w:id="1810702378">
          <w:marLeft w:val="640"/>
          <w:marRight w:val="0"/>
          <w:marTop w:val="0"/>
          <w:marBottom w:val="0"/>
          <w:divBdr>
            <w:top w:val="none" w:sz="0" w:space="0" w:color="auto"/>
            <w:left w:val="none" w:sz="0" w:space="0" w:color="auto"/>
            <w:bottom w:val="none" w:sz="0" w:space="0" w:color="auto"/>
            <w:right w:val="none" w:sz="0" w:space="0" w:color="auto"/>
          </w:divBdr>
        </w:div>
        <w:div w:id="1878925529">
          <w:marLeft w:val="640"/>
          <w:marRight w:val="0"/>
          <w:marTop w:val="0"/>
          <w:marBottom w:val="0"/>
          <w:divBdr>
            <w:top w:val="none" w:sz="0" w:space="0" w:color="auto"/>
            <w:left w:val="none" w:sz="0" w:space="0" w:color="auto"/>
            <w:bottom w:val="none" w:sz="0" w:space="0" w:color="auto"/>
            <w:right w:val="none" w:sz="0" w:space="0" w:color="auto"/>
          </w:divBdr>
        </w:div>
        <w:div w:id="699087040">
          <w:marLeft w:val="640"/>
          <w:marRight w:val="0"/>
          <w:marTop w:val="0"/>
          <w:marBottom w:val="0"/>
          <w:divBdr>
            <w:top w:val="none" w:sz="0" w:space="0" w:color="auto"/>
            <w:left w:val="none" w:sz="0" w:space="0" w:color="auto"/>
            <w:bottom w:val="none" w:sz="0" w:space="0" w:color="auto"/>
            <w:right w:val="none" w:sz="0" w:space="0" w:color="auto"/>
          </w:divBdr>
        </w:div>
        <w:div w:id="787167032">
          <w:marLeft w:val="640"/>
          <w:marRight w:val="0"/>
          <w:marTop w:val="0"/>
          <w:marBottom w:val="0"/>
          <w:divBdr>
            <w:top w:val="none" w:sz="0" w:space="0" w:color="auto"/>
            <w:left w:val="none" w:sz="0" w:space="0" w:color="auto"/>
            <w:bottom w:val="none" w:sz="0" w:space="0" w:color="auto"/>
            <w:right w:val="none" w:sz="0" w:space="0" w:color="auto"/>
          </w:divBdr>
        </w:div>
        <w:div w:id="1748108052">
          <w:marLeft w:val="640"/>
          <w:marRight w:val="0"/>
          <w:marTop w:val="0"/>
          <w:marBottom w:val="0"/>
          <w:divBdr>
            <w:top w:val="none" w:sz="0" w:space="0" w:color="auto"/>
            <w:left w:val="none" w:sz="0" w:space="0" w:color="auto"/>
            <w:bottom w:val="none" w:sz="0" w:space="0" w:color="auto"/>
            <w:right w:val="none" w:sz="0" w:space="0" w:color="auto"/>
          </w:divBdr>
        </w:div>
        <w:div w:id="506597447">
          <w:marLeft w:val="640"/>
          <w:marRight w:val="0"/>
          <w:marTop w:val="0"/>
          <w:marBottom w:val="0"/>
          <w:divBdr>
            <w:top w:val="none" w:sz="0" w:space="0" w:color="auto"/>
            <w:left w:val="none" w:sz="0" w:space="0" w:color="auto"/>
            <w:bottom w:val="none" w:sz="0" w:space="0" w:color="auto"/>
            <w:right w:val="none" w:sz="0" w:space="0" w:color="auto"/>
          </w:divBdr>
        </w:div>
        <w:div w:id="1973242867">
          <w:marLeft w:val="640"/>
          <w:marRight w:val="0"/>
          <w:marTop w:val="0"/>
          <w:marBottom w:val="0"/>
          <w:divBdr>
            <w:top w:val="none" w:sz="0" w:space="0" w:color="auto"/>
            <w:left w:val="none" w:sz="0" w:space="0" w:color="auto"/>
            <w:bottom w:val="none" w:sz="0" w:space="0" w:color="auto"/>
            <w:right w:val="none" w:sz="0" w:space="0" w:color="auto"/>
          </w:divBdr>
        </w:div>
        <w:div w:id="1212691819">
          <w:marLeft w:val="640"/>
          <w:marRight w:val="0"/>
          <w:marTop w:val="0"/>
          <w:marBottom w:val="0"/>
          <w:divBdr>
            <w:top w:val="none" w:sz="0" w:space="0" w:color="auto"/>
            <w:left w:val="none" w:sz="0" w:space="0" w:color="auto"/>
            <w:bottom w:val="none" w:sz="0" w:space="0" w:color="auto"/>
            <w:right w:val="none" w:sz="0" w:space="0" w:color="auto"/>
          </w:divBdr>
        </w:div>
        <w:div w:id="1594388949">
          <w:marLeft w:val="640"/>
          <w:marRight w:val="0"/>
          <w:marTop w:val="0"/>
          <w:marBottom w:val="0"/>
          <w:divBdr>
            <w:top w:val="none" w:sz="0" w:space="0" w:color="auto"/>
            <w:left w:val="none" w:sz="0" w:space="0" w:color="auto"/>
            <w:bottom w:val="none" w:sz="0" w:space="0" w:color="auto"/>
            <w:right w:val="none" w:sz="0" w:space="0" w:color="auto"/>
          </w:divBdr>
        </w:div>
        <w:div w:id="605698889">
          <w:marLeft w:val="640"/>
          <w:marRight w:val="0"/>
          <w:marTop w:val="0"/>
          <w:marBottom w:val="0"/>
          <w:divBdr>
            <w:top w:val="none" w:sz="0" w:space="0" w:color="auto"/>
            <w:left w:val="none" w:sz="0" w:space="0" w:color="auto"/>
            <w:bottom w:val="none" w:sz="0" w:space="0" w:color="auto"/>
            <w:right w:val="none" w:sz="0" w:space="0" w:color="auto"/>
          </w:divBdr>
        </w:div>
        <w:div w:id="1779637048">
          <w:marLeft w:val="640"/>
          <w:marRight w:val="0"/>
          <w:marTop w:val="0"/>
          <w:marBottom w:val="0"/>
          <w:divBdr>
            <w:top w:val="none" w:sz="0" w:space="0" w:color="auto"/>
            <w:left w:val="none" w:sz="0" w:space="0" w:color="auto"/>
            <w:bottom w:val="none" w:sz="0" w:space="0" w:color="auto"/>
            <w:right w:val="none" w:sz="0" w:space="0" w:color="auto"/>
          </w:divBdr>
        </w:div>
        <w:div w:id="1437167046">
          <w:marLeft w:val="640"/>
          <w:marRight w:val="0"/>
          <w:marTop w:val="0"/>
          <w:marBottom w:val="0"/>
          <w:divBdr>
            <w:top w:val="none" w:sz="0" w:space="0" w:color="auto"/>
            <w:left w:val="none" w:sz="0" w:space="0" w:color="auto"/>
            <w:bottom w:val="none" w:sz="0" w:space="0" w:color="auto"/>
            <w:right w:val="none" w:sz="0" w:space="0" w:color="auto"/>
          </w:divBdr>
        </w:div>
        <w:div w:id="1624459169">
          <w:marLeft w:val="640"/>
          <w:marRight w:val="0"/>
          <w:marTop w:val="0"/>
          <w:marBottom w:val="0"/>
          <w:divBdr>
            <w:top w:val="none" w:sz="0" w:space="0" w:color="auto"/>
            <w:left w:val="none" w:sz="0" w:space="0" w:color="auto"/>
            <w:bottom w:val="none" w:sz="0" w:space="0" w:color="auto"/>
            <w:right w:val="none" w:sz="0" w:space="0" w:color="auto"/>
          </w:divBdr>
        </w:div>
        <w:div w:id="2003971883">
          <w:marLeft w:val="640"/>
          <w:marRight w:val="0"/>
          <w:marTop w:val="0"/>
          <w:marBottom w:val="0"/>
          <w:divBdr>
            <w:top w:val="none" w:sz="0" w:space="0" w:color="auto"/>
            <w:left w:val="none" w:sz="0" w:space="0" w:color="auto"/>
            <w:bottom w:val="none" w:sz="0" w:space="0" w:color="auto"/>
            <w:right w:val="none" w:sz="0" w:space="0" w:color="auto"/>
          </w:divBdr>
        </w:div>
        <w:div w:id="169564041">
          <w:marLeft w:val="640"/>
          <w:marRight w:val="0"/>
          <w:marTop w:val="0"/>
          <w:marBottom w:val="0"/>
          <w:divBdr>
            <w:top w:val="none" w:sz="0" w:space="0" w:color="auto"/>
            <w:left w:val="none" w:sz="0" w:space="0" w:color="auto"/>
            <w:bottom w:val="none" w:sz="0" w:space="0" w:color="auto"/>
            <w:right w:val="none" w:sz="0" w:space="0" w:color="auto"/>
          </w:divBdr>
        </w:div>
        <w:div w:id="1309168067">
          <w:marLeft w:val="640"/>
          <w:marRight w:val="0"/>
          <w:marTop w:val="0"/>
          <w:marBottom w:val="0"/>
          <w:divBdr>
            <w:top w:val="none" w:sz="0" w:space="0" w:color="auto"/>
            <w:left w:val="none" w:sz="0" w:space="0" w:color="auto"/>
            <w:bottom w:val="none" w:sz="0" w:space="0" w:color="auto"/>
            <w:right w:val="none" w:sz="0" w:space="0" w:color="auto"/>
          </w:divBdr>
        </w:div>
        <w:div w:id="877278207">
          <w:marLeft w:val="640"/>
          <w:marRight w:val="0"/>
          <w:marTop w:val="0"/>
          <w:marBottom w:val="0"/>
          <w:divBdr>
            <w:top w:val="none" w:sz="0" w:space="0" w:color="auto"/>
            <w:left w:val="none" w:sz="0" w:space="0" w:color="auto"/>
            <w:bottom w:val="none" w:sz="0" w:space="0" w:color="auto"/>
            <w:right w:val="none" w:sz="0" w:space="0" w:color="auto"/>
          </w:divBdr>
        </w:div>
        <w:div w:id="1533692450">
          <w:marLeft w:val="640"/>
          <w:marRight w:val="0"/>
          <w:marTop w:val="0"/>
          <w:marBottom w:val="0"/>
          <w:divBdr>
            <w:top w:val="none" w:sz="0" w:space="0" w:color="auto"/>
            <w:left w:val="none" w:sz="0" w:space="0" w:color="auto"/>
            <w:bottom w:val="none" w:sz="0" w:space="0" w:color="auto"/>
            <w:right w:val="none" w:sz="0" w:space="0" w:color="auto"/>
          </w:divBdr>
        </w:div>
        <w:div w:id="100300965">
          <w:marLeft w:val="640"/>
          <w:marRight w:val="0"/>
          <w:marTop w:val="0"/>
          <w:marBottom w:val="0"/>
          <w:divBdr>
            <w:top w:val="none" w:sz="0" w:space="0" w:color="auto"/>
            <w:left w:val="none" w:sz="0" w:space="0" w:color="auto"/>
            <w:bottom w:val="none" w:sz="0" w:space="0" w:color="auto"/>
            <w:right w:val="none" w:sz="0" w:space="0" w:color="auto"/>
          </w:divBdr>
        </w:div>
        <w:div w:id="220867699">
          <w:marLeft w:val="640"/>
          <w:marRight w:val="0"/>
          <w:marTop w:val="0"/>
          <w:marBottom w:val="0"/>
          <w:divBdr>
            <w:top w:val="none" w:sz="0" w:space="0" w:color="auto"/>
            <w:left w:val="none" w:sz="0" w:space="0" w:color="auto"/>
            <w:bottom w:val="none" w:sz="0" w:space="0" w:color="auto"/>
            <w:right w:val="none" w:sz="0" w:space="0" w:color="auto"/>
          </w:divBdr>
        </w:div>
        <w:div w:id="1212308079">
          <w:marLeft w:val="640"/>
          <w:marRight w:val="0"/>
          <w:marTop w:val="0"/>
          <w:marBottom w:val="0"/>
          <w:divBdr>
            <w:top w:val="none" w:sz="0" w:space="0" w:color="auto"/>
            <w:left w:val="none" w:sz="0" w:space="0" w:color="auto"/>
            <w:bottom w:val="none" w:sz="0" w:space="0" w:color="auto"/>
            <w:right w:val="none" w:sz="0" w:space="0" w:color="auto"/>
          </w:divBdr>
        </w:div>
        <w:div w:id="1848137054">
          <w:marLeft w:val="640"/>
          <w:marRight w:val="0"/>
          <w:marTop w:val="0"/>
          <w:marBottom w:val="0"/>
          <w:divBdr>
            <w:top w:val="none" w:sz="0" w:space="0" w:color="auto"/>
            <w:left w:val="none" w:sz="0" w:space="0" w:color="auto"/>
            <w:bottom w:val="none" w:sz="0" w:space="0" w:color="auto"/>
            <w:right w:val="none" w:sz="0" w:space="0" w:color="auto"/>
          </w:divBdr>
        </w:div>
        <w:div w:id="214396368">
          <w:marLeft w:val="640"/>
          <w:marRight w:val="0"/>
          <w:marTop w:val="0"/>
          <w:marBottom w:val="0"/>
          <w:divBdr>
            <w:top w:val="none" w:sz="0" w:space="0" w:color="auto"/>
            <w:left w:val="none" w:sz="0" w:space="0" w:color="auto"/>
            <w:bottom w:val="none" w:sz="0" w:space="0" w:color="auto"/>
            <w:right w:val="none" w:sz="0" w:space="0" w:color="auto"/>
          </w:divBdr>
        </w:div>
        <w:div w:id="1702901551">
          <w:marLeft w:val="640"/>
          <w:marRight w:val="0"/>
          <w:marTop w:val="0"/>
          <w:marBottom w:val="0"/>
          <w:divBdr>
            <w:top w:val="none" w:sz="0" w:space="0" w:color="auto"/>
            <w:left w:val="none" w:sz="0" w:space="0" w:color="auto"/>
            <w:bottom w:val="none" w:sz="0" w:space="0" w:color="auto"/>
            <w:right w:val="none" w:sz="0" w:space="0" w:color="auto"/>
          </w:divBdr>
        </w:div>
        <w:div w:id="594552968">
          <w:marLeft w:val="640"/>
          <w:marRight w:val="0"/>
          <w:marTop w:val="0"/>
          <w:marBottom w:val="0"/>
          <w:divBdr>
            <w:top w:val="none" w:sz="0" w:space="0" w:color="auto"/>
            <w:left w:val="none" w:sz="0" w:space="0" w:color="auto"/>
            <w:bottom w:val="none" w:sz="0" w:space="0" w:color="auto"/>
            <w:right w:val="none" w:sz="0" w:space="0" w:color="auto"/>
          </w:divBdr>
        </w:div>
        <w:div w:id="1950697975">
          <w:marLeft w:val="640"/>
          <w:marRight w:val="0"/>
          <w:marTop w:val="0"/>
          <w:marBottom w:val="0"/>
          <w:divBdr>
            <w:top w:val="none" w:sz="0" w:space="0" w:color="auto"/>
            <w:left w:val="none" w:sz="0" w:space="0" w:color="auto"/>
            <w:bottom w:val="none" w:sz="0" w:space="0" w:color="auto"/>
            <w:right w:val="none" w:sz="0" w:space="0" w:color="auto"/>
          </w:divBdr>
        </w:div>
        <w:div w:id="555091096">
          <w:marLeft w:val="640"/>
          <w:marRight w:val="0"/>
          <w:marTop w:val="0"/>
          <w:marBottom w:val="0"/>
          <w:divBdr>
            <w:top w:val="none" w:sz="0" w:space="0" w:color="auto"/>
            <w:left w:val="none" w:sz="0" w:space="0" w:color="auto"/>
            <w:bottom w:val="none" w:sz="0" w:space="0" w:color="auto"/>
            <w:right w:val="none" w:sz="0" w:space="0" w:color="auto"/>
          </w:divBdr>
        </w:div>
        <w:div w:id="1341204274">
          <w:marLeft w:val="640"/>
          <w:marRight w:val="0"/>
          <w:marTop w:val="0"/>
          <w:marBottom w:val="0"/>
          <w:divBdr>
            <w:top w:val="none" w:sz="0" w:space="0" w:color="auto"/>
            <w:left w:val="none" w:sz="0" w:space="0" w:color="auto"/>
            <w:bottom w:val="none" w:sz="0" w:space="0" w:color="auto"/>
            <w:right w:val="none" w:sz="0" w:space="0" w:color="auto"/>
          </w:divBdr>
        </w:div>
        <w:div w:id="851067139">
          <w:marLeft w:val="640"/>
          <w:marRight w:val="0"/>
          <w:marTop w:val="0"/>
          <w:marBottom w:val="0"/>
          <w:divBdr>
            <w:top w:val="none" w:sz="0" w:space="0" w:color="auto"/>
            <w:left w:val="none" w:sz="0" w:space="0" w:color="auto"/>
            <w:bottom w:val="none" w:sz="0" w:space="0" w:color="auto"/>
            <w:right w:val="none" w:sz="0" w:space="0" w:color="auto"/>
          </w:divBdr>
        </w:div>
        <w:div w:id="637883979">
          <w:marLeft w:val="640"/>
          <w:marRight w:val="0"/>
          <w:marTop w:val="0"/>
          <w:marBottom w:val="0"/>
          <w:divBdr>
            <w:top w:val="none" w:sz="0" w:space="0" w:color="auto"/>
            <w:left w:val="none" w:sz="0" w:space="0" w:color="auto"/>
            <w:bottom w:val="none" w:sz="0" w:space="0" w:color="auto"/>
            <w:right w:val="none" w:sz="0" w:space="0" w:color="auto"/>
          </w:divBdr>
        </w:div>
        <w:div w:id="598609155">
          <w:marLeft w:val="640"/>
          <w:marRight w:val="0"/>
          <w:marTop w:val="0"/>
          <w:marBottom w:val="0"/>
          <w:divBdr>
            <w:top w:val="none" w:sz="0" w:space="0" w:color="auto"/>
            <w:left w:val="none" w:sz="0" w:space="0" w:color="auto"/>
            <w:bottom w:val="none" w:sz="0" w:space="0" w:color="auto"/>
            <w:right w:val="none" w:sz="0" w:space="0" w:color="auto"/>
          </w:divBdr>
        </w:div>
        <w:div w:id="752430299">
          <w:marLeft w:val="640"/>
          <w:marRight w:val="0"/>
          <w:marTop w:val="0"/>
          <w:marBottom w:val="0"/>
          <w:divBdr>
            <w:top w:val="none" w:sz="0" w:space="0" w:color="auto"/>
            <w:left w:val="none" w:sz="0" w:space="0" w:color="auto"/>
            <w:bottom w:val="none" w:sz="0" w:space="0" w:color="auto"/>
            <w:right w:val="none" w:sz="0" w:space="0" w:color="auto"/>
          </w:divBdr>
        </w:div>
        <w:div w:id="1770272730">
          <w:marLeft w:val="640"/>
          <w:marRight w:val="0"/>
          <w:marTop w:val="0"/>
          <w:marBottom w:val="0"/>
          <w:divBdr>
            <w:top w:val="none" w:sz="0" w:space="0" w:color="auto"/>
            <w:left w:val="none" w:sz="0" w:space="0" w:color="auto"/>
            <w:bottom w:val="none" w:sz="0" w:space="0" w:color="auto"/>
            <w:right w:val="none" w:sz="0" w:space="0" w:color="auto"/>
          </w:divBdr>
        </w:div>
        <w:div w:id="1274289192">
          <w:marLeft w:val="640"/>
          <w:marRight w:val="0"/>
          <w:marTop w:val="0"/>
          <w:marBottom w:val="0"/>
          <w:divBdr>
            <w:top w:val="none" w:sz="0" w:space="0" w:color="auto"/>
            <w:left w:val="none" w:sz="0" w:space="0" w:color="auto"/>
            <w:bottom w:val="none" w:sz="0" w:space="0" w:color="auto"/>
            <w:right w:val="none" w:sz="0" w:space="0" w:color="auto"/>
          </w:divBdr>
        </w:div>
        <w:div w:id="803277230">
          <w:marLeft w:val="640"/>
          <w:marRight w:val="0"/>
          <w:marTop w:val="0"/>
          <w:marBottom w:val="0"/>
          <w:divBdr>
            <w:top w:val="none" w:sz="0" w:space="0" w:color="auto"/>
            <w:left w:val="none" w:sz="0" w:space="0" w:color="auto"/>
            <w:bottom w:val="none" w:sz="0" w:space="0" w:color="auto"/>
            <w:right w:val="none" w:sz="0" w:space="0" w:color="auto"/>
          </w:divBdr>
        </w:div>
        <w:div w:id="1533499256">
          <w:marLeft w:val="640"/>
          <w:marRight w:val="0"/>
          <w:marTop w:val="0"/>
          <w:marBottom w:val="0"/>
          <w:divBdr>
            <w:top w:val="none" w:sz="0" w:space="0" w:color="auto"/>
            <w:left w:val="none" w:sz="0" w:space="0" w:color="auto"/>
            <w:bottom w:val="none" w:sz="0" w:space="0" w:color="auto"/>
            <w:right w:val="none" w:sz="0" w:space="0" w:color="auto"/>
          </w:divBdr>
        </w:div>
        <w:div w:id="641622949">
          <w:marLeft w:val="640"/>
          <w:marRight w:val="0"/>
          <w:marTop w:val="0"/>
          <w:marBottom w:val="0"/>
          <w:divBdr>
            <w:top w:val="none" w:sz="0" w:space="0" w:color="auto"/>
            <w:left w:val="none" w:sz="0" w:space="0" w:color="auto"/>
            <w:bottom w:val="none" w:sz="0" w:space="0" w:color="auto"/>
            <w:right w:val="none" w:sz="0" w:space="0" w:color="auto"/>
          </w:divBdr>
        </w:div>
        <w:div w:id="1198002864">
          <w:marLeft w:val="640"/>
          <w:marRight w:val="0"/>
          <w:marTop w:val="0"/>
          <w:marBottom w:val="0"/>
          <w:divBdr>
            <w:top w:val="none" w:sz="0" w:space="0" w:color="auto"/>
            <w:left w:val="none" w:sz="0" w:space="0" w:color="auto"/>
            <w:bottom w:val="none" w:sz="0" w:space="0" w:color="auto"/>
            <w:right w:val="none" w:sz="0" w:space="0" w:color="auto"/>
          </w:divBdr>
        </w:div>
        <w:div w:id="21325410">
          <w:marLeft w:val="640"/>
          <w:marRight w:val="0"/>
          <w:marTop w:val="0"/>
          <w:marBottom w:val="0"/>
          <w:divBdr>
            <w:top w:val="none" w:sz="0" w:space="0" w:color="auto"/>
            <w:left w:val="none" w:sz="0" w:space="0" w:color="auto"/>
            <w:bottom w:val="none" w:sz="0" w:space="0" w:color="auto"/>
            <w:right w:val="none" w:sz="0" w:space="0" w:color="auto"/>
          </w:divBdr>
        </w:div>
        <w:div w:id="1785687004">
          <w:marLeft w:val="640"/>
          <w:marRight w:val="0"/>
          <w:marTop w:val="0"/>
          <w:marBottom w:val="0"/>
          <w:divBdr>
            <w:top w:val="none" w:sz="0" w:space="0" w:color="auto"/>
            <w:left w:val="none" w:sz="0" w:space="0" w:color="auto"/>
            <w:bottom w:val="none" w:sz="0" w:space="0" w:color="auto"/>
            <w:right w:val="none" w:sz="0" w:space="0" w:color="auto"/>
          </w:divBdr>
        </w:div>
        <w:div w:id="38552067">
          <w:marLeft w:val="640"/>
          <w:marRight w:val="0"/>
          <w:marTop w:val="0"/>
          <w:marBottom w:val="0"/>
          <w:divBdr>
            <w:top w:val="none" w:sz="0" w:space="0" w:color="auto"/>
            <w:left w:val="none" w:sz="0" w:space="0" w:color="auto"/>
            <w:bottom w:val="none" w:sz="0" w:space="0" w:color="auto"/>
            <w:right w:val="none" w:sz="0" w:space="0" w:color="auto"/>
          </w:divBdr>
        </w:div>
        <w:div w:id="61486747">
          <w:marLeft w:val="640"/>
          <w:marRight w:val="0"/>
          <w:marTop w:val="0"/>
          <w:marBottom w:val="0"/>
          <w:divBdr>
            <w:top w:val="none" w:sz="0" w:space="0" w:color="auto"/>
            <w:left w:val="none" w:sz="0" w:space="0" w:color="auto"/>
            <w:bottom w:val="none" w:sz="0" w:space="0" w:color="auto"/>
            <w:right w:val="none" w:sz="0" w:space="0" w:color="auto"/>
          </w:divBdr>
        </w:div>
        <w:div w:id="1975304">
          <w:marLeft w:val="640"/>
          <w:marRight w:val="0"/>
          <w:marTop w:val="0"/>
          <w:marBottom w:val="0"/>
          <w:divBdr>
            <w:top w:val="none" w:sz="0" w:space="0" w:color="auto"/>
            <w:left w:val="none" w:sz="0" w:space="0" w:color="auto"/>
            <w:bottom w:val="none" w:sz="0" w:space="0" w:color="auto"/>
            <w:right w:val="none" w:sz="0" w:space="0" w:color="auto"/>
          </w:divBdr>
        </w:div>
        <w:div w:id="1681082136">
          <w:marLeft w:val="640"/>
          <w:marRight w:val="0"/>
          <w:marTop w:val="0"/>
          <w:marBottom w:val="0"/>
          <w:divBdr>
            <w:top w:val="none" w:sz="0" w:space="0" w:color="auto"/>
            <w:left w:val="none" w:sz="0" w:space="0" w:color="auto"/>
            <w:bottom w:val="none" w:sz="0" w:space="0" w:color="auto"/>
            <w:right w:val="none" w:sz="0" w:space="0" w:color="auto"/>
          </w:divBdr>
        </w:div>
        <w:div w:id="223880901">
          <w:marLeft w:val="640"/>
          <w:marRight w:val="0"/>
          <w:marTop w:val="0"/>
          <w:marBottom w:val="0"/>
          <w:divBdr>
            <w:top w:val="none" w:sz="0" w:space="0" w:color="auto"/>
            <w:left w:val="none" w:sz="0" w:space="0" w:color="auto"/>
            <w:bottom w:val="none" w:sz="0" w:space="0" w:color="auto"/>
            <w:right w:val="none" w:sz="0" w:space="0" w:color="auto"/>
          </w:divBdr>
        </w:div>
        <w:div w:id="1766268491">
          <w:marLeft w:val="640"/>
          <w:marRight w:val="0"/>
          <w:marTop w:val="0"/>
          <w:marBottom w:val="0"/>
          <w:divBdr>
            <w:top w:val="none" w:sz="0" w:space="0" w:color="auto"/>
            <w:left w:val="none" w:sz="0" w:space="0" w:color="auto"/>
            <w:bottom w:val="none" w:sz="0" w:space="0" w:color="auto"/>
            <w:right w:val="none" w:sz="0" w:space="0" w:color="auto"/>
          </w:divBdr>
        </w:div>
        <w:div w:id="831991538">
          <w:marLeft w:val="640"/>
          <w:marRight w:val="0"/>
          <w:marTop w:val="0"/>
          <w:marBottom w:val="0"/>
          <w:divBdr>
            <w:top w:val="none" w:sz="0" w:space="0" w:color="auto"/>
            <w:left w:val="none" w:sz="0" w:space="0" w:color="auto"/>
            <w:bottom w:val="none" w:sz="0" w:space="0" w:color="auto"/>
            <w:right w:val="none" w:sz="0" w:space="0" w:color="auto"/>
          </w:divBdr>
        </w:div>
        <w:div w:id="71315404">
          <w:marLeft w:val="640"/>
          <w:marRight w:val="0"/>
          <w:marTop w:val="0"/>
          <w:marBottom w:val="0"/>
          <w:divBdr>
            <w:top w:val="none" w:sz="0" w:space="0" w:color="auto"/>
            <w:left w:val="none" w:sz="0" w:space="0" w:color="auto"/>
            <w:bottom w:val="none" w:sz="0" w:space="0" w:color="auto"/>
            <w:right w:val="none" w:sz="0" w:space="0" w:color="auto"/>
          </w:divBdr>
        </w:div>
        <w:div w:id="735054926">
          <w:marLeft w:val="640"/>
          <w:marRight w:val="0"/>
          <w:marTop w:val="0"/>
          <w:marBottom w:val="0"/>
          <w:divBdr>
            <w:top w:val="none" w:sz="0" w:space="0" w:color="auto"/>
            <w:left w:val="none" w:sz="0" w:space="0" w:color="auto"/>
            <w:bottom w:val="none" w:sz="0" w:space="0" w:color="auto"/>
            <w:right w:val="none" w:sz="0" w:space="0" w:color="auto"/>
          </w:divBdr>
        </w:div>
        <w:div w:id="713384676">
          <w:marLeft w:val="640"/>
          <w:marRight w:val="0"/>
          <w:marTop w:val="0"/>
          <w:marBottom w:val="0"/>
          <w:divBdr>
            <w:top w:val="none" w:sz="0" w:space="0" w:color="auto"/>
            <w:left w:val="none" w:sz="0" w:space="0" w:color="auto"/>
            <w:bottom w:val="none" w:sz="0" w:space="0" w:color="auto"/>
            <w:right w:val="none" w:sz="0" w:space="0" w:color="auto"/>
          </w:divBdr>
        </w:div>
        <w:div w:id="1966502000">
          <w:marLeft w:val="640"/>
          <w:marRight w:val="0"/>
          <w:marTop w:val="0"/>
          <w:marBottom w:val="0"/>
          <w:divBdr>
            <w:top w:val="none" w:sz="0" w:space="0" w:color="auto"/>
            <w:left w:val="none" w:sz="0" w:space="0" w:color="auto"/>
            <w:bottom w:val="none" w:sz="0" w:space="0" w:color="auto"/>
            <w:right w:val="none" w:sz="0" w:space="0" w:color="auto"/>
          </w:divBdr>
        </w:div>
        <w:div w:id="471676104">
          <w:marLeft w:val="640"/>
          <w:marRight w:val="0"/>
          <w:marTop w:val="0"/>
          <w:marBottom w:val="0"/>
          <w:divBdr>
            <w:top w:val="none" w:sz="0" w:space="0" w:color="auto"/>
            <w:left w:val="none" w:sz="0" w:space="0" w:color="auto"/>
            <w:bottom w:val="none" w:sz="0" w:space="0" w:color="auto"/>
            <w:right w:val="none" w:sz="0" w:space="0" w:color="auto"/>
          </w:divBdr>
        </w:div>
        <w:div w:id="1767380660">
          <w:marLeft w:val="640"/>
          <w:marRight w:val="0"/>
          <w:marTop w:val="0"/>
          <w:marBottom w:val="0"/>
          <w:divBdr>
            <w:top w:val="none" w:sz="0" w:space="0" w:color="auto"/>
            <w:left w:val="none" w:sz="0" w:space="0" w:color="auto"/>
            <w:bottom w:val="none" w:sz="0" w:space="0" w:color="auto"/>
            <w:right w:val="none" w:sz="0" w:space="0" w:color="auto"/>
          </w:divBdr>
        </w:div>
        <w:div w:id="297958295">
          <w:marLeft w:val="640"/>
          <w:marRight w:val="0"/>
          <w:marTop w:val="0"/>
          <w:marBottom w:val="0"/>
          <w:divBdr>
            <w:top w:val="none" w:sz="0" w:space="0" w:color="auto"/>
            <w:left w:val="none" w:sz="0" w:space="0" w:color="auto"/>
            <w:bottom w:val="none" w:sz="0" w:space="0" w:color="auto"/>
            <w:right w:val="none" w:sz="0" w:space="0" w:color="auto"/>
          </w:divBdr>
        </w:div>
        <w:div w:id="2147159718">
          <w:marLeft w:val="640"/>
          <w:marRight w:val="0"/>
          <w:marTop w:val="0"/>
          <w:marBottom w:val="0"/>
          <w:divBdr>
            <w:top w:val="none" w:sz="0" w:space="0" w:color="auto"/>
            <w:left w:val="none" w:sz="0" w:space="0" w:color="auto"/>
            <w:bottom w:val="none" w:sz="0" w:space="0" w:color="auto"/>
            <w:right w:val="none" w:sz="0" w:space="0" w:color="auto"/>
          </w:divBdr>
        </w:div>
        <w:div w:id="85616909">
          <w:marLeft w:val="640"/>
          <w:marRight w:val="0"/>
          <w:marTop w:val="0"/>
          <w:marBottom w:val="0"/>
          <w:divBdr>
            <w:top w:val="none" w:sz="0" w:space="0" w:color="auto"/>
            <w:left w:val="none" w:sz="0" w:space="0" w:color="auto"/>
            <w:bottom w:val="none" w:sz="0" w:space="0" w:color="auto"/>
            <w:right w:val="none" w:sz="0" w:space="0" w:color="auto"/>
          </w:divBdr>
        </w:div>
        <w:div w:id="1173838552">
          <w:marLeft w:val="640"/>
          <w:marRight w:val="0"/>
          <w:marTop w:val="0"/>
          <w:marBottom w:val="0"/>
          <w:divBdr>
            <w:top w:val="none" w:sz="0" w:space="0" w:color="auto"/>
            <w:left w:val="none" w:sz="0" w:space="0" w:color="auto"/>
            <w:bottom w:val="none" w:sz="0" w:space="0" w:color="auto"/>
            <w:right w:val="none" w:sz="0" w:space="0" w:color="auto"/>
          </w:divBdr>
        </w:div>
        <w:div w:id="801193381">
          <w:marLeft w:val="640"/>
          <w:marRight w:val="0"/>
          <w:marTop w:val="0"/>
          <w:marBottom w:val="0"/>
          <w:divBdr>
            <w:top w:val="none" w:sz="0" w:space="0" w:color="auto"/>
            <w:left w:val="none" w:sz="0" w:space="0" w:color="auto"/>
            <w:bottom w:val="none" w:sz="0" w:space="0" w:color="auto"/>
            <w:right w:val="none" w:sz="0" w:space="0" w:color="auto"/>
          </w:divBdr>
        </w:div>
        <w:div w:id="2137916699">
          <w:marLeft w:val="640"/>
          <w:marRight w:val="0"/>
          <w:marTop w:val="0"/>
          <w:marBottom w:val="0"/>
          <w:divBdr>
            <w:top w:val="none" w:sz="0" w:space="0" w:color="auto"/>
            <w:left w:val="none" w:sz="0" w:space="0" w:color="auto"/>
            <w:bottom w:val="none" w:sz="0" w:space="0" w:color="auto"/>
            <w:right w:val="none" w:sz="0" w:space="0" w:color="auto"/>
          </w:divBdr>
        </w:div>
        <w:div w:id="1893736511">
          <w:marLeft w:val="640"/>
          <w:marRight w:val="0"/>
          <w:marTop w:val="0"/>
          <w:marBottom w:val="0"/>
          <w:divBdr>
            <w:top w:val="none" w:sz="0" w:space="0" w:color="auto"/>
            <w:left w:val="none" w:sz="0" w:space="0" w:color="auto"/>
            <w:bottom w:val="none" w:sz="0" w:space="0" w:color="auto"/>
            <w:right w:val="none" w:sz="0" w:space="0" w:color="auto"/>
          </w:divBdr>
        </w:div>
        <w:div w:id="827982352">
          <w:marLeft w:val="640"/>
          <w:marRight w:val="0"/>
          <w:marTop w:val="0"/>
          <w:marBottom w:val="0"/>
          <w:divBdr>
            <w:top w:val="none" w:sz="0" w:space="0" w:color="auto"/>
            <w:left w:val="none" w:sz="0" w:space="0" w:color="auto"/>
            <w:bottom w:val="none" w:sz="0" w:space="0" w:color="auto"/>
            <w:right w:val="none" w:sz="0" w:space="0" w:color="auto"/>
          </w:divBdr>
        </w:div>
        <w:div w:id="385489345">
          <w:marLeft w:val="640"/>
          <w:marRight w:val="0"/>
          <w:marTop w:val="0"/>
          <w:marBottom w:val="0"/>
          <w:divBdr>
            <w:top w:val="none" w:sz="0" w:space="0" w:color="auto"/>
            <w:left w:val="none" w:sz="0" w:space="0" w:color="auto"/>
            <w:bottom w:val="none" w:sz="0" w:space="0" w:color="auto"/>
            <w:right w:val="none" w:sz="0" w:space="0" w:color="auto"/>
          </w:divBdr>
        </w:div>
        <w:div w:id="239027669">
          <w:marLeft w:val="640"/>
          <w:marRight w:val="0"/>
          <w:marTop w:val="0"/>
          <w:marBottom w:val="0"/>
          <w:divBdr>
            <w:top w:val="none" w:sz="0" w:space="0" w:color="auto"/>
            <w:left w:val="none" w:sz="0" w:space="0" w:color="auto"/>
            <w:bottom w:val="none" w:sz="0" w:space="0" w:color="auto"/>
            <w:right w:val="none" w:sz="0" w:space="0" w:color="auto"/>
          </w:divBdr>
        </w:div>
        <w:div w:id="292835083">
          <w:marLeft w:val="640"/>
          <w:marRight w:val="0"/>
          <w:marTop w:val="0"/>
          <w:marBottom w:val="0"/>
          <w:divBdr>
            <w:top w:val="none" w:sz="0" w:space="0" w:color="auto"/>
            <w:left w:val="none" w:sz="0" w:space="0" w:color="auto"/>
            <w:bottom w:val="none" w:sz="0" w:space="0" w:color="auto"/>
            <w:right w:val="none" w:sz="0" w:space="0" w:color="auto"/>
          </w:divBdr>
        </w:div>
        <w:div w:id="187333056">
          <w:marLeft w:val="640"/>
          <w:marRight w:val="0"/>
          <w:marTop w:val="0"/>
          <w:marBottom w:val="0"/>
          <w:divBdr>
            <w:top w:val="none" w:sz="0" w:space="0" w:color="auto"/>
            <w:left w:val="none" w:sz="0" w:space="0" w:color="auto"/>
            <w:bottom w:val="none" w:sz="0" w:space="0" w:color="auto"/>
            <w:right w:val="none" w:sz="0" w:space="0" w:color="auto"/>
          </w:divBdr>
        </w:div>
        <w:div w:id="2004357994">
          <w:marLeft w:val="640"/>
          <w:marRight w:val="0"/>
          <w:marTop w:val="0"/>
          <w:marBottom w:val="0"/>
          <w:divBdr>
            <w:top w:val="none" w:sz="0" w:space="0" w:color="auto"/>
            <w:left w:val="none" w:sz="0" w:space="0" w:color="auto"/>
            <w:bottom w:val="none" w:sz="0" w:space="0" w:color="auto"/>
            <w:right w:val="none" w:sz="0" w:space="0" w:color="auto"/>
          </w:divBdr>
        </w:div>
        <w:div w:id="1478065143">
          <w:marLeft w:val="640"/>
          <w:marRight w:val="0"/>
          <w:marTop w:val="0"/>
          <w:marBottom w:val="0"/>
          <w:divBdr>
            <w:top w:val="none" w:sz="0" w:space="0" w:color="auto"/>
            <w:left w:val="none" w:sz="0" w:space="0" w:color="auto"/>
            <w:bottom w:val="none" w:sz="0" w:space="0" w:color="auto"/>
            <w:right w:val="none" w:sz="0" w:space="0" w:color="auto"/>
          </w:divBdr>
        </w:div>
        <w:div w:id="1726951535">
          <w:marLeft w:val="640"/>
          <w:marRight w:val="0"/>
          <w:marTop w:val="0"/>
          <w:marBottom w:val="0"/>
          <w:divBdr>
            <w:top w:val="none" w:sz="0" w:space="0" w:color="auto"/>
            <w:left w:val="none" w:sz="0" w:space="0" w:color="auto"/>
            <w:bottom w:val="none" w:sz="0" w:space="0" w:color="auto"/>
            <w:right w:val="none" w:sz="0" w:space="0" w:color="auto"/>
          </w:divBdr>
        </w:div>
        <w:div w:id="905871219">
          <w:marLeft w:val="640"/>
          <w:marRight w:val="0"/>
          <w:marTop w:val="0"/>
          <w:marBottom w:val="0"/>
          <w:divBdr>
            <w:top w:val="none" w:sz="0" w:space="0" w:color="auto"/>
            <w:left w:val="none" w:sz="0" w:space="0" w:color="auto"/>
            <w:bottom w:val="none" w:sz="0" w:space="0" w:color="auto"/>
            <w:right w:val="none" w:sz="0" w:space="0" w:color="auto"/>
          </w:divBdr>
        </w:div>
        <w:div w:id="2096507579">
          <w:marLeft w:val="640"/>
          <w:marRight w:val="0"/>
          <w:marTop w:val="0"/>
          <w:marBottom w:val="0"/>
          <w:divBdr>
            <w:top w:val="none" w:sz="0" w:space="0" w:color="auto"/>
            <w:left w:val="none" w:sz="0" w:space="0" w:color="auto"/>
            <w:bottom w:val="none" w:sz="0" w:space="0" w:color="auto"/>
            <w:right w:val="none" w:sz="0" w:space="0" w:color="auto"/>
          </w:divBdr>
        </w:div>
        <w:div w:id="1832134862">
          <w:marLeft w:val="640"/>
          <w:marRight w:val="0"/>
          <w:marTop w:val="0"/>
          <w:marBottom w:val="0"/>
          <w:divBdr>
            <w:top w:val="none" w:sz="0" w:space="0" w:color="auto"/>
            <w:left w:val="none" w:sz="0" w:space="0" w:color="auto"/>
            <w:bottom w:val="none" w:sz="0" w:space="0" w:color="auto"/>
            <w:right w:val="none" w:sz="0" w:space="0" w:color="auto"/>
          </w:divBdr>
        </w:div>
        <w:div w:id="1873807881">
          <w:marLeft w:val="640"/>
          <w:marRight w:val="0"/>
          <w:marTop w:val="0"/>
          <w:marBottom w:val="0"/>
          <w:divBdr>
            <w:top w:val="none" w:sz="0" w:space="0" w:color="auto"/>
            <w:left w:val="none" w:sz="0" w:space="0" w:color="auto"/>
            <w:bottom w:val="none" w:sz="0" w:space="0" w:color="auto"/>
            <w:right w:val="none" w:sz="0" w:space="0" w:color="auto"/>
          </w:divBdr>
        </w:div>
        <w:div w:id="260845805">
          <w:marLeft w:val="640"/>
          <w:marRight w:val="0"/>
          <w:marTop w:val="0"/>
          <w:marBottom w:val="0"/>
          <w:divBdr>
            <w:top w:val="none" w:sz="0" w:space="0" w:color="auto"/>
            <w:left w:val="none" w:sz="0" w:space="0" w:color="auto"/>
            <w:bottom w:val="none" w:sz="0" w:space="0" w:color="auto"/>
            <w:right w:val="none" w:sz="0" w:space="0" w:color="auto"/>
          </w:divBdr>
        </w:div>
        <w:div w:id="53627465">
          <w:marLeft w:val="640"/>
          <w:marRight w:val="0"/>
          <w:marTop w:val="0"/>
          <w:marBottom w:val="0"/>
          <w:divBdr>
            <w:top w:val="none" w:sz="0" w:space="0" w:color="auto"/>
            <w:left w:val="none" w:sz="0" w:space="0" w:color="auto"/>
            <w:bottom w:val="none" w:sz="0" w:space="0" w:color="auto"/>
            <w:right w:val="none" w:sz="0" w:space="0" w:color="auto"/>
          </w:divBdr>
        </w:div>
        <w:div w:id="1668092882">
          <w:marLeft w:val="640"/>
          <w:marRight w:val="0"/>
          <w:marTop w:val="0"/>
          <w:marBottom w:val="0"/>
          <w:divBdr>
            <w:top w:val="none" w:sz="0" w:space="0" w:color="auto"/>
            <w:left w:val="none" w:sz="0" w:space="0" w:color="auto"/>
            <w:bottom w:val="none" w:sz="0" w:space="0" w:color="auto"/>
            <w:right w:val="none" w:sz="0" w:space="0" w:color="auto"/>
          </w:divBdr>
        </w:div>
        <w:div w:id="1811287864">
          <w:marLeft w:val="640"/>
          <w:marRight w:val="0"/>
          <w:marTop w:val="0"/>
          <w:marBottom w:val="0"/>
          <w:divBdr>
            <w:top w:val="none" w:sz="0" w:space="0" w:color="auto"/>
            <w:left w:val="none" w:sz="0" w:space="0" w:color="auto"/>
            <w:bottom w:val="none" w:sz="0" w:space="0" w:color="auto"/>
            <w:right w:val="none" w:sz="0" w:space="0" w:color="auto"/>
          </w:divBdr>
        </w:div>
        <w:div w:id="1832987457">
          <w:marLeft w:val="640"/>
          <w:marRight w:val="0"/>
          <w:marTop w:val="0"/>
          <w:marBottom w:val="0"/>
          <w:divBdr>
            <w:top w:val="none" w:sz="0" w:space="0" w:color="auto"/>
            <w:left w:val="none" w:sz="0" w:space="0" w:color="auto"/>
            <w:bottom w:val="none" w:sz="0" w:space="0" w:color="auto"/>
            <w:right w:val="none" w:sz="0" w:space="0" w:color="auto"/>
          </w:divBdr>
        </w:div>
        <w:div w:id="1641879481">
          <w:marLeft w:val="640"/>
          <w:marRight w:val="0"/>
          <w:marTop w:val="0"/>
          <w:marBottom w:val="0"/>
          <w:divBdr>
            <w:top w:val="none" w:sz="0" w:space="0" w:color="auto"/>
            <w:left w:val="none" w:sz="0" w:space="0" w:color="auto"/>
            <w:bottom w:val="none" w:sz="0" w:space="0" w:color="auto"/>
            <w:right w:val="none" w:sz="0" w:space="0" w:color="auto"/>
          </w:divBdr>
        </w:div>
        <w:div w:id="400715595">
          <w:marLeft w:val="640"/>
          <w:marRight w:val="0"/>
          <w:marTop w:val="0"/>
          <w:marBottom w:val="0"/>
          <w:divBdr>
            <w:top w:val="none" w:sz="0" w:space="0" w:color="auto"/>
            <w:left w:val="none" w:sz="0" w:space="0" w:color="auto"/>
            <w:bottom w:val="none" w:sz="0" w:space="0" w:color="auto"/>
            <w:right w:val="none" w:sz="0" w:space="0" w:color="auto"/>
          </w:divBdr>
        </w:div>
        <w:div w:id="724917316">
          <w:marLeft w:val="640"/>
          <w:marRight w:val="0"/>
          <w:marTop w:val="0"/>
          <w:marBottom w:val="0"/>
          <w:divBdr>
            <w:top w:val="none" w:sz="0" w:space="0" w:color="auto"/>
            <w:left w:val="none" w:sz="0" w:space="0" w:color="auto"/>
            <w:bottom w:val="none" w:sz="0" w:space="0" w:color="auto"/>
            <w:right w:val="none" w:sz="0" w:space="0" w:color="auto"/>
          </w:divBdr>
        </w:div>
        <w:div w:id="1005017566">
          <w:marLeft w:val="640"/>
          <w:marRight w:val="0"/>
          <w:marTop w:val="0"/>
          <w:marBottom w:val="0"/>
          <w:divBdr>
            <w:top w:val="none" w:sz="0" w:space="0" w:color="auto"/>
            <w:left w:val="none" w:sz="0" w:space="0" w:color="auto"/>
            <w:bottom w:val="none" w:sz="0" w:space="0" w:color="auto"/>
            <w:right w:val="none" w:sz="0" w:space="0" w:color="auto"/>
          </w:divBdr>
        </w:div>
        <w:div w:id="1196773232">
          <w:marLeft w:val="640"/>
          <w:marRight w:val="0"/>
          <w:marTop w:val="0"/>
          <w:marBottom w:val="0"/>
          <w:divBdr>
            <w:top w:val="none" w:sz="0" w:space="0" w:color="auto"/>
            <w:left w:val="none" w:sz="0" w:space="0" w:color="auto"/>
            <w:bottom w:val="none" w:sz="0" w:space="0" w:color="auto"/>
            <w:right w:val="none" w:sz="0" w:space="0" w:color="auto"/>
          </w:divBdr>
        </w:div>
        <w:div w:id="695350120">
          <w:marLeft w:val="640"/>
          <w:marRight w:val="0"/>
          <w:marTop w:val="0"/>
          <w:marBottom w:val="0"/>
          <w:divBdr>
            <w:top w:val="none" w:sz="0" w:space="0" w:color="auto"/>
            <w:left w:val="none" w:sz="0" w:space="0" w:color="auto"/>
            <w:bottom w:val="none" w:sz="0" w:space="0" w:color="auto"/>
            <w:right w:val="none" w:sz="0" w:space="0" w:color="auto"/>
          </w:divBdr>
        </w:div>
        <w:div w:id="1000474638">
          <w:marLeft w:val="640"/>
          <w:marRight w:val="0"/>
          <w:marTop w:val="0"/>
          <w:marBottom w:val="0"/>
          <w:divBdr>
            <w:top w:val="none" w:sz="0" w:space="0" w:color="auto"/>
            <w:left w:val="none" w:sz="0" w:space="0" w:color="auto"/>
            <w:bottom w:val="none" w:sz="0" w:space="0" w:color="auto"/>
            <w:right w:val="none" w:sz="0" w:space="0" w:color="auto"/>
          </w:divBdr>
        </w:div>
        <w:div w:id="2048751629">
          <w:marLeft w:val="640"/>
          <w:marRight w:val="0"/>
          <w:marTop w:val="0"/>
          <w:marBottom w:val="0"/>
          <w:divBdr>
            <w:top w:val="none" w:sz="0" w:space="0" w:color="auto"/>
            <w:left w:val="none" w:sz="0" w:space="0" w:color="auto"/>
            <w:bottom w:val="none" w:sz="0" w:space="0" w:color="auto"/>
            <w:right w:val="none" w:sz="0" w:space="0" w:color="auto"/>
          </w:divBdr>
        </w:div>
        <w:div w:id="1204250205">
          <w:marLeft w:val="640"/>
          <w:marRight w:val="0"/>
          <w:marTop w:val="0"/>
          <w:marBottom w:val="0"/>
          <w:divBdr>
            <w:top w:val="none" w:sz="0" w:space="0" w:color="auto"/>
            <w:left w:val="none" w:sz="0" w:space="0" w:color="auto"/>
            <w:bottom w:val="none" w:sz="0" w:space="0" w:color="auto"/>
            <w:right w:val="none" w:sz="0" w:space="0" w:color="auto"/>
          </w:divBdr>
        </w:div>
        <w:div w:id="740641411">
          <w:marLeft w:val="640"/>
          <w:marRight w:val="0"/>
          <w:marTop w:val="0"/>
          <w:marBottom w:val="0"/>
          <w:divBdr>
            <w:top w:val="none" w:sz="0" w:space="0" w:color="auto"/>
            <w:left w:val="none" w:sz="0" w:space="0" w:color="auto"/>
            <w:bottom w:val="none" w:sz="0" w:space="0" w:color="auto"/>
            <w:right w:val="none" w:sz="0" w:space="0" w:color="auto"/>
          </w:divBdr>
        </w:div>
        <w:div w:id="573587124">
          <w:marLeft w:val="640"/>
          <w:marRight w:val="0"/>
          <w:marTop w:val="0"/>
          <w:marBottom w:val="0"/>
          <w:divBdr>
            <w:top w:val="none" w:sz="0" w:space="0" w:color="auto"/>
            <w:left w:val="none" w:sz="0" w:space="0" w:color="auto"/>
            <w:bottom w:val="none" w:sz="0" w:space="0" w:color="auto"/>
            <w:right w:val="none" w:sz="0" w:space="0" w:color="auto"/>
          </w:divBdr>
        </w:div>
        <w:div w:id="407969114">
          <w:marLeft w:val="640"/>
          <w:marRight w:val="0"/>
          <w:marTop w:val="0"/>
          <w:marBottom w:val="0"/>
          <w:divBdr>
            <w:top w:val="none" w:sz="0" w:space="0" w:color="auto"/>
            <w:left w:val="none" w:sz="0" w:space="0" w:color="auto"/>
            <w:bottom w:val="none" w:sz="0" w:space="0" w:color="auto"/>
            <w:right w:val="none" w:sz="0" w:space="0" w:color="auto"/>
          </w:divBdr>
        </w:div>
        <w:div w:id="665400361">
          <w:marLeft w:val="640"/>
          <w:marRight w:val="0"/>
          <w:marTop w:val="0"/>
          <w:marBottom w:val="0"/>
          <w:divBdr>
            <w:top w:val="none" w:sz="0" w:space="0" w:color="auto"/>
            <w:left w:val="none" w:sz="0" w:space="0" w:color="auto"/>
            <w:bottom w:val="none" w:sz="0" w:space="0" w:color="auto"/>
            <w:right w:val="none" w:sz="0" w:space="0" w:color="auto"/>
          </w:divBdr>
        </w:div>
        <w:div w:id="296881103">
          <w:marLeft w:val="640"/>
          <w:marRight w:val="0"/>
          <w:marTop w:val="0"/>
          <w:marBottom w:val="0"/>
          <w:divBdr>
            <w:top w:val="none" w:sz="0" w:space="0" w:color="auto"/>
            <w:left w:val="none" w:sz="0" w:space="0" w:color="auto"/>
            <w:bottom w:val="none" w:sz="0" w:space="0" w:color="auto"/>
            <w:right w:val="none" w:sz="0" w:space="0" w:color="auto"/>
          </w:divBdr>
        </w:div>
        <w:div w:id="73168075">
          <w:marLeft w:val="640"/>
          <w:marRight w:val="0"/>
          <w:marTop w:val="0"/>
          <w:marBottom w:val="0"/>
          <w:divBdr>
            <w:top w:val="none" w:sz="0" w:space="0" w:color="auto"/>
            <w:left w:val="none" w:sz="0" w:space="0" w:color="auto"/>
            <w:bottom w:val="none" w:sz="0" w:space="0" w:color="auto"/>
            <w:right w:val="none" w:sz="0" w:space="0" w:color="auto"/>
          </w:divBdr>
        </w:div>
        <w:div w:id="1178420893">
          <w:marLeft w:val="640"/>
          <w:marRight w:val="0"/>
          <w:marTop w:val="0"/>
          <w:marBottom w:val="0"/>
          <w:divBdr>
            <w:top w:val="none" w:sz="0" w:space="0" w:color="auto"/>
            <w:left w:val="none" w:sz="0" w:space="0" w:color="auto"/>
            <w:bottom w:val="none" w:sz="0" w:space="0" w:color="auto"/>
            <w:right w:val="none" w:sz="0" w:space="0" w:color="auto"/>
          </w:divBdr>
        </w:div>
        <w:div w:id="94788874">
          <w:marLeft w:val="640"/>
          <w:marRight w:val="0"/>
          <w:marTop w:val="0"/>
          <w:marBottom w:val="0"/>
          <w:divBdr>
            <w:top w:val="none" w:sz="0" w:space="0" w:color="auto"/>
            <w:left w:val="none" w:sz="0" w:space="0" w:color="auto"/>
            <w:bottom w:val="none" w:sz="0" w:space="0" w:color="auto"/>
            <w:right w:val="none" w:sz="0" w:space="0" w:color="auto"/>
          </w:divBdr>
        </w:div>
        <w:div w:id="1573737032">
          <w:marLeft w:val="640"/>
          <w:marRight w:val="0"/>
          <w:marTop w:val="0"/>
          <w:marBottom w:val="0"/>
          <w:divBdr>
            <w:top w:val="none" w:sz="0" w:space="0" w:color="auto"/>
            <w:left w:val="none" w:sz="0" w:space="0" w:color="auto"/>
            <w:bottom w:val="none" w:sz="0" w:space="0" w:color="auto"/>
            <w:right w:val="none" w:sz="0" w:space="0" w:color="auto"/>
          </w:divBdr>
        </w:div>
        <w:div w:id="1061096311">
          <w:marLeft w:val="640"/>
          <w:marRight w:val="0"/>
          <w:marTop w:val="0"/>
          <w:marBottom w:val="0"/>
          <w:divBdr>
            <w:top w:val="none" w:sz="0" w:space="0" w:color="auto"/>
            <w:left w:val="none" w:sz="0" w:space="0" w:color="auto"/>
            <w:bottom w:val="none" w:sz="0" w:space="0" w:color="auto"/>
            <w:right w:val="none" w:sz="0" w:space="0" w:color="auto"/>
          </w:divBdr>
        </w:div>
        <w:div w:id="1878275063">
          <w:marLeft w:val="640"/>
          <w:marRight w:val="0"/>
          <w:marTop w:val="0"/>
          <w:marBottom w:val="0"/>
          <w:divBdr>
            <w:top w:val="none" w:sz="0" w:space="0" w:color="auto"/>
            <w:left w:val="none" w:sz="0" w:space="0" w:color="auto"/>
            <w:bottom w:val="none" w:sz="0" w:space="0" w:color="auto"/>
            <w:right w:val="none" w:sz="0" w:space="0" w:color="auto"/>
          </w:divBdr>
        </w:div>
        <w:div w:id="453596530">
          <w:marLeft w:val="640"/>
          <w:marRight w:val="0"/>
          <w:marTop w:val="0"/>
          <w:marBottom w:val="0"/>
          <w:divBdr>
            <w:top w:val="none" w:sz="0" w:space="0" w:color="auto"/>
            <w:left w:val="none" w:sz="0" w:space="0" w:color="auto"/>
            <w:bottom w:val="none" w:sz="0" w:space="0" w:color="auto"/>
            <w:right w:val="none" w:sz="0" w:space="0" w:color="auto"/>
          </w:divBdr>
        </w:div>
        <w:div w:id="299770822">
          <w:marLeft w:val="640"/>
          <w:marRight w:val="0"/>
          <w:marTop w:val="0"/>
          <w:marBottom w:val="0"/>
          <w:divBdr>
            <w:top w:val="none" w:sz="0" w:space="0" w:color="auto"/>
            <w:left w:val="none" w:sz="0" w:space="0" w:color="auto"/>
            <w:bottom w:val="none" w:sz="0" w:space="0" w:color="auto"/>
            <w:right w:val="none" w:sz="0" w:space="0" w:color="auto"/>
          </w:divBdr>
        </w:div>
        <w:div w:id="1822190122">
          <w:marLeft w:val="640"/>
          <w:marRight w:val="0"/>
          <w:marTop w:val="0"/>
          <w:marBottom w:val="0"/>
          <w:divBdr>
            <w:top w:val="none" w:sz="0" w:space="0" w:color="auto"/>
            <w:left w:val="none" w:sz="0" w:space="0" w:color="auto"/>
            <w:bottom w:val="none" w:sz="0" w:space="0" w:color="auto"/>
            <w:right w:val="none" w:sz="0" w:space="0" w:color="auto"/>
          </w:divBdr>
        </w:div>
        <w:div w:id="1971741988">
          <w:marLeft w:val="640"/>
          <w:marRight w:val="0"/>
          <w:marTop w:val="0"/>
          <w:marBottom w:val="0"/>
          <w:divBdr>
            <w:top w:val="none" w:sz="0" w:space="0" w:color="auto"/>
            <w:left w:val="none" w:sz="0" w:space="0" w:color="auto"/>
            <w:bottom w:val="none" w:sz="0" w:space="0" w:color="auto"/>
            <w:right w:val="none" w:sz="0" w:space="0" w:color="auto"/>
          </w:divBdr>
        </w:div>
        <w:div w:id="961113678">
          <w:marLeft w:val="640"/>
          <w:marRight w:val="0"/>
          <w:marTop w:val="0"/>
          <w:marBottom w:val="0"/>
          <w:divBdr>
            <w:top w:val="none" w:sz="0" w:space="0" w:color="auto"/>
            <w:left w:val="none" w:sz="0" w:space="0" w:color="auto"/>
            <w:bottom w:val="none" w:sz="0" w:space="0" w:color="auto"/>
            <w:right w:val="none" w:sz="0" w:space="0" w:color="auto"/>
          </w:divBdr>
        </w:div>
        <w:div w:id="1210848201">
          <w:marLeft w:val="640"/>
          <w:marRight w:val="0"/>
          <w:marTop w:val="0"/>
          <w:marBottom w:val="0"/>
          <w:divBdr>
            <w:top w:val="none" w:sz="0" w:space="0" w:color="auto"/>
            <w:left w:val="none" w:sz="0" w:space="0" w:color="auto"/>
            <w:bottom w:val="none" w:sz="0" w:space="0" w:color="auto"/>
            <w:right w:val="none" w:sz="0" w:space="0" w:color="auto"/>
          </w:divBdr>
        </w:div>
        <w:div w:id="76096936">
          <w:marLeft w:val="640"/>
          <w:marRight w:val="0"/>
          <w:marTop w:val="0"/>
          <w:marBottom w:val="0"/>
          <w:divBdr>
            <w:top w:val="none" w:sz="0" w:space="0" w:color="auto"/>
            <w:left w:val="none" w:sz="0" w:space="0" w:color="auto"/>
            <w:bottom w:val="none" w:sz="0" w:space="0" w:color="auto"/>
            <w:right w:val="none" w:sz="0" w:space="0" w:color="auto"/>
          </w:divBdr>
        </w:div>
        <w:div w:id="774986154">
          <w:marLeft w:val="640"/>
          <w:marRight w:val="0"/>
          <w:marTop w:val="0"/>
          <w:marBottom w:val="0"/>
          <w:divBdr>
            <w:top w:val="none" w:sz="0" w:space="0" w:color="auto"/>
            <w:left w:val="none" w:sz="0" w:space="0" w:color="auto"/>
            <w:bottom w:val="none" w:sz="0" w:space="0" w:color="auto"/>
            <w:right w:val="none" w:sz="0" w:space="0" w:color="auto"/>
          </w:divBdr>
        </w:div>
        <w:div w:id="24527902">
          <w:marLeft w:val="640"/>
          <w:marRight w:val="0"/>
          <w:marTop w:val="0"/>
          <w:marBottom w:val="0"/>
          <w:divBdr>
            <w:top w:val="none" w:sz="0" w:space="0" w:color="auto"/>
            <w:left w:val="none" w:sz="0" w:space="0" w:color="auto"/>
            <w:bottom w:val="none" w:sz="0" w:space="0" w:color="auto"/>
            <w:right w:val="none" w:sz="0" w:space="0" w:color="auto"/>
          </w:divBdr>
        </w:div>
        <w:div w:id="1483083529">
          <w:marLeft w:val="640"/>
          <w:marRight w:val="0"/>
          <w:marTop w:val="0"/>
          <w:marBottom w:val="0"/>
          <w:divBdr>
            <w:top w:val="none" w:sz="0" w:space="0" w:color="auto"/>
            <w:left w:val="none" w:sz="0" w:space="0" w:color="auto"/>
            <w:bottom w:val="none" w:sz="0" w:space="0" w:color="auto"/>
            <w:right w:val="none" w:sz="0" w:space="0" w:color="auto"/>
          </w:divBdr>
        </w:div>
      </w:divsChild>
    </w:div>
    <w:div w:id="1706101483">
      <w:bodyDiv w:val="1"/>
      <w:marLeft w:val="0"/>
      <w:marRight w:val="0"/>
      <w:marTop w:val="0"/>
      <w:marBottom w:val="0"/>
      <w:divBdr>
        <w:top w:val="none" w:sz="0" w:space="0" w:color="auto"/>
        <w:left w:val="none" w:sz="0" w:space="0" w:color="auto"/>
        <w:bottom w:val="none" w:sz="0" w:space="0" w:color="auto"/>
        <w:right w:val="none" w:sz="0" w:space="0" w:color="auto"/>
      </w:divBdr>
      <w:divsChild>
        <w:div w:id="1539783148">
          <w:marLeft w:val="640"/>
          <w:marRight w:val="0"/>
          <w:marTop w:val="0"/>
          <w:marBottom w:val="0"/>
          <w:divBdr>
            <w:top w:val="none" w:sz="0" w:space="0" w:color="auto"/>
            <w:left w:val="none" w:sz="0" w:space="0" w:color="auto"/>
            <w:bottom w:val="none" w:sz="0" w:space="0" w:color="auto"/>
            <w:right w:val="none" w:sz="0" w:space="0" w:color="auto"/>
          </w:divBdr>
        </w:div>
        <w:div w:id="464202319">
          <w:marLeft w:val="640"/>
          <w:marRight w:val="0"/>
          <w:marTop w:val="0"/>
          <w:marBottom w:val="0"/>
          <w:divBdr>
            <w:top w:val="none" w:sz="0" w:space="0" w:color="auto"/>
            <w:left w:val="none" w:sz="0" w:space="0" w:color="auto"/>
            <w:bottom w:val="none" w:sz="0" w:space="0" w:color="auto"/>
            <w:right w:val="none" w:sz="0" w:space="0" w:color="auto"/>
          </w:divBdr>
        </w:div>
        <w:div w:id="841355421">
          <w:marLeft w:val="640"/>
          <w:marRight w:val="0"/>
          <w:marTop w:val="0"/>
          <w:marBottom w:val="0"/>
          <w:divBdr>
            <w:top w:val="none" w:sz="0" w:space="0" w:color="auto"/>
            <w:left w:val="none" w:sz="0" w:space="0" w:color="auto"/>
            <w:bottom w:val="none" w:sz="0" w:space="0" w:color="auto"/>
            <w:right w:val="none" w:sz="0" w:space="0" w:color="auto"/>
          </w:divBdr>
        </w:div>
        <w:div w:id="1583946575">
          <w:marLeft w:val="640"/>
          <w:marRight w:val="0"/>
          <w:marTop w:val="0"/>
          <w:marBottom w:val="0"/>
          <w:divBdr>
            <w:top w:val="none" w:sz="0" w:space="0" w:color="auto"/>
            <w:left w:val="none" w:sz="0" w:space="0" w:color="auto"/>
            <w:bottom w:val="none" w:sz="0" w:space="0" w:color="auto"/>
            <w:right w:val="none" w:sz="0" w:space="0" w:color="auto"/>
          </w:divBdr>
        </w:div>
        <w:div w:id="585305350">
          <w:marLeft w:val="640"/>
          <w:marRight w:val="0"/>
          <w:marTop w:val="0"/>
          <w:marBottom w:val="0"/>
          <w:divBdr>
            <w:top w:val="none" w:sz="0" w:space="0" w:color="auto"/>
            <w:left w:val="none" w:sz="0" w:space="0" w:color="auto"/>
            <w:bottom w:val="none" w:sz="0" w:space="0" w:color="auto"/>
            <w:right w:val="none" w:sz="0" w:space="0" w:color="auto"/>
          </w:divBdr>
        </w:div>
        <w:div w:id="876745573">
          <w:marLeft w:val="640"/>
          <w:marRight w:val="0"/>
          <w:marTop w:val="0"/>
          <w:marBottom w:val="0"/>
          <w:divBdr>
            <w:top w:val="none" w:sz="0" w:space="0" w:color="auto"/>
            <w:left w:val="none" w:sz="0" w:space="0" w:color="auto"/>
            <w:bottom w:val="none" w:sz="0" w:space="0" w:color="auto"/>
            <w:right w:val="none" w:sz="0" w:space="0" w:color="auto"/>
          </w:divBdr>
        </w:div>
        <w:div w:id="686295530">
          <w:marLeft w:val="640"/>
          <w:marRight w:val="0"/>
          <w:marTop w:val="0"/>
          <w:marBottom w:val="0"/>
          <w:divBdr>
            <w:top w:val="none" w:sz="0" w:space="0" w:color="auto"/>
            <w:left w:val="none" w:sz="0" w:space="0" w:color="auto"/>
            <w:bottom w:val="none" w:sz="0" w:space="0" w:color="auto"/>
            <w:right w:val="none" w:sz="0" w:space="0" w:color="auto"/>
          </w:divBdr>
        </w:div>
        <w:div w:id="1588467096">
          <w:marLeft w:val="640"/>
          <w:marRight w:val="0"/>
          <w:marTop w:val="0"/>
          <w:marBottom w:val="0"/>
          <w:divBdr>
            <w:top w:val="none" w:sz="0" w:space="0" w:color="auto"/>
            <w:left w:val="none" w:sz="0" w:space="0" w:color="auto"/>
            <w:bottom w:val="none" w:sz="0" w:space="0" w:color="auto"/>
            <w:right w:val="none" w:sz="0" w:space="0" w:color="auto"/>
          </w:divBdr>
        </w:div>
        <w:div w:id="1949042629">
          <w:marLeft w:val="640"/>
          <w:marRight w:val="0"/>
          <w:marTop w:val="0"/>
          <w:marBottom w:val="0"/>
          <w:divBdr>
            <w:top w:val="none" w:sz="0" w:space="0" w:color="auto"/>
            <w:left w:val="none" w:sz="0" w:space="0" w:color="auto"/>
            <w:bottom w:val="none" w:sz="0" w:space="0" w:color="auto"/>
            <w:right w:val="none" w:sz="0" w:space="0" w:color="auto"/>
          </w:divBdr>
        </w:div>
        <w:div w:id="260183833">
          <w:marLeft w:val="640"/>
          <w:marRight w:val="0"/>
          <w:marTop w:val="0"/>
          <w:marBottom w:val="0"/>
          <w:divBdr>
            <w:top w:val="none" w:sz="0" w:space="0" w:color="auto"/>
            <w:left w:val="none" w:sz="0" w:space="0" w:color="auto"/>
            <w:bottom w:val="none" w:sz="0" w:space="0" w:color="auto"/>
            <w:right w:val="none" w:sz="0" w:space="0" w:color="auto"/>
          </w:divBdr>
        </w:div>
        <w:div w:id="732698432">
          <w:marLeft w:val="640"/>
          <w:marRight w:val="0"/>
          <w:marTop w:val="0"/>
          <w:marBottom w:val="0"/>
          <w:divBdr>
            <w:top w:val="none" w:sz="0" w:space="0" w:color="auto"/>
            <w:left w:val="none" w:sz="0" w:space="0" w:color="auto"/>
            <w:bottom w:val="none" w:sz="0" w:space="0" w:color="auto"/>
            <w:right w:val="none" w:sz="0" w:space="0" w:color="auto"/>
          </w:divBdr>
        </w:div>
        <w:div w:id="1856767408">
          <w:marLeft w:val="640"/>
          <w:marRight w:val="0"/>
          <w:marTop w:val="0"/>
          <w:marBottom w:val="0"/>
          <w:divBdr>
            <w:top w:val="none" w:sz="0" w:space="0" w:color="auto"/>
            <w:left w:val="none" w:sz="0" w:space="0" w:color="auto"/>
            <w:bottom w:val="none" w:sz="0" w:space="0" w:color="auto"/>
            <w:right w:val="none" w:sz="0" w:space="0" w:color="auto"/>
          </w:divBdr>
        </w:div>
        <w:div w:id="673579906">
          <w:marLeft w:val="640"/>
          <w:marRight w:val="0"/>
          <w:marTop w:val="0"/>
          <w:marBottom w:val="0"/>
          <w:divBdr>
            <w:top w:val="none" w:sz="0" w:space="0" w:color="auto"/>
            <w:left w:val="none" w:sz="0" w:space="0" w:color="auto"/>
            <w:bottom w:val="none" w:sz="0" w:space="0" w:color="auto"/>
            <w:right w:val="none" w:sz="0" w:space="0" w:color="auto"/>
          </w:divBdr>
        </w:div>
        <w:div w:id="773094409">
          <w:marLeft w:val="640"/>
          <w:marRight w:val="0"/>
          <w:marTop w:val="0"/>
          <w:marBottom w:val="0"/>
          <w:divBdr>
            <w:top w:val="none" w:sz="0" w:space="0" w:color="auto"/>
            <w:left w:val="none" w:sz="0" w:space="0" w:color="auto"/>
            <w:bottom w:val="none" w:sz="0" w:space="0" w:color="auto"/>
            <w:right w:val="none" w:sz="0" w:space="0" w:color="auto"/>
          </w:divBdr>
        </w:div>
        <w:div w:id="48454342">
          <w:marLeft w:val="640"/>
          <w:marRight w:val="0"/>
          <w:marTop w:val="0"/>
          <w:marBottom w:val="0"/>
          <w:divBdr>
            <w:top w:val="none" w:sz="0" w:space="0" w:color="auto"/>
            <w:left w:val="none" w:sz="0" w:space="0" w:color="auto"/>
            <w:bottom w:val="none" w:sz="0" w:space="0" w:color="auto"/>
            <w:right w:val="none" w:sz="0" w:space="0" w:color="auto"/>
          </w:divBdr>
        </w:div>
        <w:div w:id="253975045">
          <w:marLeft w:val="640"/>
          <w:marRight w:val="0"/>
          <w:marTop w:val="0"/>
          <w:marBottom w:val="0"/>
          <w:divBdr>
            <w:top w:val="none" w:sz="0" w:space="0" w:color="auto"/>
            <w:left w:val="none" w:sz="0" w:space="0" w:color="auto"/>
            <w:bottom w:val="none" w:sz="0" w:space="0" w:color="auto"/>
            <w:right w:val="none" w:sz="0" w:space="0" w:color="auto"/>
          </w:divBdr>
        </w:div>
        <w:div w:id="464274552">
          <w:marLeft w:val="640"/>
          <w:marRight w:val="0"/>
          <w:marTop w:val="0"/>
          <w:marBottom w:val="0"/>
          <w:divBdr>
            <w:top w:val="none" w:sz="0" w:space="0" w:color="auto"/>
            <w:left w:val="none" w:sz="0" w:space="0" w:color="auto"/>
            <w:bottom w:val="none" w:sz="0" w:space="0" w:color="auto"/>
            <w:right w:val="none" w:sz="0" w:space="0" w:color="auto"/>
          </w:divBdr>
        </w:div>
        <w:div w:id="1377004043">
          <w:marLeft w:val="640"/>
          <w:marRight w:val="0"/>
          <w:marTop w:val="0"/>
          <w:marBottom w:val="0"/>
          <w:divBdr>
            <w:top w:val="none" w:sz="0" w:space="0" w:color="auto"/>
            <w:left w:val="none" w:sz="0" w:space="0" w:color="auto"/>
            <w:bottom w:val="none" w:sz="0" w:space="0" w:color="auto"/>
            <w:right w:val="none" w:sz="0" w:space="0" w:color="auto"/>
          </w:divBdr>
        </w:div>
        <w:div w:id="1469854625">
          <w:marLeft w:val="640"/>
          <w:marRight w:val="0"/>
          <w:marTop w:val="0"/>
          <w:marBottom w:val="0"/>
          <w:divBdr>
            <w:top w:val="none" w:sz="0" w:space="0" w:color="auto"/>
            <w:left w:val="none" w:sz="0" w:space="0" w:color="auto"/>
            <w:bottom w:val="none" w:sz="0" w:space="0" w:color="auto"/>
            <w:right w:val="none" w:sz="0" w:space="0" w:color="auto"/>
          </w:divBdr>
        </w:div>
        <w:div w:id="1227645244">
          <w:marLeft w:val="640"/>
          <w:marRight w:val="0"/>
          <w:marTop w:val="0"/>
          <w:marBottom w:val="0"/>
          <w:divBdr>
            <w:top w:val="none" w:sz="0" w:space="0" w:color="auto"/>
            <w:left w:val="none" w:sz="0" w:space="0" w:color="auto"/>
            <w:bottom w:val="none" w:sz="0" w:space="0" w:color="auto"/>
            <w:right w:val="none" w:sz="0" w:space="0" w:color="auto"/>
          </w:divBdr>
        </w:div>
        <w:div w:id="1613510529">
          <w:marLeft w:val="640"/>
          <w:marRight w:val="0"/>
          <w:marTop w:val="0"/>
          <w:marBottom w:val="0"/>
          <w:divBdr>
            <w:top w:val="none" w:sz="0" w:space="0" w:color="auto"/>
            <w:left w:val="none" w:sz="0" w:space="0" w:color="auto"/>
            <w:bottom w:val="none" w:sz="0" w:space="0" w:color="auto"/>
            <w:right w:val="none" w:sz="0" w:space="0" w:color="auto"/>
          </w:divBdr>
        </w:div>
        <w:div w:id="1900819522">
          <w:marLeft w:val="640"/>
          <w:marRight w:val="0"/>
          <w:marTop w:val="0"/>
          <w:marBottom w:val="0"/>
          <w:divBdr>
            <w:top w:val="none" w:sz="0" w:space="0" w:color="auto"/>
            <w:left w:val="none" w:sz="0" w:space="0" w:color="auto"/>
            <w:bottom w:val="none" w:sz="0" w:space="0" w:color="auto"/>
            <w:right w:val="none" w:sz="0" w:space="0" w:color="auto"/>
          </w:divBdr>
        </w:div>
        <w:div w:id="1828666983">
          <w:marLeft w:val="640"/>
          <w:marRight w:val="0"/>
          <w:marTop w:val="0"/>
          <w:marBottom w:val="0"/>
          <w:divBdr>
            <w:top w:val="none" w:sz="0" w:space="0" w:color="auto"/>
            <w:left w:val="none" w:sz="0" w:space="0" w:color="auto"/>
            <w:bottom w:val="none" w:sz="0" w:space="0" w:color="auto"/>
            <w:right w:val="none" w:sz="0" w:space="0" w:color="auto"/>
          </w:divBdr>
        </w:div>
        <w:div w:id="392850742">
          <w:marLeft w:val="640"/>
          <w:marRight w:val="0"/>
          <w:marTop w:val="0"/>
          <w:marBottom w:val="0"/>
          <w:divBdr>
            <w:top w:val="none" w:sz="0" w:space="0" w:color="auto"/>
            <w:left w:val="none" w:sz="0" w:space="0" w:color="auto"/>
            <w:bottom w:val="none" w:sz="0" w:space="0" w:color="auto"/>
            <w:right w:val="none" w:sz="0" w:space="0" w:color="auto"/>
          </w:divBdr>
        </w:div>
        <w:div w:id="1181970529">
          <w:marLeft w:val="640"/>
          <w:marRight w:val="0"/>
          <w:marTop w:val="0"/>
          <w:marBottom w:val="0"/>
          <w:divBdr>
            <w:top w:val="none" w:sz="0" w:space="0" w:color="auto"/>
            <w:left w:val="none" w:sz="0" w:space="0" w:color="auto"/>
            <w:bottom w:val="none" w:sz="0" w:space="0" w:color="auto"/>
            <w:right w:val="none" w:sz="0" w:space="0" w:color="auto"/>
          </w:divBdr>
        </w:div>
        <w:div w:id="1628701704">
          <w:marLeft w:val="640"/>
          <w:marRight w:val="0"/>
          <w:marTop w:val="0"/>
          <w:marBottom w:val="0"/>
          <w:divBdr>
            <w:top w:val="none" w:sz="0" w:space="0" w:color="auto"/>
            <w:left w:val="none" w:sz="0" w:space="0" w:color="auto"/>
            <w:bottom w:val="none" w:sz="0" w:space="0" w:color="auto"/>
            <w:right w:val="none" w:sz="0" w:space="0" w:color="auto"/>
          </w:divBdr>
        </w:div>
        <w:div w:id="828209667">
          <w:marLeft w:val="640"/>
          <w:marRight w:val="0"/>
          <w:marTop w:val="0"/>
          <w:marBottom w:val="0"/>
          <w:divBdr>
            <w:top w:val="none" w:sz="0" w:space="0" w:color="auto"/>
            <w:left w:val="none" w:sz="0" w:space="0" w:color="auto"/>
            <w:bottom w:val="none" w:sz="0" w:space="0" w:color="auto"/>
            <w:right w:val="none" w:sz="0" w:space="0" w:color="auto"/>
          </w:divBdr>
        </w:div>
        <w:div w:id="2081633439">
          <w:marLeft w:val="640"/>
          <w:marRight w:val="0"/>
          <w:marTop w:val="0"/>
          <w:marBottom w:val="0"/>
          <w:divBdr>
            <w:top w:val="none" w:sz="0" w:space="0" w:color="auto"/>
            <w:left w:val="none" w:sz="0" w:space="0" w:color="auto"/>
            <w:bottom w:val="none" w:sz="0" w:space="0" w:color="auto"/>
            <w:right w:val="none" w:sz="0" w:space="0" w:color="auto"/>
          </w:divBdr>
        </w:div>
        <w:div w:id="1405881524">
          <w:marLeft w:val="640"/>
          <w:marRight w:val="0"/>
          <w:marTop w:val="0"/>
          <w:marBottom w:val="0"/>
          <w:divBdr>
            <w:top w:val="none" w:sz="0" w:space="0" w:color="auto"/>
            <w:left w:val="none" w:sz="0" w:space="0" w:color="auto"/>
            <w:bottom w:val="none" w:sz="0" w:space="0" w:color="auto"/>
            <w:right w:val="none" w:sz="0" w:space="0" w:color="auto"/>
          </w:divBdr>
        </w:div>
        <w:div w:id="1318919574">
          <w:marLeft w:val="640"/>
          <w:marRight w:val="0"/>
          <w:marTop w:val="0"/>
          <w:marBottom w:val="0"/>
          <w:divBdr>
            <w:top w:val="none" w:sz="0" w:space="0" w:color="auto"/>
            <w:left w:val="none" w:sz="0" w:space="0" w:color="auto"/>
            <w:bottom w:val="none" w:sz="0" w:space="0" w:color="auto"/>
            <w:right w:val="none" w:sz="0" w:space="0" w:color="auto"/>
          </w:divBdr>
        </w:div>
        <w:div w:id="380596426">
          <w:marLeft w:val="640"/>
          <w:marRight w:val="0"/>
          <w:marTop w:val="0"/>
          <w:marBottom w:val="0"/>
          <w:divBdr>
            <w:top w:val="none" w:sz="0" w:space="0" w:color="auto"/>
            <w:left w:val="none" w:sz="0" w:space="0" w:color="auto"/>
            <w:bottom w:val="none" w:sz="0" w:space="0" w:color="auto"/>
            <w:right w:val="none" w:sz="0" w:space="0" w:color="auto"/>
          </w:divBdr>
        </w:div>
        <w:div w:id="570623810">
          <w:marLeft w:val="640"/>
          <w:marRight w:val="0"/>
          <w:marTop w:val="0"/>
          <w:marBottom w:val="0"/>
          <w:divBdr>
            <w:top w:val="none" w:sz="0" w:space="0" w:color="auto"/>
            <w:left w:val="none" w:sz="0" w:space="0" w:color="auto"/>
            <w:bottom w:val="none" w:sz="0" w:space="0" w:color="auto"/>
            <w:right w:val="none" w:sz="0" w:space="0" w:color="auto"/>
          </w:divBdr>
        </w:div>
        <w:div w:id="1983801586">
          <w:marLeft w:val="640"/>
          <w:marRight w:val="0"/>
          <w:marTop w:val="0"/>
          <w:marBottom w:val="0"/>
          <w:divBdr>
            <w:top w:val="none" w:sz="0" w:space="0" w:color="auto"/>
            <w:left w:val="none" w:sz="0" w:space="0" w:color="auto"/>
            <w:bottom w:val="none" w:sz="0" w:space="0" w:color="auto"/>
            <w:right w:val="none" w:sz="0" w:space="0" w:color="auto"/>
          </w:divBdr>
        </w:div>
        <w:div w:id="957950462">
          <w:marLeft w:val="640"/>
          <w:marRight w:val="0"/>
          <w:marTop w:val="0"/>
          <w:marBottom w:val="0"/>
          <w:divBdr>
            <w:top w:val="none" w:sz="0" w:space="0" w:color="auto"/>
            <w:left w:val="none" w:sz="0" w:space="0" w:color="auto"/>
            <w:bottom w:val="none" w:sz="0" w:space="0" w:color="auto"/>
            <w:right w:val="none" w:sz="0" w:space="0" w:color="auto"/>
          </w:divBdr>
        </w:div>
        <w:div w:id="1992829201">
          <w:marLeft w:val="640"/>
          <w:marRight w:val="0"/>
          <w:marTop w:val="0"/>
          <w:marBottom w:val="0"/>
          <w:divBdr>
            <w:top w:val="none" w:sz="0" w:space="0" w:color="auto"/>
            <w:left w:val="none" w:sz="0" w:space="0" w:color="auto"/>
            <w:bottom w:val="none" w:sz="0" w:space="0" w:color="auto"/>
            <w:right w:val="none" w:sz="0" w:space="0" w:color="auto"/>
          </w:divBdr>
        </w:div>
        <w:div w:id="305209320">
          <w:marLeft w:val="640"/>
          <w:marRight w:val="0"/>
          <w:marTop w:val="0"/>
          <w:marBottom w:val="0"/>
          <w:divBdr>
            <w:top w:val="none" w:sz="0" w:space="0" w:color="auto"/>
            <w:left w:val="none" w:sz="0" w:space="0" w:color="auto"/>
            <w:bottom w:val="none" w:sz="0" w:space="0" w:color="auto"/>
            <w:right w:val="none" w:sz="0" w:space="0" w:color="auto"/>
          </w:divBdr>
        </w:div>
        <w:div w:id="537935344">
          <w:marLeft w:val="640"/>
          <w:marRight w:val="0"/>
          <w:marTop w:val="0"/>
          <w:marBottom w:val="0"/>
          <w:divBdr>
            <w:top w:val="none" w:sz="0" w:space="0" w:color="auto"/>
            <w:left w:val="none" w:sz="0" w:space="0" w:color="auto"/>
            <w:bottom w:val="none" w:sz="0" w:space="0" w:color="auto"/>
            <w:right w:val="none" w:sz="0" w:space="0" w:color="auto"/>
          </w:divBdr>
        </w:div>
        <w:div w:id="1224220291">
          <w:marLeft w:val="640"/>
          <w:marRight w:val="0"/>
          <w:marTop w:val="0"/>
          <w:marBottom w:val="0"/>
          <w:divBdr>
            <w:top w:val="none" w:sz="0" w:space="0" w:color="auto"/>
            <w:left w:val="none" w:sz="0" w:space="0" w:color="auto"/>
            <w:bottom w:val="none" w:sz="0" w:space="0" w:color="auto"/>
            <w:right w:val="none" w:sz="0" w:space="0" w:color="auto"/>
          </w:divBdr>
        </w:div>
        <w:div w:id="271135750">
          <w:marLeft w:val="640"/>
          <w:marRight w:val="0"/>
          <w:marTop w:val="0"/>
          <w:marBottom w:val="0"/>
          <w:divBdr>
            <w:top w:val="none" w:sz="0" w:space="0" w:color="auto"/>
            <w:left w:val="none" w:sz="0" w:space="0" w:color="auto"/>
            <w:bottom w:val="none" w:sz="0" w:space="0" w:color="auto"/>
            <w:right w:val="none" w:sz="0" w:space="0" w:color="auto"/>
          </w:divBdr>
        </w:div>
        <w:div w:id="1327392618">
          <w:marLeft w:val="640"/>
          <w:marRight w:val="0"/>
          <w:marTop w:val="0"/>
          <w:marBottom w:val="0"/>
          <w:divBdr>
            <w:top w:val="none" w:sz="0" w:space="0" w:color="auto"/>
            <w:left w:val="none" w:sz="0" w:space="0" w:color="auto"/>
            <w:bottom w:val="none" w:sz="0" w:space="0" w:color="auto"/>
            <w:right w:val="none" w:sz="0" w:space="0" w:color="auto"/>
          </w:divBdr>
        </w:div>
        <w:div w:id="109712576">
          <w:marLeft w:val="640"/>
          <w:marRight w:val="0"/>
          <w:marTop w:val="0"/>
          <w:marBottom w:val="0"/>
          <w:divBdr>
            <w:top w:val="none" w:sz="0" w:space="0" w:color="auto"/>
            <w:left w:val="none" w:sz="0" w:space="0" w:color="auto"/>
            <w:bottom w:val="none" w:sz="0" w:space="0" w:color="auto"/>
            <w:right w:val="none" w:sz="0" w:space="0" w:color="auto"/>
          </w:divBdr>
        </w:div>
        <w:div w:id="307630661">
          <w:marLeft w:val="640"/>
          <w:marRight w:val="0"/>
          <w:marTop w:val="0"/>
          <w:marBottom w:val="0"/>
          <w:divBdr>
            <w:top w:val="none" w:sz="0" w:space="0" w:color="auto"/>
            <w:left w:val="none" w:sz="0" w:space="0" w:color="auto"/>
            <w:bottom w:val="none" w:sz="0" w:space="0" w:color="auto"/>
            <w:right w:val="none" w:sz="0" w:space="0" w:color="auto"/>
          </w:divBdr>
        </w:div>
        <w:div w:id="2046171457">
          <w:marLeft w:val="640"/>
          <w:marRight w:val="0"/>
          <w:marTop w:val="0"/>
          <w:marBottom w:val="0"/>
          <w:divBdr>
            <w:top w:val="none" w:sz="0" w:space="0" w:color="auto"/>
            <w:left w:val="none" w:sz="0" w:space="0" w:color="auto"/>
            <w:bottom w:val="none" w:sz="0" w:space="0" w:color="auto"/>
            <w:right w:val="none" w:sz="0" w:space="0" w:color="auto"/>
          </w:divBdr>
        </w:div>
        <w:div w:id="1929925469">
          <w:marLeft w:val="640"/>
          <w:marRight w:val="0"/>
          <w:marTop w:val="0"/>
          <w:marBottom w:val="0"/>
          <w:divBdr>
            <w:top w:val="none" w:sz="0" w:space="0" w:color="auto"/>
            <w:left w:val="none" w:sz="0" w:space="0" w:color="auto"/>
            <w:bottom w:val="none" w:sz="0" w:space="0" w:color="auto"/>
            <w:right w:val="none" w:sz="0" w:space="0" w:color="auto"/>
          </w:divBdr>
        </w:div>
        <w:div w:id="699430695">
          <w:marLeft w:val="640"/>
          <w:marRight w:val="0"/>
          <w:marTop w:val="0"/>
          <w:marBottom w:val="0"/>
          <w:divBdr>
            <w:top w:val="none" w:sz="0" w:space="0" w:color="auto"/>
            <w:left w:val="none" w:sz="0" w:space="0" w:color="auto"/>
            <w:bottom w:val="none" w:sz="0" w:space="0" w:color="auto"/>
            <w:right w:val="none" w:sz="0" w:space="0" w:color="auto"/>
          </w:divBdr>
        </w:div>
        <w:div w:id="773405180">
          <w:marLeft w:val="640"/>
          <w:marRight w:val="0"/>
          <w:marTop w:val="0"/>
          <w:marBottom w:val="0"/>
          <w:divBdr>
            <w:top w:val="none" w:sz="0" w:space="0" w:color="auto"/>
            <w:left w:val="none" w:sz="0" w:space="0" w:color="auto"/>
            <w:bottom w:val="none" w:sz="0" w:space="0" w:color="auto"/>
            <w:right w:val="none" w:sz="0" w:space="0" w:color="auto"/>
          </w:divBdr>
        </w:div>
        <w:div w:id="319847896">
          <w:marLeft w:val="640"/>
          <w:marRight w:val="0"/>
          <w:marTop w:val="0"/>
          <w:marBottom w:val="0"/>
          <w:divBdr>
            <w:top w:val="none" w:sz="0" w:space="0" w:color="auto"/>
            <w:left w:val="none" w:sz="0" w:space="0" w:color="auto"/>
            <w:bottom w:val="none" w:sz="0" w:space="0" w:color="auto"/>
            <w:right w:val="none" w:sz="0" w:space="0" w:color="auto"/>
          </w:divBdr>
        </w:div>
        <w:div w:id="123355307">
          <w:marLeft w:val="640"/>
          <w:marRight w:val="0"/>
          <w:marTop w:val="0"/>
          <w:marBottom w:val="0"/>
          <w:divBdr>
            <w:top w:val="none" w:sz="0" w:space="0" w:color="auto"/>
            <w:left w:val="none" w:sz="0" w:space="0" w:color="auto"/>
            <w:bottom w:val="none" w:sz="0" w:space="0" w:color="auto"/>
            <w:right w:val="none" w:sz="0" w:space="0" w:color="auto"/>
          </w:divBdr>
        </w:div>
        <w:div w:id="229459684">
          <w:marLeft w:val="640"/>
          <w:marRight w:val="0"/>
          <w:marTop w:val="0"/>
          <w:marBottom w:val="0"/>
          <w:divBdr>
            <w:top w:val="none" w:sz="0" w:space="0" w:color="auto"/>
            <w:left w:val="none" w:sz="0" w:space="0" w:color="auto"/>
            <w:bottom w:val="none" w:sz="0" w:space="0" w:color="auto"/>
            <w:right w:val="none" w:sz="0" w:space="0" w:color="auto"/>
          </w:divBdr>
        </w:div>
        <w:div w:id="1146051903">
          <w:marLeft w:val="640"/>
          <w:marRight w:val="0"/>
          <w:marTop w:val="0"/>
          <w:marBottom w:val="0"/>
          <w:divBdr>
            <w:top w:val="none" w:sz="0" w:space="0" w:color="auto"/>
            <w:left w:val="none" w:sz="0" w:space="0" w:color="auto"/>
            <w:bottom w:val="none" w:sz="0" w:space="0" w:color="auto"/>
            <w:right w:val="none" w:sz="0" w:space="0" w:color="auto"/>
          </w:divBdr>
        </w:div>
        <w:div w:id="1717586379">
          <w:marLeft w:val="640"/>
          <w:marRight w:val="0"/>
          <w:marTop w:val="0"/>
          <w:marBottom w:val="0"/>
          <w:divBdr>
            <w:top w:val="none" w:sz="0" w:space="0" w:color="auto"/>
            <w:left w:val="none" w:sz="0" w:space="0" w:color="auto"/>
            <w:bottom w:val="none" w:sz="0" w:space="0" w:color="auto"/>
            <w:right w:val="none" w:sz="0" w:space="0" w:color="auto"/>
          </w:divBdr>
        </w:div>
        <w:div w:id="2095204129">
          <w:marLeft w:val="640"/>
          <w:marRight w:val="0"/>
          <w:marTop w:val="0"/>
          <w:marBottom w:val="0"/>
          <w:divBdr>
            <w:top w:val="none" w:sz="0" w:space="0" w:color="auto"/>
            <w:left w:val="none" w:sz="0" w:space="0" w:color="auto"/>
            <w:bottom w:val="none" w:sz="0" w:space="0" w:color="auto"/>
            <w:right w:val="none" w:sz="0" w:space="0" w:color="auto"/>
          </w:divBdr>
        </w:div>
        <w:div w:id="1393118289">
          <w:marLeft w:val="640"/>
          <w:marRight w:val="0"/>
          <w:marTop w:val="0"/>
          <w:marBottom w:val="0"/>
          <w:divBdr>
            <w:top w:val="none" w:sz="0" w:space="0" w:color="auto"/>
            <w:left w:val="none" w:sz="0" w:space="0" w:color="auto"/>
            <w:bottom w:val="none" w:sz="0" w:space="0" w:color="auto"/>
            <w:right w:val="none" w:sz="0" w:space="0" w:color="auto"/>
          </w:divBdr>
        </w:div>
        <w:div w:id="1780758228">
          <w:marLeft w:val="640"/>
          <w:marRight w:val="0"/>
          <w:marTop w:val="0"/>
          <w:marBottom w:val="0"/>
          <w:divBdr>
            <w:top w:val="none" w:sz="0" w:space="0" w:color="auto"/>
            <w:left w:val="none" w:sz="0" w:space="0" w:color="auto"/>
            <w:bottom w:val="none" w:sz="0" w:space="0" w:color="auto"/>
            <w:right w:val="none" w:sz="0" w:space="0" w:color="auto"/>
          </w:divBdr>
        </w:div>
        <w:div w:id="1954550913">
          <w:marLeft w:val="640"/>
          <w:marRight w:val="0"/>
          <w:marTop w:val="0"/>
          <w:marBottom w:val="0"/>
          <w:divBdr>
            <w:top w:val="none" w:sz="0" w:space="0" w:color="auto"/>
            <w:left w:val="none" w:sz="0" w:space="0" w:color="auto"/>
            <w:bottom w:val="none" w:sz="0" w:space="0" w:color="auto"/>
            <w:right w:val="none" w:sz="0" w:space="0" w:color="auto"/>
          </w:divBdr>
        </w:div>
        <w:div w:id="435247208">
          <w:marLeft w:val="640"/>
          <w:marRight w:val="0"/>
          <w:marTop w:val="0"/>
          <w:marBottom w:val="0"/>
          <w:divBdr>
            <w:top w:val="none" w:sz="0" w:space="0" w:color="auto"/>
            <w:left w:val="none" w:sz="0" w:space="0" w:color="auto"/>
            <w:bottom w:val="none" w:sz="0" w:space="0" w:color="auto"/>
            <w:right w:val="none" w:sz="0" w:space="0" w:color="auto"/>
          </w:divBdr>
        </w:div>
        <w:div w:id="858543032">
          <w:marLeft w:val="640"/>
          <w:marRight w:val="0"/>
          <w:marTop w:val="0"/>
          <w:marBottom w:val="0"/>
          <w:divBdr>
            <w:top w:val="none" w:sz="0" w:space="0" w:color="auto"/>
            <w:left w:val="none" w:sz="0" w:space="0" w:color="auto"/>
            <w:bottom w:val="none" w:sz="0" w:space="0" w:color="auto"/>
            <w:right w:val="none" w:sz="0" w:space="0" w:color="auto"/>
          </w:divBdr>
        </w:div>
        <w:div w:id="1744528595">
          <w:marLeft w:val="640"/>
          <w:marRight w:val="0"/>
          <w:marTop w:val="0"/>
          <w:marBottom w:val="0"/>
          <w:divBdr>
            <w:top w:val="none" w:sz="0" w:space="0" w:color="auto"/>
            <w:left w:val="none" w:sz="0" w:space="0" w:color="auto"/>
            <w:bottom w:val="none" w:sz="0" w:space="0" w:color="auto"/>
            <w:right w:val="none" w:sz="0" w:space="0" w:color="auto"/>
          </w:divBdr>
        </w:div>
        <w:div w:id="196937016">
          <w:marLeft w:val="640"/>
          <w:marRight w:val="0"/>
          <w:marTop w:val="0"/>
          <w:marBottom w:val="0"/>
          <w:divBdr>
            <w:top w:val="none" w:sz="0" w:space="0" w:color="auto"/>
            <w:left w:val="none" w:sz="0" w:space="0" w:color="auto"/>
            <w:bottom w:val="none" w:sz="0" w:space="0" w:color="auto"/>
            <w:right w:val="none" w:sz="0" w:space="0" w:color="auto"/>
          </w:divBdr>
        </w:div>
        <w:div w:id="1307541472">
          <w:marLeft w:val="640"/>
          <w:marRight w:val="0"/>
          <w:marTop w:val="0"/>
          <w:marBottom w:val="0"/>
          <w:divBdr>
            <w:top w:val="none" w:sz="0" w:space="0" w:color="auto"/>
            <w:left w:val="none" w:sz="0" w:space="0" w:color="auto"/>
            <w:bottom w:val="none" w:sz="0" w:space="0" w:color="auto"/>
            <w:right w:val="none" w:sz="0" w:space="0" w:color="auto"/>
          </w:divBdr>
        </w:div>
        <w:div w:id="1831293455">
          <w:marLeft w:val="640"/>
          <w:marRight w:val="0"/>
          <w:marTop w:val="0"/>
          <w:marBottom w:val="0"/>
          <w:divBdr>
            <w:top w:val="none" w:sz="0" w:space="0" w:color="auto"/>
            <w:left w:val="none" w:sz="0" w:space="0" w:color="auto"/>
            <w:bottom w:val="none" w:sz="0" w:space="0" w:color="auto"/>
            <w:right w:val="none" w:sz="0" w:space="0" w:color="auto"/>
          </w:divBdr>
        </w:div>
        <w:div w:id="867570353">
          <w:marLeft w:val="640"/>
          <w:marRight w:val="0"/>
          <w:marTop w:val="0"/>
          <w:marBottom w:val="0"/>
          <w:divBdr>
            <w:top w:val="none" w:sz="0" w:space="0" w:color="auto"/>
            <w:left w:val="none" w:sz="0" w:space="0" w:color="auto"/>
            <w:bottom w:val="none" w:sz="0" w:space="0" w:color="auto"/>
            <w:right w:val="none" w:sz="0" w:space="0" w:color="auto"/>
          </w:divBdr>
        </w:div>
        <w:div w:id="356587581">
          <w:marLeft w:val="640"/>
          <w:marRight w:val="0"/>
          <w:marTop w:val="0"/>
          <w:marBottom w:val="0"/>
          <w:divBdr>
            <w:top w:val="none" w:sz="0" w:space="0" w:color="auto"/>
            <w:left w:val="none" w:sz="0" w:space="0" w:color="auto"/>
            <w:bottom w:val="none" w:sz="0" w:space="0" w:color="auto"/>
            <w:right w:val="none" w:sz="0" w:space="0" w:color="auto"/>
          </w:divBdr>
        </w:div>
        <w:div w:id="1802334790">
          <w:marLeft w:val="640"/>
          <w:marRight w:val="0"/>
          <w:marTop w:val="0"/>
          <w:marBottom w:val="0"/>
          <w:divBdr>
            <w:top w:val="none" w:sz="0" w:space="0" w:color="auto"/>
            <w:left w:val="none" w:sz="0" w:space="0" w:color="auto"/>
            <w:bottom w:val="none" w:sz="0" w:space="0" w:color="auto"/>
            <w:right w:val="none" w:sz="0" w:space="0" w:color="auto"/>
          </w:divBdr>
        </w:div>
        <w:div w:id="448865835">
          <w:marLeft w:val="640"/>
          <w:marRight w:val="0"/>
          <w:marTop w:val="0"/>
          <w:marBottom w:val="0"/>
          <w:divBdr>
            <w:top w:val="none" w:sz="0" w:space="0" w:color="auto"/>
            <w:left w:val="none" w:sz="0" w:space="0" w:color="auto"/>
            <w:bottom w:val="none" w:sz="0" w:space="0" w:color="auto"/>
            <w:right w:val="none" w:sz="0" w:space="0" w:color="auto"/>
          </w:divBdr>
        </w:div>
        <w:div w:id="1684284489">
          <w:marLeft w:val="640"/>
          <w:marRight w:val="0"/>
          <w:marTop w:val="0"/>
          <w:marBottom w:val="0"/>
          <w:divBdr>
            <w:top w:val="none" w:sz="0" w:space="0" w:color="auto"/>
            <w:left w:val="none" w:sz="0" w:space="0" w:color="auto"/>
            <w:bottom w:val="none" w:sz="0" w:space="0" w:color="auto"/>
            <w:right w:val="none" w:sz="0" w:space="0" w:color="auto"/>
          </w:divBdr>
        </w:div>
        <w:div w:id="466124504">
          <w:marLeft w:val="640"/>
          <w:marRight w:val="0"/>
          <w:marTop w:val="0"/>
          <w:marBottom w:val="0"/>
          <w:divBdr>
            <w:top w:val="none" w:sz="0" w:space="0" w:color="auto"/>
            <w:left w:val="none" w:sz="0" w:space="0" w:color="auto"/>
            <w:bottom w:val="none" w:sz="0" w:space="0" w:color="auto"/>
            <w:right w:val="none" w:sz="0" w:space="0" w:color="auto"/>
          </w:divBdr>
        </w:div>
        <w:div w:id="1347101278">
          <w:marLeft w:val="640"/>
          <w:marRight w:val="0"/>
          <w:marTop w:val="0"/>
          <w:marBottom w:val="0"/>
          <w:divBdr>
            <w:top w:val="none" w:sz="0" w:space="0" w:color="auto"/>
            <w:left w:val="none" w:sz="0" w:space="0" w:color="auto"/>
            <w:bottom w:val="none" w:sz="0" w:space="0" w:color="auto"/>
            <w:right w:val="none" w:sz="0" w:space="0" w:color="auto"/>
          </w:divBdr>
        </w:div>
        <w:div w:id="317812094">
          <w:marLeft w:val="640"/>
          <w:marRight w:val="0"/>
          <w:marTop w:val="0"/>
          <w:marBottom w:val="0"/>
          <w:divBdr>
            <w:top w:val="none" w:sz="0" w:space="0" w:color="auto"/>
            <w:left w:val="none" w:sz="0" w:space="0" w:color="auto"/>
            <w:bottom w:val="none" w:sz="0" w:space="0" w:color="auto"/>
            <w:right w:val="none" w:sz="0" w:space="0" w:color="auto"/>
          </w:divBdr>
        </w:div>
        <w:div w:id="292445249">
          <w:marLeft w:val="640"/>
          <w:marRight w:val="0"/>
          <w:marTop w:val="0"/>
          <w:marBottom w:val="0"/>
          <w:divBdr>
            <w:top w:val="none" w:sz="0" w:space="0" w:color="auto"/>
            <w:left w:val="none" w:sz="0" w:space="0" w:color="auto"/>
            <w:bottom w:val="none" w:sz="0" w:space="0" w:color="auto"/>
            <w:right w:val="none" w:sz="0" w:space="0" w:color="auto"/>
          </w:divBdr>
        </w:div>
        <w:div w:id="1243293984">
          <w:marLeft w:val="640"/>
          <w:marRight w:val="0"/>
          <w:marTop w:val="0"/>
          <w:marBottom w:val="0"/>
          <w:divBdr>
            <w:top w:val="none" w:sz="0" w:space="0" w:color="auto"/>
            <w:left w:val="none" w:sz="0" w:space="0" w:color="auto"/>
            <w:bottom w:val="none" w:sz="0" w:space="0" w:color="auto"/>
            <w:right w:val="none" w:sz="0" w:space="0" w:color="auto"/>
          </w:divBdr>
        </w:div>
        <w:div w:id="931620381">
          <w:marLeft w:val="640"/>
          <w:marRight w:val="0"/>
          <w:marTop w:val="0"/>
          <w:marBottom w:val="0"/>
          <w:divBdr>
            <w:top w:val="none" w:sz="0" w:space="0" w:color="auto"/>
            <w:left w:val="none" w:sz="0" w:space="0" w:color="auto"/>
            <w:bottom w:val="none" w:sz="0" w:space="0" w:color="auto"/>
            <w:right w:val="none" w:sz="0" w:space="0" w:color="auto"/>
          </w:divBdr>
        </w:div>
        <w:div w:id="493834518">
          <w:marLeft w:val="640"/>
          <w:marRight w:val="0"/>
          <w:marTop w:val="0"/>
          <w:marBottom w:val="0"/>
          <w:divBdr>
            <w:top w:val="none" w:sz="0" w:space="0" w:color="auto"/>
            <w:left w:val="none" w:sz="0" w:space="0" w:color="auto"/>
            <w:bottom w:val="none" w:sz="0" w:space="0" w:color="auto"/>
            <w:right w:val="none" w:sz="0" w:space="0" w:color="auto"/>
          </w:divBdr>
        </w:div>
        <w:div w:id="1175339347">
          <w:marLeft w:val="640"/>
          <w:marRight w:val="0"/>
          <w:marTop w:val="0"/>
          <w:marBottom w:val="0"/>
          <w:divBdr>
            <w:top w:val="none" w:sz="0" w:space="0" w:color="auto"/>
            <w:left w:val="none" w:sz="0" w:space="0" w:color="auto"/>
            <w:bottom w:val="none" w:sz="0" w:space="0" w:color="auto"/>
            <w:right w:val="none" w:sz="0" w:space="0" w:color="auto"/>
          </w:divBdr>
        </w:div>
        <w:div w:id="593394370">
          <w:marLeft w:val="640"/>
          <w:marRight w:val="0"/>
          <w:marTop w:val="0"/>
          <w:marBottom w:val="0"/>
          <w:divBdr>
            <w:top w:val="none" w:sz="0" w:space="0" w:color="auto"/>
            <w:left w:val="none" w:sz="0" w:space="0" w:color="auto"/>
            <w:bottom w:val="none" w:sz="0" w:space="0" w:color="auto"/>
            <w:right w:val="none" w:sz="0" w:space="0" w:color="auto"/>
          </w:divBdr>
        </w:div>
        <w:div w:id="111174499">
          <w:marLeft w:val="640"/>
          <w:marRight w:val="0"/>
          <w:marTop w:val="0"/>
          <w:marBottom w:val="0"/>
          <w:divBdr>
            <w:top w:val="none" w:sz="0" w:space="0" w:color="auto"/>
            <w:left w:val="none" w:sz="0" w:space="0" w:color="auto"/>
            <w:bottom w:val="none" w:sz="0" w:space="0" w:color="auto"/>
            <w:right w:val="none" w:sz="0" w:space="0" w:color="auto"/>
          </w:divBdr>
        </w:div>
        <w:div w:id="2005745276">
          <w:marLeft w:val="640"/>
          <w:marRight w:val="0"/>
          <w:marTop w:val="0"/>
          <w:marBottom w:val="0"/>
          <w:divBdr>
            <w:top w:val="none" w:sz="0" w:space="0" w:color="auto"/>
            <w:left w:val="none" w:sz="0" w:space="0" w:color="auto"/>
            <w:bottom w:val="none" w:sz="0" w:space="0" w:color="auto"/>
            <w:right w:val="none" w:sz="0" w:space="0" w:color="auto"/>
          </w:divBdr>
        </w:div>
        <w:div w:id="1068914875">
          <w:marLeft w:val="640"/>
          <w:marRight w:val="0"/>
          <w:marTop w:val="0"/>
          <w:marBottom w:val="0"/>
          <w:divBdr>
            <w:top w:val="none" w:sz="0" w:space="0" w:color="auto"/>
            <w:left w:val="none" w:sz="0" w:space="0" w:color="auto"/>
            <w:bottom w:val="none" w:sz="0" w:space="0" w:color="auto"/>
            <w:right w:val="none" w:sz="0" w:space="0" w:color="auto"/>
          </w:divBdr>
        </w:div>
        <w:div w:id="266815747">
          <w:marLeft w:val="640"/>
          <w:marRight w:val="0"/>
          <w:marTop w:val="0"/>
          <w:marBottom w:val="0"/>
          <w:divBdr>
            <w:top w:val="none" w:sz="0" w:space="0" w:color="auto"/>
            <w:left w:val="none" w:sz="0" w:space="0" w:color="auto"/>
            <w:bottom w:val="none" w:sz="0" w:space="0" w:color="auto"/>
            <w:right w:val="none" w:sz="0" w:space="0" w:color="auto"/>
          </w:divBdr>
        </w:div>
        <w:div w:id="157232126">
          <w:marLeft w:val="640"/>
          <w:marRight w:val="0"/>
          <w:marTop w:val="0"/>
          <w:marBottom w:val="0"/>
          <w:divBdr>
            <w:top w:val="none" w:sz="0" w:space="0" w:color="auto"/>
            <w:left w:val="none" w:sz="0" w:space="0" w:color="auto"/>
            <w:bottom w:val="none" w:sz="0" w:space="0" w:color="auto"/>
            <w:right w:val="none" w:sz="0" w:space="0" w:color="auto"/>
          </w:divBdr>
        </w:div>
        <w:div w:id="1171602973">
          <w:marLeft w:val="640"/>
          <w:marRight w:val="0"/>
          <w:marTop w:val="0"/>
          <w:marBottom w:val="0"/>
          <w:divBdr>
            <w:top w:val="none" w:sz="0" w:space="0" w:color="auto"/>
            <w:left w:val="none" w:sz="0" w:space="0" w:color="auto"/>
            <w:bottom w:val="none" w:sz="0" w:space="0" w:color="auto"/>
            <w:right w:val="none" w:sz="0" w:space="0" w:color="auto"/>
          </w:divBdr>
        </w:div>
        <w:div w:id="1889949150">
          <w:marLeft w:val="640"/>
          <w:marRight w:val="0"/>
          <w:marTop w:val="0"/>
          <w:marBottom w:val="0"/>
          <w:divBdr>
            <w:top w:val="none" w:sz="0" w:space="0" w:color="auto"/>
            <w:left w:val="none" w:sz="0" w:space="0" w:color="auto"/>
            <w:bottom w:val="none" w:sz="0" w:space="0" w:color="auto"/>
            <w:right w:val="none" w:sz="0" w:space="0" w:color="auto"/>
          </w:divBdr>
        </w:div>
        <w:div w:id="1424913044">
          <w:marLeft w:val="640"/>
          <w:marRight w:val="0"/>
          <w:marTop w:val="0"/>
          <w:marBottom w:val="0"/>
          <w:divBdr>
            <w:top w:val="none" w:sz="0" w:space="0" w:color="auto"/>
            <w:left w:val="none" w:sz="0" w:space="0" w:color="auto"/>
            <w:bottom w:val="none" w:sz="0" w:space="0" w:color="auto"/>
            <w:right w:val="none" w:sz="0" w:space="0" w:color="auto"/>
          </w:divBdr>
        </w:div>
        <w:div w:id="1068455211">
          <w:marLeft w:val="640"/>
          <w:marRight w:val="0"/>
          <w:marTop w:val="0"/>
          <w:marBottom w:val="0"/>
          <w:divBdr>
            <w:top w:val="none" w:sz="0" w:space="0" w:color="auto"/>
            <w:left w:val="none" w:sz="0" w:space="0" w:color="auto"/>
            <w:bottom w:val="none" w:sz="0" w:space="0" w:color="auto"/>
            <w:right w:val="none" w:sz="0" w:space="0" w:color="auto"/>
          </w:divBdr>
        </w:div>
        <w:div w:id="1907762914">
          <w:marLeft w:val="640"/>
          <w:marRight w:val="0"/>
          <w:marTop w:val="0"/>
          <w:marBottom w:val="0"/>
          <w:divBdr>
            <w:top w:val="none" w:sz="0" w:space="0" w:color="auto"/>
            <w:left w:val="none" w:sz="0" w:space="0" w:color="auto"/>
            <w:bottom w:val="none" w:sz="0" w:space="0" w:color="auto"/>
            <w:right w:val="none" w:sz="0" w:space="0" w:color="auto"/>
          </w:divBdr>
        </w:div>
        <w:div w:id="1037389405">
          <w:marLeft w:val="640"/>
          <w:marRight w:val="0"/>
          <w:marTop w:val="0"/>
          <w:marBottom w:val="0"/>
          <w:divBdr>
            <w:top w:val="none" w:sz="0" w:space="0" w:color="auto"/>
            <w:left w:val="none" w:sz="0" w:space="0" w:color="auto"/>
            <w:bottom w:val="none" w:sz="0" w:space="0" w:color="auto"/>
            <w:right w:val="none" w:sz="0" w:space="0" w:color="auto"/>
          </w:divBdr>
        </w:div>
        <w:div w:id="1911574924">
          <w:marLeft w:val="640"/>
          <w:marRight w:val="0"/>
          <w:marTop w:val="0"/>
          <w:marBottom w:val="0"/>
          <w:divBdr>
            <w:top w:val="none" w:sz="0" w:space="0" w:color="auto"/>
            <w:left w:val="none" w:sz="0" w:space="0" w:color="auto"/>
            <w:bottom w:val="none" w:sz="0" w:space="0" w:color="auto"/>
            <w:right w:val="none" w:sz="0" w:space="0" w:color="auto"/>
          </w:divBdr>
        </w:div>
        <w:div w:id="1998028570">
          <w:marLeft w:val="640"/>
          <w:marRight w:val="0"/>
          <w:marTop w:val="0"/>
          <w:marBottom w:val="0"/>
          <w:divBdr>
            <w:top w:val="none" w:sz="0" w:space="0" w:color="auto"/>
            <w:left w:val="none" w:sz="0" w:space="0" w:color="auto"/>
            <w:bottom w:val="none" w:sz="0" w:space="0" w:color="auto"/>
            <w:right w:val="none" w:sz="0" w:space="0" w:color="auto"/>
          </w:divBdr>
        </w:div>
        <w:div w:id="926226727">
          <w:marLeft w:val="640"/>
          <w:marRight w:val="0"/>
          <w:marTop w:val="0"/>
          <w:marBottom w:val="0"/>
          <w:divBdr>
            <w:top w:val="none" w:sz="0" w:space="0" w:color="auto"/>
            <w:left w:val="none" w:sz="0" w:space="0" w:color="auto"/>
            <w:bottom w:val="none" w:sz="0" w:space="0" w:color="auto"/>
            <w:right w:val="none" w:sz="0" w:space="0" w:color="auto"/>
          </w:divBdr>
        </w:div>
        <w:div w:id="1923560059">
          <w:marLeft w:val="640"/>
          <w:marRight w:val="0"/>
          <w:marTop w:val="0"/>
          <w:marBottom w:val="0"/>
          <w:divBdr>
            <w:top w:val="none" w:sz="0" w:space="0" w:color="auto"/>
            <w:left w:val="none" w:sz="0" w:space="0" w:color="auto"/>
            <w:bottom w:val="none" w:sz="0" w:space="0" w:color="auto"/>
            <w:right w:val="none" w:sz="0" w:space="0" w:color="auto"/>
          </w:divBdr>
        </w:div>
        <w:div w:id="1005674221">
          <w:marLeft w:val="640"/>
          <w:marRight w:val="0"/>
          <w:marTop w:val="0"/>
          <w:marBottom w:val="0"/>
          <w:divBdr>
            <w:top w:val="none" w:sz="0" w:space="0" w:color="auto"/>
            <w:left w:val="none" w:sz="0" w:space="0" w:color="auto"/>
            <w:bottom w:val="none" w:sz="0" w:space="0" w:color="auto"/>
            <w:right w:val="none" w:sz="0" w:space="0" w:color="auto"/>
          </w:divBdr>
        </w:div>
        <w:div w:id="1518956990">
          <w:marLeft w:val="640"/>
          <w:marRight w:val="0"/>
          <w:marTop w:val="0"/>
          <w:marBottom w:val="0"/>
          <w:divBdr>
            <w:top w:val="none" w:sz="0" w:space="0" w:color="auto"/>
            <w:left w:val="none" w:sz="0" w:space="0" w:color="auto"/>
            <w:bottom w:val="none" w:sz="0" w:space="0" w:color="auto"/>
            <w:right w:val="none" w:sz="0" w:space="0" w:color="auto"/>
          </w:divBdr>
        </w:div>
        <w:div w:id="546719836">
          <w:marLeft w:val="640"/>
          <w:marRight w:val="0"/>
          <w:marTop w:val="0"/>
          <w:marBottom w:val="0"/>
          <w:divBdr>
            <w:top w:val="none" w:sz="0" w:space="0" w:color="auto"/>
            <w:left w:val="none" w:sz="0" w:space="0" w:color="auto"/>
            <w:bottom w:val="none" w:sz="0" w:space="0" w:color="auto"/>
            <w:right w:val="none" w:sz="0" w:space="0" w:color="auto"/>
          </w:divBdr>
        </w:div>
        <w:div w:id="58675972">
          <w:marLeft w:val="640"/>
          <w:marRight w:val="0"/>
          <w:marTop w:val="0"/>
          <w:marBottom w:val="0"/>
          <w:divBdr>
            <w:top w:val="none" w:sz="0" w:space="0" w:color="auto"/>
            <w:left w:val="none" w:sz="0" w:space="0" w:color="auto"/>
            <w:bottom w:val="none" w:sz="0" w:space="0" w:color="auto"/>
            <w:right w:val="none" w:sz="0" w:space="0" w:color="auto"/>
          </w:divBdr>
        </w:div>
        <w:div w:id="1669018538">
          <w:marLeft w:val="640"/>
          <w:marRight w:val="0"/>
          <w:marTop w:val="0"/>
          <w:marBottom w:val="0"/>
          <w:divBdr>
            <w:top w:val="none" w:sz="0" w:space="0" w:color="auto"/>
            <w:left w:val="none" w:sz="0" w:space="0" w:color="auto"/>
            <w:bottom w:val="none" w:sz="0" w:space="0" w:color="auto"/>
            <w:right w:val="none" w:sz="0" w:space="0" w:color="auto"/>
          </w:divBdr>
        </w:div>
        <w:div w:id="443422791">
          <w:marLeft w:val="640"/>
          <w:marRight w:val="0"/>
          <w:marTop w:val="0"/>
          <w:marBottom w:val="0"/>
          <w:divBdr>
            <w:top w:val="none" w:sz="0" w:space="0" w:color="auto"/>
            <w:left w:val="none" w:sz="0" w:space="0" w:color="auto"/>
            <w:bottom w:val="none" w:sz="0" w:space="0" w:color="auto"/>
            <w:right w:val="none" w:sz="0" w:space="0" w:color="auto"/>
          </w:divBdr>
        </w:div>
        <w:div w:id="2043627193">
          <w:marLeft w:val="640"/>
          <w:marRight w:val="0"/>
          <w:marTop w:val="0"/>
          <w:marBottom w:val="0"/>
          <w:divBdr>
            <w:top w:val="none" w:sz="0" w:space="0" w:color="auto"/>
            <w:left w:val="none" w:sz="0" w:space="0" w:color="auto"/>
            <w:bottom w:val="none" w:sz="0" w:space="0" w:color="auto"/>
            <w:right w:val="none" w:sz="0" w:space="0" w:color="auto"/>
          </w:divBdr>
        </w:div>
        <w:div w:id="1099788993">
          <w:marLeft w:val="640"/>
          <w:marRight w:val="0"/>
          <w:marTop w:val="0"/>
          <w:marBottom w:val="0"/>
          <w:divBdr>
            <w:top w:val="none" w:sz="0" w:space="0" w:color="auto"/>
            <w:left w:val="none" w:sz="0" w:space="0" w:color="auto"/>
            <w:bottom w:val="none" w:sz="0" w:space="0" w:color="auto"/>
            <w:right w:val="none" w:sz="0" w:space="0" w:color="auto"/>
          </w:divBdr>
        </w:div>
        <w:div w:id="1976793212">
          <w:marLeft w:val="640"/>
          <w:marRight w:val="0"/>
          <w:marTop w:val="0"/>
          <w:marBottom w:val="0"/>
          <w:divBdr>
            <w:top w:val="none" w:sz="0" w:space="0" w:color="auto"/>
            <w:left w:val="none" w:sz="0" w:space="0" w:color="auto"/>
            <w:bottom w:val="none" w:sz="0" w:space="0" w:color="auto"/>
            <w:right w:val="none" w:sz="0" w:space="0" w:color="auto"/>
          </w:divBdr>
        </w:div>
        <w:div w:id="1673607356">
          <w:marLeft w:val="640"/>
          <w:marRight w:val="0"/>
          <w:marTop w:val="0"/>
          <w:marBottom w:val="0"/>
          <w:divBdr>
            <w:top w:val="none" w:sz="0" w:space="0" w:color="auto"/>
            <w:left w:val="none" w:sz="0" w:space="0" w:color="auto"/>
            <w:bottom w:val="none" w:sz="0" w:space="0" w:color="auto"/>
            <w:right w:val="none" w:sz="0" w:space="0" w:color="auto"/>
          </w:divBdr>
        </w:div>
        <w:div w:id="481624075">
          <w:marLeft w:val="640"/>
          <w:marRight w:val="0"/>
          <w:marTop w:val="0"/>
          <w:marBottom w:val="0"/>
          <w:divBdr>
            <w:top w:val="none" w:sz="0" w:space="0" w:color="auto"/>
            <w:left w:val="none" w:sz="0" w:space="0" w:color="auto"/>
            <w:bottom w:val="none" w:sz="0" w:space="0" w:color="auto"/>
            <w:right w:val="none" w:sz="0" w:space="0" w:color="auto"/>
          </w:divBdr>
        </w:div>
        <w:div w:id="689189024">
          <w:marLeft w:val="640"/>
          <w:marRight w:val="0"/>
          <w:marTop w:val="0"/>
          <w:marBottom w:val="0"/>
          <w:divBdr>
            <w:top w:val="none" w:sz="0" w:space="0" w:color="auto"/>
            <w:left w:val="none" w:sz="0" w:space="0" w:color="auto"/>
            <w:bottom w:val="none" w:sz="0" w:space="0" w:color="auto"/>
            <w:right w:val="none" w:sz="0" w:space="0" w:color="auto"/>
          </w:divBdr>
        </w:div>
        <w:div w:id="71854884">
          <w:marLeft w:val="640"/>
          <w:marRight w:val="0"/>
          <w:marTop w:val="0"/>
          <w:marBottom w:val="0"/>
          <w:divBdr>
            <w:top w:val="none" w:sz="0" w:space="0" w:color="auto"/>
            <w:left w:val="none" w:sz="0" w:space="0" w:color="auto"/>
            <w:bottom w:val="none" w:sz="0" w:space="0" w:color="auto"/>
            <w:right w:val="none" w:sz="0" w:space="0" w:color="auto"/>
          </w:divBdr>
        </w:div>
        <w:div w:id="1553426546">
          <w:marLeft w:val="640"/>
          <w:marRight w:val="0"/>
          <w:marTop w:val="0"/>
          <w:marBottom w:val="0"/>
          <w:divBdr>
            <w:top w:val="none" w:sz="0" w:space="0" w:color="auto"/>
            <w:left w:val="none" w:sz="0" w:space="0" w:color="auto"/>
            <w:bottom w:val="none" w:sz="0" w:space="0" w:color="auto"/>
            <w:right w:val="none" w:sz="0" w:space="0" w:color="auto"/>
          </w:divBdr>
        </w:div>
        <w:div w:id="22680612">
          <w:marLeft w:val="640"/>
          <w:marRight w:val="0"/>
          <w:marTop w:val="0"/>
          <w:marBottom w:val="0"/>
          <w:divBdr>
            <w:top w:val="none" w:sz="0" w:space="0" w:color="auto"/>
            <w:left w:val="none" w:sz="0" w:space="0" w:color="auto"/>
            <w:bottom w:val="none" w:sz="0" w:space="0" w:color="auto"/>
            <w:right w:val="none" w:sz="0" w:space="0" w:color="auto"/>
          </w:divBdr>
        </w:div>
        <w:div w:id="940987726">
          <w:marLeft w:val="640"/>
          <w:marRight w:val="0"/>
          <w:marTop w:val="0"/>
          <w:marBottom w:val="0"/>
          <w:divBdr>
            <w:top w:val="none" w:sz="0" w:space="0" w:color="auto"/>
            <w:left w:val="none" w:sz="0" w:space="0" w:color="auto"/>
            <w:bottom w:val="none" w:sz="0" w:space="0" w:color="auto"/>
            <w:right w:val="none" w:sz="0" w:space="0" w:color="auto"/>
          </w:divBdr>
        </w:div>
        <w:div w:id="599724721">
          <w:marLeft w:val="640"/>
          <w:marRight w:val="0"/>
          <w:marTop w:val="0"/>
          <w:marBottom w:val="0"/>
          <w:divBdr>
            <w:top w:val="none" w:sz="0" w:space="0" w:color="auto"/>
            <w:left w:val="none" w:sz="0" w:space="0" w:color="auto"/>
            <w:bottom w:val="none" w:sz="0" w:space="0" w:color="auto"/>
            <w:right w:val="none" w:sz="0" w:space="0" w:color="auto"/>
          </w:divBdr>
        </w:div>
        <w:div w:id="819543701">
          <w:marLeft w:val="640"/>
          <w:marRight w:val="0"/>
          <w:marTop w:val="0"/>
          <w:marBottom w:val="0"/>
          <w:divBdr>
            <w:top w:val="none" w:sz="0" w:space="0" w:color="auto"/>
            <w:left w:val="none" w:sz="0" w:space="0" w:color="auto"/>
            <w:bottom w:val="none" w:sz="0" w:space="0" w:color="auto"/>
            <w:right w:val="none" w:sz="0" w:space="0" w:color="auto"/>
          </w:divBdr>
        </w:div>
        <w:div w:id="1908880274">
          <w:marLeft w:val="640"/>
          <w:marRight w:val="0"/>
          <w:marTop w:val="0"/>
          <w:marBottom w:val="0"/>
          <w:divBdr>
            <w:top w:val="none" w:sz="0" w:space="0" w:color="auto"/>
            <w:left w:val="none" w:sz="0" w:space="0" w:color="auto"/>
            <w:bottom w:val="none" w:sz="0" w:space="0" w:color="auto"/>
            <w:right w:val="none" w:sz="0" w:space="0" w:color="auto"/>
          </w:divBdr>
        </w:div>
        <w:div w:id="55129762">
          <w:marLeft w:val="640"/>
          <w:marRight w:val="0"/>
          <w:marTop w:val="0"/>
          <w:marBottom w:val="0"/>
          <w:divBdr>
            <w:top w:val="none" w:sz="0" w:space="0" w:color="auto"/>
            <w:left w:val="none" w:sz="0" w:space="0" w:color="auto"/>
            <w:bottom w:val="none" w:sz="0" w:space="0" w:color="auto"/>
            <w:right w:val="none" w:sz="0" w:space="0" w:color="auto"/>
          </w:divBdr>
        </w:div>
        <w:div w:id="1927301803">
          <w:marLeft w:val="640"/>
          <w:marRight w:val="0"/>
          <w:marTop w:val="0"/>
          <w:marBottom w:val="0"/>
          <w:divBdr>
            <w:top w:val="none" w:sz="0" w:space="0" w:color="auto"/>
            <w:left w:val="none" w:sz="0" w:space="0" w:color="auto"/>
            <w:bottom w:val="none" w:sz="0" w:space="0" w:color="auto"/>
            <w:right w:val="none" w:sz="0" w:space="0" w:color="auto"/>
          </w:divBdr>
        </w:div>
        <w:div w:id="841235382">
          <w:marLeft w:val="640"/>
          <w:marRight w:val="0"/>
          <w:marTop w:val="0"/>
          <w:marBottom w:val="0"/>
          <w:divBdr>
            <w:top w:val="none" w:sz="0" w:space="0" w:color="auto"/>
            <w:left w:val="none" w:sz="0" w:space="0" w:color="auto"/>
            <w:bottom w:val="none" w:sz="0" w:space="0" w:color="auto"/>
            <w:right w:val="none" w:sz="0" w:space="0" w:color="auto"/>
          </w:divBdr>
        </w:div>
        <w:div w:id="1620992929">
          <w:marLeft w:val="640"/>
          <w:marRight w:val="0"/>
          <w:marTop w:val="0"/>
          <w:marBottom w:val="0"/>
          <w:divBdr>
            <w:top w:val="none" w:sz="0" w:space="0" w:color="auto"/>
            <w:left w:val="none" w:sz="0" w:space="0" w:color="auto"/>
            <w:bottom w:val="none" w:sz="0" w:space="0" w:color="auto"/>
            <w:right w:val="none" w:sz="0" w:space="0" w:color="auto"/>
          </w:divBdr>
        </w:div>
        <w:div w:id="1030649455">
          <w:marLeft w:val="640"/>
          <w:marRight w:val="0"/>
          <w:marTop w:val="0"/>
          <w:marBottom w:val="0"/>
          <w:divBdr>
            <w:top w:val="none" w:sz="0" w:space="0" w:color="auto"/>
            <w:left w:val="none" w:sz="0" w:space="0" w:color="auto"/>
            <w:bottom w:val="none" w:sz="0" w:space="0" w:color="auto"/>
            <w:right w:val="none" w:sz="0" w:space="0" w:color="auto"/>
          </w:divBdr>
        </w:div>
        <w:div w:id="677728923">
          <w:marLeft w:val="640"/>
          <w:marRight w:val="0"/>
          <w:marTop w:val="0"/>
          <w:marBottom w:val="0"/>
          <w:divBdr>
            <w:top w:val="none" w:sz="0" w:space="0" w:color="auto"/>
            <w:left w:val="none" w:sz="0" w:space="0" w:color="auto"/>
            <w:bottom w:val="none" w:sz="0" w:space="0" w:color="auto"/>
            <w:right w:val="none" w:sz="0" w:space="0" w:color="auto"/>
          </w:divBdr>
        </w:div>
        <w:div w:id="714042820">
          <w:marLeft w:val="640"/>
          <w:marRight w:val="0"/>
          <w:marTop w:val="0"/>
          <w:marBottom w:val="0"/>
          <w:divBdr>
            <w:top w:val="none" w:sz="0" w:space="0" w:color="auto"/>
            <w:left w:val="none" w:sz="0" w:space="0" w:color="auto"/>
            <w:bottom w:val="none" w:sz="0" w:space="0" w:color="auto"/>
            <w:right w:val="none" w:sz="0" w:space="0" w:color="auto"/>
          </w:divBdr>
        </w:div>
        <w:div w:id="802506798">
          <w:marLeft w:val="640"/>
          <w:marRight w:val="0"/>
          <w:marTop w:val="0"/>
          <w:marBottom w:val="0"/>
          <w:divBdr>
            <w:top w:val="none" w:sz="0" w:space="0" w:color="auto"/>
            <w:left w:val="none" w:sz="0" w:space="0" w:color="auto"/>
            <w:bottom w:val="none" w:sz="0" w:space="0" w:color="auto"/>
            <w:right w:val="none" w:sz="0" w:space="0" w:color="auto"/>
          </w:divBdr>
        </w:div>
        <w:div w:id="668871955">
          <w:marLeft w:val="640"/>
          <w:marRight w:val="0"/>
          <w:marTop w:val="0"/>
          <w:marBottom w:val="0"/>
          <w:divBdr>
            <w:top w:val="none" w:sz="0" w:space="0" w:color="auto"/>
            <w:left w:val="none" w:sz="0" w:space="0" w:color="auto"/>
            <w:bottom w:val="none" w:sz="0" w:space="0" w:color="auto"/>
            <w:right w:val="none" w:sz="0" w:space="0" w:color="auto"/>
          </w:divBdr>
        </w:div>
        <w:div w:id="1348561895">
          <w:marLeft w:val="640"/>
          <w:marRight w:val="0"/>
          <w:marTop w:val="0"/>
          <w:marBottom w:val="0"/>
          <w:divBdr>
            <w:top w:val="none" w:sz="0" w:space="0" w:color="auto"/>
            <w:left w:val="none" w:sz="0" w:space="0" w:color="auto"/>
            <w:bottom w:val="none" w:sz="0" w:space="0" w:color="auto"/>
            <w:right w:val="none" w:sz="0" w:space="0" w:color="auto"/>
          </w:divBdr>
        </w:div>
        <w:div w:id="909117329">
          <w:marLeft w:val="640"/>
          <w:marRight w:val="0"/>
          <w:marTop w:val="0"/>
          <w:marBottom w:val="0"/>
          <w:divBdr>
            <w:top w:val="none" w:sz="0" w:space="0" w:color="auto"/>
            <w:left w:val="none" w:sz="0" w:space="0" w:color="auto"/>
            <w:bottom w:val="none" w:sz="0" w:space="0" w:color="auto"/>
            <w:right w:val="none" w:sz="0" w:space="0" w:color="auto"/>
          </w:divBdr>
        </w:div>
        <w:div w:id="1063213419">
          <w:marLeft w:val="640"/>
          <w:marRight w:val="0"/>
          <w:marTop w:val="0"/>
          <w:marBottom w:val="0"/>
          <w:divBdr>
            <w:top w:val="none" w:sz="0" w:space="0" w:color="auto"/>
            <w:left w:val="none" w:sz="0" w:space="0" w:color="auto"/>
            <w:bottom w:val="none" w:sz="0" w:space="0" w:color="auto"/>
            <w:right w:val="none" w:sz="0" w:space="0" w:color="auto"/>
          </w:divBdr>
        </w:div>
        <w:div w:id="2108232056">
          <w:marLeft w:val="640"/>
          <w:marRight w:val="0"/>
          <w:marTop w:val="0"/>
          <w:marBottom w:val="0"/>
          <w:divBdr>
            <w:top w:val="none" w:sz="0" w:space="0" w:color="auto"/>
            <w:left w:val="none" w:sz="0" w:space="0" w:color="auto"/>
            <w:bottom w:val="none" w:sz="0" w:space="0" w:color="auto"/>
            <w:right w:val="none" w:sz="0" w:space="0" w:color="auto"/>
          </w:divBdr>
        </w:div>
        <w:div w:id="970786323">
          <w:marLeft w:val="640"/>
          <w:marRight w:val="0"/>
          <w:marTop w:val="0"/>
          <w:marBottom w:val="0"/>
          <w:divBdr>
            <w:top w:val="none" w:sz="0" w:space="0" w:color="auto"/>
            <w:left w:val="none" w:sz="0" w:space="0" w:color="auto"/>
            <w:bottom w:val="none" w:sz="0" w:space="0" w:color="auto"/>
            <w:right w:val="none" w:sz="0" w:space="0" w:color="auto"/>
          </w:divBdr>
        </w:div>
        <w:div w:id="207451062">
          <w:marLeft w:val="640"/>
          <w:marRight w:val="0"/>
          <w:marTop w:val="0"/>
          <w:marBottom w:val="0"/>
          <w:divBdr>
            <w:top w:val="none" w:sz="0" w:space="0" w:color="auto"/>
            <w:left w:val="none" w:sz="0" w:space="0" w:color="auto"/>
            <w:bottom w:val="none" w:sz="0" w:space="0" w:color="auto"/>
            <w:right w:val="none" w:sz="0" w:space="0" w:color="auto"/>
          </w:divBdr>
        </w:div>
        <w:div w:id="905409138">
          <w:marLeft w:val="640"/>
          <w:marRight w:val="0"/>
          <w:marTop w:val="0"/>
          <w:marBottom w:val="0"/>
          <w:divBdr>
            <w:top w:val="none" w:sz="0" w:space="0" w:color="auto"/>
            <w:left w:val="none" w:sz="0" w:space="0" w:color="auto"/>
            <w:bottom w:val="none" w:sz="0" w:space="0" w:color="auto"/>
            <w:right w:val="none" w:sz="0" w:space="0" w:color="auto"/>
          </w:divBdr>
        </w:div>
        <w:div w:id="481313310">
          <w:marLeft w:val="640"/>
          <w:marRight w:val="0"/>
          <w:marTop w:val="0"/>
          <w:marBottom w:val="0"/>
          <w:divBdr>
            <w:top w:val="none" w:sz="0" w:space="0" w:color="auto"/>
            <w:left w:val="none" w:sz="0" w:space="0" w:color="auto"/>
            <w:bottom w:val="none" w:sz="0" w:space="0" w:color="auto"/>
            <w:right w:val="none" w:sz="0" w:space="0" w:color="auto"/>
          </w:divBdr>
        </w:div>
        <w:div w:id="287467560">
          <w:marLeft w:val="640"/>
          <w:marRight w:val="0"/>
          <w:marTop w:val="0"/>
          <w:marBottom w:val="0"/>
          <w:divBdr>
            <w:top w:val="none" w:sz="0" w:space="0" w:color="auto"/>
            <w:left w:val="none" w:sz="0" w:space="0" w:color="auto"/>
            <w:bottom w:val="none" w:sz="0" w:space="0" w:color="auto"/>
            <w:right w:val="none" w:sz="0" w:space="0" w:color="auto"/>
          </w:divBdr>
        </w:div>
        <w:div w:id="1528788914">
          <w:marLeft w:val="640"/>
          <w:marRight w:val="0"/>
          <w:marTop w:val="0"/>
          <w:marBottom w:val="0"/>
          <w:divBdr>
            <w:top w:val="none" w:sz="0" w:space="0" w:color="auto"/>
            <w:left w:val="none" w:sz="0" w:space="0" w:color="auto"/>
            <w:bottom w:val="none" w:sz="0" w:space="0" w:color="auto"/>
            <w:right w:val="none" w:sz="0" w:space="0" w:color="auto"/>
          </w:divBdr>
        </w:div>
        <w:div w:id="346250797">
          <w:marLeft w:val="640"/>
          <w:marRight w:val="0"/>
          <w:marTop w:val="0"/>
          <w:marBottom w:val="0"/>
          <w:divBdr>
            <w:top w:val="none" w:sz="0" w:space="0" w:color="auto"/>
            <w:left w:val="none" w:sz="0" w:space="0" w:color="auto"/>
            <w:bottom w:val="none" w:sz="0" w:space="0" w:color="auto"/>
            <w:right w:val="none" w:sz="0" w:space="0" w:color="auto"/>
          </w:divBdr>
        </w:div>
        <w:div w:id="354231743">
          <w:marLeft w:val="640"/>
          <w:marRight w:val="0"/>
          <w:marTop w:val="0"/>
          <w:marBottom w:val="0"/>
          <w:divBdr>
            <w:top w:val="none" w:sz="0" w:space="0" w:color="auto"/>
            <w:left w:val="none" w:sz="0" w:space="0" w:color="auto"/>
            <w:bottom w:val="none" w:sz="0" w:space="0" w:color="auto"/>
            <w:right w:val="none" w:sz="0" w:space="0" w:color="auto"/>
          </w:divBdr>
        </w:div>
        <w:div w:id="830297361">
          <w:marLeft w:val="640"/>
          <w:marRight w:val="0"/>
          <w:marTop w:val="0"/>
          <w:marBottom w:val="0"/>
          <w:divBdr>
            <w:top w:val="none" w:sz="0" w:space="0" w:color="auto"/>
            <w:left w:val="none" w:sz="0" w:space="0" w:color="auto"/>
            <w:bottom w:val="none" w:sz="0" w:space="0" w:color="auto"/>
            <w:right w:val="none" w:sz="0" w:space="0" w:color="auto"/>
          </w:divBdr>
        </w:div>
        <w:div w:id="2085493229">
          <w:marLeft w:val="640"/>
          <w:marRight w:val="0"/>
          <w:marTop w:val="0"/>
          <w:marBottom w:val="0"/>
          <w:divBdr>
            <w:top w:val="none" w:sz="0" w:space="0" w:color="auto"/>
            <w:left w:val="none" w:sz="0" w:space="0" w:color="auto"/>
            <w:bottom w:val="none" w:sz="0" w:space="0" w:color="auto"/>
            <w:right w:val="none" w:sz="0" w:space="0" w:color="auto"/>
          </w:divBdr>
        </w:div>
        <w:div w:id="863249025">
          <w:marLeft w:val="640"/>
          <w:marRight w:val="0"/>
          <w:marTop w:val="0"/>
          <w:marBottom w:val="0"/>
          <w:divBdr>
            <w:top w:val="none" w:sz="0" w:space="0" w:color="auto"/>
            <w:left w:val="none" w:sz="0" w:space="0" w:color="auto"/>
            <w:bottom w:val="none" w:sz="0" w:space="0" w:color="auto"/>
            <w:right w:val="none" w:sz="0" w:space="0" w:color="auto"/>
          </w:divBdr>
        </w:div>
        <w:div w:id="1063872930">
          <w:marLeft w:val="640"/>
          <w:marRight w:val="0"/>
          <w:marTop w:val="0"/>
          <w:marBottom w:val="0"/>
          <w:divBdr>
            <w:top w:val="none" w:sz="0" w:space="0" w:color="auto"/>
            <w:left w:val="none" w:sz="0" w:space="0" w:color="auto"/>
            <w:bottom w:val="none" w:sz="0" w:space="0" w:color="auto"/>
            <w:right w:val="none" w:sz="0" w:space="0" w:color="auto"/>
          </w:divBdr>
        </w:div>
        <w:div w:id="553391294">
          <w:marLeft w:val="640"/>
          <w:marRight w:val="0"/>
          <w:marTop w:val="0"/>
          <w:marBottom w:val="0"/>
          <w:divBdr>
            <w:top w:val="none" w:sz="0" w:space="0" w:color="auto"/>
            <w:left w:val="none" w:sz="0" w:space="0" w:color="auto"/>
            <w:bottom w:val="none" w:sz="0" w:space="0" w:color="auto"/>
            <w:right w:val="none" w:sz="0" w:space="0" w:color="auto"/>
          </w:divBdr>
        </w:div>
        <w:div w:id="1410544001">
          <w:marLeft w:val="640"/>
          <w:marRight w:val="0"/>
          <w:marTop w:val="0"/>
          <w:marBottom w:val="0"/>
          <w:divBdr>
            <w:top w:val="none" w:sz="0" w:space="0" w:color="auto"/>
            <w:left w:val="none" w:sz="0" w:space="0" w:color="auto"/>
            <w:bottom w:val="none" w:sz="0" w:space="0" w:color="auto"/>
            <w:right w:val="none" w:sz="0" w:space="0" w:color="auto"/>
          </w:divBdr>
        </w:div>
        <w:div w:id="985160850">
          <w:marLeft w:val="640"/>
          <w:marRight w:val="0"/>
          <w:marTop w:val="0"/>
          <w:marBottom w:val="0"/>
          <w:divBdr>
            <w:top w:val="none" w:sz="0" w:space="0" w:color="auto"/>
            <w:left w:val="none" w:sz="0" w:space="0" w:color="auto"/>
            <w:bottom w:val="none" w:sz="0" w:space="0" w:color="auto"/>
            <w:right w:val="none" w:sz="0" w:space="0" w:color="auto"/>
          </w:divBdr>
        </w:div>
        <w:div w:id="2120837138">
          <w:marLeft w:val="640"/>
          <w:marRight w:val="0"/>
          <w:marTop w:val="0"/>
          <w:marBottom w:val="0"/>
          <w:divBdr>
            <w:top w:val="none" w:sz="0" w:space="0" w:color="auto"/>
            <w:left w:val="none" w:sz="0" w:space="0" w:color="auto"/>
            <w:bottom w:val="none" w:sz="0" w:space="0" w:color="auto"/>
            <w:right w:val="none" w:sz="0" w:space="0" w:color="auto"/>
          </w:divBdr>
        </w:div>
        <w:div w:id="302348504">
          <w:marLeft w:val="640"/>
          <w:marRight w:val="0"/>
          <w:marTop w:val="0"/>
          <w:marBottom w:val="0"/>
          <w:divBdr>
            <w:top w:val="none" w:sz="0" w:space="0" w:color="auto"/>
            <w:left w:val="none" w:sz="0" w:space="0" w:color="auto"/>
            <w:bottom w:val="none" w:sz="0" w:space="0" w:color="auto"/>
            <w:right w:val="none" w:sz="0" w:space="0" w:color="auto"/>
          </w:divBdr>
        </w:div>
        <w:div w:id="791899133">
          <w:marLeft w:val="640"/>
          <w:marRight w:val="0"/>
          <w:marTop w:val="0"/>
          <w:marBottom w:val="0"/>
          <w:divBdr>
            <w:top w:val="none" w:sz="0" w:space="0" w:color="auto"/>
            <w:left w:val="none" w:sz="0" w:space="0" w:color="auto"/>
            <w:bottom w:val="none" w:sz="0" w:space="0" w:color="auto"/>
            <w:right w:val="none" w:sz="0" w:space="0" w:color="auto"/>
          </w:divBdr>
        </w:div>
        <w:div w:id="2067951569">
          <w:marLeft w:val="640"/>
          <w:marRight w:val="0"/>
          <w:marTop w:val="0"/>
          <w:marBottom w:val="0"/>
          <w:divBdr>
            <w:top w:val="none" w:sz="0" w:space="0" w:color="auto"/>
            <w:left w:val="none" w:sz="0" w:space="0" w:color="auto"/>
            <w:bottom w:val="none" w:sz="0" w:space="0" w:color="auto"/>
            <w:right w:val="none" w:sz="0" w:space="0" w:color="auto"/>
          </w:divBdr>
        </w:div>
        <w:div w:id="1196842782">
          <w:marLeft w:val="640"/>
          <w:marRight w:val="0"/>
          <w:marTop w:val="0"/>
          <w:marBottom w:val="0"/>
          <w:divBdr>
            <w:top w:val="none" w:sz="0" w:space="0" w:color="auto"/>
            <w:left w:val="none" w:sz="0" w:space="0" w:color="auto"/>
            <w:bottom w:val="none" w:sz="0" w:space="0" w:color="auto"/>
            <w:right w:val="none" w:sz="0" w:space="0" w:color="auto"/>
          </w:divBdr>
        </w:div>
        <w:div w:id="393116328">
          <w:marLeft w:val="640"/>
          <w:marRight w:val="0"/>
          <w:marTop w:val="0"/>
          <w:marBottom w:val="0"/>
          <w:divBdr>
            <w:top w:val="none" w:sz="0" w:space="0" w:color="auto"/>
            <w:left w:val="none" w:sz="0" w:space="0" w:color="auto"/>
            <w:bottom w:val="none" w:sz="0" w:space="0" w:color="auto"/>
            <w:right w:val="none" w:sz="0" w:space="0" w:color="auto"/>
          </w:divBdr>
        </w:div>
        <w:div w:id="553588003">
          <w:marLeft w:val="640"/>
          <w:marRight w:val="0"/>
          <w:marTop w:val="0"/>
          <w:marBottom w:val="0"/>
          <w:divBdr>
            <w:top w:val="none" w:sz="0" w:space="0" w:color="auto"/>
            <w:left w:val="none" w:sz="0" w:space="0" w:color="auto"/>
            <w:bottom w:val="none" w:sz="0" w:space="0" w:color="auto"/>
            <w:right w:val="none" w:sz="0" w:space="0" w:color="auto"/>
          </w:divBdr>
        </w:div>
        <w:div w:id="1983193192">
          <w:marLeft w:val="640"/>
          <w:marRight w:val="0"/>
          <w:marTop w:val="0"/>
          <w:marBottom w:val="0"/>
          <w:divBdr>
            <w:top w:val="none" w:sz="0" w:space="0" w:color="auto"/>
            <w:left w:val="none" w:sz="0" w:space="0" w:color="auto"/>
            <w:bottom w:val="none" w:sz="0" w:space="0" w:color="auto"/>
            <w:right w:val="none" w:sz="0" w:space="0" w:color="auto"/>
          </w:divBdr>
        </w:div>
        <w:div w:id="1382053939">
          <w:marLeft w:val="640"/>
          <w:marRight w:val="0"/>
          <w:marTop w:val="0"/>
          <w:marBottom w:val="0"/>
          <w:divBdr>
            <w:top w:val="none" w:sz="0" w:space="0" w:color="auto"/>
            <w:left w:val="none" w:sz="0" w:space="0" w:color="auto"/>
            <w:bottom w:val="none" w:sz="0" w:space="0" w:color="auto"/>
            <w:right w:val="none" w:sz="0" w:space="0" w:color="auto"/>
          </w:divBdr>
        </w:div>
        <w:div w:id="2063164826">
          <w:marLeft w:val="640"/>
          <w:marRight w:val="0"/>
          <w:marTop w:val="0"/>
          <w:marBottom w:val="0"/>
          <w:divBdr>
            <w:top w:val="none" w:sz="0" w:space="0" w:color="auto"/>
            <w:left w:val="none" w:sz="0" w:space="0" w:color="auto"/>
            <w:bottom w:val="none" w:sz="0" w:space="0" w:color="auto"/>
            <w:right w:val="none" w:sz="0" w:space="0" w:color="auto"/>
          </w:divBdr>
        </w:div>
        <w:div w:id="1974557875">
          <w:marLeft w:val="640"/>
          <w:marRight w:val="0"/>
          <w:marTop w:val="0"/>
          <w:marBottom w:val="0"/>
          <w:divBdr>
            <w:top w:val="none" w:sz="0" w:space="0" w:color="auto"/>
            <w:left w:val="none" w:sz="0" w:space="0" w:color="auto"/>
            <w:bottom w:val="none" w:sz="0" w:space="0" w:color="auto"/>
            <w:right w:val="none" w:sz="0" w:space="0" w:color="auto"/>
          </w:divBdr>
        </w:div>
        <w:div w:id="1388801044">
          <w:marLeft w:val="640"/>
          <w:marRight w:val="0"/>
          <w:marTop w:val="0"/>
          <w:marBottom w:val="0"/>
          <w:divBdr>
            <w:top w:val="none" w:sz="0" w:space="0" w:color="auto"/>
            <w:left w:val="none" w:sz="0" w:space="0" w:color="auto"/>
            <w:bottom w:val="none" w:sz="0" w:space="0" w:color="auto"/>
            <w:right w:val="none" w:sz="0" w:space="0" w:color="auto"/>
          </w:divBdr>
        </w:div>
        <w:div w:id="1850606447">
          <w:marLeft w:val="640"/>
          <w:marRight w:val="0"/>
          <w:marTop w:val="0"/>
          <w:marBottom w:val="0"/>
          <w:divBdr>
            <w:top w:val="none" w:sz="0" w:space="0" w:color="auto"/>
            <w:left w:val="none" w:sz="0" w:space="0" w:color="auto"/>
            <w:bottom w:val="none" w:sz="0" w:space="0" w:color="auto"/>
            <w:right w:val="none" w:sz="0" w:space="0" w:color="auto"/>
          </w:divBdr>
        </w:div>
        <w:div w:id="1128817330">
          <w:marLeft w:val="640"/>
          <w:marRight w:val="0"/>
          <w:marTop w:val="0"/>
          <w:marBottom w:val="0"/>
          <w:divBdr>
            <w:top w:val="none" w:sz="0" w:space="0" w:color="auto"/>
            <w:left w:val="none" w:sz="0" w:space="0" w:color="auto"/>
            <w:bottom w:val="none" w:sz="0" w:space="0" w:color="auto"/>
            <w:right w:val="none" w:sz="0" w:space="0" w:color="auto"/>
          </w:divBdr>
        </w:div>
        <w:div w:id="1695184415">
          <w:marLeft w:val="640"/>
          <w:marRight w:val="0"/>
          <w:marTop w:val="0"/>
          <w:marBottom w:val="0"/>
          <w:divBdr>
            <w:top w:val="none" w:sz="0" w:space="0" w:color="auto"/>
            <w:left w:val="none" w:sz="0" w:space="0" w:color="auto"/>
            <w:bottom w:val="none" w:sz="0" w:space="0" w:color="auto"/>
            <w:right w:val="none" w:sz="0" w:space="0" w:color="auto"/>
          </w:divBdr>
        </w:div>
        <w:div w:id="1075853821">
          <w:marLeft w:val="640"/>
          <w:marRight w:val="0"/>
          <w:marTop w:val="0"/>
          <w:marBottom w:val="0"/>
          <w:divBdr>
            <w:top w:val="none" w:sz="0" w:space="0" w:color="auto"/>
            <w:left w:val="none" w:sz="0" w:space="0" w:color="auto"/>
            <w:bottom w:val="none" w:sz="0" w:space="0" w:color="auto"/>
            <w:right w:val="none" w:sz="0" w:space="0" w:color="auto"/>
          </w:divBdr>
        </w:div>
        <w:div w:id="1151827562">
          <w:marLeft w:val="640"/>
          <w:marRight w:val="0"/>
          <w:marTop w:val="0"/>
          <w:marBottom w:val="0"/>
          <w:divBdr>
            <w:top w:val="none" w:sz="0" w:space="0" w:color="auto"/>
            <w:left w:val="none" w:sz="0" w:space="0" w:color="auto"/>
            <w:bottom w:val="none" w:sz="0" w:space="0" w:color="auto"/>
            <w:right w:val="none" w:sz="0" w:space="0" w:color="auto"/>
          </w:divBdr>
        </w:div>
        <w:div w:id="1524514206">
          <w:marLeft w:val="640"/>
          <w:marRight w:val="0"/>
          <w:marTop w:val="0"/>
          <w:marBottom w:val="0"/>
          <w:divBdr>
            <w:top w:val="none" w:sz="0" w:space="0" w:color="auto"/>
            <w:left w:val="none" w:sz="0" w:space="0" w:color="auto"/>
            <w:bottom w:val="none" w:sz="0" w:space="0" w:color="auto"/>
            <w:right w:val="none" w:sz="0" w:space="0" w:color="auto"/>
          </w:divBdr>
        </w:div>
        <w:div w:id="2063210102">
          <w:marLeft w:val="640"/>
          <w:marRight w:val="0"/>
          <w:marTop w:val="0"/>
          <w:marBottom w:val="0"/>
          <w:divBdr>
            <w:top w:val="none" w:sz="0" w:space="0" w:color="auto"/>
            <w:left w:val="none" w:sz="0" w:space="0" w:color="auto"/>
            <w:bottom w:val="none" w:sz="0" w:space="0" w:color="auto"/>
            <w:right w:val="none" w:sz="0" w:space="0" w:color="auto"/>
          </w:divBdr>
        </w:div>
        <w:div w:id="1051613005">
          <w:marLeft w:val="640"/>
          <w:marRight w:val="0"/>
          <w:marTop w:val="0"/>
          <w:marBottom w:val="0"/>
          <w:divBdr>
            <w:top w:val="none" w:sz="0" w:space="0" w:color="auto"/>
            <w:left w:val="none" w:sz="0" w:space="0" w:color="auto"/>
            <w:bottom w:val="none" w:sz="0" w:space="0" w:color="auto"/>
            <w:right w:val="none" w:sz="0" w:space="0" w:color="auto"/>
          </w:divBdr>
        </w:div>
        <w:div w:id="923075705">
          <w:marLeft w:val="640"/>
          <w:marRight w:val="0"/>
          <w:marTop w:val="0"/>
          <w:marBottom w:val="0"/>
          <w:divBdr>
            <w:top w:val="none" w:sz="0" w:space="0" w:color="auto"/>
            <w:left w:val="none" w:sz="0" w:space="0" w:color="auto"/>
            <w:bottom w:val="none" w:sz="0" w:space="0" w:color="auto"/>
            <w:right w:val="none" w:sz="0" w:space="0" w:color="auto"/>
          </w:divBdr>
        </w:div>
        <w:div w:id="45876713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31422480">
      <w:bodyDiv w:val="1"/>
      <w:marLeft w:val="0"/>
      <w:marRight w:val="0"/>
      <w:marTop w:val="0"/>
      <w:marBottom w:val="0"/>
      <w:divBdr>
        <w:top w:val="none" w:sz="0" w:space="0" w:color="auto"/>
        <w:left w:val="none" w:sz="0" w:space="0" w:color="auto"/>
        <w:bottom w:val="none" w:sz="0" w:space="0" w:color="auto"/>
        <w:right w:val="none" w:sz="0" w:space="0" w:color="auto"/>
      </w:divBdr>
      <w:divsChild>
        <w:div w:id="1848593537">
          <w:marLeft w:val="640"/>
          <w:marRight w:val="0"/>
          <w:marTop w:val="0"/>
          <w:marBottom w:val="0"/>
          <w:divBdr>
            <w:top w:val="none" w:sz="0" w:space="0" w:color="auto"/>
            <w:left w:val="none" w:sz="0" w:space="0" w:color="auto"/>
            <w:bottom w:val="none" w:sz="0" w:space="0" w:color="auto"/>
            <w:right w:val="none" w:sz="0" w:space="0" w:color="auto"/>
          </w:divBdr>
        </w:div>
        <w:div w:id="275067533">
          <w:marLeft w:val="640"/>
          <w:marRight w:val="0"/>
          <w:marTop w:val="0"/>
          <w:marBottom w:val="0"/>
          <w:divBdr>
            <w:top w:val="none" w:sz="0" w:space="0" w:color="auto"/>
            <w:left w:val="none" w:sz="0" w:space="0" w:color="auto"/>
            <w:bottom w:val="none" w:sz="0" w:space="0" w:color="auto"/>
            <w:right w:val="none" w:sz="0" w:space="0" w:color="auto"/>
          </w:divBdr>
        </w:div>
        <w:div w:id="1548640979">
          <w:marLeft w:val="640"/>
          <w:marRight w:val="0"/>
          <w:marTop w:val="0"/>
          <w:marBottom w:val="0"/>
          <w:divBdr>
            <w:top w:val="none" w:sz="0" w:space="0" w:color="auto"/>
            <w:left w:val="none" w:sz="0" w:space="0" w:color="auto"/>
            <w:bottom w:val="none" w:sz="0" w:space="0" w:color="auto"/>
            <w:right w:val="none" w:sz="0" w:space="0" w:color="auto"/>
          </w:divBdr>
        </w:div>
        <w:div w:id="1821652662">
          <w:marLeft w:val="640"/>
          <w:marRight w:val="0"/>
          <w:marTop w:val="0"/>
          <w:marBottom w:val="0"/>
          <w:divBdr>
            <w:top w:val="none" w:sz="0" w:space="0" w:color="auto"/>
            <w:left w:val="none" w:sz="0" w:space="0" w:color="auto"/>
            <w:bottom w:val="none" w:sz="0" w:space="0" w:color="auto"/>
            <w:right w:val="none" w:sz="0" w:space="0" w:color="auto"/>
          </w:divBdr>
        </w:div>
        <w:div w:id="133956759">
          <w:marLeft w:val="640"/>
          <w:marRight w:val="0"/>
          <w:marTop w:val="0"/>
          <w:marBottom w:val="0"/>
          <w:divBdr>
            <w:top w:val="none" w:sz="0" w:space="0" w:color="auto"/>
            <w:left w:val="none" w:sz="0" w:space="0" w:color="auto"/>
            <w:bottom w:val="none" w:sz="0" w:space="0" w:color="auto"/>
            <w:right w:val="none" w:sz="0" w:space="0" w:color="auto"/>
          </w:divBdr>
        </w:div>
        <w:div w:id="370687024">
          <w:marLeft w:val="640"/>
          <w:marRight w:val="0"/>
          <w:marTop w:val="0"/>
          <w:marBottom w:val="0"/>
          <w:divBdr>
            <w:top w:val="none" w:sz="0" w:space="0" w:color="auto"/>
            <w:left w:val="none" w:sz="0" w:space="0" w:color="auto"/>
            <w:bottom w:val="none" w:sz="0" w:space="0" w:color="auto"/>
            <w:right w:val="none" w:sz="0" w:space="0" w:color="auto"/>
          </w:divBdr>
        </w:div>
        <w:div w:id="263613753">
          <w:marLeft w:val="640"/>
          <w:marRight w:val="0"/>
          <w:marTop w:val="0"/>
          <w:marBottom w:val="0"/>
          <w:divBdr>
            <w:top w:val="none" w:sz="0" w:space="0" w:color="auto"/>
            <w:left w:val="none" w:sz="0" w:space="0" w:color="auto"/>
            <w:bottom w:val="none" w:sz="0" w:space="0" w:color="auto"/>
            <w:right w:val="none" w:sz="0" w:space="0" w:color="auto"/>
          </w:divBdr>
        </w:div>
        <w:div w:id="1565797767">
          <w:marLeft w:val="640"/>
          <w:marRight w:val="0"/>
          <w:marTop w:val="0"/>
          <w:marBottom w:val="0"/>
          <w:divBdr>
            <w:top w:val="none" w:sz="0" w:space="0" w:color="auto"/>
            <w:left w:val="none" w:sz="0" w:space="0" w:color="auto"/>
            <w:bottom w:val="none" w:sz="0" w:space="0" w:color="auto"/>
            <w:right w:val="none" w:sz="0" w:space="0" w:color="auto"/>
          </w:divBdr>
        </w:div>
        <w:div w:id="423959213">
          <w:marLeft w:val="640"/>
          <w:marRight w:val="0"/>
          <w:marTop w:val="0"/>
          <w:marBottom w:val="0"/>
          <w:divBdr>
            <w:top w:val="none" w:sz="0" w:space="0" w:color="auto"/>
            <w:left w:val="none" w:sz="0" w:space="0" w:color="auto"/>
            <w:bottom w:val="none" w:sz="0" w:space="0" w:color="auto"/>
            <w:right w:val="none" w:sz="0" w:space="0" w:color="auto"/>
          </w:divBdr>
        </w:div>
        <w:div w:id="1880194420">
          <w:marLeft w:val="640"/>
          <w:marRight w:val="0"/>
          <w:marTop w:val="0"/>
          <w:marBottom w:val="0"/>
          <w:divBdr>
            <w:top w:val="none" w:sz="0" w:space="0" w:color="auto"/>
            <w:left w:val="none" w:sz="0" w:space="0" w:color="auto"/>
            <w:bottom w:val="none" w:sz="0" w:space="0" w:color="auto"/>
            <w:right w:val="none" w:sz="0" w:space="0" w:color="auto"/>
          </w:divBdr>
        </w:div>
        <w:div w:id="112866428">
          <w:marLeft w:val="640"/>
          <w:marRight w:val="0"/>
          <w:marTop w:val="0"/>
          <w:marBottom w:val="0"/>
          <w:divBdr>
            <w:top w:val="none" w:sz="0" w:space="0" w:color="auto"/>
            <w:left w:val="none" w:sz="0" w:space="0" w:color="auto"/>
            <w:bottom w:val="none" w:sz="0" w:space="0" w:color="auto"/>
            <w:right w:val="none" w:sz="0" w:space="0" w:color="auto"/>
          </w:divBdr>
        </w:div>
        <w:div w:id="24717197">
          <w:marLeft w:val="640"/>
          <w:marRight w:val="0"/>
          <w:marTop w:val="0"/>
          <w:marBottom w:val="0"/>
          <w:divBdr>
            <w:top w:val="none" w:sz="0" w:space="0" w:color="auto"/>
            <w:left w:val="none" w:sz="0" w:space="0" w:color="auto"/>
            <w:bottom w:val="none" w:sz="0" w:space="0" w:color="auto"/>
            <w:right w:val="none" w:sz="0" w:space="0" w:color="auto"/>
          </w:divBdr>
        </w:div>
        <w:div w:id="1683819919">
          <w:marLeft w:val="640"/>
          <w:marRight w:val="0"/>
          <w:marTop w:val="0"/>
          <w:marBottom w:val="0"/>
          <w:divBdr>
            <w:top w:val="none" w:sz="0" w:space="0" w:color="auto"/>
            <w:left w:val="none" w:sz="0" w:space="0" w:color="auto"/>
            <w:bottom w:val="none" w:sz="0" w:space="0" w:color="auto"/>
            <w:right w:val="none" w:sz="0" w:space="0" w:color="auto"/>
          </w:divBdr>
        </w:div>
        <w:div w:id="815881841">
          <w:marLeft w:val="640"/>
          <w:marRight w:val="0"/>
          <w:marTop w:val="0"/>
          <w:marBottom w:val="0"/>
          <w:divBdr>
            <w:top w:val="none" w:sz="0" w:space="0" w:color="auto"/>
            <w:left w:val="none" w:sz="0" w:space="0" w:color="auto"/>
            <w:bottom w:val="none" w:sz="0" w:space="0" w:color="auto"/>
            <w:right w:val="none" w:sz="0" w:space="0" w:color="auto"/>
          </w:divBdr>
        </w:div>
        <w:div w:id="934946928">
          <w:marLeft w:val="640"/>
          <w:marRight w:val="0"/>
          <w:marTop w:val="0"/>
          <w:marBottom w:val="0"/>
          <w:divBdr>
            <w:top w:val="none" w:sz="0" w:space="0" w:color="auto"/>
            <w:left w:val="none" w:sz="0" w:space="0" w:color="auto"/>
            <w:bottom w:val="none" w:sz="0" w:space="0" w:color="auto"/>
            <w:right w:val="none" w:sz="0" w:space="0" w:color="auto"/>
          </w:divBdr>
        </w:div>
        <w:div w:id="2006131890">
          <w:marLeft w:val="640"/>
          <w:marRight w:val="0"/>
          <w:marTop w:val="0"/>
          <w:marBottom w:val="0"/>
          <w:divBdr>
            <w:top w:val="none" w:sz="0" w:space="0" w:color="auto"/>
            <w:left w:val="none" w:sz="0" w:space="0" w:color="auto"/>
            <w:bottom w:val="none" w:sz="0" w:space="0" w:color="auto"/>
            <w:right w:val="none" w:sz="0" w:space="0" w:color="auto"/>
          </w:divBdr>
        </w:div>
        <w:div w:id="1227759954">
          <w:marLeft w:val="640"/>
          <w:marRight w:val="0"/>
          <w:marTop w:val="0"/>
          <w:marBottom w:val="0"/>
          <w:divBdr>
            <w:top w:val="none" w:sz="0" w:space="0" w:color="auto"/>
            <w:left w:val="none" w:sz="0" w:space="0" w:color="auto"/>
            <w:bottom w:val="none" w:sz="0" w:space="0" w:color="auto"/>
            <w:right w:val="none" w:sz="0" w:space="0" w:color="auto"/>
          </w:divBdr>
        </w:div>
        <w:div w:id="1432748135">
          <w:marLeft w:val="640"/>
          <w:marRight w:val="0"/>
          <w:marTop w:val="0"/>
          <w:marBottom w:val="0"/>
          <w:divBdr>
            <w:top w:val="none" w:sz="0" w:space="0" w:color="auto"/>
            <w:left w:val="none" w:sz="0" w:space="0" w:color="auto"/>
            <w:bottom w:val="none" w:sz="0" w:space="0" w:color="auto"/>
            <w:right w:val="none" w:sz="0" w:space="0" w:color="auto"/>
          </w:divBdr>
        </w:div>
        <w:div w:id="1994916047">
          <w:marLeft w:val="640"/>
          <w:marRight w:val="0"/>
          <w:marTop w:val="0"/>
          <w:marBottom w:val="0"/>
          <w:divBdr>
            <w:top w:val="none" w:sz="0" w:space="0" w:color="auto"/>
            <w:left w:val="none" w:sz="0" w:space="0" w:color="auto"/>
            <w:bottom w:val="none" w:sz="0" w:space="0" w:color="auto"/>
            <w:right w:val="none" w:sz="0" w:space="0" w:color="auto"/>
          </w:divBdr>
        </w:div>
        <w:div w:id="130249751">
          <w:marLeft w:val="640"/>
          <w:marRight w:val="0"/>
          <w:marTop w:val="0"/>
          <w:marBottom w:val="0"/>
          <w:divBdr>
            <w:top w:val="none" w:sz="0" w:space="0" w:color="auto"/>
            <w:left w:val="none" w:sz="0" w:space="0" w:color="auto"/>
            <w:bottom w:val="none" w:sz="0" w:space="0" w:color="auto"/>
            <w:right w:val="none" w:sz="0" w:space="0" w:color="auto"/>
          </w:divBdr>
        </w:div>
        <w:div w:id="1262447927">
          <w:marLeft w:val="640"/>
          <w:marRight w:val="0"/>
          <w:marTop w:val="0"/>
          <w:marBottom w:val="0"/>
          <w:divBdr>
            <w:top w:val="none" w:sz="0" w:space="0" w:color="auto"/>
            <w:left w:val="none" w:sz="0" w:space="0" w:color="auto"/>
            <w:bottom w:val="none" w:sz="0" w:space="0" w:color="auto"/>
            <w:right w:val="none" w:sz="0" w:space="0" w:color="auto"/>
          </w:divBdr>
        </w:div>
        <w:div w:id="38868496">
          <w:marLeft w:val="640"/>
          <w:marRight w:val="0"/>
          <w:marTop w:val="0"/>
          <w:marBottom w:val="0"/>
          <w:divBdr>
            <w:top w:val="none" w:sz="0" w:space="0" w:color="auto"/>
            <w:left w:val="none" w:sz="0" w:space="0" w:color="auto"/>
            <w:bottom w:val="none" w:sz="0" w:space="0" w:color="auto"/>
            <w:right w:val="none" w:sz="0" w:space="0" w:color="auto"/>
          </w:divBdr>
        </w:div>
        <w:div w:id="1956477754">
          <w:marLeft w:val="640"/>
          <w:marRight w:val="0"/>
          <w:marTop w:val="0"/>
          <w:marBottom w:val="0"/>
          <w:divBdr>
            <w:top w:val="none" w:sz="0" w:space="0" w:color="auto"/>
            <w:left w:val="none" w:sz="0" w:space="0" w:color="auto"/>
            <w:bottom w:val="none" w:sz="0" w:space="0" w:color="auto"/>
            <w:right w:val="none" w:sz="0" w:space="0" w:color="auto"/>
          </w:divBdr>
        </w:div>
        <w:div w:id="528569816">
          <w:marLeft w:val="640"/>
          <w:marRight w:val="0"/>
          <w:marTop w:val="0"/>
          <w:marBottom w:val="0"/>
          <w:divBdr>
            <w:top w:val="none" w:sz="0" w:space="0" w:color="auto"/>
            <w:left w:val="none" w:sz="0" w:space="0" w:color="auto"/>
            <w:bottom w:val="none" w:sz="0" w:space="0" w:color="auto"/>
            <w:right w:val="none" w:sz="0" w:space="0" w:color="auto"/>
          </w:divBdr>
        </w:div>
        <w:div w:id="1918399968">
          <w:marLeft w:val="640"/>
          <w:marRight w:val="0"/>
          <w:marTop w:val="0"/>
          <w:marBottom w:val="0"/>
          <w:divBdr>
            <w:top w:val="none" w:sz="0" w:space="0" w:color="auto"/>
            <w:left w:val="none" w:sz="0" w:space="0" w:color="auto"/>
            <w:bottom w:val="none" w:sz="0" w:space="0" w:color="auto"/>
            <w:right w:val="none" w:sz="0" w:space="0" w:color="auto"/>
          </w:divBdr>
        </w:div>
        <w:div w:id="1067456654">
          <w:marLeft w:val="640"/>
          <w:marRight w:val="0"/>
          <w:marTop w:val="0"/>
          <w:marBottom w:val="0"/>
          <w:divBdr>
            <w:top w:val="none" w:sz="0" w:space="0" w:color="auto"/>
            <w:left w:val="none" w:sz="0" w:space="0" w:color="auto"/>
            <w:bottom w:val="none" w:sz="0" w:space="0" w:color="auto"/>
            <w:right w:val="none" w:sz="0" w:space="0" w:color="auto"/>
          </w:divBdr>
        </w:div>
        <w:div w:id="443156093">
          <w:marLeft w:val="640"/>
          <w:marRight w:val="0"/>
          <w:marTop w:val="0"/>
          <w:marBottom w:val="0"/>
          <w:divBdr>
            <w:top w:val="none" w:sz="0" w:space="0" w:color="auto"/>
            <w:left w:val="none" w:sz="0" w:space="0" w:color="auto"/>
            <w:bottom w:val="none" w:sz="0" w:space="0" w:color="auto"/>
            <w:right w:val="none" w:sz="0" w:space="0" w:color="auto"/>
          </w:divBdr>
        </w:div>
        <w:div w:id="1796218792">
          <w:marLeft w:val="640"/>
          <w:marRight w:val="0"/>
          <w:marTop w:val="0"/>
          <w:marBottom w:val="0"/>
          <w:divBdr>
            <w:top w:val="none" w:sz="0" w:space="0" w:color="auto"/>
            <w:left w:val="none" w:sz="0" w:space="0" w:color="auto"/>
            <w:bottom w:val="none" w:sz="0" w:space="0" w:color="auto"/>
            <w:right w:val="none" w:sz="0" w:space="0" w:color="auto"/>
          </w:divBdr>
        </w:div>
        <w:div w:id="1875969878">
          <w:marLeft w:val="640"/>
          <w:marRight w:val="0"/>
          <w:marTop w:val="0"/>
          <w:marBottom w:val="0"/>
          <w:divBdr>
            <w:top w:val="none" w:sz="0" w:space="0" w:color="auto"/>
            <w:left w:val="none" w:sz="0" w:space="0" w:color="auto"/>
            <w:bottom w:val="none" w:sz="0" w:space="0" w:color="auto"/>
            <w:right w:val="none" w:sz="0" w:space="0" w:color="auto"/>
          </w:divBdr>
        </w:div>
        <w:div w:id="2045710021">
          <w:marLeft w:val="640"/>
          <w:marRight w:val="0"/>
          <w:marTop w:val="0"/>
          <w:marBottom w:val="0"/>
          <w:divBdr>
            <w:top w:val="none" w:sz="0" w:space="0" w:color="auto"/>
            <w:left w:val="none" w:sz="0" w:space="0" w:color="auto"/>
            <w:bottom w:val="none" w:sz="0" w:space="0" w:color="auto"/>
            <w:right w:val="none" w:sz="0" w:space="0" w:color="auto"/>
          </w:divBdr>
        </w:div>
        <w:div w:id="698549355">
          <w:marLeft w:val="640"/>
          <w:marRight w:val="0"/>
          <w:marTop w:val="0"/>
          <w:marBottom w:val="0"/>
          <w:divBdr>
            <w:top w:val="none" w:sz="0" w:space="0" w:color="auto"/>
            <w:left w:val="none" w:sz="0" w:space="0" w:color="auto"/>
            <w:bottom w:val="none" w:sz="0" w:space="0" w:color="auto"/>
            <w:right w:val="none" w:sz="0" w:space="0" w:color="auto"/>
          </w:divBdr>
        </w:div>
        <w:div w:id="1939757110">
          <w:marLeft w:val="640"/>
          <w:marRight w:val="0"/>
          <w:marTop w:val="0"/>
          <w:marBottom w:val="0"/>
          <w:divBdr>
            <w:top w:val="none" w:sz="0" w:space="0" w:color="auto"/>
            <w:left w:val="none" w:sz="0" w:space="0" w:color="auto"/>
            <w:bottom w:val="none" w:sz="0" w:space="0" w:color="auto"/>
            <w:right w:val="none" w:sz="0" w:space="0" w:color="auto"/>
          </w:divBdr>
        </w:div>
        <w:div w:id="1030956868">
          <w:marLeft w:val="640"/>
          <w:marRight w:val="0"/>
          <w:marTop w:val="0"/>
          <w:marBottom w:val="0"/>
          <w:divBdr>
            <w:top w:val="none" w:sz="0" w:space="0" w:color="auto"/>
            <w:left w:val="none" w:sz="0" w:space="0" w:color="auto"/>
            <w:bottom w:val="none" w:sz="0" w:space="0" w:color="auto"/>
            <w:right w:val="none" w:sz="0" w:space="0" w:color="auto"/>
          </w:divBdr>
        </w:div>
        <w:div w:id="1833374202">
          <w:marLeft w:val="640"/>
          <w:marRight w:val="0"/>
          <w:marTop w:val="0"/>
          <w:marBottom w:val="0"/>
          <w:divBdr>
            <w:top w:val="none" w:sz="0" w:space="0" w:color="auto"/>
            <w:left w:val="none" w:sz="0" w:space="0" w:color="auto"/>
            <w:bottom w:val="none" w:sz="0" w:space="0" w:color="auto"/>
            <w:right w:val="none" w:sz="0" w:space="0" w:color="auto"/>
          </w:divBdr>
        </w:div>
        <w:div w:id="740759597">
          <w:marLeft w:val="640"/>
          <w:marRight w:val="0"/>
          <w:marTop w:val="0"/>
          <w:marBottom w:val="0"/>
          <w:divBdr>
            <w:top w:val="none" w:sz="0" w:space="0" w:color="auto"/>
            <w:left w:val="none" w:sz="0" w:space="0" w:color="auto"/>
            <w:bottom w:val="none" w:sz="0" w:space="0" w:color="auto"/>
            <w:right w:val="none" w:sz="0" w:space="0" w:color="auto"/>
          </w:divBdr>
        </w:div>
        <w:div w:id="124395668">
          <w:marLeft w:val="640"/>
          <w:marRight w:val="0"/>
          <w:marTop w:val="0"/>
          <w:marBottom w:val="0"/>
          <w:divBdr>
            <w:top w:val="none" w:sz="0" w:space="0" w:color="auto"/>
            <w:left w:val="none" w:sz="0" w:space="0" w:color="auto"/>
            <w:bottom w:val="none" w:sz="0" w:space="0" w:color="auto"/>
            <w:right w:val="none" w:sz="0" w:space="0" w:color="auto"/>
          </w:divBdr>
        </w:div>
        <w:div w:id="1711027407">
          <w:marLeft w:val="640"/>
          <w:marRight w:val="0"/>
          <w:marTop w:val="0"/>
          <w:marBottom w:val="0"/>
          <w:divBdr>
            <w:top w:val="none" w:sz="0" w:space="0" w:color="auto"/>
            <w:left w:val="none" w:sz="0" w:space="0" w:color="auto"/>
            <w:bottom w:val="none" w:sz="0" w:space="0" w:color="auto"/>
            <w:right w:val="none" w:sz="0" w:space="0" w:color="auto"/>
          </w:divBdr>
        </w:div>
        <w:div w:id="2080590625">
          <w:marLeft w:val="640"/>
          <w:marRight w:val="0"/>
          <w:marTop w:val="0"/>
          <w:marBottom w:val="0"/>
          <w:divBdr>
            <w:top w:val="none" w:sz="0" w:space="0" w:color="auto"/>
            <w:left w:val="none" w:sz="0" w:space="0" w:color="auto"/>
            <w:bottom w:val="none" w:sz="0" w:space="0" w:color="auto"/>
            <w:right w:val="none" w:sz="0" w:space="0" w:color="auto"/>
          </w:divBdr>
        </w:div>
        <w:div w:id="1136026747">
          <w:marLeft w:val="640"/>
          <w:marRight w:val="0"/>
          <w:marTop w:val="0"/>
          <w:marBottom w:val="0"/>
          <w:divBdr>
            <w:top w:val="none" w:sz="0" w:space="0" w:color="auto"/>
            <w:left w:val="none" w:sz="0" w:space="0" w:color="auto"/>
            <w:bottom w:val="none" w:sz="0" w:space="0" w:color="auto"/>
            <w:right w:val="none" w:sz="0" w:space="0" w:color="auto"/>
          </w:divBdr>
        </w:div>
        <w:div w:id="1856461880">
          <w:marLeft w:val="640"/>
          <w:marRight w:val="0"/>
          <w:marTop w:val="0"/>
          <w:marBottom w:val="0"/>
          <w:divBdr>
            <w:top w:val="none" w:sz="0" w:space="0" w:color="auto"/>
            <w:left w:val="none" w:sz="0" w:space="0" w:color="auto"/>
            <w:bottom w:val="none" w:sz="0" w:space="0" w:color="auto"/>
            <w:right w:val="none" w:sz="0" w:space="0" w:color="auto"/>
          </w:divBdr>
        </w:div>
        <w:div w:id="1798714832">
          <w:marLeft w:val="640"/>
          <w:marRight w:val="0"/>
          <w:marTop w:val="0"/>
          <w:marBottom w:val="0"/>
          <w:divBdr>
            <w:top w:val="none" w:sz="0" w:space="0" w:color="auto"/>
            <w:left w:val="none" w:sz="0" w:space="0" w:color="auto"/>
            <w:bottom w:val="none" w:sz="0" w:space="0" w:color="auto"/>
            <w:right w:val="none" w:sz="0" w:space="0" w:color="auto"/>
          </w:divBdr>
        </w:div>
        <w:div w:id="2023168044">
          <w:marLeft w:val="640"/>
          <w:marRight w:val="0"/>
          <w:marTop w:val="0"/>
          <w:marBottom w:val="0"/>
          <w:divBdr>
            <w:top w:val="none" w:sz="0" w:space="0" w:color="auto"/>
            <w:left w:val="none" w:sz="0" w:space="0" w:color="auto"/>
            <w:bottom w:val="none" w:sz="0" w:space="0" w:color="auto"/>
            <w:right w:val="none" w:sz="0" w:space="0" w:color="auto"/>
          </w:divBdr>
        </w:div>
        <w:div w:id="1615210394">
          <w:marLeft w:val="640"/>
          <w:marRight w:val="0"/>
          <w:marTop w:val="0"/>
          <w:marBottom w:val="0"/>
          <w:divBdr>
            <w:top w:val="none" w:sz="0" w:space="0" w:color="auto"/>
            <w:left w:val="none" w:sz="0" w:space="0" w:color="auto"/>
            <w:bottom w:val="none" w:sz="0" w:space="0" w:color="auto"/>
            <w:right w:val="none" w:sz="0" w:space="0" w:color="auto"/>
          </w:divBdr>
        </w:div>
        <w:div w:id="1580628458">
          <w:marLeft w:val="640"/>
          <w:marRight w:val="0"/>
          <w:marTop w:val="0"/>
          <w:marBottom w:val="0"/>
          <w:divBdr>
            <w:top w:val="none" w:sz="0" w:space="0" w:color="auto"/>
            <w:left w:val="none" w:sz="0" w:space="0" w:color="auto"/>
            <w:bottom w:val="none" w:sz="0" w:space="0" w:color="auto"/>
            <w:right w:val="none" w:sz="0" w:space="0" w:color="auto"/>
          </w:divBdr>
        </w:div>
        <w:div w:id="566302655">
          <w:marLeft w:val="640"/>
          <w:marRight w:val="0"/>
          <w:marTop w:val="0"/>
          <w:marBottom w:val="0"/>
          <w:divBdr>
            <w:top w:val="none" w:sz="0" w:space="0" w:color="auto"/>
            <w:left w:val="none" w:sz="0" w:space="0" w:color="auto"/>
            <w:bottom w:val="none" w:sz="0" w:space="0" w:color="auto"/>
            <w:right w:val="none" w:sz="0" w:space="0" w:color="auto"/>
          </w:divBdr>
        </w:div>
        <w:div w:id="41100807">
          <w:marLeft w:val="640"/>
          <w:marRight w:val="0"/>
          <w:marTop w:val="0"/>
          <w:marBottom w:val="0"/>
          <w:divBdr>
            <w:top w:val="none" w:sz="0" w:space="0" w:color="auto"/>
            <w:left w:val="none" w:sz="0" w:space="0" w:color="auto"/>
            <w:bottom w:val="none" w:sz="0" w:space="0" w:color="auto"/>
            <w:right w:val="none" w:sz="0" w:space="0" w:color="auto"/>
          </w:divBdr>
        </w:div>
        <w:div w:id="1874609781">
          <w:marLeft w:val="640"/>
          <w:marRight w:val="0"/>
          <w:marTop w:val="0"/>
          <w:marBottom w:val="0"/>
          <w:divBdr>
            <w:top w:val="none" w:sz="0" w:space="0" w:color="auto"/>
            <w:left w:val="none" w:sz="0" w:space="0" w:color="auto"/>
            <w:bottom w:val="none" w:sz="0" w:space="0" w:color="auto"/>
            <w:right w:val="none" w:sz="0" w:space="0" w:color="auto"/>
          </w:divBdr>
        </w:div>
        <w:div w:id="28258852">
          <w:marLeft w:val="640"/>
          <w:marRight w:val="0"/>
          <w:marTop w:val="0"/>
          <w:marBottom w:val="0"/>
          <w:divBdr>
            <w:top w:val="none" w:sz="0" w:space="0" w:color="auto"/>
            <w:left w:val="none" w:sz="0" w:space="0" w:color="auto"/>
            <w:bottom w:val="none" w:sz="0" w:space="0" w:color="auto"/>
            <w:right w:val="none" w:sz="0" w:space="0" w:color="auto"/>
          </w:divBdr>
        </w:div>
        <w:div w:id="583615364">
          <w:marLeft w:val="640"/>
          <w:marRight w:val="0"/>
          <w:marTop w:val="0"/>
          <w:marBottom w:val="0"/>
          <w:divBdr>
            <w:top w:val="none" w:sz="0" w:space="0" w:color="auto"/>
            <w:left w:val="none" w:sz="0" w:space="0" w:color="auto"/>
            <w:bottom w:val="none" w:sz="0" w:space="0" w:color="auto"/>
            <w:right w:val="none" w:sz="0" w:space="0" w:color="auto"/>
          </w:divBdr>
        </w:div>
        <w:div w:id="773208135">
          <w:marLeft w:val="640"/>
          <w:marRight w:val="0"/>
          <w:marTop w:val="0"/>
          <w:marBottom w:val="0"/>
          <w:divBdr>
            <w:top w:val="none" w:sz="0" w:space="0" w:color="auto"/>
            <w:left w:val="none" w:sz="0" w:space="0" w:color="auto"/>
            <w:bottom w:val="none" w:sz="0" w:space="0" w:color="auto"/>
            <w:right w:val="none" w:sz="0" w:space="0" w:color="auto"/>
          </w:divBdr>
        </w:div>
        <w:div w:id="77168214">
          <w:marLeft w:val="640"/>
          <w:marRight w:val="0"/>
          <w:marTop w:val="0"/>
          <w:marBottom w:val="0"/>
          <w:divBdr>
            <w:top w:val="none" w:sz="0" w:space="0" w:color="auto"/>
            <w:left w:val="none" w:sz="0" w:space="0" w:color="auto"/>
            <w:bottom w:val="none" w:sz="0" w:space="0" w:color="auto"/>
            <w:right w:val="none" w:sz="0" w:space="0" w:color="auto"/>
          </w:divBdr>
        </w:div>
        <w:div w:id="1490247171">
          <w:marLeft w:val="640"/>
          <w:marRight w:val="0"/>
          <w:marTop w:val="0"/>
          <w:marBottom w:val="0"/>
          <w:divBdr>
            <w:top w:val="none" w:sz="0" w:space="0" w:color="auto"/>
            <w:left w:val="none" w:sz="0" w:space="0" w:color="auto"/>
            <w:bottom w:val="none" w:sz="0" w:space="0" w:color="auto"/>
            <w:right w:val="none" w:sz="0" w:space="0" w:color="auto"/>
          </w:divBdr>
        </w:div>
        <w:div w:id="1140852243">
          <w:marLeft w:val="640"/>
          <w:marRight w:val="0"/>
          <w:marTop w:val="0"/>
          <w:marBottom w:val="0"/>
          <w:divBdr>
            <w:top w:val="none" w:sz="0" w:space="0" w:color="auto"/>
            <w:left w:val="none" w:sz="0" w:space="0" w:color="auto"/>
            <w:bottom w:val="none" w:sz="0" w:space="0" w:color="auto"/>
            <w:right w:val="none" w:sz="0" w:space="0" w:color="auto"/>
          </w:divBdr>
        </w:div>
        <w:div w:id="390276543">
          <w:marLeft w:val="640"/>
          <w:marRight w:val="0"/>
          <w:marTop w:val="0"/>
          <w:marBottom w:val="0"/>
          <w:divBdr>
            <w:top w:val="none" w:sz="0" w:space="0" w:color="auto"/>
            <w:left w:val="none" w:sz="0" w:space="0" w:color="auto"/>
            <w:bottom w:val="none" w:sz="0" w:space="0" w:color="auto"/>
            <w:right w:val="none" w:sz="0" w:space="0" w:color="auto"/>
          </w:divBdr>
        </w:div>
        <w:div w:id="636304624">
          <w:marLeft w:val="640"/>
          <w:marRight w:val="0"/>
          <w:marTop w:val="0"/>
          <w:marBottom w:val="0"/>
          <w:divBdr>
            <w:top w:val="none" w:sz="0" w:space="0" w:color="auto"/>
            <w:left w:val="none" w:sz="0" w:space="0" w:color="auto"/>
            <w:bottom w:val="none" w:sz="0" w:space="0" w:color="auto"/>
            <w:right w:val="none" w:sz="0" w:space="0" w:color="auto"/>
          </w:divBdr>
        </w:div>
        <w:div w:id="1325008402">
          <w:marLeft w:val="640"/>
          <w:marRight w:val="0"/>
          <w:marTop w:val="0"/>
          <w:marBottom w:val="0"/>
          <w:divBdr>
            <w:top w:val="none" w:sz="0" w:space="0" w:color="auto"/>
            <w:left w:val="none" w:sz="0" w:space="0" w:color="auto"/>
            <w:bottom w:val="none" w:sz="0" w:space="0" w:color="auto"/>
            <w:right w:val="none" w:sz="0" w:space="0" w:color="auto"/>
          </w:divBdr>
        </w:div>
        <w:div w:id="1489708412">
          <w:marLeft w:val="640"/>
          <w:marRight w:val="0"/>
          <w:marTop w:val="0"/>
          <w:marBottom w:val="0"/>
          <w:divBdr>
            <w:top w:val="none" w:sz="0" w:space="0" w:color="auto"/>
            <w:left w:val="none" w:sz="0" w:space="0" w:color="auto"/>
            <w:bottom w:val="none" w:sz="0" w:space="0" w:color="auto"/>
            <w:right w:val="none" w:sz="0" w:space="0" w:color="auto"/>
          </w:divBdr>
        </w:div>
        <w:div w:id="660541172">
          <w:marLeft w:val="640"/>
          <w:marRight w:val="0"/>
          <w:marTop w:val="0"/>
          <w:marBottom w:val="0"/>
          <w:divBdr>
            <w:top w:val="none" w:sz="0" w:space="0" w:color="auto"/>
            <w:left w:val="none" w:sz="0" w:space="0" w:color="auto"/>
            <w:bottom w:val="none" w:sz="0" w:space="0" w:color="auto"/>
            <w:right w:val="none" w:sz="0" w:space="0" w:color="auto"/>
          </w:divBdr>
        </w:div>
        <w:div w:id="1090465760">
          <w:marLeft w:val="640"/>
          <w:marRight w:val="0"/>
          <w:marTop w:val="0"/>
          <w:marBottom w:val="0"/>
          <w:divBdr>
            <w:top w:val="none" w:sz="0" w:space="0" w:color="auto"/>
            <w:left w:val="none" w:sz="0" w:space="0" w:color="auto"/>
            <w:bottom w:val="none" w:sz="0" w:space="0" w:color="auto"/>
            <w:right w:val="none" w:sz="0" w:space="0" w:color="auto"/>
          </w:divBdr>
        </w:div>
        <w:div w:id="1132863762">
          <w:marLeft w:val="640"/>
          <w:marRight w:val="0"/>
          <w:marTop w:val="0"/>
          <w:marBottom w:val="0"/>
          <w:divBdr>
            <w:top w:val="none" w:sz="0" w:space="0" w:color="auto"/>
            <w:left w:val="none" w:sz="0" w:space="0" w:color="auto"/>
            <w:bottom w:val="none" w:sz="0" w:space="0" w:color="auto"/>
            <w:right w:val="none" w:sz="0" w:space="0" w:color="auto"/>
          </w:divBdr>
        </w:div>
        <w:div w:id="1401755144">
          <w:marLeft w:val="640"/>
          <w:marRight w:val="0"/>
          <w:marTop w:val="0"/>
          <w:marBottom w:val="0"/>
          <w:divBdr>
            <w:top w:val="none" w:sz="0" w:space="0" w:color="auto"/>
            <w:left w:val="none" w:sz="0" w:space="0" w:color="auto"/>
            <w:bottom w:val="none" w:sz="0" w:space="0" w:color="auto"/>
            <w:right w:val="none" w:sz="0" w:space="0" w:color="auto"/>
          </w:divBdr>
        </w:div>
        <w:div w:id="1287813435">
          <w:marLeft w:val="640"/>
          <w:marRight w:val="0"/>
          <w:marTop w:val="0"/>
          <w:marBottom w:val="0"/>
          <w:divBdr>
            <w:top w:val="none" w:sz="0" w:space="0" w:color="auto"/>
            <w:left w:val="none" w:sz="0" w:space="0" w:color="auto"/>
            <w:bottom w:val="none" w:sz="0" w:space="0" w:color="auto"/>
            <w:right w:val="none" w:sz="0" w:space="0" w:color="auto"/>
          </w:divBdr>
        </w:div>
        <w:div w:id="2065987327">
          <w:marLeft w:val="640"/>
          <w:marRight w:val="0"/>
          <w:marTop w:val="0"/>
          <w:marBottom w:val="0"/>
          <w:divBdr>
            <w:top w:val="none" w:sz="0" w:space="0" w:color="auto"/>
            <w:left w:val="none" w:sz="0" w:space="0" w:color="auto"/>
            <w:bottom w:val="none" w:sz="0" w:space="0" w:color="auto"/>
            <w:right w:val="none" w:sz="0" w:space="0" w:color="auto"/>
          </w:divBdr>
        </w:div>
        <w:div w:id="1312709939">
          <w:marLeft w:val="640"/>
          <w:marRight w:val="0"/>
          <w:marTop w:val="0"/>
          <w:marBottom w:val="0"/>
          <w:divBdr>
            <w:top w:val="none" w:sz="0" w:space="0" w:color="auto"/>
            <w:left w:val="none" w:sz="0" w:space="0" w:color="auto"/>
            <w:bottom w:val="none" w:sz="0" w:space="0" w:color="auto"/>
            <w:right w:val="none" w:sz="0" w:space="0" w:color="auto"/>
          </w:divBdr>
        </w:div>
        <w:div w:id="378751805">
          <w:marLeft w:val="640"/>
          <w:marRight w:val="0"/>
          <w:marTop w:val="0"/>
          <w:marBottom w:val="0"/>
          <w:divBdr>
            <w:top w:val="none" w:sz="0" w:space="0" w:color="auto"/>
            <w:left w:val="none" w:sz="0" w:space="0" w:color="auto"/>
            <w:bottom w:val="none" w:sz="0" w:space="0" w:color="auto"/>
            <w:right w:val="none" w:sz="0" w:space="0" w:color="auto"/>
          </w:divBdr>
        </w:div>
        <w:div w:id="337856008">
          <w:marLeft w:val="640"/>
          <w:marRight w:val="0"/>
          <w:marTop w:val="0"/>
          <w:marBottom w:val="0"/>
          <w:divBdr>
            <w:top w:val="none" w:sz="0" w:space="0" w:color="auto"/>
            <w:left w:val="none" w:sz="0" w:space="0" w:color="auto"/>
            <w:bottom w:val="none" w:sz="0" w:space="0" w:color="auto"/>
            <w:right w:val="none" w:sz="0" w:space="0" w:color="auto"/>
          </w:divBdr>
        </w:div>
        <w:div w:id="790050983">
          <w:marLeft w:val="640"/>
          <w:marRight w:val="0"/>
          <w:marTop w:val="0"/>
          <w:marBottom w:val="0"/>
          <w:divBdr>
            <w:top w:val="none" w:sz="0" w:space="0" w:color="auto"/>
            <w:left w:val="none" w:sz="0" w:space="0" w:color="auto"/>
            <w:bottom w:val="none" w:sz="0" w:space="0" w:color="auto"/>
            <w:right w:val="none" w:sz="0" w:space="0" w:color="auto"/>
          </w:divBdr>
        </w:div>
        <w:div w:id="1768958222">
          <w:marLeft w:val="640"/>
          <w:marRight w:val="0"/>
          <w:marTop w:val="0"/>
          <w:marBottom w:val="0"/>
          <w:divBdr>
            <w:top w:val="none" w:sz="0" w:space="0" w:color="auto"/>
            <w:left w:val="none" w:sz="0" w:space="0" w:color="auto"/>
            <w:bottom w:val="none" w:sz="0" w:space="0" w:color="auto"/>
            <w:right w:val="none" w:sz="0" w:space="0" w:color="auto"/>
          </w:divBdr>
        </w:div>
        <w:div w:id="88626865">
          <w:marLeft w:val="640"/>
          <w:marRight w:val="0"/>
          <w:marTop w:val="0"/>
          <w:marBottom w:val="0"/>
          <w:divBdr>
            <w:top w:val="none" w:sz="0" w:space="0" w:color="auto"/>
            <w:left w:val="none" w:sz="0" w:space="0" w:color="auto"/>
            <w:bottom w:val="none" w:sz="0" w:space="0" w:color="auto"/>
            <w:right w:val="none" w:sz="0" w:space="0" w:color="auto"/>
          </w:divBdr>
        </w:div>
        <w:div w:id="1928228115">
          <w:marLeft w:val="640"/>
          <w:marRight w:val="0"/>
          <w:marTop w:val="0"/>
          <w:marBottom w:val="0"/>
          <w:divBdr>
            <w:top w:val="none" w:sz="0" w:space="0" w:color="auto"/>
            <w:left w:val="none" w:sz="0" w:space="0" w:color="auto"/>
            <w:bottom w:val="none" w:sz="0" w:space="0" w:color="auto"/>
            <w:right w:val="none" w:sz="0" w:space="0" w:color="auto"/>
          </w:divBdr>
        </w:div>
        <w:div w:id="236330661">
          <w:marLeft w:val="640"/>
          <w:marRight w:val="0"/>
          <w:marTop w:val="0"/>
          <w:marBottom w:val="0"/>
          <w:divBdr>
            <w:top w:val="none" w:sz="0" w:space="0" w:color="auto"/>
            <w:left w:val="none" w:sz="0" w:space="0" w:color="auto"/>
            <w:bottom w:val="none" w:sz="0" w:space="0" w:color="auto"/>
            <w:right w:val="none" w:sz="0" w:space="0" w:color="auto"/>
          </w:divBdr>
        </w:div>
        <w:div w:id="1030103043">
          <w:marLeft w:val="640"/>
          <w:marRight w:val="0"/>
          <w:marTop w:val="0"/>
          <w:marBottom w:val="0"/>
          <w:divBdr>
            <w:top w:val="none" w:sz="0" w:space="0" w:color="auto"/>
            <w:left w:val="none" w:sz="0" w:space="0" w:color="auto"/>
            <w:bottom w:val="none" w:sz="0" w:space="0" w:color="auto"/>
            <w:right w:val="none" w:sz="0" w:space="0" w:color="auto"/>
          </w:divBdr>
        </w:div>
        <w:div w:id="886112446">
          <w:marLeft w:val="640"/>
          <w:marRight w:val="0"/>
          <w:marTop w:val="0"/>
          <w:marBottom w:val="0"/>
          <w:divBdr>
            <w:top w:val="none" w:sz="0" w:space="0" w:color="auto"/>
            <w:left w:val="none" w:sz="0" w:space="0" w:color="auto"/>
            <w:bottom w:val="none" w:sz="0" w:space="0" w:color="auto"/>
            <w:right w:val="none" w:sz="0" w:space="0" w:color="auto"/>
          </w:divBdr>
        </w:div>
        <w:div w:id="1913346060">
          <w:marLeft w:val="640"/>
          <w:marRight w:val="0"/>
          <w:marTop w:val="0"/>
          <w:marBottom w:val="0"/>
          <w:divBdr>
            <w:top w:val="none" w:sz="0" w:space="0" w:color="auto"/>
            <w:left w:val="none" w:sz="0" w:space="0" w:color="auto"/>
            <w:bottom w:val="none" w:sz="0" w:space="0" w:color="auto"/>
            <w:right w:val="none" w:sz="0" w:space="0" w:color="auto"/>
          </w:divBdr>
        </w:div>
        <w:div w:id="1976791474">
          <w:marLeft w:val="640"/>
          <w:marRight w:val="0"/>
          <w:marTop w:val="0"/>
          <w:marBottom w:val="0"/>
          <w:divBdr>
            <w:top w:val="none" w:sz="0" w:space="0" w:color="auto"/>
            <w:left w:val="none" w:sz="0" w:space="0" w:color="auto"/>
            <w:bottom w:val="none" w:sz="0" w:space="0" w:color="auto"/>
            <w:right w:val="none" w:sz="0" w:space="0" w:color="auto"/>
          </w:divBdr>
        </w:div>
        <w:div w:id="1985967441">
          <w:marLeft w:val="640"/>
          <w:marRight w:val="0"/>
          <w:marTop w:val="0"/>
          <w:marBottom w:val="0"/>
          <w:divBdr>
            <w:top w:val="none" w:sz="0" w:space="0" w:color="auto"/>
            <w:left w:val="none" w:sz="0" w:space="0" w:color="auto"/>
            <w:bottom w:val="none" w:sz="0" w:space="0" w:color="auto"/>
            <w:right w:val="none" w:sz="0" w:space="0" w:color="auto"/>
          </w:divBdr>
        </w:div>
        <w:div w:id="1431197937">
          <w:marLeft w:val="640"/>
          <w:marRight w:val="0"/>
          <w:marTop w:val="0"/>
          <w:marBottom w:val="0"/>
          <w:divBdr>
            <w:top w:val="none" w:sz="0" w:space="0" w:color="auto"/>
            <w:left w:val="none" w:sz="0" w:space="0" w:color="auto"/>
            <w:bottom w:val="none" w:sz="0" w:space="0" w:color="auto"/>
            <w:right w:val="none" w:sz="0" w:space="0" w:color="auto"/>
          </w:divBdr>
        </w:div>
        <w:div w:id="652414469">
          <w:marLeft w:val="640"/>
          <w:marRight w:val="0"/>
          <w:marTop w:val="0"/>
          <w:marBottom w:val="0"/>
          <w:divBdr>
            <w:top w:val="none" w:sz="0" w:space="0" w:color="auto"/>
            <w:left w:val="none" w:sz="0" w:space="0" w:color="auto"/>
            <w:bottom w:val="none" w:sz="0" w:space="0" w:color="auto"/>
            <w:right w:val="none" w:sz="0" w:space="0" w:color="auto"/>
          </w:divBdr>
        </w:div>
        <w:div w:id="1781486717">
          <w:marLeft w:val="640"/>
          <w:marRight w:val="0"/>
          <w:marTop w:val="0"/>
          <w:marBottom w:val="0"/>
          <w:divBdr>
            <w:top w:val="none" w:sz="0" w:space="0" w:color="auto"/>
            <w:left w:val="none" w:sz="0" w:space="0" w:color="auto"/>
            <w:bottom w:val="none" w:sz="0" w:space="0" w:color="auto"/>
            <w:right w:val="none" w:sz="0" w:space="0" w:color="auto"/>
          </w:divBdr>
        </w:div>
        <w:div w:id="1305235093">
          <w:marLeft w:val="640"/>
          <w:marRight w:val="0"/>
          <w:marTop w:val="0"/>
          <w:marBottom w:val="0"/>
          <w:divBdr>
            <w:top w:val="none" w:sz="0" w:space="0" w:color="auto"/>
            <w:left w:val="none" w:sz="0" w:space="0" w:color="auto"/>
            <w:bottom w:val="none" w:sz="0" w:space="0" w:color="auto"/>
            <w:right w:val="none" w:sz="0" w:space="0" w:color="auto"/>
          </w:divBdr>
        </w:div>
        <w:div w:id="1222473794">
          <w:marLeft w:val="640"/>
          <w:marRight w:val="0"/>
          <w:marTop w:val="0"/>
          <w:marBottom w:val="0"/>
          <w:divBdr>
            <w:top w:val="none" w:sz="0" w:space="0" w:color="auto"/>
            <w:left w:val="none" w:sz="0" w:space="0" w:color="auto"/>
            <w:bottom w:val="none" w:sz="0" w:space="0" w:color="auto"/>
            <w:right w:val="none" w:sz="0" w:space="0" w:color="auto"/>
          </w:divBdr>
        </w:div>
        <w:div w:id="607078584">
          <w:marLeft w:val="640"/>
          <w:marRight w:val="0"/>
          <w:marTop w:val="0"/>
          <w:marBottom w:val="0"/>
          <w:divBdr>
            <w:top w:val="none" w:sz="0" w:space="0" w:color="auto"/>
            <w:left w:val="none" w:sz="0" w:space="0" w:color="auto"/>
            <w:bottom w:val="none" w:sz="0" w:space="0" w:color="auto"/>
            <w:right w:val="none" w:sz="0" w:space="0" w:color="auto"/>
          </w:divBdr>
        </w:div>
        <w:div w:id="1395740714">
          <w:marLeft w:val="640"/>
          <w:marRight w:val="0"/>
          <w:marTop w:val="0"/>
          <w:marBottom w:val="0"/>
          <w:divBdr>
            <w:top w:val="none" w:sz="0" w:space="0" w:color="auto"/>
            <w:left w:val="none" w:sz="0" w:space="0" w:color="auto"/>
            <w:bottom w:val="none" w:sz="0" w:space="0" w:color="auto"/>
            <w:right w:val="none" w:sz="0" w:space="0" w:color="auto"/>
          </w:divBdr>
        </w:div>
        <w:div w:id="2102606225">
          <w:marLeft w:val="640"/>
          <w:marRight w:val="0"/>
          <w:marTop w:val="0"/>
          <w:marBottom w:val="0"/>
          <w:divBdr>
            <w:top w:val="none" w:sz="0" w:space="0" w:color="auto"/>
            <w:left w:val="none" w:sz="0" w:space="0" w:color="auto"/>
            <w:bottom w:val="none" w:sz="0" w:space="0" w:color="auto"/>
            <w:right w:val="none" w:sz="0" w:space="0" w:color="auto"/>
          </w:divBdr>
        </w:div>
        <w:div w:id="166794886">
          <w:marLeft w:val="640"/>
          <w:marRight w:val="0"/>
          <w:marTop w:val="0"/>
          <w:marBottom w:val="0"/>
          <w:divBdr>
            <w:top w:val="none" w:sz="0" w:space="0" w:color="auto"/>
            <w:left w:val="none" w:sz="0" w:space="0" w:color="auto"/>
            <w:bottom w:val="none" w:sz="0" w:space="0" w:color="auto"/>
            <w:right w:val="none" w:sz="0" w:space="0" w:color="auto"/>
          </w:divBdr>
        </w:div>
        <w:div w:id="391850045">
          <w:marLeft w:val="640"/>
          <w:marRight w:val="0"/>
          <w:marTop w:val="0"/>
          <w:marBottom w:val="0"/>
          <w:divBdr>
            <w:top w:val="none" w:sz="0" w:space="0" w:color="auto"/>
            <w:left w:val="none" w:sz="0" w:space="0" w:color="auto"/>
            <w:bottom w:val="none" w:sz="0" w:space="0" w:color="auto"/>
            <w:right w:val="none" w:sz="0" w:space="0" w:color="auto"/>
          </w:divBdr>
        </w:div>
        <w:div w:id="1312710087">
          <w:marLeft w:val="640"/>
          <w:marRight w:val="0"/>
          <w:marTop w:val="0"/>
          <w:marBottom w:val="0"/>
          <w:divBdr>
            <w:top w:val="none" w:sz="0" w:space="0" w:color="auto"/>
            <w:left w:val="none" w:sz="0" w:space="0" w:color="auto"/>
            <w:bottom w:val="none" w:sz="0" w:space="0" w:color="auto"/>
            <w:right w:val="none" w:sz="0" w:space="0" w:color="auto"/>
          </w:divBdr>
        </w:div>
        <w:div w:id="771710078">
          <w:marLeft w:val="640"/>
          <w:marRight w:val="0"/>
          <w:marTop w:val="0"/>
          <w:marBottom w:val="0"/>
          <w:divBdr>
            <w:top w:val="none" w:sz="0" w:space="0" w:color="auto"/>
            <w:left w:val="none" w:sz="0" w:space="0" w:color="auto"/>
            <w:bottom w:val="none" w:sz="0" w:space="0" w:color="auto"/>
            <w:right w:val="none" w:sz="0" w:space="0" w:color="auto"/>
          </w:divBdr>
        </w:div>
        <w:div w:id="1806309144">
          <w:marLeft w:val="640"/>
          <w:marRight w:val="0"/>
          <w:marTop w:val="0"/>
          <w:marBottom w:val="0"/>
          <w:divBdr>
            <w:top w:val="none" w:sz="0" w:space="0" w:color="auto"/>
            <w:left w:val="none" w:sz="0" w:space="0" w:color="auto"/>
            <w:bottom w:val="none" w:sz="0" w:space="0" w:color="auto"/>
            <w:right w:val="none" w:sz="0" w:space="0" w:color="auto"/>
          </w:divBdr>
        </w:div>
        <w:div w:id="1897624430">
          <w:marLeft w:val="640"/>
          <w:marRight w:val="0"/>
          <w:marTop w:val="0"/>
          <w:marBottom w:val="0"/>
          <w:divBdr>
            <w:top w:val="none" w:sz="0" w:space="0" w:color="auto"/>
            <w:left w:val="none" w:sz="0" w:space="0" w:color="auto"/>
            <w:bottom w:val="none" w:sz="0" w:space="0" w:color="auto"/>
            <w:right w:val="none" w:sz="0" w:space="0" w:color="auto"/>
          </w:divBdr>
        </w:div>
        <w:div w:id="1874029331">
          <w:marLeft w:val="640"/>
          <w:marRight w:val="0"/>
          <w:marTop w:val="0"/>
          <w:marBottom w:val="0"/>
          <w:divBdr>
            <w:top w:val="none" w:sz="0" w:space="0" w:color="auto"/>
            <w:left w:val="none" w:sz="0" w:space="0" w:color="auto"/>
            <w:bottom w:val="none" w:sz="0" w:space="0" w:color="auto"/>
            <w:right w:val="none" w:sz="0" w:space="0" w:color="auto"/>
          </w:divBdr>
        </w:div>
        <w:div w:id="1659961685">
          <w:marLeft w:val="640"/>
          <w:marRight w:val="0"/>
          <w:marTop w:val="0"/>
          <w:marBottom w:val="0"/>
          <w:divBdr>
            <w:top w:val="none" w:sz="0" w:space="0" w:color="auto"/>
            <w:left w:val="none" w:sz="0" w:space="0" w:color="auto"/>
            <w:bottom w:val="none" w:sz="0" w:space="0" w:color="auto"/>
            <w:right w:val="none" w:sz="0" w:space="0" w:color="auto"/>
          </w:divBdr>
        </w:div>
        <w:div w:id="252131029">
          <w:marLeft w:val="640"/>
          <w:marRight w:val="0"/>
          <w:marTop w:val="0"/>
          <w:marBottom w:val="0"/>
          <w:divBdr>
            <w:top w:val="none" w:sz="0" w:space="0" w:color="auto"/>
            <w:left w:val="none" w:sz="0" w:space="0" w:color="auto"/>
            <w:bottom w:val="none" w:sz="0" w:space="0" w:color="auto"/>
            <w:right w:val="none" w:sz="0" w:space="0" w:color="auto"/>
          </w:divBdr>
        </w:div>
        <w:div w:id="482433737">
          <w:marLeft w:val="640"/>
          <w:marRight w:val="0"/>
          <w:marTop w:val="0"/>
          <w:marBottom w:val="0"/>
          <w:divBdr>
            <w:top w:val="none" w:sz="0" w:space="0" w:color="auto"/>
            <w:left w:val="none" w:sz="0" w:space="0" w:color="auto"/>
            <w:bottom w:val="none" w:sz="0" w:space="0" w:color="auto"/>
            <w:right w:val="none" w:sz="0" w:space="0" w:color="auto"/>
          </w:divBdr>
        </w:div>
        <w:div w:id="50735336">
          <w:marLeft w:val="640"/>
          <w:marRight w:val="0"/>
          <w:marTop w:val="0"/>
          <w:marBottom w:val="0"/>
          <w:divBdr>
            <w:top w:val="none" w:sz="0" w:space="0" w:color="auto"/>
            <w:left w:val="none" w:sz="0" w:space="0" w:color="auto"/>
            <w:bottom w:val="none" w:sz="0" w:space="0" w:color="auto"/>
            <w:right w:val="none" w:sz="0" w:space="0" w:color="auto"/>
          </w:divBdr>
        </w:div>
        <w:div w:id="1517425686">
          <w:marLeft w:val="640"/>
          <w:marRight w:val="0"/>
          <w:marTop w:val="0"/>
          <w:marBottom w:val="0"/>
          <w:divBdr>
            <w:top w:val="none" w:sz="0" w:space="0" w:color="auto"/>
            <w:left w:val="none" w:sz="0" w:space="0" w:color="auto"/>
            <w:bottom w:val="none" w:sz="0" w:space="0" w:color="auto"/>
            <w:right w:val="none" w:sz="0" w:space="0" w:color="auto"/>
          </w:divBdr>
        </w:div>
        <w:div w:id="740640934">
          <w:marLeft w:val="640"/>
          <w:marRight w:val="0"/>
          <w:marTop w:val="0"/>
          <w:marBottom w:val="0"/>
          <w:divBdr>
            <w:top w:val="none" w:sz="0" w:space="0" w:color="auto"/>
            <w:left w:val="none" w:sz="0" w:space="0" w:color="auto"/>
            <w:bottom w:val="none" w:sz="0" w:space="0" w:color="auto"/>
            <w:right w:val="none" w:sz="0" w:space="0" w:color="auto"/>
          </w:divBdr>
        </w:div>
        <w:div w:id="940988488">
          <w:marLeft w:val="640"/>
          <w:marRight w:val="0"/>
          <w:marTop w:val="0"/>
          <w:marBottom w:val="0"/>
          <w:divBdr>
            <w:top w:val="none" w:sz="0" w:space="0" w:color="auto"/>
            <w:left w:val="none" w:sz="0" w:space="0" w:color="auto"/>
            <w:bottom w:val="none" w:sz="0" w:space="0" w:color="auto"/>
            <w:right w:val="none" w:sz="0" w:space="0" w:color="auto"/>
          </w:divBdr>
        </w:div>
        <w:div w:id="1399749935">
          <w:marLeft w:val="640"/>
          <w:marRight w:val="0"/>
          <w:marTop w:val="0"/>
          <w:marBottom w:val="0"/>
          <w:divBdr>
            <w:top w:val="none" w:sz="0" w:space="0" w:color="auto"/>
            <w:left w:val="none" w:sz="0" w:space="0" w:color="auto"/>
            <w:bottom w:val="none" w:sz="0" w:space="0" w:color="auto"/>
            <w:right w:val="none" w:sz="0" w:space="0" w:color="auto"/>
          </w:divBdr>
        </w:div>
        <w:div w:id="776288269">
          <w:marLeft w:val="640"/>
          <w:marRight w:val="0"/>
          <w:marTop w:val="0"/>
          <w:marBottom w:val="0"/>
          <w:divBdr>
            <w:top w:val="none" w:sz="0" w:space="0" w:color="auto"/>
            <w:left w:val="none" w:sz="0" w:space="0" w:color="auto"/>
            <w:bottom w:val="none" w:sz="0" w:space="0" w:color="auto"/>
            <w:right w:val="none" w:sz="0" w:space="0" w:color="auto"/>
          </w:divBdr>
        </w:div>
        <w:div w:id="1810977064">
          <w:marLeft w:val="640"/>
          <w:marRight w:val="0"/>
          <w:marTop w:val="0"/>
          <w:marBottom w:val="0"/>
          <w:divBdr>
            <w:top w:val="none" w:sz="0" w:space="0" w:color="auto"/>
            <w:left w:val="none" w:sz="0" w:space="0" w:color="auto"/>
            <w:bottom w:val="none" w:sz="0" w:space="0" w:color="auto"/>
            <w:right w:val="none" w:sz="0" w:space="0" w:color="auto"/>
          </w:divBdr>
        </w:div>
        <w:div w:id="2130316596">
          <w:marLeft w:val="640"/>
          <w:marRight w:val="0"/>
          <w:marTop w:val="0"/>
          <w:marBottom w:val="0"/>
          <w:divBdr>
            <w:top w:val="none" w:sz="0" w:space="0" w:color="auto"/>
            <w:left w:val="none" w:sz="0" w:space="0" w:color="auto"/>
            <w:bottom w:val="none" w:sz="0" w:space="0" w:color="auto"/>
            <w:right w:val="none" w:sz="0" w:space="0" w:color="auto"/>
          </w:divBdr>
        </w:div>
        <w:div w:id="182061546">
          <w:marLeft w:val="640"/>
          <w:marRight w:val="0"/>
          <w:marTop w:val="0"/>
          <w:marBottom w:val="0"/>
          <w:divBdr>
            <w:top w:val="none" w:sz="0" w:space="0" w:color="auto"/>
            <w:left w:val="none" w:sz="0" w:space="0" w:color="auto"/>
            <w:bottom w:val="none" w:sz="0" w:space="0" w:color="auto"/>
            <w:right w:val="none" w:sz="0" w:space="0" w:color="auto"/>
          </w:divBdr>
        </w:div>
        <w:div w:id="1505514326">
          <w:marLeft w:val="640"/>
          <w:marRight w:val="0"/>
          <w:marTop w:val="0"/>
          <w:marBottom w:val="0"/>
          <w:divBdr>
            <w:top w:val="none" w:sz="0" w:space="0" w:color="auto"/>
            <w:left w:val="none" w:sz="0" w:space="0" w:color="auto"/>
            <w:bottom w:val="none" w:sz="0" w:space="0" w:color="auto"/>
            <w:right w:val="none" w:sz="0" w:space="0" w:color="auto"/>
          </w:divBdr>
        </w:div>
        <w:div w:id="823163113">
          <w:marLeft w:val="640"/>
          <w:marRight w:val="0"/>
          <w:marTop w:val="0"/>
          <w:marBottom w:val="0"/>
          <w:divBdr>
            <w:top w:val="none" w:sz="0" w:space="0" w:color="auto"/>
            <w:left w:val="none" w:sz="0" w:space="0" w:color="auto"/>
            <w:bottom w:val="none" w:sz="0" w:space="0" w:color="auto"/>
            <w:right w:val="none" w:sz="0" w:space="0" w:color="auto"/>
          </w:divBdr>
        </w:div>
        <w:div w:id="660541282">
          <w:marLeft w:val="640"/>
          <w:marRight w:val="0"/>
          <w:marTop w:val="0"/>
          <w:marBottom w:val="0"/>
          <w:divBdr>
            <w:top w:val="none" w:sz="0" w:space="0" w:color="auto"/>
            <w:left w:val="none" w:sz="0" w:space="0" w:color="auto"/>
            <w:bottom w:val="none" w:sz="0" w:space="0" w:color="auto"/>
            <w:right w:val="none" w:sz="0" w:space="0" w:color="auto"/>
          </w:divBdr>
        </w:div>
        <w:div w:id="709961589">
          <w:marLeft w:val="640"/>
          <w:marRight w:val="0"/>
          <w:marTop w:val="0"/>
          <w:marBottom w:val="0"/>
          <w:divBdr>
            <w:top w:val="none" w:sz="0" w:space="0" w:color="auto"/>
            <w:left w:val="none" w:sz="0" w:space="0" w:color="auto"/>
            <w:bottom w:val="none" w:sz="0" w:space="0" w:color="auto"/>
            <w:right w:val="none" w:sz="0" w:space="0" w:color="auto"/>
          </w:divBdr>
        </w:div>
        <w:div w:id="938831982">
          <w:marLeft w:val="640"/>
          <w:marRight w:val="0"/>
          <w:marTop w:val="0"/>
          <w:marBottom w:val="0"/>
          <w:divBdr>
            <w:top w:val="none" w:sz="0" w:space="0" w:color="auto"/>
            <w:left w:val="none" w:sz="0" w:space="0" w:color="auto"/>
            <w:bottom w:val="none" w:sz="0" w:space="0" w:color="auto"/>
            <w:right w:val="none" w:sz="0" w:space="0" w:color="auto"/>
          </w:divBdr>
        </w:div>
        <w:div w:id="1531912403">
          <w:marLeft w:val="640"/>
          <w:marRight w:val="0"/>
          <w:marTop w:val="0"/>
          <w:marBottom w:val="0"/>
          <w:divBdr>
            <w:top w:val="none" w:sz="0" w:space="0" w:color="auto"/>
            <w:left w:val="none" w:sz="0" w:space="0" w:color="auto"/>
            <w:bottom w:val="none" w:sz="0" w:space="0" w:color="auto"/>
            <w:right w:val="none" w:sz="0" w:space="0" w:color="auto"/>
          </w:divBdr>
        </w:div>
        <w:div w:id="1037200160">
          <w:marLeft w:val="640"/>
          <w:marRight w:val="0"/>
          <w:marTop w:val="0"/>
          <w:marBottom w:val="0"/>
          <w:divBdr>
            <w:top w:val="none" w:sz="0" w:space="0" w:color="auto"/>
            <w:left w:val="none" w:sz="0" w:space="0" w:color="auto"/>
            <w:bottom w:val="none" w:sz="0" w:space="0" w:color="auto"/>
            <w:right w:val="none" w:sz="0" w:space="0" w:color="auto"/>
          </w:divBdr>
        </w:div>
        <w:div w:id="1675721227">
          <w:marLeft w:val="640"/>
          <w:marRight w:val="0"/>
          <w:marTop w:val="0"/>
          <w:marBottom w:val="0"/>
          <w:divBdr>
            <w:top w:val="none" w:sz="0" w:space="0" w:color="auto"/>
            <w:left w:val="none" w:sz="0" w:space="0" w:color="auto"/>
            <w:bottom w:val="none" w:sz="0" w:space="0" w:color="auto"/>
            <w:right w:val="none" w:sz="0" w:space="0" w:color="auto"/>
          </w:divBdr>
        </w:div>
        <w:div w:id="912276157">
          <w:marLeft w:val="640"/>
          <w:marRight w:val="0"/>
          <w:marTop w:val="0"/>
          <w:marBottom w:val="0"/>
          <w:divBdr>
            <w:top w:val="none" w:sz="0" w:space="0" w:color="auto"/>
            <w:left w:val="none" w:sz="0" w:space="0" w:color="auto"/>
            <w:bottom w:val="none" w:sz="0" w:space="0" w:color="auto"/>
            <w:right w:val="none" w:sz="0" w:space="0" w:color="auto"/>
          </w:divBdr>
        </w:div>
        <w:div w:id="2110735515">
          <w:marLeft w:val="640"/>
          <w:marRight w:val="0"/>
          <w:marTop w:val="0"/>
          <w:marBottom w:val="0"/>
          <w:divBdr>
            <w:top w:val="none" w:sz="0" w:space="0" w:color="auto"/>
            <w:left w:val="none" w:sz="0" w:space="0" w:color="auto"/>
            <w:bottom w:val="none" w:sz="0" w:space="0" w:color="auto"/>
            <w:right w:val="none" w:sz="0" w:space="0" w:color="auto"/>
          </w:divBdr>
        </w:div>
        <w:div w:id="2064517581">
          <w:marLeft w:val="640"/>
          <w:marRight w:val="0"/>
          <w:marTop w:val="0"/>
          <w:marBottom w:val="0"/>
          <w:divBdr>
            <w:top w:val="none" w:sz="0" w:space="0" w:color="auto"/>
            <w:left w:val="none" w:sz="0" w:space="0" w:color="auto"/>
            <w:bottom w:val="none" w:sz="0" w:space="0" w:color="auto"/>
            <w:right w:val="none" w:sz="0" w:space="0" w:color="auto"/>
          </w:divBdr>
        </w:div>
        <w:div w:id="2055734662">
          <w:marLeft w:val="640"/>
          <w:marRight w:val="0"/>
          <w:marTop w:val="0"/>
          <w:marBottom w:val="0"/>
          <w:divBdr>
            <w:top w:val="none" w:sz="0" w:space="0" w:color="auto"/>
            <w:left w:val="none" w:sz="0" w:space="0" w:color="auto"/>
            <w:bottom w:val="none" w:sz="0" w:space="0" w:color="auto"/>
            <w:right w:val="none" w:sz="0" w:space="0" w:color="auto"/>
          </w:divBdr>
        </w:div>
        <w:div w:id="2048604498">
          <w:marLeft w:val="640"/>
          <w:marRight w:val="0"/>
          <w:marTop w:val="0"/>
          <w:marBottom w:val="0"/>
          <w:divBdr>
            <w:top w:val="none" w:sz="0" w:space="0" w:color="auto"/>
            <w:left w:val="none" w:sz="0" w:space="0" w:color="auto"/>
            <w:bottom w:val="none" w:sz="0" w:space="0" w:color="auto"/>
            <w:right w:val="none" w:sz="0" w:space="0" w:color="auto"/>
          </w:divBdr>
        </w:div>
        <w:div w:id="433984969">
          <w:marLeft w:val="640"/>
          <w:marRight w:val="0"/>
          <w:marTop w:val="0"/>
          <w:marBottom w:val="0"/>
          <w:divBdr>
            <w:top w:val="none" w:sz="0" w:space="0" w:color="auto"/>
            <w:left w:val="none" w:sz="0" w:space="0" w:color="auto"/>
            <w:bottom w:val="none" w:sz="0" w:space="0" w:color="auto"/>
            <w:right w:val="none" w:sz="0" w:space="0" w:color="auto"/>
          </w:divBdr>
        </w:div>
        <w:div w:id="1233352019">
          <w:marLeft w:val="640"/>
          <w:marRight w:val="0"/>
          <w:marTop w:val="0"/>
          <w:marBottom w:val="0"/>
          <w:divBdr>
            <w:top w:val="none" w:sz="0" w:space="0" w:color="auto"/>
            <w:left w:val="none" w:sz="0" w:space="0" w:color="auto"/>
            <w:bottom w:val="none" w:sz="0" w:space="0" w:color="auto"/>
            <w:right w:val="none" w:sz="0" w:space="0" w:color="auto"/>
          </w:divBdr>
        </w:div>
        <w:div w:id="775179865">
          <w:marLeft w:val="640"/>
          <w:marRight w:val="0"/>
          <w:marTop w:val="0"/>
          <w:marBottom w:val="0"/>
          <w:divBdr>
            <w:top w:val="none" w:sz="0" w:space="0" w:color="auto"/>
            <w:left w:val="none" w:sz="0" w:space="0" w:color="auto"/>
            <w:bottom w:val="none" w:sz="0" w:space="0" w:color="auto"/>
            <w:right w:val="none" w:sz="0" w:space="0" w:color="auto"/>
          </w:divBdr>
        </w:div>
        <w:div w:id="1379090077">
          <w:marLeft w:val="640"/>
          <w:marRight w:val="0"/>
          <w:marTop w:val="0"/>
          <w:marBottom w:val="0"/>
          <w:divBdr>
            <w:top w:val="none" w:sz="0" w:space="0" w:color="auto"/>
            <w:left w:val="none" w:sz="0" w:space="0" w:color="auto"/>
            <w:bottom w:val="none" w:sz="0" w:space="0" w:color="auto"/>
            <w:right w:val="none" w:sz="0" w:space="0" w:color="auto"/>
          </w:divBdr>
        </w:div>
        <w:div w:id="718016967">
          <w:marLeft w:val="640"/>
          <w:marRight w:val="0"/>
          <w:marTop w:val="0"/>
          <w:marBottom w:val="0"/>
          <w:divBdr>
            <w:top w:val="none" w:sz="0" w:space="0" w:color="auto"/>
            <w:left w:val="none" w:sz="0" w:space="0" w:color="auto"/>
            <w:bottom w:val="none" w:sz="0" w:space="0" w:color="auto"/>
            <w:right w:val="none" w:sz="0" w:space="0" w:color="auto"/>
          </w:divBdr>
        </w:div>
        <w:div w:id="499660566">
          <w:marLeft w:val="640"/>
          <w:marRight w:val="0"/>
          <w:marTop w:val="0"/>
          <w:marBottom w:val="0"/>
          <w:divBdr>
            <w:top w:val="none" w:sz="0" w:space="0" w:color="auto"/>
            <w:left w:val="none" w:sz="0" w:space="0" w:color="auto"/>
            <w:bottom w:val="none" w:sz="0" w:space="0" w:color="auto"/>
            <w:right w:val="none" w:sz="0" w:space="0" w:color="auto"/>
          </w:divBdr>
        </w:div>
        <w:div w:id="1757555656">
          <w:marLeft w:val="640"/>
          <w:marRight w:val="0"/>
          <w:marTop w:val="0"/>
          <w:marBottom w:val="0"/>
          <w:divBdr>
            <w:top w:val="none" w:sz="0" w:space="0" w:color="auto"/>
            <w:left w:val="none" w:sz="0" w:space="0" w:color="auto"/>
            <w:bottom w:val="none" w:sz="0" w:space="0" w:color="auto"/>
            <w:right w:val="none" w:sz="0" w:space="0" w:color="auto"/>
          </w:divBdr>
        </w:div>
        <w:div w:id="568225972">
          <w:marLeft w:val="640"/>
          <w:marRight w:val="0"/>
          <w:marTop w:val="0"/>
          <w:marBottom w:val="0"/>
          <w:divBdr>
            <w:top w:val="none" w:sz="0" w:space="0" w:color="auto"/>
            <w:left w:val="none" w:sz="0" w:space="0" w:color="auto"/>
            <w:bottom w:val="none" w:sz="0" w:space="0" w:color="auto"/>
            <w:right w:val="none" w:sz="0" w:space="0" w:color="auto"/>
          </w:divBdr>
        </w:div>
        <w:div w:id="1536694169">
          <w:marLeft w:val="640"/>
          <w:marRight w:val="0"/>
          <w:marTop w:val="0"/>
          <w:marBottom w:val="0"/>
          <w:divBdr>
            <w:top w:val="none" w:sz="0" w:space="0" w:color="auto"/>
            <w:left w:val="none" w:sz="0" w:space="0" w:color="auto"/>
            <w:bottom w:val="none" w:sz="0" w:space="0" w:color="auto"/>
            <w:right w:val="none" w:sz="0" w:space="0" w:color="auto"/>
          </w:divBdr>
        </w:div>
        <w:div w:id="1535850623">
          <w:marLeft w:val="640"/>
          <w:marRight w:val="0"/>
          <w:marTop w:val="0"/>
          <w:marBottom w:val="0"/>
          <w:divBdr>
            <w:top w:val="none" w:sz="0" w:space="0" w:color="auto"/>
            <w:left w:val="none" w:sz="0" w:space="0" w:color="auto"/>
            <w:bottom w:val="none" w:sz="0" w:space="0" w:color="auto"/>
            <w:right w:val="none" w:sz="0" w:space="0" w:color="auto"/>
          </w:divBdr>
        </w:div>
        <w:div w:id="26688702">
          <w:marLeft w:val="640"/>
          <w:marRight w:val="0"/>
          <w:marTop w:val="0"/>
          <w:marBottom w:val="0"/>
          <w:divBdr>
            <w:top w:val="none" w:sz="0" w:space="0" w:color="auto"/>
            <w:left w:val="none" w:sz="0" w:space="0" w:color="auto"/>
            <w:bottom w:val="none" w:sz="0" w:space="0" w:color="auto"/>
            <w:right w:val="none" w:sz="0" w:space="0" w:color="auto"/>
          </w:divBdr>
        </w:div>
        <w:div w:id="1913806540">
          <w:marLeft w:val="640"/>
          <w:marRight w:val="0"/>
          <w:marTop w:val="0"/>
          <w:marBottom w:val="0"/>
          <w:divBdr>
            <w:top w:val="none" w:sz="0" w:space="0" w:color="auto"/>
            <w:left w:val="none" w:sz="0" w:space="0" w:color="auto"/>
            <w:bottom w:val="none" w:sz="0" w:space="0" w:color="auto"/>
            <w:right w:val="none" w:sz="0" w:space="0" w:color="auto"/>
          </w:divBdr>
        </w:div>
        <w:div w:id="1625695405">
          <w:marLeft w:val="640"/>
          <w:marRight w:val="0"/>
          <w:marTop w:val="0"/>
          <w:marBottom w:val="0"/>
          <w:divBdr>
            <w:top w:val="none" w:sz="0" w:space="0" w:color="auto"/>
            <w:left w:val="none" w:sz="0" w:space="0" w:color="auto"/>
            <w:bottom w:val="none" w:sz="0" w:space="0" w:color="auto"/>
            <w:right w:val="none" w:sz="0" w:space="0" w:color="auto"/>
          </w:divBdr>
        </w:div>
        <w:div w:id="490365778">
          <w:marLeft w:val="640"/>
          <w:marRight w:val="0"/>
          <w:marTop w:val="0"/>
          <w:marBottom w:val="0"/>
          <w:divBdr>
            <w:top w:val="none" w:sz="0" w:space="0" w:color="auto"/>
            <w:left w:val="none" w:sz="0" w:space="0" w:color="auto"/>
            <w:bottom w:val="none" w:sz="0" w:space="0" w:color="auto"/>
            <w:right w:val="none" w:sz="0" w:space="0" w:color="auto"/>
          </w:divBdr>
        </w:div>
        <w:div w:id="1467162513">
          <w:marLeft w:val="640"/>
          <w:marRight w:val="0"/>
          <w:marTop w:val="0"/>
          <w:marBottom w:val="0"/>
          <w:divBdr>
            <w:top w:val="none" w:sz="0" w:space="0" w:color="auto"/>
            <w:left w:val="none" w:sz="0" w:space="0" w:color="auto"/>
            <w:bottom w:val="none" w:sz="0" w:space="0" w:color="auto"/>
            <w:right w:val="none" w:sz="0" w:space="0" w:color="auto"/>
          </w:divBdr>
        </w:div>
        <w:div w:id="462312797">
          <w:marLeft w:val="640"/>
          <w:marRight w:val="0"/>
          <w:marTop w:val="0"/>
          <w:marBottom w:val="0"/>
          <w:divBdr>
            <w:top w:val="none" w:sz="0" w:space="0" w:color="auto"/>
            <w:left w:val="none" w:sz="0" w:space="0" w:color="auto"/>
            <w:bottom w:val="none" w:sz="0" w:space="0" w:color="auto"/>
            <w:right w:val="none" w:sz="0" w:space="0" w:color="auto"/>
          </w:divBdr>
        </w:div>
        <w:div w:id="70275413">
          <w:marLeft w:val="640"/>
          <w:marRight w:val="0"/>
          <w:marTop w:val="0"/>
          <w:marBottom w:val="0"/>
          <w:divBdr>
            <w:top w:val="none" w:sz="0" w:space="0" w:color="auto"/>
            <w:left w:val="none" w:sz="0" w:space="0" w:color="auto"/>
            <w:bottom w:val="none" w:sz="0" w:space="0" w:color="auto"/>
            <w:right w:val="none" w:sz="0" w:space="0" w:color="auto"/>
          </w:divBdr>
        </w:div>
        <w:div w:id="1156604631">
          <w:marLeft w:val="640"/>
          <w:marRight w:val="0"/>
          <w:marTop w:val="0"/>
          <w:marBottom w:val="0"/>
          <w:divBdr>
            <w:top w:val="none" w:sz="0" w:space="0" w:color="auto"/>
            <w:left w:val="none" w:sz="0" w:space="0" w:color="auto"/>
            <w:bottom w:val="none" w:sz="0" w:space="0" w:color="auto"/>
            <w:right w:val="none" w:sz="0" w:space="0" w:color="auto"/>
          </w:divBdr>
        </w:div>
        <w:div w:id="85461866">
          <w:marLeft w:val="640"/>
          <w:marRight w:val="0"/>
          <w:marTop w:val="0"/>
          <w:marBottom w:val="0"/>
          <w:divBdr>
            <w:top w:val="none" w:sz="0" w:space="0" w:color="auto"/>
            <w:left w:val="none" w:sz="0" w:space="0" w:color="auto"/>
            <w:bottom w:val="none" w:sz="0" w:space="0" w:color="auto"/>
            <w:right w:val="none" w:sz="0" w:space="0" w:color="auto"/>
          </w:divBdr>
        </w:div>
        <w:div w:id="2034794319">
          <w:marLeft w:val="640"/>
          <w:marRight w:val="0"/>
          <w:marTop w:val="0"/>
          <w:marBottom w:val="0"/>
          <w:divBdr>
            <w:top w:val="none" w:sz="0" w:space="0" w:color="auto"/>
            <w:left w:val="none" w:sz="0" w:space="0" w:color="auto"/>
            <w:bottom w:val="none" w:sz="0" w:space="0" w:color="auto"/>
            <w:right w:val="none" w:sz="0" w:space="0" w:color="auto"/>
          </w:divBdr>
        </w:div>
        <w:div w:id="543561155">
          <w:marLeft w:val="640"/>
          <w:marRight w:val="0"/>
          <w:marTop w:val="0"/>
          <w:marBottom w:val="0"/>
          <w:divBdr>
            <w:top w:val="none" w:sz="0" w:space="0" w:color="auto"/>
            <w:left w:val="none" w:sz="0" w:space="0" w:color="auto"/>
            <w:bottom w:val="none" w:sz="0" w:space="0" w:color="auto"/>
            <w:right w:val="none" w:sz="0" w:space="0" w:color="auto"/>
          </w:divBdr>
        </w:div>
        <w:div w:id="1897163726">
          <w:marLeft w:val="640"/>
          <w:marRight w:val="0"/>
          <w:marTop w:val="0"/>
          <w:marBottom w:val="0"/>
          <w:divBdr>
            <w:top w:val="none" w:sz="0" w:space="0" w:color="auto"/>
            <w:left w:val="none" w:sz="0" w:space="0" w:color="auto"/>
            <w:bottom w:val="none" w:sz="0" w:space="0" w:color="auto"/>
            <w:right w:val="none" w:sz="0" w:space="0" w:color="auto"/>
          </w:divBdr>
        </w:div>
        <w:div w:id="1637879635">
          <w:marLeft w:val="640"/>
          <w:marRight w:val="0"/>
          <w:marTop w:val="0"/>
          <w:marBottom w:val="0"/>
          <w:divBdr>
            <w:top w:val="none" w:sz="0" w:space="0" w:color="auto"/>
            <w:left w:val="none" w:sz="0" w:space="0" w:color="auto"/>
            <w:bottom w:val="none" w:sz="0" w:space="0" w:color="auto"/>
            <w:right w:val="none" w:sz="0" w:space="0" w:color="auto"/>
          </w:divBdr>
        </w:div>
        <w:div w:id="1834485296">
          <w:marLeft w:val="640"/>
          <w:marRight w:val="0"/>
          <w:marTop w:val="0"/>
          <w:marBottom w:val="0"/>
          <w:divBdr>
            <w:top w:val="none" w:sz="0" w:space="0" w:color="auto"/>
            <w:left w:val="none" w:sz="0" w:space="0" w:color="auto"/>
            <w:bottom w:val="none" w:sz="0" w:space="0" w:color="auto"/>
            <w:right w:val="none" w:sz="0" w:space="0" w:color="auto"/>
          </w:divBdr>
        </w:div>
        <w:div w:id="1634366097">
          <w:marLeft w:val="640"/>
          <w:marRight w:val="0"/>
          <w:marTop w:val="0"/>
          <w:marBottom w:val="0"/>
          <w:divBdr>
            <w:top w:val="none" w:sz="0" w:space="0" w:color="auto"/>
            <w:left w:val="none" w:sz="0" w:space="0" w:color="auto"/>
            <w:bottom w:val="none" w:sz="0" w:space="0" w:color="auto"/>
            <w:right w:val="none" w:sz="0" w:space="0" w:color="auto"/>
          </w:divBdr>
        </w:div>
        <w:div w:id="1556235299">
          <w:marLeft w:val="640"/>
          <w:marRight w:val="0"/>
          <w:marTop w:val="0"/>
          <w:marBottom w:val="0"/>
          <w:divBdr>
            <w:top w:val="none" w:sz="0" w:space="0" w:color="auto"/>
            <w:left w:val="none" w:sz="0" w:space="0" w:color="auto"/>
            <w:bottom w:val="none" w:sz="0" w:space="0" w:color="auto"/>
            <w:right w:val="none" w:sz="0" w:space="0" w:color="auto"/>
          </w:divBdr>
        </w:div>
        <w:div w:id="455488261">
          <w:marLeft w:val="640"/>
          <w:marRight w:val="0"/>
          <w:marTop w:val="0"/>
          <w:marBottom w:val="0"/>
          <w:divBdr>
            <w:top w:val="none" w:sz="0" w:space="0" w:color="auto"/>
            <w:left w:val="none" w:sz="0" w:space="0" w:color="auto"/>
            <w:bottom w:val="none" w:sz="0" w:space="0" w:color="auto"/>
            <w:right w:val="none" w:sz="0" w:space="0" w:color="auto"/>
          </w:divBdr>
        </w:div>
        <w:div w:id="1439644392">
          <w:marLeft w:val="640"/>
          <w:marRight w:val="0"/>
          <w:marTop w:val="0"/>
          <w:marBottom w:val="0"/>
          <w:divBdr>
            <w:top w:val="none" w:sz="0" w:space="0" w:color="auto"/>
            <w:left w:val="none" w:sz="0" w:space="0" w:color="auto"/>
            <w:bottom w:val="none" w:sz="0" w:space="0" w:color="auto"/>
            <w:right w:val="none" w:sz="0" w:space="0" w:color="auto"/>
          </w:divBdr>
        </w:div>
        <w:div w:id="2088844274">
          <w:marLeft w:val="640"/>
          <w:marRight w:val="0"/>
          <w:marTop w:val="0"/>
          <w:marBottom w:val="0"/>
          <w:divBdr>
            <w:top w:val="none" w:sz="0" w:space="0" w:color="auto"/>
            <w:left w:val="none" w:sz="0" w:space="0" w:color="auto"/>
            <w:bottom w:val="none" w:sz="0" w:space="0" w:color="auto"/>
            <w:right w:val="none" w:sz="0" w:space="0" w:color="auto"/>
          </w:divBdr>
        </w:div>
        <w:div w:id="1475567505">
          <w:marLeft w:val="640"/>
          <w:marRight w:val="0"/>
          <w:marTop w:val="0"/>
          <w:marBottom w:val="0"/>
          <w:divBdr>
            <w:top w:val="none" w:sz="0" w:space="0" w:color="auto"/>
            <w:left w:val="none" w:sz="0" w:space="0" w:color="auto"/>
            <w:bottom w:val="none" w:sz="0" w:space="0" w:color="auto"/>
            <w:right w:val="none" w:sz="0" w:space="0" w:color="auto"/>
          </w:divBdr>
        </w:div>
        <w:div w:id="1889877871">
          <w:marLeft w:val="640"/>
          <w:marRight w:val="0"/>
          <w:marTop w:val="0"/>
          <w:marBottom w:val="0"/>
          <w:divBdr>
            <w:top w:val="none" w:sz="0" w:space="0" w:color="auto"/>
            <w:left w:val="none" w:sz="0" w:space="0" w:color="auto"/>
            <w:bottom w:val="none" w:sz="0" w:space="0" w:color="auto"/>
            <w:right w:val="none" w:sz="0" w:space="0" w:color="auto"/>
          </w:divBdr>
        </w:div>
        <w:div w:id="520094175">
          <w:marLeft w:val="640"/>
          <w:marRight w:val="0"/>
          <w:marTop w:val="0"/>
          <w:marBottom w:val="0"/>
          <w:divBdr>
            <w:top w:val="none" w:sz="0" w:space="0" w:color="auto"/>
            <w:left w:val="none" w:sz="0" w:space="0" w:color="auto"/>
            <w:bottom w:val="none" w:sz="0" w:space="0" w:color="auto"/>
            <w:right w:val="none" w:sz="0" w:space="0" w:color="auto"/>
          </w:divBdr>
        </w:div>
        <w:div w:id="1373388462">
          <w:marLeft w:val="640"/>
          <w:marRight w:val="0"/>
          <w:marTop w:val="0"/>
          <w:marBottom w:val="0"/>
          <w:divBdr>
            <w:top w:val="none" w:sz="0" w:space="0" w:color="auto"/>
            <w:left w:val="none" w:sz="0" w:space="0" w:color="auto"/>
            <w:bottom w:val="none" w:sz="0" w:space="0" w:color="auto"/>
            <w:right w:val="none" w:sz="0" w:space="0" w:color="auto"/>
          </w:divBdr>
        </w:div>
        <w:div w:id="764154979">
          <w:marLeft w:val="640"/>
          <w:marRight w:val="0"/>
          <w:marTop w:val="0"/>
          <w:marBottom w:val="0"/>
          <w:divBdr>
            <w:top w:val="none" w:sz="0" w:space="0" w:color="auto"/>
            <w:left w:val="none" w:sz="0" w:space="0" w:color="auto"/>
            <w:bottom w:val="none" w:sz="0" w:space="0" w:color="auto"/>
            <w:right w:val="none" w:sz="0" w:space="0" w:color="auto"/>
          </w:divBdr>
        </w:div>
        <w:div w:id="913735394">
          <w:marLeft w:val="640"/>
          <w:marRight w:val="0"/>
          <w:marTop w:val="0"/>
          <w:marBottom w:val="0"/>
          <w:divBdr>
            <w:top w:val="none" w:sz="0" w:space="0" w:color="auto"/>
            <w:left w:val="none" w:sz="0" w:space="0" w:color="auto"/>
            <w:bottom w:val="none" w:sz="0" w:space="0" w:color="auto"/>
            <w:right w:val="none" w:sz="0" w:space="0" w:color="auto"/>
          </w:divBdr>
        </w:div>
        <w:div w:id="1597709696">
          <w:marLeft w:val="640"/>
          <w:marRight w:val="0"/>
          <w:marTop w:val="0"/>
          <w:marBottom w:val="0"/>
          <w:divBdr>
            <w:top w:val="none" w:sz="0" w:space="0" w:color="auto"/>
            <w:left w:val="none" w:sz="0" w:space="0" w:color="auto"/>
            <w:bottom w:val="none" w:sz="0" w:space="0" w:color="auto"/>
            <w:right w:val="none" w:sz="0" w:space="0" w:color="auto"/>
          </w:divBdr>
        </w:div>
        <w:div w:id="1104763483">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077945">
      <w:bodyDiv w:val="1"/>
      <w:marLeft w:val="0"/>
      <w:marRight w:val="0"/>
      <w:marTop w:val="0"/>
      <w:marBottom w:val="0"/>
      <w:divBdr>
        <w:top w:val="none" w:sz="0" w:space="0" w:color="auto"/>
        <w:left w:val="none" w:sz="0" w:space="0" w:color="auto"/>
        <w:bottom w:val="none" w:sz="0" w:space="0" w:color="auto"/>
        <w:right w:val="none" w:sz="0" w:space="0" w:color="auto"/>
      </w:divBdr>
      <w:divsChild>
        <w:div w:id="553590987">
          <w:marLeft w:val="640"/>
          <w:marRight w:val="0"/>
          <w:marTop w:val="0"/>
          <w:marBottom w:val="0"/>
          <w:divBdr>
            <w:top w:val="none" w:sz="0" w:space="0" w:color="auto"/>
            <w:left w:val="none" w:sz="0" w:space="0" w:color="auto"/>
            <w:bottom w:val="none" w:sz="0" w:space="0" w:color="auto"/>
            <w:right w:val="none" w:sz="0" w:space="0" w:color="auto"/>
          </w:divBdr>
        </w:div>
        <w:div w:id="786316030">
          <w:marLeft w:val="640"/>
          <w:marRight w:val="0"/>
          <w:marTop w:val="0"/>
          <w:marBottom w:val="0"/>
          <w:divBdr>
            <w:top w:val="none" w:sz="0" w:space="0" w:color="auto"/>
            <w:left w:val="none" w:sz="0" w:space="0" w:color="auto"/>
            <w:bottom w:val="none" w:sz="0" w:space="0" w:color="auto"/>
            <w:right w:val="none" w:sz="0" w:space="0" w:color="auto"/>
          </w:divBdr>
        </w:div>
        <w:div w:id="1127705179">
          <w:marLeft w:val="640"/>
          <w:marRight w:val="0"/>
          <w:marTop w:val="0"/>
          <w:marBottom w:val="0"/>
          <w:divBdr>
            <w:top w:val="none" w:sz="0" w:space="0" w:color="auto"/>
            <w:left w:val="none" w:sz="0" w:space="0" w:color="auto"/>
            <w:bottom w:val="none" w:sz="0" w:space="0" w:color="auto"/>
            <w:right w:val="none" w:sz="0" w:space="0" w:color="auto"/>
          </w:divBdr>
        </w:div>
        <w:div w:id="1116019969">
          <w:marLeft w:val="640"/>
          <w:marRight w:val="0"/>
          <w:marTop w:val="0"/>
          <w:marBottom w:val="0"/>
          <w:divBdr>
            <w:top w:val="none" w:sz="0" w:space="0" w:color="auto"/>
            <w:left w:val="none" w:sz="0" w:space="0" w:color="auto"/>
            <w:bottom w:val="none" w:sz="0" w:space="0" w:color="auto"/>
            <w:right w:val="none" w:sz="0" w:space="0" w:color="auto"/>
          </w:divBdr>
        </w:div>
        <w:div w:id="1341933437">
          <w:marLeft w:val="640"/>
          <w:marRight w:val="0"/>
          <w:marTop w:val="0"/>
          <w:marBottom w:val="0"/>
          <w:divBdr>
            <w:top w:val="none" w:sz="0" w:space="0" w:color="auto"/>
            <w:left w:val="none" w:sz="0" w:space="0" w:color="auto"/>
            <w:bottom w:val="none" w:sz="0" w:space="0" w:color="auto"/>
            <w:right w:val="none" w:sz="0" w:space="0" w:color="auto"/>
          </w:divBdr>
        </w:div>
        <w:div w:id="750543116">
          <w:marLeft w:val="640"/>
          <w:marRight w:val="0"/>
          <w:marTop w:val="0"/>
          <w:marBottom w:val="0"/>
          <w:divBdr>
            <w:top w:val="none" w:sz="0" w:space="0" w:color="auto"/>
            <w:left w:val="none" w:sz="0" w:space="0" w:color="auto"/>
            <w:bottom w:val="none" w:sz="0" w:space="0" w:color="auto"/>
            <w:right w:val="none" w:sz="0" w:space="0" w:color="auto"/>
          </w:divBdr>
        </w:div>
        <w:div w:id="726147924">
          <w:marLeft w:val="640"/>
          <w:marRight w:val="0"/>
          <w:marTop w:val="0"/>
          <w:marBottom w:val="0"/>
          <w:divBdr>
            <w:top w:val="none" w:sz="0" w:space="0" w:color="auto"/>
            <w:left w:val="none" w:sz="0" w:space="0" w:color="auto"/>
            <w:bottom w:val="none" w:sz="0" w:space="0" w:color="auto"/>
            <w:right w:val="none" w:sz="0" w:space="0" w:color="auto"/>
          </w:divBdr>
        </w:div>
        <w:div w:id="1794133461">
          <w:marLeft w:val="640"/>
          <w:marRight w:val="0"/>
          <w:marTop w:val="0"/>
          <w:marBottom w:val="0"/>
          <w:divBdr>
            <w:top w:val="none" w:sz="0" w:space="0" w:color="auto"/>
            <w:left w:val="none" w:sz="0" w:space="0" w:color="auto"/>
            <w:bottom w:val="none" w:sz="0" w:space="0" w:color="auto"/>
            <w:right w:val="none" w:sz="0" w:space="0" w:color="auto"/>
          </w:divBdr>
        </w:div>
        <w:div w:id="2116974932">
          <w:marLeft w:val="640"/>
          <w:marRight w:val="0"/>
          <w:marTop w:val="0"/>
          <w:marBottom w:val="0"/>
          <w:divBdr>
            <w:top w:val="none" w:sz="0" w:space="0" w:color="auto"/>
            <w:left w:val="none" w:sz="0" w:space="0" w:color="auto"/>
            <w:bottom w:val="none" w:sz="0" w:space="0" w:color="auto"/>
            <w:right w:val="none" w:sz="0" w:space="0" w:color="auto"/>
          </w:divBdr>
        </w:div>
        <w:div w:id="1201284512">
          <w:marLeft w:val="640"/>
          <w:marRight w:val="0"/>
          <w:marTop w:val="0"/>
          <w:marBottom w:val="0"/>
          <w:divBdr>
            <w:top w:val="none" w:sz="0" w:space="0" w:color="auto"/>
            <w:left w:val="none" w:sz="0" w:space="0" w:color="auto"/>
            <w:bottom w:val="none" w:sz="0" w:space="0" w:color="auto"/>
            <w:right w:val="none" w:sz="0" w:space="0" w:color="auto"/>
          </w:divBdr>
        </w:div>
        <w:div w:id="44302542">
          <w:marLeft w:val="640"/>
          <w:marRight w:val="0"/>
          <w:marTop w:val="0"/>
          <w:marBottom w:val="0"/>
          <w:divBdr>
            <w:top w:val="none" w:sz="0" w:space="0" w:color="auto"/>
            <w:left w:val="none" w:sz="0" w:space="0" w:color="auto"/>
            <w:bottom w:val="none" w:sz="0" w:space="0" w:color="auto"/>
            <w:right w:val="none" w:sz="0" w:space="0" w:color="auto"/>
          </w:divBdr>
        </w:div>
        <w:div w:id="1836336550">
          <w:marLeft w:val="640"/>
          <w:marRight w:val="0"/>
          <w:marTop w:val="0"/>
          <w:marBottom w:val="0"/>
          <w:divBdr>
            <w:top w:val="none" w:sz="0" w:space="0" w:color="auto"/>
            <w:left w:val="none" w:sz="0" w:space="0" w:color="auto"/>
            <w:bottom w:val="none" w:sz="0" w:space="0" w:color="auto"/>
            <w:right w:val="none" w:sz="0" w:space="0" w:color="auto"/>
          </w:divBdr>
        </w:div>
        <w:div w:id="391119512">
          <w:marLeft w:val="640"/>
          <w:marRight w:val="0"/>
          <w:marTop w:val="0"/>
          <w:marBottom w:val="0"/>
          <w:divBdr>
            <w:top w:val="none" w:sz="0" w:space="0" w:color="auto"/>
            <w:left w:val="none" w:sz="0" w:space="0" w:color="auto"/>
            <w:bottom w:val="none" w:sz="0" w:space="0" w:color="auto"/>
            <w:right w:val="none" w:sz="0" w:space="0" w:color="auto"/>
          </w:divBdr>
        </w:div>
        <w:div w:id="473986574">
          <w:marLeft w:val="640"/>
          <w:marRight w:val="0"/>
          <w:marTop w:val="0"/>
          <w:marBottom w:val="0"/>
          <w:divBdr>
            <w:top w:val="none" w:sz="0" w:space="0" w:color="auto"/>
            <w:left w:val="none" w:sz="0" w:space="0" w:color="auto"/>
            <w:bottom w:val="none" w:sz="0" w:space="0" w:color="auto"/>
            <w:right w:val="none" w:sz="0" w:space="0" w:color="auto"/>
          </w:divBdr>
        </w:div>
        <w:div w:id="577178996">
          <w:marLeft w:val="640"/>
          <w:marRight w:val="0"/>
          <w:marTop w:val="0"/>
          <w:marBottom w:val="0"/>
          <w:divBdr>
            <w:top w:val="none" w:sz="0" w:space="0" w:color="auto"/>
            <w:left w:val="none" w:sz="0" w:space="0" w:color="auto"/>
            <w:bottom w:val="none" w:sz="0" w:space="0" w:color="auto"/>
            <w:right w:val="none" w:sz="0" w:space="0" w:color="auto"/>
          </w:divBdr>
        </w:div>
        <w:div w:id="490877416">
          <w:marLeft w:val="640"/>
          <w:marRight w:val="0"/>
          <w:marTop w:val="0"/>
          <w:marBottom w:val="0"/>
          <w:divBdr>
            <w:top w:val="none" w:sz="0" w:space="0" w:color="auto"/>
            <w:left w:val="none" w:sz="0" w:space="0" w:color="auto"/>
            <w:bottom w:val="none" w:sz="0" w:space="0" w:color="auto"/>
            <w:right w:val="none" w:sz="0" w:space="0" w:color="auto"/>
          </w:divBdr>
        </w:div>
        <w:div w:id="667709927">
          <w:marLeft w:val="640"/>
          <w:marRight w:val="0"/>
          <w:marTop w:val="0"/>
          <w:marBottom w:val="0"/>
          <w:divBdr>
            <w:top w:val="none" w:sz="0" w:space="0" w:color="auto"/>
            <w:left w:val="none" w:sz="0" w:space="0" w:color="auto"/>
            <w:bottom w:val="none" w:sz="0" w:space="0" w:color="auto"/>
            <w:right w:val="none" w:sz="0" w:space="0" w:color="auto"/>
          </w:divBdr>
        </w:div>
        <w:div w:id="1309165581">
          <w:marLeft w:val="640"/>
          <w:marRight w:val="0"/>
          <w:marTop w:val="0"/>
          <w:marBottom w:val="0"/>
          <w:divBdr>
            <w:top w:val="none" w:sz="0" w:space="0" w:color="auto"/>
            <w:left w:val="none" w:sz="0" w:space="0" w:color="auto"/>
            <w:bottom w:val="none" w:sz="0" w:space="0" w:color="auto"/>
            <w:right w:val="none" w:sz="0" w:space="0" w:color="auto"/>
          </w:divBdr>
        </w:div>
        <w:div w:id="1005279733">
          <w:marLeft w:val="640"/>
          <w:marRight w:val="0"/>
          <w:marTop w:val="0"/>
          <w:marBottom w:val="0"/>
          <w:divBdr>
            <w:top w:val="none" w:sz="0" w:space="0" w:color="auto"/>
            <w:left w:val="none" w:sz="0" w:space="0" w:color="auto"/>
            <w:bottom w:val="none" w:sz="0" w:space="0" w:color="auto"/>
            <w:right w:val="none" w:sz="0" w:space="0" w:color="auto"/>
          </w:divBdr>
        </w:div>
        <w:div w:id="1069228481">
          <w:marLeft w:val="640"/>
          <w:marRight w:val="0"/>
          <w:marTop w:val="0"/>
          <w:marBottom w:val="0"/>
          <w:divBdr>
            <w:top w:val="none" w:sz="0" w:space="0" w:color="auto"/>
            <w:left w:val="none" w:sz="0" w:space="0" w:color="auto"/>
            <w:bottom w:val="none" w:sz="0" w:space="0" w:color="auto"/>
            <w:right w:val="none" w:sz="0" w:space="0" w:color="auto"/>
          </w:divBdr>
        </w:div>
        <w:div w:id="93061967">
          <w:marLeft w:val="640"/>
          <w:marRight w:val="0"/>
          <w:marTop w:val="0"/>
          <w:marBottom w:val="0"/>
          <w:divBdr>
            <w:top w:val="none" w:sz="0" w:space="0" w:color="auto"/>
            <w:left w:val="none" w:sz="0" w:space="0" w:color="auto"/>
            <w:bottom w:val="none" w:sz="0" w:space="0" w:color="auto"/>
            <w:right w:val="none" w:sz="0" w:space="0" w:color="auto"/>
          </w:divBdr>
        </w:div>
        <w:div w:id="119689127">
          <w:marLeft w:val="640"/>
          <w:marRight w:val="0"/>
          <w:marTop w:val="0"/>
          <w:marBottom w:val="0"/>
          <w:divBdr>
            <w:top w:val="none" w:sz="0" w:space="0" w:color="auto"/>
            <w:left w:val="none" w:sz="0" w:space="0" w:color="auto"/>
            <w:bottom w:val="none" w:sz="0" w:space="0" w:color="auto"/>
            <w:right w:val="none" w:sz="0" w:space="0" w:color="auto"/>
          </w:divBdr>
        </w:div>
        <w:div w:id="1275819001">
          <w:marLeft w:val="640"/>
          <w:marRight w:val="0"/>
          <w:marTop w:val="0"/>
          <w:marBottom w:val="0"/>
          <w:divBdr>
            <w:top w:val="none" w:sz="0" w:space="0" w:color="auto"/>
            <w:left w:val="none" w:sz="0" w:space="0" w:color="auto"/>
            <w:bottom w:val="none" w:sz="0" w:space="0" w:color="auto"/>
            <w:right w:val="none" w:sz="0" w:space="0" w:color="auto"/>
          </w:divBdr>
        </w:div>
        <w:div w:id="1109620476">
          <w:marLeft w:val="640"/>
          <w:marRight w:val="0"/>
          <w:marTop w:val="0"/>
          <w:marBottom w:val="0"/>
          <w:divBdr>
            <w:top w:val="none" w:sz="0" w:space="0" w:color="auto"/>
            <w:left w:val="none" w:sz="0" w:space="0" w:color="auto"/>
            <w:bottom w:val="none" w:sz="0" w:space="0" w:color="auto"/>
            <w:right w:val="none" w:sz="0" w:space="0" w:color="auto"/>
          </w:divBdr>
        </w:div>
        <w:div w:id="1223444109">
          <w:marLeft w:val="640"/>
          <w:marRight w:val="0"/>
          <w:marTop w:val="0"/>
          <w:marBottom w:val="0"/>
          <w:divBdr>
            <w:top w:val="none" w:sz="0" w:space="0" w:color="auto"/>
            <w:left w:val="none" w:sz="0" w:space="0" w:color="auto"/>
            <w:bottom w:val="none" w:sz="0" w:space="0" w:color="auto"/>
            <w:right w:val="none" w:sz="0" w:space="0" w:color="auto"/>
          </w:divBdr>
        </w:div>
        <w:div w:id="1046487569">
          <w:marLeft w:val="640"/>
          <w:marRight w:val="0"/>
          <w:marTop w:val="0"/>
          <w:marBottom w:val="0"/>
          <w:divBdr>
            <w:top w:val="none" w:sz="0" w:space="0" w:color="auto"/>
            <w:left w:val="none" w:sz="0" w:space="0" w:color="auto"/>
            <w:bottom w:val="none" w:sz="0" w:space="0" w:color="auto"/>
            <w:right w:val="none" w:sz="0" w:space="0" w:color="auto"/>
          </w:divBdr>
        </w:div>
        <w:div w:id="2110006770">
          <w:marLeft w:val="640"/>
          <w:marRight w:val="0"/>
          <w:marTop w:val="0"/>
          <w:marBottom w:val="0"/>
          <w:divBdr>
            <w:top w:val="none" w:sz="0" w:space="0" w:color="auto"/>
            <w:left w:val="none" w:sz="0" w:space="0" w:color="auto"/>
            <w:bottom w:val="none" w:sz="0" w:space="0" w:color="auto"/>
            <w:right w:val="none" w:sz="0" w:space="0" w:color="auto"/>
          </w:divBdr>
        </w:div>
        <w:div w:id="1482649317">
          <w:marLeft w:val="640"/>
          <w:marRight w:val="0"/>
          <w:marTop w:val="0"/>
          <w:marBottom w:val="0"/>
          <w:divBdr>
            <w:top w:val="none" w:sz="0" w:space="0" w:color="auto"/>
            <w:left w:val="none" w:sz="0" w:space="0" w:color="auto"/>
            <w:bottom w:val="none" w:sz="0" w:space="0" w:color="auto"/>
            <w:right w:val="none" w:sz="0" w:space="0" w:color="auto"/>
          </w:divBdr>
        </w:div>
        <w:div w:id="55012013">
          <w:marLeft w:val="640"/>
          <w:marRight w:val="0"/>
          <w:marTop w:val="0"/>
          <w:marBottom w:val="0"/>
          <w:divBdr>
            <w:top w:val="none" w:sz="0" w:space="0" w:color="auto"/>
            <w:left w:val="none" w:sz="0" w:space="0" w:color="auto"/>
            <w:bottom w:val="none" w:sz="0" w:space="0" w:color="auto"/>
            <w:right w:val="none" w:sz="0" w:space="0" w:color="auto"/>
          </w:divBdr>
        </w:div>
        <w:div w:id="605891595">
          <w:marLeft w:val="640"/>
          <w:marRight w:val="0"/>
          <w:marTop w:val="0"/>
          <w:marBottom w:val="0"/>
          <w:divBdr>
            <w:top w:val="none" w:sz="0" w:space="0" w:color="auto"/>
            <w:left w:val="none" w:sz="0" w:space="0" w:color="auto"/>
            <w:bottom w:val="none" w:sz="0" w:space="0" w:color="auto"/>
            <w:right w:val="none" w:sz="0" w:space="0" w:color="auto"/>
          </w:divBdr>
        </w:div>
        <w:div w:id="884487258">
          <w:marLeft w:val="640"/>
          <w:marRight w:val="0"/>
          <w:marTop w:val="0"/>
          <w:marBottom w:val="0"/>
          <w:divBdr>
            <w:top w:val="none" w:sz="0" w:space="0" w:color="auto"/>
            <w:left w:val="none" w:sz="0" w:space="0" w:color="auto"/>
            <w:bottom w:val="none" w:sz="0" w:space="0" w:color="auto"/>
            <w:right w:val="none" w:sz="0" w:space="0" w:color="auto"/>
          </w:divBdr>
        </w:div>
        <w:div w:id="1840927111">
          <w:marLeft w:val="640"/>
          <w:marRight w:val="0"/>
          <w:marTop w:val="0"/>
          <w:marBottom w:val="0"/>
          <w:divBdr>
            <w:top w:val="none" w:sz="0" w:space="0" w:color="auto"/>
            <w:left w:val="none" w:sz="0" w:space="0" w:color="auto"/>
            <w:bottom w:val="none" w:sz="0" w:space="0" w:color="auto"/>
            <w:right w:val="none" w:sz="0" w:space="0" w:color="auto"/>
          </w:divBdr>
        </w:div>
        <w:div w:id="1077247477">
          <w:marLeft w:val="640"/>
          <w:marRight w:val="0"/>
          <w:marTop w:val="0"/>
          <w:marBottom w:val="0"/>
          <w:divBdr>
            <w:top w:val="none" w:sz="0" w:space="0" w:color="auto"/>
            <w:left w:val="none" w:sz="0" w:space="0" w:color="auto"/>
            <w:bottom w:val="none" w:sz="0" w:space="0" w:color="auto"/>
            <w:right w:val="none" w:sz="0" w:space="0" w:color="auto"/>
          </w:divBdr>
        </w:div>
        <w:div w:id="1563103782">
          <w:marLeft w:val="640"/>
          <w:marRight w:val="0"/>
          <w:marTop w:val="0"/>
          <w:marBottom w:val="0"/>
          <w:divBdr>
            <w:top w:val="none" w:sz="0" w:space="0" w:color="auto"/>
            <w:left w:val="none" w:sz="0" w:space="0" w:color="auto"/>
            <w:bottom w:val="none" w:sz="0" w:space="0" w:color="auto"/>
            <w:right w:val="none" w:sz="0" w:space="0" w:color="auto"/>
          </w:divBdr>
        </w:div>
        <w:div w:id="1151599154">
          <w:marLeft w:val="640"/>
          <w:marRight w:val="0"/>
          <w:marTop w:val="0"/>
          <w:marBottom w:val="0"/>
          <w:divBdr>
            <w:top w:val="none" w:sz="0" w:space="0" w:color="auto"/>
            <w:left w:val="none" w:sz="0" w:space="0" w:color="auto"/>
            <w:bottom w:val="none" w:sz="0" w:space="0" w:color="auto"/>
            <w:right w:val="none" w:sz="0" w:space="0" w:color="auto"/>
          </w:divBdr>
        </w:div>
        <w:div w:id="999578278">
          <w:marLeft w:val="640"/>
          <w:marRight w:val="0"/>
          <w:marTop w:val="0"/>
          <w:marBottom w:val="0"/>
          <w:divBdr>
            <w:top w:val="none" w:sz="0" w:space="0" w:color="auto"/>
            <w:left w:val="none" w:sz="0" w:space="0" w:color="auto"/>
            <w:bottom w:val="none" w:sz="0" w:space="0" w:color="auto"/>
            <w:right w:val="none" w:sz="0" w:space="0" w:color="auto"/>
          </w:divBdr>
        </w:div>
        <w:div w:id="1191063630">
          <w:marLeft w:val="640"/>
          <w:marRight w:val="0"/>
          <w:marTop w:val="0"/>
          <w:marBottom w:val="0"/>
          <w:divBdr>
            <w:top w:val="none" w:sz="0" w:space="0" w:color="auto"/>
            <w:left w:val="none" w:sz="0" w:space="0" w:color="auto"/>
            <w:bottom w:val="none" w:sz="0" w:space="0" w:color="auto"/>
            <w:right w:val="none" w:sz="0" w:space="0" w:color="auto"/>
          </w:divBdr>
        </w:div>
        <w:div w:id="913776316">
          <w:marLeft w:val="640"/>
          <w:marRight w:val="0"/>
          <w:marTop w:val="0"/>
          <w:marBottom w:val="0"/>
          <w:divBdr>
            <w:top w:val="none" w:sz="0" w:space="0" w:color="auto"/>
            <w:left w:val="none" w:sz="0" w:space="0" w:color="auto"/>
            <w:bottom w:val="none" w:sz="0" w:space="0" w:color="auto"/>
            <w:right w:val="none" w:sz="0" w:space="0" w:color="auto"/>
          </w:divBdr>
        </w:div>
        <w:div w:id="359739819">
          <w:marLeft w:val="640"/>
          <w:marRight w:val="0"/>
          <w:marTop w:val="0"/>
          <w:marBottom w:val="0"/>
          <w:divBdr>
            <w:top w:val="none" w:sz="0" w:space="0" w:color="auto"/>
            <w:left w:val="none" w:sz="0" w:space="0" w:color="auto"/>
            <w:bottom w:val="none" w:sz="0" w:space="0" w:color="auto"/>
            <w:right w:val="none" w:sz="0" w:space="0" w:color="auto"/>
          </w:divBdr>
        </w:div>
        <w:div w:id="78407835">
          <w:marLeft w:val="640"/>
          <w:marRight w:val="0"/>
          <w:marTop w:val="0"/>
          <w:marBottom w:val="0"/>
          <w:divBdr>
            <w:top w:val="none" w:sz="0" w:space="0" w:color="auto"/>
            <w:left w:val="none" w:sz="0" w:space="0" w:color="auto"/>
            <w:bottom w:val="none" w:sz="0" w:space="0" w:color="auto"/>
            <w:right w:val="none" w:sz="0" w:space="0" w:color="auto"/>
          </w:divBdr>
        </w:div>
        <w:div w:id="812143496">
          <w:marLeft w:val="640"/>
          <w:marRight w:val="0"/>
          <w:marTop w:val="0"/>
          <w:marBottom w:val="0"/>
          <w:divBdr>
            <w:top w:val="none" w:sz="0" w:space="0" w:color="auto"/>
            <w:left w:val="none" w:sz="0" w:space="0" w:color="auto"/>
            <w:bottom w:val="none" w:sz="0" w:space="0" w:color="auto"/>
            <w:right w:val="none" w:sz="0" w:space="0" w:color="auto"/>
          </w:divBdr>
        </w:div>
        <w:div w:id="838543212">
          <w:marLeft w:val="640"/>
          <w:marRight w:val="0"/>
          <w:marTop w:val="0"/>
          <w:marBottom w:val="0"/>
          <w:divBdr>
            <w:top w:val="none" w:sz="0" w:space="0" w:color="auto"/>
            <w:left w:val="none" w:sz="0" w:space="0" w:color="auto"/>
            <w:bottom w:val="none" w:sz="0" w:space="0" w:color="auto"/>
            <w:right w:val="none" w:sz="0" w:space="0" w:color="auto"/>
          </w:divBdr>
        </w:div>
        <w:div w:id="1693677687">
          <w:marLeft w:val="640"/>
          <w:marRight w:val="0"/>
          <w:marTop w:val="0"/>
          <w:marBottom w:val="0"/>
          <w:divBdr>
            <w:top w:val="none" w:sz="0" w:space="0" w:color="auto"/>
            <w:left w:val="none" w:sz="0" w:space="0" w:color="auto"/>
            <w:bottom w:val="none" w:sz="0" w:space="0" w:color="auto"/>
            <w:right w:val="none" w:sz="0" w:space="0" w:color="auto"/>
          </w:divBdr>
        </w:div>
        <w:div w:id="669479824">
          <w:marLeft w:val="640"/>
          <w:marRight w:val="0"/>
          <w:marTop w:val="0"/>
          <w:marBottom w:val="0"/>
          <w:divBdr>
            <w:top w:val="none" w:sz="0" w:space="0" w:color="auto"/>
            <w:left w:val="none" w:sz="0" w:space="0" w:color="auto"/>
            <w:bottom w:val="none" w:sz="0" w:space="0" w:color="auto"/>
            <w:right w:val="none" w:sz="0" w:space="0" w:color="auto"/>
          </w:divBdr>
        </w:div>
        <w:div w:id="2133403584">
          <w:marLeft w:val="640"/>
          <w:marRight w:val="0"/>
          <w:marTop w:val="0"/>
          <w:marBottom w:val="0"/>
          <w:divBdr>
            <w:top w:val="none" w:sz="0" w:space="0" w:color="auto"/>
            <w:left w:val="none" w:sz="0" w:space="0" w:color="auto"/>
            <w:bottom w:val="none" w:sz="0" w:space="0" w:color="auto"/>
            <w:right w:val="none" w:sz="0" w:space="0" w:color="auto"/>
          </w:divBdr>
        </w:div>
        <w:div w:id="166331616">
          <w:marLeft w:val="640"/>
          <w:marRight w:val="0"/>
          <w:marTop w:val="0"/>
          <w:marBottom w:val="0"/>
          <w:divBdr>
            <w:top w:val="none" w:sz="0" w:space="0" w:color="auto"/>
            <w:left w:val="none" w:sz="0" w:space="0" w:color="auto"/>
            <w:bottom w:val="none" w:sz="0" w:space="0" w:color="auto"/>
            <w:right w:val="none" w:sz="0" w:space="0" w:color="auto"/>
          </w:divBdr>
        </w:div>
        <w:div w:id="143159666">
          <w:marLeft w:val="640"/>
          <w:marRight w:val="0"/>
          <w:marTop w:val="0"/>
          <w:marBottom w:val="0"/>
          <w:divBdr>
            <w:top w:val="none" w:sz="0" w:space="0" w:color="auto"/>
            <w:left w:val="none" w:sz="0" w:space="0" w:color="auto"/>
            <w:bottom w:val="none" w:sz="0" w:space="0" w:color="auto"/>
            <w:right w:val="none" w:sz="0" w:space="0" w:color="auto"/>
          </w:divBdr>
        </w:div>
        <w:div w:id="1476408326">
          <w:marLeft w:val="640"/>
          <w:marRight w:val="0"/>
          <w:marTop w:val="0"/>
          <w:marBottom w:val="0"/>
          <w:divBdr>
            <w:top w:val="none" w:sz="0" w:space="0" w:color="auto"/>
            <w:left w:val="none" w:sz="0" w:space="0" w:color="auto"/>
            <w:bottom w:val="none" w:sz="0" w:space="0" w:color="auto"/>
            <w:right w:val="none" w:sz="0" w:space="0" w:color="auto"/>
          </w:divBdr>
        </w:div>
        <w:div w:id="1661931076">
          <w:marLeft w:val="640"/>
          <w:marRight w:val="0"/>
          <w:marTop w:val="0"/>
          <w:marBottom w:val="0"/>
          <w:divBdr>
            <w:top w:val="none" w:sz="0" w:space="0" w:color="auto"/>
            <w:left w:val="none" w:sz="0" w:space="0" w:color="auto"/>
            <w:bottom w:val="none" w:sz="0" w:space="0" w:color="auto"/>
            <w:right w:val="none" w:sz="0" w:space="0" w:color="auto"/>
          </w:divBdr>
        </w:div>
        <w:div w:id="1097753432">
          <w:marLeft w:val="640"/>
          <w:marRight w:val="0"/>
          <w:marTop w:val="0"/>
          <w:marBottom w:val="0"/>
          <w:divBdr>
            <w:top w:val="none" w:sz="0" w:space="0" w:color="auto"/>
            <w:left w:val="none" w:sz="0" w:space="0" w:color="auto"/>
            <w:bottom w:val="none" w:sz="0" w:space="0" w:color="auto"/>
            <w:right w:val="none" w:sz="0" w:space="0" w:color="auto"/>
          </w:divBdr>
        </w:div>
        <w:div w:id="1409769974">
          <w:marLeft w:val="640"/>
          <w:marRight w:val="0"/>
          <w:marTop w:val="0"/>
          <w:marBottom w:val="0"/>
          <w:divBdr>
            <w:top w:val="none" w:sz="0" w:space="0" w:color="auto"/>
            <w:left w:val="none" w:sz="0" w:space="0" w:color="auto"/>
            <w:bottom w:val="none" w:sz="0" w:space="0" w:color="auto"/>
            <w:right w:val="none" w:sz="0" w:space="0" w:color="auto"/>
          </w:divBdr>
        </w:div>
        <w:div w:id="1187981374">
          <w:marLeft w:val="640"/>
          <w:marRight w:val="0"/>
          <w:marTop w:val="0"/>
          <w:marBottom w:val="0"/>
          <w:divBdr>
            <w:top w:val="none" w:sz="0" w:space="0" w:color="auto"/>
            <w:left w:val="none" w:sz="0" w:space="0" w:color="auto"/>
            <w:bottom w:val="none" w:sz="0" w:space="0" w:color="auto"/>
            <w:right w:val="none" w:sz="0" w:space="0" w:color="auto"/>
          </w:divBdr>
        </w:div>
        <w:div w:id="1958831450">
          <w:marLeft w:val="640"/>
          <w:marRight w:val="0"/>
          <w:marTop w:val="0"/>
          <w:marBottom w:val="0"/>
          <w:divBdr>
            <w:top w:val="none" w:sz="0" w:space="0" w:color="auto"/>
            <w:left w:val="none" w:sz="0" w:space="0" w:color="auto"/>
            <w:bottom w:val="none" w:sz="0" w:space="0" w:color="auto"/>
            <w:right w:val="none" w:sz="0" w:space="0" w:color="auto"/>
          </w:divBdr>
        </w:div>
        <w:div w:id="1375235206">
          <w:marLeft w:val="640"/>
          <w:marRight w:val="0"/>
          <w:marTop w:val="0"/>
          <w:marBottom w:val="0"/>
          <w:divBdr>
            <w:top w:val="none" w:sz="0" w:space="0" w:color="auto"/>
            <w:left w:val="none" w:sz="0" w:space="0" w:color="auto"/>
            <w:bottom w:val="none" w:sz="0" w:space="0" w:color="auto"/>
            <w:right w:val="none" w:sz="0" w:space="0" w:color="auto"/>
          </w:divBdr>
        </w:div>
        <w:div w:id="1911229905">
          <w:marLeft w:val="640"/>
          <w:marRight w:val="0"/>
          <w:marTop w:val="0"/>
          <w:marBottom w:val="0"/>
          <w:divBdr>
            <w:top w:val="none" w:sz="0" w:space="0" w:color="auto"/>
            <w:left w:val="none" w:sz="0" w:space="0" w:color="auto"/>
            <w:bottom w:val="none" w:sz="0" w:space="0" w:color="auto"/>
            <w:right w:val="none" w:sz="0" w:space="0" w:color="auto"/>
          </w:divBdr>
        </w:div>
        <w:div w:id="347097183">
          <w:marLeft w:val="640"/>
          <w:marRight w:val="0"/>
          <w:marTop w:val="0"/>
          <w:marBottom w:val="0"/>
          <w:divBdr>
            <w:top w:val="none" w:sz="0" w:space="0" w:color="auto"/>
            <w:left w:val="none" w:sz="0" w:space="0" w:color="auto"/>
            <w:bottom w:val="none" w:sz="0" w:space="0" w:color="auto"/>
            <w:right w:val="none" w:sz="0" w:space="0" w:color="auto"/>
          </w:divBdr>
        </w:div>
        <w:div w:id="279651134">
          <w:marLeft w:val="640"/>
          <w:marRight w:val="0"/>
          <w:marTop w:val="0"/>
          <w:marBottom w:val="0"/>
          <w:divBdr>
            <w:top w:val="none" w:sz="0" w:space="0" w:color="auto"/>
            <w:left w:val="none" w:sz="0" w:space="0" w:color="auto"/>
            <w:bottom w:val="none" w:sz="0" w:space="0" w:color="auto"/>
            <w:right w:val="none" w:sz="0" w:space="0" w:color="auto"/>
          </w:divBdr>
        </w:div>
        <w:div w:id="573592239">
          <w:marLeft w:val="640"/>
          <w:marRight w:val="0"/>
          <w:marTop w:val="0"/>
          <w:marBottom w:val="0"/>
          <w:divBdr>
            <w:top w:val="none" w:sz="0" w:space="0" w:color="auto"/>
            <w:left w:val="none" w:sz="0" w:space="0" w:color="auto"/>
            <w:bottom w:val="none" w:sz="0" w:space="0" w:color="auto"/>
            <w:right w:val="none" w:sz="0" w:space="0" w:color="auto"/>
          </w:divBdr>
        </w:div>
        <w:div w:id="429593277">
          <w:marLeft w:val="640"/>
          <w:marRight w:val="0"/>
          <w:marTop w:val="0"/>
          <w:marBottom w:val="0"/>
          <w:divBdr>
            <w:top w:val="none" w:sz="0" w:space="0" w:color="auto"/>
            <w:left w:val="none" w:sz="0" w:space="0" w:color="auto"/>
            <w:bottom w:val="none" w:sz="0" w:space="0" w:color="auto"/>
            <w:right w:val="none" w:sz="0" w:space="0" w:color="auto"/>
          </w:divBdr>
        </w:div>
        <w:div w:id="1976324864">
          <w:marLeft w:val="640"/>
          <w:marRight w:val="0"/>
          <w:marTop w:val="0"/>
          <w:marBottom w:val="0"/>
          <w:divBdr>
            <w:top w:val="none" w:sz="0" w:space="0" w:color="auto"/>
            <w:left w:val="none" w:sz="0" w:space="0" w:color="auto"/>
            <w:bottom w:val="none" w:sz="0" w:space="0" w:color="auto"/>
            <w:right w:val="none" w:sz="0" w:space="0" w:color="auto"/>
          </w:divBdr>
        </w:div>
        <w:div w:id="910655387">
          <w:marLeft w:val="640"/>
          <w:marRight w:val="0"/>
          <w:marTop w:val="0"/>
          <w:marBottom w:val="0"/>
          <w:divBdr>
            <w:top w:val="none" w:sz="0" w:space="0" w:color="auto"/>
            <w:left w:val="none" w:sz="0" w:space="0" w:color="auto"/>
            <w:bottom w:val="none" w:sz="0" w:space="0" w:color="auto"/>
            <w:right w:val="none" w:sz="0" w:space="0" w:color="auto"/>
          </w:divBdr>
        </w:div>
        <w:div w:id="321472885">
          <w:marLeft w:val="640"/>
          <w:marRight w:val="0"/>
          <w:marTop w:val="0"/>
          <w:marBottom w:val="0"/>
          <w:divBdr>
            <w:top w:val="none" w:sz="0" w:space="0" w:color="auto"/>
            <w:left w:val="none" w:sz="0" w:space="0" w:color="auto"/>
            <w:bottom w:val="none" w:sz="0" w:space="0" w:color="auto"/>
            <w:right w:val="none" w:sz="0" w:space="0" w:color="auto"/>
          </w:divBdr>
        </w:div>
        <w:div w:id="845481106">
          <w:marLeft w:val="640"/>
          <w:marRight w:val="0"/>
          <w:marTop w:val="0"/>
          <w:marBottom w:val="0"/>
          <w:divBdr>
            <w:top w:val="none" w:sz="0" w:space="0" w:color="auto"/>
            <w:left w:val="none" w:sz="0" w:space="0" w:color="auto"/>
            <w:bottom w:val="none" w:sz="0" w:space="0" w:color="auto"/>
            <w:right w:val="none" w:sz="0" w:space="0" w:color="auto"/>
          </w:divBdr>
        </w:div>
        <w:div w:id="1821729241">
          <w:marLeft w:val="640"/>
          <w:marRight w:val="0"/>
          <w:marTop w:val="0"/>
          <w:marBottom w:val="0"/>
          <w:divBdr>
            <w:top w:val="none" w:sz="0" w:space="0" w:color="auto"/>
            <w:left w:val="none" w:sz="0" w:space="0" w:color="auto"/>
            <w:bottom w:val="none" w:sz="0" w:space="0" w:color="auto"/>
            <w:right w:val="none" w:sz="0" w:space="0" w:color="auto"/>
          </w:divBdr>
        </w:div>
        <w:div w:id="1701200435">
          <w:marLeft w:val="640"/>
          <w:marRight w:val="0"/>
          <w:marTop w:val="0"/>
          <w:marBottom w:val="0"/>
          <w:divBdr>
            <w:top w:val="none" w:sz="0" w:space="0" w:color="auto"/>
            <w:left w:val="none" w:sz="0" w:space="0" w:color="auto"/>
            <w:bottom w:val="none" w:sz="0" w:space="0" w:color="auto"/>
            <w:right w:val="none" w:sz="0" w:space="0" w:color="auto"/>
          </w:divBdr>
        </w:div>
        <w:div w:id="749929488">
          <w:marLeft w:val="640"/>
          <w:marRight w:val="0"/>
          <w:marTop w:val="0"/>
          <w:marBottom w:val="0"/>
          <w:divBdr>
            <w:top w:val="none" w:sz="0" w:space="0" w:color="auto"/>
            <w:left w:val="none" w:sz="0" w:space="0" w:color="auto"/>
            <w:bottom w:val="none" w:sz="0" w:space="0" w:color="auto"/>
            <w:right w:val="none" w:sz="0" w:space="0" w:color="auto"/>
          </w:divBdr>
        </w:div>
        <w:div w:id="1671251674">
          <w:marLeft w:val="640"/>
          <w:marRight w:val="0"/>
          <w:marTop w:val="0"/>
          <w:marBottom w:val="0"/>
          <w:divBdr>
            <w:top w:val="none" w:sz="0" w:space="0" w:color="auto"/>
            <w:left w:val="none" w:sz="0" w:space="0" w:color="auto"/>
            <w:bottom w:val="none" w:sz="0" w:space="0" w:color="auto"/>
            <w:right w:val="none" w:sz="0" w:space="0" w:color="auto"/>
          </w:divBdr>
        </w:div>
        <w:div w:id="747269724">
          <w:marLeft w:val="640"/>
          <w:marRight w:val="0"/>
          <w:marTop w:val="0"/>
          <w:marBottom w:val="0"/>
          <w:divBdr>
            <w:top w:val="none" w:sz="0" w:space="0" w:color="auto"/>
            <w:left w:val="none" w:sz="0" w:space="0" w:color="auto"/>
            <w:bottom w:val="none" w:sz="0" w:space="0" w:color="auto"/>
            <w:right w:val="none" w:sz="0" w:space="0" w:color="auto"/>
          </w:divBdr>
        </w:div>
        <w:div w:id="1613782266">
          <w:marLeft w:val="640"/>
          <w:marRight w:val="0"/>
          <w:marTop w:val="0"/>
          <w:marBottom w:val="0"/>
          <w:divBdr>
            <w:top w:val="none" w:sz="0" w:space="0" w:color="auto"/>
            <w:left w:val="none" w:sz="0" w:space="0" w:color="auto"/>
            <w:bottom w:val="none" w:sz="0" w:space="0" w:color="auto"/>
            <w:right w:val="none" w:sz="0" w:space="0" w:color="auto"/>
          </w:divBdr>
        </w:div>
        <w:div w:id="2144158487">
          <w:marLeft w:val="640"/>
          <w:marRight w:val="0"/>
          <w:marTop w:val="0"/>
          <w:marBottom w:val="0"/>
          <w:divBdr>
            <w:top w:val="none" w:sz="0" w:space="0" w:color="auto"/>
            <w:left w:val="none" w:sz="0" w:space="0" w:color="auto"/>
            <w:bottom w:val="none" w:sz="0" w:space="0" w:color="auto"/>
            <w:right w:val="none" w:sz="0" w:space="0" w:color="auto"/>
          </w:divBdr>
        </w:div>
        <w:div w:id="1942762714">
          <w:marLeft w:val="640"/>
          <w:marRight w:val="0"/>
          <w:marTop w:val="0"/>
          <w:marBottom w:val="0"/>
          <w:divBdr>
            <w:top w:val="none" w:sz="0" w:space="0" w:color="auto"/>
            <w:left w:val="none" w:sz="0" w:space="0" w:color="auto"/>
            <w:bottom w:val="none" w:sz="0" w:space="0" w:color="auto"/>
            <w:right w:val="none" w:sz="0" w:space="0" w:color="auto"/>
          </w:divBdr>
        </w:div>
        <w:div w:id="567692451">
          <w:marLeft w:val="640"/>
          <w:marRight w:val="0"/>
          <w:marTop w:val="0"/>
          <w:marBottom w:val="0"/>
          <w:divBdr>
            <w:top w:val="none" w:sz="0" w:space="0" w:color="auto"/>
            <w:left w:val="none" w:sz="0" w:space="0" w:color="auto"/>
            <w:bottom w:val="none" w:sz="0" w:space="0" w:color="auto"/>
            <w:right w:val="none" w:sz="0" w:space="0" w:color="auto"/>
          </w:divBdr>
        </w:div>
        <w:div w:id="681206698">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263004293">
          <w:marLeft w:val="640"/>
          <w:marRight w:val="0"/>
          <w:marTop w:val="0"/>
          <w:marBottom w:val="0"/>
          <w:divBdr>
            <w:top w:val="none" w:sz="0" w:space="0" w:color="auto"/>
            <w:left w:val="none" w:sz="0" w:space="0" w:color="auto"/>
            <w:bottom w:val="none" w:sz="0" w:space="0" w:color="auto"/>
            <w:right w:val="none" w:sz="0" w:space="0" w:color="auto"/>
          </w:divBdr>
        </w:div>
        <w:div w:id="348484143">
          <w:marLeft w:val="640"/>
          <w:marRight w:val="0"/>
          <w:marTop w:val="0"/>
          <w:marBottom w:val="0"/>
          <w:divBdr>
            <w:top w:val="none" w:sz="0" w:space="0" w:color="auto"/>
            <w:left w:val="none" w:sz="0" w:space="0" w:color="auto"/>
            <w:bottom w:val="none" w:sz="0" w:space="0" w:color="auto"/>
            <w:right w:val="none" w:sz="0" w:space="0" w:color="auto"/>
          </w:divBdr>
        </w:div>
        <w:div w:id="383677159">
          <w:marLeft w:val="640"/>
          <w:marRight w:val="0"/>
          <w:marTop w:val="0"/>
          <w:marBottom w:val="0"/>
          <w:divBdr>
            <w:top w:val="none" w:sz="0" w:space="0" w:color="auto"/>
            <w:left w:val="none" w:sz="0" w:space="0" w:color="auto"/>
            <w:bottom w:val="none" w:sz="0" w:space="0" w:color="auto"/>
            <w:right w:val="none" w:sz="0" w:space="0" w:color="auto"/>
          </w:divBdr>
        </w:div>
        <w:div w:id="806314090">
          <w:marLeft w:val="640"/>
          <w:marRight w:val="0"/>
          <w:marTop w:val="0"/>
          <w:marBottom w:val="0"/>
          <w:divBdr>
            <w:top w:val="none" w:sz="0" w:space="0" w:color="auto"/>
            <w:left w:val="none" w:sz="0" w:space="0" w:color="auto"/>
            <w:bottom w:val="none" w:sz="0" w:space="0" w:color="auto"/>
            <w:right w:val="none" w:sz="0" w:space="0" w:color="auto"/>
          </w:divBdr>
        </w:div>
        <w:div w:id="2014647682">
          <w:marLeft w:val="640"/>
          <w:marRight w:val="0"/>
          <w:marTop w:val="0"/>
          <w:marBottom w:val="0"/>
          <w:divBdr>
            <w:top w:val="none" w:sz="0" w:space="0" w:color="auto"/>
            <w:left w:val="none" w:sz="0" w:space="0" w:color="auto"/>
            <w:bottom w:val="none" w:sz="0" w:space="0" w:color="auto"/>
            <w:right w:val="none" w:sz="0" w:space="0" w:color="auto"/>
          </w:divBdr>
        </w:div>
        <w:div w:id="922839433">
          <w:marLeft w:val="640"/>
          <w:marRight w:val="0"/>
          <w:marTop w:val="0"/>
          <w:marBottom w:val="0"/>
          <w:divBdr>
            <w:top w:val="none" w:sz="0" w:space="0" w:color="auto"/>
            <w:left w:val="none" w:sz="0" w:space="0" w:color="auto"/>
            <w:bottom w:val="none" w:sz="0" w:space="0" w:color="auto"/>
            <w:right w:val="none" w:sz="0" w:space="0" w:color="auto"/>
          </w:divBdr>
        </w:div>
        <w:div w:id="1624772312">
          <w:marLeft w:val="640"/>
          <w:marRight w:val="0"/>
          <w:marTop w:val="0"/>
          <w:marBottom w:val="0"/>
          <w:divBdr>
            <w:top w:val="none" w:sz="0" w:space="0" w:color="auto"/>
            <w:left w:val="none" w:sz="0" w:space="0" w:color="auto"/>
            <w:bottom w:val="none" w:sz="0" w:space="0" w:color="auto"/>
            <w:right w:val="none" w:sz="0" w:space="0" w:color="auto"/>
          </w:divBdr>
        </w:div>
        <w:div w:id="2078165641">
          <w:marLeft w:val="640"/>
          <w:marRight w:val="0"/>
          <w:marTop w:val="0"/>
          <w:marBottom w:val="0"/>
          <w:divBdr>
            <w:top w:val="none" w:sz="0" w:space="0" w:color="auto"/>
            <w:left w:val="none" w:sz="0" w:space="0" w:color="auto"/>
            <w:bottom w:val="none" w:sz="0" w:space="0" w:color="auto"/>
            <w:right w:val="none" w:sz="0" w:space="0" w:color="auto"/>
          </w:divBdr>
        </w:div>
        <w:div w:id="179440969">
          <w:marLeft w:val="640"/>
          <w:marRight w:val="0"/>
          <w:marTop w:val="0"/>
          <w:marBottom w:val="0"/>
          <w:divBdr>
            <w:top w:val="none" w:sz="0" w:space="0" w:color="auto"/>
            <w:left w:val="none" w:sz="0" w:space="0" w:color="auto"/>
            <w:bottom w:val="none" w:sz="0" w:space="0" w:color="auto"/>
            <w:right w:val="none" w:sz="0" w:space="0" w:color="auto"/>
          </w:divBdr>
        </w:div>
        <w:div w:id="903023980">
          <w:marLeft w:val="640"/>
          <w:marRight w:val="0"/>
          <w:marTop w:val="0"/>
          <w:marBottom w:val="0"/>
          <w:divBdr>
            <w:top w:val="none" w:sz="0" w:space="0" w:color="auto"/>
            <w:left w:val="none" w:sz="0" w:space="0" w:color="auto"/>
            <w:bottom w:val="none" w:sz="0" w:space="0" w:color="auto"/>
            <w:right w:val="none" w:sz="0" w:space="0" w:color="auto"/>
          </w:divBdr>
        </w:div>
        <w:div w:id="1979258717">
          <w:marLeft w:val="640"/>
          <w:marRight w:val="0"/>
          <w:marTop w:val="0"/>
          <w:marBottom w:val="0"/>
          <w:divBdr>
            <w:top w:val="none" w:sz="0" w:space="0" w:color="auto"/>
            <w:left w:val="none" w:sz="0" w:space="0" w:color="auto"/>
            <w:bottom w:val="none" w:sz="0" w:space="0" w:color="auto"/>
            <w:right w:val="none" w:sz="0" w:space="0" w:color="auto"/>
          </w:divBdr>
        </w:div>
        <w:div w:id="1629167506">
          <w:marLeft w:val="640"/>
          <w:marRight w:val="0"/>
          <w:marTop w:val="0"/>
          <w:marBottom w:val="0"/>
          <w:divBdr>
            <w:top w:val="none" w:sz="0" w:space="0" w:color="auto"/>
            <w:left w:val="none" w:sz="0" w:space="0" w:color="auto"/>
            <w:bottom w:val="none" w:sz="0" w:space="0" w:color="auto"/>
            <w:right w:val="none" w:sz="0" w:space="0" w:color="auto"/>
          </w:divBdr>
        </w:div>
        <w:div w:id="805392922">
          <w:marLeft w:val="640"/>
          <w:marRight w:val="0"/>
          <w:marTop w:val="0"/>
          <w:marBottom w:val="0"/>
          <w:divBdr>
            <w:top w:val="none" w:sz="0" w:space="0" w:color="auto"/>
            <w:left w:val="none" w:sz="0" w:space="0" w:color="auto"/>
            <w:bottom w:val="none" w:sz="0" w:space="0" w:color="auto"/>
            <w:right w:val="none" w:sz="0" w:space="0" w:color="auto"/>
          </w:divBdr>
        </w:div>
        <w:div w:id="1369601719">
          <w:marLeft w:val="640"/>
          <w:marRight w:val="0"/>
          <w:marTop w:val="0"/>
          <w:marBottom w:val="0"/>
          <w:divBdr>
            <w:top w:val="none" w:sz="0" w:space="0" w:color="auto"/>
            <w:left w:val="none" w:sz="0" w:space="0" w:color="auto"/>
            <w:bottom w:val="none" w:sz="0" w:space="0" w:color="auto"/>
            <w:right w:val="none" w:sz="0" w:space="0" w:color="auto"/>
          </w:divBdr>
        </w:div>
        <w:div w:id="1978947836">
          <w:marLeft w:val="640"/>
          <w:marRight w:val="0"/>
          <w:marTop w:val="0"/>
          <w:marBottom w:val="0"/>
          <w:divBdr>
            <w:top w:val="none" w:sz="0" w:space="0" w:color="auto"/>
            <w:left w:val="none" w:sz="0" w:space="0" w:color="auto"/>
            <w:bottom w:val="none" w:sz="0" w:space="0" w:color="auto"/>
            <w:right w:val="none" w:sz="0" w:space="0" w:color="auto"/>
          </w:divBdr>
        </w:div>
        <w:div w:id="1636910317">
          <w:marLeft w:val="640"/>
          <w:marRight w:val="0"/>
          <w:marTop w:val="0"/>
          <w:marBottom w:val="0"/>
          <w:divBdr>
            <w:top w:val="none" w:sz="0" w:space="0" w:color="auto"/>
            <w:left w:val="none" w:sz="0" w:space="0" w:color="auto"/>
            <w:bottom w:val="none" w:sz="0" w:space="0" w:color="auto"/>
            <w:right w:val="none" w:sz="0" w:space="0" w:color="auto"/>
          </w:divBdr>
        </w:div>
        <w:div w:id="1722825856">
          <w:marLeft w:val="640"/>
          <w:marRight w:val="0"/>
          <w:marTop w:val="0"/>
          <w:marBottom w:val="0"/>
          <w:divBdr>
            <w:top w:val="none" w:sz="0" w:space="0" w:color="auto"/>
            <w:left w:val="none" w:sz="0" w:space="0" w:color="auto"/>
            <w:bottom w:val="none" w:sz="0" w:space="0" w:color="auto"/>
            <w:right w:val="none" w:sz="0" w:space="0" w:color="auto"/>
          </w:divBdr>
        </w:div>
        <w:div w:id="597561082">
          <w:marLeft w:val="640"/>
          <w:marRight w:val="0"/>
          <w:marTop w:val="0"/>
          <w:marBottom w:val="0"/>
          <w:divBdr>
            <w:top w:val="none" w:sz="0" w:space="0" w:color="auto"/>
            <w:left w:val="none" w:sz="0" w:space="0" w:color="auto"/>
            <w:bottom w:val="none" w:sz="0" w:space="0" w:color="auto"/>
            <w:right w:val="none" w:sz="0" w:space="0" w:color="auto"/>
          </w:divBdr>
        </w:div>
        <w:div w:id="575673571">
          <w:marLeft w:val="640"/>
          <w:marRight w:val="0"/>
          <w:marTop w:val="0"/>
          <w:marBottom w:val="0"/>
          <w:divBdr>
            <w:top w:val="none" w:sz="0" w:space="0" w:color="auto"/>
            <w:left w:val="none" w:sz="0" w:space="0" w:color="auto"/>
            <w:bottom w:val="none" w:sz="0" w:space="0" w:color="auto"/>
            <w:right w:val="none" w:sz="0" w:space="0" w:color="auto"/>
          </w:divBdr>
        </w:div>
        <w:div w:id="1759476628">
          <w:marLeft w:val="640"/>
          <w:marRight w:val="0"/>
          <w:marTop w:val="0"/>
          <w:marBottom w:val="0"/>
          <w:divBdr>
            <w:top w:val="none" w:sz="0" w:space="0" w:color="auto"/>
            <w:left w:val="none" w:sz="0" w:space="0" w:color="auto"/>
            <w:bottom w:val="none" w:sz="0" w:space="0" w:color="auto"/>
            <w:right w:val="none" w:sz="0" w:space="0" w:color="auto"/>
          </w:divBdr>
        </w:div>
        <w:div w:id="1994335881">
          <w:marLeft w:val="640"/>
          <w:marRight w:val="0"/>
          <w:marTop w:val="0"/>
          <w:marBottom w:val="0"/>
          <w:divBdr>
            <w:top w:val="none" w:sz="0" w:space="0" w:color="auto"/>
            <w:left w:val="none" w:sz="0" w:space="0" w:color="auto"/>
            <w:bottom w:val="none" w:sz="0" w:space="0" w:color="auto"/>
            <w:right w:val="none" w:sz="0" w:space="0" w:color="auto"/>
          </w:divBdr>
        </w:div>
        <w:div w:id="1772629315">
          <w:marLeft w:val="640"/>
          <w:marRight w:val="0"/>
          <w:marTop w:val="0"/>
          <w:marBottom w:val="0"/>
          <w:divBdr>
            <w:top w:val="none" w:sz="0" w:space="0" w:color="auto"/>
            <w:left w:val="none" w:sz="0" w:space="0" w:color="auto"/>
            <w:bottom w:val="none" w:sz="0" w:space="0" w:color="auto"/>
            <w:right w:val="none" w:sz="0" w:space="0" w:color="auto"/>
          </w:divBdr>
        </w:div>
        <w:div w:id="1927879644">
          <w:marLeft w:val="640"/>
          <w:marRight w:val="0"/>
          <w:marTop w:val="0"/>
          <w:marBottom w:val="0"/>
          <w:divBdr>
            <w:top w:val="none" w:sz="0" w:space="0" w:color="auto"/>
            <w:left w:val="none" w:sz="0" w:space="0" w:color="auto"/>
            <w:bottom w:val="none" w:sz="0" w:space="0" w:color="auto"/>
            <w:right w:val="none" w:sz="0" w:space="0" w:color="auto"/>
          </w:divBdr>
        </w:div>
        <w:div w:id="1370913022">
          <w:marLeft w:val="640"/>
          <w:marRight w:val="0"/>
          <w:marTop w:val="0"/>
          <w:marBottom w:val="0"/>
          <w:divBdr>
            <w:top w:val="none" w:sz="0" w:space="0" w:color="auto"/>
            <w:left w:val="none" w:sz="0" w:space="0" w:color="auto"/>
            <w:bottom w:val="none" w:sz="0" w:space="0" w:color="auto"/>
            <w:right w:val="none" w:sz="0" w:space="0" w:color="auto"/>
          </w:divBdr>
        </w:div>
        <w:div w:id="1132481640">
          <w:marLeft w:val="640"/>
          <w:marRight w:val="0"/>
          <w:marTop w:val="0"/>
          <w:marBottom w:val="0"/>
          <w:divBdr>
            <w:top w:val="none" w:sz="0" w:space="0" w:color="auto"/>
            <w:left w:val="none" w:sz="0" w:space="0" w:color="auto"/>
            <w:bottom w:val="none" w:sz="0" w:space="0" w:color="auto"/>
            <w:right w:val="none" w:sz="0" w:space="0" w:color="auto"/>
          </w:divBdr>
        </w:div>
        <w:div w:id="1109004638">
          <w:marLeft w:val="640"/>
          <w:marRight w:val="0"/>
          <w:marTop w:val="0"/>
          <w:marBottom w:val="0"/>
          <w:divBdr>
            <w:top w:val="none" w:sz="0" w:space="0" w:color="auto"/>
            <w:left w:val="none" w:sz="0" w:space="0" w:color="auto"/>
            <w:bottom w:val="none" w:sz="0" w:space="0" w:color="auto"/>
            <w:right w:val="none" w:sz="0" w:space="0" w:color="auto"/>
          </w:divBdr>
        </w:div>
        <w:div w:id="1431048689">
          <w:marLeft w:val="640"/>
          <w:marRight w:val="0"/>
          <w:marTop w:val="0"/>
          <w:marBottom w:val="0"/>
          <w:divBdr>
            <w:top w:val="none" w:sz="0" w:space="0" w:color="auto"/>
            <w:left w:val="none" w:sz="0" w:space="0" w:color="auto"/>
            <w:bottom w:val="none" w:sz="0" w:space="0" w:color="auto"/>
            <w:right w:val="none" w:sz="0" w:space="0" w:color="auto"/>
          </w:divBdr>
        </w:div>
        <w:div w:id="1395007788">
          <w:marLeft w:val="640"/>
          <w:marRight w:val="0"/>
          <w:marTop w:val="0"/>
          <w:marBottom w:val="0"/>
          <w:divBdr>
            <w:top w:val="none" w:sz="0" w:space="0" w:color="auto"/>
            <w:left w:val="none" w:sz="0" w:space="0" w:color="auto"/>
            <w:bottom w:val="none" w:sz="0" w:space="0" w:color="auto"/>
            <w:right w:val="none" w:sz="0" w:space="0" w:color="auto"/>
          </w:divBdr>
        </w:div>
        <w:div w:id="516890084">
          <w:marLeft w:val="640"/>
          <w:marRight w:val="0"/>
          <w:marTop w:val="0"/>
          <w:marBottom w:val="0"/>
          <w:divBdr>
            <w:top w:val="none" w:sz="0" w:space="0" w:color="auto"/>
            <w:left w:val="none" w:sz="0" w:space="0" w:color="auto"/>
            <w:bottom w:val="none" w:sz="0" w:space="0" w:color="auto"/>
            <w:right w:val="none" w:sz="0" w:space="0" w:color="auto"/>
          </w:divBdr>
        </w:div>
        <w:div w:id="881601713">
          <w:marLeft w:val="640"/>
          <w:marRight w:val="0"/>
          <w:marTop w:val="0"/>
          <w:marBottom w:val="0"/>
          <w:divBdr>
            <w:top w:val="none" w:sz="0" w:space="0" w:color="auto"/>
            <w:left w:val="none" w:sz="0" w:space="0" w:color="auto"/>
            <w:bottom w:val="none" w:sz="0" w:space="0" w:color="auto"/>
            <w:right w:val="none" w:sz="0" w:space="0" w:color="auto"/>
          </w:divBdr>
        </w:div>
        <w:div w:id="580986439">
          <w:marLeft w:val="640"/>
          <w:marRight w:val="0"/>
          <w:marTop w:val="0"/>
          <w:marBottom w:val="0"/>
          <w:divBdr>
            <w:top w:val="none" w:sz="0" w:space="0" w:color="auto"/>
            <w:left w:val="none" w:sz="0" w:space="0" w:color="auto"/>
            <w:bottom w:val="none" w:sz="0" w:space="0" w:color="auto"/>
            <w:right w:val="none" w:sz="0" w:space="0" w:color="auto"/>
          </w:divBdr>
        </w:div>
        <w:div w:id="7424">
          <w:marLeft w:val="640"/>
          <w:marRight w:val="0"/>
          <w:marTop w:val="0"/>
          <w:marBottom w:val="0"/>
          <w:divBdr>
            <w:top w:val="none" w:sz="0" w:space="0" w:color="auto"/>
            <w:left w:val="none" w:sz="0" w:space="0" w:color="auto"/>
            <w:bottom w:val="none" w:sz="0" w:space="0" w:color="auto"/>
            <w:right w:val="none" w:sz="0" w:space="0" w:color="auto"/>
          </w:divBdr>
        </w:div>
        <w:div w:id="587274877">
          <w:marLeft w:val="640"/>
          <w:marRight w:val="0"/>
          <w:marTop w:val="0"/>
          <w:marBottom w:val="0"/>
          <w:divBdr>
            <w:top w:val="none" w:sz="0" w:space="0" w:color="auto"/>
            <w:left w:val="none" w:sz="0" w:space="0" w:color="auto"/>
            <w:bottom w:val="none" w:sz="0" w:space="0" w:color="auto"/>
            <w:right w:val="none" w:sz="0" w:space="0" w:color="auto"/>
          </w:divBdr>
        </w:div>
        <w:div w:id="1103307528">
          <w:marLeft w:val="640"/>
          <w:marRight w:val="0"/>
          <w:marTop w:val="0"/>
          <w:marBottom w:val="0"/>
          <w:divBdr>
            <w:top w:val="none" w:sz="0" w:space="0" w:color="auto"/>
            <w:left w:val="none" w:sz="0" w:space="0" w:color="auto"/>
            <w:bottom w:val="none" w:sz="0" w:space="0" w:color="auto"/>
            <w:right w:val="none" w:sz="0" w:space="0" w:color="auto"/>
          </w:divBdr>
        </w:div>
        <w:div w:id="1789154293">
          <w:marLeft w:val="640"/>
          <w:marRight w:val="0"/>
          <w:marTop w:val="0"/>
          <w:marBottom w:val="0"/>
          <w:divBdr>
            <w:top w:val="none" w:sz="0" w:space="0" w:color="auto"/>
            <w:left w:val="none" w:sz="0" w:space="0" w:color="auto"/>
            <w:bottom w:val="none" w:sz="0" w:space="0" w:color="auto"/>
            <w:right w:val="none" w:sz="0" w:space="0" w:color="auto"/>
          </w:divBdr>
        </w:div>
        <w:div w:id="1824270925">
          <w:marLeft w:val="640"/>
          <w:marRight w:val="0"/>
          <w:marTop w:val="0"/>
          <w:marBottom w:val="0"/>
          <w:divBdr>
            <w:top w:val="none" w:sz="0" w:space="0" w:color="auto"/>
            <w:left w:val="none" w:sz="0" w:space="0" w:color="auto"/>
            <w:bottom w:val="none" w:sz="0" w:space="0" w:color="auto"/>
            <w:right w:val="none" w:sz="0" w:space="0" w:color="auto"/>
          </w:divBdr>
        </w:div>
        <w:div w:id="1744181983">
          <w:marLeft w:val="640"/>
          <w:marRight w:val="0"/>
          <w:marTop w:val="0"/>
          <w:marBottom w:val="0"/>
          <w:divBdr>
            <w:top w:val="none" w:sz="0" w:space="0" w:color="auto"/>
            <w:left w:val="none" w:sz="0" w:space="0" w:color="auto"/>
            <w:bottom w:val="none" w:sz="0" w:space="0" w:color="auto"/>
            <w:right w:val="none" w:sz="0" w:space="0" w:color="auto"/>
          </w:divBdr>
        </w:div>
        <w:div w:id="1936474105">
          <w:marLeft w:val="640"/>
          <w:marRight w:val="0"/>
          <w:marTop w:val="0"/>
          <w:marBottom w:val="0"/>
          <w:divBdr>
            <w:top w:val="none" w:sz="0" w:space="0" w:color="auto"/>
            <w:left w:val="none" w:sz="0" w:space="0" w:color="auto"/>
            <w:bottom w:val="none" w:sz="0" w:space="0" w:color="auto"/>
            <w:right w:val="none" w:sz="0" w:space="0" w:color="auto"/>
          </w:divBdr>
        </w:div>
        <w:div w:id="1152872100">
          <w:marLeft w:val="640"/>
          <w:marRight w:val="0"/>
          <w:marTop w:val="0"/>
          <w:marBottom w:val="0"/>
          <w:divBdr>
            <w:top w:val="none" w:sz="0" w:space="0" w:color="auto"/>
            <w:left w:val="none" w:sz="0" w:space="0" w:color="auto"/>
            <w:bottom w:val="none" w:sz="0" w:space="0" w:color="auto"/>
            <w:right w:val="none" w:sz="0" w:space="0" w:color="auto"/>
          </w:divBdr>
        </w:div>
        <w:div w:id="539635016">
          <w:marLeft w:val="640"/>
          <w:marRight w:val="0"/>
          <w:marTop w:val="0"/>
          <w:marBottom w:val="0"/>
          <w:divBdr>
            <w:top w:val="none" w:sz="0" w:space="0" w:color="auto"/>
            <w:left w:val="none" w:sz="0" w:space="0" w:color="auto"/>
            <w:bottom w:val="none" w:sz="0" w:space="0" w:color="auto"/>
            <w:right w:val="none" w:sz="0" w:space="0" w:color="auto"/>
          </w:divBdr>
        </w:div>
        <w:div w:id="993684159">
          <w:marLeft w:val="640"/>
          <w:marRight w:val="0"/>
          <w:marTop w:val="0"/>
          <w:marBottom w:val="0"/>
          <w:divBdr>
            <w:top w:val="none" w:sz="0" w:space="0" w:color="auto"/>
            <w:left w:val="none" w:sz="0" w:space="0" w:color="auto"/>
            <w:bottom w:val="none" w:sz="0" w:space="0" w:color="auto"/>
            <w:right w:val="none" w:sz="0" w:space="0" w:color="auto"/>
          </w:divBdr>
        </w:div>
        <w:div w:id="1515611968">
          <w:marLeft w:val="640"/>
          <w:marRight w:val="0"/>
          <w:marTop w:val="0"/>
          <w:marBottom w:val="0"/>
          <w:divBdr>
            <w:top w:val="none" w:sz="0" w:space="0" w:color="auto"/>
            <w:left w:val="none" w:sz="0" w:space="0" w:color="auto"/>
            <w:bottom w:val="none" w:sz="0" w:space="0" w:color="auto"/>
            <w:right w:val="none" w:sz="0" w:space="0" w:color="auto"/>
          </w:divBdr>
        </w:div>
        <w:div w:id="811484844">
          <w:marLeft w:val="640"/>
          <w:marRight w:val="0"/>
          <w:marTop w:val="0"/>
          <w:marBottom w:val="0"/>
          <w:divBdr>
            <w:top w:val="none" w:sz="0" w:space="0" w:color="auto"/>
            <w:left w:val="none" w:sz="0" w:space="0" w:color="auto"/>
            <w:bottom w:val="none" w:sz="0" w:space="0" w:color="auto"/>
            <w:right w:val="none" w:sz="0" w:space="0" w:color="auto"/>
          </w:divBdr>
        </w:div>
        <w:div w:id="1475172195">
          <w:marLeft w:val="640"/>
          <w:marRight w:val="0"/>
          <w:marTop w:val="0"/>
          <w:marBottom w:val="0"/>
          <w:divBdr>
            <w:top w:val="none" w:sz="0" w:space="0" w:color="auto"/>
            <w:left w:val="none" w:sz="0" w:space="0" w:color="auto"/>
            <w:bottom w:val="none" w:sz="0" w:space="0" w:color="auto"/>
            <w:right w:val="none" w:sz="0" w:space="0" w:color="auto"/>
          </w:divBdr>
        </w:div>
        <w:div w:id="513376247">
          <w:marLeft w:val="640"/>
          <w:marRight w:val="0"/>
          <w:marTop w:val="0"/>
          <w:marBottom w:val="0"/>
          <w:divBdr>
            <w:top w:val="none" w:sz="0" w:space="0" w:color="auto"/>
            <w:left w:val="none" w:sz="0" w:space="0" w:color="auto"/>
            <w:bottom w:val="none" w:sz="0" w:space="0" w:color="auto"/>
            <w:right w:val="none" w:sz="0" w:space="0" w:color="auto"/>
          </w:divBdr>
        </w:div>
        <w:div w:id="1520847420">
          <w:marLeft w:val="640"/>
          <w:marRight w:val="0"/>
          <w:marTop w:val="0"/>
          <w:marBottom w:val="0"/>
          <w:divBdr>
            <w:top w:val="none" w:sz="0" w:space="0" w:color="auto"/>
            <w:left w:val="none" w:sz="0" w:space="0" w:color="auto"/>
            <w:bottom w:val="none" w:sz="0" w:space="0" w:color="auto"/>
            <w:right w:val="none" w:sz="0" w:space="0" w:color="auto"/>
          </w:divBdr>
        </w:div>
        <w:div w:id="1901986191">
          <w:marLeft w:val="640"/>
          <w:marRight w:val="0"/>
          <w:marTop w:val="0"/>
          <w:marBottom w:val="0"/>
          <w:divBdr>
            <w:top w:val="none" w:sz="0" w:space="0" w:color="auto"/>
            <w:left w:val="none" w:sz="0" w:space="0" w:color="auto"/>
            <w:bottom w:val="none" w:sz="0" w:space="0" w:color="auto"/>
            <w:right w:val="none" w:sz="0" w:space="0" w:color="auto"/>
          </w:divBdr>
        </w:div>
        <w:div w:id="1195146774">
          <w:marLeft w:val="640"/>
          <w:marRight w:val="0"/>
          <w:marTop w:val="0"/>
          <w:marBottom w:val="0"/>
          <w:divBdr>
            <w:top w:val="none" w:sz="0" w:space="0" w:color="auto"/>
            <w:left w:val="none" w:sz="0" w:space="0" w:color="auto"/>
            <w:bottom w:val="none" w:sz="0" w:space="0" w:color="auto"/>
            <w:right w:val="none" w:sz="0" w:space="0" w:color="auto"/>
          </w:divBdr>
        </w:div>
        <w:div w:id="1155607352">
          <w:marLeft w:val="640"/>
          <w:marRight w:val="0"/>
          <w:marTop w:val="0"/>
          <w:marBottom w:val="0"/>
          <w:divBdr>
            <w:top w:val="none" w:sz="0" w:space="0" w:color="auto"/>
            <w:left w:val="none" w:sz="0" w:space="0" w:color="auto"/>
            <w:bottom w:val="none" w:sz="0" w:space="0" w:color="auto"/>
            <w:right w:val="none" w:sz="0" w:space="0" w:color="auto"/>
          </w:divBdr>
        </w:div>
        <w:div w:id="397628387">
          <w:marLeft w:val="640"/>
          <w:marRight w:val="0"/>
          <w:marTop w:val="0"/>
          <w:marBottom w:val="0"/>
          <w:divBdr>
            <w:top w:val="none" w:sz="0" w:space="0" w:color="auto"/>
            <w:left w:val="none" w:sz="0" w:space="0" w:color="auto"/>
            <w:bottom w:val="none" w:sz="0" w:space="0" w:color="auto"/>
            <w:right w:val="none" w:sz="0" w:space="0" w:color="auto"/>
          </w:divBdr>
        </w:div>
        <w:div w:id="1252204029">
          <w:marLeft w:val="640"/>
          <w:marRight w:val="0"/>
          <w:marTop w:val="0"/>
          <w:marBottom w:val="0"/>
          <w:divBdr>
            <w:top w:val="none" w:sz="0" w:space="0" w:color="auto"/>
            <w:left w:val="none" w:sz="0" w:space="0" w:color="auto"/>
            <w:bottom w:val="none" w:sz="0" w:space="0" w:color="auto"/>
            <w:right w:val="none" w:sz="0" w:space="0" w:color="auto"/>
          </w:divBdr>
        </w:div>
        <w:div w:id="64186933">
          <w:marLeft w:val="640"/>
          <w:marRight w:val="0"/>
          <w:marTop w:val="0"/>
          <w:marBottom w:val="0"/>
          <w:divBdr>
            <w:top w:val="none" w:sz="0" w:space="0" w:color="auto"/>
            <w:left w:val="none" w:sz="0" w:space="0" w:color="auto"/>
            <w:bottom w:val="none" w:sz="0" w:space="0" w:color="auto"/>
            <w:right w:val="none" w:sz="0" w:space="0" w:color="auto"/>
          </w:divBdr>
        </w:div>
        <w:div w:id="592785715">
          <w:marLeft w:val="640"/>
          <w:marRight w:val="0"/>
          <w:marTop w:val="0"/>
          <w:marBottom w:val="0"/>
          <w:divBdr>
            <w:top w:val="none" w:sz="0" w:space="0" w:color="auto"/>
            <w:left w:val="none" w:sz="0" w:space="0" w:color="auto"/>
            <w:bottom w:val="none" w:sz="0" w:space="0" w:color="auto"/>
            <w:right w:val="none" w:sz="0" w:space="0" w:color="auto"/>
          </w:divBdr>
        </w:div>
        <w:div w:id="155192969">
          <w:marLeft w:val="640"/>
          <w:marRight w:val="0"/>
          <w:marTop w:val="0"/>
          <w:marBottom w:val="0"/>
          <w:divBdr>
            <w:top w:val="none" w:sz="0" w:space="0" w:color="auto"/>
            <w:left w:val="none" w:sz="0" w:space="0" w:color="auto"/>
            <w:bottom w:val="none" w:sz="0" w:space="0" w:color="auto"/>
            <w:right w:val="none" w:sz="0" w:space="0" w:color="auto"/>
          </w:divBdr>
        </w:div>
        <w:div w:id="786312282">
          <w:marLeft w:val="640"/>
          <w:marRight w:val="0"/>
          <w:marTop w:val="0"/>
          <w:marBottom w:val="0"/>
          <w:divBdr>
            <w:top w:val="none" w:sz="0" w:space="0" w:color="auto"/>
            <w:left w:val="none" w:sz="0" w:space="0" w:color="auto"/>
            <w:bottom w:val="none" w:sz="0" w:space="0" w:color="auto"/>
            <w:right w:val="none" w:sz="0" w:space="0" w:color="auto"/>
          </w:divBdr>
        </w:div>
        <w:div w:id="205679227">
          <w:marLeft w:val="640"/>
          <w:marRight w:val="0"/>
          <w:marTop w:val="0"/>
          <w:marBottom w:val="0"/>
          <w:divBdr>
            <w:top w:val="none" w:sz="0" w:space="0" w:color="auto"/>
            <w:left w:val="none" w:sz="0" w:space="0" w:color="auto"/>
            <w:bottom w:val="none" w:sz="0" w:space="0" w:color="auto"/>
            <w:right w:val="none" w:sz="0" w:space="0" w:color="auto"/>
          </w:divBdr>
        </w:div>
        <w:div w:id="696002503">
          <w:marLeft w:val="640"/>
          <w:marRight w:val="0"/>
          <w:marTop w:val="0"/>
          <w:marBottom w:val="0"/>
          <w:divBdr>
            <w:top w:val="none" w:sz="0" w:space="0" w:color="auto"/>
            <w:left w:val="none" w:sz="0" w:space="0" w:color="auto"/>
            <w:bottom w:val="none" w:sz="0" w:space="0" w:color="auto"/>
            <w:right w:val="none" w:sz="0" w:space="0" w:color="auto"/>
          </w:divBdr>
        </w:div>
        <w:div w:id="65499017">
          <w:marLeft w:val="640"/>
          <w:marRight w:val="0"/>
          <w:marTop w:val="0"/>
          <w:marBottom w:val="0"/>
          <w:divBdr>
            <w:top w:val="none" w:sz="0" w:space="0" w:color="auto"/>
            <w:left w:val="none" w:sz="0" w:space="0" w:color="auto"/>
            <w:bottom w:val="none" w:sz="0" w:space="0" w:color="auto"/>
            <w:right w:val="none" w:sz="0" w:space="0" w:color="auto"/>
          </w:divBdr>
        </w:div>
        <w:div w:id="1945190403">
          <w:marLeft w:val="640"/>
          <w:marRight w:val="0"/>
          <w:marTop w:val="0"/>
          <w:marBottom w:val="0"/>
          <w:divBdr>
            <w:top w:val="none" w:sz="0" w:space="0" w:color="auto"/>
            <w:left w:val="none" w:sz="0" w:space="0" w:color="auto"/>
            <w:bottom w:val="none" w:sz="0" w:space="0" w:color="auto"/>
            <w:right w:val="none" w:sz="0" w:space="0" w:color="auto"/>
          </w:divBdr>
        </w:div>
        <w:div w:id="1499930500">
          <w:marLeft w:val="640"/>
          <w:marRight w:val="0"/>
          <w:marTop w:val="0"/>
          <w:marBottom w:val="0"/>
          <w:divBdr>
            <w:top w:val="none" w:sz="0" w:space="0" w:color="auto"/>
            <w:left w:val="none" w:sz="0" w:space="0" w:color="auto"/>
            <w:bottom w:val="none" w:sz="0" w:space="0" w:color="auto"/>
            <w:right w:val="none" w:sz="0" w:space="0" w:color="auto"/>
          </w:divBdr>
        </w:div>
        <w:div w:id="436096537">
          <w:marLeft w:val="640"/>
          <w:marRight w:val="0"/>
          <w:marTop w:val="0"/>
          <w:marBottom w:val="0"/>
          <w:divBdr>
            <w:top w:val="none" w:sz="0" w:space="0" w:color="auto"/>
            <w:left w:val="none" w:sz="0" w:space="0" w:color="auto"/>
            <w:bottom w:val="none" w:sz="0" w:space="0" w:color="auto"/>
            <w:right w:val="none" w:sz="0" w:space="0" w:color="auto"/>
          </w:divBdr>
        </w:div>
        <w:div w:id="922567274">
          <w:marLeft w:val="640"/>
          <w:marRight w:val="0"/>
          <w:marTop w:val="0"/>
          <w:marBottom w:val="0"/>
          <w:divBdr>
            <w:top w:val="none" w:sz="0" w:space="0" w:color="auto"/>
            <w:left w:val="none" w:sz="0" w:space="0" w:color="auto"/>
            <w:bottom w:val="none" w:sz="0" w:space="0" w:color="auto"/>
            <w:right w:val="none" w:sz="0" w:space="0" w:color="auto"/>
          </w:divBdr>
        </w:div>
        <w:div w:id="1732927557">
          <w:marLeft w:val="640"/>
          <w:marRight w:val="0"/>
          <w:marTop w:val="0"/>
          <w:marBottom w:val="0"/>
          <w:divBdr>
            <w:top w:val="none" w:sz="0" w:space="0" w:color="auto"/>
            <w:left w:val="none" w:sz="0" w:space="0" w:color="auto"/>
            <w:bottom w:val="none" w:sz="0" w:space="0" w:color="auto"/>
            <w:right w:val="none" w:sz="0" w:space="0" w:color="auto"/>
          </w:divBdr>
        </w:div>
        <w:div w:id="1766195245">
          <w:marLeft w:val="640"/>
          <w:marRight w:val="0"/>
          <w:marTop w:val="0"/>
          <w:marBottom w:val="0"/>
          <w:divBdr>
            <w:top w:val="none" w:sz="0" w:space="0" w:color="auto"/>
            <w:left w:val="none" w:sz="0" w:space="0" w:color="auto"/>
            <w:bottom w:val="none" w:sz="0" w:space="0" w:color="auto"/>
            <w:right w:val="none" w:sz="0" w:space="0" w:color="auto"/>
          </w:divBdr>
        </w:div>
        <w:div w:id="1443181946">
          <w:marLeft w:val="640"/>
          <w:marRight w:val="0"/>
          <w:marTop w:val="0"/>
          <w:marBottom w:val="0"/>
          <w:divBdr>
            <w:top w:val="none" w:sz="0" w:space="0" w:color="auto"/>
            <w:left w:val="none" w:sz="0" w:space="0" w:color="auto"/>
            <w:bottom w:val="none" w:sz="0" w:space="0" w:color="auto"/>
            <w:right w:val="none" w:sz="0" w:space="0" w:color="auto"/>
          </w:divBdr>
        </w:div>
        <w:div w:id="649867787">
          <w:marLeft w:val="640"/>
          <w:marRight w:val="0"/>
          <w:marTop w:val="0"/>
          <w:marBottom w:val="0"/>
          <w:divBdr>
            <w:top w:val="none" w:sz="0" w:space="0" w:color="auto"/>
            <w:left w:val="none" w:sz="0" w:space="0" w:color="auto"/>
            <w:bottom w:val="none" w:sz="0" w:space="0" w:color="auto"/>
            <w:right w:val="none" w:sz="0" w:space="0" w:color="auto"/>
          </w:divBdr>
        </w:div>
        <w:div w:id="1535075105">
          <w:marLeft w:val="640"/>
          <w:marRight w:val="0"/>
          <w:marTop w:val="0"/>
          <w:marBottom w:val="0"/>
          <w:divBdr>
            <w:top w:val="none" w:sz="0" w:space="0" w:color="auto"/>
            <w:left w:val="none" w:sz="0" w:space="0" w:color="auto"/>
            <w:bottom w:val="none" w:sz="0" w:space="0" w:color="auto"/>
            <w:right w:val="none" w:sz="0" w:space="0" w:color="auto"/>
          </w:divBdr>
        </w:div>
        <w:div w:id="2117558869">
          <w:marLeft w:val="640"/>
          <w:marRight w:val="0"/>
          <w:marTop w:val="0"/>
          <w:marBottom w:val="0"/>
          <w:divBdr>
            <w:top w:val="none" w:sz="0" w:space="0" w:color="auto"/>
            <w:left w:val="none" w:sz="0" w:space="0" w:color="auto"/>
            <w:bottom w:val="none" w:sz="0" w:space="0" w:color="auto"/>
            <w:right w:val="none" w:sz="0" w:space="0" w:color="auto"/>
          </w:divBdr>
        </w:div>
        <w:div w:id="1939672842">
          <w:marLeft w:val="640"/>
          <w:marRight w:val="0"/>
          <w:marTop w:val="0"/>
          <w:marBottom w:val="0"/>
          <w:divBdr>
            <w:top w:val="none" w:sz="0" w:space="0" w:color="auto"/>
            <w:left w:val="none" w:sz="0" w:space="0" w:color="auto"/>
            <w:bottom w:val="none" w:sz="0" w:space="0" w:color="auto"/>
            <w:right w:val="none" w:sz="0" w:space="0" w:color="auto"/>
          </w:divBdr>
        </w:div>
        <w:div w:id="2056082539">
          <w:marLeft w:val="640"/>
          <w:marRight w:val="0"/>
          <w:marTop w:val="0"/>
          <w:marBottom w:val="0"/>
          <w:divBdr>
            <w:top w:val="none" w:sz="0" w:space="0" w:color="auto"/>
            <w:left w:val="none" w:sz="0" w:space="0" w:color="auto"/>
            <w:bottom w:val="none" w:sz="0" w:space="0" w:color="auto"/>
            <w:right w:val="none" w:sz="0" w:space="0" w:color="auto"/>
          </w:divBdr>
        </w:div>
        <w:div w:id="915628610">
          <w:marLeft w:val="640"/>
          <w:marRight w:val="0"/>
          <w:marTop w:val="0"/>
          <w:marBottom w:val="0"/>
          <w:divBdr>
            <w:top w:val="none" w:sz="0" w:space="0" w:color="auto"/>
            <w:left w:val="none" w:sz="0" w:space="0" w:color="auto"/>
            <w:bottom w:val="none" w:sz="0" w:space="0" w:color="auto"/>
            <w:right w:val="none" w:sz="0" w:space="0" w:color="auto"/>
          </w:divBdr>
        </w:div>
        <w:div w:id="666707123">
          <w:marLeft w:val="640"/>
          <w:marRight w:val="0"/>
          <w:marTop w:val="0"/>
          <w:marBottom w:val="0"/>
          <w:divBdr>
            <w:top w:val="none" w:sz="0" w:space="0" w:color="auto"/>
            <w:left w:val="none" w:sz="0" w:space="0" w:color="auto"/>
            <w:bottom w:val="none" w:sz="0" w:space="0" w:color="auto"/>
            <w:right w:val="none" w:sz="0" w:space="0" w:color="auto"/>
          </w:divBdr>
        </w:div>
        <w:div w:id="179710538">
          <w:marLeft w:val="640"/>
          <w:marRight w:val="0"/>
          <w:marTop w:val="0"/>
          <w:marBottom w:val="0"/>
          <w:divBdr>
            <w:top w:val="none" w:sz="0" w:space="0" w:color="auto"/>
            <w:left w:val="none" w:sz="0" w:space="0" w:color="auto"/>
            <w:bottom w:val="none" w:sz="0" w:space="0" w:color="auto"/>
            <w:right w:val="none" w:sz="0" w:space="0" w:color="auto"/>
          </w:divBdr>
        </w:div>
        <w:div w:id="1560900602">
          <w:marLeft w:val="640"/>
          <w:marRight w:val="0"/>
          <w:marTop w:val="0"/>
          <w:marBottom w:val="0"/>
          <w:divBdr>
            <w:top w:val="none" w:sz="0" w:space="0" w:color="auto"/>
            <w:left w:val="none" w:sz="0" w:space="0" w:color="auto"/>
            <w:bottom w:val="none" w:sz="0" w:space="0" w:color="auto"/>
            <w:right w:val="none" w:sz="0" w:space="0" w:color="auto"/>
          </w:divBdr>
        </w:div>
        <w:div w:id="1933932881">
          <w:marLeft w:val="640"/>
          <w:marRight w:val="0"/>
          <w:marTop w:val="0"/>
          <w:marBottom w:val="0"/>
          <w:divBdr>
            <w:top w:val="none" w:sz="0" w:space="0" w:color="auto"/>
            <w:left w:val="none" w:sz="0" w:space="0" w:color="auto"/>
            <w:bottom w:val="none" w:sz="0" w:space="0" w:color="auto"/>
            <w:right w:val="none" w:sz="0" w:space="0" w:color="auto"/>
          </w:divBdr>
        </w:div>
        <w:div w:id="830412126">
          <w:marLeft w:val="640"/>
          <w:marRight w:val="0"/>
          <w:marTop w:val="0"/>
          <w:marBottom w:val="0"/>
          <w:divBdr>
            <w:top w:val="none" w:sz="0" w:space="0" w:color="auto"/>
            <w:left w:val="none" w:sz="0" w:space="0" w:color="auto"/>
            <w:bottom w:val="none" w:sz="0" w:space="0" w:color="auto"/>
            <w:right w:val="none" w:sz="0" w:space="0" w:color="auto"/>
          </w:divBdr>
        </w:div>
        <w:div w:id="1070158709">
          <w:marLeft w:val="640"/>
          <w:marRight w:val="0"/>
          <w:marTop w:val="0"/>
          <w:marBottom w:val="0"/>
          <w:divBdr>
            <w:top w:val="none" w:sz="0" w:space="0" w:color="auto"/>
            <w:left w:val="none" w:sz="0" w:space="0" w:color="auto"/>
            <w:bottom w:val="none" w:sz="0" w:space="0" w:color="auto"/>
            <w:right w:val="none" w:sz="0" w:space="0" w:color="auto"/>
          </w:divBdr>
        </w:div>
        <w:div w:id="1336301717">
          <w:marLeft w:val="640"/>
          <w:marRight w:val="0"/>
          <w:marTop w:val="0"/>
          <w:marBottom w:val="0"/>
          <w:divBdr>
            <w:top w:val="none" w:sz="0" w:space="0" w:color="auto"/>
            <w:left w:val="none" w:sz="0" w:space="0" w:color="auto"/>
            <w:bottom w:val="none" w:sz="0" w:space="0" w:color="auto"/>
            <w:right w:val="none" w:sz="0" w:space="0" w:color="auto"/>
          </w:divBdr>
        </w:div>
        <w:div w:id="1982076159">
          <w:marLeft w:val="640"/>
          <w:marRight w:val="0"/>
          <w:marTop w:val="0"/>
          <w:marBottom w:val="0"/>
          <w:divBdr>
            <w:top w:val="none" w:sz="0" w:space="0" w:color="auto"/>
            <w:left w:val="none" w:sz="0" w:space="0" w:color="auto"/>
            <w:bottom w:val="none" w:sz="0" w:space="0" w:color="auto"/>
            <w:right w:val="none" w:sz="0" w:space="0" w:color="auto"/>
          </w:divBdr>
        </w:div>
        <w:div w:id="175467872">
          <w:marLeft w:val="640"/>
          <w:marRight w:val="0"/>
          <w:marTop w:val="0"/>
          <w:marBottom w:val="0"/>
          <w:divBdr>
            <w:top w:val="none" w:sz="0" w:space="0" w:color="auto"/>
            <w:left w:val="none" w:sz="0" w:space="0" w:color="auto"/>
            <w:bottom w:val="none" w:sz="0" w:space="0" w:color="auto"/>
            <w:right w:val="none" w:sz="0" w:space="0" w:color="auto"/>
          </w:divBdr>
        </w:div>
        <w:div w:id="904488266">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54928741">
      <w:bodyDiv w:val="1"/>
      <w:marLeft w:val="0"/>
      <w:marRight w:val="0"/>
      <w:marTop w:val="0"/>
      <w:marBottom w:val="0"/>
      <w:divBdr>
        <w:top w:val="none" w:sz="0" w:space="0" w:color="auto"/>
        <w:left w:val="none" w:sz="0" w:space="0" w:color="auto"/>
        <w:bottom w:val="none" w:sz="0" w:space="0" w:color="auto"/>
        <w:right w:val="none" w:sz="0" w:space="0" w:color="auto"/>
      </w:divBdr>
      <w:divsChild>
        <w:div w:id="693307273">
          <w:marLeft w:val="640"/>
          <w:marRight w:val="0"/>
          <w:marTop w:val="0"/>
          <w:marBottom w:val="0"/>
          <w:divBdr>
            <w:top w:val="none" w:sz="0" w:space="0" w:color="auto"/>
            <w:left w:val="none" w:sz="0" w:space="0" w:color="auto"/>
            <w:bottom w:val="none" w:sz="0" w:space="0" w:color="auto"/>
            <w:right w:val="none" w:sz="0" w:space="0" w:color="auto"/>
          </w:divBdr>
        </w:div>
        <w:div w:id="242881132">
          <w:marLeft w:val="640"/>
          <w:marRight w:val="0"/>
          <w:marTop w:val="0"/>
          <w:marBottom w:val="0"/>
          <w:divBdr>
            <w:top w:val="none" w:sz="0" w:space="0" w:color="auto"/>
            <w:left w:val="none" w:sz="0" w:space="0" w:color="auto"/>
            <w:bottom w:val="none" w:sz="0" w:space="0" w:color="auto"/>
            <w:right w:val="none" w:sz="0" w:space="0" w:color="auto"/>
          </w:divBdr>
        </w:div>
        <w:div w:id="1090472002">
          <w:marLeft w:val="640"/>
          <w:marRight w:val="0"/>
          <w:marTop w:val="0"/>
          <w:marBottom w:val="0"/>
          <w:divBdr>
            <w:top w:val="none" w:sz="0" w:space="0" w:color="auto"/>
            <w:left w:val="none" w:sz="0" w:space="0" w:color="auto"/>
            <w:bottom w:val="none" w:sz="0" w:space="0" w:color="auto"/>
            <w:right w:val="none" w:sz="0" w:space="0" w:color="auto"/>
          </w:divBdr>
        </w:div>
        <w:div w:id="974915945">
          <w:marLeft w:val="640"/>
          <w:marRight w:val="0"/>
          <w:marTop w:val="0"/>
          <w:marBottom w:val="0"/>
          <w:divBdr>
            <w:top w:val="none" w:sz="0" w:space="0" w:color="auto"/>
            <w:left w:val="none" w:sz="0" w:space="0" w:color="auto"/>
            <w:bottom w:val="none" w:sz="0" w:space="0" w:color="auto"/>
            <w:right w:val="none" w:sz="0" w:space="0" w:color="auto"/>
          </w:divBdr>
        </w:div>
        <w:div w:id="56512778">
          <w:marLeft w:val="640"/>
          <w:marRight w:val="0"/>
          <w:marTop w:val="0"/>
          <w:marBottom w:val="0"/>
          <w:divBdr>
            <w:top w:val="none" w:sz="0" w:space="0" w:color="auto"/>
            <w:left w:val="none" w:sz="0" w:space="0" w:color="auto"/>
            <w:bottom w:val="none" w:sz="0" w:space="0" w:color="auto"/>
            <w:right w:val="none" w:sz="0" w:space="0" w:color="auto"/>
          </w:divBdr>
        </w:div>
        <w:div w:id="461194223">
          <w:marLeft w:val="640"/>
          <w:marRight w:val="0"/>
          <w:marTop w:val="0"/>
          <w:marBottom w:val="0"/>
          <w:divBdr>
            <w:top w:val="none" w:sz="0" w:space="0" w:color="auto"/>
            <w:left w:val="none" w:sz="0" w:space="0" w:color="auto"/>
            <w:bottom w:val="none" w:sz="0" w:space="0" w:color="auto"/>
            <w:right w:val="none" w:sz="0" w:space="0" w:color="auto"/>
          </w:divBdr>
        </w:div>
        <w:div w:id="1167400195">
          <w:marLeft w:val="640"/>
          <w:marRight w:val="0"/>
          <w:marTop w:val="0"/>
          <w:marBottom w:val="0"/>
          <w:divBdr>
            <w:top w:val="none" w:sz="0" w:space="0" w:color="auto"/>
            <w:left w:val="none" w:sz="0" w:space="0" w:color="auto"/>
            <w:bottom w:val="none" w:sz="0" w:space="0" w:color="auto"/>
            <w:right w:val="none" w:sz="0" w:space="0" w:color="auto"/>
          </w:divBdr>
        </w:div>
        <w:div w:id="115369192">
          <w:marLeft w:val="640"/>
          <w:marRight w:val="0"/>
          <w:marTop w:val="0"/>
          <w:marBottom w:val="0"/>
          <w:divBdr>
            <w:top w:val="none" w:sz="0" w:space="0" w:color="auto"/>
            <w:left w:val="none" w:sz="0" w:space="0" w:color="auto"/>
            <w:bottom w:val="none" w:sz="0" w:space="0" w:color="auto"/>
            <w:right w:val="none" w:sz="0" w:space="0" w:color="auto"/>
          </w:divBdr>
        </w:div>
        <w:div w:id="1061178910">
          <w:marLeft w:val="640"/>
          <w:marRight w:val="0"/>
          <w:marTop w:val="0"/>
          <w:marBottom w:val="0"/>
          <w:divBdr>
            <w:top w:val="none" w:sz="0" w:space="0" w:color="auto"/>
            <w:left w:val="none" w:sz="0" w:space="0" w:color="auto"/>
            <w:bottom w:val="none" w:sz="0" w:space="0" w:color="auto"/>
            <w:right w:val="none" w:sz="0" w:space="0" w:color="auto"/>
          </w:divBdr>
        </w:div>
        <w:div w:id="1826624643">
          <w:marLeft w:val="640"/>
          <w:marRight w:val="0"/>
          <w:marTop w:val="0"/>
          <w:marBottom w:val="0"/>
          <w:divBdr>
            <w:top w:val="none" w:sz="0" w:space="0" w:color="auto"/>
            <w:left w:val="none" w:sz="0" w:space="0" w:color="auto"/>
            <w:bottom w:val="none" w:sz="0" w:space="0" w:color="auto"/>
            <w:right w:val="none" w:sz="0" w:space="0" w:color="auto"/>
          </w:divBdr>
        </w:div>
        <w:div w:id="1908955205">
          <w:marLeft w:val="640"/>
          <w:marRight w:val="0"/>
          <w:marTop w:val="0"/>
          <w:marBottom w:val="0"/>
          <w:divBdr>
            <w:top w:val="none" w:sz="0" w:space="0" w:color="auto"/>
            <w:left w:val="none" w:sz="0" w:space="0" w:color="auto"/>
            <w:bottom w:val="none" w:sz="0" w:space="0" w:color="auto"/>
            <w:right w:val="none" w:sz="0" w:space="0" w:color="auto"/>
          </w:divBdr>
        </w:div>
        <w:div w:id="1812012506">
          <w:marLeft w:val="640"/>
          <w:marRight w:val="0"/>
          <w:marTop w:val="0"/>
          <w:marBottom w:val="0"/>
          <w:divBdr>
            <w:top w:val="none" w:sz="0" w:space="0" w:color="auto"/>
            <w:left w:val="none" w:sz="0" w:space="0" w:color="auto"/>
            <w:bottom w:val="none" w:sz="0" w:space="0" w:color="auto"/>
            <w:right w:val="none" w:sz="0" w:space="0" w:color="auto"/>
          </w:divBdr>
        </w:div>
        <w:div w:id="1006254110">
          <w:marLeft w:val="640"/>
          <w:marRight w:val="0"/>
          <w:marTop w:val="0"/>
          <w:marBottom w:val="0"/>
          <w:divBdr>
            <w:top w:val="none" w:sz="0" w:space="0" w:color="auto"/>
            <w:left w:val="none" w:sz="0" w:space="0" w:color="auto"/>
            <w:bottom w:val="none" w:sz="0" w:space="0" w:color="auto"/>
            <w:right w:val="none" w:sz="0" w:space="0" w:color="auto"/>
          </w:divBdr>
        </w:div>
        <w:div w:id="1887402885">
          <w:marLeft w:val="640"/>
          <w:marRight w:val="0"/>
          <w:marTop w:val="0"/>
          <w:marBottom w:val="0"/>
          <w:divBdr>
            <w:top w:val="none" w:sz="0" w:space="0" w:color="auto"/>
            <w:left w:val="none" w:sz="0" w:space="0" w:color="auto"/>
            <w:bottom w:val="none" w:sz="0" w:space="0" w:color="auto"/>
            <w:right w:val="none" w:sz="0" w:space="0" w:color="auto"/>
          </w:divBdr>
        </w:div>
        <w:div w:id="1021904563">
          <w:marLeft w:val="640"/>
          <w:marRight w:val="0"/>
          <w:marTop w:val="0"/>
          <w:marBottom w:val="0"/>
          <w:divBdr>
            <w:top w:val="none" w:sz="0" w:space="0" w:color="auto"/>
            <w:left w:val="none" w:sz="0" w:space="0" w:color="auto"/>
            <w:bottom w:val="none" w:sz="0" w:space="0" w:color="auto"/>
            <w:right w:val="none" w:sz="0" w:space="0" w:color="auto"/>
          </w:divBdr>
        </w:div>
        <w:div w:id="404105496">
          <w:marLeft w:val="640"/>
          <w:marRight w:val="0"/>
          <w:marTop w:val="0"/>
          <w:marBottom w:val="0"/>
          <w:divBdr>
            <w:top w:val="none" w:sz="0" w:space="0" w:color="auto"/>
            <w:left w:val="none" w:sz="0" w:space="0" w:color="auto"/>
            <w:bottom w:val="none" w:sz="0" w:space="0" w:color="auto"/>
            <w:right w:val="none" w:sz="0" w:space="0" w:color="auto"/>
          </w:divBdr>
        </w:div>
        <w:div w:id="578290060">
          <w:marLeft w:val="640"/>
          <w:marRight w:val="0"/>
          <w:marTop w:val="0"/>
          <w:marBottom w:val="0"/>
          <w:divBdr>
            <w:top w:val="none" w:sz="0" w:space="0" w:color="auto"/>
            <w:left w:val="none" w:sz="0" w:space="0" w:color="auto"/>
            <w:bottom w:val="none" w:sz="0" w:space="0" w:color="auto"/>
            <w:right w:val="none" w:sz="0" w:space="0" w:color="auto"/>
          </w:divBdr>
        </w:div>
        <w:div w:id="1336492233">
          <w:marLeft w:val="640"/>
          <w:marRight w:val="0"/>
          <w:marTop w:val="0"/>
          <w:marBottom w:val="0"/>
          <w:divBdr>
            <w:top w:val="none" w:sz="0" w:space="0" w:color="auto"/>
            <w:left w:val="none" w:sz="0" w:space="0" w:color="auto"/>
            <w:bottom w:val="none" w:sz="0" w:space="0" w:color="auto"/>
            <w:right w:val="none" w:sz="0" w:space="0" w:color="auto"/>
          </w:divBdr>
        </w:div>
        <w:div w:id="35395075">
          <w:marLeft w:val="640"/>
          <w:marRight w:val="0"/>
          <w:marTop w:val="0"/>
          <w:marBottom w:val="0"/>
          <w:divBdr>
            <w:top w:val="none" w:sz="0" w:space="0" w:color="auto"/>
            <w:left w:val="none" w:sz="0" w:space="0" w:color="auto"/>
            <w:bottom w:val="none" w:sz="0" w:space="0" w:color="auto"/>
            <w:right w:val="none" w:sz="0" w:space="0" w:color="auto"/>
          </w:divBdr>
        </w:div>
        <w:div w:id="267470438">
          <w:marLeft w:val="640"/>
          <w:marRight w:val="0"/>
          <w:marTop w:val="0"/>
          <w:marBottom w:val="0"/>
          <w:divBdr>
            <w:top w:val="none" w:sz="0" w:space="0" w:color="auto"/>
            <w:left w:val="none" w:sz="0" w:space="0" w:color="auto"/>
            <w:bottom w:val="none" w:sz="0" w:space="0" w:color="auto"/>
            <w:right w:val="none" w:sz="0" w:space="0" w:color="auto"/>
          </w:divBdr>
        </w:div>
        <w:div w:id="1444154455">
          <w:marLeft w:val="640"/>
          <w:marRight w:val="0"/>
          <w:marTop w:val="0"/>
          <w:marBottom w:val="0"/>
          <w:divBdr>
            <w:top w:val="none" w:sz="0" w:space="0" w:color="auto"/>
            <w:left w:val="none" w:sz="0" w:space="0" w:color="auto"/>
            <w:bottom w:val="none" w:sz="0" w:space="0" w:color="auto"/>
            <w:right w:val="none" w:sz="0" w:space="0" w:color="auto"/>
          </w:divBdr>
        </w:div>
        <w:div w:id="2036224446">
          <w:marLeft w:val="640"/>
          <w:marRight w:val="0"/>
          <w:marTop w:val="0"/>
          <w:marBottom w:val="0"/>
          <w:divBdr>
            <w:top w:val="none" w:sz="0" w:space="0" w:color="auto"/>
            <w:left w:val="none" w:sz="0" w:space="0" w:color="auto"/>
            <w:bottom w:val="none" w:sz="0" w:space="0" w:color="auto"/>
            <w:right w:val="none" w:sz="0" w:space="0" w:color="auto"/>
          </w:divBdr>
        </w:div>
        <w:div w:id="9069748">
          <w:marLeft w:val="640"/>
          <w:marRight w:val="0"/>
          <w:marTop w:val="0"/>
          <w:marBottom w:val="0"/>
          <w:divBdr>
            <w:top w:val="none" w:sz="0" w:space="0" w:color="auto"/>
            <w:left w:val="none" w:sz="0" w:space="0" w:color="auto"/>
            <w:bottom w:val="none" w:sz="0" w:space="0" w:color="auto"/>
            <w:right w:val="none" w:sz="0" w:space="0" w:color="auto"/>
          </w:divBdr>
        </w:div>
        <w:div w:id="1807552004">
          <w:marLeft w:val="640"/>
          <w:marRight w:val="0"/>
          <w:marTop w:val="0"/>
          <w:marBottom w:val="0"/>
          <w:divBdr>
            <w:top w:val="none" w:sz="0" w:space="0" w:color="auto"/>
            <w:left w:val="none" w:sz="0" w:space="0" w:color="auto"/>
            <w:bottom w:val="none" w:sz="0" w:space="0" w:color="auto"/>
            <w:right w:val="none" w:sz="0" w:space="0" w:color="auto"/>
          </w:divBdr>
        </w:div>
        <w:div w:id="1236742481">
          <w:marLeft w:val="640"/>
          <w:marRight w:val="0"/>
          <w:marTop w:val="0"/>
          <w:marBottom w:val="0"/>
          <w:divBdr>
            <w:top w:val="none" w:sz="0" w:space="0" w:color="auto"/>
            <w:left w:val="none" w:sz="0" w:space="0" w:color="auto"/>
            <w:bottom w:val="none" w:sz="0" w:space="0" w:color="auto"/>
            <w:right w:val="none" w:sz="0" w:space="0" w:color="auto"/>
          </w:divBdr>
        </w:div>
        <w:div w:id="2088335260">
          <w:marLeft w:val="640"/>
          <w:marRight w:val="0"/>
          <w:marTop w:val="0"/>
          <w:marBottom w:val="0"/>
          <w:divBdr>
            <w:top w:val="none" w:sz="0" w:space="0" w:color="auto"/>
            <w:left w:val="none" w:sz="0" w:space="0" w:color="auto"/>
            <w:bottom w:val="none" w:sz="0" w:space="0" w:color="auto"/>
            <w:right w:val="none" w:sz="0" w:space="0" w:color="auto"/>
          </w:divBdr>
        </w:div>
        <w:div w:id="1441996361">
          <w:marLeft w:val="640"/>
          <w:marRight w:val="0"/>
          <w:marTop w:val="0"/>
          <w:marBottom w:val="0"/>
          <w:divBdr>
            <w:top w:val="none" w:sz="0" w:space="0" w:color="auto"/>
            <w:left w:val="none" w:sz="0" w:space="0" w:color="auto"/>
            <w:bottom w:val="none" w:sz="0" w:space="0" w:color="auto"/>
            <w:right w:val="none" w:sz="0" w:space="0" w:color="auto"/>
          </w:divBdr>
        </w:div>
        <w:div w:id="1898280597">
          <w:marLeft w:val="640"/>
          <w:marRight w:val="0"/>
          <w:marTop w:val="0"/>
          <w:marBottom w:val="0"/>
          <w:divBdr>
            <w:top w:val="none" w:sz="0" w:space="0" w:color="auto"/>
            <w:left w:val="none" w:sz="0" w:space="0" w:color="auto"/>
            <w:bottom w:val="none" w:sz="0" w:space="0" w:color="auto"/>
            <w:right w:val="none" w:sz="0" w:space="0" w:color="auto"/>
          </w:divBdr>
        </w:div>
        <w:div w:id="1521964961">
          <w:marLeft w:val="640"/>
          <w:marRight w:val="0"/>
          <w:marTop w:val="0"/>
          <w:marBottom w:val="0"/>
          <w:divBdr>
            <w:top w:val="none" w:sz="0" w:space="0" w:color="auto"/>
            <w:left w:val="none" w:sz="0" w:space="0" w:color="auto"/>
            <w:bottom w:val="none" w:sz="0" w:space="0" w:color="auto"/>
            <w:right w:val="none" w:sz="0" w:space="0" w:color="auto"/>
          </w:divBdr>
        </w:div>
        <w:div w:id="1410224703">
          <w:marLeft w:val="640"/>
          <w:marRight w:val="0"/>
          <w:marTop w:val="0"/>
          <w:marBottom w:val="0"/>
          <w:divBdr>
            <w:top w:val="none" w:sz="0" w:space="0" w:color="auto"/>
            <w:left w:val="none" w:sz="0" w:space="0" w:color="auto"/>
            <w:bottom w:val="none" w:sz="0" w:space="0" w:color="auto"/>
            <w:right w:val="none" w:sz="0" w:space="0" w:color="auto"/>
          </w:divBdr>
        </w:div>
        <w:div w:id="1793210677">
          <w:marLeft w:val="640"/>
          <w:marRight w:val="0"/>
          <w:marTop w:val="0"/>
          <w:marBottom w:val="0"/>
          <w:divBdr>
            <w:top w:val="none" w:sz="0" w:space="0" w:color="auto"/>
            <w:left w:val="none" w:sz="0" w:space="0" w:color="auto"/>
            <w:bottom w:val="none" w:sz="0" w:space="0" w:color="auto"/>
            <w:right w:val="none" w:sz="0" w:space="0" w:color="auto"/>
          </w:divBdr>
        </w:div>
        <w:div w:id="1197935671">
          <w:marLeft w:val="640"/>
          <w:marRight w:val="0"/>
          <w:marTop w:val="0"/>
          <w:marBottom w:val="0"/>
          <w:divBdr>
            <w:top w:val="none" w:sz="0" w:space="0" w:color="auto"/>
            <w:left w:val="none" w:sz="0" w:space="0" w:color="auto"/>
            <w:bottom w:val="none" w:sz="0" w:space="0" w:color="auto"/>
            <w:right w:val="none" w:sz="0" w:space="0" w:color="auto"/>
          </w:divBdr>
        </w:div>
        <w:div w:id="645861516">
          <w:marLeft w:val="640"/>
          <w:marRight w:val="0"/>
          <w:marTop w:val="0"/>
          <w:marBottom w:val="0"/>
          <w:divBdr>
            <w:top w:val="none" w:sz="0" w:space="0" w:color="auto"/>
            <w:left w:val="none" w:sz="0" w:space="0" w:color="auto"/>
            <w:bottom w:val="none" w:sz="0" w:space="0" w:color="auto"/>
            <w:right w:val="none" w:sz="0" w:space="0" w:color="auto"/>
          </w:divBdr>
        </w:div>
        <w:div w:id="1150247261">
          <w:marLeft w:val="640"/>
          <w:marRight w:val="0"/>
          <w:marTop w:val="0"/>
          <w:marBottom w:val="0"/>
          <w:divBdr>
            <w:top w:val="none" w:sz="0" w:space="0" w:color="auto"/>
            <w:left w:val="none" w:sz="0" w:space="0" w:color="auto"/>
            <w:bottom w:val="none" w:sz="0" w:space="0" w:color="auto"/>
            <w:right w:val="none" w:sz="0" w:space="0" w:color="auto"/>
          </w:divBdr>
        </w:div>
        <w:div w:id="1060321551">
          <w:marLeft w:val="640"/>
          <w:marRight w:val="0"/>
          <w:marTop w:val="0"/>
          <w:marBottom w:val="0"/>
          <w:divBdr>
            <w:top w:val="none" w:sz="0" w:space="0" w:color="auto"/>
            <w:left w:val="none" w:sz="0" w:space="0" w:color="auto"/>
            <w:bottom w:val="none" w:sz="0" w:space="0" w:color="auto"/>
            <w:right w:val="none" w:sz="0" w:space="0" w:color="auto"/>
          </w:divBdr>
        </w:div>
        <w:div w:id="116606786">
          <w:marLeft w:val="640"/>
          <w:marRight w:val="0"/>
          <w:marTop w:val="0"/>
          <w:marBottom w:val="0"/>
          <w:divBdr>
            <w:top w:val="none" w:sz="0" w:space="0" w:color="auto"/>
            <w:left w:val="none" w:sz="0" w:space="0" w:color="auto"/>
            <w:bottom w:val="none" w:sz="0" w:space="0" w:color="auto"/>
            <w:right w:val="none" w:sz="0" w:space="0" w:color="auto"/>
          </w:divBdr>
        </w:div>
        <w:div w:id="1029598849">
          <w:marLeft w:val="640"/>
          <w:marRight w:val="0"/>
          <w:marTop w:val="0"/>
          <w:marBottom w:val="0"/>
          <w:divBdr>
            <w:top w:val="none" w:sz="0" w:space="0" w:color="auto"/>
            <w:left w:val="none" w:sz="0" w:space="0" w:color="auto"/>
            <w:bottom w:val="none" w:sz="0" w:space="0" w:color="auto"/>
            <w:right w:val="none" w:sz="0" w:space="0" w:color="auto"/>
          </w:divBdr>
        </w:div>
        <w:div w:id="1806392704">
          <w:marLeft w:val="640"/>
          <w:marRight w:val="0"/>
          <w:marTop w:val="0"/>
          <w:marBottom w:val="0"/>
          <w:divBdr>
            <w:top w:val="none" w:sz="0" w:space="0" w:color="auto"/>
            <w:left w:val="none" w:sz="0" w:space="0" w:color="auto"/>
            <w:bottom w:val="none" w:sz="0" w:space="0" w:color="auto"/>
            <w:right w:val="none" w:sz="0" w:space="0" w:color="auto"/>
          </w:divBdr>
        </w:div>
        <w:div w:id="596249949">
          <w:marLeft w:val="640"/>
          <w:marRight w:val="0"/>
          <w:marTop w:val="0"/>
          <w:marBottom w:val="0"/>
          <w:divBdr>
            <w:top w:val="none" w:sz="0" w:space="0" w:color="auto"/>
            <w:left w:val="none" w:sz="0" w:space="0" w:color="auto"/>
            <w:bottom w:val="none" w:sz="0" w:space="0" w:color="auto"/>
            <w:right w:val="none" w:sz="0" w:space="0" w:color="auto"/>
          </w:divBdr>
        </w:div>
        <w:div w:id="1084185072">
          <w:marLeft w:val="640"/>
          <w:marRight w:val="0"/>
          <w:marTop w:val="0"/>
          <w:marBottom w:val="0"/>
          <w:divBdr>
            <w:top w:val="none" w:sz="0" w:space="0" w:color="auto"/>
            <w:left w:val="none" w:sz="0" w:space="0" w:color="auto"/>
            <w:bottom w:val="none" w:sz="0" w:space="0" w:color="auto"/>
            <w:right w:val="none" w:sz="0" w:space="0" w:color="auto"/>
          </w:divBdr>
        </w:div>
        <w:div w:id="1839341517">
          <w:marLeft w:val="640"/>
          <w:marRight w:val="0"/>
          <w:marTop w:val="0"/>
          <w:marBottom w:val="0"/>
          <w:divBdr>
            <w:top w:val="none" w:sz="0" w:space="0" w:color="auto"/>
            <w:left w:val="none" w:sz="0" w:space="0" w:color="auto"/>
            <w:bottom w:val="none" w:sz="0" w:space="0" w:color="auto"/>
            <w:right w:val="none" w:sz="0" w:space="0" w:color="auto"/>
          </w:divBdr>
        </w:div>
        <w:div w:id="2041663786">
          <w:marLeft w:val="640"/>
          <w:marRight w:val="0"/>
          <w:marTop w:val="0"/>
          <w:marBottom w:val="0"/>
          <w:divBdr>
            <w:top w:val="none" w:sz="0" w:space="0" w:color="auto"/>
            <w:left w:val="none" w:sz="0" w:space="0" w:color="auto"/>
            <w:bottom w:val="none" w:sz="0" w:space="0" w:color="auto"/>
            <w:right w:val="none" w:sz="0" w:space="0" w:color="auto"/>
          </w:divBdr>
        </w:div>
        <w:div w:id="1422292141">
          <w:marLeft w:val="640"/>
          <w:marRight w:val="0"/>
          <w:marTop w:val="0"/>
          <w:marBottom w:val="0"/>
          <w:divBdr>
            <w:top w:val="none" w:sz="0" w:space="0" w:color="auto"/>
            <w:left w:val="none" w:sz="0" w:space="0" w:color="auto"/>
            <w:bottom w:val="none" w:sz="0" w:space="0" w:color="auto"/>
            <w:right w:val="none" w:sz="0" w:space="0" w:color="auto"/>
          </w:divBdr>
        </w:div>
        <w:div w:id="1050959773">
          <w:marLeft w:val="640"/>
          <w:marRight w:val="0"/>
          <w:marTop w:val="0"/>
          <w:marBottom w:val="0"/>
          <w:divBdr>
            <w:top w:val="none" w:sz="0" w:space="0" w:color="auto"/>
            <w:left w:val="none" w:sz="0" w:space="0" w:color="auto"/>
            <w:bottom w:val="none" w:sz="0" w:space="0" w:color="auto"/>
            <w:right w:val="none" w:sz="0" w:space="0" w:color="auto"/>
          </w:divBdr>
        </w:div>
        <w:div w:id="688915906">
          <w:marLeft w:val="640"/>
          <w:marRight w:val="0"/>
          <w:marTop w:val="0"/>
          <w:marBottom w:val="0"/>
          <w:divBdr>
            <w:top w:val="none" w:sz="0" w:space="0" w:color="auto"/>
            <w:left w:val="none" w:sz="0" w:space="0" w:color="auto"/>
            <w:bottom w:val="none" w:sz="0" w:space="0" w:color="auto"/>
            <w:right w:val="none" w:sz="0" w:space="0" w:color="auto"/>
          </w:divBdr>
        </w:div>
        <w:div w:id="2116056257">
          <w:marLeft w:val="640"/>
          <w:marRight w:val="0"/>
          <w:marTop w:val="0"/>
          <w:marBottom w:val="0"/>
          <w:divBdr>
            <w:top w:val="none" w:sz="0" w:space="0" w:color="auto"/>
            <w:left w:val="none" w:sz="0" w:space="0" w:color="auto"/>
            <w:bottom w:val="none" w:sz="0" w:space="0" w:color="auto"/>
            <w:right w:val="none" w:sz="0" w:space="0" w:color="auto"/>
          </w:divBdr>
        </w:div>
        <w:div w:id="1221284811">
          <w:marLeft w:val="640"/>
          <w:marRight w:val="0"/>
          <w:marTop w:val="0"/>
          <w:marBottom w:val="0"/>
          <w:divBdr>
            <w:top w:val="none" w:sz="0" w:space="0" w:color="auto"/>
            <w:left w:val="none" w:sz="0" w:space="0" w:color="auto"/>
            <w:bottom w:val="none" w:sz="0" w:space="0" w:color="auto"/>
            <w:right w:val="none" w:sz="0" w:space="0" w:color="auto"/>
          </w:divBdr>
        </w:div>
        <w:div w:id="1105685330">
          <w:marLeft w:val="640"/>
          <w:marRight w:val="0"/>
          <w:marTop w:val="0"/>
          <w:marBottom w:val="0"/>
          <w:divBdr>
            <w:top w:val="none" w:sz="0" w:space="0" w:color="auto"/>
            <w:left w:val="none" w:sz="0" w:space="0" w:color="auto"/>
            <w:bottom w:val="none" w:sz="0" w:space="0" w:color="auto"/>
            <w:right w:val="none" w:sz="0" w:space="0" w:color="auto"/>
          </w:divBdr>
        </w:div>
        <w:div w:id="1350063809">
          <w:marLeft w:val="640"/>
          <w:marRight w:val="0"/>
          <w:marTop w:val="0"/>
          <w:marBottom w:val="0"/>
          <w:divBdr>
            <w:top w:val="none" w:sz="0" w:space="0" w:color="auto"/>
            <w:left w:val="none" w:sz="0" w:space="0" w:color="auto"/>
            <w:bottom w:val="none" w:sz="0" w:space="0" w:color="auto"/>
            <w:right w:val="none" w:sz="0" w:space="0" w:color="auto"/>
          </w:divBdr>
        </w:div>
        <w:div w:id="1437754026">
          <w:marLeft w:val="640"/>
          <w:marRight w:val="0"/>
          <w:marTop w:val="0"/>
          <w:marBottom w:val="0"/>
          <w:divBdr>
            <w:top w:val="none" w:sz="0" w:space="0" w:color="auto"/>
            <w:left w:val="none" w:sz="0" w:space="0" w:color="auto"/>
            <w:bottom w:val="none" w:sz="0" w:space="0" w:color="auto"/>
            <w:right w:val="none" w:sz="0" w:space="0" w:color="auto"/>
          </w:divBdr>
        </w:div>
        <w:div w:id="925919210">
          <w:marLeft w:val="640"/>
          <w:marRight w:val="0"/>
          <w:marTop w:val="0"/>
          <w:marBottom w:val="0"/>
          <w:divBdr>
            <w:top w:val="none" w:sz="0" w:space="0" w:color="auto"/>
            <w:left w:val="none" w:sz="0" w:space="0" w:color="auto"/>
            <w:bottom w:val="none" w:sz="0" w:space="0" w:color="auto"/>
            <w:right w:val="none" w:sz="0" w:space="0" w:color="auto"/>
          </w:divBdr>
        </w:div>
        <w:div w:id="559949692">
          <w:marLeft w:val="640"/>
          <w:marRight w:val="0"/>
          <w:marTop w:val="0"/>
          <w:marBottom w:val="0"/>
          <w:divBdr>
            <w:top w:val="none" w:sz="0" w:space="0" w:color="auto"/>
            <w:left w:val="none" w:sz="0" w:space="0" w:color="auto"/>
            <w:bottom w:val="none" w:sz="0" w:space="0" w:color="auto"/>
            <w:right w:val="none" w:sz="0" w:space="0" w:color="auto"/>
          </w:divBdr>
        </w:div>
        <w:div w:id="1129015561">
          <w:marLeft w:val="640"/>
          <w:marRight w:val="0"/>
          <w:marTop w:val="0"/>
          <w:marBottom w:val="0"/>
          <w:divBdr>
            <w:top w:val="none" w:sz="0" w:space="0" w:color="auto"/>
            <w:left w:val="none" w:sz="0" w:space="0" w:color="auto"/>
            <w:bottom w:val="none" w:sz="0" w:space="0" w:color="auto"/>
            <w:right w:val="none" w:sz="0" w:space="0" w:color="auto"/>
          </w:divBdr>
        </w:div>
        <w:div w:id="492794753">
          <w:marLeft w:val="640"/>
          <w:marRight w:val="0"/>
          <w:marTop w:val="0"/>
          <w:marBottom w:val="0"/>
          <w:divBdr>
            <w:top w:val="none" w:sz="0" w:space="0" w:color="auto"/>
            <w:left w:val="none" w:sz="0" w:space="0" w:color="auto"/>
            <w:bottom w:val="none" w:sz="0" w:space="0" w:color="auto"/>
            <w:right w:val="none" w:sz="0" w:space="0" w:color="auto"/>
          </w:divBdr>
        </w:div>
        <w:div w:id="1261375310">
          <w:marLeft w:val="640"/>
          <w:marRight w:val="0"/>
          <w:marTop w:val="0"/>
          <w:marBottom w:val="0"/>
          <w:divBdr>
            <w:top w:val="none" w:sz="0" w:space="0" w:color="auto"/>
            <w:left w:val="none" w:sz="0" w:space="0" w:color="auto"/>
            <w:bottom w:val="none" w:sz="0" w:space="0" w:color="auto"/>
            <w:right w:val="none" w:sz="0" w:space="0" w:color="auto"/>
          </w:divBdr>
        </w:div>
        <w:div w:id="982584729">
          <w:marLeft w:val="640"/>
          <w:marRight w:val="0"/>
          <w:marTop w:val="0"/>
          <w:marBottom w:val="0"/>
          <w:divBdr>
            <w:top w:val="none" w:sz="0" w:space="0" w:color="auto"/>
            <w:left w:val="none" w:sz="0" w:space="0" w:color="auto"/>
            <w:bottom w:val="none" w:sz="0" w:space="0" w:color="auto"/>
            <w:right w:val="none" w:sz="0" w:space="0" w:color="auto"/>
          </w:divBdr>
        </w:div>
        <w:div w:id="1138035960">
          <w:marLeft w:val="640"/>
          <w:marRight w:val="0"/>
          <w:marTop w:val="0"/>
          <w:marBottom w:val="0"/>
          <w:divBdr>
            <w:top w:val="none" w:sz="0" w:space="0" w:color="auto"/>
            <w:left w:val="none" w:sz="0" w:space="0" w:color="auto"/>
            <w:bottom w:val="none" w:sz="0" w:space="0" w:color="auto"/>
            <w:right w:val="none" w:sz="0" w:space="0" w:color="auto"/>
          </w:divBdr>
        </w:div>
        <w:div w:id="307443805">
          <w:marLeft w:val="640"/>
          <w:marRight w:val="0"/>
          <w:marTop w:val="0"/>
          <w:marBottom w:val="0"/>
          <w:divBdr>
            <w:top w:val="none" w:sz="0" w:space="0" w:color="auto"/>
            <w:left w:val="none" w:sz="0" w:space="0" w:color="auto"/>
            <w:bottom w:val="none" w:sz="0" w:space="0" w:color="auto"/>
            <w:right w:val="none" w:sz="0" w:space="0" w:color="auto"/>
          </w:divBdr>
        </w:div>
        <w:div w:id="1711032977">
          <w:marLeft w:val="640"/>
          <w:marRight w:val="0"/>
          <w:marTop w:val="0"/>
          <w:marBottom w:val="0"/>
          <w:divBdr>
            <w:top w:val="none" w:sz="0" w:space="0" w:color="auto"/>
            <w:left w:val="none" w:sz="0" w:space="0" w:color="auto"/>
            <w:bottom w:val="none" w:sz="0" w:space="0" w:color="auto"/>
            <w:right w:val="none" w:sz="0" w:space="0" w:color="auto"/>
          </w:divBdr>
        </w:div>
        <w:div w:id="1052388762">
          <w:marLeft w:val="640"/>
          <w:marRight w:val="0"/>
          <w:marTop w:val="0"/>
          <w:marBottom w:val="0"/>
          <w:divBdr>
            <w:top w:val="none" w:sz="0" w:space="0" w:color="auto"/>
            <w:left w:val="none" w:sz="0" w:space="0" w:color="auto"/>
            <w:bottom w:val="none" w:sz="0" w:space="0" w:color="auto"/>
            <w:right w:val="none" w:sz="0" w:space="0" w:color="auto"/>
          </w:divBdr>
        </w:div>
        <w:div w:id="2108189263">
          <w:marLeft w:val="640"/>
          <w:marRight w:val="0"/>
          <w:marTop w:val="0"/>
          <w:marBottom w:val="0"/>
          <w:divBdr>
            <w:top w:val="none" w:sz="0" w:space="0" w:color="auto"/>
            <w:left w:val="none" w:sz="0" w:space="0" w:color="auto"/>
            <w:bottom w:val="none" w:sz="0" w:space="0" w:color="auto"/>
            <w:right w:val="none" w:sz="0" w:space="0" w:color="auto"/>
          </w:divBdr>
        </w:div>
        <w:div w:id="195240548">
          <w:marLeft w:val="640"/>
          <w:marRight w:val="0"/>
          <w:marTop w:val="0"/>
          <w:marBottom w:val="0"/>
          <w:divBdr>
            <w:top w:val="none" w:sz="0" w:space="0" w:color="auto"/>
            <w:left w:val="none" w:sz="0" w:space="0" w:color="auto"/>
            <w:bottom w:val="none" w:sz="0" w:space="0" w:color="auto"/>
            <w:right w:val="none" w:sz="0" w:space="0" w:color="auto"/>
          </w:divBdr>
        </w:div>
        <w:div w:id="1536042920">
          <w:marLeft w:val="640"/>
          <w:marRight w:val="0"/>
          <w:marTop w:val="0"/>
          <w:marBottom w:val="0"/>
          <w:divBdr>
            <w:top w:val="none" w:sz="0" w:space="0" w:color="auto"/>
            <w:left w:val="none" w:sz="0" w:space="0" w:color="auto"/>
            <w:bottom w:val="none" w:sz="0" w:space="0" w:color="auto"/>
            <w:right w:val="none" w:sz="0" w:space="0" w:color="auto"/>
          </w:divBdr>
        </w:div>
        <w:div w:id="1652906687">
          <w:marLeft w:val="640"/>
          <w:marRight w:val="0"/>
          <w:marTop w:val="0"/>
          <w:marBottom w:val="0"/>
          <w:divBdr>
            <w:top w:val="none" w:sz="0" w:space="0" w:color="auto"/>
            <w:left w:val="none" w:sz="0" w:space="0" w:color="auto"/>
            <w:bottom w:val="none" w:sz="0" w:space="0" w:color="auto"/>
            <w:right w:val="none" w:sz="0" w:space="0" w:color="auto"/>
          </w:divBdr>
        </w:div>
        <w:div w:id="2038964222">
          <w:marLeft w:val="640"/>
          <w:marRight w:val="0"/>
          <w:marTop w:val="0"/>
          <w:marBottom w:val="0"/>
          <w:divBdr>
            <w:top w:val="none" w:sz="0" w:space="0" w:color="auto"/>
            <w:left w:val="none" w:sz="0" w:space="0" w:color="auto"/>
            <w:bottom w:val="none" w:sz="0" w:space="0" w:color="auto"/>
            <w:right w:val="none" w:sz="0" w:space="0" w:color="auto"/>
          </w:divBdr>
        </w:div>
        <w:div w:id="1678968804">
          <w:marLeft w:val="640"/>
          <w:marRight w:val="0"/>
          <w:marTop w:val="0"/>
          <w:marBottom w:val="0"/>
          <w:divBdr>
            <w:top w:val="none" w:sz="0" w:space="0" w:color="auto"/>
            <w:left w:val="none" w:sz="0" w:space="0" w:color="auto"/>
            <w:bottom w:val="none" w:sz="0" w:space="0" w:color="auto"/>
            <w:right w:val="none" w:sz="0" w:space="0" w:color="auto"/>
          </w:divBdr>
        </w:div>
        <w:div w:id="872961583">
          <w:marLeft w:val="640"/>
          <w:marRight w:val="0"/>
          <w:marTop w:val="0"/>
          <w:marBottom w:val="0"/>
          <w:divBdr>
            <w:top w:val="none" w:sz="0" w:space="0" w:color="auto"/>
            <w:left w:val="none" w:sz="0" w:space="0" w:color="auto"/>
            <w:bottom w:val="none" w:sz="0" w:space="0" w:color="auto"/>
            <w:right w:val="none" w:sz="0" w:space="0" w:color="auto"/>
          </w:divBdr>
        </w:div>
        <w:div w:id="1492137175">
          <w:marLeft w:val="640"/>
          <w:marRight w:val="0"/>
          <w:marTop w:val="0"/>
          <w:marBottom w:val="0"/>
          <w:divBdr>
            <w:top w:val="none" w:sz="0" w:space="0" w:color="auto"/>
            <w:left w:val="none" w:sz="0" w:space="0" w:color="auto"/>
            <w:bottom w:val="none" w:sz="0" w:space="0" w:color="auto"/>
            <w:right w:val="none" w:sz="0" w:space="0" w:color="auto"/>
          </w:divBdr>
        </w:div>
        <w:div w:id="891112590">
          <w:marLeft w:val="640"/>
          <w:marRight w:val="0"/>
          <w:marTop w:val="0"/>
          <w:marBottom w:val="0"/>
          <w:divBdr>
            <w:top w:val="none" w:sz="0" w:space="0" w:color="auto"/>
            <w:left w:val="none" w:sz="0" w:space="0" w:color="auto"/>
            <w:bottom w:val="none" w:sz="0" w:space="0" w:color="auto"/>
            <w:right w:val="none" w:sz="0" w:space="0" w:color="auto"/>
          </w:divBdr>
        </w:div>
        <w:div w:id="2111732517">
          <w:marLeft w:val="640"/>
          <w:marRight w:val="0"/>
          <w:marTop w:val="0"/>
          <w:marBottom w:val="0"/>
          <w:divBdr>
            <w:top w:val="none" w:sz="0" w:space="0" w:color="auto"/>
            <w:left w:val="none" w:sz="0" w:space="0" w:color="auto"/>
            <w:bottom w:val="none" w:sz="0" w:space="0" w:color="auto"/>
            <w:right w:val="none" w:sz="0" w:space="0" w:color="auto"/>
          </w:divBdr>
        </w:div>
        <w:div w:id="1990479746">
          <w:marLeft w:val="640"/>
          <w:marRight w:val="0"/>
          <w:marTop w:val="0"/>
          <w:marBottom w:val="0"/>
          <w:divBdr>
            <w:top w:val="none" w:sz="0" w:space="0" w:color="auto"/>
            <w:left w:val="none" w:sz="0" w:space="0" w:color="auto"/>
            <w:bottom w:val="none" w:sz="0" w:space="0" w:color="auto"/>
            <w:right w:val="none" w:sz="0" w:space="0" w:color="auto"/>
          </w:divBdr>
        </w:div>
        <w:div w:id="1105804476">
          <w:marLeft w:val="640"/>
          <w:marRight w:val="0"/>
          <w:marTop w:val="0"/>
          <w:marBottom w:val="0"/>
          <w:divBdr>
            <w:top w:val="none" w:sz="0" w:space="0" w:color="auto"/>
            <w:left w:val="none" w:sz="0" w:space="0" w:color="auto"/>
            <w:bottom w:val="none" w:sz="0" w:space="0" w:color="auto"/>
            <w:right w:val="none" w:sz="0" w:space="0" w:color="auto"/>
          </w:divBdr>
        </w:div>
        <w:div w:id="111287392">
          <w:marLeft w:val="640"/>
          <w:marRight w:val="0"/>
          <w:marTop w:val="0"/>
          <w:marBottom w:val="0"/>
          <w:divBdr>
            <w:top w:val="none" w:sz="0" w:space="0" w:color="auto"/>
            <w:left w:val="none" w:sz="0" w:space="0" w:color="auto"/>
            <w:bottom w:val="none" w:sz="0" w:space="0" w:color="auto"/>
            <w:right w:val="none" w:sz="0" w:space="0" w:color="auto"/>
          </w:divBdr>
        </w:div>
        <w:div w:id="649601887">
          <w:marLeft w:val="640"/>
          <w:marRight w:val="0"/>
          <w:marTop w:val="0"/>
          <w:marBottom w:val="0"/>
          <w:divBdr>
            <w:top w:val="none" w:sz="0" w:space="0" w:color="auto"/>
            <w:left w:val="none" w:sz="0" w:space="0" w:color="auto"/>
            <w:bottom w:val="none" w:sz="0" w:space="0" w:color="auto"/>
            <w:right w:val="none" w:sz="0" w:space="0" w:color="auto"/>
          </w:divBdr>
        </w:div>
        <w:div w:id="1992060486">
          <w:marLeft w:val="640"/>
          <w:marRight w:val="0"/>
          <w:marTop w:val="0"/>
          <w:marBottom w:val="0"/>
          <w:divBdr>
            <w:top w:val="none" w:sz="0" w:space="0" w:color="auto"/>
            <w:left w:val="none" w:sz="0" w:space="0" w:color="auto"/>
            <w:bottom w:val="none" w:sz="0" w:space="0" w:color="auto"/>
            <w:right w:val="none" w:sz="0" w:space="0" w:color="auto"/>
          </w:divBdr>
        </w:div>
        <w:div w:id="341590050">
          <w:marLeft w:val="640"/>
          <w:marRight w:val="0"/>
          <w:marTop w:val="0"/>
          <w:marBottom w:val="0"/>
          <w:divBdr>
            <w:top w:val="none" w:sz="0" w:space="0" w:color="auto"/>
            <w:left w:val="none" w:sz="0" w:space="0" w:color="auto"/>
            <w:bottom w:val="none" w:sz="0" w:space="0" w:color="auto"/>
            <w:right w:val="none" w:sz="0" w:space="0" w:color="auto"/>
          </w:divBdr>
        </w:div>
        <w:div w:id="1888292434">
          <w:marLeft w:val="640"/>
          <w:marRight w:val="0"/>
          <w:marTop w:val="0"/>
          <w:marBottom w:val="0"/>
          <w:divBdr>
            <w:top w:val="none" w:sz="0" w:space="0" w:color="auto"/>
            <w:left w:val="none" w:sz="0" w:space="0" w:color="auto"/>
            <w:bottom w:val="none" w:sz="0" w:space="0" w:color="auto"/>
            <w:right w:val="none" w:sz="0" w:space="0" w:color="auto"/>
          </w:divBdr>
        </w:div>
        <w:div w:id="1534883989">
          <w:marLeft w:val="640"/>
          <w:marRight w:val="0"/>
          <w:marTop w:val="0"/>
          <w:marBottom w:val="0"/>
          <w:divBdr>
            <w:top w:val="none" w:sz="0" w:space="0" w:color="auto"/>
            <w:left w:val="none" w:sz="0" w:space="0" w:color="auto"/>
            <w:bottom w:val="none" w:sz="0" w:space="0" w:color="auto"/>
            <w:right w:val="none" w:sz="0" w:space="0" w:color="auto"/>
          </w:divBdr>
        </w:div>
        <w:div w:id="339893261">
          <w:marLeft w:val="640"/>
          <w:marRight w:val="0"/>
          <w:marTop w:val="0"/>
          <w:marBottom w:val="0"/>
          <w:divBdr>
            <w:top w:val="none" w:sz="0" w:space="0" w:color="auto"/>
            <w:left w:val="none" w:sz="0" w:space="0" w:color="auto"/>
            <w:bottom w:val="none" w:sz="0" w:space="0" w:color="auto"/>
            <w:right w:val="none" w:sz="0" w:space="0" w:color="auto"/>
          </w:divBdr>
        </w:div>
        <w:div w:id="124005606">
          <w:marLeft w:val="640"/>
          <w:marRight w:val="0"/>
          <w:marTop w:val="0"/>
          <w:marBottom w:val="0"/>
          <w:divBdr>
            <w:top w:val="none" w:sz="0" w:space="0" w:color="auto"/>
            <w:left w:val="none" w:sz="0" w:space="0" w:color="auto"/>
            <w:bottom w:val="none" w:sz="0" w:space="0" w:color="auto"/>
            <w:right w:val="none" w:sz="0" w:space="0" w:color="auto"/>
          </w:divBdr>
        </w:div>
        <w:div w:id="209610329">
          <w:marLeft w:val="640"/>
          <w:marRight w:val="0"/>
          <w:marTop w:val="0"/>
          <w:marBottom w:val="0"/>
          <w:divBdr>
            <w:top w:val="none" w:sz="0" w:space="0" w:color="auto"/>
            <w:left w:val="none" w:sz="0" w:space="0" w:color="auto"/>
            <w:bottom w:val="none" w:sz="0" w:space="0" w:color="auto"/>
            <w:right w:val="none" w:sz="0" w:space="0" w:color="auto"/>
          </w:divBdr>
        </w:div>
        <w:div w:id="81608546">
          <w:marLeft w:val="640"/>
          <w:marRight w:val="0"/>
          <w:marTop w:val="0"/>
          <w:marBottom w:val="0"/>
          <w:divBdr>
            <w:top w:val="none" w:sz="0" w:space="0" w:color="auto"/>
            <w:left w:val="none" w:sz="0" w:space="0" w:color="auto"/>
            <w:bottom w:val="none" w:sz="0" w:space="0" w:color="auto"/>
            <w:right w:val="none" w:sz="0" w:space="0" w:color="auto"/>
          </w:divBdr>
        </w:div>
        <w:div w:id="993994537">
          <w:marLeft w:val="640"/>
          <w:marRight w:val="0"/>
          <w:marTop w:val="0"/>
          <w:marBottom w:val="0"/>
          <w:divBdr>
            <w:top w:val="none" w:sz="0" w:space="0" w:color="auto"/>
            <w:left w:val="none" w:sz="0" w:space="0" w:color="auto"/>
            <w:bottom w:val="none" w:sz="0" w:space="0" w:color="auto"/>
            <w:right w:val="none" w:sz="0" w:space="0" w:color="auto"/>
          </w:divBdr>
        </w:div>
        <w:div w:id="1816413084">
          <w:marLeft w:val="640"/>
          <w:marRight w:val="0"/>
          <w:marTop w:val="0"/>
          <w:marBottom w:val="0"/>
          <w:divBdr>
            <w:top w:val="none" w:sz="0" w:space="0" w:color="auto"/>
            <w:left w:val="none" w:sz="0" w:space="0" w:color="auto"/>
            <w:bottom w:val="none" w:sz="0" w:space="0" w:color="auto"/>
            <w:right w:val="none" w:sz="0" w:space="0" w:color="auto"/>
          </w:divBdr>
        </w:div>
        <w:div w:id="1489790201">
          <w:marLeft w:val="640"/>
          <w:marRight w:val="0"/>
          <w:marTop w:val="0"/>
          <w:marBottom w:val="0"/>
          <w:divBdr>
            <w:top w:val="none" w:sz="0" w:space="0" w:color="auto"/>
            <w:left w:val="none" w:sz="0" w:space="0" w:color="auto"/>
            <w:bottom w:val="none" w:sz="0" w:space="0" w:color="auto"/>
            <w:right w:val="none" w:sz="0" w:space="0" w:color="auto"/>
          </w:divBdr>
        </w:div>
        <w:div w:id="1109937529">
          <w:marLeft w:val="640"/>
          <w:marRight w:val="0"/>
          <w:marTop w:val="0"/>
          <w:marBottom w:val="0"/>
          <w:divBdr>
            <w:top w:val="none" w:sz="0" w:space="0" w:color="auto"/>
            <w:left w:val="none" w:sz="0" w:space="0" w:color="auto"/>
            <w:bottom w:val="none" w:sz="0" w:space="0" w:color="auto"/>
            <w:right w:val="none" w:sz="0" w:space="0" w:color="auto"/>
          </w:divBdr>
        </w:div>
        <w:div w:id="766802761">
          <w:marLeft w:val="640"/>
          <w:marRight w:val="0"/>
          <w:marTop w:val="0"/>
          <w:marBottom w:val="0"/>
          <w:divBdr>
            <w:top w:val="none" w:sz="0" w:space="0" w:color="auto"/>
            <w:left w:val="none" w:sz="0" w:space="0" w:color="auto"/>
            <w:bottom w:val="none" w:sz="0" w:space="0" w:color="auto"/>
            <w:right w:val="none" w:sz="0" w:space="0" w:color="auto"/>
          </w:divBdr>
        </w:div>
        <w:div w:id="1115247116">
          <w:marLeft w:val="640"/>
          <w:marRight w:val="0"/>
          <w:marTop w:val="0"/>
          <w:marBottom w:val="0"/>
          <w:divBdr>
            <w:top w:val="none" w:sz="0" w:space="0" w:color="auto"/>
            <w:left w:val="none" w:sz="0" w:space="0" w:color="auto"/>
            <w:bottom w:val="none" w:sz="0" w:space="0" w:color="auto"/>
            <w:right w:val="none" w:sz="0" w:space="0" w:color="auto"/>
          </w:divBdr>
        </w:div>
        <w:div w:id="962883442">
          <w:marLeft w:val="640"/>
          <w:marRight w:val="0"/>
          <w:marTop w:val="0"/>
          <w:marBottom w:val="0"/>
          <w:divBdr>
            <w:top w:val="none" w:sz="0" w:space="0" w:color="auto"/>
            <w:left w:val="none" w:sz="0" w:space="0" w:color="auto"/>
            <w:bottom w:val="none" w:sz="0" w:space="0" w:color="auto"/>
            <w:right w:val="none" w:sz="0" w:space="0" w:color="auto"/>
          </w:divBdr>
        </w:div>
        <w:div w:id="348870451">
          <w:marLeft w:val="640"/>
          <w:marRight w:val="0"/>
          <w:marTop w:val="0"/>
          <w:marBottom w:val="0"/>
          <w:divBdr>
            <w:top w:val="none" w:sz="0" w:space="0" w:color="auto"/>
            <w:left w:val="none" w:sz="0" w:space="0" w:color="auto"/>
            <w:bottom w:val="none" w:sz="0" w:space="0" w:color="auto"/>
            <w:right w:val="none" w:sz="0" w:space="0" w:color="auto"/>
          </w:divBdr>
        </w:div>
        <w:div w:id="1464692484">
          <w:marLeft w:val="640"/>
          <w:marRight w:val="0"/>
          <w:marTop w:val="0"/>
          <w:marBottom w:val="0"/>
          <w:divBdr>
            <w:top w:val="none" w:sz="0" w:space="0" w:color="auto"/>
            <w:left w:val="none" w:sz="0" w:space="0" w:color="auto"/>
            <w:bottom w:val="none" w:sz="0" w:space="0" w:color="auto"/>
            <w:right w:val="none" w:sz="0" w:space="0" w:color="auto"/>
          </w:divBdr>
        </w:div>
        <w:div w:id="598027644">
          <w:marLeft w:val="640"/>
          <w:marRight w:val="0"/>
          <w:marTop w:val="0"/>
          <w:marBottom w:val="0"/>
          <w:divBdr>
            <w:top w:val="none" w:sz="0" w:space="0" w:color="auto"/>
            <w:left w:val="none" w:sz="0" w:space="0" w:color="auto"/>
            <w:bottom w:val="none" w:sz="0" w:space="0" w:color="auto"/>
            <w:right w:val="none" w:sz="0" w:space="0" w:color="auto"/>
          </w:divBdr>
        </w:div>
        <w:div w:id="95247381">
          <w:marLeft w:val="640"/>
          <w:marRight w:val="0"/>
          <w:marTop w:val="0"/>
          <w:marBottom w:val="0"/>
          <w:divBdr>
            <w:top w:val="none" w:sz="0" w:space="0" w:color="auto"/>
            <w:left w:val="none" w:sz="0" w:space="0" w:color="auto"/>
            <w:bottom w:val="none" w:sz="0" w:space="0" w:color="auto"/>
            <w:right w:val="none" w:sz="0" w:space="0" w:color="auto"/>
          </w:divBdr>
        </w:div>
        <w:div w:id="792402698">
          <w:marLeft w:val="640"/>
          <w:marRight w:val="0"/>
          <w:marTop w:val="0"/>
          <w:marBottom w:val="0"/>
          <w:divBdr>
            <w:top w:val="none" w:sz="0" w:space="0" w:color="auto"/>
            <w:left w:val="none" w:sz="0" w:space="0" w:color="auto"/>
            <w:bottom w:val="none" w:sz="0" w:space="0" w:color="auto"/>
            <w:right w:val="none" w:sz="0" w:space="0" w:color="auto"/>
          </w:divBdr>
        </w:div>
        <w:div w:id="1736466787">
          <w:marLeft w:val="640"/>
          <w:marRight w:val="0"/>
          <w:marTop w:val="0"/>
          <w:marBottom w:val="0"/>
          <w:divBdr>
            <w:top w:val="none" w:sz="0" w:space="0" w:color="auto"/>
            <w:left w:val="none" w:sz="0" w:space="0" w:color="auto"/>
            <w:bottom w:val="none" w:sz="0" w:space="0" w:color="auto"/>
            <w:right w:val="none" w:sz="0" w:space="0" w:color="auto"/>
          </w:divBdr>
        </w:div>
        <w:div w:id="1127237477">
          <w:marLeft w:val="640"/>
          <w:marRight w:val="0"/>
          <w:marTop w:val="0"/>
          <w:marBottom w:val="0"/>
          <w:divBdr>
            <w:top w:val="none" w:sz="0" w:space="0" w:color="auto"/>
            <w:left w:val="none" w:sz="0" w:space="0" w:color="auto"/>
            <w:bottom w:val="none" w:sz="0" w:space="0" w:color="auto"/>
            <w:right w:val="none" w:sz="0" w:space="0" w:color="auto"/>
          </w:divBdr>
        </w:div>
        <w:div w:id="132406393">
          <w:marLeft w:val="640"/>
          <w:marRight w:val="0"/>
          <w:marTop w:val="0"/>
          <w:marBottom w:val="0"/>
          <w:divBdr>
            <w:top w:val="none" w:sz="0" w:space="0" w:color="auto"/>
            <w:left w:val="none" w:sz="0" w:space="0" w:color="auto"/>
            <w:bottom w:val="none" w:sz="0" w:space="0" w:color="auto"/>
            <w:right w:val="none" w:sz="0" w:space="0" w:color="auto"/>
          </w:divBdr>
        </w:div>
        <w:div w:id="677194573">
          <w:marLeft w:val="640"/>
          <w:marRight w:val="0"/>
          <w:marTop w:val="0"/>
          <w:marBottom w:val="0"/>
          <w:divBdr>
            <w:top w:val="none" w:sz="0" w:space="0" w:color="auto"/>
            <w:left w:val="none" w:sz="0" w:space="0" w:color="auto"/>
            <w:bottom w:val="none" w:sz="0" w:space="0" w:color="auto"/>
            <w:right w:val="none" w:sz="0" w:space="0" w:color="auto"/>
          </w:divBdr>
        </w:div>
        <w:div w:id="932975611">
          <w:marLeft w:val="640"/>
          <w:marRight w:val="0"/>
          <w:marTop w:val="0"/>
          <w:marBottom w:val="0"/>
          <w:divBdr>
            <w:top w:val="none" w:sz="0" w:space="0" w:color="auto"/>
            <w:left w:val="none" w:sz="0" w:space="0" w:color="auto"/>
            <w:bottom w:val="none" w:sz="0" w:space="0" w:color="auto"/>
            <w:right w:val="none" w:sz="0" w:space="0" w:color="auto"/>
          </w:divBdr>
        </w:div>
        <w:div w:id="288901796">
          <w:marLeft w:val="640"/>
          <w:marRight w:val="0"/>
          <w:marTop w:val="0"/>
          <w:marBottom w:val="0"/>
          <w:divBdr>
            <w:top w:val="none" w:sz="0" w:space="0" w:color="auto"/>
            <w:left w:val="none" w:sz="0" w:space="0" w:color="auto"/>
            <w:bottom w:val="none" w:sz="0" w:space="0" w:color="auto"/>
            <w:right w:val="none" w:sz="0" w:space="0" w:color="auto"/>
          </w:divBdr>
        </w:div>
        <w:div w:id="277874777">
          <w:marLeft w:val="640"/>
          <w:marRight w:val="0"/>
          <w:marTop w:val="0"/>
          <w:marBottom w:val="0"/>
          <w:divBdr>
            <w:top w:val="none" w:sz="0" w:space="0" w:color="auto"/>
            <w:left w:val="none" w:sz="0" w:space="0" w:color="auto"/>
            <w:bottom w:val="none" w:sz="0" w:space="0" w:color="auto"/>
            <w:right w:val="none" w:sz="0" w:space="0" w:color="auto"/>
          </w:divBdr>
        </w:div>
        <w:div w:id="969017536">
          <w:marLeft w:val="640"/>
          <w:marRight w:val="0"/>
          <w:marTop w:val="0"/>
          <w:marBottom w:val="0"/>
          <w:divBdr>
            <w:top w:val="none" w:sz="0" w:space="0" w:color="auto"/>
            <w:left w:val="none" w:sz="0" w:space="0" w:color="auto"/>
            <w:bottom w:val="none" w:sz="0" w:space="0" w:color="auto"/>
            <w:right w:val="none" w:sz="0" w:space="0" w:color="auto"/>
          </w:divBdr>
        </w:div>
        <w:div w:id="1173883630">
          <w:marLeft w:val="640"/>
          <w:marRight w:val="0"/>
          <w:marTop w:val="0"/>
          <w:marBottom w:val="0"/>
          <w:divBdr>
            <w:top w:val="none" w:sz="0" w:space="0" w:color="auto"/>
            <w:left w:val="none" w:sz="0" w:space="0" w:color="auto"/>
            <w:bottom w:val="none" w:sz="0" w:space="0" w:color="auto"/>
            <w:right w:val="none" w:sz="0" w:space="0" w:color="auto"/>
          </w:divBdr>
        </w:div>
        <w:div w:id="1549756803">
          <w:marLeft w:val="640"/>
          <w:marRight w:val="0"/>
          <w:marTop w:val="0"/>
          <w:marBottom w:val="0"/>
          <w:divBdr>
            <w:top w:val="none" w:sz="0" w:space="0" w:color="auto"/>
            <w:left w:val="none" w:sz="0" w:space="0" w:color="auto"/>
            <w:bottom w:val="none" w:sz="0" w:space="0" w:color="auto"/>
            <w:right w:val="none" w:sz="0" w:space="0" w:color="auto"/>
          </w:divBdr>
        </w:div>
        <w:div w:id="1843466964">
          <w:marLeft w:val="640"/>
          <w:marRight w:val="0"/>
          <w:marTop w:val="0"/>
          <w:marBottom w:val="0"/>
          <w:divBdr>
            <w:top w:val="none" w:sz="0" w:space="0" w:color="auto"/>
            <w:left w:val="none" w:sz="0" w:space="0" w:color="auto"/>
            <w:bottom w:val="none" w:sz="0" w:space="0" w:color="auto"/>
            <w:right w:val="none" w:sz="0" w:space="0" w:color="auto"/>
          </w:divBdr>
        </w:div>
        <w:div w:id="1739664853">
          <w:marLeft w:val="640"/>
          <w:marRight w:val="0"/>
          <w:marTop w:val="0"/>
          <w:marBottom w:val="0"/>
          <w:divBdr>
            <w:top w:val="none" w:sz="0" w:space="0" w:color="auto"/>
            <w:left w:val="none" w:sz="0" w:space="0" w:color="auto"/>
            <w:bottom w:val="none" w:sz="0" w:space="0" w:color="auto"/>
            <w:right w:val="none" w:sz="0" w:space="0" w:color="auto"/>
          </w:divBdr>
        </w:div>
        <w:div w:id="1447657220">
          <w:marLeft w:val="640"/>
          <w:marRight w:val="0"/>
          <w:marTop w:val="0"/>
          <w:marBottom w:val="0"/>
          <w:divBdr>
            <w:top w:val="none" w:sz="0" w:space="0" w:color="auto"/>
            <w:left w:val="none" w:sz="0" w:space="0" w:color="auto"/>
            <w:bottom w:val="none" w:sz="0" w:space="0" w:color="auto"/>
            <w:right w:val="none" w:sz="0" w:space="0" w:color="auto"/>
          </w:divBdr>
        </w:div>
        <w:div w:id="1959221354">
          <w:marLeft w:val="640"/>
          <w:marRight w:val="0"/>
          <w:marTop w:val="0"/>
          <w:marBottom w:val="0"/>
          <w:divBdr>
            <w:top w:val="none" w:sz="0" w:space="0" w:color="auto"/>
            <w:left w:val="none" w:sz="0" w:space="0" w:color="auto"/>
            <w:bottom w:val="none" w:sz="0" w:space="0" w:color="auto"/>
            <w:right w:val="none" w:sz="0" w:space="0" w:color="auto"/>
          </w:divBdr>
        </w:div>
        <w:div w:id="183128977">
          <w:marLeft w:val="640"/>
          <w:marRight w:val="0"/>
          <w:marTop w:val="0"/>
          <w:marBottom w:val="0"/>
          <w:divBdr>
            <w:top w:val="none" w:sz="0" w:space="0" w:color="auto"/>
            <w:left w:val="none" w:sz="0" w:space="0" w:color="auto"/>
            <w:bottom w:val="none" w:sz="0" w:space="0" w:color="auto"/>
            <w:right w:val="none" w:sz="0" w:space="0" w:color="auto"/>
          </w:divBdr>
        </w:div>
        <w:div w:id="8602352">
          <w:marLeft w:val="640"/>
          <w:marRight w:val="0"/>
          <w:marTop w:val="0"/>
          <w:marBottom w:val="0"/>
          <w:divBdr>
            <w:top w:val="none" w:sz="0" w:space="0" w:color="auto"/>
            <w:left w:val="none" w:sz="0" w:space="0" w:color="auto"/>
            <w:bottom w:val="none" w:sz="0" w:space="0" w:color="auto"/>
            <w:right w:val="none" w:sz="0" w:space="0" w:color="auto"/>
          </w:divBdr>
        </w:div>
        <w:div w:id="424155823">
          <w:marLeft w:val="640"/>
          <w:marRight w:val="0"/>
          <w:marTop w:val="0"/>
          <w:marBottom w:val="0"/>
          <w:divBdr>
            <w:top w:val="none" w:sz="0" w:space="0" w:color="auto"/>
            <w:left w:val="none" w:sz="0" w:space="0" w:color="auto"/>
            <w:bottom w:val="none" w:sz="0" w:space="0" w:color="auto"/>
            <w:right w:val="none" w:sz="0" w:space="0" w:color="auto"/>
          </w:divBdr>
        </w:div>
        <w:div w:id="765418854">
          <w:marLeft w:val="640"/>
          <w:marRight w:val="0"/>
          <w:marTop w:val="0"/>
          <w:marBottom w:val="0"/>
          <w:divBdr>
            <w:top w:val="none" w:sz="0" w:space="0" w:color="auto"/>
            <w:left w:val="none" w:sz="0" w:space="0" w:color="auto"/>
            <w:bottom w:val="none" w:sz="0" w:space="0" w:color="auto"/>
            <w:right w:val="none" w:sz="0" w:space="0" w:color="auto"/>
          </w:divBdr>
        </w:div>
        <w:div w:id="829253281">
          <w:marLeft w:val="640"/>
          <w:marRight w:val="0"/>
          <w:marTop w:val="0"/>
          <w:marBottom w:val="0"/>
          <w:divBdr>
            <w:top w:val="none" w:sz="0" w:space="0" w:color="auto"/>
            <w:left w:val="none" w:sz="0" w:space="0" w:color="auto"/>
            <w:bottom w:val="none" w:sz="0" w:space="0" w:color="auto"/>
            <w:right w:val="none" w:sz="0" w:space="0" w:color="auto"/>
          </w:divBdr>
        </w:div>
        <w:div w:id="1197238963">
          <w:marLeft w:val="640"/>
          <w:marRight w:val="0"/>
          <w:marTop w:val="0"/>
          <w:marBottom w:val="0"/>
          <w:divBdr>
            <w:top w:val="none" w:sz="0" w:space="0" w:color="auto"/>
            <w:left w:val="none" w:sz="0" w:space="0" w:color="auto"/>
            <w:bottom w:val="none" w:sz="0" w:space="0" w:color="auto"/>
            <w:right w:val="none" w:sz="0" w:space="0" w:color="auto"/>
          </w:divBdr>
        </w:div>
        <w:div w:id="1834370340">
          <w:marLeft w:val="640"/>
          <w:marRight w:val="0"/>
          <w:marTop w:val="0"/>
          <w:marBottom w:val="0"/>
          <w:divBdr>
            <w:top w:val="none" w:sz="0" w:space="0" w:color="auto"/>
            <w:left w:val="none" w:sz="0" w:space="0" w:color="auto"/>
            <w:bottom w:val="none" w:sz="0" w:space="0" w:color="auto"/>
            <w:right w:val="none" w:sz="0" w:space="0" w:color="auto"/>
          </w:divBdr>
        </w:div>
        <w:div w:id="174002915">
          <w:marLeft w:val="640"/>
          <w:marRight w:val="0"/>
          <w:marTop w:val="0"/>
          <w:marBottom w:val="0"/>
          <w:divBdr>
            <w:top w:val="none" w:sz="0" w:space="0" w:color="auto"/>
            <w:left w:val="none" w:sz="0" w:space="0" w:color="auto"/>
            <w:bottom w:val="none" w:sz="0" w:space="0" w:color="auto"/>
            <w:right w:val="none" w:sz="0" w:space="0" w:color="auto"/>
          </w:divBdr>
        </w:div>
        <w:div w:id="500506172">
          <w:marLeft w:val="640"/>
          <w:marRight w:val="0"/>
          <w:marTop w:val="0"/>
          <w:marBottom w:val="0"/>
          <w:divBdr>
            <w:top w:val="none" w:sz="0" w:space="0" w:color="auto"/>
            <w:left w:val="none" w:sz="0" w:space="0" w:color="auto"/>
            <w:bottom w:val="none" w:sz="0" w:space="0" w:color="auto"/>
            <w:right w:val="none" w:sz="0" w:space="0" w:color="auto"/>
          </w:divBdr>
        </w:div>
        <w:div w:id="1741177334">
          <w:marLeft w:val="640"/>
          <w:marRight w:val="0"/>
          <w:marTop w:val="0"/>
          <w:marBottom w:val="0"/>
          <w:divBdr>
            <w:top w:val="none" w:sz="0" w:space="0" w:color="auto"/>
            <w:left w:val="none" w:sz="0" w:space="0" w:color="auto"/>
            <w:bottom w:val="none" w:sz="0" w:space="0" w:color="auto"/>
            <w:right w:val="none" w:sz="0" w:space="0" w:color="auto"/>
          </w:divBdr>
        </w:div>
        <w:div w:id="577715064">
          <w:marLeft w:val="640"/>
          <w:marRight w:val="0"/>
          <w:marTop w:val="0"/>
          <w:marBottom w:val="0"/>
          <w:divBdr>
            <w:top w:val="none" w:sz="0" w:space="0" w:color="auto"/>
            <w:left w:val="none" w:sz="0" w:space="0" w:color="auto"/>
            <w:bottom w:val="none" w:sz="0" w:space="0" w:color="auto"/>
            <w:right w:val="none" w:sz="0" w:space="0" w:color="auto"/>
          </w:divBdr>
        </w:div>
        <w:div w:id="1902713823">
          <w:marLeft w:val="640"/>
          <w:marRight w:val="0"/>
          <w:marTop w:val="0"/>
          <w:marBottom w:val="0"/>
          <w:divBdr>
            <w:top w:val="none" w:sz="0" w:space="0" w:color="auto"/>
            <w:left w:val="none" w:sz="0" w:space="0" w:color="auto"/>
            <w:bottom w:val="none" w:sz="0" w:space="0" w:color="auto"/>
            <w:right w:val="none" w:sz="0" w:space="0" w:color="auto"/>
          </w:divBdr>
        </w:div>
        <w:div w:id="1435899716">
          <w:marLeft w:val="640"/>
          <w:marRight w:val="0"/>
          <w:marTop w:val="0"/>
          <w:marBottom w:val="0"/>
          <w:divBdr>
            <w:top w:val="none" w:sz="0" w:space="0" w:color="auto"/>
            <w:left w:val="none" w:sz="0" w:space="0" w:color="auto"/>
            <w:bottom w:val="none" w:sz="0" w:space="0" w:color="auto"/>
            <w:right w:val="none" w:sz="0" w:space="0" w:color="auto"/>
          </w:divBdr>
        </w:div>
        <w:div w:id="558324571">
          <w:marLeft w:val="640"/>
          <w:marRight w:val="0"/>
          <w:marTop w:val="0"/>
          <w:marBottom w:val="0"/>
          <w:divBdr>
            <w:top w:val="none" w:sz="0" w:space="0" w:color="auto"/>
            <w:left w:val="none" w:sz="0" w:space="0" w:color="auto"/>
            <w:bottom w:val="none" w:sz="0" w:space="0" w:color="auto"/>
            <w:right w:val="none" w:sz="0" w:space="0" w:color="auto"/>
          </w:divBdr>
        </w:div>
        <w:div w:id="1158881673">
          <w:marLeft w:val="640"/>
          <w:marRight w:val="0"/>
          <w:marTop w:val="0"/>
          <w:marBottom w:val="0"/>
          <w:divBdr>
            <w:top w:val="none" w:sz="0" w:space="0" w:color="auto"/>
            <w:left w:val="none" w:sz="0" w:space="0" w:color="auto"/>
            <w:bottom w:val="none" w:sz="0" w:space="0" w:color="auto"/>
            <w:right w:val="none" w:sz="0" w:space="0" w:color="auto"/>
          </w:divBdr>
        </w:div>
        <w:div w:id="662054467">
          <w:marLeft w:val="640"/>
          <w:marRight w:val="0"/>
          <w:marTop w:val="0"/>
          <w:marBottom w:val="0"/>
          <w:divBdr>
            <w:top w:val="none" w:sz="0" w:space="0" w:color="auto"/>
            <w:left w:val="none" w:sz="0" w:space="0" w:color="auto"/>
            <w:bottom w:val="none" w:sz="0" w:space="0" w:color="auto"/>
            <w:right w:val="none" w:sz="0" w:space="0" w:color="auto"/>
          </w:divBdr>
        </w:div>
        <w:div w:id="1675916046">
          <w:marLeft w:val="640"/>
          <w:marRight w:val="0"/>
          <w:marTop w:val="0"/>
          <w:marBottom w:val="0"/>
          <w:divBdr>
            <w:top w:val="none" w:sz="0" w:space="0" w:color="auto"/>
            <w:left w:val="none" w:sz="0" w:space="0" w:color="auto"/>
            <w:bottom w:val="none" w:sz="0" w:space="0" w:color="auto"/>
            <w:right w:val="none" w:sz="0" w:space="0" w:color="auto"/>
          </w:divBdr>
        </w:div>
        <w:div w:id="2017461587">
          <w:marLeft w:val="640"/>
          <w:marRight w:val="0"/>
          <w:marTop w:val="0"/>
          <w:marBottom w:val="0"/>
          <w:divBdr>
            <w:top w:val="none" w:sz="0" w:space="0" w:color="auto"/>
            <w:left w:val="none" w:sz="0" w:space="0" w:color="auto"/>
            <w:bottom w:val="none" w:sz="0" w:space="0" w:color="auto"/>
            <w:right w:val="none" w:sz="0" w:space="0" w:color="auto"/>
          </w:divBdr>
        </w:div>
        <w:div w:id="1043754819">
          <w:marLeft w:val="640"/>
          <w:marRight w:val="0"/>
          <w:marTop w:val="0"/>
          <w:marBottom w:val="0"/>
          <w:divBdr>
            <w:top w:val="none" w:sz="0" w:space="0" w:color="auto"/>
            <w:left w:val="none" w:sz="0" w:space="0" w:color="auto"/>
            <w:bottom w:val="none" w:sz="0" w:space="0" w:color="auto"/>
            <w:right w:val="none" w:sz="0" w:space="0" w:color="auto"/>
          </w:divBdr>
        </w:div>
        <w:div w:id="2083287341">
          <w:marLeft w:val="640"/>
          <w:marRight w:val="0"/>
          <w:marTop w:val="0"/>
          <w:marBottom w:val="0"/>
          <w:divBdr>
            <w:top w:val="none" w:sz="0" w:space="0" w:color="auto"/>
            <w:left w:val="none" w:sz="0" w:space="0" w:color="auto"/>
            <w:bottom w:val="none" w:sz="0" w:space="0" w:color="auto"/>
            <w:right w:val="none" w:sz="0" w:space="0" w:color="auto"/>
          </w:divBdr>
        </w:div>
        <w:div w:id="1778257091">
          <w:marLeft w:val="640"/>
          <w:marRight w:val="0"/>
          <w:marTop w:val="0"/>
          <w:marBottom w:val="0"/>
          <w:divBdr>
            <w:top w:val="none" w:sz="0" w:space="0" w:color="auto"/>
            <w:left w:val="none" w:sz="0" w:space="0" w:color="auto"/>
            <w:bottom w:val="none" w:sz="0" w:space="0" w:color="auto"/>
            <w:right w:val="none" w:sz="0" w:space="0" w:color="auto"/>
          </w:divBdr>
        </w:div>
        <w:div w:id="467748054">
          <w:marLeft w:val="640"/>
          <w:marRight w:val="0"/>
          <w:marTop w:val="0"/>
          <w:marBottom w:val="0"/>
          <w:divBdr>
            <w:top w:val="none" w:sz="0" w:space="0" w:color="auto"/>
            <w:left w:val="none" w:sz="0" w:space="0" w:color="auto"/>
            <w:bottom w:val="none" w:sz="0" w:space="0" w:color="auto"/>
            <w:right w:val="none" w:sz="0" w:space="0" w:color="auto"/>
          </w:divBdr>
        </w:div>
        <w:div w:id="1582132079">
          <w:marLeft w:val="640"/>
          <w:marRight w:val="0"/>
          <w:marTop w:val="0"/>
          <w:marBottom w:val="0"/>
          <w:divBdr>
            <w:top w:val="none" w:sz="0" w:space="0" w:color="auto"/>
            <w:left w:val="none" w:sz="0" w:space="0" w:color="auto"/>
            <w:bottom w:val="none" w:sz="0" w:space="0" w:color="auto"/>
            <w:right w:val="none" w:sz="0" w:space="0" w:color="auto"/>
          </w:divBdr>
        </w:div>
        <w:div w:id="935945933">
          <w:marLeft w:val="640"/>
          <w:marRight w:val="0"/>
          <w:marTop w:val="0"/>
          <w:marBottom w:val="0"/>
          <w:divBdr>
            <w:top w:val="none" w:sz="0" w:space="0" w:color="auto"/>
            <w:left w:val="none" w:sz="0" w:space="0" w:color="auto"/>
            <w:bottom w:val="none" w:sz="0" w:space="0" w:color="auto"/>
            <w:right w:val="none" w:sz="0" w:space="0" w:color="auto"/>
          </w:divBdr>
        </w:div>
        <w:div w:id="1759598982">
          <w:marLeft w:val="640"/>
          <w:marRight w:val="0"/>
          <w:marTop w:val="0"/>
          <w:marBottom w:val="0"/>
          <w:divBdr>
            <w:top w:val="none" w:sz="0" w:space="0" w:color="auto"/>
            <w:left w:val="none" w:sz="0" w:space="0" w:color="auto"/>
            <w:bottom w:val="none" w:sz="0" w:space="0" w:color="auto"/>
            <w:right w:val="none" w:sz="0" w:space="0" w:color="auto"/>
          </w:divBdr>
        </w:div>
        <w:div w:id="315031753">
          <w:marLeft w:val="640"/>
          <w:marRight w:val="0"/>
          <w:marTop w:val="0"/>
          <w:marBottom w:val="0"/>
          <w:divBdr>
            <w:top w:val="none" w:sz="0" w:space="0" w:color="auto"/>
            <w:left w:val="none" w:sz="0" w:space="0" w:color="auto"/>
            <w:bottom w:val="none" w:sz="0" w:space="0" w:color="auto"/>
            <w:right w:val="none" w:sz="0" w:space="0" w:color="auto"/>
          </w:divBdr>
        </w:div>
        <w:div w:id="899555276">
          <w:marLeft w:val="640"/>
          <w:marRight w:val="0"/>
          <w:marTop w:val="0"/>
          <w:marBottom w:val="0"/>
          <w:divBdr>
            <w:top w:val="none" w:sz="0" w:space="0" w:color="auto"/>
            <w:left w:val="none" w:sz="0" w:space="0" w:color="auto"/>
            <w:bottom w:val="none" w:sz="0" w:space="0" w:color="auto"/>
            <w:right w:val="none" w:sz="0" w:space="0" w:color="auto"/>
          </w:divBdr>
        </w:div>
        <w:div w:id="1474374254">
          <w:marLeft w:val="640"/>
          <w:marRight w:val="0"/>
          <w:marTop w:val="0"/>
          <w:marBottom w:val="0"/>
          <w:divBdr>
            <w:top w:val="none" w:sz="0" w:space="0" w:color="auto"/>
            <w:left w:val="none" w:sz="0" w:space="0" w:color="auto"/>
            <w:bottom w:val="none" w:sz="0" w:space="0" w:color="auto"/>
            <w:right w:val="none" w:sz="0" w:space="0" w:color="auto"/>
          </w:divBdr>
        </w:div>
        <w:div w:id="1121068467">
          <w:marLeft w:val="640"/>
          <w:marRight w:val="0"/>
          <w:marTop w:val="0"/>
          <w:marBottom w:val="0"/>
          <w:divBdr>
            <w:top w:val="none" w:sz="0" w:space="0" w:color="auto"/>
            <w:left w:val="none" w:sz="0" w:space="0" w:color="auto"/>
            <w:bottom w:val="none" w:sz="0" w:space="0" w:color="auto"/>
            <w:right w:val="none" w:sz="0" w:space="0" w:color="auto"/>
          </w:divBdr>
        </w:div>
        <w:div w:id="1206605293">
          <w:marLeft w:val="640"/>
          <w:marRight w:val="0"/>
          <w:marTop w:val="0"/>
          <w:marBottom w:val="0"/>
          <w:divBdr>
            <w:top w:val="none" w:sz="0" w:space="0" w:color="auto"/>
            <w:left w:val="none" w:sz="0" w:space="0" w:color="auto"/>
            <w:bottom w:val="none" w:sz="0" w:space="0" w:color="auto"/>
            <w:right w:val="none" w:sz="0" w:space="0" w:color="auto"/>
          </w:divBdr>
        </w:div>
        <w:div w:id="1987082121">
          <w:marLeft w:val="640"/>
          <w:marRight w:val="0"/>
          <w:marTop w:val="0"/>
          <w:marBottom w:val="0"/>
          <w:divBdr>
            <w:top w:val="none" w:sz="0" w:space="0" w:color="auto"/>
            <w:left w:val="none" w:sz="0" w:space="0" w:color="auto"/>
            <w:bottom w:val="none" w:sz="0" w:space="0" w:color="auto"/>
            <w:right w:val="none" w:sz="0" w:space="0" w:color="auto"/>
          </w:divBdr>
        </w:div>
        <w:div w:id="1584870667">
          <w:marLeft w:val="640"/>
          <w:marRight w:val="0"/>
          <w:marTop w:val="0"/>
          <w:marBottom w:val="0"/>
          <w:divBdr>
            <w:top w:val="none" w:sz="0" w:space="0" w:color="auto"/>
            <w:left w:val="none" w:sz="0" w:space="0" w:color="auto"/>
            <w:bottom w:val="none" w:sz="0" w:space="0" w:color="auto"/>
            <w:right w:val="none" w:sz="0" w:space="0" w:color="auto"/>
          </w:divBdr>
        </w:div>
        <w:div w:id="2143111779">
          <w:marLeft w:val="640"/>
          <w:marRight w:val="0"/>
          <w:marTop w:val="0"/>
          <w:marBottom w:val="0"/>
          <w:divBdr>
            <w:top w:val="none" w:sz="0" w:space="0" w:color="auto"/>
            <w:left w:val="none" w:sz="0" w:space="0" w:color="auto"/>
            <w:bottom w:val="none" w:sz="0" w:space="0" w:color="auto"/>
            <w:right w:val="none" w:sz="0" w:space="0" w:color="auto"/>
          </w:divBdr>
        </w:div>
        <w:div w:id="1203640963">
          <w:marLeft w:val="640"/>
          <w:marRight w:val="0"/>
          <w:marTop w:val="0"/>
          <w:marBottom w:val="0"/>
          <w:divBdr>
            <w:top w:val="none" w:sz="0" w:space="0" w:color="auto"/>
            <w:left w:val="none" w:sz="0" w:space="0" w:color="auto"/>
            <w:bottom w:val="none" w:sz="0" w:space="0" w:color="auto"/>
            <w:right w:val="none" w:sz="0" w:space="0" w:color="auto"/>
          </w:divBdr>
        </w:div>
        <w:div w:id="403573059">
          <w:marLeft w:val="640"/>
          <w:marRight w:val="0"/>
          <w:marTop w:val="0"/>
          <w:marBottom w:val="0"/>
          <w:divBdr>
            <w:top w:val="none" w:sz="0" w:space="0" w:color="auto"/>
            <w:left w:val="none" w:sz="0" w:space="0" w:color="auto"/>
            <w:bottom w:val="none" w:sz="0" w:space="0" w:color="auto"/>
            <w:right w:val="none" w:sz="0" w:space="0" w:color="auto"/>
          </w:divBdr>
        </w:div>
        <w:div w:id="1789661625">
          <w:marLeft w:val="640"/>
          <w:marRight w:val="0"/>
          <w:marTop w:val="0"/>
          <w:marBottom w:val="0"/>
          <w:divBdr>
            <w:top w:val="none" w:sz="0" w:space="0" w:color="auto"/>
            <w:left w:val="none" w:sz="0" w:space="0" w:color="auto"/>
            <w:bottom w:val="none" w:sz="0" w:space="0" w:color="auto"/>
            <w:right w:val="none" w:sz="0" w:space="0" w:color="auto"/>
          </w:divBdr>
        </w:div>
        <w:div w:id="29577074">
          <w:marLeft w:val="640"/>
          <w:marRight w:val="0"/>
          <w:marTop w:val="0"/>
          <w:marBottom w:val="0"/>
          <w:divBdr>
            <w:top w:val="none" w:sz="0" w:space="0" w:color="auto"/>
            <w:left w:val="none" w:sz="0" w:space="0" w:color="auto"/>
            <w:bottom w:val="none" w:sz="0" w:space="0" w:color="auto"/>
            <w:right w:val="none" w:sz="0" w:space="0" w:color="auto"/>
          </w:divBdr>
        </w:div>
        <w:div w:id="1723283041">
          <w:marLeft w:val="640"/>
          <w:marRight w:val="0"/>
          <w:marTop w:val="0"/>
          <w:marBottom w:val="0"/>
          <w:divBdr>
            <w:top w:val="none" w:sz="0" w:space="0" w:color="auto"/>
            <w:left w:val="none" w:sz="0" w:space="0" w:color="auto"/>
            <w:bottom w:val="none" w:sz="0" w:space="0" w:color="auto"/>
            <w:right w:val="none" w:sz="0" w:space="0" w:color="auto"/>
          </w:divBdr>
        </w:div>
        <w:div w:id="756100409">
          <w:marLeft w:val="640"/>
          <w:marRight w:val="0"/>
          <w:marTop w:val="0"/>
          <w:marBottom w:val="0"/>
          <w:divBdr>
            <w:top w:val="none" w:sz="0" w:space="0" w:color="auto"/>
            <w:left w:val="none" w:sz="0" w:space="0" w:color="auto"/>
            <w:bottom w:val="none" w:sz="0" w:space="0" w:color="auto"/>
            <w:right w:val="none" w:sz="0" w:space="0" w:color="auto"/>
          </w:divBdr>
        </w:div>
        <w:div w:id="8794469">
          <w:marLeft w:val="640"/>
          <w:marRight w:val="0"/>
          <w:marTop w:val="0"/>
          <w:marBottom w:val="0"/>
          <w:divBdr>
            <w:top w:val="none" w:sz="0" w:space="0" w:color="auto"/>
            <w:left w:val="none" w:sz="0" w:space="0" w:color="auto"/>
            <w:bottom w:val="none" w:sz="0" w:space="0" w:color="auto"/>
            <w:right w:val="none" w:sz="0" w:space="0" w:color="auto"/>
          </w:divBdr>
        </w:div>
        <w:div w:id="349531231">
          <w:marLeft w:val="640"/>
          <w:marRight w:val="0"/>
          <w:marTop w:val="0"/>
          <w:marBottom w:val="0"/>
          <w:divBdr>
            <w:top w:val="none" w:sz="0" w:space="0" w:color="auto"/>
            <w:left w:val="none" w:sz="0" w:space="0" w:color="auto"/>
            <w:bottom w:val="none" w:sz="0" w:space="0" w:color="auto"/>
            <w:right w:val="none" w:sz="0" w:space="0" w:color="auto"/>
          </w:divBdr>
        </w:div>
        <w:div w:id="656301265">
          <w:marLeft w:val="640"/>
          <w:marRight w:val="0"/>
          <w:marTop w:val="0"/>
          <w:marBottom w:val="0"/>
          <w:divBdr>
            <w:top w:val="none" w:sz="0" w:space="0" w:color="auto"/>
            <w:left w:val="none" w:sz="0" w:space="0" w:color="auto"/>
            <w:bottom w:val="none" w:sz="0" w:space="0" w:color="auto"/>
            <w:right w:val="none" w:sz="0" w:space="0" w:color="auto"/>
          </w:divBdr>
        </w:div>
        <w:div w:id="1907257787">
          <w:marLeft w:val="640"/>
          <w:marRight w:val="0"/>
          <w:marTop w:val="0"/>
          <w:marBottom w:val="0"/>
          <w:divBdr>
            <w:top w:val="none" w:sz="0" w:space="0" w:color="auto"/>
            <w:left w:val="none" w:sz="0" w:space="0" w:color="auto"/>
            <w:bottom w:val="none" w:sz="0" w:space="0" w:color="auto"/>
            <w:right w:val="none" w:sz="0" w:space="0" w:color="auto"/>
          </w:divBdr>
        </w:div>
        <w:div w:id="992104980">
          <w:marLeft w:val="640"/>
          <w:marRight w:val="0"/>
          <w:marTop w:val="0"/>
          <w:marBottom w:val="0"/>
          <w:divBdr>
            <w:top w:val="none" w:sz="0" w:space="0" w:color="auto"/>
            <w:left w:val="none" w:sz="0" w:space="0" w:color="auto"/>
            <w:bottom w:val="none" w:sz="0" w:space="0" w:color="auto"/>
            <w:right w:val="none" w:sz="0" w:space="0" w:color="auto"/>
          </w:divBdr>
        </w:div>
        <w:div w:id="1533683959">
          <w:marLeft w:val="640"/>
          <w:marRight w:val="0"/>
          <w:marTop w:val="0"/>
          <w:marBottom w:val="0"/>
          <w:divBdr>
            <w:top w:val="none" w:sz="0" w:space="0" w:color="auto"/>
            <w:left w:val="none" w:sz="0" w:space="0" w:color="auto"/>
            <w:bottom w:val="none" w:sz="0" w:space="0" w:color="auto"/>
            <w:right w:val="none" w:sz="0" w:space="0" w:color="auto"/>
          </w:divBdr>
        </w:div>
        <w:div w:id="652678928">
          <w:marLeft w:val="640"/>
          <w:marRight w:val="0"/>
          <w:marTop w:val="0"/>
          <w:marBottom w:val="0"/>
          <w:divBdr>
            <w:top w:val="none" w:sz="0" w:space="0" w:color="auto"/>
            <w:left w:val="none" w:sz="0" w:space="0" w:color="auto"/>
            <w:bottom w:val="none" w:sz="0" w:space="0" w:color="auto"/>
            <w:right w:val="none" w:sz="0" w:space="0" w:color="auto"/>
          </w:divBdr>
        </w:div>
        <w:div w:id="1063675268">
          <w:marLeft w:val="640"/>
          <w:marRight w:val="0"/>
          <w:marTop w:val="0"/>
          <w:marBottom w:val="0"/>
          <w:divBdr>
            <w:top w:val="none" w:sz="0" w:space="0" w:color="auto"/>
            <w:left w:val="none" w:sz="0" w:space="0" w:color="auto"/>
            <w:bottom w:val="none" w:sz="0" w:space="0" w:color="auto"/>
            <w:right w:val="none" w:sz="0" w:space="0" w:color="auto"/>
          </w:divBdr>
        </w:div>
        <w:div w:id="462701535">
          <w:marLeft w:val="640"/>
          <w:marRight w:val="0"/>
          <w:marTop w:val="0"/>
          <w:marBottom w:val="0"/>
          <w:divBdr>
            <w:top w:val="none" w:sz="0" w:space="0" w:color="auto"/>
            <w:left w:val="none" w:sz="0" w:space="0" w:color="auto"/>
            <w:bottom w:val="none" w:sz="0" w:space="0" w:color="auto"/>
            <w:right w:val="none" w:sz="0" w:space="0" w:color="auto"/>
          </w:divBdr>
        </w:div>
      </w:divsChild>
    </w:div>
    <w:div w:id="1758481483">
      <w:bodyDiv w:val="1"/>
      <w:marLeft w:val="0"/>
      <w:marRight w:val="0"/>
      <w:marTop w:val="0"/>
      <w:marBottom w:val="0"/>
      <w:divBdr>
        <w:top w:val="none" w:sz="0" w:space="0" w:color="auto"/>
        <w:left w:val="none" w:sz="0" w:space="0" w:color="auto"/>
        <w:bottom w:val="none" w:sz="0" w:space="0" w:color="auto"/>
        <w:right w:val="none" w:sz="0" w:space="0" w:color="auto"/>
      </w:divBdr>
      <w:divsChild>
        <w:div w:id="1631664486">
          <w:marLeft w:val="640"/>
          <w:marRight w:val="0"/>
          <w:marTop w:val="0"/>
          <w:marBottom w:val="0"/>
          <w:divBdr>
            <w:top w:val="none" w:sz="0" w:space="0" w:color="auto"/>
            <w:left w:val="none" w:sz="0" w:space="0" w:color="auto"/>
            <w:bottom w:val="none" w:sz="0" w:space="0" w:color="auto"/>
            <w:right w:val="none" w:sz="0" w:space="0" w:color="auto"/>
          </w:divBdr>
        </w:div>
        <w:div w:id="449712764">
          <w:marLeft w:val="640"/>
          <w:marRight w:val="0"/>
          <w:marTop w:val="0"/>
          <w:marBottom w:val="0"/>
          <w:divBdr>
            <w:top w:val="none" w:sz="0" w:space="0" w:color="auto"/>
            <w:left w:val="none" w:sz="0" w:space="0" w:color="auto"/>
            <w:bottom w:val="none" w:sz="0" w:space="0" w:color="auto"/>
            <w:right w:val="none" w:sz="0" w:space="0" w:color="auto"/>
          </w:divBdr>
        </w:div>
        <w:div w:id="1018695523">
          <w:marLeft w:val="640"/>
          <w:marRight w:val="0"/>
          <w:marTop w:val="0"/>
          <w:marBottom w:val="0"/>
          <w:divBdr>
            <w:top w:val="none" w:sz="0" w:space="0" w:color="auto"/>
            <w:left w:val="none" w:sz="0" w:space="0" w:color="auto"/>
            <w:bottom w:val="none" w:sz="0" w:space="0" w:color="auto"/>
            <w:right w:val="none" w:sz="0" w:space="0" w:color="auto"/>
          </w:divBdr>
        </w:div>
        <w:div w:id="1197307511">
          <w:marLeft w:val="640"/>
          <w:marRight w:val="0"/>
          <w:marTop w:val="0"/>
          <w:marBottom w:val="0"/>
          <w:divBdr>
            <w:top w:val="none" w:sz="0" w:space="0" w:color="auto"/>
            <w:left w:val="none" w:sz="0" w:space="0" w:color="auto"/>
            <w:bottom w:val="none" w:sz="0" w:space="0" w:color="auto"/>
            <w:right w:val="none" w:sz="0" w:space="0" w:color="auto"/>
          </w:divBdr>
        </w:div>
        <w:div w:id="1841308506">
          <w:marLeft w:val="640"/>
          <w:marRight w:val="0"/>
          <w:marTop w:val="0"/>
          <w:marBottom w:val="0"/>
          <w:divBdr>
            <w:top w:val="none" w:sz="0" w:space="0" w:color="auto"/>
            <w:left w:val="none" w:sz="0" w:space="0" w:color="auto"/>
            <w:bottom w:val="none" w:sz="0" w:space="0" w:color="auto"/>
            <w:right w:val="none" w:sz="0" w:space="0" w:color="auto"/>
          </w:divBdr>
        </w:div>
        <w:div w:id="919217638">
          <w:marLeft w:val="640"/>
          <w:marRight w:val="0"/>
          <w:marTop w:val="0"/>
          <w:marBottom w:val="0"/>
          <w:divBdr>
            <w:top w:val="none" w:sz="0" w:space="0" w:color="auto"/>
            <w:left w:val="none" w:sz="0" w:space="0" w:color="auto"/>
            <w:bottom w:val="none" w:sz="0" w:space="0" w:color="auto"/>
            <w:right w:val="none" w:sz="0" w:space="0" w:color="auto"/>
          </w:divBdr>
        </w:div>
        <w:div w:id="1961182892">
          <w:marLeft w:val="640"/>
          <w:marRight w:val="0"/>
          <w:marTop w:val="0"/>
          <w:marBottom w:val="0"/>
          <w:divBdr>
            <w:top w:val="none" w:sz="0" w:space="0" w:color="auto"/>
            <w:left w:val="none" w:sz="0" w:space="0" w:color="auto"/>
            <w:bottom w:val="none" w:sz="0" w:space="0" w:color="auto"/>
            <w:right w:val="none" w:sz="0" w:space="0" w:color="auto"/>
          </w:divBdr>
        </w:div>
        <w:div w:id="1503230733">
          <w:marLeft w:val="640"/>
          <w:marRight w:val="0"/>
          <w:marTop w:val="0"/>
          <w:marBottom w:val="0"/>
          <w:divBdr>
            <w:top w:val="none" w:sz="0" w:space="0" w:color="auto"/>
            <w:left w:val="none" w:sz="0" w:space="0" w:color="auto"/>
            <w:bottom w:val="none" w:sz="0" w:space="0" w:color="auto"/>
            <w:right w:val="none" w:sz="0" w:space="0" w:color="auto"/>
          </w:divBdr>
        </w:div>
        <w:div w:id="1422024473">
          <w:marLeft w:val="640"/>
          <w:marRight w:val="0"/>
          <w:marTop w:val="0"/>
          <w:marBottom w:val="0"/>
          <w:divBdr>
            <w:top w:val="none" w:sz="0" w:space="0" w:color="auto"/>
            <w:left w:val="none" w:sz="0" w:space="0" w:color="auto"/>
            <w:bottom w:val="none" w:sz="0" w:space="0" w:color="auto"/>
            <w:right w:val="none" w:sz="0" w:space="0" w:color="auto"/>
          </w:divBdr>
        </w:div>
        <w:div w:id="1692223726">
          <w:marLeft w:val="640"/>
          <w:marRight w:val="0"/>
          <w:marTop w:val="0"/>
          <w:marBottom w:val="0"/>
          <w:divBdr>
            <w:top w:val="none" w:sz="0" w:space="0" w:color="auto"/>
            <w:left w:val="none" w:sz="0" w:space="0" w:color="auto"/>
            <w:bottom w:val="none" w:sz="0" w:space="0" w:color="auto"/>
            <w:right w:val="none" w:sz="0" w:space="0" w:color="auto"/>
          </w:divBdr>
        </w:div>
        <w:div w:id="51465211">
          <w:marLeft w:val="640"/>
          <w:marRight w:val="0"/>
          <w:marTop w:val="0"/>
          <w:marBottom w:val="0"/>
          <w:divBdr>
            <w:top w:val="none" w:sz="0" w:space="0" w:color="auto"/>
            <w:left w:val="none" w:sz="0" w:space="0" w:color="auto"/>
            <w:bottom w:val="none" w:sz="0" w:space="0" w:color="auto"/>
            <w:right w:val="none" w:sz="0" w:space="0" w:color="auto"/>
          </w:divBdr>
        </w:div>
        <w:div w:id="2049837909">
          <w:marLeft w:val="640"/>
          <w:marRight w:val="0"/>
          <w:marTop w:val="0"/>
          <w:marBottom w:val="0"/>
          <w:divBdr>
            <w:top w:val="none" w:sz="0" w:space="0" w:color="auto"/>
            <w:left w:val="none" w:sz="0" w:space="0" w:color="auto"/>
            <w:bottom w:val="none" w:sz="0" w:space="0" w:color="auto"/>
            <w:right w:val="none" w:sz="0" w:space="0" w:color="auto"/>
          </w:divBdr>
        </w:div>
        <w:div w:id="1192691627">
          <w:marLeft w:val="640"/>
          <w:marRight w:val="0"/>
          <w:marTop w:val="0"/>
          <w:marBottom w:val="0"/>
          <w:divBdr>
            <w:top w:val="none" w:sz="0" w:space="0" w:color="auto"/>
            <w:left w:val="none" w:sz="0" w:space="0" w:color="auto"/>
            <w:bottom w:val="none" w:sz="0" w:space="0" w:color="auto"/>
            <w:right w:val="none" w:sz="0" w:space="0" w:color="auto"/>
          </w:divBdr>
        </w:div>
        <w:div w:id="1111319375">
          <w:marLeft w:val="640"/>
          <w:marRight w:val="0"/>
          <w:marTop w:val="0"/>
          <w:marBottom w:val="0"/>
          <w:divBdr>
            <w:top w:val="none" w:sz="0" w:space="0" w:color="auto"/>
            <w:left w:val="none" w:sz="0" w:space="0" w:color="auto"/>
            <w:bottom w:val="none" w:sz="0" w:space="0" w:color="auto"/>
            <w:right w:val="none" w:sz="0" w:space="0" w:color="auto"/>
          </w:divBdr>
        </w:div>
        <w:div w:id="1787042061">
          <w:marLeft w:val="640"/>
          <w:marRight w:val="0"/>
          <w:marTop w:val="0"/>
          <w:marBottom w:val="0"/>
          <w:divBdr>
            <w:top w:val="none" w:sz="0" w:space="0" w:color="auto"/>
            <w:left w:val="none" w:sz="0" w:space="0" w:color="auto"/>
            <w:bottom w:val="none" w:sz="0" w:space="0" w:color="auto"/>
            <w:right w:val="none" w:sz="0" w:space="0" w:color="auto"/>
          </w:divBdr>
        </w:div>
        <w:div w:id="661470439">
          <w:marLeft w:val="640"/>
          <w:marRight w:val="0"/>
          <w:marTop w:val="0"/>
          <w:marBottom w:val="0"/>
          <w:divBdr>
            <w:top w:val="none" w:sz="0" w:space="0" w:color="auto"/>
            <w:left w:val="none" w:sz="0" w:space="0" w:color="auto"/>
            <w:bottom w:val="none" w:sz="0" w:space="0" w:color="auto"/>
            <w:right w:val="none" w:sz="0" w:space="0" w:color="auto"/>
          </w:divBdr>
        </w:div>
        <w:div w:id="216161822">
          <w:marLeft w:val="640"/>
          <w:marRight w:val="0"/>
          <w:marTop w:val="0"/>
          <w:marBottom w:val="0"/>
          <w:divBdr>
            <w:top w:val="none" w:sz="0" w:space="0" w:color="auto"/>
            <w:left w:val="none" w:sz="0" w:space="0" w:color="auto"/>
            <w:bottom w:val="none" w:sz="0" w:space="0" w:color="auto"/>
            <w:right w:val="none" w:sz="0" w:space="0" w:color="auto"/>
          </w:divBdr>
        </w:div>
        <w:div w:id="971863228">
          <w:marLeft w:val="640"/>
          <w:marRight w:val="0"/>
          <w:marTop w:val="0"/>
          <w:marBottom w:val="0"/>
          <w:divBdr>
            <w:top w:val="none" w:sz="0" w:space="0" w:color="auto"/>
            <w:left w:val="none" w:sz="0" w:space="0" w:color="auto"/>
            <w:bottom w:val="none" w:sz="0" w:space="0" w:color="auto"/>
            <w:right w:val="none" w:sz="0" w:space="0" w:color="auto"/>
          </w:divBdr>
        </w:div>
        <w:div w:id="220795987">
          <w:marLeft w:val="640"/>
          <w:marRight w:val="0"/>
          <w:marTop w:val="0"/>
          <w:marBottom w:val="0"/>
          <w:divBdr>
            <w:top w:val="none" w:sz="0" w:space="0" w:color="auto"/>
            <w:left w:val="none" w:sz="0" w:space="0" w:color="auto"/>
            <w:bottom w:val="none" w:sz="0" w:space="0" w:color="auto"/>
            <w:right w:val="none" w:sz="0" w:space="0" w:color="auto"/>
          </w:divBdr>
        </w:div>
        <w:div w:id="792020896">
          <w:marLeft w:val="640"/>
          <w:marRight w:val="0"/>
          <w:marTop w:val="0"/>
          <w:marBottom w:val="0"/>
          <w:divBdr>
            <w:top w:val="none" w:sz="0" w:space="0" w:color="auto"/>
            <w:left w:val="none" w:sz="0" w:space="0" w:color="auto"/>
            <w:bottom w:val="none" w:sz="0" w:space="0" w:color="auto"/>
            <w:right w:val="none" w:sz="0" w:space="0" w:color="auto"/>
          </w:divBdr>
        </w:div>
        <w:div w:id="1968388547">
          <w:marLeft w:val="640"/>
          <w:marRight w:val="0"/>
          <w:marTop w:val="0"/>
          <w:marBottom w:val="0"/>
          <w:divBdr>
            <w:top w:val="none" w:sz="0" w:space="0" w:color="auto"/>
            <w:left w:val="none" w:sz="0" w:space="0" w:color="auto"/>
            <w:bottom w:val="none" w:sz="0" w:space="0" w:color="auto"/>
            <w:right w:val="none" w:sz="0" w:space="0" w:color="auto"/>
          </w:divBdr>
        </w:div>
        <w:div w:id="84498592">
          <w:marLeft w:val="640"/>
          <w:marRight w:val="0"/>
          <w:marTop w:val="0"/>
          <w:marBottom w:val="0"/>
          <w:divBdr>
            <w:top w:val="none" w:sz="0" w:space="0" w:color="auto"/>
            <w:left w:val="none" w:sz="0" w:space="0" w:color="auto"/>
            <w:bottom w:val="none" w:sz="0" w:space="0" w:color="auto"/>
            <w:right w:val="none" w:sz="0" w:space="0" w:color="auto"/>
          </w:divBdr>
        </w:div>
        <w:div w:id="93476145">
          <w:marLeft w:val="640"/>
          <w:marRight w:val="0"/>
          <w:marTop w:val="0"/>
          <w:marBottom w:val="0"/>
          <w:divBdr>
            <w:top w:val="none" w:sz="0" w:space="0" w:color="auto"/>
            <w:left w:val="none" w:sz="0" w:space="0" w:color="auto"/>
            <w:bottom w:val="none" w:sz="0" w:space="0" w:color="auto"/>
            <w:right w:val="none" w:sz="0" w:space="0" w:color="auto"/>
          </w:divBdr>
        </w:div>
        <w:div w:id="1414006308">
          <w:marLeft w:val="640"/>
          <w:marRight w:val="0"/>
          <w:marTop w:val="0"/>
          <w:marBottom w:val="0"/>
          <w:divBdr>
            <w:top w:val="none" w:sz="0" w:space="0" w:color="auto"/>
            <w:left w:val="none" w:sz="0" w:space="0" w:color="auto"/>
            <w:bottom w:val="none" w:sz="0" w:space="0" w:color="auto"/>
            <w:right w:val="none" w:sz="0" w:space="0" w:color="auto"/>
          </w:divBdr>
        </w:div>
        <w:div w:id="421029129">
          <w:marLeft w:val="640"/>
          <w:marRight w:val="0"/>
          <w:marTop w:val="0"/>
          <w:marBottom w:val="0"/>
          <w:divBdr>
            <w:top w:val="none" w:sz="0" w:space="0" w:color="auto"/>
            <w:left w:val="none" w:sz="0" w:space="0" w:color="auto"/>
            <w:bottom w:val="none" w:sz="0" w:space="0" w:color="auto"/>
            <w:right w:val="none" w:sz="0" w:space="0" w:color="auto"/>
          </w:divBdr>
        </w:div>
        <w:div w:id="996761788">
          <w:marLeft w:val="640"/>
          <w:marRight w:val="0"/>
          <w:marTop w:val="0"/>
          <w:marBottom w:val="0"/>
          <w:divBdr>
            <w:top w:val="none" w:sz="0" w:space="0" w:color="auto"/>
            <w:left w:val="none" w:sz="0" w:space="0" w:color="auto"/>
            <w:bottom w:val="none" w:sz="0" w:space="0" w:color="auto"/>
            <w:right w:val="none" w:sz="0" w:space="0" w:color="auto"/>
          </w:divBdr>
        </w:div>
        <w:div w:id="927420724">
          <w:marLeft w:val="640"/>
          <w:marRight w:val="0"/>
          <w:marTop w:val="0"/>
          <w:marBottom w:val="0"/>
          <w:divBdr>
            <w:top w:val="none" w:sz="0" w:space="0" w:color="auto"/>
            <w:left w:val="none" w:sz="0" w:space="0" w:color="auto"/>
            <w:bottom w:val="none" w:sz="0" w:space="0" w:color="auto"/>
            <w:right w:val="none" w:sz="0" w:space="0" w:color="auto"/>
          </w:divBdr>
        </w:div>
        <w:div w:id="1522091755">
          <w:marLeft w:val="640"/>
          <w:marRight w:val="0"/>
          <w:marTop w:val="0"/>
          <w:marBottom w:val="0"/>
          <w:divBdr>
            <w:top w:val="none" w:sz="0" w:space="0" w:color="auto"/>
            <w:left w:val="none" w:sz="0" w:space="0" w:color="auto"/>
            <w:bottom w:val="none" w:sz="0" w:space="0" w:color="auto"/>
            <w:right w:val="none" w:sz="0" w:space="0" w:color="auto"/>
          </w:divBdr>
        </w:div>
        <w:div w:id="1416124626">
          <w:marLeft w:val="640"/>
          <w:marRight w:val="0"/>
          <w:marTop w:val="0"/>
          <w:marBottom w:val="0"/>
          <w:divBdr>
            <w:top w:val="none" w:sz="0" w:space="0" w:color="auto"/>
            <w:left w:val="none" w:sz="0" w:space="0" w:color="auto"/>
            <w:bottom w:val="none" w:sz="0" w:space="0" w:color="auto"/>
            <w:right w:val="none" w:sz="0" w:space="0" w:color="auto"/>
          </w:divBdr>
        </w:div>
        <w:div w:id="545290871">
          <w:marLeft w:val="640"/>
          <w:marRight w:val="0"/>
          <w:marTop w:val="0"/>
          <w:marBottom w:val="0"/>
          <w:divBdr>
            <w:top w:val="none" w:sz="0" w:space="0" w:color="auto"/>
            <w:left w:val="none" w:sz="0" w:space="0" w:color="auto"/>
            <w:bottom w:val="none" w:sz="0" w:space="0" w:color="auto"/>
            <w:right w:val="none" w:sz="0" w:space="0" w:color="auto"/>
          </w:divBdr>
        </w:div>
        <w:div w:id="1520775295">
          <w:marLeft w:val="640"/>
          <w:marRight w:val="0"/>
          <w:marTop w:val="0"/>
          <w:marBottom w:val="0"/>
          <w:divBdr>
            <w:top w:val="none" w:sz="0" w:space="0" w:color="auto"/>
            <w:left w:val="none" w:sz="0" w:space="0" w:color="auto"/>
            <w:bottom w:val="none" w:sz="0" w:space="0" w:color="auto"/>
            <w:right w:val="none" w:sz="0" w:space="0" w:color="auto"/>
          </w:divBdr>
        </w:div>
        <w:div w:id="298150267">
          <w:marLeft w:val="640"/>
          <w:marRight w:val="0"/>
          <w:marTop w:val="0"/>
          <w:marBottom w:val="0"/>
          <w:divBdr>
            <w:top w:val="none" w:sz="0" w:space="0" w:color="auto"/>
            <w:left w:val="none" w:sz="0" w:space="0" w:color="auto"/>
            <w:bottom w:val="none" w:sz="0" w:space="0" w:color="auto"/>
            <w:right w:val="none" w:sz="0" w:space="0" w:color="auto"/>
          </w:divBdr>
        </w:div>
        <w:div w:id="958147902">
          <w:marLeft w:val="640"/>
          <w:marRight w:val="0"/>
          <w:marTop w:val="0"/>
          <w:marBottom w:val="0"/>
          <w:divBdr>
            <w:top w:val="none" w:sz="0" w:space="0" w:color="auto"/>
            <w:left w:val="none" w:sz="0" w:space="0" w:color="auto"/>
            <w:bottom w:val="none" w:sz="0" w:space="0" w:color="auto"/>
            <w:right w:val="none" w:sz="0" w:space="0" w:color="auto"/>
          </w:divBdr>
        </w:div>
        <w:div w:id="765854680">
          <w:marLeft w:val="640"/>
          <w:marRight w:val="0"/>
          <w:marTop w:val="0"/>
          <w:marBottom w:val="0"/>
          <w:divBdr>
            <w:top w:val="none" w:sz="0" w:space="0" w:color="auto"/>
            <w:left w:val="none" w:sz="0" w:space="0" w:color="auto"/>
            <w:bottom w:val="none" w:sz="0" w:space="0" w:color="auto"/>
            <w:right w:val="none" w:sz="0" w:space="0" w:color="auto"/>
          </w:divBdr>
        </w:div>
        <w:div w:id="1838377928">
          <w:marLeft w:val="640"/>
          <w:marRight w:val="0"/>
          <w:marTop w:val="0"/>
          <w:marBottom w:val="0"/>
          <w:divBdr>
            <w:top w:val="none" w:sz="0" w:space="0" w:color="auto"/>
            <w:left w:val="none" w:sz="0" w:space="0" w:color="auto"/>
            <w:bottom w:val="none" w:sz="0" w:space="0" w:color="auto"/>
            <w:right w:val="none" w:sz="0" w:space="0" w:color="auto"/>
          </w:divBdr>
        </w:div>
        <w:div w:id="303125815">
          <w:marLeft w:val="640"/>
          <w:marRight w:val="0"/>
          <w:marTop w:val="0"/>
          <w:marBottom w:val="0"/>
          <w:divBdr>
            <w:top w:val="none" w:sz="0" w:space="0" w:color="auto"/>
            <w:left w:val="none" w:sz="0" w:space="0" w:color="auto"/>
            <w:bottom w:val="none" w:sz="0" w:space="0" w:color="auto"/>
            <w:right w:val="none" w:sz="0" w:space="0" w:color="auto"/>
          </w:divBdr>
        </w:div>
        <w:div w:id="943729366">
          <w:marLeft w:val="640"/>
          <w:marRight w:val="0"/>
          <w:marTop w:val="0"/>
          <w:marBottom w:val="0"/>
          <w:divBdr>
            <w:top w:val="none" w:sz="0" w:space="0" w:color="auto"/>
            <w:left w:val="none" w:sz="0" w:space="0" w:color="auto"/>
            <w:bottom w:val="none" w:sz="0" w:space="0" w:color="auto"/>
            <w:right w:val="none" w:sz="0" w:space="0" w:color="auto"/>
          </w:divBdr>
        </w:div>
        <w:div w:id="1587182685">
          <w:marLeft w:val="640"/>
          <w:marRight w:val="0"/>
          <w:marTop w:val="0"/>
          <w:marBottom w:val="0"/>
          <w:divBdr>
            <w:top w:val="none" w:sz="0" w:space="0" w:color="auto"/>
            <w:left w:val="none" w:sz="0" w:space="0" w:color="auto"/>
            <w:bottom w:val="none" w:sz="0" w:space="0" w:color="auto"/>
            <w:right w:val="none" w:sz="0" w:space="0" w:color="auto"/>
          </w:divBdr>
        </w:div>
        <w:div w:id="522941048">
          <w:marLeft w:val="640"/>
          <w:marRight w:val="0"/>
          <w:marTop w:val="0"/>
          <w:marBottom w:val="0"/>
          <w:divBdr>
            <w:top w:val="none" w:sz="0" w:space="0" w:color="auto"/>
            <w:left w:val="none" w:sz="0" w:space="0" w:color="auto"/>
            <w:bottom w:val="none" w:sz="0" w:space="0" w:color="auto"/>
            <w:right w:val="none" w:sz="0" w:space="0" w:color="auto"/>
          </w:divBdr>
        </w:div>
        <w:div w:id="251669700">
          <w:marLeft w:val="640"/>
          <w:marRight w:val="0"/>
          <w:marTop w:val="0"/>
          <w:marBottom w:val="0"/>
          <w:divBdr>
            <w:top w:val="none" w:sz="0" w:space="0" w:color="auto"/>
            <w:left w:val="none" w:sz="0" w:space="0" w:color="auto"/>
            <w:bottom w:val="none" w:sz="0" w:space="0" w:color="auto"/>
            <w:right w:val="none" w:sz="0" w:space="0" w:color="auto"/>
          </w:divBdr>
        </w:div>
        <w:div w:id="1870557940">
          <w:marLeft w:val="640"/>
          <w:marRight w:val="0"/>
          <w:marTop w:val="0"/>
          <w:marBottom w:val="0"/>
          <w:divBdr>
            <w:top w:val="none" w:sz="0" w:space="0" w:color="auto"/>
            <w:left w:val="none" w:sz="0" w:space="0" w:color="auto"/>
            <w:bottom w:val="none" w:sz="0" w:space="0" w:color="auto"/>
            <w:right w:val="none" w:sz="0" w:space="0" w:color="auto"/>
          </w:divBdr>
        </w:div>
        <w:div w:id="914314445">
          <w:marLeft w:val="640"/>
          <w:marRight w:val="0"/>
          <w:marTop w:val="0"/>
          <w:marBottom w:val="0"/>
          <w:divBdr>
            <w:top w:val="none" w:sz="0" w:space="0" w:color="auto"/>
            <w:left w:val="none" w:sz="0" w:space="0" w:color="auto"/>
            <w:bottom w:val="none" w:sz="0" w:space="0" w:color="auto"/>
            <w:right w:val="none" w:sz="0" w:space="0" w:color="auto"/>
          </w:divBdr>
        </w:div>
        <w:div w:id="1836458583">
          <w:marLeft w:val="640"/>
          <w:marRight w:val="0"/>
          <w:marTop w:val="0"/>
          <w:marBottom w:val="0"/>
          <w:divBdr>
            <w:top w:val="none" w:sz="0" w:space="0" w:color="auto"/>
            <w:left w:val="none" w:sz="0" w:space="0" w:color="auto"/>
            <w:bottom w:val="none" w:sz="0" w:space="0" w:color="auto"/>
            <w:right w:val="none" w:sz="0" w:space="0" w:color="auto"/>
          </w:divBdr>
        </w:div>
        <w:div w:id="1767576939">
          <w:marLeft w:val="640"/>
          <w:marRight w:val="0"/>
          <w:marTop w:val="0"/>
          <w:marBottom w:val="0"/>
          <w:divBdr>
            <w:top w:val="none" w:sz="0" w:space="0" w:color="auto"/>
            <w:left w:val="none" w:sz="0" w:space="0" w:color="auto"/>
            <w:bottom w:val="none" w:sz="0" w:space="0" w:color="auto"/>
            <w:right w:val="none" w:sz="0" w:space="0" w:color="auto"/>
          </w:divBdr>
        </w:div>
        <w:div w:id="964432268">
          <w:marLeft w:val="640"/>
          <w:marRight w:val="0"/>
          <w:marTop w:val="0"/>
          <w:marBottom w:val="0"/>
          <w:divBdr>
            <w:top w:val="none" w:sz="0" w:space="0" w:color="auto"/>
            <w:left w:val="none" w:sz="0" w:space="0" w:color="auto"/>
            <w:bottom w:val="none" w:sz="0" w:space="0" w:color="auto"/>
            <w:right w:val="none" w:sz="0" w:space="0" w:color="auto"/>
          </w:divBdr>
        </w:div>
        <w:div w:id="850533517">
          <w:marLeft w:val="640"/>
          <w:marRight w:val="0"/>
          <w:marTop w:val="0"/>
          <w:marBottom w:val="0"/>
          <w:divBdr>
            <w:top w:val="none" w:sz="0" w:space="0" w:color="auto"/>
            <w:left w:val="none" w:sz="0" w:space="0" w:color="auto"/>
            <w:bottom w:val="none" w:sz="0" w:space="0" w:color="auto"/>
            <w:right w:val="none" w:sz="0" w:space="0" w:color="auto"/>
          </w:divBdr>
        </w:div>
        <w:div w:id="1293903652">
          <w:marLeft w:val="640"/>
          <w:marRight w:val="0"/>
          <w:marTop w:val="0"/>
          <w:marBottom w:val="0"/>
          <w:divBdr>
            <w:top w:val="none" w:sz="0" w:space="0" w:color="auto"/>
            <w:left w:val="none" w:sz="0" w:space="0" w:color="auto"/>
            <w:bottom w:val="none" w:sz="0" w:space="0" w:color="auto"/>
            <w:right w:val="none" w:sz="0" w:space="0" w:color="auto"/>
          </w:divBdr>
        </w:div>
        <w:div w:id="96754451">
          <w:marLeft w:val="640"/>
          <w:marRight w:val="0"/>
          <w:marTop w:val="0"/>
          <w:marBottom w:val="0"/>
          <w:divBdr>
            <w:top w:val="none" w:sz="0" w:space="0" w:color="auto"/>
            <w:left w:val="none" w:sz="0" w:space="0" w:color="auto"/>
            <w:bottom w:val="none" w:sz="0" w:space="0" w:color="auto"/>
            <w:right w:val="none" w:sz="0" w:space="0" w:color="auto"/>
          </w:divBdr>
        </w:div>
        <w:div w:id="2093356423">
          <w:marLeft w:val="640"/>
          <w:marRight w:val="0"/>
          <w:marTop w:val="0"/>
          <w:marBottom w:val="0"/>
          <w:divBdr>
            <w:top w:val="none" w:sz="0" w:space="0" w:color="auto"/>
            <w:left w:val="none" w:sz="0" w:space="0" w:color="auto"/>
            <w:bottom w:val="none" w:sz="0" w:space="0" w:color="auto"/>
            <w:right w:val="none" w:sz="0" w:space="0" w:color="auto"/>
          </w:divBdr>
        </w:div>
        <w:div w:id="1607693674">
          <w:marLeft w:val="640"/>
          <w:marRight w:val="0"/>
          <w:marTop w:val="0"/>
          <w:marBottom w:val="0"/>
          <w:divBdr>
            <w:top w:val="none" w:sz="0" w:space="0" w:color="auto"/>
            <w:left w:val="none" w:sz="0" w:space="0" w:color="auto"/>
            <w:bottom w:val="none" w:sz="0" w:space="0" w:color="auto"/>
            <w:right w:val="none" w:sz="0" w:space="0" w:color="auto"/>
          </w:divBdr>
        </w:div>
        <w:div w:id="500585896">
          <w:marLeft w:val="640"/>
          <w:marRight w:val="0"/>
          <w:marTop w:val="0"/>
          <w:marBottom w:val="0"/>
          <w:divBdr>
            <w:top w:val="none" w:sz="0" w:space="0" w:color="auto"/>
            <w:left w:val="none" w:sz="0" w:space="0" w:color="auto"/>
            <w:bottom w:val="none" w:sz="0" w:space="0" w:color="auto"/>
            <w:right w:val="none" w:sz="0" w:space="0" w:color="auto"/>
          </w:divBdr>
        </w:div>
        <w:div w:id="615260262">
          <w:marLeft w:val="640"/>
          <w:marRight w:val="0"/>
          <w:marTop w:val="0"/>
          <w:marBottom w:val="0"/>
          <w:divBdr>
            <w:top w:val="none" w:sz="0" w:space="0" w:color="auto"/>
            <w:left w:val="none" w:sz="0" w:space="0" w:color="auto"/>
            <w:bottom w:val="none" w:sz="0" w:space="0" w:color="auto"/>
            <w:right w:val="none" w:sz="0" w:space="0" w:color="auto"/>
          </w:divBdr>
        </w:div>
        <w:div w:id="202794455">
          <w:marLeft w:val="640"/>
          <w:marRight w:val="0"/>
          <w:marTop w:val="0"/>
          <w:marBottom w:val="0"/>
          <w:divBdr>
            <w:top w:val="none" w:sz="0" w:space="0" w:color="auto"/>
            <w:left w:val="none" w:sz="0" w:space="0" w:color="auto"/>
            <w:bottom w:val="none" w:sz="0" w:space="0" w:color="auto"/>
            <w:right w:val="none" w:sz="0" w:space="0" w:color="auto"/>
          </w:divBdr>
        </w:div>
        <w:div w:id="368260485">
          <w:marLeft w:val="640"/>
          <w:marRight w:val="0"/>
          <w:marTop w:val="0"/>
          <w:marBottom w:val="0"/>
          <w:divBdr>
            <w:top w:val="none" w:sz="0" w:space="0" w:color="auto"/>
            <w:left w:val="none" w:sz="0" w:space="0" w:color="auto"/>
            <w:bottom w:val="none" w:sz="0" w:space="0" w:color="auto"/>
            <w:right w:val="none" w:sz="0" w:space="0" w:color="auto"/>
          </w:divBdr>
        </w:div>
        <w:div w:id="1502309432">
          <w:marLeft w:val="640"/>
          <w:marRight w:val="0"/>
          <w:marTop w:val="0"/>
          <w:marBottom w:val="0"/>
          <w:divBdr>
            <w:top w:val="none" w:sz="0" w:space="0" w:color="auto"/>
            <w:left w:val="none" w:sz="0" w:space="0" w:color="auto"/>
            <w:bottom w:val="none" w:sz="0" w:space="0" w:color="auto"/>
            <w:right w:val="none" w:sz="0" w:space="0" w:color="auto"/>
          </w:divBdr>
        </w:div>
        <w:div w:id="1293245085">
          <w:marLeft w:val="640"/>
          <w:marRight w:val="0"/>
          <w:marTop w:val="0"/>
          <w:marBottom w:val="0"/>
          <w:divBdr>
            <w:top w:val="none" w:sz="0" w:space="0" w:color="auto"/>
            <w:left w:val="none" w:sz="0" w:space="0" w:color="auto"/>
            <w:bottom w:val="none" w:sz="0" w:space="0" w:color="auto"/>
            <w:right w:val="none" w:sz="0" w:space="0" w:color="auto"/>
          </w:divBdr>
        </w:div>
        <w:div w:id="1860702308">
          <w:marLeft w:val="640"/>
          <w:marRight w:val="0"/>
          <w:marTop w:val="0"/>
          <w:marBottom w:val="0"/>
          <w:divBdr>
            <w:top w:val="none" w:sz="0" w:space="0" w:color="auto"/>
            <w:left w:val="none" w:sz="0" w:space="0" w:color="auto"/>
            <w:bottom w:val="none" w:sz="0" w:space="0" w:color="auto"/>
            <w:right w:val="none" w:sz="0" w:space="0" w:color="auto"/>
          </w:divBdr>
        </w:div>
        <w:div w:id="1668050945">
          <w:marLeft w:val="640"/>
          <w:marRight w:val="0"/>
          <w:marTop w:val="0"/>
          <w:marBottom w:val="0"/>
          <w:divBdr>
            <w:top w:val="none" w:sz="0" w:space="0" w:color="auto"/>
            <w:left w:val="none" w:sz="0" w:space="0" w:color="auto"/>
            <w:bottom w:val="none" w:sz="0" w:space="0" w:color="auto"/>
            <w:right w:val="none" w:sz="0" w:space="0" w:color="auto"/>
          </w:divBdr>
        </w:div>
        <w:div w:id="2027707105">
          <w:marLeft w:val="640"/>
          <w:marRight w:val="0"/>
          <w:marTop w:val="0"/>
          <w:marBottom w:val="0"/>
          <w:divBdr>
            <w:top w:val="none" w:sz="0" w:space="0" w:color="auto"/>
            <w:left w:val="none" w:sz="0" w:space="0" w:color="auto"/>
            <w:bottom w:val="none" w:sz="0" w:space="0" w:color="auto"/>
            <w:right w:val="none" w:sz="0" w:space="0" w:color="auto"/>
          </w:divBdr>
        </w:div>
        <w:div w:id="2041658607">
          <w:marLeft w:val="640"/>
          <w:marRight w:val="0"/>
          <w:marTop w:val="0"/>
          <w:marBottom w:val="0"/>
          <w:divBdr>
            <w:top w:val="none" w:sz="0" w:space="0" w:color="auto"/>
            <w:left w:val="none" w:sz="0" w:space="0" w:color="auto"/>
            <w:bottom w:val="none" w:sz="0" w:space="0" w:color="auto"/>
            <w:right w:val="none" w:sz="0" w:space="0" w:color="auto"/>
          </w:divBdr>
        </w:div>
        <w:div w:id="1213924961">
          <w:marLeft w:val="640"/>
          <w:marRight w:val="0"/>
          <w:marTop w:val="0"/>
          <w:marBottom w:val="0"/>
          <w:divBdr>
            <w:top w:val="none" w:sz="0" w:space="0" w:color="auto"/>
            <w:left w:val="none" w:sz="0" w:space="0" w:color="auto"/>
            <w:bottom w:val="none" w:sz="0" w:space="0" w:color="auto"/>
            <w:right w:val="none" w:sz="0" w:space="0" w:color="auto"/>
          </w:divBdr>
        </w:div>
        <w:div w:id="1179002461">
          <w:marLeft w:val="640"/>
          <w:marRight w:val="0"/>
          <w:marTop w:val="0"/>
          <w:marBottom w:val="0"/>
          <w:divBdr>
            <w:top w:val="none" w:sz="0" w:space="0" w:color="auto"/>
            <w:left w:val="none" w:sz="0" w:space="0" w:color="auto"/>
            <w:bottom w:val="none" w:sz="0" w:space="0" w:color="auto"/>
            <w:right w:val="none" w:sz="0" w:space="0" w:color="auto"/>
          </w:divBdr>
        </w:div>
        <w:div w:id="1226598929">
          <w:marLeft w:val="640"/>
          <w:marRight w:val="0"/>
          <w:marTop w:val="0"/>
          <w:marBottom w:val="0"/>
          <w:divBdr>
            <w:top w:val="none" w:sz="0" w:space="0" w:color="auto"/>
            <w:left w:val="none" w:sz="0" w:space="0" w:color="auto"/>
            <w:bottom w:val="none" w:sz="0" w:space="0" w:color="auto"/>
            <w:right w:val="none" w:sz="0" w:space="0" w:color="auto"/>
          </w:divBdr>
        </w:div>
        <w:div w:id="947276603">
          <w:marLeft w:val="640"/>
          <w:marRight w:val="0"/>
          <w:marTop w:val="0"/>
          <w:marBottom w:val="0"/>
          <w:divBdr>
            <w:top w:val="none" w:sz="0" w:space="0" w:color="auto"/>
            <w:left w:val="none" w:sz="0" w:space="0" w:color="auto"/>
            <w:bottom w:val="none" w:sz="0" w:space="0" w:color="auto"/>
            <w:right w:val="none" w:sz="0" w:space="0" w:color="auto"/>
          </w:divBdr>
        </w:div>
        <w:div w:id="908998323">
          <w:marLeft w:val="640"/>
          <w:marRight w:val="0"/>
          <w:marTop w:val="0"/>
          <w:marBottom w:val="0"/>
          <w:divBdr>
            <w:top w:val="none" w:sz="0" w:space="0" w:color="auto"/>
            <w:left w:val="none" w:sz="0" w:space="0" w:color="auto"/>
            <w:bottom w:val="none" w:sz="0" w:space="0" w:color="auto"/>
            <w:right w:val="none" w:sz="0" w:space="0" w:color="auto"/>
          </w:divBdr>
        </w:div>
        <w:div w:id="424377402">
          <w:marLeft w:val="640"/>
          <w:marRight w:val="0"/>
          <w:marTop w:val="0"/>
          <w:marBottom w:val="0"/>
          <w:divBdr>
            <w:top w:val="none" w:sz="0" w:space="0" w:color="auto"/>
            <w:left w:val="none" w:sz="0" w:space="0" w:color="auto"/>
            <w:bottom w:val="none" w:sz="0" w:space="0" w:color="auto"/>
            <w:right w:val="none" w:sz="0" w:space="0" w:color="auto"/>
          </w:divBdr>
        </w:div>
        <w:div w:id="1574242324">
          <w:marLeft w:val="640"/>
          <w:marRight w:val="0"/>
          <w:marTop w:val="0"/>
          <w:marBottom w:val="0"/>
          <w:divBdr>
            <w:top w:val="none" w:sz="0" w:space="0" w:color="auto"/>
            <w:left w:val="none" w:sz="0" w:space="0" w:color="auto"/>
            <w:bottom w:val="none" w:sz="0" w:space="0" w:color="auto"/>
            <w:right w:val="none" w:sz="0" w:space="0" w:color="auto"/>
          </w:divBdr>
        </w:div>
        <w:div w:id="1967079283">
          <w:marLeft w:val="640"/>
          <w:marRight w:val="0"/>
          <w:marTop w:val="0"/>
          <w:marBottom w:val="0"/>
          <w:divBdr>
            <w:top w:val="none" w:sz="0" w:space="0" w:color="auto"/>
            <w:left w:val="none" w:sz="0" w:space="0" w:color="auto"/>
            <w:bottom w:val="none" w:sz="0" w:space="0" w:color="auto"/>
            <w:right w:val="none" w:sz="0" w:space="0" w:color="auto"/>
          </w:divBdr>
        </w:div>
        <w:div w:id="742141181">
          <w:marLeft w:val="640"/>
          <w:marRight w:val="0"/>
          <w:marTop w:val="0"/>
          <w:marBottom w:val="0"/>
          <w:divBdr>
            <w:top w:val="none" w:sz="0" w:space="0" w:color="auto"/>
            <w:left w:val="none" w:sz="0" w:space="0" w:color="auto"/>
            <w:bottom w:val="none" w:sz="0" w:space="0" w:color="auto"/>
            <w:right w:val="none" w:sz="0" w:space="0" w:color="auto"/>
          </w:divBdr>
        </w:div>
        <w:div w:id="1996495493">
          <w:marLeft w:val="640"/>
          <w:marRight w:val="0"/>
          <w:marTop w:val="0"/>
          <w:marBottom w:val="0"/>
          <w:divBdr>
            <w:top w:val="none" w:sz="0" w:space="0" w:color="auto"/>
            <w:left w:val="none" w:sz="0" w:space="0" w:color="auto"/>
            <w:bottom w:val="none" w:sz="0" w:space="0" w:color="auto"/>
            <w:right w:val="none" w:sz="0" w:space="0" w:color="auto"/>
          </w:divBdr>
        </w:div>
        <w:div w:id="1632402315">
          <w:marLeft w:val="640"/>
          <w:marRight w:val="0"/>
          <w:marTop w:val="0"/>
          <w:marBottom w:val="0"/>
          <w:divBdr>
            <w:top w:val="none" w:sz="0" w:space="0" w:color="auto"/>
            <w:left w:val="none" w:sz="0" w:space="0" w:color="auto"/>
            <w:bottom w:val="none" w:sz="0" w:space="0" w:color="auto"/>
            <w:right w:val="none" w:sz="0" w:space="0" w:color="auto"/>
          </w:divBdr>
        </w:div>
        <w:div w:id="532763645">
          <w:marLeft w:val="640"/>
          <w:marRight w:val="0"/>
          <w:marTop w:val="0"/>
          <w:marBottom w:val="0"/>
          <w:divBdr>
            <w:top w:val="none" w:sz="0" w:space="0" w:color="auto"/>
            <w:left w:val="none" w:sz="0" w:space="0" w:color="auto"/>
            <w:bottom w:val="none" w:sz="0" w:space="0" w:color="auto"/>
            <w:right w:val="none" w:sz="0" w:space="0" w:color="auto"/>
          </w:divBdr>
        </w:div>
        <w:div w:id="1116291581">
          <w:marLeft w:val="640"/>
          <w:marRight w:val="0"/>
          <w:marTop w:val="0"/>
          <w:marBottom w:val="0"/>
          <w:divBdr>
            <w:top w:val="none" w:sz="0" w:space="0" w:color="auto"/>
            <w:left w:val="none" w:sz="0" w:space="0" w:color="auto"/>
            <w:bottom w:val="none" w:sz="0" w:space="0" w:color="auto"/>
            <w:right w:val="none" w:sz="0" w:space="0" w:color="auto"/>
          </w:divBdr>
        </w:div>
        <w:div w:id="755521445">
          <w:marLeft w:val="640"/>
          <w:marRight w:val="0"/>
          <w:marTop w:val="0"/>
          <w:marBottom w:val="0"/>
          <w:divBdr>
            <w:top w:val="none" w:sz="0" w:space="0" w:color="auto"/>
            <w:left w:val="none" w:sz="0" w:space="0" w:color="auto"/>
            <w:bottom w:val="none" w:sz="0" w:space="0" w:color="auto"/>
            <w:right w:val="none" w:sz="0" w:space="0" w:color="auto"/>
          </w:divBdr>
        </w:div>
        <w:div w:id="102502602">
          <w:marLeft w:val="640"/>
          <w:marRight w:val="0"/>
          <w:marTop w:val="0"/>
          <w:marBottom w:val="0"/>
          <w:divBdr>
            <w:top w:val="none" w:sz="0" w:space="0" w:color="auto"/>
            <w:left w:val="none" w:sz="0" w:space="0" w:color="auto"/>
            <w:bottom w:val="none" w:sz="0" w:space="0" w:color="auto"/>
            <w:right w:val="none" w:sz="0" w:space="0" w:color="auto"/>
          </w:divBdr>
        </w:div>
        <w:div w:id="447090390">
          <w:marLeft w:val="640"/>
          <w:marRight w:val="0"/>
          <w:marTop w:val="0"/>
          <w:marBottom w:val="0"/>
          <w:divBdr>
            <w:top w:val="none" w:sz="0" w:space="0" w:color="auto"/>
            <w:left w:val="none" w:sz="0" w:space="0" w:color="auto"/>
            <w:bottom w:val="none" w:sz="0" w:space="0" w:color="auto"/>
            <w:right w:val="none" w:sz="0" w:space="0" w:color="auto"/>
          </w:divBdr>
        </w:div>
        <w:div w:id="1189683365">
          <w:marLeft w:val="640"/>
          <w:marRight w:val="0"/>
          <w:marTop w:val="0"/>
          <w:marBottom w:val="0"/>
          <w:divBdr>
            <w:top w:val="none" w:sz="0" w:space="0" w:color="auto"/>
            <w:left w:val="none" w:sz="0" w:space="0" w:color="auto"/>
            <w:bottom w:val="none" w:sz="0" w:space="0" w:color="auto"/>
            <w:right w:val="none" w:sz="0" w:space="0" w:color="auto"/>
          </w:divBdr>
        </w:div>
        <w:div w:id="1490748734">
          <w:marLeft w:val="640"/>
          <w:marRight w:val="0"/>
          <w:marTop w:val="0"/>
          <w:marBottom w:val="0"/>
          <w:divBdr>
            <w:top w:val="none" w:sz="0" w:space="0" w:color="auto"/>
            <w:left w:val="none" w:sz="0" w:space="0" w:color="auto"/>
            <w:bottom w:val="none" w:sz="0" w:space="0" w:color="auto"/>
            <w:right w:val="none" w:sz="0" w:space="0" w:color="auto"/>
          </w:divBdr>
        </w:div>
        <w:div w:id="345406747">
          <w:marLeft w:val="640"/>
          <w:marRight w:val="0"/>
          <w:marTop w:val="0"/>
          <w:marBottom w:val="0"/>
          <w:divBdr>
            <w:top w:val="none" w:sz="0" w:space="0" w:color="auto"/>
            <w:left w:val="none" w:sz="0" w:space="0" w:color="auto"/>
            <w:bottom w:val="none" w:sz="0" w:space="0" w:color="auto"/>
            <w:right w:val="none" w:sz="0" w:space="0" w:color="auto"/>
          </w:divBdr>
        </w:div>
        <w:div w:id="441808692">
          <w:marLeft w:val="640"/>
          <w:marRight w:val="0"/>
          <w:marTop w:val="0"/>
          <w:marBottom w:val="0"/>
          <w:divBdr>
            <w:top w:val="none" w:sz="0" w:space="0" w:color="auto"/>
            <w:left w:val="none" w:sz="0" w:space="0" w:color="auto"/>
            <w:bottom w:val="none" w:sz="0" w:space="0" w:color="auto"/>
            <w:right w:val="none" w:sz="0" w:space="0" w:color="auto"/>
          </w:divBdr>
        </w:div>
        <w:div w:id="750929931">
          <w:marLeft w:val="640"/>
          <w:marRight w:val="0"/>
          <w:marTop w:val="0"/>
          <w:marBottom w:val="0"/>
          <w:divBdr>
            <w:top w:val="none" w:sz="0" w:space="0" w:color="auto"/>
            <w:left w:val="none" w:sz="0" w:space="0" w:color="auto"/>
            <w:bottom w:val="none" w:sz="0" w:space="0" w:color="auto"/>
            <w:right w:val="none" w:sz="0" w:space="0" w:color="auto"/>
          </w:divBdr>
        </w:div>
        <w:div w:id="1588418623">
          <w:marLeft w:val="640"/>
          <w:marRight w:val="0"/>
          <w:marTop w:val="0"/>
          <w:marBottom w:val="0"/>
          <w:divBdr>
            <w:top w:val="none" w:sz="0" w:space="0" w:color="auto"/>
            <w:left w:val="none" w:sz="0" w:space="0" w:color="auto"/>
            <w:bottom w:val="none" w:sz="0" w:space="0" w:color="auto"/>
            <w:right w:val="none" w:sz="0" w:space="0" w:color="auto"/>
          </w:divBdr>
        </w:div>
        <w:div w:id="291404471">
          <w:marLeft w:val="640"/>
          <w:marRight w:val="0"/>
          <w:marTop w:val="0"/>
          <w:marBottom w:val="0"/>
          <w:divBdr>
            <w:top w:val="none" w:sz="0" w:space="0" w:color="auto"/>
            <w:left w:val="none" w:sz="0" w:space="0" w:color="auto"/>
            <w:bottom w:val="none" w:sz="0" w:space="0" w:color="auto"/>
            <w:right w:val="none" w:sz="0" w:space="0" w:color="auto"/>
          </w:divBdr>
        </w:div>
        <w:div w:id="1651982774">
          <w:marLeft w:val="640"/>
          <w:marRight w:val="0"/>
          <w:marTop w:val="0"/>
          <w:marBottom w:val="0"/>
          <w:divBdr>
            <w:top w:val="none" w:sz="0" w:space="0" w:color="auto"/>
            <w:left w:val="none" w:sz="0" w:space="0" w:color="auto"/>
            <w:bottom w:val="none" w:sz="0" w:space="0" w:color="auto"/>
            <w:right w:val="none" w:sz="0" w:space="0" w:color="auto"/>
          </w:divBdr>
        </w:div>
        <w:div w:id="222373675">
          <w:marLeft w:val="640"/>
          <w:marRight w:val="0"/>
          <w:marTop w:val="0"/>
          <w:marBottom w:val="0"/>
          <w:divBdr>
            <w:top w:val="none" w:sz="0" w:space="0" w:color="auto"/>
            <w:left w:val="none" w:sz="0" w:space="0" w:color="auto"/>
            <w:bottom w:val="none" w:sz="0" w:space="0" w:color="auto"/>
            <w:right w:val="none" w:sz="0" w:space="0" w:color="auto"/>
          </w:divBdr>
        </w:div>
        <w:div w:id="918833689">
          <w:marLeft w:val="640"/>
          <w:marRight w:val="0"/>
          <w:marTop w:val="0"/>
          <w:marBottom w:val="0"/>
          <w:divBdr>
            <w:top w:val="none" w:sz="0" w:space="0" w:color="auto"/>
            <w:left w:val="none" w:sz="0" w:space="0" w:color="auto"/>
            <w:bottom w:val="none" w:sz="0" w:space="0" w:color="auto"/>
            <w:right w:val="none" w:sz="0" w:space="0" w:color="auto"/>
          </w:divBdr>
        </w:div>
        <w:div w:id="800533661">
          <w:marLeft w:val="640"/>
          <w:marRight w:val="0"/>
          <w:marTop w:val="0"/>
          <w:marBottom w:val="0"/>
          <w:divBdr>
            <w:top w:val="none" w:sz="0" w:space="0" w:color="auto"/>
            <w:left w:val="none" w:sz="0" w:space="0" w:color="auto"/>
            <w:bottom w:val="none" w:sz="0" w:space="0" w:color="auto"/>
            <w:right w:val="none" w:sz="0" w:space="0" w:color="auto"/>
          </w:divBdr>
        </w:div>
        <w:div w:id="95103994">
          <w:marLeft w:val="640"/>
          <w:marRight w:val="0"/>
          <w:marTop w:val="0"/>
          <w:marBottom w:val="0"/>
          <w:divBdr>
            <w:top w:val="none" w:sz="0" w:space="0" w:color="auto"/>
            <w:left w:val="none" w:sz="0" w:space="0" w:color="auto"/>
            <w:bottom w:val="none" w:sz="0" w:space="0" w:color="auto"/>
            <w:right w:val="none" w:sz="0" w:space="0" w:color="auto"/>
          </w:divBdr>
        </w:div>
        <w:div w:id="661391324">
          <w:marLeft w:val="640"/>
          <w:marRight w:val="0"/>
          <w:marTop w:val="0"/>
          <w:marBottom w:val="0"/>
          <w:divBdr>
            <w:top w:val="none" w:sz="0" w:space="0" w:color="auto"/>
            <w:left w:val="none" w:sz="0" w:space="0" w:color="auto"/>
            <w:bottom w:val="none" w:sz="0" w:space="0" w:color="auto"/>
            <w:right w:val="none" w:sz="0" w:space="0" w:color="auto"/>
          </w:divBdr>
        </w:div>
        <w:div w:id="2061395171">
          <w:marLeft w:val="640"/>
          <w:marRight w:val="0"/>
          <w:marTop w:val="0"/>
          <w:marBottom w:val="0"/>
          <w:divBdr>
            <w:top w:val="none" w:sz="0" w:space="0" w:color="auto"/>
            <w:left w:val="none" w:sz="0" w:space="0" w:color="auto"/>
            <w:bottom w:val="none" w:sz="0" w:space="0" w:color="auto"/>
            <w:right w:val="none" w:sz="0" w:space="0" w:color="auto"/>
          </w:divBdr>
        </w:div>
        <w:div w:id="244076676">
          <w:marLeft w:val="640"/>
          <w:marRight w:val="0"/>
          <w:marTop w:val="0"/>
          <w:marBottom w:val="0"/>
          <w:divBdr>
            <w:top w:val="none" w:sz="0" w:space="0" w:color="auto"/>
            <w:left w:val="none" w:sz="0" w:space="0" w:color="auto"/>
            <w:bottom w:val="none" w:sz="0" w:space="0" w:color="auto"/>
            <w:right w:val="none" w:sz="0" w:space="0" w:color="auto"/>
          </w:divBdr>
        </w:div>
        <w:div w:id="154149447">
          <w:marLeft w:val="640"/>
          <w:marRight w:val="0"/>
          <w:marTop w:val="0"/>
          <w:marBottom w:val="0"/>
          <w:divBdr>
            <w:top w:val="none" w:sz="0" w:space="0" w:color="auto"/>
            <w:left w:val="none" w:sz="0" w:space="0" w:color="auto"/>
            <w:bottom w:val="none" w:sz="0" w:space="0" w:color="auto"/>
            <w:right w:val="none" w:sz="0" w:space="0" w:color="auto"/>
          </w:divBdr>
        </w:div>
        <w:div w:id="532694113">
          <w:marLeft w:val="640"/>
          <w:marRight w:val="0"/>
          <w:marTop w:val="0"/>
          <w:marBottom w:val="0"/>
          <w:divBdr>
            <w:top w:val="none" w:sz="0" w:space="0" w:color="auto"/>
            <w:left w:val="none" w:sz="0" w:space="0" w:color="auto"/>
            <w:bottom w:val="none" w:sz="0" w:space="0" w:color="auto"/>
            <w:right w:val="none" w:sz="0" w:space="0" w:color="auto"/>
          </w:divBdr>
        </w:div>
        <w:div w:id="1215700478">
          <w:marLeft w:val="640"/>
          <w:marRight w:val="0"/>
          <w:marTop w:val="0"/>
          <w:marBottom w:val="0"/>
          <w:divBdr>
            <w:top w:val="none" w:sz="0" w:space="0" w:color="auto"/>
            <w:left w:val="none" w:sz="0" w:space="0" w:color="auto"/>
            <w:bottom w:val="none" w:sz="0" w:space="0" w:color="auto"/>
            <w:right w:val="none" w:sz="0" w:space="0" w:color="auto"/>
          </w:divBdr>
        </w:div>
        <w:div w:id="950480629">
          <w:marLeft w:val="640"/>
          <w:marRight w:val="0"/>
          <w:marTop w:val="0"/>
          <w:marBottom w:val="0"/>
          <w:divBdr>
            <w:top w:val="none" w:sz="0" w:space="0" w:color="auto"/>
            <w:left w:val="none" w:sz="0" w:space="0" w:color="auto"/>
            <w:bottom w:val="none" w:sz="0" w:space="0" w:color="auto"/>
            <w:right w:val="none" w:sz="0" w:space="0" w:color="auto"/>
          </w:divBdr>
        </w:div>
        <w:div w:id="337733689">
          <w:marLeft w:val="640"/>
          <w:marRight w:val="0"/>
          <w:marTop w:val="0"/>
          <w:marBottom w:val="0"/>
          <w:divBdr>
            <w:top w:val="none" w:sz="0" w:space="0" w:color="auto"/>
            <w:left w:val="none" w:sz="0" w:space="0" w:color="auto"/>
            <w:bottom w:val="none" w:sz="0" w:space="0" w:color="auto"/>
            <w:right w:val="none" w:sz="0" w:space="0" w:color="auto"/>
          </w:divBdr>
        </w:div>
        <w:div w:id="188373425">
          <w:marLeft w:val="640"/>
          <w:marRight w:val="0"/>
          <w:marTop w:val="0"/>
          <w:marBottom w:val="0"/>
          <w:divBdr>
            <w:top w:val="none" w:sz="0" w:space="0" w:color="auto"/>
            <w:left w:val="none" w:sz="0" w:space="0" w:color="auto"/>
            <w:bottom w:val="none" w:sz="0" w:space="0" w:color="auto"/>
            <w:right w:val="none" w:sz="0" w:space="0" w:color="auto"/>
          </w:divBdr>
        </w:div>
        <w:div w:id="2016878268">
          <w:marLeft w:val="640"/>
          <w:marRight w:val="0"/>
          <w:marTop w:val="0"/>
          <w:marBottom w:val="0"/>
          <w:divBdr>
            <w:top w:val="none" w:sz="0" w:space="0" w:color="auto"/>
            <w:left w:val="none" w:sz="0" w:space="0" w:color="auto"/>
            <w:bottom w:val="none" w:sz="0" w:space="0" w:color="auto"/>
            <w:right w:val="none" w:sz="0" w:space="0" w:color="auto"/>
          </w:divBdr>
        </w:div>
        <w:div w:id="765228184">
          <w:marLeft w:val="640"/>
          <w:marRight w:val="0"/>
          <w:marTop w:val="0"/>
          <w:marBottom w:val="0"/>
          <w:divBdr>
            <w:top w:val="none" w:sz="0" w:space="0" w:color="auto"/>
            <w:left w:val="none" w:sz="0" w:space="0" w:color="auto"/>
            <w:bottom w:val="none" w:sz="0" w:space="0" w:color="auto"/>
            <w:right w:val="none" w:sz="0" w:space="0" w:color="auto"/>
          </w:divBdr>
        </w:div>
        <w:div w:id="129172412">
          <w:marLeft w:val="640"/>
          <w:marRight w:val="0"/>
          <w:marTop w:val="0"/>
          <w:marBottom w:val="0"/>
          <w:divBdr>
            <w:top w:val="none" w:sz="0" w:space="0" w:color="auto"/>
            <w:left w:val="none" w:sz="0" w:space="0" w:color="auto"/>
            <w:bottom w:val="none" w:sz="0" w:space="0" w:color="auto"/>
            <w:right w:val="none" w:sz="0" w:space="0" w:color="auto"/>
          </w:divBdr>
        </w:div>
        <w:div w:id="1370110006">
          <w:marLeft w:val="640"/>
          <w:marRight w:val="0"/>
          <w:marTop w:val="0"/>
          <w:marBottom w:val="0"/>
          <w:divBdr>
            <w:top w:val="none" w:sz="0" w:space="0" w:color="auto"/>
            <w:left w:val="none" w:sz="0" w:space="0" w:color="auto"/>
            <w:bottom w:val="none" w:sz="0" w:space="0" w:color="auto"/>
            <w:right w:val="none" w:sz="0" w:space="0" w:color="auto"/>
          </w:divBdr>
        </w:div>
        <w:div w:id="80566375">
          <w:marLeft w:val="640"/>
          <w:marRight w:val="0"/>
          <w:marTop w:val="0"/>
          <w:marBottom w:val="0"/>
          <w:divBdr>
            <w:top w:val="none" w:sz="0" w:space="0" w:color="auto"/>
            <w:left w:val="none" w:sz="0" w:space="0" w:color="auto"/>
            <w:bottom w:val="none" w:sz="0" w:space="0" w:color="auto"/>
            <w:right w:val="none" w:sz="0" w:space="0" w:color="auto"/>
          </w:divBdr>
        </w:div>
        <w:div w:id="313880383">
          <w:marLeft w:val="640"/>
          <w:marRight w:val="0"/>
          <w:marTop w:val="0"/>
          <w:marBottom w:val="0"/>
          <w:divBdr>
            <w:top w:val="none" w:sz="0" w:space="0" w:color="auto"/>
            <w:left w:val="none" w:sz="0" w:space="0" w:color="auto"/>
            <w:bottom w:val="none" w:sz="0" w:space="0" w:color="auto"/>
            <w:right w:val="none" w:sz="0" w:space="0" w:color="auto"/>
          </w:divBdr>
        </w:div>
        <w:div w:id="1989049968">
          <w:marLeft w:val="640"/>
          <w:marRight w:val="0"/>
          <w:marTop w:val="0"/>
          <w:marBottom w:val="0"/>
          <w:divBdr>
            <w:top w:val="none" w:sz="0" w:space="0" w:color="auto"/>
            <w:left w:val="none" w:sz="0" w:space="0" w:color="auto"/>
            <w:bottom w:val="none" w:sz="0" w:space="0" w:color="auto"/>
            <w:right w:val="none" w:sz="0" w:space="0" w:color="auto"/>
          </w:divBdr>
        </w:div>
        <w:div w:id="758333026">
          <w:marLeft w:val="640"/>
          <w:marRight w:val="0"/>
          <w:marTop w:val="0"/>
          <w:marBottom w:val="0"/>
          <w:divBdr>
            <w:top w:val="none" w:sz="0" w:space="0" w:color="auto"/>
            <w:left w:val="none" w:sz="0" w:space="0" w:color="auto"/>
            <w:bottom w:val="none" w:sz="0" w:space="0" w:color="auto"/>
            <w:right w:val="none" w:sz="0" w:space="0" w:color="auto"/>
          </w:divBdr>
        </w:div>
        <w:div w:id="1147405369">
          <w:marLeft w:val="640"/>
          <w:marRight w:val="0"/>
          <w:marTop w:val="0"/>
          <w:marBottom w:val="0"/>
          <w:divBdr>
            <w:top w:val="none" w:sz="0" w:space="0" w:color="auto"/>
            <w:left w:val="none" w:sz="0" w:space="0" w:color="auto"/>
            <w:bottom w:val="none" w:sz="0" w:space="0" w:color="auto"/>
            <w:right w:val="none" w:sz="0" w:space="0" w:color="auto"/>
          </w:divBdr>
        </w:div>
        <w:div w:id="1987321596">
          <w:marLeft w:val="640"/>
          <w:marRight w:val="0"/>
          <w:marTop w:val="0"/>
          <w:marBottom w:val="0"/>
          <w:divBdr>
            <w:top w:val="none" w:sz="0" w:space="0" w:color="auto"/>
            <w:left w:val="none" w:sz="0" w:space="0" w:color="auto"/>
            <w:bottom w:val="none" w:sz="0" w:space="0" w:color="auto"/>
            <w:right w:val="none" w:sz="0" w:space="0" w:color="auto"/>
          </w:divBdr>
        </w:div>
        <w:div w:id="1140225410">
          <w:marLeft w:val="640"/>
          <w:marRight w:val="0"/>
          <w:marTop w:val="0"/>
          <w:marBottom w:val="0"/>
          <w:divBdr>
            <w:top w:val="none" w:sz="0" w:space="0" w:color="auto"/>
            <w:left w:val="none" w:sz="0" w:space="0" w:color="auto"/>
            <w:bottom w:val="none" w:sz="0" w:space="0" w:color="auto"/>
            <w:right w:val="none" w:sz="0" w:space="0" w:color="auto"/>
          </w:divBdr>
        </w:div>
        <w:div w:id="864371131">
          <w:marLeft w:val="640"/>
          <w:marRight w:val="0"/>
          <w:marTop w:val="0"/>
          <w:marBottom w:val="0"/>
          <w:divBdr>
            <w:top w:val="none" w:sz="0" w:space="0" w:color="auto"/>
            <w:left w:val="none" w:sz="0" w:space="0" w:color="auto"/>
            <w:bottom w:val="none" w:sz="0" w:space="0" w:color="auto"/>
            <w:right w:val="none" w:sz="0" w:space="0" w:color="auto"/>
          </w:divBdr>
        </w:div>
        <w:div w:id="844394022">
          <w:marLeft w:val="640"/>
          <w:marRight w:val="0"/>
          <w:marTop w:val="0"/>
          <w:marBottom w:val="0"/>
          <w:divBdr>
            <w:top w:val="none" w:sz="0" w:space="0" w:color="auto"/>
            <w:left w:val="none" w:sz="0" w:space="0" w:color="auto"/>
            <w:bottom w:val="none" w:sz="0" w:space="0" w:color="auto"/>
            <w:right w:val="none" w:sz="0" w:space="0" w:color="auto"/>
          </w:divBdr>
        </w:div>
        <w:div w:id="1457413400">
          <w:marLeft w:val="640"/>
          <w:marRight w:val="0"/>
          <w:marTop w:val="0"/>
          <w:marBottom w:val="0"/>
          <w:divBdr>
            <w:top w:val="none" w:sz="0" w:space="0" w:color="auto"/>
            <w:left w:val="none" w:sz="0" w:space="0" w:color="auto"/>
            <w:bottom w:val="none" w:sz="0" w:space="0" w:color="auto"/>
            <w:right w:val="none" w:sz="0" w:space="0" w:color="auto"/>
          </w:divBdr>
        </w:div>
        <w:div w:id="339815213">
          <w:marLeft w:val="640"/>
          <w:marRight w:val="0"/>
          <w:marTop w:val="0"/>
          <w:marBottom w:val="0"/>
          <w:divBdr>
            <w:top w:val="none" w:sz="0" w:space="0" w:color="auto"/>
            <w:left w:val="none" w:sz="0" w:space="0" w:color="auto"/>
            <w:bottom w:val="none" w:sz="0" w:space="0" w:color="auto"/>
            <w:right w:val="none" w:sz="0" w:space="0" w:color="auto"/>
          </w:divBdr>
        </w:div>
        <w:div w:id="1956252427">
          <w:marLeft w:val="640"/>
          <w:marRight w:val="0"/>
          <w:marTop w:val="0"/>
          <w:marBottom w:val="0"/>
          <w:divBdr>
            <w:top w:val="none" w:sz="0" w:space="0" w:color="auto"/>
            <w:left w:val="none" w:sz="0" w:space="0" w:color="auto"/>
            <w:bottom w:val="none" w:sz="0" w:space="0" w:color="auto"/>
            <w:right w:val="none" w:sz="0" w:space="0" w:color="auto"/>
          </w:divBdr>
        </w:div>
        <w:div w:id="517044834">
          <w:marLeft w:val="640"/>
          <w:marRight w:val="0"/>
          <w:marTop w:val="0"/>
          <w:marBottom w:val="0"/>
          <w:divBdr>
            <w:top w:val="none" w:sz="0" w:space="0" w:color="auto"/>
            <w:left w:val="none" w:sz="0" w:space="0" w:color="auto"/>
            <w:bottom w:val="none" w:sz="0" w:space="0" w:color="auto"/>
            <w:right w:val="none" w:sz="0" w:space="0" w:color="auto"/>
          </w:divBdr>
        </w:div>
        <w:div w:id="1048336297">
          <w:marLeft w:val="640"/>
          <w:marRight w:val="0"/>
          <w:marTop w:val="0"/>
          <w:marBottom w:val="0"/>
          <w:divBdr>
            <w:top w:val="none" w:sz="0" w:space="0" w:color="auto"/>
            <w:left w:val="none" w:sz="0" w:space="0" w:color="auto"/>
            <w:bottom w:val="none" w:sz="0" w:space="0" w:color="auto"/>
            <w:right w:val="none" w:sz="0" w:space="0" w:color="auto"/>
          </w:divBdr>
        </w:div>
        <w:div w:id="163470547">
          <w:marLeft w:val="640"/>
          <w:marRight w:val="0"/>
          <w:marTop w:val="0"/>
          <w:marBottom w:val="0"/>
          <w:divBdr>
            <w:top w:val="none" w:sz="0" w:space="0" w:color="auto"/>
            <w:left w:val="none" w:sz="0" w:space="0" w:color="auto"/>
            <w:bottom w:val="none" w:sz="0" w:space="0" w:color="auto"/>
            <w:right w:val="none" w:sz="0" w:space="0" w:color="auto"/>
          </w:divBdr>
        </w:div>
        <w:div w:id="724908806">
          <w:marLeft w:val="640"/>
          <w:marRight w:val="0"/>
          <w:marTop w:val="0"/>
          <w:marBottom w:val="0"/>
          <w:divBdr>
            <w:top w:val="none" w:sz="0" w:space="0" w:color="auto"/>
            <w:left w:val="none" w:sz="0" w:space="0" w:color="auto"/>
            <w:bottom w:val="none" w:sz="0" w:space="0" w:color="auto"/>
            <w:right w:val="none" w:sz="0" w:space="0" w:color="auto"/>
          </w:divBdr>
        </w:div>
        <w:div w:id="1627546568">
          <w:marLeft w:val="640"/>
          <w:marRight w:val="0"/>
          <w:marTop w:val="0"/>
          <w:marBottom w:val="0"/>
          <w:divBdr>
            <w:top w:val="none" w:sz="0" w:space="0" w:color="auto"/>
            <w:left w:val="none" w:sz="0" w:space="0" w:color="auto"/>
            <w:bottom w:val="none" w:sz="0" w:space="0" w:color="auto"/>
            <w:right w:val="none" w:sz="0" w:space="0" w:color="auto"/>
          </w:divBdr>
        </w:div>
        <w:div w:id="409354070">
          <w:marLeft w:val="640"/>
          <w:marRight w:val="0"/>
          <w:marTop w:val="0"/>
          <w:marBottom w:val="0"/>
          <w:divBdr>
            <w:top w:val="none" w:sz="0" w:space="0" w:color="auto"/>
            <w:left w:val="none" w:sz="0" w:space="0" w:color="auto"/>
            <w:bottom w:val="none" w:sz="0" w:space="0" w:color="auto"/>
            <w:right w:val="none" w:sz="0" w:space="0" w:color="auto"/>
          </w:divBdr>
        </w:div>
        <w:div w:id="1335762487">
          <w:marLeft w:val="640"/>
          <w:marRight w:val="0"/>
          <w:marTop w:val="0"/>
          <w:marBottom w:val="0"/>
          <w:divBdr>
            <w:top w:val="none" w:sz="0" w:space="0" w:color="auto"/>
            <w:left w:val="none" w:sz="0" w:space="0" w:color="auto"/>
            <w:bottom w:val="none" w:sz="0" w:space="0" w:color="auto"/>
            <w:right w:val="none" w:sz="0" w:space="0" w:color="auto"/>
          </w:divBdr>
        </w:div>
        <w:div w:id="1091242675">
          <w:marLeft w:val="640"/>
          <w:marRight w:val="0"/>
          <w:marTop w:val="0"/>
          <w:marBottom w:val="0"/>
          <w:divBdr>
            <w:top w:val="none" w:sz="0" w:space="0" w:color="auto"/>
            <w:left w:val="none" w:sz="0" w:space="0" w:color="auto"/>
            <w:bottom w:val="none" w:sz="0" w:space="0" w:color="auto"/>
            <w:right w:val="none" w:sz="0" w:space="0" w:color="auto"/>
          </w:divBdr>
        </w:div>
        <w:div w:id="1993293168">
          <w:marLeft w:val="640"/>
          <w:marRight w:val="0"/>
          <w:marTop w:val="0"/>
          <w:marBottom w:val="0"/>
          <w:divBdr>
            <w:top w:val="none" w:sz="0" w:space="0" w:color="auto"/>
            <w:left w:val="none" w:sz="0" w:space="0" w:color="auto"/>
            <w:bottom w:val="none" w:sz="0" w:space="0" w:color="auto"/>
            <w:right w:val="none" w:sz="0" w:space="0" w:color="auto"/>
          </w:divBdr>
        </w:div>
        <w:div w:id="2109345118">
          <w:marLeft w:val="640"/>
          <w:marRight w:val="0"/>
          <w:marTop w:val="0"/>
          <w:marBottom w:val="0"/>
          <w:divBdr>
            <w:top w:val="none" w:sz="0" w:space="0" w:color="auto"/>
            <w:left w:val="none" w:sz="0" w:space="0" w:color="auto"/>
            <w:bottom w:val="none" w:sz="0" w:space="0" w:color="auto"/>
            <w:right w:val="none" w:sz="0" w:space="0" w:color="auto"/>
          </w:divBdr>
        </w:div>
        <w:div w:id="1610965153">
          <w:marLeft w:val="640"/>
          <w:marRight w:val="0"/>
          <w:marTop w:val="0"/>
          <w:marBottom w:val="0"/>
          <w:divBdr>
            <w:top w:val="none" w:sz="0" w:space="0" w:color="auto"/>
            <w:left w:val="none" w:sz="0" w:space="0" w:color="auto"/>
            <w:bottom w:val="none" w:sz="0" w:space="0" w:color="auto"/>
            <w:right w:val="none" w:sz="0" w:space="0" w:color="auto"/>
          </w:divBdr>
        </w:div>
        <w:div w:id="692193144">
          <w:marLeft w:val="640"/>
          <w:marRight w:val="0"/>
          <w:marTop w:val="0"/>
          <w:marBottom w:val="0"/>
          <w:divBdr>
            <w:top w:val="none" w:sz="0" w:space="0" w:color="auto"/>
            <w:left w:val="none" w:sz="0" w:space="0" w:color="auto"/>
            <w:bottom w:val="none" w:sz="0" w:space="0" w:color="auto"/>
            <w:right w:val="none" w:sz="0" w:space="0" w:color="auto"/>
          </w:divBdr>
        </w:div>
        <w:div w:id="289551967">
          <w:marLeft w:val="640"/>
          <w:marRight w:val="0"/>
          <w:marTop w:val="0"/>
          <w:marBottom w:val="0"/>
          <w:divBdr>
            <w:top w:val="none" w:sz="0" w:space="0" w:color="auto"/>
            <w:left w:val="none" w:sz="0" w:space="0" w:color="auto"/>
            <w:bottom w:val="none" w:sz="0" w:space="0" w:color="auto"/>
            <w:right w:val="none" w:sz="0" w:space="0" w:color="auto"/>
          </w:divBdr>
        </w:div>
        <w:div w:id="1777868013">
          <w:marLeft w:val="640"/>
          <w:marRight w:val="0"/>
          <w:marTop w:val="0"/>
          <w:marBottom w:val="0"/>
          <w:divBdr>
            <w:top w:val="none" w:sz="0" w:space="0" w:color="auto"/>
            <w:left w:val="none" w:sz="0" w:space="0" w:color="auto"/>
            <w:bottom w:val="none" w:sz="0" w:space="0" w:color="auto"/>
            <w:right w:val="none" w:sz="0" w:space="0" w:color="auto"/>
          </w:divBdr>
        </w:div>
        <w:div w:id="1152796801">
          <w:marLeft w:val="640"/>
          <w:marRight w:val="0"/>
          <w:marTop w:val="0"/>
          <w:marBottom w:val="0"/>
          <w:divBdr>
            <w:top w:val="none" w:sz="0" w:space="0" w:color="auto"/>
            <w:left w:val="none" w:sz="0" w:space="0" w:color="auto"/>
            <w:bottom w:val="none" w:sz="0" w:space="0" w:color="auto"/>
            <w:right w:val="none" w:sz="0" w:space="0" w:color="auto"/>
          </w:divBdr>
        </w:div>
        <w:div w:id="557932718">
          <w:marLeft w:val="640"/>
          <w:marRight w:val="0"/>
          <w:marTop w:val="0"/>
          <w:marBottom w:val="0"/>
          <w:divBdr>
            <w:top w:val="none" w:sz="0" w:space="0" w:color="auto"/>
            <w:left w:val="none" w:sz="0" w:space="0" w:color="auto"/>
            <w:bottom w:val="none" w:sz="0" w:space="0" w:color="auto"/>
            <w:right w:val="none" w:sz="0" w:space="0" w:color="auto"/>
          </w:divBdr>
        </w:div>
        <w:div w:id="569072334">
          <w:marLeft w:val="640"/>
          <w:marRight w:val="0"/>
          <w:marTop w:val="0"/>
          <w:marBottom w:val="0"/>
          <w:divBdr>
            <w:top w:val="none" w:sz="0" w:space="0" w:color="auto"/>
            <w:left w:val="none" w:sz="0" w:space="0" w:color="auto"/>
            <w:bottom w:val="none" w:sz="0" w:space="0" w:color="auto"/>
            <w:right w:val="none" w:sz="0" w:space="0" w:color="auto"/>
          </w:divBdr>
        </w:div>
        <w:div w:id="666981291">
          <w:marLeft w:val="640"/>
          <w:marRight w:val="0"/>
          <w:marTop w:val="0"/>
          <w:marBottom w:val="0"/>
          <w:divBdr>
            <w:top w:val="none" w:sz="0" w:space="0" w:color="auto"/>
            <w:left w:val="none" w:sz="0" w:space="0" w:color="auto"/>
            <w:bottom w:val="none" w:sz="0" w:space="0" w:color="auto"/>
            <w:right w:val="none" w:sz="0" w:space="0" w:color="auto"/>
          </w:divBdr>
        </w:div>
        <w:div w:id="1620334274">
          <w:marLeft w:val="640"/>
          <w:marRight w:val="0"/>
          <w:marTop w:val="0"/>
          <w:marBottom w:val="0"/>
          <w:divBdr>
            <w:top w:val="none" w:sz="0" w:space="0" w:color="auto"/>
            <w:left w:val="none" w:sz="0" w:space="0" w:color="auto"/>
            <w:bottom w:val="none" w:sz="0" w:space="0" w:color="auto"/>
            <w:right w:val="none" w:sz="0" w:space="0" w:color="auto"/>
          </w:divBdr>
        </w:div>
        <w:div w:id="1966085455">
          <w:marLeft w:val="640"/>
          <w:marRight w:val="0"/>
          <w:marTop w:val="0"/>
          <w:marBottom w:val="0"/>
          <w:divBdr>
            <w:top w:val="none" w:sz="0" w:space="0" w:color="auto"/>
            <w:left w:val="none" w:sz="0" w:space="0" w:color="auto"/>
            <w:bottom w:val="none" w:sz="0" w:space="0" w:color="auto"/>
            <w:right w:val="none" w:sz="0" w:space="0" w:color="auto"/>
          </w:divBdr>
        </w:div>
        <w:div w:id="1976256188">
          <w:marLeft w:val="640"/>
          <w:marRight w:val="0"/>
          <w:marTop w:val="0"/>
          <w:marBottom w:val="0"/>
          <w:divBdr>
            <w:top w:val="none" w:sz="0" w:space="0" w:color="auto"/>
            <w:left w:val="none" w:sz="0" w:space="0" w:color="auto"/>
            <w:bottom w:val="none" w:sz="0" w:space="0" w:color="auto"/>
            <w:right w:val="none" w:sz="0" w:space="0" w:color="auto"/>
          </w:divBdr>
        </w:div>
        <w:div w:id="627663814">
          <w:marLeft w:val="640"/>
          <w:marRight w:val="0"/>
          <w:marTop w:val="0"/>
          <w:marBottom w:val="0"/>
          <w:divBdr>
            <w:top w:val="none" w:sz="0" w:space="0" w:color="auto"/>
            <w:left w:val="none" w:sz="0" w:space="0" w:color="auto"/>
            <w:bottom w:val="none" w:sz="0" w:space="0" w:color="auto"/>
            <w:right w:val="none" w:sz="0" w:space="0" w:color="auto"/>
          </w:divBdr>
        </w:div>
        <w:div w:id="996692665">
          <w:marLeft w:val="640"/>
          <w:marRight w:val="0"/>
          <w:marTop w:val="0"/>
          <w:marBottom w:val="0"/>
          <w:divBdr>
            <w:top w:val="none" w:sz="0" w:space="0" w:color="auto"/>
            <w:left w:val="none" w:sz="0" w:space="0" w:color="auto"/>
            <w:bottom w:val="none" w:sz="0" w:space="0" w:color="auto"/>
            <w:right w:val="none" w:sz="0" w:space="0" w:color="auto"/>
          </w:divBdr>
        </w:div>
        <w:div w:id="510267935">
          <w:marLeft w:val="640"/>
          <w:marRight w:val="0"/>
          <w:marTop w:val="0"/>
          <w:marBottom w:val="0"/>
          <w:divBdr>
            <w:top w:val="none" w:sz="0" w:space="0" w:color="auto"/>
            <w:left w:val="none" w:sz="0" w:space="0" w:color="auto"/>
            <w:bottom w:val="none" w:sz="0" w:space="0" w:color="auto"/>
            <w:right w:val="none" w:sz="0" w:space="0" w:color="auto"/>
          </w:divBdr>
        </w:div>
        <w:div w:id="910894894">
          <w:marLeft w:val="640"/>
          <w:marRight w:val="0"/>
          <w:marTop w:val="0"/>
          <w:marBottom w:val="0"/>
          <w:divBdr>
            <w:top w:val="none" w:sz="0" w:space="0" w:color="auto"/>
            <w:left w:val="none" w:sz="0" w:space="0" w:color="auto"/>
            <w:bottom w:val="none" w:sz="0" w:space="0" w:color="auto"/>
            <w:right w:val="none" w:sz="0" w:space="0" w:color="auto"/>
          </w:divBdr>
        </w:div>
        <w:div w:id="646325989">
          <w:marLeft w:val="640"/>
          <w:marRight w:val="0"/>
          <w:marTop w:val="0"/>
          <w:marBottom w:val="0"/>
          <w:divBdr>
            <w:top w:val="none" w:sz="0" w:space="0" w:color="auto"/>
            <w:left w:val="none" w:sz="0" w:space="0" w:color="auto"/>
            <w:bottom w:val="none" w:sz="0" w:space="0" w:color="auto"/>
            <w:right w:val="none" w:sz="0" w:space="0" w:color="auto"/>
          </w:divBdr>
        </w:div>
        <w:div w:id="955066220">
          <w:marLeft w:val="640"/>
          <w:marRight w:val="0"/>
          <w:marTop w:val="0"/>
          <w:marBottom w:val="0"/>
          <w:divBdr>
            <w:top w:val="none" w:sz="0" w:space="0" w:color="auto"/>
            <w:left w:val="none" w:sz="0" w:space="0" w:color="auto"/>
            <w:bottom w:val="none" w:sz="0" w:space="0" w:color="auto"/>
            <w:right w:val="none" w:sz="0" w:space="0" w:color="auto"/>
          </w:divBdr>
        </w:div>
        <w:div w:id="1550334431">
          <w:marLeft w:val="640"/>
          <w:marRight w:val="0"/>
          <w:marTop w:val="0"/>
          <w:marBottom w:val="0"/>
          <w:divBdr>
            <w:top w:val="none" w:sz="0" w:space="0" w:color="auto"/>
            <w:left w:val="none" w:sz="0" w:space="0" w:color="auto"/>
            <w:bottom w:val="none" w:sz="0" w:space="0" w:color="auto"/>
            <w:right w:val="none" w:sz="0" w:space="0" w:color="auto"/>
          </w:divBdr>
        </w:div>
        <w:div w:id="1100639822">
          <w:marLeft w:val="640"/>
          <w:marRight w:val="0"/>
          <w:marTop w:val="0"/>
          <w:marBottom w:val="0"/>
          <w:divBdr>
            <w:top w:val="none" w:sz="0" w:space="0" w:color="auto"/>
            <w:left w:val="none" w:sz="0" w:space="0" w:color="auto"/>
            <w:bottom w:val="none" w:sz="0" w:space="0" w:color="auto"/>
            <w:right w:val="none" w:sz="0" w:space="0" w:color="auto"/>
          </w:divBdr>
        </w:div>
        <w:div w:id="1420784533">
          <w:marLeft w:val="640"/>
          <w:marRight w:val="0"/>
          <w:marTop w:val="0"/>
          <w:marBottom w:val="0"/>
          <w:divBdr>
            <w:top w:val="none" w:sz="0" w:space="0" w:color="auto"/>
            <w:left w:val="none" w:sz="0" w:space="0" w:color="auto"/>
            <w:bottom w:val="none" w:sz="0" w:space="0" w:color="auto"/>
            <w:right w:val="none" w:sz="0" w:space="0" w:color="auto"/>
          </w:divBdr>
        </w:div>
        <w:div w:id="1220089480">
          <w:marLeft w:val="640"/>
          <w:marRight w:val="0"/>
          <w:marTop w:val="0"/>
          <w:marBottom w:val="0"/>
          <w:divBdr>
            <w:top w:val="none" w:sz="0" w:space="0" w:color="auto"/>
            <w:left w:val="none" w:sz="0" w:space="0" w:color="auto"/>
            <w:bottom w:val="none" w:sz="0" w:space="0" w:color="auto"/>
            <w:right w:val="none" w:sz="0" w:space="0" w:color="auto"/>
          </w:divBdr>
        </w:div>
        <w:div w:id="1897816076">
          <w:marLeft w:val="640"/>
          <w:marRight w:val="0"/>
          <w:marTop w:val="0"/>
          <w:marBottom w:val="0"/>
          <w:divBdr>
            <w:top w:val="none" w:sz="0" w:space="0" w:color="auto"/>
            <w:left w:val="none" w:sz="0" w:space="0" w:color="auto"/>
            <w:bottom w:val="none" w:sz="0" w:space="0" w:color="auto"/>
            <w:right w:val="none" w:sz="0" w:space="0" w:color="auto"/>
          </w:divBdr>
        </w:div>
        <w:div w:id="1213346107">
          <w:marLeft w:val="640"/>
          <w:marRight w:val="0"/>
          <w:marTop w:val="0"/>
          <w:marBottom w:val="0"/>
          <w:divBdr>
            <w:top w:val="none" w:sz="0" w:space="0" w:color="auto"/>
            <w:left w:val="none" w:sz="0" w:space="0" w:color="auto"/>
            <w:bottom w:val="none" w:sz="0" w:space="0" w:color="auto"/>
            <w:right w:val="none" w:sz="0" w:space="0" w:color="auto"/>
          </w:divBdr>
        </w:div>
        <w:div w:id="787512423">
          <w:marLeft w:val="640"/>
          <w:marRight w:val="0"/>
          <w:marTop w:val="0"/>
          <w:marBottom w:val="0"/>
          <w:divBdr>
            <w:top w:val="none" w:sz="0" w:space="0" w:color="auto"/>
            <w:left w:val="none" w:sz="0" w:space="0" w:color="auto"/>
            <w:bottom w:val="none" w:sz="0" w:space="0" w:color="auto"/>
            <w:right w:val="none" w:sz="0" w:space="0" w:color="auto"/>
          </w:divBdr>
        </w:div>
        <w:div w:id="429815440">
          <w:marLeft w:val="640"/>
          <w:marRight w:val="0"/>
          <w:marTop w:val="0"/>
          <w:marBottom w:val="0"/>
          <w:divBdr>
            <w:top w:val="none" w:sz="0" w:space="0" w:color="auto"/>
            <w:left w:val="none" w:sz="0" w:space="0" w:color="auto"/>
            <w:bottom w:val="none" w:sz="0" w:space="0" w:color="auto"/>
            <w:right w:val="none" w:sz="0" w:space="0" w:color="auto"/>
          </w:divBdr>
        </w:div>
        <w:div w:id="598103621">
          <w:marLeft w:val="640"/>
          <w:marRight w:val="0"/>
          <w:marTop w:val="0"/>
          <w:marBottom w:val="0"/>
          <w:divBdr>
            <w:top w:val="none" w:sz="0" w:space="0" w:color="auto"/>
            <w:left w:val="none" w:sz="0" w:space="0" w:color="auto"/>
            <w:bottom w:val="none" w:sz="0" w:space="0" w:color="auto"/>
            <w:right w:val="none" w:sz="0" w:space="0" w:color="auto"/>
          </w:divBdr>
        </w:div>
        <w:div w:id="1173227917">
          <w:marLeft w:val="640"/>
          <w:marRight w:val="0"/>
          <w:marTop w:val="0"/>
          <w:marBottom w:val="0"/>
          <w:divBdr>
            <w:top w:val="none" w:sz="0" w:space="0" w:color="auto"/>
            <w:left w:val="none" w:sz="0" w:space="0" w:color="auto"/>
            <w:bottom w:val="none" w:sz="0" w:space="0" w:color="auto"/>
            <w:right w:val="none" w:sz="0" w:space="0" w:color="auto"/>
          </w:divBdr>
        </w:div>
        <w:div w:id="1836601890">
          <w:marLeft w:val="640"/>
          <w:marRight w:val="0"/>
          <w:marTop w:val="0"/>
          <w:marBottom w:val="0"/>
          <w:divBdr>
            <w:top w:val="none" w:sz="0" w:space="0" w:color="auto"/>
            <w:left w:val="none" w:sz="0" w:space="0" w:color="auto"/>
            <w:bottom w:val="none" w:sz="0" w:space="0" w:color="auto"/>
            <w:right w:val="none" w:sz="0" w:space="0" w:color="auto"/>
          </w:divBdr>
        </w:div>
        <w:div w:id="1931694384">
          <w:marLeft w:val="640"/>
          <w:marRight w:val="0"/>
          <w:marTop w:val="0"/>
          <w:marBottom w:val="0"/>
          <w:divBdr>
            <w:top w:val="none" w:sz="0" w:space="0" w:color="auto"/>
            <w:left w:val="none" w:sz="0" w:space="0" w:color="auto"/>
            <w:bottom w:val="none" w:sz="0" w:space="0" w:color="auto"/>
            <w:right w:val="none" w:sz="0" w:space="0" w:color="auto"/>
          </w:divBdr>
        </w:div>
        <w:div w:id="867984334">
          <w:marLeft w:val="640"/>
          <w:marRight w:val="0"/>
          <w:marTop w:val="0"/>
          <w:marBottom w:val="0"/>
          <w:divBdr>
            <w:top w:val="none" w:sz="0" w:space="0" w:color="auto"/>
            <w:left w:val="none" w:sz="0" w:space="0" w:color="auto"/>
            <w:bottom w:val="none" w:sz="0" w:space="0" w:color="auto"/>
            <w:right w:val="none" w:sz="0" w:space="0" w:color="auto"/>
          </w:divBdr>
        </w:div>
        <w:div w:id="1918707175">
          <w:marLeft w:val="640"/>
          <w:marRight w:val="0"/>
          <w:marTop w:val="0"/>
          <w:marBottom w:val="0"/>
          <w:divBdr>
            <w:top w:val="none" w:sz="0" w:space="0" w:color="auto"/>
            <w:left w:val="none" w:sz="0" w:space="0" w:color="auto"/>
            <w:bottom w:val="none" w:sz="0" w:space="0" w:color="auto"/>
            <w:right w:val="none" w:sz="0" w:space="0" w:color="auto"/>
          </w:divBdr>
        </w:div>
        <w:div w:id="529732754">
          <w:marLeft w:val="640"/>
          <w:marRight w:val="0"/>
          <w:marTop w:val="0"/>
          <w:marBottom w:val="0"/>
          <w:divBdr>
            <w:top w:val="none" w:sz="0" w:space="0" w:color="auto"/>
            <w:left w:val="none" w:sz="0" w:space="0" w:color="auto"/>
            <w:bottom w:val="none" w:sz="0" w:space="0" w:color="auto"/>
            <w:right w:val="none" w:sz="0" w:space="0" w:color="auto"/>
          </w:divBdr>
        </w:div>
        <w:div w:id="989363709">
          <w:marLeft w:val="640"/>
          <w:marRight w:val="0"/>
          <w:marTop w:val="0"/>
          <w:marBottom w:val="0"/>
          <w:divBdr>
            <w:top w:val="none" w:sz="0" w:space="0" w:color="auto"/>
            <w:left w:val="none" w:sz="0" w:space="0" w:color="auto"/>
            <w:bottom w:val="none" w:sz="0" w:space="0" w:color="auto"/>
            <w:right w:val="none" w:sz="0" w:space="0" w:color="auto"/>
          </w:divBdr>
        </w:div>
        <w:div w:id="273367314">
          <w:marLeft w:val="640"/>
          <w:marRight w:val="0"/>
          <w:marTop w:val="0"/>
          <w:marBottom w:val="0"/>
          <w:divBdr>
            <w:top w:val="none" w:sz="0" w:space="0" w:color="auto"/>
            <w:left w:val="none" w:sz="0" w:space="0" w:color="auto"/>
            <w:bottom w:val="none" w:sz="0" w:space="0" w:color="auto"/>
            <w:right w:val="none" w:sz="0" w:space="0" w:color="auto"/>
          </w:divBdr>
        </w:div>
        <w:div w:id="1611741699">
          <w:marLeft w:val="640"/>
          <w:marRight w:val="0"/>
          <w:marTop w:val="0"/>
          <w:marBottom w:val="0"/>
          <w:divBdr>
            <w:top w:val="none" w:sz="0" w:space="0" w:color="auto"/>
            <w:left w:val="none" w:sz="0" w:space="0" w:color="auto"/>
            <w:bottom w:val="none" w:sz="0" w:space="0" w:color="auto"/>
            <w:right w:val="none" w:sz="0" w:space="0" w:color="auto"/>
          </w:divBdr>
        </w:div>
        <w:div w:id="722215305">
          <w:marLeft w:val="640"/>
          <w:marRight w:val="0"/>
          <w:marTop w:val="0"/>
          <w:marBottom w:val="0"/>
          <w:divBdr>
            <w:top w:val="none" w:sz="0" w:space="0" w:color="auto"/>
            <w:left w:val="none" w:sz="0" w:space="0" w:color="auto"/>
            <w:bottom w:val="none" w:sz="0" w:space="0" w:color="auto"/>
            <w:right w:val="none" w:sz="0" w:space="0" w:color="auto"/>
          </w:divBdr>
        </w:div>
        <w:div w:id="76022978">
          <w:marLeft w:val="640"/>
          <w:marRight w:val="0"/>
          <w:marTop w:val="0"/>
          <w:marBottom w:val="0"/>
          <w:divBdr>
            <w:top w:val="none" w:sz="0" w:space="0" w:color="auto"/>
            <w:left w:val="none" w:sz="0" w:space="0" w:color="auto"/>
            <w:bottom w:val="none" w:sz="0" w:space="0" w:color="auto"/>
            <w:right w:val="none" w:sz="0" w:space="0" w:color="auto"/>
          </w:divBdr>
        </w:div>
        <w:div w:id="1208058">
          <w:marLeft w:val="640"/>
          <w:marRight w:val="0"/>
          <w:marTop w:val="0"/>
          <w:marBottom w:val="0"/>
          <w:divBdr>
            <w:top w:val="none" w:sz="0" w:space="0" w:color="auto"/>
            <w:left w:val="none" w:sz="0" w:space="0" w:color="auto"/>
            <w:bottom w:val="none" w:sz="0" w:space="0" w:color="auto"/>
            <w:right w:val="none" w:sz="0" w:space="0" w:color="auto"/>
          </w:divBdr>
        </w:div>
        <w:div w:id="541095457">
          <w:marLeft w:val="640"/>
          <w:marRight w:val="0"/>
          <w:marTop w:val="0"/>
          <w:marBottom w:val="0"/>
          <w:divBdr>
            <w:top w:val="none" w:sz="0" w:space="0" w:color="auto"/>
            <w:left w:val="none" w:sz="0" w:space="0" w:color="auto"/>
            <w:bottom w:val="none" w:sz="0" w:space="0" w:color="auto"/>
            <w:right w:val="none" w:sz="0" w:space="0" w:color="auto"/>
          </w:divBdr>
        </w:div>
        <w:div w:id="1952129035">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71001835">
      <w:bodyDiv w:val="1"/>
      <w:marLeft w:val="0"/>
      <w:marRight w:val="0"/>
      <w:marTop w:val="0"/>
      <w:marBottom w:val="0"/>
      <w:divBdr>
        <w:top w:val="none" w:sz="0" w:space="0" w:color="auto"/>
        <w:left w:val="none" w:sz="0" w:space="0" w:color="auto"/>
        <w:bottom w:val="none" w:sz="0" w:space="0" w:color="auto"/>
        <w:right w:val="none" w:sz="0" w:space="0" w:color="auto"/>
      </w:divBdr>
      <w:divsChild>
        <w:div w:id="836846276">
          <w:marLeft w:val="640"/>
          <w:marRight w:val="0"/>
          <w:marTop w:val="0"/>
          <w:marBottom w:val="0"/>
          <w:divBdr>
            <w:top w:val="none" w:sz="0" w:space="0" w:color="auto"/>
            <w:left w:val="none" w:sz="0" w:space="0" w:color="auto"/>
            <w:bottom w:val="none" w:sz="0" w:space="0" w:color="auto"/>
            <w:right w:val="none" w:sz="0" w:space="0" w:color="auto"/>
          </w:divBdr>
        </w:div>
        <w:div w:id="2065130113">
          <w:marLeft w:val="640"/>
          <w:marRight w:val="0"/>
          <w:marTop w:val="0"/>
          <w:marBottom w:val="0"/>
          <w:divBdr>
            <w:top w:val="none" w:sz="0" w:space="0" w:color="auto"/>
            <w:left w:val="none" w:sz="0" w:space="0" w:color="auto"/>
            <w:bottom w:val="none" w:sz="0" w:space="0" w:color="auto"/>
            <w:right w:val="none" w:sz="0" w:space="0" w:color="auto"/>
          </w:divBdr>
        </w:div>
        <w:div w:id="347830257">
          <w:marLeft w:val="640"/>
          <w:marRight w:val="0"/>
          <w:marTop w:val="0"/>
          <w:marBottom w:val="0"/>
          <w:divBdr>
            <w:top w:val="none" w:sz="0" w:space="0" w:color="auto"/>
            <w:left w:val="none" w:sz="0" w:space="0" w:color="auto"/>
            <w:bottom w:val="none" w:sz="0" w:space="0" w:color="auto"/>
            <w:right w:val="none" w:sz="0" w:space="0" w:color="auto"/>
          </w:divBdr>
        </w:div>
        <w:div w:id="1925842101">
          <w:marLeft w:val="640"/>
          <w:marRight w:val="0"/>
          <w:marTop w:val="0"/>
          <w:marBottom w:val="0"/>
          <w:divBdr>
            <w:top w:val="none" w:sz="0" w:space="0" w:color="auto"/>
            <w:left w:val="none" w:sz="0" w:space="0" w:color="auto"/>
            <w:bottom w:val="none" w:sz="0" w:space="0" w:color="auto"/>
            <w:right w:val="none" w:sz="0" w:space="0" w:color="auto"/>
          </w:divBdr>
        </w:div>
        <w:div w:id="301615340">
          <w:marLeft w:val="640"/>
          <w:marRight w:val="0"/>
          <w:marTop w:val="0"/>
          <w:marBottom w:val="0"/>
          <w:divBdr>
            <w:top w:val="none" w:sz="0" w:space="0" w:color="auto"/>
            <w:left w:val="none" w:sz="0" w:space="0" w:color="auto"/>
            <w:bottom w:val="none" w:sz="0" w:space="0" w:color="auto"/>
            <w:right w:val="none" w:sz="0" w:space="0" w:color="auto"/>
          </w:divBdr>
        </w:div>
        <w:div w:id="714817542">
          <w:marLeft w:val="640"/>
          <w:marRight w:val="0"/>
          <w:marTop w:val="0"/>
          <w:marBottom w:val="0"/>
          <w:divBdr>
            <w:top w:val="none" w:sz="0" w:space="0" w:color="auto"/>
            <w:left w:val="none" w:sz="0" w:space="0" w:color="auto"/>
            <w:bottom w:val="none" w:sz="0" w:space="0" w:color="auto"/>
            <w:right w:val="none" w:sz="0" w:space="0" w:color="auto"/>
          </w:divBdr>
        </w:div>
        <w:div w:id="856969670">
          <w:marLeft w:val="640"/>
          <w:marRight w:val="0"/>
          <w:marTop w:val="0"/>
          <w:marBottom w:val="0"/>
          <w:divBdr>
            <w:top w:val="none" w:sz="0" w:space="0" w:color="auto"/>
            <w:left w:val="none" w:sz="0" w:space="0" w:color="auto"/>
            <w:bottom w:val="none" w:sz="0" w:space="0" w:color="auto"/>
            <w:right w:val="none" w:sz="0" w:space="0" w:color="auto"/>
          </w:divBdr>
        </w:div>
        <w:div w:id="1170487780">
          <w:marLeft w:val="640"/>
          <w:marRight w:val="0"/>
          <w:marTop w:val="0"/>
          <w:marBottom w:val="0"/>
          <w:divBdr>
            <w:top w:val="none" w:sz="0" w:space="0" w:color="auto"/>
            <w:left w:val="none" w:sz="0" w:space="0" w:color="auto"/>
            <w:bottom w:val="none" w:sz="0" w:space="0" w:color="auto"/>
            <w:right w:val="none" w:sz="0" w:space="0" w:color="auto"/>
          </w:divBdr>
        </w:div>
        <w:div w:id="1777090076">
          <w:marLeft w:val="640"/>
          <w:marRight w:val="0"/>
          <w:marTop w:val="0"/>
          <w:marBottom w:val="0"/>
          <w:divBdr>
            <w:top w:val="none" w:sz="0" w:space="0" w:color="auto"/>
            <w:left w:val="none" w:sz="0" w:space="0" w:color="auto"/>
            <w:bottom w:val="none" w:sz="0" w:space="0" w:color="auto"/>
            <w:right w:val="none" w:sz="0" w:space="0" w:color="auto"/>
          </w:divBdr>
        </w:div>
        <w:div w:id="1366753777">
          <w:marLeft w:val="640"/>
          <w:marRight w:val="0"/>
          <w:marTop w:val="0"/>
          <w:marBottom w:val="0"/>
          <w:divBdr>
            <w:top w:val="none" w:sz="0" w:space="0" w:color="auto"/>
            <w:left w:val="none" w:sz="0" w:space="0" w:color="auto"/>
            <w:bottom w:val="none" w:sz="0" w:space="0" w:color="auto"/>
            <w:right w:val="none" w:sz="0" w:space="0" w:color="auto"/>
          </w:divBdr>
        </w:div>
        <w:div w:id="144512960">
          <w:marLeft w:val="640"/>
          <w:marRight w:val="0"/>
          <w:marTop w:val="0"/>
          <w:marBottom w:val="0"/>
          <w:divBdr>
            <w:top w:val="none" w:sz="0" w:space="0" w:color="auto"/>
            <w:left w:val="none" w:sz="0" w:space="0" w:color="auto"/>
            <w:bottom w:val="none" w:sz="0" w:space="0" w:color="auto"/>
            <w:right w:val="none" w:sz="0" w:space="0" w:color="auto"/>
          </w:divBdr>
        </w:div>
        <w:div w:id="798960583">
          <w:marLeft w:val="640"/>
          <w:marRight w:val="0"/>
          <w:marTop w:val="0"/>
          <w:marBottom w:val="0"/>
          <w:divBdr>
            <w:top w:val="none" w:sz="0" w:space="0" w:color="auto"/>
            <w:left w:val="none" w:sz="0" w:space="0" w:color="auto"/>
            <w:bottom w:val="none" w:sz="0" w:space="0" w:color="auto"/>
            <w:right w:val="none" w:sz="0" w:space="0" w:color="auto"/>
          </w:divBdr>
        </w:div>
        <w:div w:id="299724136">
          <w:marLeft w:val="640"/>
          <w:marRight w:val="0"/>
          <w:marTop w:val="0"/>
          <w:marBottom w:val="0"/>
          <w:divBdr>
            <w:top w:val="none" w:sz="0" w:space="0" w:color="auto"/>
            <w:left w:val="none" w:sz="0" w:space="0" w:color="auto"/>
            <w:bottom w:val="none" w:sz="0" w:space="0" w:color="auto"/>
            <w:right w:val="none" w:sz="0" w:space="0" w:color="auto"/>
          </w:divBdr>
        </w:div>
        <w:div w:id="1577085674">
          <w:marLeft w:val="640"/>
          <w:marRight w:val="0"/>
          <w:marTop w:val="0"/>
          <w:marBottom w:val="0"/>
          <w:divBdr>
            <w:top w:val="none" w:sz="0" w:space="0" w:color="auto"/>
            <w:left w:val="none" w:sz="0" w:space="0" w:color="auto"/>
            <w:bottom w:val="none" w:sz="0" w:space="0" w:color="auto"/>
            <w:right w:val="none" w:sz="0" w:space="0" w:color="auto"/>
          </w:divBdr>
        </w:div>
        <w:div w:id="1241521713">
          <w:marLeft w:val="640"/>
          <w:marRight w:val="0"/>
          <w:marTop w:val="0"/>
          <w:marBottom w:val="0"/>
          <w:divBdr>
            <w:top w:val="none" w:sz="0" w:space="0" w:color="auto"/>
            <w:left w:val="none" w:sz="0" w:space="0" w:color="auto"/>
            <w:bottom w:val="none" w:sz="0" w:space="0" w:color="auto"/>
            <w:right w:val="none" w:sz="0" w:space="0" w:color="auto"/>
          </w:divBdr>
        </w:div>
        <w:div w:id="1299457880">
          <w:marLeft w:val="640"/>
          <w:marRight w:val="0"/>
          <w:marTop w:val="0"/>
          <w:marBottom w:val="0"/>
          <w:divBdr>
            <w:top w:val="none" w:sz="0" w:space="0" w:color="auto"/>
            <w:left w:val="none" w:sz="0" w:space="0" w:color="auto"/>
            <w:bottom w:val="none" w:sz="0" w:space="0" w:color="auto"/>
            <w:right w:val="none" w:sz="0" w:space="0" w:color="auto"/>
          </w:divBdr>
        </w:div>
        <w:div w:id="1967587570">
          <w:marLeft w:val="640"/>
          <w:marRight w:val="0"/>
          <w:marTop w:val="0"/>
          <w:marBottom w:val="0"/>
          <w:divBdr>
            <w:top w:val="none" w:sz="0" w:space="0" w:color="auto"/>
            <w:left w:val="none" w:sz="0" w:space="0" w:color="auto"/>
            <w:bottom w:val="none" w:sz="0" w:space="0" w:color="auto"/>
            <w:right w:val="none" w:sz="0" w:space="0" w:color="auto"/>
          </w:divBdr>
        </w:div>
        <w:div w:id="1270161859">
          <w:marLeft w:val="640"/>
          <w:marRight w:val="0"/>
          <w:marTop w:val="0"/>
          <w:marBottom w:val="0"/>
          <w:divBdr>
            <w:top w:val="none" w:sz="0" w:space="0" w:color="auto"/>
            <w:left w:val="none" w:sz="0" w:space="0" w:color="auto"/>
            <w:bottom w:val="none" w:sz="0" w:space="0" w:color="auto"/>
            <w:right w:val="none" w:sz="0" w:space="0" w:color="auto"/>
          </w:divBdr>
        </w:div>
        <w:div w:id="1017384278">
          <w:marLeft w:val="640"/>
          <w:marRight w:val="0"/>
          <w:marTop w:val="0"/>
          <w:marBottom w:val="0"/>
          <w:divBdr>
            <w:top w:val="none" w:sz="0" w:space="0" w:color="auto"/>
            <w:left w:val="none" w:sz="0" w:space="0" w:color="auto"/>
            <w:bottom w:val="none" w:sz="0" w:space="0" w:color="auto"/>
            <w:right w:val="none" w:sz="0" w:space="0" w:color="auto"/>
          </w:divBdr>
        </w:div>
        <w:div w:id="577522442">
          <w:marLeft w:val="640"/>
          <w:marRight w:val="0"/>
          <w:marTop w:val="0"/>
          <w:marBottom w:val="0"/>
          <w:divBdr>
            <w:top w:val="none" w:sz="0" w:space="0" w:color="auto"/>
            <w:left w:val="none" w:sz="0" w:space="0" w:color="auto"/>
            <w:bottom w:val="none" w:sz="0" w:space="0" w:color="auto"/>
            <w:right w:val="none" w:sz="0" w:space="0" w:color="auto"/>
          </w:divBdr>
        </w:div>
        <w:div w:id="1335499332">
          <w:marLeft w:val="640"/>
          <w:marRight w:val="0"/>
          <w:marTop w:val="0"/>
          <w:marBottom w:val="0"/>
          <w:divBdr>
            <w:top w:val="none" w:sz="0" w:space="0" w:color="auto"/>
            <w:left w:val="none" w:sz="0" w:space="0" w:color="auto"/>
            <w:bottom w:val="none" w:sz="0" w:space="0" w:color="auto"/>
            <w:right w:val="none" w:sz="0" w:space="0" w:color="auto"/>
          </w:divBdr>
        </w:div>
        <w:div w:id="714357572">
          <w:marLeft w:val="640"/>
          <w:marRight w:val="0"/>
          <w:marTop w:val="0"/>
          <w:marBottom w:val="0"/>
          <w:divBdr>
            <w:top w:val="none" w:sz="0" w:space="0" w:color="auto"/>
            <w:left w:val="none" w:sz="0" w:space="0" w:color="auto"/>
            <w:bottom w:val="none" w:sz="0" w:space="0" w:color="auto"/>
            <w:right w:val="none" w:sz="0" w:space="0" w:color="auto"/>
          </w:divBdr>
        </w:div>
        <w:div w:id="804933175">
          <w:marLeft w:val="640"/>
          <w:marRight w:val="0"/>
          <w:marTop w:val="0"/>
          <w:marBottom w:val="0"/>
          <w:divBdr>
            <w:top w:val="none" w:sz="0" w:space="0" w:color="auto"/>
            <w:left w:val="none" w:sz="0" w:space="0" w:color="auto"/>
            <w:bottom w:val="none" w:sz="0" w:space="0" w:color="auto"/>
            <w:right w:val="none" w:sz="0" w:space="0" w:color="auto"/>
          </w:divBdr>
        </w:div>
        <w:div w:id="723916332">
          <w:marLeft w:val="640"/>
          <w:marRight w:val="0"/>
          <w:marTop w:val="0"/>
          <w:marBottom w:val="0"/>
          <w:divBdr>
            <w:top w:val="none" w:sz="0" w:space="0" w:color="auto"/>
            <w:left w:val="none" w:sz="0" w:space="0" w:color="auto"/>
            <w:bottom w:val="none" w:sz="0" w:space="0" w:color="auto"/>
            <w:right w:val="none" w:sz="0" w:space="0" w:color="auto"/>
          </w:divBdr>
        </w:div>
        <w:div w:id="322927710">
          <w:marLeft w:val="640"/>
          <w:marRight w:val="0"/>
          <w:marTop w:val="0"/>
          <w:marBottom w:val="0"/>
          <w:divBdr>
            <w:top w:val="none" w:sz="0" w:space="0" w:color="auto"/>
            <w:left w:val="none" w:sz="0" w:space="0" w:color="auto"/>
            <w:bottom w:val="none" w:sz="0" w:space="0" w:color="auto"/>
            <w:right w:val="none" w:sz="0" w:space="0" w:color="auto"/>
          </w:divBdr>
        </w:div>
        <w:div w:id="1190071939">
          <w:marLeft w:val="640"/>
          <w:marRight w:val="0"/>
          <w:marTop w:val="0"/>
          <w:marBottom w:val="0"/>
          <w:divBdr>
            <w:top w:val="none" w:sz="0" w:space="0" w:color="auto"/>
            <w:left w:val="none" w:sz="0" w:space="0" w:color="auto"/>
            <w:bottom w:val="none" w:sz="0" w:space="0" w:color="auto"/>
            <w:right w:val="none" w:sz="0" w:space="0" w:color="auto"/>
          </w:divBdr>
        </w:div>
        <w:div w:id="1025641990">
          <w:marLeft w:val="640"/>
          <w:marRight w:val="0"/>
          <w:marTop w:val="0"/>
          <w:marBottom w:val="0"/>
          <w:divBdr>
            <w:top w:val="none" w:sz="0" w:space="0" w:color="auto"/>
            <w:left w:val="none" w:sz="0" w:space="0" w:color="auto"/>
            <w:bottom w:val="none" w:sz="0" w:space="0" w:color="auto"/>
            <w:right w:val="none" w:sz="0" w:space="0" w:color="auto"/>
          </w:divBdr>
        </w:div>
        <w:div w:id="283928717">
          <w:marLeft w:val="640"/>
          <w:marRight w:val="0"/>
          <w:marTop w:val="0"/>
          <w:marBottom w:val="0"/>
          <w:divBdr>
            <w:top w:val="none" w:sz="0" w:space="0" w:color="auto"/>
            <w:left w:val="none" w:sz="0" w:space="0" w:color="auto"/>
            <w:bottom w:val="none" w:sz="0" w:space="0" w:color="auto"/>
            <w:right w:val="none" w:sz="0" w:space="0" w:color="auto"/>
          </w:divBdr>
        </w:div>
        <w:div w:id="419913356">
          <w:marLeft w:val="640"/>
          <w:marRight w:val="0"/>
          <w:marTop w:val="0"/>
          <w:marBottom w:val="0"/>
          <w:divBdr>
            <w:top w:val="none" w:sz="0" w:space="0" w:color="auto"/>
            <w:left w:val="none" w:sz="0" w:space="0" w:color="auto"/>
            <w:bottom w:val="none" w:sz="0" w:space="0" w:color="auto"/>
            <w:right w:val="none" w:sz="0" w:space="0" w:color="auto"/>
          </w:divBdr>
        </w:div>
        <w:div w:id="1325012001">
          <w:marLeft w:val="640"/>
          <w:marRight w:val="0"/>
          <w:marTop w:val="0"/>
          <w:marBottom w:val="0"/>
          <w:divBdr>
            <w:top w:val="none" w:sz="0" w:space="0" w:color="auto"/>
            <w:left w:val="none" w:sz="0" w:space="0" w:color="auto"/>
            <w:bottom w:val="none" w:sz="0" w:space="0" w:color="auto"/>
            <w:right w:val="none" w:sz="0" w:space="0" w:color="auto"/>
          </w:divBdr>
        </w:div>
        <w:div w:id="982194301">
          <w:marLeft w:val="640"/>
          <w:marRight w:val="0"/>
          <w:marTop w:val="0"/>
          <w:marBottom w:val="0"/>
          <w:divBdr>
            <w:top w:val="none" w:sz="0" w:space="0" w:color="auto"/>
            <w:left w:val="none" w:sz="0" w:space="0" w:color="auto"/>
            <w:bottom w:val="none" w:sz="0" w:space="0" w:color="auto"/>
            <w:right w:val="none" w:sz="0" w:space="0" w:color="auto"/>
          </w:divBdr>
        </w:div>
        <w:div w:id="57751466">
          <w:marLeft w:val="640"/>
          <w:marRight w:val="0"/>
          <w:marTop w:val="0"/>
          <w:marBottom w:val="0"/>
          <w:divBdr>
            <w:top w:val="none" w:sz="0" w:space="0" w:color="auto"/>
            <w:left w:val="none" w:sz="0" w:space="0" w:color="auto"/>
            <w:bottom w:val="none" w:sz="0" w:space="0" w:color="auto"/>
            <w:right w:val="none" w:sz="0" w:space="0" w:color="auto"/>
          </w:divBdr>
        </w:div>
        <w:div w:id="2094467588">
          <w:marLeft w:val="640"/>
          <w:marRight w:val="0"/>
          <w:marTop w:val="0"/>
          <w:marBottom w:val="0"/>
          <w:divBdr>
            <w:top w:val="none" w:sz="0" w:space="0" w:color="auto"/>
            <w:left w:val="none" w:sz="0" w:space="0" w:color="auto"/>
            <w:bottom w:val="none" w:sz="0" w:space="0" w:color="auto"/>
            <w:right w:val="none" w:sz="0" w:space="0" w:color="auto"/>
          </w:divBdr>
        </w:div>
        <w:div w:id="1285771719">
          <w:marLeft w:val="640"/>
          <w:marRight w:val="0"/>
          <w:marTop w:val="0"/>
          <w:marBottom w:val="0"/>
          <w:divBdr>
            <w:top w:val="none" w:sz="0" w:space="0" w:color="auto"/>
            <w:left w:val="none" w:sz="0" w:space="0" w:color="auto"/>
            <w:bottom w:val="none" w:sz="0" w:space="0" w:color="auto"/>
            <w:right w:val="none" w:sz="0" w:space="0" w:color="auto"/>
          </w:divBdr>
        </w:div>
        <w:div w:id="1309364077">
          <w:marLeft w:val="640"/>
          <w:marRight w:val="0"/>
          <w:marTop w:val="0"/>
          <w:marBottom w:val="0"/>
          <w:divBdr>
            <w:top w:val="none" w:sz="0" w:space="0" w:color="auto"/>
            <w:left w:val="none" w:sz="0" w:space="0" w:color="auto"/>
            <w:bottom w:val="none" w:sz="0" w:space="0" w:color="auto"/>
            <w:right w:val="none" w:sz="0" w:space="0" w:color="auto"/>
          </w:divBdr>
        </w:div>
        <w:div w:id="749692256">
          <w:marLeft w:val="640"/>
          <w:marRight w:val="0"/>
          <w:marTop w:val="0"/>
          <w:marBottom w:val="0"/>
          <w:divBdr>
            <w:top w:val="none" w:sz="0" w:space="0" w:color="auto"/>
            <w:left w:val="none" w:sz="0" w:space="0" w:color="auto"/>
            <w:bottom w:val="none" w:sz="0" w:space="0" w:color="auto"/>
            <w:right w:val="none" w:sz="0" w:space="0" w:color="auto"/>
          </w:divBdr>
        </w:div>
        <w:div w:id="917328407">
          <w:marLeft w:val="640"/>
          <w:marRight w:val="0"/>
          <w:marTop w:val="0"/>
          <w:marBottom w:val="0"/>
          <w:divBdr>
            <w:top w:val="none" w:sz="0" w:space="0" w:color="auto"/>
            <w:left w:val="none" w:sz="0" w:space="0" w:color="auto"/>
            <w:bottom w:val="none" w:sz="0" w:space="0" w:color="auto"/>
            <w:right w:val="none" w:sz="0" w:space="0" w:color="auto"/>
          </w:divBdr>
        </w:div>
        <w:div w:id="1305503072">
          <w:marLeft w:val="640"/>
          <w:marRight w:val="0"/>
          <w:marTop w:val="0"/>
          <w:marBottom w:val="0"/>
          <w:divBdr>
            <w:top w:val="none" w:sz="0" w:space="0" w:color="auto"/>
            <w:left w:val="none" w:sz="0" w:space="0" w:color="auto"/>
            <w:bottom w:val="none" w:sz="0" w:space="0" w:color="auto"/>
            <w:right w:val="none" w:sz="0" w:space="0" w:color="auto"/>
          </w:divBdr>
        </w:div>
        <w:div w:id="921375784">
          <w:marLeft w:val="640"/>
          <w:marRight w:val="0"/>
          <w:marTop w:val="0"/>
          <w:marBottom w:val="0"/>
          <w:divBdr>
            <w:top w:val="none" w:sz="0" w:space="0" w:color="auto"/>
            <w:left w:val="none" w:sz="0" w:space="0" w:color="auto"/>
            <w:bottom w:val="none" w:sz="0" w:space="0" w:color="auto"/>
            <w:right w:val="none" w:sz="0" w:space="0" w:color="auto"/>
          </w:divBdr>
        </w:div>
        <w:div w:id="1324628705">
          <w:marLeft w:val="640"/>
          <w:marRight w:val="0"/>
          <w:marTop w:val="0"/>
          <w:marBottom w:val="0"/>
          <w:divBdr>
            <w:top w:val="none" w:sz="0" w:space="0" w:color="auto"/>
            <w:left w:val="none" w:sz="0" w:space="0" w:color="auto"/>
            <w:bottom w:val="none" w:sz="0" w:space="0" w:color="auto"/>
            <w:right w:val="none" w:sz="0" w:space="0" w:color="auto"/>
          </w:divBdr>
        </w:div>
        <w:div w:id="1460801597">
          <w:marLeft w:val="640"/>
          <w:marRight w:val="0"/>
          <w:marTop w:val="0"/>
          <w:marBottom w:val="0"/>
          <w:divBdr>
            <w:top w:val="none" w:sz="0" w:space="0" w:color="auto"/>
            <w:left w:val="none" w:sz="0" w:space="0" w:color="auto"/>
            <w:bottom w:val="none" w:sz="0" w:space="0" w:color="auto"/>
            <w:right w:val="none" w:sz="0" w:space="0" w:color="auto"/>
          </w:divBdr>
        </w:div>
        <w:div w:id="271016846">
          <w:marLeft w:val="640"/>
          <w:marRight w:val="0"/>
          <w:marTop w:val="0"/>
          <w:marBottom w:val="0"/>
          <w:divBdr>
            <w:top w:val="none" w:sz="0" w:space="0" w:color="auto"/>
            <w:left w:val="none" w:sz="0" w:space="0" w:color="auto"/>
            <w:bottom w:val="none" w:sz="0" w:space="0" w:color="auto"/>
            <w:right w:val="none" w:sz="0" w:space="0" w:color="auto"/>
          </w:divBdr>
        </w:div>
        <w:div w:id="1789003707">
          <w:marLeft w:val="640"/>
          <w:marRight w:val="0"/>
          <w:marTop w:val="0"/>
          <w:marBottom w:val="0"/>
          <w:divBdr>
            <w:top w:val="none" w:sz="0" w:space="0" w:color="auto"/>
            <w:left w:val="none" w:sz="0" w:space="0" w:color="auto"/>
            <w:bottom w:val="none" w:sz="0" w:space="0" w:color="auto"/>
            <w:right w:val="none" w:sz="0" w:space="0" w:color="auto"/>
          </w:divBdr>
        </w:div>
        <w:div w:id="220098954">
          <w:marLeft w:val="640"/>
          <w:marRight w:val="0"/>
          <w:marTop w:val="0"/>
          <w:marBottom w:val="0"/>
          <w:divBdr>
            <w:top w:val="none" w:sz="0" w:space="0" w:color="auto"/>
            <w:left w:val="none" w:sz="0" w:space="0" w:color="auto"/>
            <w:bottom w:val="none" w:sz="0" w:space="0" w:color="auto"/>
            <w:right w:val="none" w:sz="0" w:space="0" w:color="auto"/>
          </w:divBdr>
        </w:div>
        <w:div w:id="1961719391">
          <w:marLeft w:val="640"/>
          <w:marRight w:val="0"/>
          <w:marTop w:val="0"/>
          <w:marBottom w:val="0"/>
          <w:divBdr>
            <w:top w:val="none" w:sz="0" w:space="0" w:color="auto"/>
            <w:left w:val="none" w:sz="0" w:space="0" w:color="auto"/>
            <w:bottom w:val="none" w:sz="0" w:space="0" w:color="auto"/>
            <w:right w:val="none" w:sz="0" w:space="0" w:color="auto"/>
          </w:divBdr>
        </w:div>
        <w:div w:id="1043677737">
          <w:marLeft w:val="640"/>
          <w:marRight w:val="0"/>
          <w:marTop w:val="0"/>
          <w:marBottom w:val="0"/>
          <w:divBdr>
            <w:top w:val="none" w:sz="0" w:space="0" w:color="auto"/>
            <w:left w:val="none" w:sz="0" w:space="0" w:color="auto"/>
            <w:bottom w:val="none" w:sz="0" w:space="0" w:color="auto"/>
            <w:right w:val="none" w:sz="0" w:space="0" w:color="auto"/>
          </w:divBdr>
        </w:div>
        <w:div w:id="1186092828">
          <w:marLeft w:val="640"/>
          <w:marRight w:val="0"/>
          <w:marTop w:val="0"/>
          <w:marBottom w:val="0"/>
          <w:divBdr>
            <w:top w:val="none" w:sz="0" w:space="0" w:color="auto"/>
            <w:left w:val="none" w:sz="0" w:space="0" w:color="auto"/>
            <w:bottom w:val="none" w:sz="0" w:space="0" w:color="auto"/>
            <w:right w:val="none" w:sz="0" w:space="0" w:color="auto"/>
          </w:divBdr>
        </w:div>
        <w:div w:id="1804275448">
          <w:marLeft w:val="640"/>
          <w:marRight w:val="0"/>
          <w:marTop w:val="0"/>
          <w:marBottom w:val="0"/>
          <w:divBdr>
            <w:top w:val="none" w:sz="0" w:space="0" w:color="auto"/>
            <w:left w:val="none" w:sz="0" w:space="0" w:color="auto"/>
            <w:bottom w:val="none" w:sz="0" w:space="0" w:color="auto"/>
            <w:right w:val="none" w:sz="0" w:space="0" w:color="auto"/>
          </w:divBdr>
        </w:div>
        <w:div w:id="1524899485">
          <w:marLeft w:val="640"/>
          <w:marRight w:val="0"/>
          <w:marTop w:val="0"/>
          <w:marBottom w:val="0"/>
          <w:divBdr>
            <w:top w:val="none" w:sz="0" w:space="0" w:color="auto"/>
            <w:left w:val="none" w:sz="0" w:space="0" w:color="auto"/>
            <w:bottom w:val="none" w:sz="0" w:space="0" w:color="auto"/>
            <w:right w:val="none" w:sz="0" w:space="0" w:color="auto"/>
          </w:divBdr>
        </w:div>
        <w:div w:id="174224123">
          <w:marLeft w:val="640"/>
          <w:marRight w:val="0"/>
          <w:marTop w:val="0"/>
          <w:marBottom w:val="0"/>
          <w:divBdr>
            <w:top w:val="none" w:sz="0" w:space="0" w:color="auto"/>
            <w:left w:val="none" w:sz="0" w:space="0" w:color="auto"/>
            <w:bottom w:val="none" w:sz="0" w:space="0" w:color="auto"/>
            <w:right w:val="none" w:sz="0" w:space="0" w:color="auto"/>
          </w:divBdr>
        </w:div>
        <w:div w:id="698506167">
          <w:marLeft w:val="640"/>
          <w:marRight w:val="0"/>
          <w:marTop w:val="0"/>
          <w:marBottom w:val="0"/>
          <w:divBdr>
            <w:top w:val="none" w:sz="0" w:space="0" w:color="auto"/>
            <w:left w:val="none" w:sz="0" w:space="0" w:color="auto"/>
            <w:bottom w:val="none" w:sz="0" w:space="0" w:color="auto"/>
            <w:right w:val="none" w:sz="0" w:space="0" w:color="auto"/>
          </w:divBdr>
        </w:div>
        <w:div w:id="469202933">
          <w:marLeft w:val="640"/>
          <w:marRight w:val="0"/>
          <w:marTop w:val="0"/>
          <w:marBottom w:val="0"/>
          <w:divBdr>
            <w:top w:val="none" w:sz="0" w:space="0" w:color="auto"/>
            <w:left w:val="none" w:sz="0" w:space="0" w:color="auto"/>
            <w:bottom w:val="none" w:sz="0" w:space="0" w:color="auto"/>
            <w:right w:val="none" w:sz="0" w:space="0" w:color="auto"/>
          </w:divBdr>
        </w:div>
        <w:div w:id="811405359">
          <w:marLeft w:val="640"/>
          <w:marRight w:val="0"/>
          <w:marTop w:val="0"/>
          <w:marBottom w:val="0"/>
          <w:divBdr>
            <w:top w:val="none" w:sz="0" w:space="0" w:color="auto"/>
            <w:left w:val="none" w:sz="0" w:space="0" w:color="auto"/>
            <w:bottom w:val="none" w:sz="0" w:space="0" w:color="auto"/>
            <w:right w:val="none" w:sz="0" w:space="0" w:color="auto"/>
          </w:divBdr>
        </w:div>
        <w:div w:id="1824614495">
          <w:marLeft w:val="640"/>
          <w:marRight w:val="0"/>
          <w:marTop w:val="0"/>
          <w:marBottom w:val="0"/>
          <w:divBdr>
            <w:top w:val="none" w:sz="0" w:space="0" w:color="auto"/>
            <w:left w:val="none" w:sz="0" w:space="0" w:color="auto"/>
            <w:bottom w:val="none" w:sz="0" w:space="0" w:color="auto"/>
            <w:right w:val="none" w:sz="0" w:space="0" w:color="auto"/>
          </w:divBdr>
        </w:div>
        <w:div w:id="997146548">
          <w:marLeft w:val="640"/>
          <w:marRight w:val="0"/>
          <w:marTop w:val="0"/>
          <w:marBottom w:val="0"/>
          <w:divBdr>
            <w:top w:val="none" w:sz="0" w:space="0" w:color="auto"/>
            <w:left w:val="none" w:sz="0" w:space="0" w:color="auto"/>
            <w:bottom w:val="none" w:sz="0" w:space="0" w:color="auto"/>
            <w:right w:val="none" w:sz="0" w:space="0" w:color="auto"/>
          </w:divBdr>
        </w:div>
        <w:div w:id="1692804064">
          <w:marLeft w:val="640"/>
          <w:marRight w:val="0"/>
          <w:marTop w:val="0"/>
          <w:marBottom w:val="0"/>
          <w:divBdr>
            <w:top w:val="none" w:sz="0" w:space="0" w:color="auto"/>
            <w:left w:val="none" w:sz="0" w:space="0" w:color="auto"/>
            <w:bottom w:val="none" w:sz="0" w:space="0" w:color="auto"/>
            <w:right w:val="none" w:sz="0" w:space="0" w:color="auto"/>
          </w:divBdr>
        </w:div>
        <w:div w:id="1446730364">
          <w:marLeft w:val="640"/>
          <w:marRight w:val="0"/>
          <w:marTop w:val="0"/>
          <w:marBottom w:val="0"/>
          <w:divBdr>
            <w:top w:val="none" w:sz="0" w:space="0" w:color="auto"/>
            <w:left w:val="none" w:sz="0" w:space="0" w:color="auto"/>
            <w:bottom w:val="none" w:sz="0" w:space="0" w:color="auto"/>
            <w:right w:val="none" w:sz="0" w:space="0" w:color="auto"/>
          </w:divBdr>
        </w:div>
        <w:div w:id="1893803552">
          <w:marLeft w:val="640"/>
          <w:marRight w:val="0"/>
          <w:marTop w:val="0"/>
          <w:marBottom w:val="0"/>
          <w:divBdr>
            <w:top w:val="none" w:sz="0" w:space="0" w:color="auto"/>
            <w:left w:val="none" w:sz="0" w:space="0" w:color="auto"/>
            <w:bottom w:val="none" w:sz="0" w:space="0" w:color="auto"/>
            <w:right w:val="none" w:sz="0" w:space="0" w:color="auto"/>
          </w:divBdr>
        </w:div>
        <w:div w:id="791559728">
          <w:marLeft w:val="640"/>
          <w:marRight w:val="0"/>
          <w:marTop w:val="0"/>
          <w:marBottom w:val="0"/>
          <w:divBdr>
            <w:top w:val="none" w:sz="0" w:space="0" w:color="auto"/>
            <w:left w:val="none" w:sz="0" w:space="0" w:color="auto"/>
            <w:bottom w:val="none" w:sz="0" w:space="0" w:color="auto"/>
            <w:right w:val="none" w:sz="0" w:space="0" w:color="auto"/>
          </w:divBdr>
        </w:div>
        <w:div w:id="1148673281">
          <w:marLeft w:val="640"/>
          <w:marRight w:val="0"/>
          <w:marTop w:val="0"/>
          <w:marBottom w:val="0"/>
          <w:divBdr>
            <w:top w:val="none" w:sz="0" w:space="0" w:color="auto"/>
            <w:left w:val="none" w:sz="0" w:space="0" w:color="auto"/>
            <w:bottom w:val="none" w:sz="0" w:space="0" w:color="auto"/>
            <w:right w:val="none" w:sz="0" w:space="0" w:color="auto"/>
          </w:divBdr>
        </w:div>
        <w:div w:id="582691231">
          <w:marLeft w:val="640"/>
          <w:marRight w:val="0"/>
          <w:marTop w:val="0"/>
          <w:marBottom w:val="0"/>
          <w:divBdr>
            <w:top w:val="none" w:sz="0" w:space="0" w:color="auto"/>
            <w:left w:val="none" w:sz="0" w:space="0" w:color="auto"/>
            <w:bottom w:val="none" w:sz="0" w:space="0" w:color="auto"/>
            <w:right w:val="none" w:sz="0" w:space="0" w:color="auto"/>
          </w:divBdr>
        </w:div>
        <w:div w:id="1530799194">
          <w:marLeft w:val="640"/>
          <w:marRight w:val="0"/>
          <w:marTop w:val="0"/>
          <w:marBottom w:val="0"/>
          <w:divBdr>
            <w:top w:val="none" w:sz="0" w:space="0" w:color="auto"/>
            <w:left w:val="none" w:sz="0" w:space="0" w:color="auto"/>
            <w:bottom w:val="none" w:sz="0" w:space="0" w:color="auto"/>
            <w:right w:val="none" w:sz="0" w:space="0" w:color="auto"/>
          </w:divBdr>
        </w:div>
        <w:div w:id="328676159">
          <w:marLeft w:val="640"/>
          <w:marRight w:val="0"/>
          <w:marTop w:val="0"/>
          <w:marBottom w:val="0"/>
          <w:divBdr>
            <w:top w:val="none" w:sz="0" w:space="0" w:color="auto"/>
            <w:left w:val="none" w:sz="0" w:space="0" w:color="auto"/>
            <w:bottom w:val="none" w:sz="0" w:space="0" w:color="auto"/>
            <w:right w:val="none" w:sz="0" w:space="0" w:color="auto"/>
          </w:divBdr>
        </w:div>
        <w:div w:id="274412817">
          <w:marLeft w:val="640"/>
          <w:marRight w:val="0"/>
          <w:marTop w:val="0"/>
          <w:marBottom w:val="0"/>
          <w:divBdr>
            <w:top w:val="none" w:sz="0" w:space="0" w:color="auto"/>
            <w:left w:val="none" w:sz="0" w:space="0" w:color="auto"/>
            <w:bottom w:val="none" w:sz="0" w:space="0" w:color="auto"/>
            <w:right w:val="none" w:sz="0" w:space="0" w:color="auto"/>
          </w:divBdr>
        </w:div>
        <w:div w:id="1744136477">
          <w:marLeft w:val="640"/>
          <w:marRight w:val="0"/>
          <w:marTop w:val="0"/>
          <w:marBottom w:val="0"/>
          <w:divBdr>
            <w:top w:val="none" w:sz="0" w:space="0" w:color="auto"/>
            <w:left w:val="none" w:sz="0" w:space="0" w:color="auto"/>
            <w:bottom w:val="none" w:sz="0" w:space="0" w:color="auto"/>
            <w:right w:val="none" w:sz="0" w:space="0" w:color="auto"/>
          </w:divBdr>
        </w:div>
        <w:div w:id="878585823">
          <w:marLeft w:val="640"/>
          <w:marRight w:val="0"/>
          <w:marTop w:val="0"/>
          <w:marBottom w:val="0"/>
          <w:divBdr>
            <w:top w:val="none" w:sz="0" w:space="0" w:color="auto"/>
            <w:left w:val="none" w:sz="0" w:space="0" w:color="auto"/>
            <w:bottom w:val="none" w:sz="0" w:space="0" w:color="auto"/>
            <w:right w:val="none" w:sz="0" w:space="0" w:color="auto"/>
          </w:divBdr>
        </w:div>
        <w:div w:id="980160129">
          <w:marLeft w:val="640"/>
          <w:marRight w:val="0"/>
          <w:marTop w:val="0"/>
          <w:marBottom w:val="0"/>
          <w:divBdr>
            <w:top w:val="none" w:sz="0" w:space="0" w:color="auto"/>
            <w:left w:val="none" w:sz="0" w:space="0" w:color="auto"/>
            <w:bottom w:val="none" w:sz="0" w:space="0" w:color="auto"/>
            <w:right w:val="none" w:sz="0" w:space="0" w:color="auto"/>
          </w:divBdr>
        </w:div>
        <w:div w:id="1840388002">
          <w:marLeft w:val="640"/>
          <w:marRight w:val="0"/>
          <w:marTop w:val="0"/>
          <w:marBottom w:val="0"/>
          <w:divBdr>
            <w:top w:val="none" w:sz="0" w:space="0" w:color="auto"/>
            <w:left w:val="none" w:sz="0" w:space="0" w:color="auto"/>
            <w:bottom w:val="none" w:sz="0" w:space="0" w:color="auto"/>
            <w:right w:val="none" w:sz="0" w:space="0" w:color="auto"/>
          </w:divBdr>
        </w:div>
        <w:div w:id="740560462">
          <w:marLeft w:val="640"/>
          <w:marRight w:val="0"/>
          <w:marTop w:val="0"/>
          <w:marBottom w:val="0"/>
          <w:divBdr>
            <w:top w:val="none" w:sz="0" w:space="0" w:color="auto"/>
            <w:left w:val="none" w:sz="0" w:space="0" w:color="auto"/>
            <w:bottom w:val="none" w:sz="0" w:space="0" w:color="auto"/>
            <w:right w:val="none" w:sz="0" w:space="0" w:color="auto"/>
          </w:divBdr>
        </w:div>
        <w:div w:id="1660229292">
          <w:marLeft w:val="640"/>
          <w:marRight w:val="0"/>
          <w:marTop w:val="0"/>
          <w:marBottom w:val="0"/>
          <w:divBdr>
            <w:top w:val="none" w:sz="0" w:space="0" w:color="auto"/>
            <w:left w:val="none" w:sz="0" w:space="0" w:color="auto"/>
            <w:bottom w:val="none" w:sz="0" w:space="0" w:color="auto"/>
            <w:right w:val="none" w:sz="0" w:space="0" w:color="auto"/>
          </w:divBdr>
        </w:div>
        <w:div w:id="1342392183">
          <w:marLeft w:val="640"/>
          <w:marRight w:val="0"/>
          <w:marTop w:val="0"/>
          <w:marBottom w:val="0"/>
          <w:divBdr>
            <w:top w:val="none" w:sz="0" w:space="0" w:color="auto"/>
            <w:left w:val="none" w:sz="0" w:space="0" w:color="auto"/>
            <w:bottom w:val="none" w:sz="0" w:space="0" w:color="auto"/>
            <w:right w:val="none" w:sz="0" w:space="0" w:color="auto"/>
          </w:divBdr>
        </w:div>
        <w:div w:id="1225601534">
          <w:marLeft w:val="640"/>
          <w:marRight w:val="0"/>
          <w:marTop w:val="0"/>
          <w:marBottom w:val="0"/>
          <w:divBdr>
            <w:top w:val="none" w:sz="0" w:space="0" w:color="auto"/>
            <w:left w:val="none" w:sz="0" w:space="0" w:color="auto"/>
            <w:bottom w:val="none" w:sz="0" w:space="0" w:color="auto"/>
            <w:right w:val="none" w:sz="0" w:space="0" w:color="auto"/>
          </w:divBdr>
        </w:div>
        <w:div w:id="80225626">
          <w:marLeft w:val="640"/>
          <w:marRight w:val="0"/>
          <w:marTop w:val="0"/>
          <w:marBottom w:val="0"/>
          <w:divBdr>
            <w:top w:val="none" w:sz="0" w:space="0" w:color="auto"/>
            <w:left w:val="none" w:sz="0" w:space="0" w:color="auto"/>
            <w:bottom w:val="none" w:sz="0" w:space="0" w:color="auto"/>
            <w:right w:val="none" w:sz="0" w:space="0" w:color="auto"/>
          </w:divBdr>
        </w:div>
        <w:div w:id="198279160">
          <w:marLeft w:val="640"/>
          <w:marRight w:val="0"/>
          <w:marTop w:val="0"/>
          <w:marBottom w:val="0"/>
          <w:divBdr>
            <w:top w:val="none" w:sz="0" w:space="0" w:color="auto"/>
            <w:left w:val="none" w:sz="0" w:space="0" w:color="auto"/>
            <w:bottom w:val="none" w:sz="0" w:space="0" w:color="auto"/>
            <w:right w:val="none" w:sz="0" w:space="0" w:color="auto"/>
          </w:divBdr>
        </w:div>
        <w:div w:id="134571459">
          <w:marLeft w:val="640"/>
          <w:marRight w:val="0"/>
          <w:marTop w:val="0"/>
          <w:marBottom w:val="0"/>
          <w:divBdr>
            <w:top w:val="none" w:sz="0" w:space="0" w:color="auto"/>
            <w:left w:val="none" w:sz="0" w:space="0" w:color="auto"/>
            <w:bottom w:val="none" w:sz="0" w:space="0" w:color="auto"/>
            <w:right w:val="none" w:sz="0" w:space="0" w:color="auto"/>
          </w:divBdr>
        </w:div>
        <w:div w:id="353266427">
          <w:marLeft w:val="640"/>
          <w:marRight w:val="0"/>
          <w:marTop w:val="0"/>
          <w:marBottom w:val="0"/>
          <w:divBdr>
            <w:top w:val="none" w:sz="0" w:space="0" w:color="auto"/>
            <w:left w:val="none" w:sz="0" w:space="0" w:color="auto"/>
            <w:bottom w:val="none" w:sz="0" w:space="0" w:color="auto"/>
            <w:right w:val="none" w:sz="0" w:space="0" w:color="auto"/>
          </w:divBdr>
        </w:div>
        <w:div w:id="1032615539">
          <w:marLeft w:val="640"/>
          <w:marRight w:val="0"/>
          <w:marTop w:val="0"/>
          <w:marBottom w:val="0"/>
          <w:divBdr>
            <w:top w:val="none" w:sz="0" w:space="0" w:color="auto"/>
            <w:left w:val="none" w:sz="0" w:space="0" w:color="auto"/>
            <w:bottom w:val="none" w:sz="0" w:space="0" w:color="auto"/>
            <w:right w:val="none" w:sz="0" w:space="0" w:color="auto"/>
          </w:divBdr>
        </w:div>
        <w:div w:id="1430083572">
          <w:marLeft w:val="640"/>
          <w:marRight w:val="0"/>
          <w:marTop w:val="0"/>
          <w:marBottom w:val="0"/>
          <w:divBdr>
            <w:top w:val="none" w:sz="0" w:space="0" w:color="auto"/>
            <w:left w:val="none" w:sz="0" w:space="0" w:color="auto"/>
            <w:bottom w:val="none" w:sz="0" w:space="0" w:color="auto"/>
            <w:right w:val="none" w:sz="0" w:space="0" w:color="auto"/>
          </w:divBdr>
        </w:div>
        <w:div w:id="1602570122">
          <w:marLeft w:val="640"/>
          <w:marRight w:val="0"/>
          <w:marTop w:val="0"/>
          <w:marBottom w:val="0"/>
          <w:divBdr>
            <w:top w:val="none" w:sz="0" w:space="0" w:color="auto"/>
            <w:left w:val="none" w:sz="0" w:space="0" w:color="auto"/>
            <w:bottom w:val="none" w:sz="0" w:space="0" w:color="auto"/>
            <w:right w:val="none" w:sz="0" w:space="0" w:color="auto"/>
          </w:divBdr>
        </w:div>
        <w:div w:id="434789627">
          <w:marLeft w:val="640"/>
          <w:marRight w:val="0"/>
          <w:marTop w:val="0"/>
          <w:marBottom w:val="0"/>
          <w:divBdr>
            <w:top w:val="none" w:sz="0" w:space="0" w:color="auto"/>
            <w:left w:val="none" w:sz="0" w:space="0" w:color="auto"/>
            <w:bottom w:val="none" w:sz="0" w:space="0" w:color="auto"/>
            <w:right w:val="none" w:sz="0" w:space="0" w:color="auto"/>
          </w:divBdr>
        </w:div>
        <w:div w:id="1056120415">
          <w:marLeft w:val="640"/>
          <w:marRight w:val="0"/>
          <w:marTop w:val="0"/>
          <w:marBottom w:val="0"/>
          <w:divBdr>
            <w:top w:val="none" w:sz="0" w:space="0" w:color="auto"/>
            <w:left w:val="none" w:sz="0" w:space="0" w:color="auto"/>
            <w:bottom w:val="none" w:sz="0" w:space="0" w:color="auto"/>
            <w:right w:val="none" w:sz="0" w:space="0" w:color="auto"/>
          </w:divBdr>
        </w:div>
        <w:div w:id="903566155">
          <w:marLeft w:val="640"/>
          <w:marRight w:val="0"/>
          <w:marTop w:val="0"/>
          <w:marBottom w:val="0"/>
          <w:divBdr>
            <w:top w:val="none" w:sz="0" w:space="0" w:color="auto"/>
            <w:left w:val="none" w:sz="0" w:space="0" w:color="auto"/>
            <w:bottom w:val="none" w:sz="0" w:space="0" w:color="auto"/>
            <w:right w:val="none" w:sz="0" w:space="0" w:color="auto"/>
          </w:divBdr>
        </w:div>
        <w:div w:id="104813017">
          <w:marLeft w:val="640"/>
          <w:marRight w:val="0"/>
          <w:marTop w:val="0"/>
          <w:marBottom w:val="0"/>
          <w:divBdr>
            <w:top w:val="none" w:sz="0" w:space="0" w:color="auto"/>
            <w:left w:val="none" w:sz="0" w:space="0" w:color="auto"/>
            <w:bottom w:val="none" w:sz="0" w:space="0" w:color="auto"/>
            <w:right w:val="none" w:sz="0" w:space="0" w:color="auto"/>
          </w:divBdr>
        </w:div>
        <w:div w:id="612859026">
          <w:marLeft w:val="640"/>
          <w:marRight w:val="0"/>
          <w:marTop w:val="0"/>
          <w:marBottom w:val="0"/>
          <w:divBdr>
            <w:top w:val="none" w:sz="0" w:space="0" w:color="auto"/>
            <w:left w:val="none" w:sz="0" w:space="0" w:color="auto"/>
            <w:bottom w:val="none" w:sz="0" w:space="0" w:color="auto"/>
            <w:right w:val="none" w:sz="0" w:space="0" w:color="auto"/>
          </w:divBdr>
        </w:div>
        <w:div w:id="590627024">
          <w:marLeft w:val="640"/>
          <w:marRight w:val="0"/>
          <w:marTop w:val="0"/>
          <w:marBottom w:val="0"/>
          <w:divBdr>
            <w:top w:val="none" w:sz="0" w:space="0" w:color="auto"/>
            <w:left w:val="none" w:sz="0" w:space="0" w:color="auto"/>
            <w:bottom w:val="none" w:sz="0" w:space="0" w:color="auto"/>
            <w:right w:val="none" w:sz="0" w:space="0" w:color="auto"/>
          </w:divBdr>
        </w:div>
        <w:div w:id="105201489">
          <w:marLeft w:val="640"/>
          <w:marRight w:val="0"/>
          <w:marTop w:val="0"/>
          <w:marBottom w:val="0"/>
          <w:divBdr>
            <w:top w:val="none" w:sz="0" w:space="0" w:color="auto"/>
            <w:left w:val="none" w:sz="0" w:space="0" w:color="auto"/>
            <w:bottom w:val="none" w:sz="0" w:space="0" w:color="auto"/>
            <w:right w:val="none" w:sz="0" w:space="0" w:color="auto"/>
          </w:divBdr>
        </w:div>
        <w:div w:id="382600218">
          <w:marLeft w:val="640"/>
          <w:marRight w:val="0"/>
          <w:marTop w:val="0"/>
          <w:marBottom w:val="0"/>
          <w:divBdr>
            <w:top w:val="none" w:sz="0" w:space="0" w:color="auto"/>
            <w:left w:val="none" w:sz="0" w:space="0" w:color="auto"/>
            <w:bottom w:val="none" w:sz="0" w:space="0" w:color="auto"/>
            <w:right w:val="none" w:sz="0" w:space="0" w:color="auto"/>
          </w:divBdr>
        </w:div>
        <w:div w:id="1862739848">
          <w:marLeft w:val="640"/>
          <w:marRight w:val="0"/>
          <w:marTop w:val="0"/>
          <w:marBottom w:val="0"/>
          <w:divBdr>
            <w:top w:val="none" w:sz="0" w:space="0" w:color="auto"/>
            <w:left w:val="none" w:sz="0" w:space="0" w:color="auto"/>
            <w:bottom w:val="none" w:sz="0" w:space="0" w:color="auto"/>
            <w:right w:val="none" w:sz="0" w:space="0" w:color="auto"/>
          </w:divBdr>
        </w:div>
        <w:div w:id="732432050">
          <w:marLeft w:val="640"/>
          <w:marRight w:val="0"/>
          <w:marTop w:val="0"/>
          <w:marBottom w:val="0"/>
          <w:divBdr>
            <w:top w:val="none" w:sz="0" w:space="0" w:color="auto"/>
            <w:left w:val="none" w:sz="0" w:space="0" w:color="auto"/>
            <w:bottom w:val="none" w:sz="0" w:space="0" w:color="auto"/>
            <w:right w:val="none" w:sz="0" w:space="0" w:color="auto"/>
          </w:divBdr>
        </w:div>
        <w:div w:id="1650284981">
          <w:marLeft w:val="640"/>
          <w:marRight w:val="0"/>
          <w:marTop w:val="0"/>
          <w:marBottom w:val="0"/>
          <w:divBdr>
            <w:top w:val="none" w:sz="0" w:space="0" w:color="auto"/>
            <w:left w:val="none" w:sz="0" w:space="0" w:color="auto"/>
            <w:bottom w:val="none" w:sz="0" w:space="0" w:color="auto"/>
            <w:right w:val="none" w:sz="0" w:space="0" w:color="auto"/>
          </w:divBdr>
        </w:div>
        <w:div w:id="467822764">
          <w:marLeft w:val="640"/>
          <w:marRight w:val="0"/>
          <w:marTop w:val="0"/>
          <w:marBottom w:val="0"/>
          <w:divBdr>
            <w:top w:val="none" w:sz="0" w:space="0" w:color="auto"/>
            <w:left w:val="none" w:sz="0" w:space="0" w:color="auto"/>
            <w:bottom w:val="none" w:sz="0" w:space="0" w:color="auto"/>
            <w:right w:val="none" w:sz="0" w:space="0" w:color="auto"/>
          </w:divBdr>
        </w:div>
        <w:div w:id="1097218756">
          <w:marLeft w:val="640"/>
          <w:marRight w:val="0"/>
          <w:marTop w:val="0"/>
          <w:marBottom w:val="0"/>
          <w:divBdr>
            <w:top w:val="none" w:sz="0" w:space="0" w:color="auto"/>
            <w:left w:val="none" w:sz="0" w:space="0" w:color="auto"/>
            <w:bottom w:val="none" w:sz="0" w:space="0" w:color="auto"/>
            <w:right w:val="none" w:sz="0" w:space="0" w:color="auto"/>
          </w:divBdr>
        </w:div>
        <w:div w:id="149761122">
          <w:marLeft w:val="640"/>
          <w:marRight w:val="0"/>
          <w:marTop w:val="0"/>
          <w:marBottom w:val="0"/>
          <w:divBdr>
            <w:top w:val="none" w:sz="0" w:space="0" w:color="auto"/>
            <w:left w:val="none" w:sz="0" w:space="0" w:color="auto"/>
            <w:bottom w:val="none" w:sz="0" w:space="0" w:color="auto"/>
            <w:right w:val="none" w:sz="0" w:space="0" w:color="auto"/>
          </w:divBdr>
        </w:div>
        <w:div w:id="1336959861">
          <w:marLeft w:val="640"/>
          <w:marRight w:val="0"/>
          <w:marTop w:val="0"/>
          <w:marBottom w:val="0"/>
          <w:divBdr>
            <w:top w:val="none" w:sz="0" w:space="0" w:color="auto"/>
            <w:left w:val="none" w:sz="0" w:space="0" w:color="auto"/>
            <w:bottom w:val="none" w:sz="0" w:space="0" w:color="auto"/>
            <w:right w:val="none" w:sz="0" w:space="0" w:color="auto"/>
          </w:divBdr>
        </w:div>
        <w:div w:id="754471877">
          <w:marLeft w:val="640"/>
          <w:marRight w:val="0"/>
          <w:marTop w:val="0"/>
          <w:marBottom w:val="0"/>
          <w:divBdr>
            <w:top w:val="none" w:sz="0" w:space="0" w:color="auto"/>
            <w:left w:val="none" w:sz="0" w:space="0" w:color="auto"/>
            <w:bottom w:val="none" w:sz="0" w:space="0" w:color="auto"/>
            <w:right w:val="none" w:sz="0" w:space="0" w:color="auto"/>
          </w:divBdr>
        </w:div>
        <w:div w:id="997533011">
          <w:marLeft w:val="640"/>
          <w:marRight w:val="0"/>
          <w:marTop w:val="0"/>
          <w:marBottom w:val="0"/>
          <w:divBdr>
            <w:top w:val="none" w:sz="0" w:space="0" w:color="auto"/>
            <w:left w:val="none" w:sz="0" w:space="0" w:color="auto"/>
            <w:bottom w:val="none" w:sz="0" w:space="0" w:color="auto"/>
            <w:right w:val="none" w:sz="0" w:space="0" w:color="auto"/>
          </w:divBdr>
        </w:div>
        <w:div w:id="1949772459">
          <w:marLeft w:val="640"/>
          <w:marRight w:val="0"/>
          <w:marTop w:val="0"/>
          <w:marBottom w:val="0"/>
          <w:divBdr>
            <w:top w:val="none" w:sz="0" w:space="0" w:color="auto"/>
            <w:left w:val="none" w:sz="0" w:space="0" w:color="auto"/>
            <w:bottom w:val="none" w:sz="0" w:space="0" w:color="auto"/>
            <w:right w:val="none" w:sz="0" w:space="0" w:color="auto"/>
          </w:divBdr>
        </w:div>
        <w:div w:id="2080708171">
          <w:marLeft w:val="640"/>
          <w:marRight w:val="0"/>
          <w:marTop w:val="0"/>
          <w:marBottom w:val="0"/>
          <w:divBdr>
            <w:top w:val="none" w:sz="0" w:space="0" w:color="auto"/>
            <w:left w:val="none" w:sz="0" w:space="0" w:color="auto"/>
            <w:bottom w:val="none" w:sz="0" w:space="0" w:color="auto"/>
            <w:right w:val="none" w:sz="0" w:space="0" w:color="auto"/>
          </w:divBdr>
        </w:div>
        <w:div w:id="1542861944">
          <w:marLeft w:val="640"/>
          <w:marRight w:val="0"/>
          <w:marTop w:val="0"/>
          <w:marBottom w:val="0"/>
          <w:divBdr>
            <w:top w:val="none" w:sz="0" w:space="0" w:color="auto"/>
            <w:left w:val="none" w:sz="0" w:space="0" w:color="auto"/>
            <w:bottom w:val="none" w:sz="0" w:space="0" w:color="auto"/>
            <w:right w:val="none" w:sz="0" w:space="0" w:color="auto"/>
          </w:divBdr>
        </w:div>
        <w:div w:id="1988587101">
          <w:marLeft w:val="640"/>
          <w:marRight w:val="0"/>
          <w:marTop w:val="0"/>
          <w:marBottom w:val="0"/>
          <w:divBdr>
            <w:top w:val="none" w:sz="0" w:space="0" w:color="auto"/>
            <w:left w:val="none" w:sz="0" w:space="0" w:color="auto"/>
            <w:bottom w:val="none" w:sz="0" w:space="0" w:color="auto"/>
            <w:right w:val="none" w:sz="0" w:space="0" w:color="auto"/>
          </w:divBdr>
        </w:div>
        <w:div w:id="2123066360">
          <w:marLeft w:val="640"/>
          <w:marRight w:val="0"/>
          <w:marTop w:val="0"/>
          <w:marBottom w:val="0"/>
          <w:divBdr>
            <w:top w:val="none" w:sz="0" w:space="0" w:color="auto"/>
            <w:left w:val="none" w:sz="0" w:space="0" w:color="auto"/>
            <w:bottom w:val="none" w:sz="0" w:space="0" w:color="auto"/>
            <w:right w:val="none" w:sz="0" w:space="0" w:color="auto"/>
          </w:divBdr>
        </w:div>
        <w:div w:id="1136601446">
          <w:marLeft w:val="640"/>
          <w:marRight w:val="0"/>
          <w:marTop w:val="0"/>
          <w:marBottom w:val="0"/>
          <w:divBdr>
            <w:top w:val="none" w:sz="0" w:space="0" w:color="auto"/>
            <w:left w:val="none" w:sz="0" w:space="0" w:color="auto"/>
            <w:bottom w:val="none" w:sz="0" w:space="0" w:color="auto"/>
            <w:right w:val="none" w:sz="0" w:space="0" w:color="auto"/>
          </w:divBdr>
        </w:div>
        <w:div w:id="1054695098">
          <w:marLeft w:val="640"/>
          <w:marRight w:val="0"/>
          <w:marTop w:val="0"/>
          <w:marBottom w:val="0"/>
          <w:divBdr>
            <w:top w:val="none" w:sz="0" w:space="0" w:color="auto"/>
            <w:left w:val="none" w:sz="0" w:space="0" w:color="auto"/>
            <w:bottom w:val="none" w:sz="0" w:space="0" w:color="auto"/>
            <w:right w:val="none" w:sz="0" w:space="0" w:color="auto"/>
          </w:divBdr>
        </w:div>
        <w:div w:id="795217436">
          <w:marLeft w:val="640"/>
          <w:marRight w:val="0"/>
          <w:marTop w:val="0"/>
          <w:marBottom w:val="0"/>
          <w:divBdr>
            <w:top w:val="none" w:sz="0" w:space="0" w:color="auto"/>
            <w:left w:val="none" w:sz="0" w:space="0" w:color="auto"/>
            <w:bottom w:val="none" w:sz="0" w:space="0" w:color="auto"/>
            <w:right w:val="none" w:sz="0" w:space="0" w:color="auto"/>
          </w:divBdr>
        </w:div>
        <w:div w:id="1350990813">
          <w:marLeft w:val="640"/>
          <w:marRight w:val="0"/>
          <w:marTop w:val="0"/>
          <w:marBottom w:val="0"/>
          <w:divBdr>
            <w:top w:val="none" w:sz="0" w:space="0" w:color="auto"/>
            <w:left w:val="none" w:sz="0" w:space="0" w:color="auto"/>
            <w:bottom w:val="none" w:sz="0" w:space="0" w:color="auto"/>
            <w:right w:val="none" w:sz="0" w:space="0" w:color="auto"/>
          </w:divBdr>
        </w:div>
        <w:div w:id="1989819625">
          <w:marLeft w:val="640"/>
          <w:marRight w:val="0"/>
          <w:marTop w:val="0"/>
          <w:marBottom w:val="0"/>
          <w:divBdr>
            <w:top w:val="none" w:sz="0" w:space="0" w:color="auto"/>
            <w:left w:val="none" w:sz="0" w:space="0" w:color="auto"/>
            <w:bottom w:val="none" w:sz="0" w:space="0" w:color="auto"/>
            <w:right w:val="none" w:sz="0" w:space="0" w:color="auto"/>
          </w:divBdr>
        </w:div>
        <w:div w:id="1368800861">
          <w:marLeft w:val="640"/>
          <w:marRight w:val="0"/>
          <w:marTop w:val="0"/>
          <w:marBottom w:val="0"/>
          <w:divBdr>
            <w:top w:val="none" w:sz="0" w:space="0" w:color="auto"/>
            <w:left w:val="none" w:sz="0" w:space="0" w:color="auto"/>
            <w:bottom w:val="none" w:sz="0" w:space="0" w:color="auto"/>
            <w:right w:val="none" w:sz="0" w:space="0" w:color="auto"/>
          </w:divBdr>
        </w:div>
        <w:div w:id="121191277">
          <w:marLeft w:val="640"/>
          <w:marRight w:val="0"/>
          <w:marTop w:val="0"/>
          <w:marBottom w:val="0"/>
          <w:divBdr>
            <w:top w:val="none" w:sz="0" w:space="0" w:color="auto"/>
            <w:left w:val="none" w:sz="0" w:space="0" w:color="auto"/>
            <w:bottom w:val="none" w:sz="0" w:space="0" w:color="auto"/>
            <w:right w:val="none" w:sz="0" w:space="0" w:color="auto"/>
          </w:divBdr>
        </w:div>
        <w:div w:id="1641576337">
          <w:marLeft w:val="640"/>
          <w:marRight w:val="0"/>
          <w:marTop w:val="0"/>
          <w:marBottom w:val="0"/>
          <w:divBdr>
            <w:top w:val="none" w:sz="0" w:space="0" w:color="auto"/>
            <w:left w:val="none" w:sz="0" w:space="0" w:color="auto"/>
            <w:bottom w:val="none" w:sz="0" w:space="0" w:color="auto"/>
            <w:right w:val="none" w:sz="0" w:space="0" w:color="auto"/>
          </w:divBdr>
        </w:div>
        <w:div w:id="716243424">
          <w:marLeft w:val="640"/>
          <w:marRight w:val="0"/>
          <w:marTop w:val="0"/>
          <w:marBottom w:val="0"/>
          <w:divBdr>
            <w:top w:val="none" w:sz="0" w:space="0" w:color="auto"/>
            <w:left w:val="none" w:sz="0" w:space="0" w:color="auto"/>
            <w:bottom w:val="none" w:sz="0" w:space="0" w:color="auto"/>
            <w:right w:val="none" w:sz="0" w:space="0" w:color="auto"/>
          </w:divBdr>
        </w:div>
        <w:div w:id="1854489792">
          <w:marLeft w:val="640"/>
          <w:marRight w:val="0"/>
          <w:marTop w:val="0"/>
          <w:marBottom w:val="0"/>
          <w:divBdr>
            <w:top w:val="none" w:sz="0" w:space="0" w:color="auto"/>
            <w:left w:val="none" w:sz="0" w:space="0" w:color="auto"/>
            <w:bottom w:val="none" w:sz="0" w:space="0" w:color="auto"/>
            <w:right w:val="none" w:sz="0" w:space="0" w:color="auto"/>
          </w:divBdr>
        </w:div>
        <w:div w:id="518352203">
          <w:marLeft w:val="640"/>
          <w:marRight w:val="0"/>
          <w:marTop w:val="0"/>
          <w:marBottom w:val="0"/>
          <w:divBdr>
            <w:top w:val="none" w:sz="0" w:space="0" w:color="auto"/>
            <w:left w:val="none" w:sz="0" w:space="0" w:color="auto"/>
            <w:bottom w:val="none" w:sz="0" w:space="0" w:color="auto"/>
            <w:right w:val="none" w:sz="0" w:space="0" w:color="auto"/>
          </w:divBdr>
        </w:div>
        <w:div w:id="186991734">
          <w:marLeft w:val="640"/>
          <w:marRight w:val="0"/>
          <w:marTop w:val="0"/>
          <w:marBottom w:val="0"/>
          <w:divBdr>
            <w:top w:val="none" w:sz="0" w:space="0" w:color="auto"/>
            <w:left w:val="none" w:sz="0" w:space="0" w:color="auto"/>
            <w:bottom w:val="none" w:sz="0" w:space="0" w:color="auto"/>
            <w:right w:val="none" w:sz="0" w:space="0" w:color="auto"/>
          </w:divBdr>
        </w:div>
        <w:div w:id="163789567">
          <w:marLeft w:val="640"/>
          <w:marRight w:val="0"/>
          <w:marTop w:val="0"/>
          <w:marBottom w:val="0"/>
          <w:divBdr>
            <w:top w:val="none" w:sz="0" w:space="0" w:color="auto"/>
            <w:left w:val="none" w:sz="0" w:space="0" w:color="auto"/>
            <w:bottom w:val="none" w:sz="0" w:space="0" w:color="auto"/>
            <w:right w:val="none" w:sz="0" w:space="0" w:color="auto"/>
          </w:divBdr>
        </w:div>
        <w:div w:id="1663195469">
          <w:marLeft w:val="640"/>
          <w:marRight w:val="0"/>
          <w:marTop w:val="0"/>
          <w:marBottom w:val="0"/>
          <w:divBdr>
            <w:top w:val="none" w:sz="0" w:space="0" w:color="auto"/>
            <w:left w:val="none" w:sz="0" w:space="0" w:color="auto"/>
            <w:bottom w:val="none" w:sz="0" w:space="0" w:color="auto"/>
            <w:right w:val="none" w:sz="0" w:space="0" w:color="auto"/>
          </w:divBdr>
        </w:div>
        <w:div w:id="201673262">
          <w:marLeft w:val="640"/>
          <w:marRight w:val="0"/>
          <w:marTop w:val="0"/>
          <w:marBottom w:val="0"/>
          <w:divBdr>
            <w:top w:val="none" w:sz="0" w:space="0" w:color="auto"/>
            <w:left w:val="none" w:sz="0" w:space="0" w:color="auto"/>
            <w:bottom w:val="none" w:sz="0" w:space="0" w:color="auto"/>
            <w:right w:val="none" w:sz="0" w:space="0" w:color="auto"/>
          </w:divBdr>
        </w:div>
        <w:div w:id="1452556822">
          <w:marLeft w:val="640"/>
          <w:marRight w:val="0"/>
          <w:marTop w:val="0"/>
          <w:marBottom w:val="0"/>
          <w:divBdr>
            <w:top w:val="none" w:sz="0" w:space="0" w:color="auto"/>
            <w:left w:val="none" w:sz="0" w:space="0" w:color="auto"/>
            <w:bottom w:val="none" w:sz="0" w:space="0" w:color="auto"/>
            <w:right w:val="none" w:sz="0" w:space="0" w:color="auto"/>
          </w:divBdr>
        </w:div>
        <w:div w:id="1528904888">
          <w:marLeft w:val="640"/>
          <w:marRight w:val="0"/>
          <w:marTop w:val="0"/>
          <w:marBottom w:val="0"/>
          <w:divBdr>
            <w:top w:val="none" w:sz="0" w:space="0" w:color="auto"/>
            <w:left w:val="none" w:sz="0" w:space="0" w:color="auto"/>
            <w:bottom w:val="none" w:sz="0" w:space="0" w:color="auto"/>
            <w:right w:val="none" w:sz="0" w:space="0" w:color="auto"/>
          </w:divBdr>
        </w:div>
        <w:div w:id="170724556">
          <w:marLeft w:val="640"/>
          <w:marRight w:val="0"/>
          <w:marTop w:val="0"/>
          <w:marBottom w:val="0"/>
          <w:divBdr>
            <w:top w:val="none" w:sz="0" w:space="0" w:color="auto"/>
            <w:left w:val="none" w:sz="0" w:space="0" w:color="auto"/>
            <w:bottom w:val="none" w:sz="0" w:space="0" w:color="auto"/>
            <w:right w:val="none" w:sz="0" w:space="0" w:color="auto"/>
          </w:divBdr>
        </w:div>
        <w:div w:id="2144497140">
          <w:marLeft w:val="640"/>
          <w:marRight w:val="0"/>
          <w:marTop w:val="0"/>
          <w:marBottom w:val="0"/>
          <w:divBdr>
            <w:top w:val="none" w:sz="0" w:space="0" w:color="auto"/>
            <w:left w:val="none" w:sz="0" w:space="0" w:color="auto"/>
            <w:bottom w:val="none" w:sz="0" w:space="0" w:color="auto"/>
            <w:right w:val="none" w:sz="0" w:space="0" w:color="auto"/>
          </w:divBdr>
        </w:div>
        <w:div w:id="1532454757">
          <w:marLeft w:val="640"/>
          <w:marRight w:val="0"/>
          <w:marTop w:val="0"/>
          <w:marBottom w:val="0"/>
          <w:divBdr>
            <w:top w:val="none" w:sz="0" w:space="0" w:color="auto"/>
            <w:left w:val="none" w:sz="0" w:space="0" w:color="auto"/>
            <w:bottom w:val="none" w:sz="0" w:space="0" w:color="auto"/>
            <w:right w:val="none" w:sz="0" w:space="0" w:color="auto"/>
          </w:divBdr>
        </w:div>
        <w:div w:id="821584535">
          <w:marLeft w:val="640"/>
          <w:marRight w:val="0"/>
          <w:marTop w:val="0"/>
          <w:marBottom w:val="0"/>
          <w:divBdr>
            <w:top w:val="none" w:sz="0" w:space="0" w:color="auto"/>
            <w:left w:val="none" w:sz="0" w:space="0" w:color="auto"/>
            <w:bottom w:val="none" w:sz="0" w:space="0" w:color="auto"/>
            <w:right w:val="none" w:sz="0" w:space="0" w:color="auto"/>
          </w:divBdr>
        </w:div>
        <w:div w:id="1439369697">
          <w:marLeft w:val="640"/>
          <w:marRight w:val="0"/>
          <w:marTop w:val="0"/>
          <w:marBottom w:val="0"/>
          <w:divBdr>
            <w:top w:val="none" w:sz="0" w:space="0" w:color="auto"/>
            <w:left w:val="none" w:sz="0" w:space="0" w:color="auto"/>
            <w:bottom w:val="none" w:sz="0" w:space="0" w:color="auto"/>
            <w:right w:val="none" w:sz="0" w:space="0" w:color="auto"/>
          </w:divBdr>
        </w:div>
        <w:div w:id="2069263266">
          <w:marLeft w:val="640"/>
          <w:marRight w:val="0"/>
          <w:marTop w:val="0"/>
          <w:marBottom w:val="0"/>
          <w:divBdr>
            <w:top w:val="none" w:sz="0" w:space="0" w:color="auto"/>
            <w:left w:val="none" w:sz="0" w:space="0" w:color="auto"/>
            <w:bottom w:val="none" w:sz="0" w:space="0" w:color="auto"/>
            <w:right w:val="none" w:sz="0" w:space="0" w:color="auto"/>
          </w:divBdr>
        </w:div>
        <w:div w:id="990672144">
          <w:marLeft w:val="640"/>
          <w:marRight w:val="0"/>
          <w:marTop w:val="0"/>
          <w:marBottom w:val="0"/>
          <w:divBdr>
            <w:top w:val="none" w:sz="0" w:space="0" w:color="auto"/>
            <w:left w:val="none" w:sz="0" w:space="0" w:color="auto"/>
            <w:bottom w:val="none" w:sz="0" w:space="0" w:color="auto"/>
            <w:right w:val="none" w:sz="0" w:space="0" w:color="auto"/>
          </w:divBdr>
        </w:div>
        <w:div w:id="343869773">
          <w:marLeft w:val="640"/>
          <w:marRight w:val="0"/>
          <w:marTop w:val="0"/>
          <w:marBottom w:val="0"/>
          <w:divBdr>
            <w:top w:val="none" w:sz="0" w:space="0" w:color="auto"/>
            <w:left w:val="none" w:sz="0" w:space="0" w:color="auto"/>
            <w:bottom w:val="none" w:sz="0" w:space="0" w:color="auto"/>
            <w:right w:val="none" w:sz="0" w:space="0" w:color="auto"/>
          </w:divBdr>
        </w:div>
        <w:div w:id="1589539772">
          <w:marLeft w:val="640"/>
          <w:marRight w:val="0"/>
          <w:marTop w:val="0"/>
          <w:marBottom w:val="0"/>
          <w:divBdr>
            <w:top w:val="none" w:sz="0" w:space="0" w:color="auto"/>
            <w:left w:val="none" w:sz="0" w:space="0" w:color="auto"/>
            <w:bottom w:val="none" w:sz="0" w:space="0" w:color="auto"/>
            <w:right w:val="none" w:sz="0" w:space="0" w:color="auto"/>
          </w:divBdr>
        </w:div>
        <w:div w:id="767195978">
          <w:marLeft w:val="640"/>
          <w:marRight w:val="0"/>
          <w:marTop w:val="0"/>
          <w:marBottom w:val="0"/>
          <w:divBdr>
            <w:top w:val="none" w:sz="0" w:space="0" w:color="auto"/>
            <w:left w:val="none" w:sz="0" w:space="0" w:color="auto"/>
            <w:bottom w:val="none" w:sz="0" w:space="0" w:color="auto"/>
            <w:right w:val="none" w:sz="0" w:space="0" w:color="auto"/>
          </w:divBdr>
        </w:div>
        <w:div w:id="2129933814">
          <w:marLeft w:val="640"/>
          <w:marRight w:val="0"/>
          <w:marTop w:val="0"/>
          <w:marBottom w:val="0"/>
          <w:divBdr>
            <w:top w:val="none" w:sz="0" w:space="0" w:color="auto"/>
            <w:left w:val="none" w:sz="0" w:space="0" w:color="auto"/>
            <w:bottom w:val="none" w:sz="0" w:space="0" w:color="auto"/>
            <w:right w:val="none" w:sz="0" w:space="0" w:color="auto"/>
          </w:divBdr>
        </w:div>
        <w:div w:id="894393368">
          <w:marLeft w:val="640"/>
          <w:marRight w:val="0"/>
          <w:marTop w:val="0"/>
          <w:marBottom w:val="0"/>
          <w:divBdr>
            <w:top w:val="none" w:sz="0" w:space="0" w:color="auto"/>
            <w:left w:val="none" w:sz="0" w:space="0" w:color="auto"/>
            <w:bottom w:val="none" w:sz="0" w:space="0" w:color="auto"/>
            <w:right w:val="none" w:sz="0" w:space="0" w:color="auto"/>
          </w:divBdr>
        </w:div>
        <w:div w:id="854684547">
          <w:marLeft w:val="640"/>
          <w:marRight w:val="0"/>
          <w:marTop w:val="0"/>
          <w:marBottom w:val="0"/>
          <w:divBdr>
            <w:top w:val="none" w:sz="0" w:space="0" w:color="auto"/>
            <w:left w:val="none" w:sz="0" w:space="0" w:color="auto"/>
            <w:bottom w:val="none" w:sz="0" w:space="0" w:color="auto"/>
            <w:right w:val="none" w:sz="0" w:space="0" w:color="auto"/>
          </w:divBdr>
        </w:div>
        <w:div w:id="329482222">
          <w:marLeft w:val="640"/>
          <w:marRight w:val="0"/>
          <w:marTop w:val="0"/>
          <w:marBottom w:val="0"/>
          <w:divBdr>
            <w:top w:val="none" w:sz="0" w:space="0" w:color="auto"/>
            <w:left w:val="none" w:sz="0" w:space="0" w:color="auto"/>
            <w:bottom w:val="none" w:sz="0" w:space="0" w:color="auto"/>
            <w:right w:val="none" w:sz="0" w:space="0" w:color="auto"/>
          </w:divBdr>
        </w:div>
        <w:div w:id="2018850091">
          <w:marLeft w:val="640"/>
          <w:marRight w:val="0"/>
          <w:marTop w:val="0"/>
          <w:marBottom w:val="0"/>
          <w:divBdr>
            <w:top w:val="none" w:sz="0" w:space="0" w:color="auto"/>
            <w:left w:val="none" w:sz="0" w:space="0" w:color="auto"/>
            <w:bottom w:val="none" w:sz="0" w:space="0" w:color="auto"/>
            <w:right w:val="none" w:sz="0" w:space="0" w:color="auto"/>
          </w:divBdr>
        </w:div>
        <w:div w:id="1201628342">
          <w:marLeft w:val="640"/>
          <w:marRight w:val="0"/>
          <w:marTop w:val="0"/>
          <w:marBottom w:val="0"/>
          <w:divBdr>
            <w:top w:val="none" w:sz="0" w:space="0" w:color="auto"/>
            <w:left w:val="none" w:sz="0" w:space="0" w:color="auto"/>
            <w:bottom w:val="none" w:sz="0" w:space="0" w:color="auto"/>
            <w:right w:val="none" w:sz="0" w:space="0" w:color="auto"/>
          </w:divBdr>
        </w:div>
        <w:div w:id="1052579650">
          <w:marLeft w:val="640"/>
          <w:marRight w:val="0"/>
          <w:marTop w:val="0"/>
          <w:marBottom w:val="0"/>
          <w:divBdr>
            <w:top w:val="none" w:sz="0" w:space="0" w:color="auto"/>
            <w:left w:val="none" w:sz="0" w:space="0" w:color="auto"/>
            <w:bottom w:val="none" w:sz="0" w:space="0" w:color="auto"/>
            <w:right w:val="none" w:sz="0" w:space="0" w:color="auto"/>
          </w:divBdr>
        </w:div>
        <w:div w:id="1558664928">
          <w:marLeft w:val="640"/>
          <w:marRight w:val="0"/>
          <w:marTop w:val="0"/>
          <w:marBottom w:val="0"/>
          <w:divBdr>
            <w:top w:val="none" w:sz="0" w:space="0" w:color="auto"/>
            <w:left w:val="none" w:sz="0" w:space="0" w:color="auto"/>
            <w:bottom w:val="none" w:sz="0" w:space="0" w:color="auto"/>
            <w:right w:val="none" w:sz="0" w:space="0" w:color="auto"/>
          </w:divBdr>
        </w:div>
        <w:div w:id="2129737750">
          <w:marLeft w:val="640"/>
          <w:marRight w:val="0"/>
          <w:marTop w:val="0"/>
          <w:marBottom w:val="0"/>
          <w:divBdr>
            <w:top w:val="none" w:sz="0" w:space="0" w:color="auto"/>
            <w:left w:val="none" w:sz="0" w:space="0" w:color="auto"/>
            <w:bottom w:val="none" w:sz="0" w:space="0" w:color="auto"/>
            <w:right w:val="none" w:sz="0" w:space="0" w:color="auto"/>
          </w:divBdr>
        </w:div>
        <w:div w:id="1282344202">
          <w:marLeft w:val="640"/>
          <w:marRight w:val="0"/>
          <w:marTop w:val="0"/>
          <w:marBottom w:val="0"/>
          <w:divBdr>
            <w:top w:val="none" w:sz="0" w:space="0" w:color="auto"/>
            <w:left w:val="none" w:sz="0" w:space="0" w:color="auto"/>
            <w:bottom w:val="none" w:sz="0" w:space="0" w:color="auto"/>
            <w:right w:val="none" w:sz="0" w:space="0" w:color="auto"/>
          </w:divBdr>
        </w:div>
        <w:div w:id="1765685128">
          <w:marLeft w:val="640"/>
          <w:marRight w:val="0"/>
          <w:marTop w:val="0"/>
          <w:marBottom w:val="0"/>
          <w:divBdr>
            <w:top w:val="none" w:sz="0" w:space="0" w:color="auto"/>
            <w:left w:val="none" w:sz="0" w:space="0" w:color="auto"/>
            <w:bottom w:val="none" w:sz="0" w:space="0" w:color="auto"/>
            <w:right w:val="none" w:sz="0" w:space="0" w:color="auto"/>
          </w:divBdr>
        </w:div>
        <w:div w:id="2060278166">
          <w:marLeft w:val="640"/>
          <w:marRight w:val="0"/>
          <w:marTop w:val="0"/>
          <w:marBottom w:val="0"/>
          <w:divBdr>
            <w:top w:val="none" w:sz="0" w:space="0" w:color="auto"/>
            <w:left w:val="none" w:sz="0" w:space="0" w:color="auto"/>
            <w:bottom w:val="none" w:sz="0" w:space="0" w:color="auto"/>
            <w:right w:val="none" w:sz="0" w:space="0" w:color="auto"/>
          </w:divBdr>
        </w:div>
        <w:div w:id="1992439454">
          <w:marLeft w:val="640"/>
          <w:marRight w:val="0"/>
          <w:marTop w:val="0"/>
          <w:marBottom w:val="0"/>
          <w:divBdr>
            <w:top w:val="none" w:sz="0" w:space="0" w:color="auto"/>
            <w:left w:val="none" w:sz="0" w:space="0" w:color="auto"/>
            <w:bottom w:val="none" w:sz="0" w:space="0" w:color="auto"/>
            <w:right w:val="none" w:sz="0" w:space="0" w:color="auto"/>
          </w:divBdr>
        </w:div>
        <w:div w:id="1388600817">
          <w:marLeft w:val="640"/>
          <w:marRight w:val="0"/>
          <w:marTop w:val="0"/>
          <w:marBottom w:val="0"/>
          <w:divBdr>
            <w:top w:val="none" w:sz="0" w:space="0" w:color="auto"/>
            <w:left w:val="none" w:sz="0" w:space="0" w:color="auto"/>
            <w:bottom w:val="none" w:sz="0" w:space="0" w:color="auto"/>
            <w:right w:val="none" w:sz="0" w:space="0" w:color="auto"/>
          </w:divBdr>
        </w:div>
        <w:div w:id="186212218">
          <w:marLeft w:val="640"/>
          <w:marRight w:val="0"/>
          <w:marTop w:val="0"/>
          <w:marBottom w:val="0"/>
          <w:divBdr>
            <w:top w:val="none" w:sz="0" w:space="0" w:color="auto"/>
            <w:left w:val="none" w:sz="0" w:space="0" w:color="auto"/>
            <w:bottom w:val="none" w:sz="0" w:space="0" w:color="auto"/>
            <w:right w:val="none" w:sz="0" w:space="0" w:color="auto"/>
          </w:divBdr>
        </w:div>
        <w:div w:id="9452187">
          <w:marLeft w:val="640"/>
          <w:marRight w:val="0"/>
          <w:marTop w:val="0"/>
          <w:marBottom w:val="0"/>
          <w:divBdr>
            <w:top w:val="none" w:sz="0" w:space="0" w:color="auto"/>
            <w:left w:val="none" w:sz="0" w:space="0" w:color="auto"/>
            <w:bottom w:val="none" w:sz="0" w:space="0" w:color="auto"/>
            <w:right w:val="none" w:sz="0" w:space="0" w:color="auto"/>
          </w:divBdr>
        </w:div>
        <w:div w:id="1932543236">
          <w:marLeft w:val="640"/>
          <w:marRight w:val="0"/>
          <w:marTop w:val="0"/>
          <w:marBottom w:val="0"/>
          <w:divBdr>
            <w:top w:val="none" w:sz="0" w:space="0" w:color="auto"/>
            <w:left w:val="none" w:sz="0" w:space="0" w:color="auto"/>
            <w:bottom w:val="none" w:sz="0" w:space="0" w:color="auto"/>
            <w:right w:val="none" w:sz="0" w:space="0" w:color="auto"/>
          </w:divBdr>
        </w:div>
        <w:div w:id="1079523603">
          <w:marLeft w:val="640"/>
          <w:marRight w:val="0"/>
          <w:marTop w:val="0"/>
          <w:marBottom w:val="0"/>
          <w:divBdr>
            <w:top w:val="none" w:sz="0" w:space="0" w:color="auto"/>
            <w:left w:val="none" w:sz="0" w:space="0" w:color="auto"/>
            <w:bottom w:val="none" w:sz="0" w:space="0" w:color="auto"/>
            <w:right w:val="none" w:sz="0" w:space="0" w:color="auto"/>
          </w:divBdr>
        </w:div>
        <w:div w:id="899827373">
          <w:marLeft w:val="640"/>
          <w:marRight w:val="0"/>
          <w:marTop w:val="0"/>
          <w:marBottom w:val="0"/>
          <w:divBdr>
            <w:top w:val="none" w:sz="0" w:space="0" w:color="auto"/>
            <w:left w:val="none" w:sz="0" w:space="0" w:color="auto"/>
            <w:bottom w:val="none" w:sz="0" w:space="0" w:color="auto"/>
            <w:right w:val="none" w:sz="0" w:space="0" w:color="auto"/>
          </w:divBdr>
        </w:div>
        <w:div w:id="1928148845">
          <w:marLeft w:val="640"/>
          <w:marRight w:val="0"/>
          <w:marTop w:val="0"/>
          <w:marBottom w:val="0"/>
          <w:divBdr>
            <w:top w:val="none" w:sz="0" w:space="0" w:color="auto"/>
            <w:left w:val="none" w:sz="0" w:space="0" w:color="auto"/>
            <w:bottom w:val="none" w:sz="0" w:space="0" w:color="auto"/>
            <w:right w:val="none" w:sz="0" w:space="0" w:color="auto"/>
          </w:divBdr>
        </w:div>
        <w:div w:id="1975402969">
          <w:marLeft w:val="640"/>
          <w:marRight w:val="0"/>
          <w:marTop w:val="0"/>
          <w:marBottom w:val="0"/>
          <w:divBdr>
            <w:top w:val="none" w:sz="0" w:space="0" w:color="auto"/>
            <w:left w:val="none" w:sz="0" w:space="0" w:color="auto"/>
            <w:bottom w:val="none" w:sz="0" w:space="0" w:color="auto"/>
            <w:right w:val="none" w:sz="0" w:space="0" w:color="auto"/>
          </w:divBdr>
        </w:div>
        <w:div w:id="781144863">
          <w:marLeft w:val="640"/>
          <w:marRight w:val="0"/>
          <w:marTop w:val="0"/>
          <w:marBottom w:val="0"/>
          <w:divBdr>
            <w:top w:val="none" w:sz="0" w:space="0" w:color="auto"/>
            <w:left w:val="none" w:sz="0" w:space="0" w:color="auto"/>
            <w:bottom w:val="none" w:sz="0" w:space="0" w:color="auto"/>
            <w:right w:val="none" w:sz="0" w:space="0" w:color="auto"/>
          </w:divBdr>
        </w:div>
        <w:div w:id="2011520142">
          <w:marLeft w:val="640"/>
          <w:marRight w:val="0"/>
          <w:marTop w:val="0"/>
          <w:marBottom w:val="0"/>
          <w:divBdr>
            <w:top w:val="none" w:sz="0" w:space="0" w:color="auto"/>
            <w:left w:val="none" w:sz="0" w:space="0" w:color="auto"/>
            <w:bottom w:val="none" w:sz="0" w:space="0" w:color="auto"/>
            <w:right w:val="none" w:sz="0" w:space="0" w:color="auto"/>
          </w:divBdr>
        </w:div>
        <w:div w:id="1714497766">
          <w:marLeft w:val="640"/>
          <w:marRight w:val="0"/>
          <w:marTop w:val="0"/>
          <w:marBottom w:val="0"/>
          <w:divBdr>
            <w:top w:val="none" w:sz="0" w:space="0" w:color="auto"/>
            <w:left w:val="none" w:sz="0" w:space="0" w:color="auto"/>
            <w:bottom w:val="none" w:sz="0" w:space="0" w:color="auto"/>
            <w:right w:val="none" w:sz="0" w:space="0" w:color="auto"/>
          </w:divBdr>
        </w:div>
        <w:div w:id="484584968">
          <w:marLeft w:val="640"/>
          <w:marRight w:val="0"/>
          <w:marTop w:val="0"/>
          <w:marBottom w:val="0"/>
          <w:divBdr>
            <w:top w:val="none" w:sz="0" w:space="0" w:color="auto"/>
            <w:left w:val="none" w:sz="0" w:space="0" w:color="auto"/>
            <w:bottom w:val="none" w:sz="0" w:space="0" w:color="auto"/>
            <w:right w:val="none" w:sz="0" w:space="0" w:color="auto"/>
          </w:divBdr>
        </w:div>
        <w:div w:id="2026010511">
          <w:marLeft w:val="640"/>
          <w:marRight w:val="0"/>
          <w:marTop w:val="0"/>
          <w:marBottom w:val="0"/>
          <w:divBdr>
            <w:top w:val="none" w:sz="0" w:space="0" w:color="auto"/>
            <w:left w:val="none" w:sz="0" w:space="0" w:color="auto"/>
            <w:bottom w:val="none" w:sz="0" w:space="0" w:color="auto"/>
            <w:right w:val="none" w:sz="0" w:space="0" w:color="auto"/>
          </w:divBdr>
        </w:div>
        <w:div w:id="1327779217">
          <w:marLeft w:val="640"/>
          <w:marRight w:val="0"/>
          <w:marTop w:val="0"/>
          <w:marBottom w:val="0"/>
          <w:divBdr>
            <w:top w:val="none" w:sz="0" w:space="0" w:color="auto"/>
            <w:left w:val="none" w:sz="0" w:space="0" w:color="auto"/>
            <w:bottom w:val="none" w:sz="0" w:space="0" w:color="auto"/>
            <w:right w:val="none" w:sz="0" w:space="0" w:color="auto"/>
          </w:divBdr>
        </w:div>
        <w:div w:id="1246838324">
          <w:marLeft w:val="640"/>
          <w:marRight w:val="0"/>
          <w:marTop w:val="0"/>
          <w:marBottom w:val="0"/>
          <w:divBdr>
            <w:top w:val="none" w:sz="0" w:space="0" w:color="auto"/>
            <w:left w:val="none" w:sz="0" w:space="0" w:color="auto"/>
            <w:bottom w:val="none" w:sz="0" w:space="0" w:color="auto"/>
            <w:right w:val="none" w:sz="0" w:space="0" w:color="auto"/>
          </w:divBdr>
        </w:div>
        <w:div w:id="1842575177">
          <w:marLeft w:val="640"/>
          <w:marRight w:val="0"/>
          <w:marTop w:val="0"/>
          <w:marBottom w:val="0"/>
          <w:divBdr>
            <w:top w:val="none" w:sz="0" w:space="0" w:color="auto"/>
            <w:left w:val="none" w:sz="0" w:space="0" w:color="auto"/>
            <w:bottom w:val="none" w:sz="0" w:space="0" w:color="auto"/>
            <w:right w:val="none" w:sz="0" w:space="0" w:color="auto"/>
          </w:divBdr>
        </w:div>
      </w:divsChild>
    </w:div>
    <w:div w:id="1784879420">
      <w:bodyDiv w:val="1"/>
      <w:marLeft w:val="0"/>
      <w:marRight w:val="0"/>
      <w:marTop w:val="0"/>
      <w:marBottom w:val="0"/>
      <w:divBdr>
        <w:top w:val="none" w:sz="0" w:space="0" w:color="auto"/>
        <w:left w:val="none" w:sz="0" w:space="0" w:color="auto"/>
        <w:bottom w:val="none" w:sz="0" w:space="0" w:color="auto"/>
        <w:right w:val="none" w:sz="0" w:space="0" w:color="auto"/>
      </w:divBdr>
      <w:divsChild>
        <w:div w:id="1604802717">
          <w:marLeft w:val="640"/>
          <w:marRight w:val="0"/>
          <w:marTop w:val="0"/>
          <w:marBottom w:val="0"/>
          <w:divBdr>
            <w:top w:val="none" w:sz="0" w:space="0" w:color="auto"/>
            <w:left w:val="none" w:sz="0" w:space="0" w:color="auto"/>
            <w:bottom w:val="none" w:sz="0" w:space="0" w:color="auto"/>
            <w:right w:val="none" w:sz="0" w:space="0" w:color="auto"/>
          </w:divBdr>
        </w:div>
        <w:div w:id="426922173">
          <w:marLeft w:val="640"/>
          <w:marRight w:val="0"/>
          <w:marTop w:val="0"/>
          <w:marBottom w:val="0"/>
          <w:divBdr>
            <w:top w:val="none" w:sz="0" w:space="0" w:color="auto"/>
            <w:left w:val="none" w:sz="0" w:space="0" w:color="auto"/>
            <w:bottom w:val="none" w:sz="0" w:space="0" w:color="auto"/>
            <w:right w:val="none" w:sz="0" w:space="0" w:color="auto"/>
          </w:divBdr>
        </w:div>
        <w:div w:id="150752181">
          <w:marLeft w:val="640"/>
          <w:marRight w:val="0"/>
          <w:marTop w:val="0"/>
          <w:marBottom w:val="0"/>
          <w:divBdr>
            <w:top w:val="none" w:sz="0" w:space="0" w:color="auto"/>
            <w:left w:val="none" w:sz="0" w:space="0" w:color="auto"/>
            <w:bottom w:val="none" w:sz="0" w:space="0" w:color="auto"/>
            <w:right w:val="none" w:sz="0" w:space="0" w:color="auto"/>
          </w:divBdr>
        </w:div>
        <w:div w:id="2066299326">
          <w:marLeft w:val="640"/>
          <w:marRight w:val="0"/>
          <w:marTop w:val="0"/>
          <w:marBottom w:val="0"/>
          <w:divBdr>
            <w:top w:val="none" w:sz="0" w:space="0" w:color="auto"/>
            <w:left w:val="none" w:sz="0" w:space="0" w:color="auto"/>
            <w:bottom w:val="none" w:sz="0" w:space="0" w:color="auto"/>
            <w:right w:val="none" w:sz="0" w:space="0" w:color="auto"/>
          </w:divBdr>
        </w:div>
        <w:div w:id="1195268679">
          <w:marLeft w:val="640"/>
          <w:marRight w:val="0"/>
          <w:marTop w:val="0"/>
          <w:marBottom w:val="0"/>
          <w:divBdr>
            <w:top w:val="none" w:sz="0" w:space="0" w:color="auto"/>
            <w:left w:val="none" w:sz="0" w:space="0" w:color="auto"/>
            <w:bottom w:val="none" w:sz="0" w:space="0" w:color="auto"/>
            <w:right w:val="none" w:sz="0" w:space="0" w:color="auto"/>
          </w:divBdr>
        </w:div>
        <w:div w:id="53554629">
          <w:marLeft w:val="640"/>
          <w:marRight w:val="0"/>
          <w:marTop w:val="0"/>
          <w:marBottom w:val="0"/>
          <w:divBdr>
            <w:top w:val="none" w:sz="0" w:space="0" w:color="auto"/>
            <w:left w:val="none" w:sz="0" w:space="0" w:color="auto"/>
            <w:bottom w:val="none" w:sz="0" w:space="0" w:color="auto"/>
            <w:right w:val="none" w:sz="0" w:space="0" w:color="auto"/>
          </w:divBdr>
        </w:div>
        <w:div w:id="2038313899">
          <w:marLeft w:val="640"/>
          <w:marRight w:val="0"/>
          <w:marTop w:val="0"/>
          <w:marBottom w:val="0"/>
          <w:divBdr>
            <w:top w:val="none" w:sz="0" w:space="0" w:color="auto"/>
            <w:left w:val="none" w:sz="0" w:space="0" w:color="auto"/>
            <w:bottom w:val="none" w:sz="0" w:space="0" w:color="auto"/>
            <w:right w:val="none" w:sz="0" w:space="0" w:color="auto"/>
          </w:divBdr>
        </w:div>
        <w:div w:id="931428723">
          <w:marLeft w:val="640"/>
          <w:marRight w:val="0"/>
          <w:marTop w:val="0"/>
          <w:marBottom w:val="0"/>
          <w:divBdr>
            <w:top w:val="none" w:sz="0" w:space="0" w:color="auto"/>
            <w:left w:val="none" w:sz="0" w:space="0" w:color="auto"/>
            <w:bottom w:val="none" w:sz="0" w:space="0" w:color="auto"/>
            <w:right w:val="none" w:sz="0" w:space="0" w:color="auto"/>
          </w:divBdr>
        </w:div>
        <w:div w:id="1525245528">
          <w:marLeft w:val="640"/>
          <w:marRight w:val="0"/>
          <w:marTop w:val="0"/>
          <w:marBottom w:val="0"/>
          <w:divBdr>
            <w:top w:val="none" w:sz="0" w:space="0" w:color="auto"/>
            <w:left w:val="none" w:sz="0" w:space="0" w:color="auto"/>
            <w:bottom w:val="none" w:sz="0" w:space="0" w:color="auto"/>
            <w:right w:val="none" w:sz="0" w:space="0" w:color="auto"/>
          </w:divBdr>
        </w:div>
        <w:div w:id="1941641936">
          <w:marLeft w:val="640"/>
          <w:marRight w:val="0"/>
          <w:marTop w:val="0"/>
          <w:marBottom w:val="0"/>
          <w:divBdr>
            <w:top w:val="none" w:sz="0" w:space="0" w:color="auto"/>
            <w:left w:val="none" w:sz="0" w:space="0" w:color="auto"/>
            <w:bottom w:val="none" w:sz="0" w:space="0" w:color="auto"/>
            <w:right w:val="none" w:sz="0" w:space="0" w:color="auto"/>
          </w:divBdr>
        </w:div>
        <w:div w:id="528373387">
          <w:marLeft w:val="640"/>
          <w:marRight w:val="0"/>
          <w:marTop w:val="0"/>
          <w:marBottom w:val="0"/>
          <w:divBdr>
            <w:top w:val="none" w:sz="0" w:space="0" w:color="auto"/>
            <w:left w:val="none" w:sz="0" w:space="0" w:color="auto"/>
            <w:bottom w:val="none" w:sz="0" w:space="0" w:color="auto"/>
            <w:right w:val="none" w:sz="0" w:space="0" w:color="auto"/>
          </w:divBdr>
        </w:div>
        <w:div w:id="1064375590">
          <w:marLeft w:val="640"/>
          <w:marRight w:val="0"/>
          <w:marTop w:val="0"/>
          <w:marBottom w:val="0"/>
          <w:divBdr>
            <w:top w:val="none" w:sz="0" w:space="0" w:color="auto"/>
            <w:left w:val="none" w:sz="0" w:space="0" w:color="auto"/>
            <w:bottom w:val="none" w:sz="0" w:space="0" w:color="auto"/>
            <w:right w:val="none" w:sz="0" w:space="0" w:color="auto"/>
          </w:divBdr>
        </w:div>
        <w:div w:id="1699237524">
          <w:marLeft w:val="640"/>
          <w:marRight w:val="0"/>
          <w:marTop w:val="0"/>
          <w:marBottom w:val="0"/>
          <w:divBdr>
            <w:top w:val="none" w:sz="0" w:space="0" w:color="auto"/>
            <w:left w:val="none" w:sz="0" w:space="0" w:color="auto"/>
            <w:bottom w:val="none" w:sz="0" w:space="0" w:color="auto"/>
            <w:right w:val="none" w:sz="0" w:space="0" w:color="auto"/>
          </w:divBdr>
        </w:div>
        <w:div w:id="604771555">
          <w:marLeft w:val="640"/>
          <w:marRight w:val="0"/>
          <w:marTop w:val="0"/>
          <w:marBottom w:val="0"/>
          <w:divBdr>
            <w:top w:val="none" w:sz="0" w:space="0" w:color="auto"/>
            <w:left w:val="none" w:sz="0" w:space="0" w:color="auto"/>
            <w:bottom w:val="none" w:sz="0" w:space="0" w:color="auto"/>
            <w:right w:val="none" w:sz="0" w:space="0" w:color="auto"/>
          </w:divBdr>
        </w:div>
        <w:div w:id="1417899902">
          <w:marLeft w:val="640"/>
          <w:marRight w:val="0"/>
          <w:marTop w:val="0"/>
          <w:marBottom w:val="0"/>
          <w:divBdr>
            <w:top w:val="none" w:sz="0" w:space="0" w:color="auto"/>
            <w:left w:val="none" w:sz="0" w:space="0" w:color="auto"/>
            <w:bottom w:val="none" w:sz="0" w:space="0" w:color="auto"/>
            <w:right w:val="none" w:sz="0" w:space="0" w:color="auto"/>
          </w:divBdr>
        </w:div>
        <w:div w:id="1373269770">
          <w:marLeft w:val="640"/>
          <w:marRight w:val="0"/>
          <w:marTop w:val="0"/>
          <w:marBottom w:val="0"/>
          <w:divBdr>
            <w:top w:val="none" w:sz="0" w:space="0" w:color="auto"/>
            <w:left w:val="none" w:sz="0" w:space="0" w:color="auto"/>
            <w:bottom w:val="none" w:sz="0" w:space="0" w:color="auto"/>
            <w:right w:val="none" w:sz="0" w:space="0" w:color="auto"/>
          </w:divBdr>
        </w:div>
        <w:div w:id="1763838114">
          <w:marLeft w:val="640"/>
          <w:marRight w:val="0"/>
          <w:marTop w:val="0"/>
          <w:marBottom w:val="0"/>
          <w:divBdr>
            <w:top w:val="none" w:sz="0" w:space="0" w:color="auto"/>
            <w:left w:val="none" w:sz="0" w:space="0" w:color="auto"/>
            <w:bottom w:val="none" w:sz="0" w:space="0" w:color="auto"/>
            <w:right w:val="none" w:sz="0" w:space="0" w:color="auto"/>
          </w:divBdr>
        </w:div>
        <w:div w:id="662247881">
          <w:marLeft w:val="640"/>
          <w:marRight w:val="0"/>
          <w:marTop w:val="0"/>
          <w:marBottom w:val="0"/>
          <w:divBdr>
            <w:top w:val="none" w:sz="0" w:space="0" w:color="auto"/>
            <w:left w:val="none" w:sz="0" w:space="0" w:color="auto"/>
            <w:bottom w:val="none" w:sz="0" w:space="0" w:color="auto"/>
            <w:right w:val="none" w:sz="0" w:space="0" w:color="auto"/>
          </w:divBdr>
        </w:div>
        <w:div w:id="1275748978">
          <w:marLeft w:val="640"/>
          <w:marRight w:val="0"/>
          <w:marTop w:val="0"/>
          <w:marBottom w:val="0"/>
          <w:divBdr>
            <w:top w:val="none" w:sz="0" w:space="0" w:color="auto"/>
            <w:left w:val="none" w:sz="0" w:space="0" w:color="auto"/>
            <w:bottom w:val="none" w:sz="0" w:space="0" w:color="auto"/>
            <w:right w:val="none" w:sz="0" w:space="0" w:color="auto"/>
          </w:divBdr>
        </w:div>
        <w:div w:id="1501117611">
          <w:marLeft w:val="640"/>
          <w:marRight w:val="0"/>
          <w:marTop w:val="0"/>
          <w:marBottom w:val="0"/>
          <w:divBdr>
            <w:top w:val="none" w:sz="0" w:space="0" w:color="auto"/>
            <w:left w:val="none" w:sz="0" w:space="0" w:color="auto"/>
            <w:bottom w:val="none" w:sz="0" w:space="0" w:color="auto"/>
            <w:right w:val="none" w:sz="0" w:space="0" w:color="auto"/>
          </w:divBdr>
        </w:div>
        <w:div w:id="1974671235">
          <w:marLeft w:val="640"/>
          <w:marRight w:val="0"/>
          <w:marTop w:val="0"/>
          <w:marBottom w:val="0"/>
          <w:divBdr>
            <w:top w:val="none" w:sz="0" w:space="0" w:color="auto"/>
            <w:left w:val="none" w:sz="0" w:space="0" w:color="auto"/>
            <w:bottom w:val="none" w:sz="0" w:space="0" w:color="auto"/>
            <w:right w:val="none" w:sz="0" w:space="0" w:color="auto"/>
          </w:divBdr>
        </w:div>
        <w:div w:id="426078148">
          <w:marLeft w:val="640"/>
          <w:marRight w:val="0"/>
          <w:marTop w:val="0"/>
          <w:marBottom w:val="0"/>
          <w:divBdr>
            <w:top w:val="none" w:sz="0" w:space="0" w:color="auto"/>
            <w:left w:val="none" w:sz="0" w:space="0" w:color="auto"/>
            <w:bottom w:val="none" w:sz="0" w:space="0" w:color="auto"/>
            <w:right w:val="none" w:sz="0" w:space="0" w:color="auto"/>
          </w:divBdr>
        </w:div>
        <w:div w:id="1833521342">
          <w:marLeft w:val="640"/>
          <w:marRight w:val="0"/>
          <w:marTop w:val="0"/>
          <w:marBottom w:val="0"/>
          <w:divBdr>
            <w:top w:val="none" w:sz="0" w:space="0" w:color="auto"/>
            <w:left w:val="none" w:sz="0" w:space="0" w:color="auto"/>
            <w:bottom w:val="none" w:sz="0" w:space="0" w:color="auto"/>
            <w:right w:val="none" w:sz="0" w:space="0" w:color="auto"/>
          </w:divBdr>
        </w:div>
        <w:div w:id="421336101">
          <w:marLeft w:val="640"/>
          <w:marRight w:val="0"/>
          <w:marTop w:val="0"/>
          <w:marBottom w:val="0"/>
          <w:divBdr>
            <w:top w:val="none" w:sz="0" w:space="0" w:color="auto"/>
            <w:left w:val="none" w:sz="0" w:space="0" w:color="auto"/>
            <w:bottom w:val="none" w:sz="0" w:space="0" w:color="auto"/>
            <w:right w:val="none" w:sz="0" w:space="0" w:color="auto"/>
          </w:divBdr>
        </w:div>
        <w:div w:id="1455636022">
          <w:marLeft w:val="640"/>
          <w:marRight w:val="0"/>
          <w:marTop w:val="0"/>
          <w:marBottom w:val="0"/>
          <w:divBdr>
            <w:top w:val="none" w:sz="0" w:space="0" w:color="auto"/>
            <w:left w:val="none" w:sz="0" w:space="0" w:color="auto"/>
            <w:bottom w:val="none" w:sz="0" w:space="0" w:color="auto"/>
            <w:right w:val="none" w:sz="0" w:space="0" w:color="auto"/>
          </w:divBdr>
        </w:div>
        <w:div w:id="706951293">
          <w:marLeft w:val="640"/>
          <w:marRight w:val="0"/>
          <w:marTop w:val="0"/>
          <w:marBottom w:val="0"/>
          <w:divBdr>
            <w:top w:val="none" w:sz="0" w:space="0" w:color="auto"/>
            <w:left w:val="none" w:sz="0" w:space="0" w:color="auto"/>
            <w:bottom w:val="none" w:sz="0" w:space="0" w:color="auto"/>
            <w:right w:val="none" w:sz="0" w:space="0" w:color="auto"/>
          </w:divBdr>
        </w:div>
        <w:div w:id="633489945">
          <w:marLeft w:val="640"/>
          <w:marRight w:val="0"/>
          <w:marTop w:val="0"/>
          <w:marBottom w:val="0"/>
          <w:divBdr>
            <w:top w:val="none" w:sz="0" w:space="0" w:color="auto"/>
            <w:left w:val="none" w:sz="0" w:space="0" w:color="auto"/>
            <w:bottom w:val="none" w:sz="0" w:space="0" w:color="auto"/>
            <w:right w:val="none" w:sz="0" w:space="0" w:color="auto"/>
          </w:divBdr>
        </w:div>
        <w:div w:id="796602890">
          <w:marLeft w:val="640"/>
          <w:marRight w:val="0"/>
          <w:marTop w:val="0"/>
          <w:marBottom w:val="0"/>
          <w:divBdr>
            <w:top w:val="none" w:sz="0" w:space="0" w:color="auto"/>
            <w:left w:val="none" w:sz="0" w:space="0" w:color="auto"/>
            <w:bottom w:val="none" w:sz="0" w:space="0" w:color="auto"/>
            <w:right w:val="none" w:sz="0" w:space="0" w:color="auto"/>
          </w:divBdr>
        </w:div>
        <w:div w:id="768236920">
          <w:marLeft w:val="640"/>
          <w:marRight w:val="0"/>
          <w:marTop w:val="0"/>
          <w:marBottom w:val="0"/>
          <w:divBdr>
            <w:top w:val="none" w:sz="0" w:space="0" w:color="auto"/>
            <w:left w:val="none" w:sz="0" w:space="0" w:color="auto"/>
            <w:bottom w:val="none" w:sz="0" w:space="0" w:color="auto"/>
            <w:right w:val="none" w:sz="0" w:space="0" w:color="auto"/>
          </w:divBdr>
        </w:div>
        <w:div w:id="1636905760">
          <w:marLeft w:val="640"/>
          <w:marRight w:val="0"/>
          <w:marTop w:val="0"/>
          <w:marBottom w:val="0"/>
          <w:divBdr>
            <w:top w:val="none" w:sz="0" w:space="0" w:color="auto"/>
            <w:left w:val="none" w:sz="0" w:space="0" w:color="auto"/>
            <w:bottom w:val="none" w:sz="0" w:space="0" w:color="auto"/>
            <w:right w:val="none" w:sz="0" w:space="0" w:color="auto"/>
          </w:divBdr>
        </w:div>
        <w:div w:id="1656952596">
          <w:marLeft w:val="640"/>
          <w:marRight w:val="0"/>
          <w:marTop w:val="0"/>
          <w:marBottom w:val="0"/>
          <w:divBdr>
            <w:top w:val="none" w:sz="0" w:space="0" w:color="auto"/>
            <w:left w:val="none" w:sz="0" w:space="0" w:color="auto"/>
            <w:bottom w:val="none" w:sz="0" w:space="0" w:color="auto"/>
            <w:right w:val="none" w:sz="0" w:space="0" w:color="auto"/>
          </w:divBdr>
        </w:div>
        <w:div w:id="1769156775">
          <w:marLeft w:val="640"/>
          <w:marRight w:val="0"/>
          <w:marTop w:val="0"/>
          <w:marBottom w:val="0"/>
          <w:divBdr>
            <w:top w:val="none" w:sz="0" w:space="0" w:color="auto"/>
            <w:left w:val="none" w:sz="0" w:space="0" w:color="auto"/>
            <w:bottom w:val="none" w:sz="0" w:space="0" w:color="auto"/>
            <w:right w:val="none" w:sz="0" w:space="0" w:color="auto"/>
          </w:divBdr>
        </w:div>
        <w:div w:id="335887264">
          <w:marLeft w:val="640"/>
          <w:marRight w:val="0"/>
          <w:marTop w:val="0"/>
          <w:marBottom w:val="0"/>
          <w:divBdr>
            <w:top w:val="none" w:sz="0" w:space="0" w:color="auto"/>
            <w:left w:val="none" w:sz="0" w:space="0" w:color="auto"/>
            <w:bottom w:val="none" w:sz="0" w:space="0" w:color="auto"/>
            <w:right w:val="none" w:sz="0" w:space="0" w:color="auto"/>
          </w:divBdr>
        </w:div>
        <w:div w:id="2029476809">
          <w:marLeft w:val="640"/>
          <w:marRight w:val="0"/>
          <w:marTop w:val="0"/>
          <w:marBottom w:val="0"/>
          <w:divBdr>
            <w:top w:val="none" w:sz="0" w:space="0" w:color="auto"/>
            <w:left w:val="none" w:sz="0" w:space="0" w:color="auto"/>
            <w:bottom w:val="none" w:sz="0" w:space="0" w:color="auto"/>
            <w:right w:val="none" w:sz="0" w:space="0" w:color="auto"/>
          </w:divBdr>
        </w:div>
        <w:div w:id="1421872981">
          <w:marLeft w:val="640"/>
          <w:marRight w:val="0"/>
          <w:marTop w:val="0"/>
          <w:marBottom w:val="0"/>
          <w:divBdr>
            <w:top w:val="none" w:sz="0" w:space="0" w:color="auto"/>
            <w:left w:val="none" w:sz="0" w:space="0" w:color="auto"/>
            <w:bottom w:val="none" w:sz="0" w:space="0" w:color="auto"/>
            <w:right w:val="none" w:sz="0" w:space="0" w:color="auto"/>
          </w:divBdr>
        </w:div>
        <w:div w:id="918175579">
          <w:marLeft w:val="640"/>
          <w:marRight w:val="0"/>
          <w:marTop w:val="0"/>
          <w:marBottom w:val="0"/>
          <w:divBdr>
            <w:top w:val="none" w:sz="0" w:space="0" w:color="auto"/>
            <w:left w:val="none" w:sz="0" w:space="0" w:color="auto"/>
            <w:bottom w:val="none" w:sz="0" w:space="0" w:color="auto"/>
            <w:right w:val="none" w:sz="0" w:space="0" w:color="auto"/>
          </w:divBdr>
        </w:div>
        <w:div w:id="534850507">
          <w:marLeft w:val="640"/>
          <w:marRight w:val="0"/>
          <w:marTop w:val="0"/>
          <w:marBottom w:val="0"/>
          <w:divBdr>
            <w:top w:val="none" w:sz="0" w:space="0" w:color="auto"/>
            <w:left w:val="none" w:sz="0" w:space="0" w:color="auto"/>
            <w:bottom w:val="none" w:sz="0" w:space="0" w:color="auto"/>
            <w:right w:val="none" w:sz="0" w:space="0" w:color="auto"/>
          </w:divBdr>
        </w:div>
        <w:div w:id="834496397">
          <w:marLeft w:val="640"/>
          <w:marRight w:val="0"/>
          <w:marTop w:val="0"/>
          <w:marBottom w:val="0"/>
          <w:divBdr>
            <w:top w:val="none" w:sz="0" w:space="0" w:color="auto"/>
            <w:left w:val="none" w:sz="0" w:space="0" w:color="auto"/>
            <w:bottom w:val="none" w:sz="0" w:space="0" w:color="auto"/>
            <w:right w:val="none" w:sz="0" w:space="0" w:color="auto"/>
          </w:divBdr>
        </w:div>
        <w:div w:id="644621514">
          <w:marLeft w:val="640"/>
          <w:marRight w:val="0"/>
          <w:marTop w:val="0"/>
          <w:marBottom w:val="0"/>
          <w:divBdr>
            <w:top w:val="none" w:sz="0" w:space="0" w:color="auto"/>
            <w:left w:val="none" w:sz="0" w:space="0" w:color="auto"/>
            <w:bottom w:val="none" w:sz="0" w:space="0" w:color="auto"/>
            <w:right w:val="none" w:sz="0" w:space="0" w:color="auto"/>
          </w:divBdr>
        </w:div>
        <w:div w:id="1835798298">
          <w:marLeft w:val="640"/>
          <w:marRight w:val="0"/>
          <w:marTop w:val="0"/>
          <w:marBottom w:val="0"/>
          <w:divBdr>
            <w:top w:val="none" w:sz="0" w:space="0" w:color="auto"/>
            <w:left w:val="none" w:sz="0" w:space="0" w:color="auto"/>
            <w:bottom w:val="none" w:sz="0" w:space="0" w:color="auto"/>
            <w:right w:val="none" w:sz="0" w:space="0" w:color="auto"/>
          </w:divBdr>
        </w:div>
        <w:div w:id="1971789886">
          <w:marLeft w:val="640"/>
          <w:marRight w:val="0"/>
          <w:marTop w:val="0"/>
          <w:marBottom w:val="0"/>
          <w:divBdr>
            <w:top w:val="none" w:sz="0" w:space="0" w:color="auto"/>
            <w:left w:val="none" w:sz="0" w:space="0" w:color="auto"/>
            <w:bottom w:val="none" w:sz="0" w:space="0" w:color="auto"/>
            <w:right w:val="none" w:sz="0" w:space="0" w:color="auto"/>
          </w:divBdr>
        </w:div>
        <w:div w:id="2114978760">
          <w:marLeft w:val="640"/>
          <w:marRight w:val="0"/>
          <w:marTop w:val="0"/>
          <w:marBottom w:val="0"/>
          <w:divBdr>
            <w:top w:val="none" w:sz="0" w:space="0" w:color="auto"/>
            <w:left w:val="none" w:sz="0" w:space="0" w:color="auto"/>
            <w:bottom w:val="none" w:sz="0" w:space="0" w:color="auto"/>
            <w:right w:val="none" w:sz="0" w:space="0" w:color="auto"/>
          </w:divBdr>
        </w:div>
        <w:div w:id="369692651">
          <w:marLeft w:val="640"/>
          <w:marRight w:val="0"/>
          <w:marTop w:val="0"/>
          <w:marBottom w:val="0"/>
          <w:divBdr>
            <w:top w:val="none" w:sz="0" w:space="0" w:color="auto"/>
            <w:left w:val="none" w:sz="0" w:space="0" w:color="auto"/>
            <w:bottom w:val="none" w:sz="0" w:space="0" w:color="auto"/>
            <w:right w:val="none" w:sz="0" w:space="0" w:color="auto"/>
          </w:divBdr>
        </w:div>
        <w:div w:id="681051113">
          <w:marLeft w:val="640"/>
          <w:marRight w:val="0"/>
          <w:marTop w:val="0"/>
          <w:marBottom w:val="0"/>
          <w:divBdr>
            <w:top w:val="none" w:sz="0" w:space="0" w:color="auto"/>
            <w:left w:val="none" w:sz="0" w:space="0" w:color="auto"/>
            <w:bottom w:val="none" w:sz="0" w:space="0" w:color="auto"/>
            <w:right w:val="none" w:sz="0" w:space="0" w:color="auto"/>
          </w:divBdr>
        </w:div>
        <w:div w:id="2020541151">
          <w:marLeft w:val="640"/>
          <w:marRight w:val="0"/>
          <w:marTop w:val="0"/>
          <w:marBottom w:val="0"/>
          <w:divBdr>
            <w:top w:val="none" w:sz="0" w:space="0" w:color="auto"/>
            <w:left w:val="none" w:sz="0" w:space="0" w:color="auto"/>
            <w:bottom w:val="none" w:sz="0" w:space="0" w:color="auto"/>
            <w:right w:val="none" w:sz="0" w:space="0" w:color="auto"/>
          </w:divBdr>
        </w:div>
        <w:div w:id="740447365">
          <w:marLeft w:val="640"/>
          <w:marRight w:val="0"/>
          <w:marTop w:val="0"/>
          <w:marBottom w:val="0"/>
          <w:divBdr>
            <w:top w:val="none" w:sz="0" w:space="0" w:color="auto"/>
            <w:left w:val="none" w:sz="0" w:space="0" w:color="auto"/>
            <w:bottom w:val="none" w:sz="0" w:space="0" w:color="auto"/>
            <w:right w:val="none" w:sz="0" w:space="0" w:color="auto"/>
          </w:divBdr>
        </w:div>
        <w:div w:id="205609442">
          <w:marLeft w:val="640"/>
          <w:marRight w:val="0"/>
          <w:marTop w:val="0"/>
          <w:marBottom w:val="0"/>
          <w:divBdr>
            <w:top w:val="none" w:sz="0" w:space="0" w:color="auto"/>
            <w:left w:val="none" w:sz="0" w:space="0" w:color="auto"/>
            <w:bottom w:val="none" w:sz="0" w:space="0" w:color="auto"/>
            <w:right w:val="none" w:sz="0" w:space="0" w:color="auto"/>
          </w:divBdr>
        </w:div>
        <w:div w:id="1453984332">
          <w:marLeft w:val="640"/>
          <w:marRight w:val="0"/>
          <w:marTop w:val="0"/>
          <w:marBottom w:val="0"/>
          <w:divBdr>
            <w:top w:val="none" w:sz="0" w:space="0" w:color="auto"/>
            <w:left w:val="none" w:sz="0" w:space="0" w:color="auto"/>
            <w:bottom w:val="none" w:sz="0" w:space="0" w:color="auto"/>
            <w:right w:val="none" w:sz="0" w:space="0" w:color="auto"/>
          </w:divBdr>
        </w:div>
        <w:div w:id="95947481">
          <w:marLeft w:val="640"/>
          <w:marRight w:val="0"/>
          <w:marTop w:val="0"/>
          <w:marBottom w:val="0"/>
          <w:divBdr>
            <w:top w:val="none" w:sz="0" w:space="0" w:color="auto"/>
            <w:left w:val="none" w:sz="0" w:space="0" w:color="auto"/>
            <w:bottom w:val="none" w:sz="0" w:space="0" w:color="auto"/>
            <w:right w:val="none" w:sz="0" w:space="0" w:color="auto"/>
          </w:divBdr>
        </w:div>
        <w:div w:id="551769262">
          <w:marLeft w:val="640"/>
          <w:marRight w:val="0"/>
          <w:marTop w:val="0"/>
          <w:marBottom w:val="0"/>
          <w:divBdr>
            <w:top w:val="none" w:sz="0" w:space="0" w:color="auto"/>
            <w:left w:val="none" w:sz="0" w:space="0" w:color="auto"/>
            <w:bottom w:val="none" w:sz="0" w:space="0" w:color="auto"/>
            <w:right w:val="none" w:sz="0" w:space="0" w:color="auto"/>
          </w:divBdr>
        </w:div>
        <w:div w:id="693969534">
          <w:marLeft w:val="640"/>
          <w:marRight w:val="0"/>
          <w:marTop w:val="0"/>
          <w:marBottom w:val="0"/>
          <w:divBdr>
            <w:top w:val="none" w:sz="0" w:space="0" w:color="auto"/>
            <w:left w:val="none" w:sz="0" w:space="0" w:color="auto"/>
            <w:bottom w:val="none" w:sz="0" w:space="0" w:color="auto"/>
            <w:right w:val="none" w:sz="0" w:space="0" w:color="auto"/>
          </w:divBdr>
        </w:div>
        <w:div w:id="1151678444">
          <w:marLeft w:val="640"/>
          <w:marRight w:val="0"/>
          <w:marTop w:val="0"/>
          <w:marBottom w:val="0"/>
          <w:divBdr>
            <w:top w:val="none" w:sz="0" w:space="0" w:color="auto"/>
            <w:left w:val="none" w:sz="0" w:space="0" w:color="auto"/>
            <w:bottom w:val="none" w:sz="0" w:space="0" w:color="auto"/>
            <w:right w:val="none" w:sz="0" w:space="0" w:color="auto"/>
          </w:divBdr>
        </w:div>
        <w:div w:id="58090197">
          <w:marLeft w:val="640"/>
          <w:marRight w:val="0"/>
          <w:marTop w:val="0"/>
          <w:marBottom w:val="0"/>
          <w:divBdr>
            <w:top w:val="none" w:sz="0" w:space="0" w:color="auto"/>
            <w:left w:val="none" w:sz="0" w:space="0" w:color="auto"/>
            <w:bottom w:val="none" w:sz="0" w:space="0" w:color="auto"/>
            <w:right w:val="none" w:sz="0" w:space="0" w:color="auto"/>
          </w:divBdr>
        </w:div>
        <w:div w:id="532812610">
          <w:marLeft w:val="640"/>
          <w:marRight w:val="0"/>
          <w:marTop w:val="0"/>
          <w:marBottom w:val="0"/>
          <w:divBdr>
            <w:top w:val="none" w:sz="0" w:space="0" w:color="auto"/>
            <w:left w:val="none" w:sz="0" w:space="0" w:color="auto"/>
            <w:bottom w:val="none" w:sz="0" w:space="0" w:color="auto"/>
            <w:right w:val="none" w:sz="0" w:space="0" w:color="auto"/>
          </w:divBdr>
        </w:div>
        <w:div w:id="1419866680">
          <w:marLeft w:val="640"/>
          <w:marRight w:val="0"/>
          <w:marTop w:val="0"/>
          <w:marBottom w:val="0"/>
          <w:divBdr>
            <w:top w:val="none" w:sz="0" w:space="0" w:color="auto"/>
            <w:left w:val="none" w:sz="0" w:space="0" w:color="auto"/>
            <w:bottom w:val="none" w:sz="0" w:space="0" w:color="auto"/>
            <w:right w:val="none" w:sz="0" w:space="0" w:color="auto"/>
          </w:divBdr>
        </w:div>
        <w:div w:id="1955362120">
          <w:marLeft w:val="640"/>
          <w:marRight w:val="0"/>
          <w:marTop w:val="0"/>
          <w:marBottom w:val="0"/>
          <w:divBdr>
            <w:top w:val="none" w:sz="0" w:space="0" w:color="auto"/>
            <w:left w:val="none" w:sz="0" w:space="0" w:color="auto"/>
            <w:bottom w:val="none" w:sz="0" w:space="0" w:color="auto"/>
            <w:right w:val="none" w:sz="0" w:space="0" w:color="auto"/>
          </w:divBdr>
        </w:div>
        <w:div w:id="1940334157">
          <w:marLeft w:val="640"/>
          <w:marRight w:val="0"/>
          <w:marTop w:val="0"/>
          <w:marBottom w:val="0"/>
          <w:divBdr>
            <w:top w:val="none" w:sz="0" w:space="0" w:color="auto"/>
            <w:left w:val="none" w:sz="0" w:space="0" w:color="auto"/>
            <w:bottom w:val="none" w:sz="0" w:space="0" w:color="auto"/>
            <w:right w:val="none" w:sz="0" w:space="0" w:color="auto"/>
          </w:divBdr>
        </w:div>
        <w:div w:id="1586496529">
          <w:marLeft w:val="640"/>
          <w:marRight w:val="0"/>
          <w:marTop w:val="0"/>
          <w:marBottom w:val="0"/>
          <w:divBdr>
            <w:top w:val="none" w:sz="0" w:space="0" w:color="auto"/>
            <w:left w:val="none" w:sz="0" w:space="0" w:color="auto"/>
            <w:bottom w:val="none" w:sz="0" w:space="0" w:color="auto"/>
            <w:right w:val="none" w:sz="0" w:space="0" w:color="auto"/>
          </w:divBdr>
        </w:div>
        <w:div w:id="312032724">
          <w:marLeft w:val="640"/>
          <w:marRight w:val="0"/>
          <w:marTop w:val="0"/>
          <w:marBottom w:val="0"/>
          <w:divBdr>
            <w:top w:val="none" w:sz="0" w:space="0" w:color="auto"/>
            <w:left w:val="none" w:sz="0" w:space="0" w:color="auto"/>
            <w:bottom w:val="none" w:sz="0" w:space="0" w:color="auto"/>
            <w:right w:val="none" w:sz="0" w:space="0" w:color="auto"/>
          </w:divBdr>
        </w:div>
        <w:div w:id="2069910812">
          <w:marLeft w:val="640"/>
          <w:marRight w:val="0"/>
          <w:marTop w:val="0"/>
          <w:marBottom w:val="0"/>
          <w:divBdr>
            <w:top w:val="none" w:sz="0" w:space="0" w:color="auto"/>
            <w:left w:val="none" w:sz="0" w:space="0" w:color="auto"/>
            <w:bottom w:val="none" w:sz="0" w:space="0" w:color="auto"/>
            <w:right w:val="none" w:sz="0" w:space="0" w:color="auto"/>
          </w:divBdr>
        </w:div>
        <w:div w:id="1044794523">
          <w:marLeft w:val="640"/>
          <w:marRight w:val="0"/>
          <w:marTop w:val="0"/>
          <w:marBottom w:val="0"/>
          <w:divBdr>
            <w:top w:val="none" w:sz="0" w:space="0" w:color="auto"/>
            <w:left w:val="none" w:sz="0" w:space="0" w:color="auto"/>
            <w:bottom w:val="none" w:sz="0" w:space="0" w:color="auto"/>
            <w:right w:val="none" w:sz="0" w:space="0" w:color="auto"/>
          </w:divBdr>
        </w:div>
        <w:div w:id="1852181677">
          <w:marLeft w:val="640"/>
          <w:marRight w:val="0"/>
          <w:marTop w:val="0"/>
          <w:marBottom w:val="0"/>
          <w:divBdr>
            <w:top w:val="none" w:sz="0" w:space="0" w:color="auto"/>
            <w:left w:val="none" w:sz="0" w:space="0" w:color="auto"/>
            <w:bottom w:val="none" w:sz="0" w:space="0" w:color="auto"/>
            <w:right w:val="none" w:sz="0" w:space="0" w:color="auto"/>
          </w:divBdr>
        </w:div>
        <w:div w:id="1606571145">
          <w:marLeft w:val="640"/>
          <w:marRight w:val="0"/>
          <w:marTop w:val="0"/>
          <w:marBottom w:val="0"/>
          <w:divBdr>
            <w:top w:val="none" w:sz="0" w:space="0" w:color="auto"/>
            <w:left w:val="none" w:sz="0" w:space="0" w:color="auto"/>
            <w:bottom w:val="none" w:sz="0" w:space="0" w:color="auto"/>
            <w:right w:val="none" w:sz="0" w:space="0" w:color="auto"/>
          </w:divBdr>
        </w:div>
        <w:div w:id="1003822691">
          <w:marLeft w:val="640"/>
          <w:marRight w:val="0"/>
          <w:marTop w:val="0"/>
          <w:marBottom w:val="0"/>
          <w:divBdr>
            <w:top w:val="none" w:sz="0" w:space="0" w:color="auto"/>
            <w:left w:val="none" w:sz="0" w:space="0" w:color="auto"/>
            <w:bottom w:val="none" w:sz="0" w:space="0" w:color="auto"/>
            <w:right w:val="none" w:sz="0" w:space="0" w:color="auto"/>
          </w:divBdr>
        </w:div>
        <w:div w:id="1068188586">
          <w:marLeft w:val="640"/>
          <w:marRight w:val="0"/>
          <w:marTop w:val="0"/>
          <w:marBottom w:val="0"/>
          <w:divBdr>
            <w:top w:val="none" w:sz="0" w:space="0" w:color="auto"/>
            <w:left w:val="none" w:sz="0" w:space="0" w:color="auto"/>
            <w:bottom w:val="none" w:sz="0" w:space="0" w:color="auto"/>
            <w:right w:val="none" w:sz="0" w:space="0" w:color="auto"/>
          </w:divBdr>
        </w:div>
        <w:div w:id="1615671612">
          <w:marLeft w:val="640"/>
          <w:marRight w:val="0"/>
          <w:marTop w:val="0"/>
          <w:marBottom w:val="0"/>
          <w:divBdr>
            <w:top w:val="none" w:sz="0" w:space="0" w:color="auto"/>
            <w:left w:val="none" w:sz="0" w:space="0" w:color="auto"/>
            <w:bottom w:val="none" w:sz="0" w:space="0" w:color="auto"/>
            <w:right w:val="none" w:sz="0" w:space="0" w:color="auto"/>
          </w:divBdr>
        </w:div>
        <w:div w:id="1487283186">
          <w:marLeft w:val="640"/>
          <w:marRight w:val="0"/>
          <w:marTop w:val="0"/>
          <w:marBottom w:val="0"/>
          <w:divBdr>
            <w:top w:val="none" w:sz="0" w:space="0" w:color="auto"/>
            <w:left w:val="none" w:sz="0" w:space="0" w:color="auto"/>
            <w:bottom w:val="none" w:sz="0" w:space="0" w:color="auto"/>
            <w:right w:val="none" w:sz="0" w:space="0" w:color="auto"/>
          </w:divBdr>
        </w:div>
        <w:div w:id="88546462">
          <w:marLeft w:val="640"/>
          <w:marRight w:val="0"/>
          <w:marTop w:val="0"/>
          <w:marBottom w:val="0"/>
          <w:divBdr>
            <w:top w:val="none" w:sz="0" w:space="0" w:color="auto"/>
            <w:left w:val="none" w:sz="0" w:space="0" w:color="auto"/>
            <w:bottom w:val="none" w:sz="0" w:space="0" w:color="auto"/>
            <w:right w:val="none" w:sz="0" w:space="0" w:color="auto"/>
          </w:divBdr>
        </w:div>
        <w:div w:id="1464693166">
          <w:marLeft w:val="640"/>
          <w:marRight w:val="0"/>
          <w:marTop w:val="0"/>
          <w:marBottom w:val="0"/>
          <w:divBdr>
            <w:top w:val="none" w:sz="0" w:space="0" w:color="auto"/>
            <w:left w:val="none" w:sz="0" w:space="0" w:color="auto"/>
            <w:bottom w:val="none" w:sz="0" w:space="0" w:color="auto"/>
            <w:right w:val="none" w:sz="0" w:space="0" w:color="auto"/>
          </w:divBdr>
        </w:div>
        <w:div w:id="1158813180">
          <w:marLeft w:val="640"/>
          <w:marRight w:val="0"/>
          <w:marTop w:val="0"/>
          <w:marBottom w:val="0"/>
          <w:divBdr>
            <w:top w:val="none" w:sz="0" w:space="0" w:color="auto"/>
            <w:left w:val="none" w:sz="0" w:space="0" w:color="auto"/>
            <w:bottom w:val="none" w:sz="0" w:space="0" w:color="auto"/>
            <w:right w:val="none" w:sz="0" w:space="0" w:color="auto"/>
          </w:divBdr>
        </w:div>
        <w:div w:id="1752460806">
          <w:marLeft w:val="640"/>
          <w:marRight w:val="0"/>
          <w:marTop w:val="0"/>
          <w:marBottom w:val="0"/>
          <w:divBdr>
            <w:top w:val="none" w:sz="0" w:space="0" w:color="auto"/>
            <w:left w:val="none" w:sz="0" w:space="0" w:color="auto"/>
            <w:bottom w:val="none" w:sz="0" w:space="0" w:color="auto"/>
            <w:right w:val="none" w:sz="0" w:space="0" w:color="auto"/>
          </w:divBdr>
        </w:div>
        <w:div w:id="285939995">
          <w:marLeft w:val="640"/>
          <w:marRight w:val="0"/>
          <w:marTop w:val="0"/>
          <w:marBottom w:val="0"/>
          <w:divBdr>
            <w:top w:val="none" w:sz="0" w:space="0" w:color="auto"/>
            <w:left w:val="none" w:sz="0" w:space="0" w:color="auto"/>
            <w:bottom w:val="none" w:sz="0" w:space="0" w:color="auto"/>
            <w:right w:val="none" w:sz="0" w:space="0" w:color="auto"/>
          </w:divBdr>
        </w:div>
        <w:div w:id="633681524">
          <w:marLeft w:val="640"/>
          <w:marRight w:val="0"/>
          <w:marTop w:val="0"/>
          <w:marBottom w:val="0"/>
          <w:divBdr>
            <w:top w:val="none" w:sz="0" w:space="0" w:color="auto"/>
            <w:left w:val="none" w:sz="0" w:space="0" w:color="auto"/>
            <w:bottom w:val="none" w:sz="0" w:space="0" w:color="auto"/>
            <w:right w:val="none" w:sz="0" w:space="0" w:color="auto"/>
          </w:divBdr>
        </w:div>
        <w:div w:id="510266641">
          <w:marLeft w:val="640"/>
          <w:marRight w:val="0"/>
          <w:marTop w:val="0"/>
          <w:marBottom w:val="0"/>
          <w:divBdr>
            <w:top w:val="none" w:sz="0" w:space="0" w:color="auto"/>
            <w:left w:val="none" w:sz="0" w:space="0" w:color="auto"/>
            <w:bottom w:val="none" w:sz="0" w:space="0" w:color="auto"/>
            <w:right w:val="none" w:sz="0" w:space="0" w:color="auto"/>
          </w:divBdr>
        </w:div>
        <w:div w:id="1082992363">
          <w:marLeft w:val="640"/>
          <w:marRight w:val="0"/>
          <w:marTop w:val="0"/>
          <w:marBottom w:val="0"/>
          <w:divBdr>
            <w:top w:val="none" w:sz="0" w:space="0" w:color="auto"/>
            <w:left w:val="none" w:sz="0" w:space="0" w:color="auto"/>
            <w:bottom w:val="none" w:sz="0" w:space="0" w:color="auto"/>
            <w:right w:val="none" w:sz="0" w:space="0" w:color="auto"/>
          </w:divBdr>
        </w:div>
        <w:div w:id="489441342">
          <w:marLeft w:val="640"/>
          <w:marRight w:val="0"/>
          <w:marTop w:val="0"/>
          <w:marBottom w:val="0"/>
          <w:divBdr>
            <w:top w:val="none" w:sz="0" w:space="0" w:color="auto"/>
            <w:left w:val="none" w:sz="0" w:space="0" w:color="auto"/>
            <w:bottom w:val="none" w:sz="0" w:space="0" w:color="auto"/>
            <w:right w:val="none" w:sz="0" w:space="0" w:color="auto"/>
          </w:divBdr>
        </w:div>
        <w:div w:id="206339718">
          <w:marLeft w:val="640"/>
          <w:marRight w:val="0"/>
          <w:marTop w:val="0"/>
          <w:marBottom w:val="0"/>
          <w:divBdr>
            <w:top w:val="none" w:sz="0" w:space="0" w:color="auto"/>
            <w:left w:val="none" w:sz="0" w:space="0" w:color="auto"/>
            <w:bottom w:val="none" w:sz="0" w:space="0" w:color="auto"/>
            <w:right w:val="none" w:sz="0" w:space="0" w:color="auto"/>
          </w:divBdr>
        </w:div>
        <w:div w:id="1991127290">
          <w:marLeft w:val="640"/>
          <w:marRight w:val="0"/>
          <w:marTop w:val="0"/>
          <w:marBottom w:val="0"/>
          <w:divBdr>
            <w:top w:val="none" w:sz="0" w:space="0" w:color="auto"/>
            <w:left w:val="none" w:sz="0" w:space="0" w:color="auto"/>
            <w:bottom w:val="none" w:sz="0" w:space="0" w:color="auto"/>
            <w:right w:val="none" w:sz="0" w:space="0" w:color="auto"/>
          </w:divBdr>
        </w:div>
        <w:div w:id="2126806656">
          <w:marLeft w:val="640"/>
          <w:marRight w:val="0"/>
          <w:marTop w:val="0"/>
          <w:marBottom w:val="0"/>
          <w:divBdr>
            <w:top w:val="none" w:sz="0" w:space="0" w:color="auto"/>
            <w:left w:val="none" w:sz="0" w:space="0" w:color="auto"/>
            <w:bottom w:val="none" w:sz="0" w:space="0" w:color="auto"/>
            <w:right w:val="none" w:sz="0" w:space="0" w:color="auto"/>
          </w:divBdr>
        </w:div>
        <w:div w:id="890652488">
          <w:marLeft w:val="640"/>
          <w:marRight w:val="0"/>
          <w:marTop w:val="0"/>
          <w:marBottom w:val="0"/>
          <w:divBdr>
            <w:top w:val="none" w:sz="0" w:space="0" w:color="auto"/>
            <w:left w:val="none" w:sz="0" w:space="0" w:color="auto"/>
            <w:bottom w:val="none" w:sz="0" w:space="0" w:color="auto"/>
            <w:right w:val="none" w:sz="0" w:space="0" w:color="auto"/>
          </w:divBdr>
        </w:div>
        <w:div w:id="563445461">
          <w:marLeft w:val="640"/>
          <w:marRight w:val="0"/>
          <w:marTop w:val="0"/>
          <w:marBottom w:val="0"/>
          <w:divBdr>
            <w:top w:val="none" w:sz="0" w:space="0" w:color="auto"/>
            <w:left w:val="none" w:sz="0" w:space="0" w:color="auto"/>
            <w:bottom w:val="none" w:sz="0" w:space="0" w:color="auto"/>
            <w:right w:val="none" w:sz="0" w:space="0" w:color="auto"/>
          </w:divBdr>
        </w:div>
        <w:div w:id="1620212708">
          <w:marLeft w:val="640"/>
          <w:marRight w:val="0"/>
          <w:marTop w:val="0"/>
          <w:marBottom w:val="0"/>
          <w:divBdr>
            <w:top w:val="none" w:sz="0" w:space="0" w:color="auto"/>
            <w:left w:val="none" w:sz="0" w:space="0" w:color="auto"/>
            <w:bottom w:val="none" w:sz="0" w:space="0" w:color="auto"/>
            <w:right w:val="none" w:sz="0" w:space="0" w:color="auto"/>
          </w:divBdr>
        </w:div>
        <w:div w:id="22750129">
          <w:marLeft w:val="640"/>
          <w:marRight w:val="0"/>
          <w:marTop w:val="0"/>
          <w:marBottom w:val="0"/>
          <w:divBdr>
            <w:top w:val="none" w:sz="0" w:space="0" w:color="auto"/>
            <w:left w:val="none" w:sz="0" w:space="0" w:color="auto"/>
            <w:bottom w:val="none" w:sz="0" w:space="0" w:color="auto"/>
            <w:right w:val="none" w:sz="0" w:space="0" w:color="auto"/>
          </w:divBdr>
        </w:div>
        <w:div w:id="1175463292">
          <w:marLeft w:val="640"/>
          <w:marRight w:val="0"/>
          <w:marTop w:val="0"/>
          <w:marBottom w:val="0"/>
          <w:divBdr>
            <w:top w:val="none" w:sz="0" w:space="0" w:color="auto"/>
            <w:left w:val="none" w:sz="0" w:space="0" w:color="auto"/>
            <w:bottom w:val="none" w:sz="0" w:space="0" w:color="auto"/>
            <w:right w:val="none" w:sz="0" w:space="0" w:color="auto"/>
          </w:divBdr>
        </w:div>
        <w:div w:id="513694789">
          <w:marLeft w:val="640"/>
          <w:marRight w:val="0"/>
          <w:marTop w:val="0"/>
          <w:marBottom w:val="0"/>
          <w:divBdr>
            <w:top w:val="none" w:sz="0" w:space="0" w:color="auto"/>
            <w:left w:val="none" w:sz="0" w:space="0" w:color="auto"/>
            <w:bottom w:val="none" w:sz="0" w:space="0" w:color="auto"/>
            <w:right w:val="none" w:sz="0" w:space="0" w:color="auto"/>
          </w:divBdr>
        </w:div>
        <w:div w:id="1857882053">
          <w:marLeft w:val="640"/>
          <w:marRight w:val="0"/>
          <w:marTop w:val="0"/>
          <w:marBottom w:val="0"/>
          <w:divBdr>
            <w:top w:val="none" w:sz="0" w:space="0" w:color="auto"/>
            <w:left w:val="none" w:sz="0" w:space="0" w:color="auto"/>
            <w:bottom w:val="none" w:sz="0" w:space="0" w:color="auto"/>
            <w:right w:val="none" w:sz="0" w:space="0" w:color="auto"/>
          </w:divBdr>
        </w:div>
        <w:div w:id="413550745">
          <w:marLeft w:val="640"/>
          <w:marRight w:val="0"/>
          <w:marTop w:val="0"/>
          <w:marBottom w:val="0"/>
          <w:divBdr>
            <w:top w:val="none" w:sz="0" w:space="0" w:color="auto"/>
            <w:left w:val="none" w:sz="0" w:space="0" w:color="auto"/>
            <w:bottom w:val="none" w:sz="0" w:space="0" w:color="auto"/>
            <w:right w:val="none" w:sz="0" w:space="0" w:color="auto"/>
          </w:divBdr>
        </w:div>
        <w:div w:id="1034962936">
          <w:marLeft w:val="640"/>
          <w:marRight w:val="0"/>
          <w:marTop w:val="0"/>
          <w:marBottom w:val="0"/>
          <w:divBdr>
            <w:top w:val="none" w:sz="0" w:space="0" w:color="auto"/>
            <w:left w:val="none" w:sz="0" w:space="0" w:color="auto"/>
            <w:bottom w:val="none" w:sz="0" w:space="0" w:color="auto"/>
            <w:right w:val="none" w:sz="0" w:space="0" w:color="auto"/>
          </w:divBdr>
        </w:div>
        <w:div w:id="89204175">
          <w:marLeft w:val="640"/>
          <w:marRight w:val="0"/>
          <w:marTop w:val="0"/>
          <w:marBottom w:val="0"/>
          <w:divBdr>
            <w:top w:val="none" w:sz="0" w:space="0" w:color="auto"/>
            <w:left w:val="none" w:sz="0" w:space="0" w:color="auto"/>
            <w:bottom w:val="none" w:sz="0" w:space="0" w:color="auto"/>
            <w:right w:val="none" w:sz="0" w:space="0" w:color="auto"/>
          </w:divBdr>
        </w:div>
        <w:div w:id="171727125">
          <w:marLeft w:val="640"/>
          <w:marRight w:val="0"/>
          <w:marTop w:val="0"/>
          <w:marBottom w:val="0"/>
          <w:divBdr>
            <w:top w:val="none" w:sz="0" w:space="0" w:color="auto"/>
            <w:left w:val="none" w:sz="0" w:space="0" w:color="auto"/>
            <w:bottom w:val="none" w:sz="0" w:space="0" w:color="auto"/>
            <w:right w:val="none" w:sz="0" w:space="0" w:color="auto"/>
          </w:divBdr>
        </w:div>
        <w:div w:id="775708497">
          <w:marLeft w:val="640"/>
          <w:marRight w:val="0"/>
          <w:marTop w:val="0"/>
          <w:marBottom w:val="0"/>
          <w:divBdr>
            <w:top w:val="none" w:sz="0" w:space="0" w:color="auto"/>
            <w:left w:val="none" w:sz="0" w:space="0" w:color="auto"/>
            <w:bottom w:val="none" w:sz="0" w:space="0" w:color="auto"/>
            <w:right w:val="none" w:sz="0" w:space="0" w:color="auto"/>
          </w:divBdr>
        </w:div>
        <w:div w:id="1430152537">
          <w:marLeft w:val="640"/>
          <w:marRight w:val="0"/>
          <w:marTop w:val="0"/>
          <w:marBottom w:val="0"/>
          <w:divBdr>
            <w:top w:val="none" w:sz="0" w:space="0" w:color="auto"/>
            <w:left w:val="none" w:sz="0" w:space="0" w:color="auto"/>
            <w:bottom w:val="none" w:sz="0" w:space="0" w:color="auto"/>
            <w:right w:val="none" w:sz="0" w:space="0" w:color="auto"/>
          </w:divBdr>
        </w:div>
        <w:div w:id="1022166063">
          <w:marLeft w:val="640"/>
          <w:marRight w:val="0"/>
          <w:marTop w:val="0"/>
          <w:marBottom w:val="0"/>
          <w:divBdr>
            <w:top w:val="none" w:sz="0" w:space="0" w:color="auto"/>
            <w:left w:val="none" w:sz="0" w:space="0" w:color="auto"/>
            <w:bottom w:val="none" w:sz="0" w:space="0" w:color="auto"/>
            <w:right w:val="none" w:sz="0" w:space="0" w:color="auto"/>
          </w:divBdr>
        </w:div>
        <w:div w:id="2005474491">
          <w:marLeft w:val="640"/>
          <w:marRight w:val="0"/>
          <w:marTop w:val="0"/>
          <w:marBottom w:val="0"/>
          <w:divBdr>
            <w:top w:val="none" w:sz="0" w:space="0" w:color="auto"/>
            <w:left w:val="none" w:sz="0" w:space="0" w:color="auto"/>
            <w:bottom w:val="none" w:sz="0" w:space="0" w:color="auto"/>
            <w:right w:val="none" w:sz="0" w:space="0" w:color="auto"/>
          </w:divBdr>
        </w:div>
        <w:div w:id="1272929633">
          <w:marLeft w:val="640"/>
          <w:marRight w:val="0"/>
          <w:marTop w:val="0"/>
          <w:marBottom w:val="0"/>
          <w:divBdr>
            <w:top w:val="none" w:sz="0" w:space="0" w:color="auto"/>
            <w:left w:val="none" w:sz="0" w:space="0" w:color="auto"/>
            <w:bottom w:val="none" w:sz="0" w:space="0" w:color="auto"/>
            <w:right w:val="none" w:sz="0" w:space="0" w:color="auto"/>
          </w:divBdr>
        </w:div>
        <w:div w:id="2108648157">
          <w:marLeft w:val="640"/>
          <w:marRight w:val="0"/>
          <w:marTop w:val="0"/>
          <w:marBottom w:val="0"/>
          <w:divBdr>
            <w:top w:val="none" w:sz="0" w:space="0" w:color="auto"/>
            <w:left w:val="none" w:sz="0" w:space="0" w:color="auto"/>
            <w:bottom w:val="none" w:sz="0" w:space="0" w:color="auto"/>
            <w:right w:val="none" w:sz="0" w:space="0" w:color="auto"/>
          </w:divBdr>
        </w:div>
        <w:div w:id="1204749604">
          <w:marLeft w:val="640"/>
          <w:marRight w:val="0"/>
          <w:marTop w:val="0"/>
          <w:marBottom w:val="0"/>
          <w:divBdr>
            <w:top w:val="none" w:sz="0" w:space="0" w:color="auto"/>
            <w:left w:val="none" w:sz="0" w:space="0" w:color="auto"/>
            <w:bottom w:val="none" w:sz="0" w:space="0" w:color="auto"/>
            <w:right w:val="none" w:sz="0" w:space="0" w:color="auto"/>
          </w:divBdr>
        </w:div>
        <w:div w:id="1261524879">
          <w:marLeft w:val="640"/>
          <w:marRight w:val="0"/>
          <w:marTop w:val="0"/>
          <w:marBottom w:val="0"/>
          <w:divBdr>
            <w:top w:val="none" w:sz="0" w:space="0" w:color="auto"/>
            <w:left w:val="none" w:sz="0" w:space="0" w:color="auto"/>
            <w:bottom w:val="none" w:sz="0" w:space="0" w:color="auto"/>
            <w:right w:val="none" w:sz="0" w:space="0" w:color="auto"/>
          </w:divBdr>
        </w:div>
        <w:div w:id="638851008">
          <w:marLeft w:val="640"/>
          <w:marRight w:val="0"/>
          <w:marTop w:val="0"/>
          <w:marBottom w:val="0"/>
          <w:divBdr>
            <w:top w:val="none" w:sz="0" w:space="0" w:color="auto"/>
            <w:left w:val="none" w:sz="0" w:space="0" w:color="auto"/>
            <w:bottom w:val="none" w:sz="0" w:space="0" w:color="auto"/>
            <w:right w:val="none" w:sz="0" w:space="0" w:color="auto"/>
          </w:divBdr>
        </w:div>
        <w:div w:id="761491554">
          <w:marLeft w:val="640"/>
          <w:marRight w:val="0"/>
          <w:marTop w:val="0"/>
          <w:marBottom w:val="0"/>
          <w:divBdr>
            <w:top w:val="none" w:sz="0" w:space="0" w:color="auto"/>
            <w:left w:val="none" w:sz="0" w:space="0" w:color="auto"/>
            <w:bottom w:val="none" w:sz="0" w:space="0" w:color="auto"/>
            <w:right w:val="none" w:sz="0" w:space="0" w:color="auto"/>
          </w:divBdr>
        </w:div>
        <w:div w:id="2015525723">
          <w:marLeft w:val="640"/>
          <w:marRight w:val="0"/>
          <w:marTop w:val="0"/>
          <w:marBottom w:val="0"/>
          <w:divBdr>
            <w:top w:val="none" w:sz="0" w:space="0" w:color="auto"/>
            <w:left w:val="none" w:sz="0" w:space="0" w:color="auto"/>
            <w:bottom w:val="none" w:sz="0" w:space="0" w:color="auto"/>
            <w:right w:val="none" w:sz="0" w:space="0" w:color="auto"/>
          </w:divBdr>
        </w:div>
        <w:div w:id="67534680">
          <w:marLeft w:val="640"/>
          <w:marRight w:val="0"/>
          <w:marTop w:val="0"/>
          <w:marBottom w:val="0"/>
          <w:divBdr>
            <w:top w:val="none" w:sz="0" w:space="0" w:color="auto"/>
            <w:left w:val="none" w:sz="0" w:space="0" w:color="auto"/>
            <w:bottom w:val="none" w:sz="0" w:space="0" w:color="auto"/>
            <w:right w:val="none" w:sz="0" w:space="0" w:color="auto"/>
          </w:divBdr>
        </w:div>
        <w:div w:id="322315936">
          <w:marLeft w:val="640"/>
          <w:marRight w:val="0"/>
          <w:marTop w:val="0"/>
          <w:marBottom w:val="0"/>
          <w:divBdr>
            <w:top w:val="none" w:sz="0" w:space="0" w:color="auto"/>
            <w:left w:val="none" w:sz="0" w:space="0" w:color="auto"/>
            <w:bottom w:val="none" w:sz="0" w:space="0" w:color="auto"/>
            <w:right w:val="none" w:sz="0" w:space="0" w:color="auto"/>
          </w:divBdr>
        </w:div>
        <w:div w:id="1312559736">
          <w:marLeft w:val="640"/>
          <w:marRight w:val="0"/>
          <w:marTop w:val="0"/>
          <w:marBottom w:val="0"/>
          <w:divBdr>
            <w:top w:val="none" w:sz="0" w:space="0" w:color="auto"/>
            <w:left w:val="none" w:sz="0" w:space="0" w:color="auto"/>
            <w:bottom w:val="none" w:sz="0" w:space="0" w:color="auto"/>
            <w:right w:val="none" w:sz="0" w:space="0" w:color="auto"/>
          </w:divBdr>
        </w:div>
        <w:div w:id="30351291">
          <w:marLeft w:val="640"/>
          <w:marRight w:val="0"/>
          <w:marTop w:val="0"/>
          <w:marBottom w:val="0"/>
          <w:divBdr>
            <w:top w:val="none" w:sz="0" w:space="0" w:color="auto"/>
            <w:left w:val="none" w:sz="0" w:space="0" w:color="auto"/>
            <w:bottom w:val="none" w:sz="0" w:space="0" w:color="auto"/>
            <w:right w:val="none" w:sz="0" w:space="0" w:color="auto"/>
          </w:divBdr>
        </w:div>
        <w:div w:id="1641110976">
          <w:marLeft w:val="640"/>
          <w:marRight w:val="0"/>
          <w:marTop w:val="0"/>
          <w:marBottom w:val="0"/>
          <w:divBdr>
            <w:top w:val="none" w:sz="0" w:space="0" w:color="auto"/>
            <w:left w:val="none" w:sz="0" w:space="0" w:color="auto"/>
            <w:bottom w:val="none" w:sz="0" w:space="0" w:color="auto"/>
            <w:right w:val="none" w:sz="0" w:space="0" w:color="auto"/>
          </w:divBdr>
        </w:div>
        <w:div w:id="653530978">
          <w:marLeft w:val="640"/>
          <w:marRight w:val="0"/>
          <w:marTop w:val="0"/>
          <w:marBottom w:val="0"/>
          <w:divBdr>
            <w:top w:val="none" w:sz="0" w:space="0" w:color="auto"/>
            <w:left w:val="none" w:sz="0" w:space="0" w:color="auto"/>
            <w:bottom w:val="none" w:sz="0" w:space="0" w:color="auto"/>
            <w:right w:val="none" w:sz="0" w:space="0" w:color="auto"/>
          </w:divBdr>
        </w:div>
        <w:div w:id="649477761">
          <w:marLeft w:val="640"/>
          <w:marRight w:val="0"/>
          <w:marTop w:val="0"/>
          <w:marBottom w:val="0"/>
          <w:divBdr>
            <w:top w:val="none" w:sz="0" w:space="0" w:color="auto"/>
            <w:left w:val="none" w:sz="0" w:space="0" w:color="auto"/>
            <w:bottom w:val="none" w:sz="0" w:space="0" w:color="auto"/>
            <w:right w:val="none" w:sz="0" w:space="0" w:color="auto"/>
          </w:divBdr>
        </w:div>
        <w:div w:id="106315557">
          <w:marLeft w:val="640"/>
          <w:marRight w:val="0"/>
          <w:marTop w:val="0"/>
          <w:marBottom w:val="0"/>
          <w:divBdr>
            <w:top w:val="none" w:sz="0" w:space="0" w:color="auto"/>
            <w:left w:val="none" w:sz="0" w:space="0" w:color="auto"/>
            <w:bottom w:val="none" w:sz="0" w:space="0" w:color="auto"/>
            <w:right w:val="none" w:sz="0" w:space="0" w:color="auto"/>
          </w:divBdr>
        </w:div>
        <w:div w:id="2101020433">
          <w:marLeft w:val="640"/>
          <w:marRight w:val="0"/>
          <w:marTop w:val="0"/>
          <w:marBottom w:val="0"/>
          <w:divBdr>
            <w:top w:val="none" w:sz="0" w:space="0" w:color="auto"/>
            <w:left w:val="none" w:sz="0" w:space="0" w:color="auto"/>
            <w:bottom w:val="none" w:sz="0" w:space="0" w:color="auto"/>
            <w:right w:val="none" w:sz="0" w:space="0" w:color="auto"/>
          </w:divBdr>
        </w:div>
        <w:div w:id="393116705">
          <w:marLeft w:val="640"/>
          <w:marRight w:val="0"/>
          <w:marTop w:val="0"/>
          <w:marBottom w:val="0"/>
          <w:divBdr>
            <w:top w:val="none" w:sz="0" w:space="0" w:color="auto"/>
            <w:left w:val="none" w:sz="0" w:space="0" w:color="auto"/>
            <w:bottom w:val="none" w:sz="0" w:space="0" w:color="auto"/>
            <w:right w:val="none" w:sz="0" w:space="0" w:color="auto"/>
          </w:divBdr>
        </w:div>
        <w:div w:id="410810568">
          <w:marLeft w:val="640"/>
          <w:marRight w:val="0"/>
          <w:marTop w:val="0"/>
          <w:marBottom w:val="0"/>
          <w:divBdr>
            <w:top w:val="none" w:sz="0" w:space="0" w:color="auto"/>
            <w:left w:val="none" w:sz="0" w:space="0" w:color="auto"/>
            <w:bottom w:val="none" w:sz="0" w:space="0" w:color="auto"/>
            <w:right w:val="none" w:sz="0" w:space="0" w:color="auto"/>
          </w:divBdr>
        </w:div>
        <w:div w:id="864446471">
          <w:marLeft w:val="640"/>
          <w:marRight w:val="0"/>
          <w:marTop w:val="0"/>
          <w:marBottom w:val="0"/>
          <w:divBdr>
            <w:top w:val="none" w:sz="0" w:space="0" w:color="auto"/>
            <w:left w:val="none" w:sz="0" w:space="0" w:color="auto"/>
            <w:bottom w:val="none" w:sz="0" w:space="0" w:color="auto"/>
            <w:right w:val="none" w:sz="0" w:space="0" w:color="auto"/>
          </w:divBdr>
        </w:div>
        <w:div w:id="1906522647">
          <w:marLeft w:val="640"/>
          <w:marRight w:val="0"/>
          <w:marTop w:val="0"/>
          <w:marBottom w:val="0"/>
          <w:divBdr>
            <w:top w:val="none" w:sz="0" w:space="0" w:color="auto"/>
            <w:left w:val="none" w:sz="0" w:space="0" w:color="auto"/>
            <w:bottom w:val="none" w:sz="0" w:space="0" w:color="auto"/>
            <w:right w:val="none" w:sz="0" w:space="0" w:color="auto"/>
          </w:divBdr>
        </w:div>
        <w:div w:id="774985835">
          <w:marLeft w:val="640"/>
          <w:marRight w:val="0"/>
          <w:marTop w:val="0"/>
          <w:marBottom w:val="0"/>
          <w:divBdr>
            <w:top w:val="none" w:sz="0" w:space="0" w:color="auto"/>
            <w:left w:val="none" w:sz="0" w:space="0" w:color="auto"/>
            <w:bottom w:val="none" w:sz="0" w:space="0" w:color="auto"/>
            <w:right w:val="none" w:sz="0" w:space="0" w:color="auto"/>
          </w:divBdr>
        </w:div>
        <w:div w:id="681129457">
          <w:marLeft w:val="640"/>
          <w:marRight w:val="0"/>
          <w:marTop w:val="0"/>
          <w:marBottom w:val="0"/>
          <w:divBdr>
            <w:top w:val="none" w:sz="0" w:space="0" w:color="auto"/>
            <w:left w:val="none" w:sz="0" w:space="0" w:color="auto"/>
            <w:bottom w:val="none" w:sz="0" w:space="0" w:color="auto"/>
            <w:right w:val="none" w:sz="0" w:space="0" w:color="auto"/>
          </w:divBdr>
        </w:div>
        <w:div w:id="1769501825">
          <w:marLeft w:val="640"/>
          <w:marRight w:val="0"/>
          <w:marTop w:val="0"/>
          <w:marBottom w:val="0"/>
          <w:divBdr>
            <w:top w:val="none" w:sz="0" w:space="0" w:color="auto"/>
            <w:left w:val="none" w:sz="0" w:space="0" w:color="auto"/>
            <w:bottom w:val="none" w:sz="0" w:space="0" w:color="auto"/>
            <w:right w:val="none" w:sz="0" w:space="0" w:color="auto"/>
          </w:divBdr>
        </w:div>
        <w:div w:id="762262327">
          <w:marLeft w:val="640"/>
          <w:marRight w:val="0"/>
          <w:marTop w:val="0"/>
          <w:marBottom w:val="0"/>
          <w:divBdr>
            <w:top w:val="none" w:sz="0" w:space="0" w:color="auto"/>
            <w:left w:val="none" w:sz="0" w:space="0" w:color="auto"/>
            <w:bottom w:val="none" w:sz="0" w:space="0" w:color="auto"/>
            <w:right w:val="none" w:sz="0" w:space="0" w:color="auto"/>
          </w:divBdr>
        </w:div>
        <w:div w:id="1860927200">
          <w:marLeft w:val="640"/>
          <w:marRight w:val="0"/>
          <w:marTop w:val="0"/>
          <w:marBottom w:val="0"/>
          <w:divBdr>
            <w:top w:val="none" w:sz="0" w:space="0" w:color="auto"/>
            <w:left w:val="none" w:sz="0" w:space="0" w:color="auto"/>
            <w:bottom w:val="none" w:sz="0" w:space="0" w:color="auto"/>
            <w:right w:val="none" w:sz="0" w:space="0" w:color="auto"/>
          </w:divBdr>
        </w:div>
        <w:div w:id="106778502">
          <w:marLeft w:val="640"/>
          <w:marRight w:val="0"/>
          <w:marTop w:val="0"/>
          <w:marBottom w:val="0"/>
          <w:divBdr>
            <w:top w:val="none" w:sz="0" w:space="0" w:color="auto"/>
            <w:left w:val="none" w:sz="0" w:space="0" w:color="auto"/>
            <w:bottom w:val="none" w:sz="0" w:space="0" w:color="auto"/>
            <w:right w:val="none" w:sz="0" w:space="0" w:color="auto"/>
          </w:divBdr>
        </w:div>
        <w:div w:id="1567765443">
          <w:marLeft w:val="640"/>
          <w:marRight w:val="0"/>
          <w:marTop w:val="0"/>
          <w:marBottom w:val="0"/>
          <w:divBdr>
            <w:top w:val="none" w:sz="0" w:space="0" w:color="auto"/>
            <w:left w:val="none" w:sz="0" w:space="0" w:color="auto"/>
            <w:bottom w:val="none" w:sz="0" w:space="0" w:color="auto"/>
            <w:right w:val="none" w:sz="0" w:space="0" w:color="auto"/>
          </w:divBdr>
        </w:div>
        <w:div w:id="1612786508">
          <w:marLeft w:val="640"/>
          <w:marRight w:val="0"/>
          <w:marTop w:val="0"/>
          <w:marBottom w:val="0"/>
          <w:divBdr>
            <w:top w:val="none" w:sz="0" w:space="0" w:color="auto"/>
            <w:left w:val="none" w:sz="0" w:space="0" w:color="auto"/>
            <w:bottom w:val="none" w:sz="0" w:space="0" w:color="auto"/>
            <w:right w:val="none" w:sz="0" w:space="0" w:color="auto"/>
          </w:divBdr>
        </w:div>
        <w:div w:id="418525272">
          <w:marLeft w:val="640"/>
          <w:marRight w:val="0"/>
          <w:marTop w:val="0"/>
          <w:marBottom w:val="0"/>
          <w:divBdr>
            <w:top w:val="none" w:sz="0" w:space="0" w:color="auto"/>
            <w:left w:val="none" w:sz="0" w:space="0" w:color="auto"/>
            <w:bottom w:val="none" w:sz="0" w:space="0" w:color="auto"/>
            <w:right w:val="none" w:sz="0" w:space="0" w:color="auto"/>
          </w:divBdr>
        </w:div>
        <w:div w:id="1068920513">
          <w:marLeft w:val="640"/>
          <w:marRight w:val="0"/>
          <w:marTop w:val="0"/>
          <w:marBottom w:val="0"/>
          <w:divBdr>
            <w:top w:val="none" w:sz="0" w:space="0" w:color="auto"/>
            <w:left w:val="none" w:sz="0" w:space="0" w:color="auto"/>
            <w:bottom w:val="none" w:sz="0" w:space="0" w:color="auto"/>
            <w:right w:val="none" w:sz="0" w:space="0" w:color="auto"/>
          </w:divBdr>
        </w:div>
        <w:div w:id="2036494057">
          <w:marLeft w:val="640"/>
          <w:marRight w:val="0"/>
          <w:marTop w:val="0"/>
          <w:marBottom w:val="0"/>
          <w:divBdr>
            <w:top w:val="none" w:sz="0" w:space="0" w:color="auto"/>
            <w:left w:val="none" w:sz="0" w:space="0" w:color="auto"/>
            <w:bottom w:val="none" w:sz="0" w:space="0" w:color="auto"/>
            <w:right w:val="none" w:sz="0" w:space="0" w:color="auto"/>
          </w:divBdr>
        </w:div>
        <w:div w:id="8335083">
          <w:marLeft w:val="640"/>
          <w:marRight w:val="0"/>
          <w:marTop w:val="0"/>
          <w:marBottom w:val="0"/>
          <w:divBdr>
            <w:top w:val="none" w:sz="0" w:space="0" w:color="auto"/>
            <w:left w:val="none" w:sz="0" w:space="0" w:color="auto"/>
            <w:bottom w:val="none" w:sz="0" w:space="0" w:color="auto"/>
            <w:right w:val="none" w:sz="0" w:space="0" w:color="auto"/>
          </w:divBdr>
        </w:div>
        <w:div w:id="358242819">
          <w:marLeft w:val="640"/>
          <w:marRight w:val="0"/>
          <w:marTop w:val="0"/>
          <w:marBottom w:val="0"/>
          <w:divBdr>
            <w:top w:val="none" w:sz="0" w:space="0" w:color="auto"/>
            <w:left w:val="none" w:sz="0" w:space="0" w:color="auto"/>
            <w:bottom w:val="none" w:sz="0" w:space="0" w:color="auto"/>
            <w:right w:val="none" w:sz="0" w:space="0" w:color="auto"/>
          </w:divBdr>
        </w:div>
        <w:div w:id="909845861">
          <w:marLeft w:val="640"/>
          <w:marRight w:val="0"/>
          <w:marTop w:val="0"/>
          <w:marBottom w:val="0"/>
          <w:divBdr>
            <w:top w:val="none" w:sz="0" w:space="0" w:color="auto"/>
            <w:left w:val="none" w:sz="0" w:space="0" w:color="auto"/>
            <w:bottom w:val="none" w:sz="0" w:space="0" w:color="auto"/>
            <w:right w:val="none" w:sz="0" w:space="0" w:color="auto"/>
          </w:divBdr>
        </w:div>
        <w:div w:id="758142858">
          <w:marLeft w:val="640"/>
          <w:marRight w:val="0"/>
          <w:marTop w:val="0"/>
          <w:marBottom w:val="0"/>
          <w:divBdr>
            <w:top w:val="none" w:sz="0" w:space="0" w:color="auto"/>
            <w:left w:val="none" w:sz="0" w:space="0" w:color="auto"/>
            <w:bottom w:val="none" w:sz="0" w:space="0" w:color="auto"/>
            <w:right w:val="none" w:sz="0" w:space="0" w:color="auto"/>
          </w:divBdr>
        </w:div>
        <w:div w:id="1878394395">
          <w:marLeft w:val="640"/>
          <w:marRight w:val="0"/>
          <w:marTop w:val="0"/>
          <w:marBottom w:val="0"/>
          <w:divBdr>
            <w:top w:val="none" w:sz="0" w:space="0" w:color="auto"/>
            <w:left w:val="none" w:sz="0" w:space="0" w:color="auto"/>
            <w:bottom w:val="none" w:sz="0" w:space="0" w:color="auto"/>
            <w:right w:val="none" w:sz="0" w:space="0" w:color="auto"/>
          </w:divBdr>
        </w:div>
        <w:div w:id="1324966910">
          <w:marLeft w:val="640"/>
          <w:marRight w:val="0"/>
          <w:marTop w:val="0"/>
          <w:marBottom w:val="0"/>
          <w:divBdr>
            <w:top w:val="none" w:sz="0" w:space="0" w:color="auto"/>
            <w:left w:val="none" w:sz="0" w:space="0" w:color="auto"/>
            <w:bottom w:val="none" w:sz="0" w:space="0" w:color="auto"/>
            <w:right w:val="none" w:sz="0" w:space="0" w:color="auto"/>
          </w:divBdr>
        </w:div>
        <w:div w:id="985352244">
          <w:marLeft w:val="640"/>
          <w:marRight w:val="0"/>
          <w:marTop w:val="0"/>
          <w:marBottom w:val="0"/>
          <w:divBdr>
            <w:top w:val="none" w:sz="0" w:space="0" w:color="auto"/>
            <w:left w:val="none" w:sz="0" w:space="0" w:color="auto"/>
            <w:bottom w:val="none" w:sz="0" w:space="0" w:color="auto"/>
            <w:right w:val="none" w:sz="0" w:space="0" w:color="auto"/>
          </w:divBdr>
        </w:div>
        <w:div w:id="162749492">
          <w:marLeft w:val="640"/>
          <w:marRight w:val="0"/>
          <w:marTop w:val="0"/>
          <w:marBottom w:val="0"/>
          <w:divBdr>
            <w:top w:val="none" w:sz="0" w:space="0" w:color="auto"/>
            <w:left w:val="none" w:sz="0" w:space="0" w:color="auto"/>
            <w:bottom w:val="none" w:sz="0" w:space="0" w:color="auto"/>
            <w:right w:val="none" w:sz="0" w:space="0" w:color="auto"/>
          </w:divBdr>
        </w:div>
        <w:div w:id="1499232209">
          <w:marLeft w:val="640"/>
          <w:marRight w:val="0"/>
          <w:marTop w:val="0"/>
          <w:marBottom w:val="0"/>
          <w:divBdr>
            <w:top w:val="none" w:sz="0" w:space="0" w:color="auto"/>
            <w:left w:val="none" w:sz="0" w:space="0" w:color="auto"/>
            <w:bottom w:val="none" w:sz="0" w:space="0" w:color="auto"/>
            <w:right w:val="none" w:sz="0" w:space="0" w:color="auto"/>
          </w:divBdr>
        </w:div>
        <w:div w:id="1245191504">
          <w:marLeft w:val="640"/>
          <w:marRight w:val="0"/>
          <w:marTop w:val="0"/>
          <w:marBottom w:val="0"/>
          <w:divBdr>
            <w:top w:val="none" w:sz="0" w:space="0" w:color="auto"/>
            <w:left w:val="none" w:sz="0" w:space="0" w:color="auto"/>
            <w:bottom w:val="none" w:sz="0" w:space="0" w:color="auto"/>
            <w:right w:val="none" w:sz="0" w:space="0" w:color="auto"/>
          </w:divBdr>
        </w:div>
        <w:div w:id="132410352">
          <w:marLeft w:val="640"/>
          <w:marRight w:val="0"/>
          <w:marTop w:val="0"/>
          <w:marBottom w:val="0"/>
          <w:divBdr>
            <w:top w:val="none" w:sz="0" w:space="0" w:color="auto"/>
            <w:left w:val="none" w:sz="0" w:space="0" w:color="auto"/>
            <w:bottom w:val="none" w:sz="0" w:space="0" w:color="auto"/>
            <w:right w:val="none" w:sz="0" w:space="0" w:color="auto"/>
          </w:divBdr>
        </w:div>
        <w:div w:id="249244493">
          <w:marLeft w:val="640"/>
          <w:marRight w:val="0"/>
          <w:marTop w:val="0"/>
          <w:marBottom w:val="0"/>
          <w:divBdr>
            <w:top w:val="none" w:sz="0" w:space="0" w:color="auto"/>
            <w:left w:val="none" w:sz="0" w:space="0" w:color="auto"/>
            <w:bottom w:val="none" w:sz="0" w:space="0" w:color="auto"/>
            <w:right w:val="none" w:sz="0" w:space="0" w:color="auto"/>
          </w:divBdr>
        </w:div>
        <w:div w:id="922837754">
          <w:marLeft w:val="640"/>
          <w:marRight w:val="0"/>
          <w:marTop w:val="0"/>
          <w:marBottom w:val="0"/>
          <w:divBdr>
            <w:top w:val="none" w:sz="0" w:space="0" w:color="auto"/>
            <w:left w:val="none" w:sz="0" w:space="0" w:color="auto"/>
            <w:bottom w:val="none" w:sz="0" w:space="0" w:color="auto"/>
            <w:right w:val="none" w:sz="0" w:space="0" w:color="auto"/>
          </w:divBdr>
        </w:div>
        <w:div w:id="1215586480">
          <w:marLeft w:val="640"/>
          <w:marRight w:val="0"/>
          <w:marTop w:val="0"/>
          <w:marBottom w:val="0"/>
          <w:divBdr>
            <w:top w:val="none" w:sz="0" w:space="0" w:color="auto"/>
            <w:left w:val="none" w:sz="0" w:space="0" w:color="auto"/>
            <w:bottom w:val="none" w:sz="0" w:space="0" w:color="auto"/>
            <w:right w:val="none" w:sz="0" w:space="0" w:color="auto"/>
          </w:divBdr>
        </w:div>
        <w:div w:id="1979071771">
          <w:marLeft w:val="640"/>
          <w:marRight w:val="0"/>
          <w:marTop w:val="0"/>
          <w:marBottom w:val="0"/>
          <w:divBdr>
            <w:top w:val="none" w:sz="0" w:space="0" w:color="auto"/>
            <w:left w:val="none" w:sz="0" w:space="0" w:color="auto"/>
            <w:bottom w:val="none" w:sz="0" w:space="0" w:color="auto"/>
            <w:right w:val="none" w:sz="0" w:space="0" w:color="auto"/>
          </w:divBdr>
        </w:div>
        <w:div w:id="1465194631">
          <w:marLeft w:val="640"/>
          <w:marRight w:val="0"/>
          <w:marTop w:val="0"/>
          <w:marBottom w:val="0"/>
          <w:divBdr>
            <w:top w:val="none" w:sz="0" w:space="0" w:color="auto"/>
            <w:left w:val="none" w:sz="0" w:space="0" w:color="auto"/>
            <w:bottom w:val="none" w:sz="0" w:space="0" w:color="auto"/>
            <w:right w:val="none" w:sz="0" w:space="0" w:color="auto"/>
          </w:divBdr>
        </w:div>
        <w:div w:id="1960640654">
          <w:marLeft w:val="640"/>
          <w:marRight w:val="0"/>
          <w:marTop w:val="0"/>
          <w:marBottom w:val="0"/>
          <w:divBdr>
            <w:top w:val="none" w:sz="0" w:space="0" w:color="auto"/>
            <w:left w:val="none" w:sz="0" w:space="0" w:color="auto"/>
            <w:bottom w:val="none" w:sz="0" w:space="0" w:color="auto"/>
            <w:right w:val="none" w:sz="0" w:space="0" w:color="auto"/>
          </w:divBdr>
        </w:div>
        <w:div w:id="1160656572">
          <w:marLeft w:val="640"/>
          <w:marRight w:val="0"/>
          <w:marTop w:val="0"/>
          <w:marBottom w:val="0"/>
          <w:divBdr>
            <w:top w:val="none" w:sz="0" w:space="0" w:color="auto"/>
            <w:left w:val="none" w:sz="0" w:space="0" w:color="auto"/>
            <w:bottom w:val="none" w:sz="0" w:space="0" w:color="auto"/>
            <w:right w:val="none" w:sz="0" w:space="0" w:color="auto"/>
          </w:divBdr>
        </w:div>
        <w:div w:id="1787233325">
          <w:marLeft w:val="640"/>
          <w:marRight w:val="0"/>
          <w:marTop w:val="0"/>
          <w:marBottom w:val="0"/>
          <w:divBdr>
            <w:top w:val="none" w:sz="0" w:space="0" w:color="auto"/>
            <w:left w:val="none" w:sz="0" w:space="0" w:color="auto"/>
            <w:bottom w:val="none" w:sz="0" w:space="0" w:color="auto"/>
            <w:right w:val="none" w:sz="0" w:space="0" w:color="auto"/>
          </w:divBdr>
        </w:div>
        <w:div w:id="709570750">
          <w:marLeft w:val="640"/>
          <w:marRight w:val="0"/>
          <w:marTop w:val="0"/>
          <w:marBottom w:val="0"/>
          <w:divBdr>
            <w:top w:val="none" w:sz="0" w:space="0" w:color="auto"/>
            <w:left w:val="none" w:sz="0" w:space="0" w:color="auto"/>
            <w:bottom w:val="none" w:sz="0" w:space="0" w:color="auto"/>
            <w:right w:val="none" w:sz="0" w:space="0" w:color="auto"/>
          </w:divBdr>
        </w:div>
        <w:div w:id="67070592">
          <w:marLeft w:val="640"/>
          <w:marRight w:val="0"/>
          <w:marTop w:val="0"/>
          <w:marBottom w:val="0"/>
          <w:divBdr>
            <w:top w:val="none" w:sz="0" w:space="0" w:color="auto"/>
            <w:left w:val="none" w:sz="0" w:space="0" w:color="auto"/>
            <w:bottom w:val="none" w:sz="0" w:space="0" w:color="auto"/>
            <w:right w:val="none" w:sz="0" w:space="0" w:color="auto"/>
          </w:divBdr>
        </w:div>
        <w:div w:id="1702630471">
          <w:marLeft w:val="640"/>
          <w:marRight w:val="0"/>
          <w:marTop w:val="0"/>
          <w:marBottom w:val="0"/>
          <w:divBdr>
            <w:top w:val="none" w:sz="0" w:space="0" w:color="auto"/>
            <w:left w:val="none" w:sz="0" w:space="0" w:color="auto"/>
            <w:bottom w:val="none" w:sz="0" w:space="0" w:color="auto"/>
            <w:right w:val="none" w:sz="0" w:space="0" w:color="auto"/>
          </w:divBdr>
        </w:div>
        <w:div w:id="2067949098">
          <w:marLeft w:val="640"/>
          <w:marRight w:val="0"/>
          <w:marTop w:val="0"/>
          <w:marBottom w:val="0"/>
          <w:divBdr>
            <w:top w:val="none" w:sz="0" w:space="0" w:color="auto"/>
            <w:left w:val="none" w:sz="0" w:space="0" w:color="auto"/>
            <w:bottom w:val="none" w:sz="0" w:space="0" w:color="auto"/>
            <w:right w:val="none" w:sz="0" w:space="0" w:color="auto"/>
          </w:divBdr>
        </w:div>
        <w:div w:id="2012486958">
          <w:marLeft w:val="640"/>
          <w:marRight w:val="0"/>
          <w:marTop w:val="0"/>
          <w:marBottom w:val="0"/>
          <w:divBdr>
            <w:top w:val="none" w:sz="0" w:space="0" w:color="auto"/>
            <w:left w:val="none" w:sz="0" w:space="0" w:color="auto"/>
            <w:bottom w:val="none" w:sz="0" w:space="0" w:color="auto"/>
            <w:right w:val="none" w:sz="0" w:space="0" w:color="auto"/>
          </w:divBdr>
        </w:div>
        <w:div w:id="2009794682">
          <w:marLeft w:val="640"/>
          <w:marRight w:val="0"/>
          <w:marTop w:val="0"/>
          <w:marBottom w:val="0"/>
          <w:divBdr>
            <w:top w:val="none" w:sz="0" w:space="0" w:color="auto"/>
            <w:left w:val="none" w:sz="0" w:space="0" w:color="auto"/>
            <w:bottom w:val="none" w:sz="0" w:space="0" w:color="auto"/>
            <w:right w:val="none" w:sz="0" w:space="0" w:color="auto"/>
          </w:divBdr>
        </w:div>
        <w:div w:id="1043483691">
          <w:marLeft w:val="640"/>
          <w:marRight w:val="0"/>
          <w:marTop w:val="0"/>
          <w:marBottom w:val="0"/>
          <w:divBdr>
            <w:top w:val="none" w:sz="0" w:space="0" w:color="auto"/>
            <w:left w:val="none" w:sz="0" w:space="0" w:color="auto"/>
            <w:bottom w:val="none" w:sz="0" w:space="0" w:color="auto"/>
            <w:right w:val="none" w:sz="0" w:space="0" w:color="auto"/>
          </w:divBdr>
        </w:div>
        <w:div w:id="922105516">
          <w:marLeft w:val="640"/>
          <w:marRight w:val="0"/>
          <w:marTop w:val="0"/>
          <w:marBottom w:val="0"/>
          <w:divBdr>
            <w:top w:val="none" w:sz="0" w:space="0" w:color="auto"/>
            <w:left w:val="none" w:sz="0" w:space="0" w:color="auto"/>
            <w:bottom w:val="none" w:sz="0" w:space="0" w:color="auto"/>
            <w:right w:val="none" w:sz="0" w:space="0" w:color="auto"/>
          </w:divBdr>
        </w:div>
        <w:div w:id="134369845">
          <w:marLeft w:val="640"/>
          <w:marRight w:val="0"/>
          <w:marTop w:val="0"/>
          <w:marBottom w:val="0"/>
          <w:divBdr>
            <w:top w:val="none" w:sz="0" w:space="0" w:color="auto"/>
            <w:left w:val="none" w:sz="0" w:space="0" w:color="auto"/>
            <w:bottom w:val="none" w:sz="0" w:space="0" w:color="auto"/>
            <w:right w:val="none" w:sz="0" w:space="0" w:color="auto"/>
          </w:divBdr>
        </w:div>
        <w:div w:id="1653606246">
          <w:marLeft w:val="640"/>
          <w:marRight w:val="0"/>
          <w:marTop w:val="0"/>
          <w:marBottom w:val="0"/>
          <w:divBdr>
            <w:top w:val="none" w:sz="0" w:space="0" w:color="auto"/>
            <w:left w:val="none" w:sz="0" w:space="0" w:color="auto"/>
            <w:bottom w:val="none" w:sz="0" w:space="0" w:color="auto"/>
            <w:right w:val="none" w:sz="0" w:space="0" w:color="auto"/>
          </w:divBdr>
        </w:div>
        <w:div w:id="1798716690">
          <w:marLeft w:val="640"/>
          <w:marRight w:val="0"/>
          <w:marTop w:val="0"/>
          <w:marBottom w:val="0"/>
          <w:divBdr>
            <w:top w:val="none" w:sz="0" w:space="0" w:color="auto"/>
            <w:left w:val="none" w:sz="0" w:space="0" w:color="auto"/>
            <w:bottom w:val="none" w:sz="0" w:space="0" w:color="auto"/>
            <w:right w:val="none" w:sz="0" w:space="0" w:color="auto"/>
          </w:divBdr>
        </w:div>
        <w:div w:id="1653294890">
          <w:marLeft w:val="640"/>
          <w:marRight w:val="0"/>
          <w:marTop w:val="0"/>
          <w:marBottom w:val="0"/>
          <w:divBdr>
            <w:top w:val="none" w:sz="0" w:space="0" w:color="auto"/>
            <w:left w:val="none" w:sz="0" w:space="0" w:color="auto"/>
            <w:bottom w:val="none" w:sz="0" w:space="0" w:color="auto"/>
            <w:right w:val="none" w:sz="0" w:space="0" w:color="auto"/>
          </w:divBdr>
        </w:div>
        <w:div w:id="922909438">
          <w:marLeft w:val="640"/>
          <w:marRight w:val="0"/>
          <w:marTop w:val="0"/>
          <w:marBottom w:val="0"/>
          <w:divBdr>
            <w:top w:val="none" w:sz="0" w:space="0" w:color="auto"/>
            <w:left w:val="none" w:sz="0" w:space="0" w:color="auto"/>
            <w:bottom w:val="none" w:sz="0" w:space="0" w:color="auto"/>
            <w:right w:val="none" w:sz="0" w:space="0" w:color="auto"/>
          </w:divBdr>
        </w:div>
        <w:div w:id="306597040">
          <w:marLeft w:val="640"/>
          <w:marRight w:val="0"/>
          <w:marTop w:val="0"/>
          <w:marBottom w:val="0"/>
          <w:divBdr>
            <w:top w:val="none" w:sz="0" w:space="0" w:color="auto"/>
            <w:left w:val="none" w:sz="0" w:space="0" w:color="auto"/>
            <w:bottom w:val="none" w:sz="0" w:space="0" w:color="auto"/>
            <w:right w:val="none" w:sz="0" w:space="0" w:color="auto"/>
          </w:divBdr>
        </w:div>
        <w:div w:id="515266042">
          <w:marLeft w:val="640"/>
          <w:marRight w:val="0"/>
          <w:marTop w:val="0"/>
          <w:marBottom w:val="0"/>
          <w:divBdr>
            <w:top w:val="none" w:sz="0" w:space="0" w:color="auto"/>
            <w:left w:val="none" w:sz="0" w:space="0" w:color="auto"/>
            <w:bottom w:val="none" w:sz="0" w:space="0" w:color="auto"/>
            <w:right w:val="none" w:sz="0" w:space="0" w:color="auto"/>
          </w:divBdr>
        </w:div>
      </w:divsChild>
    </w:div>
    <w:div w:id="1792239397">
      <w:bodyDiv w:val="1"/>
      <w:marLeft w:val="0"/>
      <w:marRight w:val="0"/>
      <w:marTop w:val="0"/>
      <w:marBottom w:val="0"/>
      <w:divBdr>
        <w:top w:val="none" w:sz="0" w:space="0" w:color="auto"/>
        <w:left w:val="none" w:sz="0" w:space="0" w:color="auto"/>
        <w:bottom w:val="none" w:sz="0" w:space="0" w:color="auto"/>
        <w:right w:val="none" w:sz="0" w:space="0" w:color="auto"/>
      </w:divBdr>
      <w:divsChild>
        <w:div w:id="1712414603">
          <w:marLeft w:val="640"/>
          <w:marRight w:val="0"/>
          <w:marTop w:val="0"/>
          <w:marBottom w:val="0"/>
          <w:divBdr>
            <w:top w:val="none" w:sz="0" w:space="0" w:color="auto"/>
            <w:left w:val="none" w:sz="0" w:space="0" w:color="auto"/>
            <w:bottom w:val="none" w:sz="0" w:space="0" w:color="auto"/>
            <w:right w:val="none" w:sz="0" w:space="0" w:color="auto"/>
          </w:divBdr>
        </w:div>
        <w:div w:id="2045447523">
          <w:marLeft w:val="640"/>
          <w:marRight w:val="0"/>
          <w:marTop w:val="0"/>
          <w:marBottom w:val="0"/>
          <w:divBdr>
            <w:top w:val="none" w:sz="0" w:space="0" w:color="auto"/>
            <w:left w:val="none" w:sz="0" w:space="0" w:color="auto"/>
            <w:bottom w:val="none" w:sz="0" w:space="0" w:color="auto"/>
            <w:right w:val="none" w:sz="0" w:space="0" w:color="auto"/>
          </w:divBdr>
        </w:div>
        <w:div w:id="310403509">
          <w:marLeft w:val="640"/>
          <w:marRight w:val="0"/>
          <w:marTop w:val="0"/>
          <w:marBottom w:val="0"/>
          <w:divBdr>
            <w:top w:val="none" w:sz="0" w:space="0" w:color="auto"/>
            <w:left w:val="none" w:sz="0" w:space="0" w:color="auto"/>
            <w:bottom w:val="none" w:sz="0" w:space="0" w:color="auto"/>
            <w:right w:val="none" w:sz="0" w:space="0" w:color="auto"/>
          </w:divBdr>
        </w:div>
        <w:div w:id="1989169638">
          <w:marLeft w:val="640"/>
          <w:marRight w:val="0"/>
          <w:marTop w:val="0"/>
          <w:marBottom w:val="0"/>
          <w:divBdr>
            <w:top w:val="none" w:sz="0" w:space="0" w:color="auto"/>
            <w:left w:val="none" w:sz="0" w:space="0" w:color="auto"/>
            <w:bottom w:val="none" w:sz="0" w:space="0" w:color="auto"/>
            <w:right w:val="none" w:sz="0" w:space="0" w:color="auto"/>
          </w:divBdr>
        </w:div>
        <w:div w:id="1912962774">
          <w:marLeft w:val="640"/>
          <w:marRight w:val="0"/>
          <w:marTop w:val="0"/>
          <w:marBottom w:val="0"/>
          <w:divBdr>
            <w:top w:val="none" w:sz="0" w:space="0" w:color="auto"/>
            <w:left w:val="none" w:sz="0" w:space="0" w:color="auto"/>
            <w:bottom w:val="none" w:sz="0" w:space="0" w:color="auto"/>
            <w:right w:val="none" w:sz="0" w:space="0" w:color="auto"/>
          </w:divBdr>
        </w:div>
        <w:div w:id="1936476290">
          <w:marLeft w:val="640"/>
          <w:marRight w:val="0"/>
          <w:marTop w:val="0"/>
          <w:marBottom w:val="0"/>
          <w:divBdr>
            <w:top w:val="none" w:sz="0" w:space="0" w:color="auto"/>
            <w:left w:val="none" w:sz="0" w:space="0" w:color="auto"/>
            <w:bottom w:val="none" w:sz="0" w:space="0" w:color="auto"/>
            <w:right w:val="none" w:sz="0" w:space="0" w:color="auto"/>
          </w:divBdr>
        </w:div>
        <w:div w:id="879704756">
          <w:marLeft w:val="640"/>
          <w:marRight w:val="0"/>
          <w:marTop w:val="0"/>
          <w:marBottom w:val="0"/>
          <w:divBdr>
            <w:top w:val="none" w:sz="0" w:space="0" w:color="auto"/>
            <w:left w:val="none" w:sz="0" w:space="0" w:color="auto"/>
            <w:bottom w:val="none" w:sz="0" w:space="0" w:color="auto"/>
            <w:right w:val="none" w:sz="0" w:space="0" w:color="auto"/>
          </w:divBdr>
        </w:div>
        <w:div w:id="311326550">
          <w:marLeft w:val="640"/>
          <w:marRight w:val="0"/>
          <w:marTop w:val="0"/>
          <w:marBottom w:val="0"/>
          <w:divBdr>
            <w:top w:val="none" w:sz="0" w:space="0" w:color="auto"/>
            <w:left w:val="none" w:sz="0" w:space="0" w:color="auto"/>
            <w:bottom w:val="none" w:sz="0" w:space="0" w:color="auto"/>
            <w:right w:val="none" w:sz="0" w:space="0" w:color="auto"/>
          </w:divBdr>
        </w:div>
        <w:div w:id="1233813082">
          <w:marLeft w:val="640"/>
          <w:marRight w:val="0"/>
          <w:marTop w:val="0"/>
          <w:marBottom w:val="0"/>
          <w:divBdr>
            <w:top w:val="none" w:sz="0" w:space="0" w:color="auto"/>
            <w:left w:val="none" w:sz="0" w:space="0" w:color="auto"/>
            <w:bottom w:val="none" w:sz="0" w:space="0" w:color="auto"/>
            <w:right w:val="none" w:sz="0" w:space="0" w:color="auto"/>
          </w:divBdr>
        </w:div>
        <w:div w:id="1593077958">
          <w:marLeft w:val="640"/>
          <w:marRight w:val="0"/>
          <w:marTop w:val="0"/>
          <w:marBottom w:val="0"/>
          <w:divBdr>
            <w:top w:val="none" w:sz="0" w:space="0" w:color="auto"/>
            <w:left w:val="none" w:sz="0" w:space="0" w:color="auto"/>
            <w:bottom w:val="none" w:sz="0" w:space="0" w:color="auto"/>
            <w:right w:val="none" w:sz="0" w:space="0" w:color="auto"/>
          </w:divBdr>
        </w:div>
        <w:div w:id="2000889744">
          <w:marLeft w:val="640"/>
          <w:marRight w:val="0"/>
          <w:marTop w:val="0"/>
          <w:marBottom w:val="0"/>
          <w:divBdr>
            <w:top w:val="none" w:sz="0" w:space="0" w:color="auto"/>
            <w:left w:val="none" w:sz="0" w:space="0" w:color="auto"/>
            <w:bottom w:val="none" w:sz="0" w:space="0" w:color="auto"/>
            <w:right w:val="none" w:sz="0" w:space="0" w:color="auto"/>
          </w:divBdr>
        </w:div>
        <w:div w:id="1364593978">
          <w:marLeft w:val="640"/>
          <w:marRight w:val="0"/>
          <w:marTop w:val="0"/>
          <w:marBottom w:val="0"/>
          <w:divBdr>
            <w:top w:val="none" w:sz="0" w:space="0" w:color="auto"/>
            <w:left w:val="none" w:sz="0" w:space="0" w:color="auto"/>
            <w:bottom w:val="none" w:sz="0" w:space="0" w:color="auto"/>
            <w:right w:val="none" w:sz="0" w:space="0" w:color="auto"/>
          </w:divBdr>
        </w:div>
        <w:div w:id="2144080773">
          <w:marLeft w:val="640"/>
          <w:marRight w:val="0"/>
          <w:marTop w:val="0"/>
          <w:marBottom w:val="0"/>
          <w:divBdr>
            <w:top w:val="none" w:sz="0" w:space="0" w:color="auto"/>
            <w:left w:val="none" w:sz="0" w:space="0" w:color="auto"/>
            <w:bottom w:val="none" w:sz="0" w:space="0" w:color="auto"/>
            <w:right w:val="none" w:sz="0" w:space="0" w:color="auto"/>
          </w:divBdr>
        </w:div>
        <w:div w:id="1797599737">
          <w:marLeft w:val="640"/>
          <w:marRight w:val="0"/>
          <w:marTop w:val="0"/>
          <w:marBottom w:val="0"/>
          <w:divBdr>
            <w:top w:val="none" w:sz="0" w:space="0" w:color="auto"/>
            <w:left w:val="none" w:sz="0" w:space="0" w:color="auto"/>
            <w:bottom w:val="none" w:sz="0" w:space="0" w:color="auto"/>
            <w:right w:val="none" w:sz="0" w:space="0" w:color="auto"/>
          </w:divBdr>
        </w:div>
        <w:div w:id="798306666">
          <w:marLeft w:val="640"/>
          <w:marRight w:val="0"/>
          <w:marTop w:val="0"/>
          <w:marBottom w:val="0"/>
          <w:divBdr>
            <w:top w:val="none" w:sz="0" w:space="0" w:color="auto"/>
            <w:left w:val="none" w:sz="0" w:space="0" w:color="auto"/>
            <w:bottom w:val="none" w:sz="0" w:space="0" w:color="auto"/>
            <w:right w:val="none" w:sz="0" w:space="0" w:color="auto"/>
          </w:divBdr>
        </w:div>
        <w:div w:id="856425448">
          <w:marLeft w:val="640"/>
          <w:marRight w:val="0"/>
          <w:marTop w:val="0"/>
          <w:marBottom w:val="0"/>
          <w:divBdr>
            <w:top w:val="none" w:sz="0" w:space="0" w:color="auto"/>
            <w:left w:val="none" w:sz="0" w:space="0" w:color="auto"/>
            <w:bottom w:val="none" w:sz="0" w:space="0" w:color="auto"/>
            <w:right w:val="none" w:sz="0" w:space="0" w:color="auto"/>
          </w:divBdr>
        </w:div>
        <w:div w:id="1445690335">
          <w:marLeft w:val="640"/>
          <w:marRight w:val="0"/>
          <w:marTop w:val="0"/>
          <w:marBottom w:val="0"/>
          <w:divBdr>
            <w:top w:val="none" w:sz="0" w:space="0" w:color="auto"/>
            <w:left w:val="none" w:sz="0" w:space="0" w:color="auto"/>
            <w:bottom w:val="none" w:sz="0" w:space="0" w:color="auto"/>
            <w:right w:val="none" w:sz="0" w:space="0" w:color="auto"/>
          </w:divBdr>
        </w:div>
        <w:div w:id="1369455953">
          <w:marLeft w:val="640"/>
          <w:marRight w:val="0"/>
          <w:marTop w:val="0"/>
          <w:marBottom w:val="0"/>
          <w:divBdr>
            <w:top w:val="none" w:sz="0" w:space="0" w:color="auto"/>
            <w:left w:val="none" w:sz="0" w:space="0" w:color="auto"/>
            <w:bottom w:val="none" w:sz="0" w:space="0" w:color="auto"/>
            <w:right w:val="none" w:sz="0" w:space="0" w:color="auto"/>
          </w:divBdr>
        </w:div>
        <w:div w:id="1558782561">
          <w:marLeft w:val="640"/>
          <w:marRight w:val="0"/>
          <w:marTop w:val="0"/>
          <w:marBottom w:val="0"/>
          <w:divBdr>
            <w:top w:val="none" w:sz="0" w:space="0" w:color="auto"/>
            <w:left w:val="none" w:sz="0" w:space="0" w:color="auto"/>
            <w:bottom w:val="none" w:sz="0" w:space="0" w:color="auto"/>
            <w:right w:val="none" w:sz="0" w:space="0" w:color="auto"/>
          </w:divBdr>
        </w:div>
        <w:div w:id="1870876870">
          <w:marLeft w:val="640"/>
          <w:marRight w:val="0"/>
          <w:marTop w:val="0"/>
          <w:marBottom w:val="0"/>
          <w:divBdr>
            <w:top w:val="none" w:sz="0" w:space="0" w:color="auto"/>
            <w:left w:val="none" w:sz="0" w:space="0" w:color="auto"/>
            <w:bottom w:val="none" w:sz="0" w:space="0" w:color="auto"/>
            <w:right w:val="none" w:sz="0" w:space="0" w:color="auto"/>
          </w:divBdr>
        </w:div>
        <w:div w:id="1618679648">
          <w:marLeft w:val="640"/>
          <w:marRight w:val="0"/>
          <w:marTop w:val="0"/>
          <w:marBottom w:val="0"/>
          <w:divBdr>
            <w:top w:val="none" w:sz="0" w:space="0" w:color="auto"/>
            <w:left w:val="none" w:sz="0" w:space="0" w:color="auto"/>
            <w:bottom w:val="none" w:sz="0" w:space="0" w:color="auto"/>
            <w:right w:val="none" w:sz="0" w:space="0" w:color="auto"/>
          </w:divBdr>
        </w:div>
        <w:div w:id="1291667239">
          <w:marLeft w:val="640"/>
          <w:marRight w:val="0"/>
          <w:marTop w:val="0"/>
          <w:marBottom w:val="0"/>
          <w:divBdr>
            <w:top w:val="none" w:sz="0" w:space="0" w:color="auto"/>
            <w:left w:val="none" w:sz="0" w:space="0" w:color="auto"/>
            <w:bottom w:val="none" w:sz="0" w:space="0" w:color="auto"/>
            <w:right w:val="none" w:sz="0" w:space="0" w:color="auto"/>
          </w:divBdr>
        </w:div>
        <w:div w:id="1067218552">
          <w:marLeft w:val="640"/>
          <w:marRight w:val="0"/>
          <w:marTop w:val="0"/>
          <w:marBottom w:val="0"/>
          <w:divBdr>
            <w:top w:val="none" w:sz="0" w:space="0" w:color="auto"/>
            <w:left w:val="none" w:sz="0" w:space="0" w:color="auto"/>
            <w:bottom w:val="none" w:sz="0" w:space="0" w:color="auto"/>
            <w:right w:val="none" w:sz="0" w:space="0" w:color="auto"/>
          </w:divBdr>
        </w:div>
        <w:div w:id="28382316">
          <w:marLeft w:val="640"/>
          <w:marRight w:val="0"/>
          <w:marTop w:val="0"/>
          <w:marBottom w:val="0"/>
          <w:divBdr>
            <w:top w:val="none" w:sz="0" w:space="0" w:color="auto"/>
            <w:left w:val="none" w:sz="0" w:space="0" w:color="auto"/>
            <w:bottom w:val="none" w:sz="0" w:space="0" w:color="auto"/>
            <w:right w:val="none" w:sz="0" w:space="0" w:color="auto"/>
          </w:divBdr>
        </w:div>
        <w:div w:id="108282339">
          <w:marLeft w:val="640"/>
          <w:marRight w:val="0"/>
          <w:marTop w:val="0"/>
          <w:marBottom w:val="0"/>
          <w:divBdr>
            <w:top w:val="none" w:sz="0" w:space="0" w:color="auto"/>
            <w:left w:val="none" w:sz="0" w:space="0" w:color="auto"/>
            <w:bottom w:val="none" w:sz="0" w:space="0" w:color="auto"/>
            <w:right w:val="none" w:sz="0" w:space="0" w:color="auto"/>
          </w:divBdr>
        </w:div>
        <w:div w:id="1290236032">
          <w:marLeft w:val="640"/>
          <w:marRight w:val="0"/>
          <w:marTop w:val="0"/>
          <w:marBottom w:val="0"/>
          <w:divBdr>
            <w:top w:val="none" w:sz="0" w:space="0" w:color="auto"/>
            <w:left w:val="none" w:sz="0" w:space="0" w:color="auto"/>
            <w:bottom w:val="none" w:sz="0" w:space="0" w:color="auto"/>
            <w:right w:val="none" w:sz="0" w:space="0" w:color="auto"/>
          </w:divBdr>
        </w:div>
        <w:div w:id="421922883">
          <w:marLeft w:val="640"/>
          <w:marRight w:val="0"/>
          <w:marTop w:val="0"/>
          <w:marBottom w:val="0"/>
          <w:divBdr>
            <w:top w:val="none" w:sz="0" w:space="0" w:color="auto"/>
            <w:left w:val="none" w:sz="0" w:space="0" w:color="auto"/>
            <w:bottom w:val="none" w:sz="0" w:space="0" w:color="auto"/>
            <w:right w:val="none" w:sz="0" w:space="0" w:color="auto"/>
          </w:divBdr>
        </w:div>
        <w:div w:id="262691023">
          <w:marLeft w:val="640"/>
          <w:marRight w:val="0"/>
          <w:marTop w:val="0"/>
          <w:marBottom w:val="0"/>
          <w:divBdr>
            <w:top w:val="none" w:sz="0" w:space="0" w:color="auto"/>
            <w:left w:val="none" w:sz="0" w:space="0" w:color="auto"/>
            <w:bottom w:val="none" w:sz="0" w:space="0" w:color="auto"/>
            <w:right w:val="none" w:sz="0" w:space="0" w:color="auto"/>
          </w:divBdr>
        </w:div>
        <w:div w:id="453909643">
          <w:marLeft w:val="640"/>
          <w:marRight w:val="0"/>
          <w:marTop w:val="0"/>
          <w:marBottom w:val="0"/>
          <w:divBdr>
            <w:top w:val="none" w:sz="0" w:space="0" w:color="auto"/>
            <w:left w:val="none" w:sz="0" w:space="0" w:color="auto"/>
            <w:bottom w:val="none" w:sz="0" w:space="0" w:color="auto"/>
            <w:right w:val="none" w:sz="0" w:space="0" w:color="auto"/>
          </w:divBdr>
        </w:div>
        <w:div w:id="352849145">
          <w:marLeft w:val="640"/>
          <w:marRight w:val="0"/>
          <w:marTop w:val="0"/>
          <w:marBottom w:val="0"/>
          <w:divBdr>
            <w:top w:val="none" w:sz="0" w:space="0" w:color="auto"/>
            <w:left w:val="none" w:sz="0" w:space="0" w:color="auto"/>
            <w:bottom w:val="none" w:sz="0" w:space="0" w:color="auto"/>
            <w:right w:val="none" w:sz="0" w:space="0" w:color="auto"/>
          </w:divBdr>
        </w:div>
        <w:div w:id="940725734">
          <w:marLeft w:val="640"/>
          <w:marRight w:val="0"/>
          <w:marTop w:val="0"/>
          <w:marBottom w:val="0"/>
          <w:divBdr>
            <w:top w:val="none" w:sz="0" w:space="0" w:color="auto"/>
            <w:left w:val="none" w:sz="0" w:space="0" w:color="auto"/>
            <w:bottom w:val="none" w:sz="0" w:space="0" w:color="auto"/>
            <w:right w:val="none" w:sz="0" w:space="0" w:color="auto"/>
          </w:divBdr>
        </w:div>
        <w:div w:id="1745101535">
          <w:marLeft w:val="640"/>
          <w:marRight w:val="0"/>
          <w:marTop w:val="0"/>
          <w:marBottom w:val="0"/>
          <w:divBdr>
            <w:top w:val="none" w:sz="0" w:space="0" w:color="auto"/>
            <w:left w:val="none" w:sz="0" w:space="0" w:color="auto"/>
            <w:bottom w:val="none" w:sz="0" w:space="0" w:color="auto"/>
            <w:right w:val="none" w:sz="0" w:space="0" w:color="auto"/>
          </w:divBdr>
        </w:div>
        <w:div w:id="1476336801">
          <w:marLeft w:val="640"/>
          <w:marRight w:val="0"/>
          <w:marTop w:val="0"/>
          <w:marBottom w:val="0"/>
          <w:divBdr>
            <w:top w:val="none" w:sz="0" w:space="0" w:color="auto"/>
            <w:left w:val="none" w:sz="0" w:space="0" w:color="auto"/>
            <w:bottom w:val="none" w:sz="0" w:space="0" w:color="auto"/>
            <w:right w:val="none" w:sz="0" w:space="0" w:color="auto"/>
          </w:divBdr>
        </w:div>
        <w:div w:id="1261647876">
          <w:marLeft w:val="640"/>
          <w:marRight w:val="0"/>
          <w:marTop w:val="0"/>
          <w:marBottom w:val="0"/>
          <w:divBdr>
            <w:top w:val="none" w:sz="0" w:space="0" w:color="auto"/>
            <w:left w:val="none" w:sz="0" w:space="0" w:color="auto"/>
            <w:bottom w:val="none" w:sz="0" w:space="0" w:color="auto"/>
            <w:right w:val="none" w:sz="0" w:space="0" w:color="auto"/>
          </w:divBdr>
        </w:div>
        <w:div w:id="2035233079">
          <w:marLeft w:val="640"/>
          <w:marRight w:val="0"/>
          <w:marTop w:val="0"/>
          <w:marBottom w:val="0"/>
          <w:divBdr>
            <w:top w:val="none" w:sz="0" w:space="0" w:color="auto"/>
            <w:left w:val="none" w:sz="0" w:space="0" w:color="auto"/>
            <w:bottom w:val="none" w:sz="0" w:space="0" w:color="auto"/>
            <w:right w:val="none" w:sz="0" w:space="0" w:color="auto"/>
          </w:divBdr>
        </w:div>
        <w:div w:id="592124992">
          <w:marLeft w:val="640"/>
          <w:marRight w:val="0"/>
          <w:marTop w:val="0"/>
          <w:marBottom w:val="0"/>
          <w:divBdr>
            <w:top w:val="none" w:sz="0" w:space="0" w:color="auto"/>
            <w:left w:val="none" w:sz="0" w:space="0" w:color="auto"/>
            <w:bottom w:val="none" w:sz="0" w:space="0" w:color="auto"/>
            <w:right w:val="none" w:sz="0" w:space="0" w:color="auto"/>
          </w:divBdr>
        </w:div>
        <w:div w:id="1390806737">
          <w:marLeft w:val="640"/>
          <w:marRight w:val="0"/>
          <w:marTop w:val="0"/>
          <w:marBottom w:val="0"/>
          <w:divBdr>
            <w:top w:val="none" w:sz="0" w:space="0" w:color="auto"/>
            <w:left w:val="none" w:sz="0" w:space="0" w:color="auto"/>
            <w:bottom w:val="none" w:sz="0" w:space="0" w:color="auto"/>
            <w:right w:val="none" w:sz="0" w:space="0" w:color="auto"/>
          </w:divBdr>
        </w:div>
        <w:div w:id="62683228">
          <w:marLeft w:val="640"/>
          <w:marRight w:val="0"/>
          <w:marTop w:val="0"/>
          <w:marBottom w:val="0"/>
          <w:divBdr>
            <w:top w:val="none" w:sz="0" w:space="0" w:color="auto"/>
            <w:left w:val="none" w:sz="0" w:space="0" w:color="auto"/>
            <w:bottom w:val="none" w:sz="0" w:space="0" w:color="auto"/>
            <w:right w:val="none" w:sz="0" w:space="0" w:color="auto"/>
          </w:divBdr>
        </w:div>
        <w:div w:id="175537510">
          <w:marLeft w:val="640"/>
          <w:marRight w:val="0"/>
          <w:marTop w:val="0"/>
          <w:marBottom w:val="0"/>
          <w:divBdr>
            <w:top w:val="none" w:sz="0" w:space="0" w:color="auto"/>
            <w:left w:val="none" w:sz="0" w:space="0" w:color="auto"/>
            <w:bottom w:val="none" w:sz="0" w:space="0" w:color="auto"/>
            <w:right w:val="none" w:sz="0" w:space="0" w:color="auto"/>
          </w:divBdr>
        </w:div>
        <w:div w:id="1317686772">
          <w:marLeft w:val="640"/>
          <w:marRight w:val="0"/>
          <w:marTop w:val="0"/>
          <w:marBottom w:val="0"/>
          <w:divBdr>
            <w:top w:val="none" w:sz="0" w:space="0" w:color="auto"/>
            <w:left w:val="none" w:sz="0" w:space="0" w:color="auto"/>
            <w:bottom w:val="none" w:sz="0" w:space="0" w:color="auto"/>
            <w:right w:val="none" w:sz="0" w:space="0" w:color="auto"/>
          </w:divBdr>
        </w:div>
        <w:div w:id="740371700">
          <w:marLeft w:val="640"/>
          <w:marRight w:val="0"/>
          <w:marTop w:val="0"/>
          <w:marBottom w:val="0"/>
          <w:divBdr>
            <w:top w:val="none" w:sz="0" w:space="0" w:color="auto"/>
            <w:left w:val="none" w:sz="0" w:space="0" w:color="auto"/>
            <w:bottom w:val="none" w:sz="0" w:space="0" w:color="auto"/>
            <w:right w:val="none" w:sz="0" w:space="0" w:color="auto"/>
          </w:divBdr>
        </w:div>
        <w:div w:id="876313793">
          <w:marLeft w:val="640"/>
          <w:marRight w:val="0"/>
          <w:marTop w:val="0"/>
          <w:marBottom w:val="0"/>
          <w:divBdr>
            <w:top w:val="none" w:sz="0" w:space="0" w:color="auto"/>
            <w:left w:val="none" w:sz="0" w:space="0" w:color="auto"/>
            <w:bottom w:val="none" w:sz="0" w:space="0" w:color="auto"/>
            <w:right w:val="none" w:sz="0" w:space="0" w:color="auto"/>
          </w:divBdr>
        </w:div>
        <w:div w:id="849878282">
          <w:marLeft w:val="640"/>
          <w:marRight w:val="0"/>
          <w:marTop w:val="0"/>
          <w:marBottom w:val="0"/>
          <w:divBdr>
            <w:top w:val="none" w:sz="0" w:space="0" w:color="auto"/>
            <w:left w:val="none" w:sz="0" w:space="0" w:color="auto"/>
            <w:bottom w:val="none" w:sz="0" w:space="0" w:color="auto"/>
            <w:right w:val="none" w:sz="0" w:space="0" w:color="auto"/>
          </w:divBdr>
        </w:div>
        <w:div w:id="490222557">
          <w:marLeft w:val="640"/>
          <w:marRight w:val="0"/>
          <w:marTop w:val="0"/>
          <w:marBottom w:val="0"/>
          <w:divBdr>
            <w:top w:val="none" w:sz="0" w:space="0" w:color="auto"/>
            <w:left w:val="none" w:sz="0" w:space="0" w:color="auto"/>
            <w:bottom w:val="none" w:sz="0" w:space="0" w:color="auto"/>
            <w:right w:val="none" w:sz="0" w:space="0" w:color="auto"/>
          </w:divBdr>
        </w:div>
        <w:div w:id="953515535">
          <w:marLeft w:val="640"/>
          <w:marRight w:val="0"/>
          <w:marTop w:val="0"/>
          <w:marBottom w:val="0"/>
          <w:divBdr>
            <w:top w:val="none" w:sz="0" w:space="0" w:color="auto"/>
            <w:left w:val="none" w:sz="0" w:space="0" w:color="auto"/>
            <w:bottom w:val="none" w:sz="0" w:space="0" w:color="auto"/>
            <w:right w:val="none" w:sz="0" w:space="0" w:color="auto"/>
          </w:divBdr>
        </w:div>
        <w:div w:id="675183659">
          <w:marLeft w:val="640"/>
          <w:marRight w:val="0"/>
          <w:marTop w:val="0"/>
          <w:marBottom w:val="0"/>
          <w:divBdr>
            <w:top w:val="none" w:sz="0" w:space="0" w:color="auto"/>
            <w:left w:val="none" w:sz="0" w:space="0" w:color="auto"/>
            <w:bottom w:val="none" w:sz="0" w:space="0" w:color="auto"/>
            <w:right w:val="none" w:sz="0" w:space="0" w:color="auto"/>
          </w:divBdr>
        </w:div>
        <w:div w:id="516314137">
          <w:marLeft w:val="640"/>
          <w:marRight w:val="0"/>
          <w:marTop w:val="0"/>
          <w:marBottom w:val="0"/>
          <w:divBdr>
            <w:top w:val="none" w:sz="0" w:space="0" w:color="auto"/>
            <w:left w:val="none" w:sz="0" w:space="0" w:color="auto"/>
            <w:bottom w:val="none" w:sz="0" w:space="0" w:color="auto"/>
            <w:right w:val="none" w:sz="0" w:space="0" w:color="auto"/>
          </w:divBdr>
        </w:div>
        <w:div w:id="1884170389">
          <w:marLeft w:val="640"/>
          <w:marRight w:val="0"/>
          <w:marTop w:val="0"/>
          <w:marBottom w:val="0"/>
          <w:divBdr>
            <w:top w:val="none" w:sz="0" w:space="0" w:color="auto"/>
            <w:left w:val="none" w:sz="0" w:space="0" w:color="auto"/>
            <w:bottom w:val="none" w:sz="0" w:space="0" w:color="auto"/>
            <w:right w:val="none" w:sz="0" w:space="0" w:color="auto"/>
          </w:divBdr>
        </w:div>
        <w:div w:id="1596787087">
          <w:marLeft w:val="640"/>
          <w:marRight w:val="0"/>
          <w:marTop w:val="0"/>
          <w:marBottom w:val="0"/>
          <w:divBdr>
            <w:top w:val="none" w:sz="0" w:space="0" w:color="auto"/>
            <w:left w:val="none" w:sz="0" w:space="0" w:color="auto"/>
            <w:bottom w:val="none" w:sz="0" w:space="0" w:color="auto"/>
            <w:right w:val="none" w:sz="0" w:space="0" w:color="auto"/>
          </w:divBdr>
        </w:div>
        <w:div w:id="1033379386">
          <w:marLeft w:val="640"/>
          <w:marRight w:val="0"/>
          <w:marTop w:val="0"/>
          <w:marBottom w:val="0"/>
          <w:divBdr>
            <w:top w:val="none" w:sz="0" w:space="0" w:color="auto"/>
            <w:left w:val="none" w:sz="0" w:space="0" w:color="auto"/>
            <w:bottom w:val="none" w:sz="0" w:space="0" w:color="auto"/>
            <w:right w:val="none" w:sz="0" w:space="0" w:color="auto"/>
          </w:divBdr>
        </w:div>
        <w:div w:id="480730860">
          <w:marLeft w:val="640"/>
          <w:marRight w:val="0"/>
          <w:marTop w:val="0"/>
          <w:marBottom w:val="0"/>
          <w:divBdr>
            <w:top w:val="none" w:sz="0" w:space="0" w:color="auto"/>
            <w:left w:val="none" w:sz="0" w:space="0" w:color="auto"/>
            <w:bottom w:val="none" w:sz="0" w:space="0" w:color="auto"/>
            <w:right w:val="none" w:sz="0" w:space="0" w:color="auto"/>
          </w:divBdr>
        </w:div>
        <w:div w:id="618878768">
          <w:marLeft w:val="640"/>
          <w:marRight w:val="0"/>
          <w:marTop w:val="0"/>
          <w:marBottom w:val="0"/>
          <w:divBdr>
            <w:top w:val="none" w:sz="0" w:space="0" w:color="auto"/>
            <w:left w:val="none" w:sz="0" w:space="0" w:color="auto"/>
            <w:bottom w:val="none" w:sz="0" w:space="0" w:color="auto"/>
            <w:right w:val="none" w:sz="0" w:space="0" w:color="auto"/>
          </w:divBdr>
        </w:div>
        <w:div w:id="1738284565">
          <w:marLeft w:val="640"/>
          <w:marRight w:val="0"/>
          <w:marTop w:val="0"/>
          <w:marBottom w:val="0"/>
          <w:divBdr>
            <w:top w:val="none" w:sz="0" w:space="0" w:color="auto"/>
            <w:left w:val="none" w:sz="0" w:space="0" w:color="auto"/>
            <w:bottom w:val="none" w:sz="0" w:space="0" w:color="auto"/>
            <w:right w:val="none" w:sz="0" w:space="0" w:color="auto"/>
          </w:divBdr>
        </w:div>
        <w:div w:id="241180289">
          <w:marLeft w:val="640"/>
          <w:marRight w:val="0"/>
          <w:marTop w:val="0"/>
          <w:marBottom w:val="0"/>
          <w:divBdr>
            <w:top w:val="none" w:sz="0" w:space="0" w:color="auto"/>
            <w:left w:val="none" w:sz="0" w:space="0" w:color="auto"/>
            <w:bottom w:val="none" w:sz="0" w:space="0" w:color="auto"/>
            <w:right w:val="none" w:sz="0" w:space="0" w:color="auto"/>
          </w:divBdr>
        </w:div>
        <w:div w:id="1299649625">
          <w:marLeft w:val="640"/>
          <w:marRight w:val="0"/>
          <w:marTop w:val="0"/>
          <w:marBottom w:val="0"/>
          <w:divBdr>
            <w:top w:val="none" w:sz="0" w:space="0" w:color="auto"/>
            <w:left w:val="none" w:sz="0" w:space="0" w:color="auto"/>
            <w:bottom w:val="none" w:sz="0" w:space="0" w:color="auto"/>
            <w:right w:val="none" w:sz="0" w:space="0" w:color="auto"/>
          </w:divBdr>
        </w:div>
        <w:div w:id="414980447">
          <w:marLeft w:val="640"/>
          <w:marRight w:val="0"/>
          <w:marTop w:val="0"/>
          <w:marBottom w:val="0"/>
          <w:divBdr>
            <w:top w:val="none" w:sz="0" w:space="0" w:color="auto"/>
            <w:left w:val="none" w:sz="0" w:space="0" w:color="auto"/>
            <w:bottom w:val="none" w:sz="0" w:space="0" w:color="auto"/>
            <w:right w:val="none" w:sz="0" w:space="0" w:color="auto"/>
          </w:divBdr>
        </w:div>
        <w:div w:id="1751652662">
          <w:marLeft w:val="640"/>
          <w:marRight w:val="0"/>
          <w:marTop w:val="0"/>
          <w:marBottom w:val="0"/>
          <w:divBdr>
            <w:top w:val="none" w:sz="0" w:space="0" w:color="auto"/>
            <w:left w:val="none" w:sz="0" w:space="0" w:color="auto"/>
            <w:bottom w:val="none" w:sz="0" w:space="0" w:color="auto"/>
            <w:right w:val="none" w:sz="0" w:space="0" w:color="auto"/>
          </w:divBdr>
        </w:div>
        <w:div w:id="793795917">
          <w:marLeft w:val="640"/>
          <w:marRight w:val="0"/>
          <w:marTop w:val="0"/>
          <w:marBottom w:val="0"/>
          <w:divBdr>
            <w:top w:val="none" w:sz="0" w:space="0" w:color="auto"/>
            <w:left w:val="none" w:sz="0" w:space="0" w:color="auto"/>
            <w:bottom w:val="none" w:sz="0" w:space="0" w:color="auto"/>
            <w:right w:val="none" w:sz="0" w:space="0" w:color="auto"/>
          </w:divBdr>
        </w:div>
        <w:div w:id="2126191776">
          <w:marLeft w:val="640"/>
          <w:marRight w:val="0"/>
          <w:marTop w:val="0"/>
          <w:marBottom w:val="0"/>
          <w:divBdr>
            <w:top w:val="none" w:sz="0" w:space="0" w:color="auto"/>
            <w:left w:val="none" w:sz="0" w:space="0" w:color="auto"/>
            <w:bottom w:val="none" w:sz="0" w:space="0" w:color="auto"/>
            <w:right w:val="none" w:sz="0" w:space="0" w:color="auto"/>
          </w:divBdr>
        </w:div>
        <w:div w:id="686449289">
          <w:marLeft w:val="640"/>
          <w:marRight w:val="0"/>
          <w:marTop w:val="0"/>
          <w:marBottom w:val="0"/>
          <w:divBdr>
            <w:top w:val="none" w:sz="0" w:space="0" w:color="auto"/>
            <w:left w:val="none" w:sz="0" w:space="0" w:color="auto"/>
            <w:bottom w:val="none" w:sz="0" w:space="0" w:color="auto"/>
            <w:right w:val="none" w:sz="0" w:space="0" w:color="auto"/>
          </w:divBdr>
        </w:div>
        <w:div w:id="1457140043">
          <w:marLeft w:val="640"/>
          <w:marRight w:val="0"/>
          <w:marTop w:val="0"/>
          <w:marBottom w:val="0"/>
          <w:divBdr>
            <w:top w:val="none" w:sz="0" w:space="0" w:color="auto"/>
            <w:left w:val="none" w:sz="0" w:space="0" w:color="auto"/>
            <w:bottom w:val="none" w:sz="0" w:space="0" w:color="auto"/>
            <w:right w:val="none" w:sz="0" w:space="0" w:color="auto"/>
          </w:divBdr>
        </w:div>
        <w:div w:id="820930268">
          <w:marLeft w:val="640"/>
          <w:marRight w:val="0"/>
          <w:marTop w:val="0"/>
          <w:marBottom w:val="0"/>
          <w:divBdr>
            <w:top w:val="none" w:sz="0" w:space="0" w:color="auto"/>
            <w:left w:val="none" w:sz="0" w:space="0" w:color="auto"/>
            <w:bottom w:val="none" w:sz="0" w:space="0" w:color="auto"/>
            <w:right w:val="none" w:sz="0" w:space="0" w:color="auto"/>
          </w:divBdr>
        </w:div>
        <w:div w:id="475102126">
          <w:marLeft w:val="640"/>
          <w:marRight w:val="0"/>
          <w:marTop w:val="0"/>
          <w:marBottom w:val="0"/>
          <w:divBdr>
            <w:top w:val="none" w:sz="0" w:space="0" w:color="auto"/>
            <w:left w:val="none" w:sz="0" w:space="0" w:color="auto"/>
            <w:bottom w:val="none" w:sz="0" w:space="0" w:color="auto"/>
            <w:right w:val="none" w:sz="0" w:space="0" w:color="auto"/>
          </w:divBdr>
        </w:div>
        <w:div w:id="1870487184">
          <w:marLeft w:val="640"/>
          <w:marRight w:val="0"/>
          <w:marTop w:val="0"/>
          <w:marBottom w:val="0"/>
          <w:divBdr>
            <w:top w:val="none" w:sz="0" w:space="0" w:color="auto"/>
            <w:left w:val="none" w:sz="0" w:space="0" w:color="auto"/>
            <w:bottom w:val="none" w:sz="0" w:space="0" w:color="auto"/>
            <w:right w:val="none" w:sz="0" w:space="0" w:color="auto"/>
          </w:divBdr>
        </w:div>
        <w:div w:id="1901792077">
          <w:marLeft w:val="640"/>
          <w:marRight w:val="0"/>
          <w:marTop w:val="0"/>
          <w:marBottom w:val="0"/>
          <w:divBdr>
            <w:top w:val="none" w:sz="0" w:space="0" w:color="auto"/>
            <w:left w:val="none" w:sz="0" w:space="0" w:color="auto"/>
            <w:bottom w:val="none" w:sz="0" w:space="0" w:color="auto"/>
            <w:right w:val="none" w:sz="0" w:space="0" w:color="auto"/>
          </w:divBdr>
        </w:div>
        <w:div w:id="116872944">
          <w:marLeft w:val="640"/>
          <w:marRight w:val="0"/>
          <w:marTop w:val="0"/>
          <w:marBottom w:val="0"/>
          <w:divBdr>
            <w:top w:val="none" w:sz="0" w:space="0" w:color="auto"/>
            <w:left w:val="none" w:sz="0" w:space="0" w:color="auto"/>
            <w:bottom w:val="none" w:sz="0" w:space="0" w:color="auto"/>
            <w:right w:val="none" w:sz="0" w:space="0" w:color="auto"/>
          </w:divBdr>
        </w:div>
        <w:div w:id="1561750615">
          <w:marLeft w:val="640"/>
          <w:marRight w:val="0"/>
          <w:marTop w:val="0"/>
          <w:marBottom w:val="0"/>
          <w:divBdr>
            <w:top w:val="none" w:sz="0" w:space="0" w:color="auto"/>
            <w:left w:val="none" w:sz="0" w:space="0" w:color="auto"/>
            <w:bottom w:val="none" w:sz="0" w:space="0" w:color="auto"/>
            <w:right w:val="none" w:sz="0" w:space="0" w:color="auto"/>
          </w:divBdr>
        </w:div>
        <w:div w:id="1847746505">
          <w:marLeft w:val="640"/>
          <w:marRight w:val="0"/>
          <w:marTop w:val="0"/>
          <w:marBottom w:val="0"/>
          <w:divBdr>
            <w:top w:val="none" w:sz="0" w:space="0" w:color="auto"/>
            <w:left w:val="none" w:sz="0" w:space="0" w:color="auto"/>
            <w:bottom w:val="none" w:sz="0" w:space="0" w:color="auto"/>
            <w:right w:val="none" w:sz="0" w:space="0" w:color="auto"/>
          </w:divBdr>
        </w:div>
        <w:div w:id="1335107882">
          <w:marLeft w:val="640"/>
          <w:marRight w:val="0"/>
          <w:marTop w:val="0"/>
          <w:marBottom w:val="0"/>
          <w:divBdr>
            <w:top w:val="none" w:sz="0" w:space="0" w:color="auto"/>
            <w:left w:val="none" w:sz="0" w:space="0" w:color="auto"/>
            <w:bottom w:val="none" w:sz="0" w:space="0" w:color="auto"/>
            <w:right w:val="none" w:sz="0" w:space="0" w:color="auto"/>
          </w:divBdr>
        </w:div>
        <w:div w:id="1773360291">
          <w:marLeft w:val="640"/>
          <w:marRight w:val="0"/>
          <w:marTop w:val="0"/>
          <w:marBottom w:val="0"/>
          <w:divBdr>
            <w:top w:val="none" w:sz="0" w:space="0" w:color="auto"/>
            <w:left w:val="none" w:sz="0" w:space="0" w:color="auto"/>
            <w:bottom w:val="none" w:sz="0" w:space="0" w:color="auto"/>
            <w:right w:val="none" w:sz="0" w:space="0" w:color="auto"/>
          </w:divBdr>
        </w:div>
        <w:div w:id="3091446">
          <w:marLeft w:val="640"/>
          <w:marRight w:val="0"/>
          <w:marTop w:val="0"/>
          <w:marBottom w:val="0"/>
          <w:divBdr>
            <w:top w:val="none" w:sz="0" w:space="0" w:color="auto"/>
            <w:left w:val="none" w:sz="0" w:space="0" w:color="auto"/>
            <w:bottom w:val="none" w:sz="0" w:space="0" w:color="auto"/>
            <w:right w:val="none" w:sz="0" w:space="0" w:color="auto"/>
          </w:divBdr>
        </w:div>
        <w:div w:id="2124492848">
          <w:marLeft w:val="640"/>
          <w:marRight w:val="0"/>
          <w:marTop w:val="0"/>
          <w:marBottom w:val="0"/>
          <w:divBdr>
            <w:top w:val="none" w:sz="0" w:space="0" w:color="auto"/>
            <w:left w:val="none" w:sz="0" w:space="0" w:color="auto"/>
            <w:bottom w:val="none" w:sz="0" w:space="0" w:color="auto"/>
            <w:right w:val="none" w:sz="0" w:space="0" w:color="auto"/>
          </w:divBdr>
        </w:div>
        <w:div w:id="1006204006">
          <w:marLeft w:val="640"/>
          <w:marRight w:val="0"/>
          <w:marTop w:val="0"/>
          <w:marBottom w:val="0"/>
          <w:divBdr>
            <w:top w:val="none" w:sz="0" w:space="0" w:color="auto"/>
            <w:left w:val="none" w:sz="0" w:space="0" w:color="auto"/>
            <w:bottom w:val="none" w:sz="0" w:space="0" w:color="auto"/>
            <w:right w:val="none" w:sz="0" w:space="0" w:color="auto"/>
          </w:divBdr>
        </w:div>
        <w:div w:id="315768392">
          <w:marLeft w:val="640"/>
          <w:marRight w:val="0"/>
          <w:marTop w:val="0"/>
          <w:marBottom w:val="0"/>
          <w:divBdr>
            <w:top w:val="none" w:sz="0" w:space="0" w:color="auto"/>
            <w:left w:val="none" w:sz="0" w:space="0" w:color="auto"/>
            <w:bottom w:val="none" w:sz="0" w:space="0" w:color="auto"/>
            <w:right w:val="none" w:sz="0" w:space="0" w:color="auto"/>
          </w:divBdr>
        </w:div>
        <w:div w:id="2104839848">
          <w:marLeft w:val="640"/>
          <w:marRight w:val="0"/>
          <w:marTop w:val="0"/>
          <w:marBottom w:val="0"/>
          <w:divBdr>
            <w:top w:val="none" w:sz="0" w:space="0" w:color="auto"/>
            <w:left w:val="none" w:sz="0" w:space="0" w:color="auto"/>
            <w:bottom w:val="none" w:sz="0" w:space="0" w:color="auto"/>
            <w:right w:val="none" w:sz="0" w:space="0" w:color="auto"/>
          </w:divBdr>
        </w:div>
        <w:div w:id="288322988">
          <w:marLeft w:val="640"/>
          <w:marRight w:val="0"/>
          <w:marTop w:val="0"/>
          <w:marBottom w:val="0"/>
          <w:divBdr>
            <w:top w:val="none" w:sz="0" w:space="0" w:color="auto"/>
            <w:left w:val="none" w:sz="0" w:space="0" w:color="auto"/>
            <w:bottom w:val="none" w:sz="0" w:space="0" w:color="auto"/>
            <w:right w:val="none" w:sz="0" w:space="0" w:color="auto"/>
          </w:divBdr>
        </w:div>
        <w:div w:id="17319014">
          <w:marLeft w:val="640"/>
          <w:marRight w:val="0"/>
          <w:marTop w:val="0"/>
          <w:marBottom w:val="0"/>
          <w:divBdr>
            <w:top w:val="none" w:sz="0" w:space="0" w:color="auto"/>
            <w:left w:val="none" w:sz="0" w:space="0" w:color="auto"/>
            <w:bottom w:val="none" w:sz="0" w:space="0" w:color="auto"/>
            <w:right w:val="none" w:sz="0" w:space="0" w:color="auto"/>
          </w:divBdr>
        </w:div>
        <w:div w:id="322776294">
          <w:marLeft w:val="640"/>
          <w:marRight w:val="0"/>
          <w:marTop w:val="0"/>
          <w:marBottom w:val="0"/>
          <w:divBdr>
            <w:top w:val="none" w:sz="0" w:space="0" w:color="auto"/>
            <w:left w:val="none" w:sz="0" w:space="0" w:color="auto"/>
            <w:bottom w:val="none" w:sz="0" w:space="0" w:color="auto"/>
            <w:right w:val="none" w:sz="0" w:space="0" w:color="auto"/>
          </w:divBdr>
        </w:div>
        <w:div w:id="452211189">
          <w:marLeft w:val="640"/>
          <w:marRight w:val="0"/>
          <w:marTop w:val="0"/>
          <w:marBottom w:val="0"/>
          <w:divBdr>
            <w:top w:val="none" w:sz="0" w:space="0" w:color="auto"/>
            <w:left w:val="none" w:sz="0" w:space="0" w:color="auto"/>
            <w:bottom w:val="none" w:sz="0" w:space="0" w:color="auto"/>
            <w:right w:val="none" w:sz="0" w:space="0" w:color="auto"/>
          </w:divBdr>
        </w:div>
        <w:div w:id="733312216">
          <w:marLeft w:val="640"/>
          <w:marRight w:val="0"/>
          <w:marTop w:val="0"/>
          <w:marBottom w:val="0"/>
          <w:divBdr>
            <w:top w:val="none" w:sz="0" w:space="0" w:color="auto"/>
            <w:left w:val="none" w:sz="0" w:space="0" w:color="auto"/>
            <w:bottom w:val="none" w:sz="0" w:space="0" w:color="auto"/>
            <w:right w:val="none" w:sz="0" w:space="0" w:color="auto"/>
          </w:divBdr>
        </w:div>
        <w:div w:id="590164655">
          <w:marLeft w:val="640"/>
          <w:marRight w:val="0"/>
          <w:marTop w:val="0"/>
          <w:marBottom w:val="0"/>
          <w:divBdr>
            <w:top w:val="none" w:sz="0" w:space="0" w:color="auto"/>
            <w:left w:val="none" w:sz="0" w:space="0" w:color="auto"/>
            <w:bottom w:val="none" w:sz="0" w:space="0" w:color="auto"/>
            <w:right w:val="none" w:sz="0" w:space="0" w:color="auto"/>
          </w:divBdr>
        </w:div>
        <w:div w:id="2014602743">
          <w:marLeft w:val="640"/>
          <w:marRight w:val="0"/>
          <w:marTop w:val="0"/>
          <w:marBottom w:val="0"/>
          <w:divBdr>
            <w:top w:val="none" w:sz="0" w:space="0" w:color="auto"/>
            <w:left w:val="none" w:sz="0" w:space="0" w:color="auto"/>
            <w:bottom w:val="none" w:sz="0" w:space="0" w:color="auto"/>
            <w:right w:val="none" w:sz="0" w:space="0" w:color="auto"/>
          </w:divBdr>
        </w:div>
        <w:div w:id="1455756749">
          <w:marLeft w:val="640"/>
          <w:marRight w:val="0"/>
          <w:marTop w:val="0"/>
          <w:marBottom w:val="0"/>
          <w:divBdr>
            <w:top w:val="none" w:sz="0" w:space="0" w:color="auto"/>
            <w:left w:val="none" w:sz="0" w:space="0" w:color="auto"/>
            <w:bottom w:val="none" w:sz="0" w:space="0" w:color="auto"/>
            <w:right w:val="none" w:sz="0" w:space="0" w:color="auto"/>
          </w:divBdr>
        </w:div>
        <w:div w:id="2002811659">
          <w:marLeft w:val="640"/>
          <w:marRight w:val="0"/>
          <w:marTop w:val="0"/>
          <w:marBottom w:val="0"/>
          <w:divBdr>
            <w:top w:val="none" w:sz="0" w:space="0" w:color="auto"/>
            <w:left w:val="none" w:sz="0" w:space="0" w:color="auto"/>
            <w:bottom w:val="none" w:sz="0" w:space="0" w:color="auto"/>
            <w:right w:val="none" w:sz="0" w:space="0" w:color="auto"/>
          </w:divBdr>
        </w:div>
        <w:div w:id="1983804421">
          <w:marLeft w:val="640"/>
          <w:marRight w:val="0"/>
          <w:marTop w:val="0"/>
          <w:marBottom w:val="0"/>
          <w:divBdr>
            <w:top w:val="none" w:sz="0" w:space="0" w:color="auto"/>
            <w:left w:val="none" w:sz="0" w:space="0" w:color="auto"/>
            <w:bottom w:val="none" w:sz="0" w:space="0" w:color="auto"/>
            <w:right w:val="none" w:sz="0" w:space="0" w:color="auto"/>
          </w:divBdr>
        </w:div>
        <w:div w:id="2131626347">
          <w:marLeft w:val="640"/>
          <w:marRight w:val="0"/>
          <w:marTop w:val="0"/>
          <w:marBottom w:val="0"/>
          <w:divBdr>
            <w:top w:val="none" w:sz="0" w:space="0" w:color="auto"/>
            <w:left w:val="none" w:sz="0" w:space="0" w:color="auto"/>
            <w:bottom w:val="none" w:sz="0" w:space="0" w:color="auto"/>
            <w:right w:val="none" w:sz="0" w:space="0" w:color="auto"/>
          </w:divBdr>
        </w:div>
        <w:div w:id="1440562974">
          <w:marLeft w:val="640"/>
          <w:marRight w:val="0"/>
          <w:marTop w:val="0"/>
          <w:marBottom w:val="0"/>
          <w:divBdr>
            <w:top w:val="none" w:sz="0" w:space="0" w:color="auto"/>
            <w:left w:val="none" w:sz="0" w:space="0" w:color="auto"/>
            <w:bottom w:val="none" w:sz="0" w:space="0" w:color="auto"/>
            <w:right w:val="none" w:sz="0" w:space="0" w:color="auto"/>
          </w:divBdr>
        </w:div>
        <w:div w:id="6249436">
          <w:marLeft w:val="640"/>
          <w:marRight w:val="0"/>
          <w:marTop w:val="0"/>
          <w:marBottom w:val="0"/>
          <w:divBdr>
            <w:top w:val="none" w:sz="0" w:space="0" w:color="auto"/>
            <w:left w:val="none" w:sz="0" w:space="0" w:color="auto"/>
            <w:bottom w:val="none" w:sz="0" w:space="0" w:color="auto"/>
            <w:right w:val="none" w:sz="0" w:space="0" w:color="auto"/>
          </w:divBdr>
        </w:div>
        <w:div w:id="697125281">
          <w:marLeft w:val="640"/>
          <w:marRight w:val="0"/>
          <w:marTop w:val="0"/>
          <w:marBottom w:val="0"/>
          <w:divBdr>
            <w:top w:val="none" w:sz="0" w:space="0" w:color="auto"/>
            <w:left w:val="none" w:sz="0" w:space="0" w:color="auto"/>
            <w:bottom w:val="none" w:sz="0" w:space="0" w:color="auto"/>
            <w:right w:val="none" w:sz="0" w:space="0" w:color="auto"/>
          </w:divBdr>
        </w:div>
        <w:div w:id="1032918600">
          <w:marLeft w:val="640"/>
          <w:marRight w:val="0"/>
          <w:marTop w:val="0"/>
          <w:marBottom w:val="0"/>
          <w:divBdr>
            <w:top w:val="none" w:sz="0" w:space="0" w:color="auto"/>
            <w:left w:val="none" w:sz="0" w:space="0" w:color="auto"/>
            <w:bottom w:val="none" w:sz="0" w:space="0" w:color="auto"/>
            <w:right w:val="none" w:sz="0" w:space="0" w:color="auto"/>
          </w:divBdr>
        </w:div>
        <w:div w:id="1204634546">
          <w:marLeft w:val="640"/>
          <w:marRight w:val="0"/>
          <w:marTop w:val="0"/>
          <w:marBottom w:val="0"/>
          <w:divBdr>
            <w:top w:val="none" w:sz="0" w:space="0" w:color="auto"/>
            <w:left w:val="none" w:sz="0" w:space="0" w:color="auto"/>
            <w:bottom w:val="none" w:sz="0" w:space="0" w:color="auto"/>
            <w:right w:val="none" w:sz="0" w:space="0" w:color="auto"/>
          </w:divBdr>
        </w:div>
        <w:div w:id="852259948">
          <w:marLeft w:val="640"/>
          <w:marRight w:val="0"/>
          <w:marTop w:val="0"/>
          <w:marBottom w:val="0"/>
          <w:divBdr>
            <w:top w:val="none" w:sz="0" w:space="0" w:color="auto"/>
            <w:left w:val="none" w:sz="0" w:space="0" w:color="auto"/>
            <w:bottom w:val="none" w:sz="0" w:space="0" w:color="auto"/>
            <w:right w:val="none" w:sz="0" w:space="0" w:color="auto"/>
          </w:divBdr>
        </w:div>
        <w:div w:id="156114299">
          <w:marLeft w:val="640"/>
          <w:marRight w:val="0"/>
          <w:marTop w:val="0"/>
          <w:marBottom w:val="0"/>
          <w:divBdr>
            <w:top w:val="none" w:sz="0" w:space="0" w:color="auto"/>
            <w:left w:val="none" w:sz="0" w:space="0" w:color="auto"/>
            <w:bottom w:val="none" w:sz="0" w:space="0" w:color="auto"/>
            <w:right w:val="none" w:sz="0" w:space="0" w:color="auto"/>
          </w:divBdr>
        </w:div>
        <w:div w:id="194926251">
          <w:marLeft w:val="640"/>
          <w:marRight w:val="0"/>
          <w:marTop w:val="0"/>
          <w:marBottom w:val="0"/>
          <w:divBdr>
            <w:top w:val="none" w:sz="0" w:space="0" w:color="auto"/>
            <w:left w:val="none" w:sz="0" w:space="0" w:color="auto"/>
            <w:bottom w:val="none" w:sz="0" w:space="0" w:color="auto"/>
            <w:right w:val="none" w:sz="0" w:space="0" w:color="auto"/>
          </w:divBdr>
        </w:div>
        <w:div w:id="89201785">
          <w:marLeft w:val="640"/>
          <w:marRight w:val="0"/>
          <w:marTop w:val="0"/>
          <w:marBottom w:val="0"/>
          <w:divBdr>
            <w:top w:val="none" w:sz="0" w:space="0" w:color="auto"/>
            <w:left w:val="none" w:sz="0" w:space="0" w:color="auto"/>
            <w:bottom w:val="none" w:sz="0" w:space="0" w:color="auto"/>
            <w:right w:val="none" w:sz="0" w:space="0" w:color="auto"/>
          </w:divBdr>
        </w:div>
        <w:div w:id="1300765282">
          <w:marLeft w:val="640"/>
          <w:marRight w:val="0"/>
          <w:marTop w:val="0"/>
          <w:marBottom w:val="0"/>
          <w:divBdr>
            <w:top w:val="none" w:sz="0" w:space="0" w:color="auto"/>
            <w:left w:val="none" w:sz="0" w:space="0" w:color="auto"/>
            <w:bottom w:val="none" w:sz="0" w:space="0" w:color="auto"/>
            <w:right w:val="none" w:sz="0" w:space="0" w:color="auto"/>
          </w:divBdr>
        </w:div>
        <w:div w:id="842277656">
          <w:marLeft w:val="640"/>
          <w:marRight w:val="0"/>
          <w:marTop w:val="0"/>
          <w:marBottom w:val="0"/>
          <w:divBdr>
            <w:top w:val="none" w:sz="0" w:space="0" w:color="auto"/>
            <w:left w:val="none" w:sz="0" w:space="0" w:color="auto"/>
            <w:bottom w:val="none" w:sz="0" w:space="0" w:color="auto"/>
            <w:right w:val="none" w:sz="0" w:space="0" w:color="auto"/>
          </w:divBdr>
        </w:div>
        <w:div w:id="1574781231">
          <w:marLeft w:val="640"/>
          <w:marRight w:val="0"/>
          <w:marTop w:val="0"/>
          <w:marBottom w:val="0"/>
          <w:divBdr>
            <w:top w:val="none" w:sz="0" w:space="0" w:color="auto"/>
            <w:left w:val="none" w:sz="0" w:space="0" w:color="auto"/>
            <w:bottom w:val="none" w:sz="0" w:space="0" w:color="auto"/>
            <w:right w:val="none" w:sz="0" w:space="0" w:color="auto"/>
          </w:divBdr>
        </w:div>
        <w:div w:id="1189753635">
          <w:marLeft w:val="640"/>
          <w:marRight w:val="0"/>
          <w:marTop w:val="0"/>
          <w:marBottom w:val="0"/>
          <w:divBdr>
            <w:top w:val="none" w:sz="0" w:space="0" w:color="auto"/>
            <w:left w:val="none" w:sz="0" w:space="0" w:color="auto"/>
            <w:bottom w:val="none" w:sz="0" w:space="0" w:color="auto"/>
            <w:right w:val="none" w:sz="0" w:space="0" w:color="auto"/>
          </w:divBdr>
        </w:div>
        <w:div w:id="1394424499">
          <w:marLeft w:val="640"/>
          <w:marRight w:val="0"/>
          <w:marTop w:val="0"/>
          <w:marBottom w:val="0"/>
          <w:divBdr>
            <w:top w:val="none" w:sz="0" w:space="0" w:color="auto"/>
            <w:left w:val="none" w:sz="0" w:space="0" w:color="auto"/>
            <w:bottom w:val="none" w:sz="0" w:space="0" w:color="auto"/>
            <w:right w:val="none" w:sz="0" w:space="0" w:color="auto"/>
          </w:divBdr>
        </w:div>
        <w:div w:id="1921401495">
          <w:marLeft w:val="640"/>
          <w:marRight w:val="0"/>
          <w:marTop w:val="0"/>
          <w:marBottom w:val="0"/>
          <w:divBdr>
            <w:top w:val="none" w:sz="0" w:space="0" w:color="auto"/>
            <w:left w:val="none" w:sz="0" w:space="0" w:color="auto"/>
            <w:bottom w:val="none" w:sz="0" w:space="0" w:color="auto"/>
            <w:right w:val="none" w:sz="0" w:space="0" w:color="auto"/>
          </w:divBdr>
        </w:div>
        <w:div w:id="809980797">
          <w:marLeft w:val="640"/>
          <w:marRight w:val="0"/>
          <w:marTop w:val="0"/>
          <w:marBottom w:val="0"/>
          <w:divBdr>
            <w:top w:val="none" w:sz="0" w:space="0" w:color="auto"/>
            <w:left w:val="none" w:sz="0" w:space="0" w:color="auto"/>
            <w:bottom w:val="none" w:sz="0" w:space="0" w:color="auto"/>
            <w:right w:val="none" w:sz="0" w:space="0" w:color="auto"/>
          </w:divBdr>
        </w:div>
        <w:div w:id="358556354">
          <w:marLeft w:val="640"/>
          <w:marRight w:val="0"/>
          <w:marTop w:val="0"/>
          <w:marBottom w:val="0"/>
          <w:divBdr>
            <w:top w:val="none" w:sz="0" w:space="0" w:color="auto"/>
            <w:left w:val="none" w:sz="0" w:space="0" w:color="auto"/>
            <w:bottom w:val="none" w:sz="0" w:space="0" w:color="auto"/>
            <w:right w:val="none" w:sz="0" w:space="0" w:color="auto"/>
          </w:divBdr>
        </w:div>
        <w:div w:id="220949832">
          <w:marLeft w:val="640"/>
          <w:marRight w:val="0"/>
          <w:marTop w:val="0"/>
          <w:marBottom w:val="0"/>
          <w:divBdr>
            <w:top w:val="none" w:sz="0" w:space="0" w:color="auto"/>
            <w:left w:val="none" w:sz="0" w:space="0" w:color="auto"/>
            <w:bottom w:val="none" w:sz="0" w:space="0" w:color="auto"/>
            <w:right w:val="none" w:sz="0" w:space="0" w:color="auto"/>
          </w:divBdr>
        </w:div>
        <w:div w:id="287515958">
          <w:marLeft w:val="640"/>
          <w:marRight w:val="0"/>
          <w:marTop w:val="0"/>
          <w:marBottom w:val="0"/>
          <w:divBdr>
            <w:top w:val="none" w:sz="0" w:space="0" w:color="auto"/>
            <w:left w:val="none" w:sz="0" w:space="0" w:color="auto"/>
            <w:bottom w:val="none" w:sz="0" w:space="0" w:color="auto"/>
            <w:right w:val="none" w:sz="0" w:space="0" w:color="auto"/>
          </w:divBdr>
        </w:div>
        <w:div w:id="482624418">
          <w:marLeft w:val="640"/>
          <w:marRight w:val="0"/>
          <w:marTop w:val="0"/>
          <w:marBottom w:val="0"/>
          <w:divBdr>
            <w:top w:val="none" w:sz="0" w:space="0" w:color="auto"/>
            <w:left w:val="none" w:sz="0" w:space="0" w:color="auto"/>
            <w:bottom w:val="none" w:sz="0" w:space="0" w:color="auto"/>
            <w:right w:val="none" w:sz="0" w:space="0" w:color="auto"/>
          </w:divBdr>
        </w:div>
        <w:div w:id="954487726">
          <w:marLeft w:val="640"/>
          <w:marRight w:val="0"/>
          <w:marTop w:val="0"/>
          <w:marBottom w:val="0"/>
          <w:divBdr>
            <w:top w:val="none" w:sz="0" w:space="0" w:color="auto"/>
            <w:left w:val="none" w:sz="0" w:space="0" w:color="auto"/>
            <w:bottom w:val="none" w:sz="0" w:space="0" w:color="auto"/>
            <w:right w:val="none" w:sz="0" w:space="0" w:color="auto"/>
          </w:divBdr>
        </w:div>
        <w:div w:id="1427385034">
          <w:marLeft w:val="640"/>
          <w:marRight w:val="0"/>
          <w:marTop w:val="0"/>
          <w:marBottom w:val="0"/>
          <w:divBdr>
            <w:top w:val="none" w:sz="0" w:space="0" w:color="auto"/>
            <w:left w:val="none" w:sz="0" w:space="0" w:color="auto"/>
            <w:bottom w:val="none" w:sz="0" w:space="0" w:color="auto"/>
            <w:right w:val="none" w:sz="0" w:space="0" w:color="auto"/>
          </w:divBdr>
        </w:div>
        <w:div w:id="560798020">
          <w:marLeft w:val="640"/>
          <w:marRight w:val="0"/>
          <w:marTop w:val="0"/>
          <w:marBottom w:val="0"/>
          <w:divBdr>
            <w:top w:val="none" w:sz="0" w:space="0" w:color="auto"/>
            <w:left w:val="none" w:sz="0" w:space="0" w:color="auto"/>
            <w:bottom w:val="none" w:sz="0" w:space="0" w:color="auto"/>
            <w:right w:val="none" w:sz="0" w:space="0" w:color="auto"/>
          </w:divBdr>
        </w:div>
        <w:div w:id="1676150416">
          <w:marLeft w:val="640"/>
          <w:marRight w:val="0"/>
          <w:marTop w:val="0"/>
          <w:marBottom w:val="0"/>
          <w:divBdr>
            <w:top w:val="none" w:sz="0" w:space="0" w:color="auto"/>
            <w:left w:val="none" w:sz="0" w:space="0" w:color="auto"/>
            <w:bottom w:val="none" w:sz="0" w:space="0" w:color="auto"/>
            <w:right w:val="none" w:sz="0" w:space="0" w:color="auto"/>
          </w:divBdr>
        </w:div>
        <w:div w:id="1205824643">
          <w:marLeft w:val="640"/>
          <w:marRight w:val="0"/>
          <w:marTop w:val="0"/>
          <w:marBottom w:val="0"/>
          <w:divBdr>
            <w:top w:val="none" w:sz="0" w:space="0" w:color="auto"/>
            <w:left w:val="none" w:sz="0" w:space="0" w:color="auto"/>
            <w:bottom w:val="none" w:sz="0" w:space="0" w:color="auto"/>
            <w:right w:val="none" w:sz="0" w:space="0" w:color="auto"/>
          </w:divBdr>
        </w:div>
        <w:div w:id="152651657">
          <w:marLeft w:val="640"/>
          <w:marRight w:val="0"/>
          <w:marTop w:val="0"/>
          <w:marBottom w:val="0"/>
          <w:divBdr>
            <w:top w:val="none" w:sz="0" w:space="0" w:color="auto"/>
            <w:left w:val="none" w:sz="0" w:space="0" w:color="auto"/>
            <w:bottom w:val="none" w:sz="0" w:space="0" w:color="auto"/>
            <w:right w:val="none" w:sz="0" w:space="0" w:color="auto"/>
          </w:divBdr>
        </w:div>
        <w:div w:id="50153033">
          <w:marLeft w:val="640"/>
          <w:marRight w:val="0"/>
          <w:marTop w:val="0"/>
          <w:marBottom w:val="0"/>
          <w:divBdr>
            <w:top w:val="none" w:sz="0" w:space="0" w:color="auto"/>
            <w:left w:val="none" w:sz="0" w:space="0" w:color="auto"/>
            <w:bottom w:val="none" w:sz="0" w:space="0" w:color="auto"/>
            <w:right w:val="none" w:sz="0" w:space="0" w:color="auto"/>
          </w:divBdr>
        </w:div>
        <w:div w:id="46414907">
          <w:marLeft w:val="640"/>
          <w:marRight w:val="0"/>
          <w:marTop w:val="0"/>
          <w:marBottom w:val="0"/>
          <w:divBdr>
            <w:top w:val="none" w:sz="0" w:space="0" w:color="auto"/>
            <w:left w:val="none" w:sz="0" w:space="0" w:color="auto"/>
            <w:bottom w:val="none" w:sz="0" w:space="0" w:color="auto"/>
            <w:right w:val="none" w:sz="0" w:space="0" w:color="auto"/>
          </w:divBdr>
        </w:div>
        <w:div w:id="1193616866">
          <w:marLeft w:val="640"/>
          <w:marRight w:val="0"/>
          <w:marTop w:val="0"/>
          <w:marBottom w:val="0"/>
          <w:divBdr>
            <w:top w:val="none" w:sz="0" w:space="0" w:color="auto"/>
            <w:left w:val="none" w:sz="0" w:space="0" w:color="auto"/>
            <w:bottom w:val="none" w:sz="0" w:space="0" w:color="auto"/>
            <w:right w:val="none" w:sz="0" w:space="0" w:color="auto"/>
          </w:divBdr>
        </w:div>
        <w:div w:id="1500346402">
          <w:marLeft w:val="640"/>
          <w:marRight w:val="0"/>
          <w:marTop w:val="0"/>
          <w:marBottom w:val="0"/>
          <w:divBdr>
            <w:top w:val="none" w:sz="0" w:space="0" w:color="auto"/>
            <w:left w:val="none" w:sz="0" w:space="0" w:color="auto"/>
            <w:bottom w:val="none" w:sz="0" w:space="0" w:color="auto"/>
            <w:right w:val="none" w:sz="0" w:space="0" w:color="auto"/>
          </w:divBdr>
        </w:div>
        <w:div w:id="1701589527">
          <w:marLeft w:val="640"/>
          <w:marRight w:val="0"/>
          <w:marTop w:val="0"/>
          <w:marBottom w:val="0"/>
          <w:divBdr>
            <w:top w:val="none" w:sz="0" w:space="0" w:color="auto"/>
            <w:left w:val="none" w:sz="0" w:space="0" w:color="auto"/>
            <w:bottom w:val="none" w:sz="0" w:space="0" w:color="auto"/>
            <w:right w:val="none" w:sz="0" w:space="0" w:color="auto"/>
          </w:divBdr>
        </w:div>
        <w:div w:id="715471950">
          <w:marLeft w:val="640"/>
          <w:marRight w:val="0"/>
          <w:marTop w:val="0"/>
          <w:marBottom w:val="0"/>
          <w:divBdr>
            <w:top w:val="none" w:sz="0" w:space="0" w:color="auto"/>
            <w:left w:val="none" w:sz="0" w:space="0" w:color="auto"/>
            <w:bottom w:val="none" w:sz="0" w:space="0" w:color="auto"/>
            <w:right w:val="none" w:sz="0" w:space="0" w:color="auto"/>
          </w:divBdr>
        </w:div>
        <w:div w:id="318921805">
          <w:marLeft w:val="640"/>
          <w:marRight w:val="0"/>
          <w:marTop w:val="0"/>
          <w:marBottom w:val="0"/>
          <w:divBdr>
            <w:top w:val="none" w:sz="0" w:space="0" w:color="auto"/>
            <w:left w:val="none" w:sz="0" w:space="0" w:color="auto"/>
            <w:bottom w:val="none" w:sz="0" w:space="0" w:color="auto"/>
            <w:right w:val="none" w:sz="0" w:space="0" w:color="auto"/>
          </w:divBdr>
        </w:div>
        <w:div w:id="749041246">
          <w:marLeft w:val="640"/>
          <w:marRight w:val="0"/>
          <w:marTop w:val="0"/>
          <w:marBottom w:val="0"/>
          <w:divBdr>
            <w:top w:val="none" w:sz="0" w:space="0" w:color="auto"/>
            <w:left w:val="none" w:sz="0" w:space="0" w:color="auto"/>
            <w:bottom w:val="none" w:sz="0" w:space="0" w:color="auto"/>
            <w:right w:val="none" w:sz="0" w:space="0" w:color="auto"/>
          </w:divBdr>
        </w:div>
        <w:div w:id="282930776">
          <w:marLeft w:val="640"/>
          <w:marRight w:val="0"/>
          <w:marTop w:val="0"/>
          <w:marBottom w:val="0"/>
          <w:divBdr>
            <w:top w:val="none" w:sz="0" w:space="0" w:color="auto"/>
            <w:left w:val="none" w:sz="0" w:space="0" w:color="auto"/>
            <w:bottom w:val="none" w:sz="0" w:space="0" w:color="auto"/>
            <w:right w:val="none" w:sz="0" w:space="0" w:color="auto"/>
          </w:divBdr>
        </w:div>
        <w:div w:id="48505929">
          <w:marLeft w:val="640"/>
          <w:marRight w:val="0"/>
          <w:marTop w:val="0"/>
          <w:marBottom w:val="0"/>
          <w:divBdr>
            <w:top w:val="none" w:sz="0" w:space="0" w:color="auto"/>
            <w:left w:val="none" w:sz="0" w:space="0" w:color="auto"/>
            <w:bottom w:val="none" w:sz="0" w:space="0" w:color="auto"/>
            <w:right w:val="none" w:sz="0" w:space="0" w:color="auto"/>
          </w:divBdr>
        </w:div>
        <w:div w:id="110173957">
          <w:marLeft w:val="640"/>
          <w:marRight w:val="0"/>
          <w:marTop w:val="0"/>
          <w:marBottom w:val="0"/>
          <w:divBdr>
            <w:top w:val="none" w:sz="0" w:space="0" w:color="auto"/>
            <w:left w:val="none" w:sz="0" w:space="0" w:color="auto"/>
            <w:bottom w:val="none" w:sz="0" w:space="0" w:color="auto"/>
            <w:right w:val="none" w:sz="0" w:space="0" w:color="auto"/>
          </w:divBdr>
        </w:div>
        <w:div w:id="144473403">
          <w:marLeft w:val="640"/>
          <w:marRight w:val="0"/>
          <w:marTop w:val="0"/>
          <w:marBottom w:val="0"/>
          <w:divBdr>
            <w:top w:val="none" w:sz="0" w:space="0" w:color="auto"/>
            <w:left w:val="none" w:sz="0" w:space="0" w:color="auto"/>
            <w:bottom w:val="none" w:sz="0" w:space="0" w:color="auto"/>
            <w:right w:val="none" w:sz="0" w:space="0" w:color="auto"/>
          </w:divBdr>
        </w:div>
        <w:div w:id="1587419276">
          <w:marLeft w:val="640"/>
          <w:marRight w:val="0"/>
          <w:marTop w:val="0"/>
          <w:marBottom w:val="0"/>
          <w:divBdr>
            <w:top w:val="none" w:sz="0" w:space="0" w:color="auto"/>
            <w:left w:val="none" w:sz="0" w:space="0" w:color="auto"/>
            <w:bottom w:val="none" w:sz="0" w:space="0" w:color="auto"/>
            <w:right w:val="none" w:sz="0" w:space="0" w:color="auto"/>
          </w:divBdr>
        </w:div>
        <w:div w:id="1288387138">
          <w:marLeft w:val="640"/>
          <w:marRight w:val="0"/>
          <w:marTop w:val="0"/>
          <w:marBottom w:val="0"/>
          <w:divBdr>
            <w:top w:val="none" w:sz="0" w:space="0" w:color="auto"/>
            <w:left w:val="none" w:sz="0" w:space="0" w:color="auto"/>
            <w:bottom w:val="none" w:sz="0" w:space="0" w:color="auto"/>
            <w:right w:val="none" w:sz="0" w:space="0" w:color="auto"/>
          </w:divBdr>
        </w:div>
        <w:div w:id="167909180">
          <w:marLeft w:val="640"/>
          <w:marRight w:val="0"/>
          <w:marTop w:val="0"/>
          <w:marBottom w:val="0"/>
          <w:divBdr>
            <w:top w:val="none" w:sz="0" w:space="0" w:color="auto"/>
            <w:left w:val="none" w:sz="0" w:space="0" w:color="auto"/>
            <w:bottom w:val="none" w:sz="0" w:space="0" w:color="auto"/>
            <w:right w:val="none" w:sz="0" w:space="0" w:color="auto"/>
          </w:divBdr>
        </w:div>
        <w:div w:id="1940984126">
          <w:marLeft w:val="640"/>
          <w:marRight w:val="0"/>
          <w:marTop w:val="0"/>
          <w:marBottom w:val="0"/>
          <w:divBdr>
            <w:top w:val="none" w:sz="0" w:space="0" w:color="auto"/>
            <w:left w:val="none" w:sz="0" w:space="0" w:color="auto"/>
            <w:bottom w:val="none" w:sz="0" w:space="0" w:color="auto"/>
            <w:right w:val="none" w:sz="0" w:space="0" w:color="auto"/>
          </w:divBdr>
        </w:div>
        <w:div w:id="271741658">
          <w:marLeft w:val="640"/>
          <w:marRight w:val="0"/>
          <w:marTop w:val="0"/>
          <w:marBottom w:val="0"/>
          <w:divBdr>
            <w:top w:val="none" w:sz="0" w:space="0" w:color="auto"/>
            <w:left w:val="none" w:sz="0" w:space="0" w:color="auto"/>
            <w:bottom w:val="none" w:sz="0" w:space="0" w:color="auto"/>
            <w:right w:val="none" w:sz="0" w:space="0" w:color="auto"/>
          </w:divBdr>
        </w:div>
        <w:div w:id="848329239">
          <w:marLeft w:val="640"/>
          <w:marRight w:val="0"/>
          <w:marTop w:val="0"/>
          <w:marBottom w:val="0"/>
          <w:divBdr>
            <w:top w:val="none" w:sz="0" w:space="0" w:color="auto"/>
            <w:left w:val="none" w:sz="0" w:space="0" w:color="auto"/>
            <w:bottom w:val="none" w:sz="0" w:space="0" w:color="auto"/>
            <w:right w:val="none" w:sz="0" w:space="0" w:color="auto"/>
          </w:divBdr>
        </w:div>
        <w:div w:id="1681422859">
          <w:marLeft w:val="640"/>
          <w:marRight w:val="0"/>
          <w:marTop w:val="0"/>
          <w:marBottom w:val="0"/>
          <w:divBdr>
            <w:top w:val="none" w:sz="0" w:space="0" w:color="auto"/>
            <w:left w:val="none" w:sz="0" w:space="0" w:color="auto"/>
            <w:bottom w:val="none" w:sz="0" w:space="0" w:color="auto"/>
            <w:right w:val="none" w:sz="0" w:space="0" w:color="auto"/>
          </w:divBdr>
        </w:div>
        <w:div w:id="366762469">
          <w:marLeft w:val="640"/>
          <w:marRight w:val="0"/>
          <w:marTop w:val="0"/>
          <w:marBottom w:val="0"/>
          <w:divBdr>
            <w:top w:val="none" w:sz="0" w:space="0" w:color="auto"/>
            <w:left w:val="none" w:sz="0" w:space="0" w:color="auto"/>
            <w:bottom w:val="none" w:sz="0" w:space="0" w:color="auto"/>
            <w:right w:val="none" w:sz="0" w:space="0" w:color="auto"/>
          </w:divBdr>
        </w:div>
        <w:div w:id="1297683660">
          <w:marLeft w:val="640"/>
          <w:marRight w:val="0"/>
          <w:marTop w:val="0"/>
          <w:marBottom w:val="0"/>
          <w:divBdr>
            <w:top w:val="none" w:sz="0" w:space="0" w:color="auto"/>
            <w:left w:val="none" w:sz="0" w:space="0" w:color="auto"/>
            <w:bottom w:val="none" w:sz="0" w:space="0" w:color="auto"/>
            <w:right w:val="none" w:sz="0" w:space="0" w:color="auto"/>
          </w:divBdr>
        </w:div>
        <w:div w:id="1557473513">
          <w:marLeft w:val="640"/>
          <w:marRight w:val="0"/>
          <w:marTop w:val="0"/>
          <w:marBottom w:val="0"/>
          <w:divBdr>
            <w:top w:val="none" w:sz="0" w:space="0" w:color="auto"/>
            <w:left w:val="none" w:sz="0" w:space="0" w:color="auto"/>
            <w:bottom w:val="none" w:sz="0" w:space="0" w:color="auto"/>
            <w:right w:val="none" w:sz="0" w:space="0" w:color="auto"/>
          </w:divBdr>
        </w:div>
        <w:div w:id="2130315889">
          <w:marLeft w:val="640"/>
          <w:marRight w:val="0"/>
          <w:marTop w:val="0"/>
          <w:marBottom w:val="0"/>
          <w:divBdr>
            <w:top w:val="none" w:sz="0" w:space="0" w:color="auto"/>
            <w:left w:val="none" w:sz="0" w:space="0" w:color="auto"/>
            <w:bottom w:val="none" w:sz="0" w:space="0" w:color="auto"/>
            <w:right w:val="none" w:sz="0" w:space="0" w:color="auto"/>
          </w:divBdr>
        </w:div>
        <w:div w:id="748236553">
          <w:marLeft w:val="640"/>
          <w:marRight w:val="0"/>
          <w:marTop w:val="0"/>
          <w:marBottom w:val="0"/>
          <w:divBdr>
            <w:top w:val="none" w:sz="0" w:space="0" w:color="auto"/>
            <w:left w:val="none" w:sz="0" w:space="0" w:color="auto"/>
            <w:bottom w:val="none" w:sz="0" w:space="0" w:color="auto"/>
            <w:right w:val="none" w:sz="0" w:space="0" w:color="auto"/>
          </w:divBdr>
        </w:div>
        <w:div w:id="286088238">
          <w:marLeft w:val="640"/>
          <w:marRight w:val="0"/>
          <w:marTop w:val="0"/>
          <w:marBottom w:val="0"/>
          <w:divBdr>
            <w:top w:val="none" w:sz="0" w:space="0" w:color="auto"/>
            <w:left w:val="none" w:sz="0" w:space="0" w:color="auto"/>
            <w:bottom w:val="none" w:sz="0" w:space="0" w:color="auto"/>
            <w:right w:val="none" w:sz="0" w:space="0" w:color="auto"/>
          </w:divBdr>
        </w:div>
        <w:div w:id="1907958958">
          <w:marLeft w:val="640"/>
          <w:marRight w:val="0"/>
          <w:marTop w:val="0"/>
          <w:marBottom w:val="0"/>
          <w:divBdr>
            <w:top w:val="none" w:sz="0" w:space="0" w:color="auto"/>
            <w:left w:val="none" w:sz="0" w:space="0" w:color="auto"/>
            <w:bottom w:val="none" w:sz="0" w:space="0" w:color="auto"/>
            <w:right w:val="none" w:sz="0" w:space="0" w:color="auto"/>
          </w:divBdr>
        </w:div>
        <w:div w:id="1086341742">
          <w:marLeft w:val="640"/>
          <w:marRight w:val="0"/>
          <w:marTop w:val="0"/>
          <w:marBottom w:val="0"/>
          <w:divBdr>
            <w:top w:val="none" w:sz="0" w:space="0" w:color="auto"/>
            <w:left w:val="none" w:sz="0" w:space="0" w:color="auto"/>
            <w:bottom w:val="none" w:sz="0" w:space="0" w:color="auto"/>
            <w:right w:val="none" w:sz="0" w:space="0" w:color="auto"/>
          </w:divBdr>
        </w:div>
        <w:div w:id="324019976">
          <w:marLeft w:val="640"/>
          <w:marRight w:val="0"/>
          <w:marTop w:val="0"/>
          <w:marBottom w:val="0"/>
          <w:divBdr>
            <w:top w:val="none" w:sz="0" w:space="0" w:color="auto"/>
            <w:left w:val="none" w:sz="0" w:space="0" w:color="auto"/>
            <w:bottom w:val="none" w:sz="0" w:space="0" w:color="auto"/>
            <w:right w:val="none" w:sz="0" w:space="0" w:color="auto"/>
          </w:divBdr>
        </w:div>
        <w:div w:id="2000764560">
          <w:marLeft w:val="640"/>
          <w:marRight w:val="0"/>
          <w:marTop w:val="0"/>
          <w:marBottom w:val="0"/>
          <w:divBdr>
            <w:top w:val="none" w:sz="0" w:space="0" w:color="auto"/>
            <w:left w:val="none" w:sz="0" w:space="0" w:color="auto"/>
            <w:bottom w:val="none" w:sz="0" w:space="0" w:color="auto"/>
            <w:right w:val="none" w:sz="0" w:space="0" w:color="auto"/>
          </w:divBdr>
        </w:div>
        <w:div w:id="713038041">
          <w:marLeft w:val="640"/>
          <w:marRight w:val="0"/>
          <w:marTop w:val="0"/>
          <w:marBottom w:val="0"/>
          <w:divBdr>
            <w:top w:val="none" w:sz="0" w:space="0" w:color="auto"/>
            <w:left w:val="none" w:sz="0" w:space="0" w:color="auto"/>
            <w:bottom w:val="none" w:sz="0" w:space="0" w:color="auto"/>
            <w:right w:val="none" w:sz="0" w:space="0" w:color="auto"/>
          </w:divBdr>
        </w:div>
        <w:div w:id="1479298808">
          <w:marLeft w:val="640"/>
          <w:marRight w:val="0"/>
          <w:marTop w:val="0"/>
          <w:marBottom w:val="0"/>
          <w:divBdr>
            <w:top w:val="none" w:sz="0" w:space="0" w:color="auto"/>
            <w:left w:val="none" w:sz="0" w:space="0" w:color="auto"/>
            <w:bottom w:val="none" w:sz="0" w:space="0" w:color="auto"/>
            <w:right w:val="none" w:sz="0" w:space="0" w:color="auto"/>
          </w:divBdr>
        </w:div>
        <w:div w:id="469903271">
          <w:marLeft w:val="640"/>
          <w:marRight w:val="0"/>
          <w:marTop w:val="0"/>
          <w:marBottom w:val="0"/>
          <w:divBdr>
            <w:top w:val="none" w:sz="0" w:space="0" w:color="auto"/>
            <w:left w:val="none" w:sz="0" w:space="0" w:color="auto"/>
            <w:bottom w:val="none" w:sz="0" w:space="0" w:color="auto"/>
            <w:right w:val="none" w:sz="0" w:space="0" w:color="auto"/>
          </w:divBdr>
        </w:div>
        <w:div w:id="1141463249">
          <w:marLeft w:val="640"/>
          <w:marRight w:val="0"/>
          <w:marTop w:val="0"/>
          <w:marBottom w:val="0"/>
          <w:divBdr>
            <w:top w:val="none" w:sz="0" w:space="0" w:color="auto"/>
            <w:left w:val="none" w:sz="0" w:space="0" w:color="auto"/>
            <w:bottom w:val="none" w:sz="0" w:space="0" w:color="auto"/>
            <w:right w:val="none" w:sz="0" w:space="0" w:color="auto"/>
          </w:divBdr>
        </w:div>
        <w:div w:id="2059933341">
          <w:marLeft w:val="640"/>
          <w:marRight w:val="0"/>
          <w:marTop w:val="0"/>
          <w:marBottom w:val="0"/>
          <w:divBdr>
            <w:top w:val="none" w:sz="0" w:space="0" w:color="auto"/>
            <w:left w:val="none" w:sz="0" w:space="0" w:color="auto"/>
            <w:bottom w:val="none" w:sz="0" w:space="0" w:color="auto"/>
            <w:right w:val="none" w:sz="0" w:space="0" w:color="auto"/>
          </w:divBdr>
        </w:div>
        <w:div w:id="478232551">
          <w:marLeft w:val="640"/>
          <w:marRight w:val="0"/>
          <w:marTop w:val="0"/>
          <w:marBottom w:val="0"/>
          <w:divBdr>
            <w:top w:val="none" w:sz="0" w:space="0" w:color="auto"/>
            <w:left w:val="none" w:sz="0" w:space="0" w:color="auto"/>
            <w:bottom w:val="none" w:sz="0" w:space="0" w:color="auto"/>
            <w:right w:val="none" w:sz="0" w:space="0" w:color="auto"/>
          </w:divBdr>
        </w:div>
        <w:div w:id="618146316">
          <w:marLeft w:val="640"/>
          <w:marRight w:val="0"/>
          <w:marTop w:val="0"/>
          <w:marBottom w:val="0"/>
          <w:divBdr>
            <w:top w:val="none" w:sz="0" w:space="0" w:color="auto"/>
            <w:left w:val="none" w:sz="0" w:space="0" w:color="auto"/>
            <w:bottom w:val="none" w:sz="0" w:space="0" w:color="auto"/>
            <w:right w:val="none" w:sz="0" w:space="0" w:color="auto"/>
          </w:divBdr>
        </w:div>
        <w:div w:id="770668619">
          <w:marLeft w:val="640"/>
          <w:marRight w:val="0"/>
          <w:marTop w:val="0"/>
          <w:marBottom w:val="0"/>
          <w:divBdr>
            <w:top w:val="none" w:sz="0" w:space="0" w:color="auto"/>
            <w:left w:val="none" w:sz="0" w:space="0" w:color="auto"/>
            <w:bottom w:val="none" w:sz="0" w:space="0" w:color="auto"/>
            <w:right w:val="none" w:sz="0" w:space="0" w:color="auto"/>
          </w:divBdr>
        </w:div>
        <w:div w:id="120660373">
          <w:marLeft w:val="640"/>
          <w:marRight w:val="0"/>
          <w:marTop w:val="0"/>
          <w:marBottom w:val="0"/>
          <w:divBdr>
            <w:top w:val="none" w:sz="0" w:space="0" w:color="auto"/>
            <w:left w:val="none" w:sz="0" w:space="0" w:color="auto"/>
            <w:bottom w:val="none" w:sz="0" w:space="0" w:color="auto"/>
            <w:right w:val="none" w:sz="0" w:space="0" w:color="auto"/>
          </w:divBdr>
        </w:div>
        <w:div w:id="1619919899">
          <w:marLeft w:val="640"/>
          <w:marRight w:val="0"/>
          <w:marTop w:val="0"/>
          <w:marBottom w:val="0"/>
          <w:divBdr>
            <w:top w:val="none" w:sz="0" w:space="0" w:color="auto"/>
            <w:left w:val="none" w:sz="0" w:space="0" w:color="auto"/>
            <w:bottom w:val="none" w:sz="0" w:space="0" w:color="auto"/>
            <w:right w:val="none" w:sz="0" w:space="0" w:color="auto"/>
          </w:divBdr>
        </w:div>
        <w:div w:id="2021736594">
          <w:marLeft w:val="640"/>
          <w:marRight w:val="0"/>
          <w:marTop w:val="0"/>
          <w:marBottom w:val="0"/>
          <w:divBdr>
            <w:top w:val="none" w:sz="0" w:space="0" w:color="auto"/>
            <w:left w:val="none" w:sz="0" w:space="0" w:color="auto"/>
            <w:bottom w:val="none" w:sz="0" w:space="0" w:color="auto"/>
            <w:right w:val="none" w:sz="0" w:space="0" w:color="auto"/>
          </w:divBdr>
        </w:div>
        <w:div w:id="890770704">
          <w:marLeft w:val="640"/>
          <w:marRight w:val="0"/>
          <w:marTop w:val="0"/>
          <w:marBottom w:val="0"/>
          <w:divBdr>
            <w:top w:val="none" w:sz="0" w:space="0" w:color="auto"/>
            <w:left w:val="none" w:sz="0" w:space="0" w:color="auto"/>
            <w:bottom w:val="none" w:sz="0" w:space="0" w:color="auto"/>
            <w:right w:val="none" w:sz="0" w:space="0" w:color="auto"/>
          </w:divBdr>
        </w:div>
        <w:div w:id="354229886">
          <w:marLeft w:val="640"/>
          <w:marRight w:val="0"/>
          <w:marTop w:val="0"/>
          <w:marBottom w:val="0"/>
          <w:divBdr>
            <w:top w:val="none" w:sz="0" w:space="0" w:color="auto"/>
            <w:left w:val="none" w:sz="0" w:space="0" w:color="auto"/>
            <w:bottom w:val="none" w:sz="0" w:space="0" w:color="auto"/>
            <w:right w:val="none" w:sz="0" w:space="0" w:color="auto"/>
          </w:divBdr>
        </w:div>
        <w:div w:id="1539470193">
          <w:marLeft w:val="640"/>
          <w:marRight w:val="0"/>
          <w:marTop w:val="0"/>
          <w:marBottom w:val="0"/>
          <w:divBdr>
            <w:top w:val="none" w:sz="0" w:space="0" w:color="auto"/>
            <w:left w:val="none" w:sz="0" w:space="0" w:color="auto"/>
            <w:bottom w:val="none" w:sz="0" w:space="0" w:color="auto"/>
            <w:right w:val="none" w:sz="0" w:space="0" w:color="auto"/>
          </w:divBdr>
        </w:div>
        <w:div w:id="1500735502">
          <w:marLeft w:val="640"/>
          <w:marRight w:val="0"/>
          <w:marTop w:val="0"/>
          <w:marBottom w:val="0"/>
          <w:divBdr>
            <w:top w:val="none" w:sz="0" w:space="0" w:color="auto"/>
            <w:left w:val="none" w:sz="0" w:space="0" w:color="auto"/>
            <w:bottom w:val="none" w:sz="0" w:space="0" w:color="auto"/>
            <w:right w:val="none" w:sz="0" w:space="0" w:color="auto"/>
          </w:divBdr>
        </w:div>
        <w:div w:id="2051415138">
          <w:marLeft w:val="640"/>
          <w:marRight w:val="0"/>
          <w:marTop w:val="0"/>
          <w:marBottom w:val="0"/>
          <w:divBdr>
            <w:top w:val="none" w:sz="0" w:space="0" w:color="auto"/>
            <w:left w:val="none" w:sz="0" w:space="0" w:color="auto"/>
            <w:bottom w:val="none" w:sz="0" w:space="0" w:color="auto"/>
            <w:right w:val="none" w:sz="0" w:space="0" w:color="auto"/>
          </w:divBdr>
        </w:div>
        <w:div w:id="1535340997">
          <w:marLeft w:val="640"/>
          <w:marRight w:val="0"/>
          <w:marTop w:val="0"/>
          <w:marBottom w:val="0"/>
          <w:divBdr>
            <w:top w:val="none" w:sz="0" w:space="0" w:color="auto"/>
            <w:left w:val="none" w:sz="0" w:space="0" w:color="auto"/>
            <w:bottom w:val="none" w:sz="0" w:space="0" w:color="auto"/>
            <w:right w:val="none" w:sz="0" w:space="0" w:color="auto"/>
          </w:divBdr>
        </w:div>
        <w:div w:id="998777340">
          <w:marLeft w:val="640"/>
          <w:marRight w:val="0"/>
          <w:marTop w:val="0"/>
          <w:marBottom w:val="0"/>
          <w:divBdr>
            <w:top w:val="none" w:sz="0" w:space="0" w:color="auto"/>
            <w:left w:val="none" w:sz="0" w:space="0" w:color="auto"/>
            <w:bottom w:val="none" w:sz="0" w:space="0" w:color="auto"/>
            <w:right w:val="none" w:sz="0" w:space="0" w:color="auto"/>
          </w:divBdr>
        </w:div>
        <w:div w:id="1642617861">
          <w:marLeft w:val="640"/>
          <w:marRight w:val="0"/>
          <w:marTop w:val="0"/>
          <w:marBottom w:val="0"/>
          <w:divBdr>
            <w:top w:val="none" w:sz="0" w:space="0" w:color="auto"/>
            <w:left w:val="none" w:sz="0" w:space="0" w:color="auto"/>
            <w:bottom w:val="none" w:sz="0" w:space="0" w:color="auto"/>
            <w:right w:val="none" w:sz="0" w:space="0" w:color="auto"/>
          </w:divBdr>
        </w:div>
        <w:div w:id="1439913633">
          <w:marLeft w:val="640"/>
          <w:marRight w:val="0"/>
          <w:marTop w:val="0"/>
          <w:marBottom w:val="0"/>
          <w:divBdr>
            <w:top w:val="none" w:sz="0" w:space="0" w:color="auto"/>
            <w:left w:val="none" w:sz="0" w:space="0" w:color="auto"/>
            <w:bottom w:val="none" w:sz="0" w:space="0" w:color="auto"/>
            <w:right w:val="none" w:sz="0" w:space="0" w:color="auto"/>
          </w:divBdr>
        </w:div>
        <w:div w:id="2010518949">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3326424">
      <w:bodyDiv w:val="1"/>
      <w:marLeft w:val="0"/>
      <w:marRight w:val="0"/>
      <w:marTop w:val="0"/>
      <w:marBottom w:val="0"/>
      <w:divBdr>
        <w:top w:val="none" w:sz="0" w:space="0" w:color="auto"/>
        <w:left w:val="none" w:sz="0" w:space="0" w:color="auto"/>
        <w:bottom w:val="none" w:sz="0" w:space="0" w:color="auto"/>
        <w:right w:val="none" w:sz="0" w:space="0" w:color="auto"/>
      </w:divBdr>
      <w:divsChild>
        <w:div w:id="1695572558">
          <w:marLeft w:val="640"/>
          <w:marRight w:val="0"/>
          <w:marTop w:val="0"/>
          <w:marBottom w:val="0"/>
          <w:divBdr>
            <w:top w:val="none" w:sz="0" w:space="0" w:color="auto"/>
            <w:left w:val="none" w:sz="0" w:space="0" w:color="auto"/>
            <w:bottom w:val="none" w:sz="0" w:space="0" w:color="auto"/>
            <w:right w:val="none" w:sz="0" w:space="0" w:color="auto"/>
          </w:divBdr>
        </w:div>
        <w:div w:id="1823695439">
          <w:marLeft w:val="640"/>
          <w:marRight w:val="0"/>
          <w:marTop w:val="0"/>
          <w:marBottom w:val="0"/>
          <w:divBdr>
            <w:top w:val="none" w:sz="0" w:space="0" w:color="auto"/>
            <w:left w:val="none" w:sz="0" w:space="0" w:color="auto"/>
            <w:bottom w:val="none" w:sz="0" w:space="0" w:color="auto"/>
            <w:right w:val="none" w:sz="0" w:space="0" w:color="auto"/>
          </w:divBdr>
        </w:div>
        <w:div w:id="129439249">
          <w:marLeft w:val="640"/>
          <w:marRight w:val="0"/>
          <w:marTop w:val="0"/>
          <w:marBottom w:val="0"/>
          <w:divBdr>
            <w:top w:val="none" w:sz="0" w:space="0" w:color="auto"/>
            <w:left w:val="none" w:sz="0" w:space="0" w:color="auto"/>
            <w:bottom w:val="none" w:sz="0" w:space="0" w:color="auto"/>
            <w:right w:val="none" w:sz="0" w:space="0" w:color="auto"/>
          </w:divBdr>
        </w:div>
        <w:div w:id="564684431">
          <w:marLeft w:val="640"/>
          <w:marRight w:val="0"/>
          <w:marTop w:val="0"/>
          <w:marBottom w:val="0"/>
          <w:divBdr>
            <w:top w:val="none" w:sz="0" w:space="0" w:color="auto"/>
            <w:left w:val="none" w:sz="0" w:space="0" w:color="auto"/>
            <w:bottom w:val="none" w:sz="0" w:space="0" w:color="auto"/>
            <w:right w:val="none" w:sz="0" w:space="0" w:color="auto"/>
          </w:divBdr>
        </w:div>
        <w:div w:id="332074622">
          <w:marLeft w:val="640"/>
          <w:marRight w:val="0"/>
          <w:marTop w:val="0"/>
          <w:marBottom w:val="0"/>
          <w:divBdr>
            <w:top w:val="none" w:sz="0" w:space="0" w:color="auto"/>
            <w:left w:val="none" w:sz="0" w:space="0" w:color="auto"/>
            <w:bottom w:val="none" w:sz="0" w:space="0" w:color="auto"/>
            <w:right w:val="none" w:sz="0" w:space="0" w:color="auto"/>
          </w:divBdr>
        </w:div>
        <w:div w:id="1938169752">
          <w:marLeft w:val="640"/>
          <w:marRight w:val="0"/>
          <w:marTop w:val="0"/>
          <w:marBottom w:val="0"/>
          <w:divBdr>
            <w:top w:val="none" w:sz="0" w:space="0" w:color="auto"/>
            <w:left w:val="none" w:sz="0" w:space="0" w:color="auto"/>
            <w:bottom w:val="none" w:sz="0" w:space="0" w:color="auto"/>
            <w:right w:val="none" w:sz="0" w:space="0" w:color="auto"/>
          </w:divBdr>
        </w:div>
        <w:div w:id="576937331">
          <w:marLeft w:val="640"/>
          <w:marRight w:val="0"/>
          <w:marTop w:val="0"/>
          <w:marBottom w:val="0"/>
          <w:divBdr>
            <w:top w:val="none" w:sz="0" w:space="0" w:color="auto"/>
            <w:left w:val="none" w:sz="0" w:space="0" w:color="auto"/>
            <w:bottom w:val="none" w:sz="0" w:space="0" w:color="auto"/>
            <w:right w:val="none" w:sz="0" w:space="0" w:color="auto"/>
          </w:divBdr>
        </w:div>
        <w:div w:id="577787550">
          <w:marLeft w:val="640"/>
          <w:marRight w:val="0"/>
          <w:marTop w:val="0"/>
          <w:marBottom w:val="0"/>
          <w:divBdr>
            <w:top w:val="none" w:sz="0" w:space="0" w:color="auto"/>
            <w:left w:val="none" w:sz="0" w:space="0" w:color="auto"/>
            <w:bottom w:val="none" w:sz="0" w:space="0" w:color="auto"/>
            <w:right w:val="none" w:sz="0" w:space="0" w:color="auto"/>
          </w:divBdr>
        </w:div>
        <w:div w:id="2113233314">
          <w:marLeft w:val="640"/>
          <w:marRight w:val="0"/>
          <w:marTop w:val="0"/>
          <w:marBottom w:val="0"/>
          <w:divBdr>
            <w:top w:val="none" w:sz="0" w:space="0" w:color="auto"/>
            <w:left w:val="none" w:sz="0" w:space="0" w:color="auto"/>
            <w:bottom w:val="none" w:sz="0" w:space="0" w:color="auto"/>
            <w:right w:val="none" w:sz="0" w:space="0" w:color="auto"/>
          </w:divBdr>
        </w:div>
        <w:div w:id="641351598">
          <w:marLeft w:val="640"/>
          <w:marRight w:val="0"/>
          <w:marTop w:val="0"/>
          <w:marBottom w:val="0"/>
          <w:divBdr>
            <w:top w:val="none" w:sz="0" w:space="0" w:color="auto"/>
            <w:left w:val="none" w:sz="0" w:space="0" w:color="auto"/>
            <w:bottom w:val="none" w:sz="0" w:space="0" w:color="auto"/>
            <w:right w:val="none" w:sz="0" w:space="0" w:color="auto"/>
          </w:divBdr>
        </w:div>
        <w:div w:id="406615656">
          <w:marLeft w:val="640"/>
          <w:marRight w:val="0"/>
          <w:marTop w:val="0"/>
          <w:marBottom w:val="0"/>
          <w:divBdr>
            <w:top w:val="none" w:sz="0" w:space="0" w:color="auto"/>
            <w:left w:val="none" w:sz="0" w:space="0" w:color="auto"/>
            <w:bottom w:val="none" w:sz="0" w:space="0" w:color="auto"/>
            <w:right w:val="none" w:sz="0" w:space="0" w:color="auto"/>
          </w:divBdr>
        </w:div>
        <w:div w:id="423497885">
          <w:marLeft w:val="640"/>
          <w:marRight w:val="0"/>
          <w:marTop w:val="0"/>
          <w:marBottom w:val="0"/>
          <w:divBdr>
            <w:top w:val="none" w:sz="0" w:space="0" w:color="auto"/>
            <w:left w:val="none" w:sz="0" w:space="0" w:color="auto"/>
            <w:bottom w:val="none" w:sz="0" w:space="0" w:color="auto"/>
            <w:right w:val="none" w:sz="0" w:space="0" w:color="auto"/>
          </w:divBdr>
        </w:div>
        <w:div w:id="1813671678">
          <w:marLeft w:val="640"/>
          <w:marRight w:val="0"/>
          <w:marTop w:val="0"/>
          <w:marBottom w:val="0"/>
          <w:divBdr>
            <w:top w:val="none" w:sz="0" w:space="0" w:color="auto"/>
            <w:left w:val="none" w:sz="0" w:space="0" w:color="auto"/>
            <w:bottom w:val="none" w:sz="0" w:space="0" w:color="auto"/>
            <w:right w:val="none" w:sz="0" w:space="0" w:color="auto"/>
          </w:divBdr>
        </w:div>
        <w:div w:id="1003626068">
          <w:marLeft w:val="640"/>
          <w:marRight w:val="0"/>
          <w:marTop w:val="0"/>
          <w:marBottom w:val="0"/>
          <w:divBdr>
            <w:top w:val="none" w:sz="0" w:space="0" w:color="auto"/>
            <w:left w:val="none" w:sz="0" w:space="0" w:color="auto"/>
            <w:bottom w:val="none" w:sz="0" w:space="0" w:color="auto"/>
            <w:right w:val="none" w:sz="0" w:space="0" w:color="auto"/>
          </w:divBdr>
        </w:div>
        <w:div w:id="187989596">
          <w:marLeft w:val="640"/>
          <w:marRight w:val="0"/>
          <w:marTop w:val="0"/>
          <w:marBottom w:val="0"/>
          <w:divBdr>
            <w:top w:val="none" w:sz="0" w:space="0" w:color="auto"/>
            <w:left w:val="none" w:sz="0" w:space="0" w:color="auto"/>
            <w:bottom w:val="none" w:sz="0" w:space="0" w:color="auto"/>
            <w:right w:val="none" w:sz="0" w:space="0" w:color="auto"/>
          </w:divBdr>
        </w:div>
        <w:div w:id="789402819">
          <w:marLeft w:val="640"/>
          <w:marRight w:val="0"/>
          <w:marTop w:val="0"/>
          <w:marBottom w:val="0"/>
          <w:divBdr>
            <w:top w:val="none" w:sz="0" w:space="0" w:color="auto"/>
            <w:left w:val="none" w:sz="0" w:space="0" w:color="auto"/>
            <w:bottom w:val="none" w:sz="0" w:space="0" w:color="auto"/>
            <w:right w:val="none" w:sz="0" w:space="0" w:color="auto"/>
          </w:divBdr>
        </w:div>
        <w:div w:id="1495754319">
          <w:marLeft w:val="640"/>
          <w:marRight w:val="0"/>
          <w:marTop w:val="0"/>
          <w:marBottom w:val="0"/>
          <w:divBdr>
            <w:top w:val="none" w:sz="0" w:space="0" w:color="auto"/>
            <w:left w:val="none" w:sz="0" w:space="0" w:color="auto"/>
            <w:bottom w:val="none" w:sz="0" w:space="0" w:color="auto"/>
            <w:right w:val="none" w:sz="0" w:space="0" w:color="auto"/>
          </w:divBdr>
        </w:div>
        <w:div w:id="2070883882">
          <w:marLeft w:val="640"/>
          <w:marRight w:val="0"/>
          <w:marTop w:val="0"/>
          <w:marBottom w:val="0"/>
          <w:divBdr>
            <w:top w:val="none" w:sz="0" w:space="0" w:color="auto"/>
            <w:left w:val="none" w:sz="0" w:space="0" w:color="auto"/>
            <w:bottom w:val="none" w:sz="0" w:space="0" w:color="auto"/>
            <w:right w:val="none" w:sz="0" w:space="0" w:color="auto"/>
          </w:divBdr>
        </w:div>
        <w:div w:id="315843434">
          <w:marLeft w:val="640"/>
          <w:marRight w:val="0"/>
          <w:marTop w:val="0"/>
          <w:marBottom w:val="0"/>
          <w:divBdr>
            <w:top w:val="none" w:sz="0" w:space="0" w:color="auto"/>
            <w:left w:val="none" w:sz="0" w:space="0" w:color="auto"/>
            <w:bottom w:val="none" w:sz="0" w:space="0" w:color="auto"/>
            <w:right w:val="none" w:sz="0" w:space="0" w:color="auto"/>
          </w:divBdr>
        </w:div>
        <w:div w:id="67267484">
          <w:marLeft w:val="640"/>
          <w:marRight w:val="0"/>
          <w:marTop w:val="0"/>
          <w:marBottom w:val="0"/>
          <w:divBdr>
            <w:top w:val="none" w:sz="0" w:space="0" w:color="auto"/>
            <w:left w:val="none" w:sz="0" w:space="0" w:color="auto"/>
            <w:bottom w:val="none" w:sz="0" w:space="0" w:color="auto"/>
            <w:right w:val="none" w:sz="0" w:space="0" w:color="auto"/>
          </w:divBdr>
        </w:div>
        <w:div w:id="2061977501">
          <w:marLeft w:val="640"/>
          <w:marRight w:val="0"/>
          <w:marTop w:val="0"/>
          <w:marBottom w:val="0"/>
          <w:divBdr>
            <w:top w:val="none" w:sz="0" w:space="0" w:color="auto"/>
            <w:left w:val="none" w:sz="0" w:space="0" w:color="auto"/>
            <w:bottom w:val="none" w:sz="0" w:space="0" w:color="auto"/>
            <w:right w:val="none" w:sz="0" w:space="0" w:color="auto"/>
          </w:divBdr>
        </w:div>
        <w:div w:id="1917133123">
          <w:marLeft w:val="640"/>
          <w:marRight w:val="0"/>
          <w:marTop w:val="0"/>
          <w:marBottom w:val="0"/>
          <w:divBdr>
            <w:top w:val="none" w:sz="0" w:space="0" w:color="auto"/>
            <w:left w:val="none" w:sz="0" w:space="0" w:color="auto"/>
            <w:bottom w:val="none" w:sz="0" w:space="0" w:color="auto"/>
            <w:right w:val="none" w:sz="0" w:space="0" w:color="auto"/>
          </w:divBdr>
        </w:div>
        <w:div w:id="645285482">
          <w:marLeft w:val="640"/>
          <w:marRight w:val="0"/>
          <w:marTop w:val="0"/>
          <w:marBottom w:val="0"/>
          <w:divBdr>
            <w:top w:val="none" w:sz="0" w:space="0" w:color="auto"/>
            <w:left w:val="none" w:sz="0" w:space="0" w:color="auto"/>
            <w:bottom w:val="none" w:sz="0" w:space="0" w:color="auto"/>
            <w:right w:val="none" w:sz="0" w:space="0" w:color="auto"/>
          </w:divBdr>
        </w:div>
        <w:div w:id="622492">
          <w:marLeft w:val="640"/>
          <w:marRight w:val="0"/>
          <w:marTop w:val="0"/>
          <w:marBottom w:val="0"/>
          <w:divBdr>
            <w:top w:val="none" w:sz="0" w:space="0" w:color="auto"/>
            <w:left w:val="none" w:sz="0" w:space="0" w:color="auto"/>
            <w:bottom w:val="none" w:sz="0" w:space="0" w:color="auto"/>
            <w:right w:val="none" w:sz="0" w:space="0" w:color="auto"/>
          </w:divBdr>
        </w:div>
        <w:div w:id="957837179">
          <w:marLeft w:val="640"/>
          <w:marRight w:val="0"/>
          <w:marTop w:val="0"/>
          <w:marBottom w:val="0"/>
          <w:divBdr>
            <w:top w:val="none" w:sz="0" w:space="0" w:color="auto"/>
            <w:left w:val="none" w:sz="0" w:space="0" w:color="auto"/>
            <w:bottom w:val="none" w:sz="0" w:space="0" w:color="auto"/>
            <w:right w:val="none" w:sz="0" w:space="0" w:color="auto"/>
          </w:divBdr>
        </w:div>
        <w:div w:id="1665275156">
          <w:marLeft w:val="640"/>
          <w:marRight w:val="0"/>
          <w:marTop w:val="0"/>
          <w:marBottom w:val="0"/>
          <w:divBdr>
            <w:top w:val="none" w:sz="0" w:space="0" w:color="auto"/>
            <w:left w:val="none" w:sz="0" w:space="0" w:color="auto"/>
            <w:bottom w:val="none" w:sz="0" w:space="0" w:color="auto"/>
            <w:right w:val="none" w:sz="0" w:space="0" w:color="auto"/>
          </w:divBdr>
        </w:div>
        <w:div w:id="466627681">
          <w:marLeft w:val="640"/>
          <w:marRight w:val="0"/>
          <w:marTop w:val="0"/>
          <w:marBottom w:val="0"/>
          <w:divBdr>
            <w:top w:val="none" w:sz="0" w:space="0" w:color="auto"/>
            <w:left w:val="none" w:sz="0" w:space="0" w:color="auto"/>
            <w:bottom w:val="none" w:sz="0" w:space="0" w:color="auto"/>
            <w:right w:val="none" w:sz="0" w:space="0" w:color="auto"/>
          </w:divBdr>
        </w:div>
        <w:div w:id="455374143">
          <w:marLeft w:val="640"/>
          <w:marRight w:val="0"/>
          <w:marTop w:val="0"/>
          <w:marBottom w:val="0"/>
          <w:divBdr>
            <w:top w:val="none" w:sz="0" w:space="0" w:color="auto"/>
            <w:left w:val="none" w:sz="0" w:space="0" w:color="auto"/>
            <w:bottom w:val="none" w:sz="0" w:space="0" w:color="auto"/>
            <w:right w:val="none" w:sz="0" w:space="0" w:color="auto"/>
          </w:divBdr>
        </w:div>
        <w:div w:id="625477212">
          <w:marLeft w:val="640"/>
          <w:marRight w:val="0"/>
          <w:marTop w:val="0"/>
          <w:marBottom w:val="0"/>
          <w:divBdr>
            <w:top w:val="none" w:sz="0" w:space="0" w:color="auto"/>
            <w:left w:val="none" w:sz="0" w:space="0" w:color="auto"/>
            <w:bottom w:val="none" w:sz="0" w:space="0" w:color="auto"/>
            <w:right w:val="none" w:sz="0" w:space="0" w:color="auto"/>
          </w:divBdr>
        </w:div>
        <w:div w:id="97064983">
          <w:marLeft w:val="640"/>
          <w:marRight w:val="0"/>
          <w:marTop w:val="0"/>
          <w:marBottom w:val="0"/>
          <w:divBdr>
            <w:top w:val="none" w:sz="0" w:space="0" w:color="auto"/>
            <w:left w:val="none" w:sz="0" w:space="0" w:color="auto"/>
            <w:bottom w:val="none" w:sz="0" w:space="0" w:color="auto"/>
            <w:right w:val="none" w:sz="0" w:space="0" w:color="auto"/>
          </w:divBdr>
        </w:div>
        <w:div w:id="1283415534">
          <w:marLeft w:val="640"/>
          <w:marRight w:val="0"/>
          <w:marTop w:val="0"/>
          <w:marBottom w:val="0"/>
          <w:divBdr>
            <w:top w:val="none" w:sz="0" w:space="0" w:color="auto"/>
            <w:left w:val="none" w:sz="0" w:space="0" w:color="auto"/>
            <w:bottom w:val="none" w:sz="0" w:space="0" w:color="auto"/>
            <w:right w:val="none" w:sz="0" w:space="0" w:color="auto"/>
          </w:divBdr>
        </w:div>
        <w:div w:id="515845100">
          <w:marLeft w:val="640"/>
          <w:marRight w:val="0"/>
          <w:marTop w:val="0"/>
          <w:marBottom w:val="0"/>
          <w:divBdr>
            <w:top w:val="none" w:sz="0" w:space="0" w:color="auto"/>
            <w:left w:val="none" w:sz="0" w:space="0" w:color="auto"/>
            <w:bottom w:val="none" w:sz="0" w:space="0" w:color="auto"/>
            <w:right w:val="none" w:sz="0" w:space="0" w:color="auto"/>
          </w:divBdr>
        </w:div>
        <w:div w:id="67389489">
          <w:marLeft w:val="640"/>
          <w:marRight w:val="0"/>
          <w:marTop w:val="0"/>
          <w:marBottom w:val="0"/>
          <w:divBdr>
            <w:top w:val="none" w:sz="0" w:space="0" w:color="auto"/>
            <w:left w:val="none" w:sz="0" w:space="0" w:color="auto"/>
            <w:bottom w:val="none" w:sz="0" w:space="0" w:color="auto"/>
            <w:right w:val="none" w:sz="0" w:space="0" w:color="auto"/>
          </w:divBdr>
        </w:div>
        <w:div w:id="337512896">
          <w:marLeft w:val="640"/>
          <w:marRight w:val="0"/>
          <w:marTop w:val="0"/>
          <w:marBottom w:val="0"/>
          <w:divBdr>
            <w:top w:val="none" w:sz="0" w:space="0" w:color="auto"/>
            <w:left w:val="none" w:sz="0" w:space="0" w:color="auto"/>
            <w:bottom w:val="none" w:sz="0" w:space="0" w:color="auto"/>
            <w:right w:val="none" w:sz="0" w:space="0" w:color="auto"/>
          </w:divBdr>
        </w:div>
        <w:div w:id="237249342">
          <w:marLeft w:val="640"/>
          <w:marRight w:val="0"/>
          <w:marTop w:val="0"/>
          <w:marBottom w:val="0"/>
          <w:divBdr>
            <w:top w:val="none" w:sz="0" w:space="0" w:color="auto"/>
            <w:left w:val="none" w:sz="0" w:space="0" w:color="auto"/>
            <w:bottom w:val="none" w:sz="0" w:space="0" w:color="auto"/>
            <w:right w:val="none" w:sz="0" w:space="0" w:color="auto"/>
          </w:divBdr>
        </w:div>
        <w:div w:id="641233981">
          <w:marLeft w:val="640"/>
          <w:marRight w:val="0"/>
          <w:marTop w:val="0"/>
          <w:marBottom w:val="0"/>
          <w:divBdr>
            <w:top w:val="none" w:sz="0" w:space="0" w:color="auto"/>
            <w:left w:val="none" w:sz="0" w:space="0" w:color="auto"/>
            <w:bottom w:val="none" w:sz="0" w:space="0" w:color="auto"/>
            <w:right w:val="none" w:sz="0" w:space="0" w:color="auto"/>
          </w:divBdr>
        </w:div>
        <w:div w:id="1669477794">
          <w:marLeft w:val="640"/>
          <w:marRight w:val="0"/>
          <w:marTop w:val="0"/>
          <w:marBottom w:val="0"/>
          <w:divBdr>
            <w:top w:val="none" w:sz="0" w:space="0" w:color="auto"/>
            <w:left w:val="none" w:sz="0" w:space="0" w:color="auto"/>
            <w:bottom w:val="none" w:sz="0" w:space="0" w:color="auto"/>
            <w:right w:val="none" w:sz="0" w:space="0" w:color="auto"/>
          </w:divBdr>
        </w:div>
        <w:div w:id="583343015">
          <w:marLeft w:val="640"/>
          <w:marRight w:val="0"/>
          <w:marTop w:val="0"/>
          <w:marBottom w:val="0"/>
          <w:divBdr>
            <w:top w:val="none" w:sz="0" w:space="0" w:color="auto"/>
            <w:left w:val="none" w:sz="0" w:space="0" w:color="auto"/>
            <w:bottom w:val="none" w:sz="0" w:space="0" w:color="auto"/>
            <w:right w:val="none" w:sz="0" w:space="0" w:color="auto"/>
          </w:divBdr>
        </w:div>
        <w:div w:id="1849517176">
          <w:marLeft w:val="640"/>
          <w:marRight w:val="0"/>
          <w:marTop w:val="0"/>
          <w:marBottom w:val="0"/>
          <w:divBdr>
            <w:top w:val="none" w:sz="0" w:space="0" w:color="auto"/>
            <w:left w:val="none" w:sz="0" w:space="0" w:color="auto"/>
            <w:bottom w:val="none" w:sz="0" w:space="0" w:color="auto"/>
            <w:right w:val="none" w:sz="0" w:space="0" w:color="auto"/>
          </w:divBdr>
        </w:div>
        <w:div w:id="2026402826">
          <w:marLeft w:val="640"/>
          <w:marRight w:val="0"/>
          <w:marTop w:val="0"/>
          <w:marBottom w:val="0"/>
          <w:divBdr>
            <w:top w:val="none" w:sz="0" w:space="0" w:color="auto"/>
            <w:left w:val="none" w:sz="0" w:space="0" w:color="auto"/>
            <w:bottom w:val="none" w:sz="0" w:space="0" w:color="auto"/>
            <w:right w:val="none" w:sz="0" w:space="0" w:color="auto"/>
          </w:divBdr>
        </w:div>
        <w:div w:id="1361541437">
          <w:marLeft w:val="640"/>
          <w:marRight w:val="0"/>
          <w:marTop w:val="0"/>
          <w:marBottom w:val="0"/>
          <w:divBdr>
            <w:top w:val="none" w:sz="0" w:space="0" w:color="auto"/>
            <w:left w:val="none" w:sz="0" w:space="0" w:color="auto"/>
            <w:bottom w:val="none" w:sz="0" w:space="0" w:color="auto"/>
            <w:right w:val="none" w:sz="0" w:space="0" w:color="auto"/>
          </w:divBdr>
        </w:div>
        <w:div w:id="864101074">
          <w:marLeft w:val="640"/>
          <w:marRight w:val="0"/>
          <w:marTop w:val="0"/>
          <w:marBottom w:val="0"/>
          <w:divBdr>
            <w:top w:val="none" w:sz="0" w:space="0" w:color="auto"/>
            <w:left w:val="none" w:sz="0" w:space="0" w:color="auto"/>
            <w:bottom w:val="none" w:sz="0" w:space="0" w:color="auto"/>
            <w:right w:val="none" w:sz="0" w:space="0" w:color="auto"/>
          </w:divBdr>
        </w:div>
        <w:div w:id="1942639356">
          <w:marLeft w:val="640"/>
          <w:marRight w:val="0"/>
          <w:marTop w:val="0"/>
          <w:marBottom w:val="0"/>
          <w:divBdr>
            <w:top w:val="none" w:sz="0" w:space="0" w:color="auto"/>
            <w:left w:val="none" w:sz="0" w:space="0" w:color="auto"/>
            <w:bottom w:val="none" w:sz="0" w:space="0" w:color="auto"/>
            <w:right w:val="none" w:sz="0" w:space="0" w:color="auto"/>
          </w:divBdr>
        </w:div>
        <w:div w:id="462429726">
          <w:marLeft w:val="640"/>
          <w:marRight w:val="0"/>
          <w:marTop w:val="0"/>
          <w:marBottom w:val="0"/>
          <w:divBdr>
            <w:top w:val="none" w:sz="0" w:space="0" w:color="auto"/>
            <w:left w:val="none" w:sz="0" w:space="0" w:color="auto"/>
            <w:bottom w:val="none" w:sz="0" w:space="0" w:color="auto"/>
            <w:right w:val="none" w:sz="0" w:space="0" w:color="auto"/>
          </w:divBdr>
        </w:div>
        <w:div w:id="51006924">
          <w:marLeft w:val="640"/>
          <w:marRight w:val="0"/>
          <w:marTop w:val="0"/>
          <w:marBottom w:val="0"/>
          <w:divBdr>
            <w:top w:val="none" w:sz="0" w:space="0" w:color="auto"/>
            <w:left w:val="none" w:sz="0" w:space="0" w:color="auto"/>
            <w:bottom w:val="none" w:sz="0" w:space="0" w:color="auto"/>
            <w:right w:val="none" w:sz="0" w:space="0" w:color="auto"/>
          </w:divBdr>
        </w:div>
        <w:div w:id="695353274">
          <w:marLeft w:val="640"/>
          <w:marRight w:val="0"/>
          <w:marTop w:val="0"/>
          <w:marBottom w:val="0"/>
          <w:divBdr>
            <w:top w:val="none" w:sz="0" w:space="0" w:color="auto"/>
            <w:left w:val="none" w:sz="0" w:space="0" w:color="auto"/>
            <w:bottom w:val="none" w:sz="0" w:space="0" w:color="auto"/>
            <w:right w:val="none" w:sz="0" w:space="0" w:color="auto"/>
          </w:divBdr>
        </w:div>
        <w:div w:id="1563787019">
          <w:marLeft w:val="640"/>
          <w:marRight w:val="0"/>
          <w:marTop w:val="0"/>
          <w:marBottom w:val="0"/>
          <w:divBdr>
            <w:top w:val="none" w:sz="0" w:space="0" w:color="auto"/>
            <w:left w:val="none" w:sz="0" w:space="0" w:color="auto"/>
            <w:bottom w:val="none" w:sz="0" w:space="0" w:color="auto"/>
            <w:right w:val="none" w:sz="0" w:space="0" w:color="auto"/>
          </w:divBdr>
        </w:div>
        <w:div w:id="1881477703">
          <w:marLeft w:val="640"/>
          <w:marRight w:val="0"/>
          <w:marTop w:val="0"/>
          <w:marBottom w:val="0"/>
          <w:divBdr>
            <w:top w:val="none" w:sz="0" w:space="0" w:color="auto"/>
            <w:left w:val="none" w:sz="0" w:space="0" w:color="auto"/>
            <w:bottom w:val="none" w:sz="0" w:space="0" w:color="auto"/>
            <w:right w:val="none" w:sz="0" w:space="0" w:color="auto"/>
          </w:divBdr>
        </w:div>
        <w:div w:id="1151675698">
          <w:marLeft w:val="640"/>
          <w:marRight w:val="0"/>
          <w:marTop w:val="0"/>
          <w:marBottom w:val="0"/>
          <w:divBdr>
            <w:top w:val="none" w:sz="0" w:space="0" w:color="auto"/>
            <w:left w:val="none" w:sz="0" w:space="0" w:color="auto"/>
            <w:bottom w:val="none" w:sz="0" w:space="0" w:color="auto"/>
            <w:right w:val="none" w:sz="0" w:space="0" w:color="auto"/>
          </w:divBdr>
        </w:div>
        <w:div w:id="1548689130">
          <w:marLeft w:val="640"/>
          <w:marRight w:val="0"/>
          <w:marTop w:val="0"/>
          <w:marBottom w:val="0"/>
          <w:divBdr>
            <w:top w:val="none" w:sz="0" w:space="0" w:color="auto"/>
            <w:left w:val="none" w:sz="0" w:space="0" w:color="auto"/>
            <w:bottom w:val="none" w:sz="0" w:space="0" w:color="auto"/>
            <w:right w:val="none" w:sz="0" w:space="0" w:color="auto"/>
          </w:divBdr>
        </w:div>
        <w:div w:id="182550182">
          <w:marLeft w:val="640"/>
          <w:marRight w:val="0"/>
          <w:marTop w:val="0"/>
          <w:marBottom w:val="0"/>
          <w:divBdr>
            <w:top w:val="none" w:sz="0" w:space="0" w:color="auto"/>
            <w:left w:val="none" w:sz="0" w:space="0" w:color="auto"/>
            <w:bottom w:val="none" w:sz="0" w:space="0" w:color="auto"/>
            <w:right w:val="none" w:sz="0" w:space="0" w:color="auto"/>
          </w:divBdr>
        </w:div>
        <w:div w:id="1127745032">
          <w:marLeft w:val="640"/>
          <w:marRight w:val="0"/>
          <w:marTop w:val="0"/>
          <w:marBottom w:val="0"/>
          <w:divBdr>
            <w:top w:val="none" w:sz="0" w:space="0" w:color="auto"/>
            <w:left w:val="none" w:sz="0" w:space="0" w:color="auto"/>
            <w:bottom w:val="none" w:sz="0" w:space="0" w:color="auto"/>
            <w:right w:val="none" w:sz="0" w:space="0" w:color="auto"/>
          </w:divBdr>
        </w:div>
        <w:div w:id="1706514729">
          <w:marLeft w:val="640"/>
          <w:marRight w:val="0"/>
          <w:marTop w:val="0"/>
          <w:marBottom w:val="0"/>
          <w:divBdr>
            <w:top w:val="none" w:sz="0" w:space="0" w:color="auto"/>
            <w:left w:val="none" w:sz="0" w:space="0" w:color="auto"/>
            <w:bottom w:val="none" w:sz="0" w:space="0" w:color="auto"/>
            <w:right w:val="none" w:sz="0" w:space="0" w:color="auto"/>
          </w:divBdr>
        </w:div>
        <w:div w:id="568417022">
          <w:marLeft w:val="640"/>
          <w:marRight w:val="0"/>
          <w:marTop w:val="0"/>
          <w:marBottom w:val="0"/>
          <w:divBdr>
            <w:top w:val="none" w:sz="0" w:space="0" w:color="auto"/>
            <w:left w:val="none" w:sz="0" w:space="0" w:color="auto"/>
            <w:bottom w:val="none" w:sz="0" w:space="0" w:color="auto"/>
            <w:right w:val="none" w:sz="0" w:space="0" w:color="auto"/>
          </w:divBdr>
        </w:div>
        <w:div w:id="1863854498">
          <w:marLeft w:val="640"/>
          <w:marRight w:val="0"/>
          <w:marTop w:val="0"/>
          <w:marBottom w:val="0"/>
          <w:divBdr>
            <w:top w:val="none" w:sz="0" w:space="0" w:color="auto"/>
            <w:left w:val="none" w:sz="0" w:space="0" w:color="auto"/>
            <w:bottom w:val="none" w:sz="0" w:space="0" w:color="auto"/>
            <w:right w:val="none" w:sz="0" w:space="0" w:color="auto"/>
          </w:divBdr>
        </w:div>
        <w:div w:id="781924689">
          <w:marLeft w:val="640"/>
          <w:marRight w:val="0"/>
          <w:marTop w:val="0"/>
          <w:marBottom w:val="0"/>
          <w:divBdr>
            <w:top w:val="none" w:sz="0" w:space="0" w:color="auto"/>
            <w:left w:val="none" w:sz="0" w:space="0" w:color="auto"/>
            <w:bottom w:val="none" w:sz="0" w:space="0" w:color="auto"/>
            <w:right w:val="none" w:sz="0" w:space="0" w:color="auto"/>
          </w:divBdr>
        </w:div>
        <w:div w:id="1767529901">
          <w:marLeft w:val="640"/>
          <w:marRight w:val="0"/>
          <w:marTop w:val="0"/>
          <w:marBottom w:val="0"/>
          <w:divBdr>
            <w:top w:val="none" w:sz="0" w:space="0" w:color="auto"/>
            <w:left w:val="none" w:sz="0" w:space="0" w:color="auto"/>
            <w:bottom w:val="none" w:sz="0" w:space="0" w:color="auto"/>
            <w:right w:val="none" w:sz="0" w:space="0" w:color="auto"/>
          </w:divBdr>
        </w:div>
        <w:div w:id="1460952661">
          <w:marLeft w:val="640"/>
          <w:marRight w:val="0"/>
          <w:marTop w:val="0"/>
          <w:marBottom w:val="0"/>
          <w:divBdr>
            <w:top w:val="none" w:sz="0" w:space="0" w:color="auto"/>
            <w:left w:val="none" w:sz="0" w:space="0" w:color="auto"/>
            <w:bottom w:val="none" w:sz="0" w:space="0" w:color="auto"/>
            <w:right w:val="none" w:sz="0" w:space="0" w:color="auto"/>
          </w:divBdr>
        </w:div>
        <w:div w:id="121583674">
          <w:marLeft w:val="640"/>
          <w:marRight w:val="0"/>
          <w:marTop w:val="0"/>
          <w:marBottom w:val="0"/>
          <w:divBdr>
            <w:top w:val="none" w:sz="0" w:space="0" w:color="auto"/>
            <w:left w:val="none" w:sz="0" w:space="0" w:color="auto"/>
            <w:bottom w:val="none" w:sz="0" w:space="0" w:color="auto"/>
            <w:right w:val="none" w:sz="0" w:space="0" w:color="auto"/>
          </w:divBdr>
        </w:div>
        <w:div w:id="841772361">
          <w:marLeft w:val="640"/>
          <w:marRight w:val="0"/>
          <w:marTop w:val="0"/>
          <w:marBottom w:val="0"/>
          <w:divBdr>
            <w:top w:val="none" w:sz="0" w:space="0" w:color="auto"/>
            <w:left w:val="none" w:sz="0" w:space="0" w:color="auto"/>
            <w:bottom w:val="none" w:sz="0" w:space="0" w:color="auto"/>
            <w:right w:val="none" w:sz="0" w:space="0" w:color="auto"/>
          </w:divBdr>
        </w:div>
        <w:div w:id="598487296">
          <w:marLeft w:val="640"/>
          <w:marRight w:val="0"/>
          <w:marTop w:val="0"/>
          <w:marBottom w:val="0"/>
          <w:divBdr>
            <w:top w:val="none" w:sz="0" w:space="0" w:color="auto"/>
            <w:left w:val="none" w:sz="0" w:space="0" w:color="auto"/>
            <w:bottom w:val="none" w:sz="0" w:space="0" w:color="auto"/>
            <w:right w:val="none" w:sz="0" w:space="0" w:color="auto"/>
          </w:divBdr>
        </w:div>
        <w:div w:id="1579242901">
          <w:marLeft w:val="640"/>
          <w:marRight w:val="0"/>
          <w:marTop w:val="0"/>
          <w:marBottom w:val="0"/>
          <w:divBdr>
            <w:top w:val="none" w:sz="0" w:space="0" w:color="auto"/>
            <w:left w:val="none" w:sz="0" w:space="0" w:color="auto"/>
            <w:bottom w:val="none" w:sz="0" w:space="0" w:color="auto"/>
            <w:right w:val="none" w:sz="0" w:space="0" w:color="auto"/>
          </w:divBdr>
        </w:div>
        <w:div w:id="1642346050">
          <w:marLeft w:val="640"/>
          <w:marRight w:val="0"/>
          <w:marTop w:val="0"/>
          <w:marBottom w:val="0"/>
          <w:divBdr>
            <w:top w:val="none" w:sz="0" w:space="0" w:color="auto"/>
            <w:left w:val="none" w:sz="0" w:space="0" w:color="auto"/>
            <w:bottom w:val="none" w:sz="0" w:space="0" w:color="auto"/>
            <w:right w:val="none" w:sz="0" w:space="0" w:color="auto"/>
          </w:divBdr>
        </w:div>
        <w:div w:id="334840530">
          <w:marLeft w:val="640"/>
          <w:marRight w:val="0"/>
          <w:marTop w:val="0"/>
          <w:marBottom w:val="0"/>
          <w:divBdr>
            <w:top w:val="none" w:sz="0" w:space="0" w:color="auto"/>
            <w:left w:val="none" w:sz="0" w:space="0" w:color="auto"/>
            <w:bottom w:val="none" w:sz="0" w:space="0" w:color="auto"/>
            <w:right w:val="none" w:sz="0" w:space="0" w:color="auto"/>
          </w:divBdr>
        </w:div>
        <w:div w:id="101271266">
          <w:marLeft w:val="640"/>
          <w:marRight w:val="0"/>
          <w:marTop w:val="0"/>
          <w:marBottom w:val="0"/>
          <w:divBdr>
            <w:top w:val="none" w:sz="0" w:space="0" w:color="auto"/>
            <w:left w:val="none" w:sz="0" w:space="0" w:color="auto"/>
            <w:bottom w:val="none" w:sz="0" w:space="0" w:color="auto"/>
            <w:right w:val="none" w:sz="0" w:space="0" w:color="auto"/>
          </w:divBdr>
        </w:div>
        <w:div w:id="1861896416">
          <w:marLeft w:val="640"/>
          <w:marRight w:val="0"/>
          <w:marTop w:val="0"/>
          <w:marBottom w:val="0"/>
          <w:divBdr>
            <w:top w:val="none" w:sz="0" w:space="0" w:color="auto"/>
            <w:left w:val="none" w:sz="0" w:space="0" w:color="auto"/>
            <w:bottom w:val="none" w:sz="0" w:space="0" w:color="auto"/>
            <w:right w:val="none" w:sz="0" w:space="0" w:color="auto"/>
          </w:divBdr>
        </w:div>
        <w:div w:id="1348600136">
          <w:marLeft w:val="640"/>
          <w:marRight w:val="0"/>
          <w:marTop w:val="0"/>
          <w:marBottom w:val="0"/>
          <w:divBdr>
            <w:top w:val="none" w:sz="0" w:space="0" w:color="auto"/>
            <w:left w:val="none" w:sz="0" w:space="0" w:color="auto"/>
            <w:bottom w:val="none" w:sz="0" w:space="0" w:color="auto"/>
            <w:right w:val="none" w:sz="0" w:space="0" w:color="auto"/>
          </w:divBdr>
        </w:div>
        <w:div w:id="647443606">
          <w:marLeft w:val="640"/>
          <w:marRight w:val="0"/>
          <w:marTop w:val="0"/>
          <w:marBottom w:val="0"/>
          <w:divBdr>
            <w:top w:val="none" w:sz="0" w:space="0" w:color="auto"/>
            <w:left w:val="none" w:sz="0" w:space="0" w:color="auto"/>
            <w:bottom w:val="none" w:sz="0" w:space="0" w:color="auto"/>
            <w:right w:val="none" w:sz="0" w:space="0" w:color="auto"/>
          </w:divBdr>
        </w:div>
        <w:div w:id="39402286">
          <w:marLeft w:val="640"/>
          <w:marRight w:val="0"/>
          <w:marTop w:val="0"/>
          <w:marBottom w:val="0"/>
          <w:divBdr>
            <w:top w:val="none" w:sz="0" w:space="0" w:color="auto"/>
            <w:left w:val="none" w:sz="0" w:space="0" w:color="auto"/>
            <w:bottom w:val="none" w:sz="0" w:space="0" w:color="auto"/>
            <w:right w:val="none" w:sz="0" w:space="0" w:color="auto"/>
          </w:divBdr>
        </w:div>
        <w:div w:id="2064940030">
          <w:marLeft w:val="640"/>
          <w:marRight w:val="0"/>
          <w:marTop w:val="0"/>
          <w:marBottom w:val="0"/>
          <w:divBdr>
            <w:top w:val="none" w:sz="0" w:space="0" w:color="auto"/>
            <w:left w:val="none" w:sz="0" w:space="0" w:color="auto"/>
            <w:bottom w:val="none" w:sz="0" w:space="0" w:color="auto"/>
            <w:right w:val="none" w:sz="0" w:space="0" w:color="auto"/>
          </w:divBdr>
        </w:div>
        <w:div w:id="1786846955">
          <w:marLeft w:val="640"/>
          <w:marRight w:val="0"/>
          <w:marTop w:val="0"/>
          <w:marBottom w:val="0"/>
          <w:divBdr>
            <w:top w:val="none" w:sz="0" w:space="0" w:color="auto"/>
            <w:left w:val="none" w:sz="0" w:space="0" w:color="auto"/>
            <w:bottom w:val="none" w:sz="0" w:space="0" w:color="auto"/>
            <w:right w:val="none" w:sz="0" w:space="0" w:color="auto"/>
          </w:divBdr>
        </w:div>
        <w:div w:id="956722097">
          <w:marLeft w:val="640"/>
          <w:marRight w:val="0"/>
          <w:marTop w:val="0"/>
          <w:marBottom w:val="0"/>
          <w:divBdr>
            <w:top w:val="none" w:sz="0" w:space="0" w:color="auto"/>
            <w:left w:val="none" w:sz="0" w:space="0" w:color="auto"/>
            <w:bottom w:val="none" w:sz="0" w:space="0" w:color="auto"/>
            <w:right w:val="none" w:sz="0" w:space="0" w:color="auto"/>
          </w:divBdr>
        </w:div>
        <w:div w:id="24792429">
          <w:marLeft w:val="640"/>
          <w:marRight w:val="0"/>
          <w:marTop w:val="0"/>
          <w:marBottom w:val="0"/>
          <w:divBdr>
            <w:top w:val="none" w:sz="0" w:space="0" w:color="auto"/>
            <w:left w:val="none" w:sz="0" w:space="0" w:color="auto"/>
            <w:bottom w:val="none" w:sz="0" w:space="0" w:color="auto"/>
            <w:right w:val="none" w:sz="0" w:space="0" w:color="auto"/>
          </w:divBdr>
        </w:div>
        <w:div w:id="1974404941">
          <w:marLeft w:val="640"/>
          <w:marRight w:val="0"/>
          <w:marTop w:val="0"/>
          <w:marBottom w:val="0"/>
          <w:divBdr>
            <w:top w:val="none" w:sz="0" w:space="0" w:color="auto"/>
            <w:left w:val="none" w:sz="0" w:space="0" w:color="auto"/>
            <w:bottom w:val="none" w:sz="0" w:space="0" w:color="auto"/>
            <w:right w:val="none" w:sz="0" w:space="0" w:color="auto"/>
          </w:divBdr>
        </w:div>
        <w:div w:id="648749859">
          <w:marLeft w:val="640"/>
          <w:marRight w:val="0"/>
          <w:marTop w:val="0"/>
          <w:marBottom w:val="0"/>
          <w:divBdr>
            <w:top w:val="none" w:sz="0" w:space="0" w:color="auto"/>
            <w:left w:val="none" w:sz="0" w:space="0" w:color="auto"/>
            <w:bottom w:val="none" w:sz="0" w:space="0" w:color="auto"/>
            <w:right w:val="none" w:sz="0" w:space="0" w:color="auto"/>
          </w:divBdr>
        </w:div>
        <w:div w:id="412236699">
          <w:marLeft w:val="640"/>
          <w:marRight w:val="0"/>
          <w:marTop w:val="0"/>
          <w:marBottom w:val="0"/>
          <w:divBdr>
            <w:top w:val="none" w:sz="0" w:space="0" w:color="auto"/>
            <w:left w:val="none" w:sz="0" w:space="0" w:color="auto"/>
            <w:bottom w:val="none" w:sz="0" w:space="0" w:color="auto"/>
            <w:right w:val="none" w:sz="0" w:space="0" w:color="auto"/>
          </w:divBdr>
        </w:div>
        <w:div w:id="816147877">
          <w:marLeft w:val="640"/>
          <w:marRight w:val="0"/>
          <w:marTop w:val="0"/>
          <w:marBottom w:val="0"/>
          <w:divBdr>
            <w:top w:val="none" w:sz="0" w:space="0" w:color="auto"/>
            <w:left w:val="none" w:sz="0" w:space="0" w:color="auto"/>
            <w:bottom w:val="none" w:sz="0" w:space="0" w:color="auto"/>
            <w:right w:val="none" w:sz="0" w:space="0" w:color="auto"/>
          </w:divBdr>
        </w:div>
        <w:div w:id="2091271798">
          <w:marLeft w:val="640"/>
          <w:marRight w:val="0"/>
          <w:marTop w:val="0"/>
          <w:marBottom w:val="0"/>
          <w:divBdr>
            <w:top w:val="none" w:sz="0" w:space="0" w:color="auto"/>
            <w:left w:val="none" w:sz="0" w:space="0" w:color="auto"/>
            <w:bottom w:val="none" w:sz="0" w:space="0" w:color="auto"/>
            <w:right w:val="none" w:sz="0" w:space="0" w:color="auto"/>
          </w:divBdr>
        </w:div>
        <w:div w:id="995763119">
          <w:marLeft w:val="640"/>
          <w:marRight w:val="0"/>
          <w:marTop w:val="0"/>
          <w:marBottom w:val="0"/>
          <w:divBdr>
            <w:top w:val="none" w:sz="0" w:space="0" w:color="auto"/>
            <w:left w:val="none" w:sz="0" w:space="0" w:color="auto"/>
            <w:bottom w:val="none" w:sz="0" w:space="0" w:color="auto"/>
            <w:right w:val="none" w:sz="0" w:space="0" w:color="auto"/>
          </w:divBdr>
        </w:div>
        <w:div w:id="1963459076">
          <w:marLeft w:val="640"/>
          <w:marRight w:val="0"/>
          <w:marTop w:val="0"/>
          <w:marBottom w:val="0"/>
          <w:divBdr>
            <w:top w:val="none" w:sz="0" w:space="0" w:color="auto"/>
            <w:left w:val="none" w:sz="0" w:space="0" w:color="auto"/>
            <w:bottom w:val="none" w:sz="0" w:space="0" w:color="auto"/>
            <w:right w:val="none" w:sz="0" w:space="0" w:color="auto"/>
          </w:divBdr>
        </w:div>
        <w:div w:id="1514497010">
          <w:marLeft w:val="640"/>
          <w:marRight w:val="0"/>
          <w:marTop w:val="0"/>
          <w:marBottom w:val="0"/>
          <w:divBdr>
            <w:top w:val="none" w:sz="0" w:space="0" w:color="auto"/>
            <w:left w:val="none" w:sz="0" w:space="0" w:color="auto"/>
            <w:bottom w:val="none" w:sz="0" w:space="0" w:color="auto"/>
            <w:right w:val="none" w:sz="0" w:space="0" w:color="auto"/>
          </w:divBdr>
        </w:div>
        <w:div w:id="1375887726">
          <w:marLeft w:val="640"/>
          <w:marRight w:val="0"/>
          <w:marTop w:val="0"/>
          <w:marBottom w:val="0"/>
          <w:divBdr>
            <w:top w:val="none" w:sz="0" w:space="0" w:color="auto"/>
            <w:left w:val="none" w:sz="0" w:space="0" w:color="auto"/>
            <w:bottom w:val="none" w:sz="0" w:space="0" w:color="auto"/>
            <w:right w:val="none" w:sz="0" w:space="0" w:color="auto"/>
          </w:divBdr>
        </w:div>
        <w:div w:id="1266042253">
          <w:marLeft w:val="640"/>
          <w:marRight w:val="0"/>
          <w:marTop w:val="0"/>
          <w:marBottom w:val="0"/>
          <w:divBdr>
            <w:top w:val="none" w:sz="0" w:space="0" w:color="auto"/>
            <w:left w:val="none" w:sz="0" w:space="0" w:color="auto"/>
            <w:bottom w:val="none" w:sz="0" w:space="0" w:color="auto"/>
            <w:right w:val="none" w:sz="0" w:space="0" w:color="auto"/>
          </w:divBdr>
        </w:div>
        <w:div w:id="1112166572">
          <w:marLeft w:val="640"/>
          <w:marRight w:val="0"/>
          <w:marTop w:val="0"/>
          <w:marBottom w:val="0"/>
          <w:divBdr>
            <w:top w:val="none" w:sz="0" w:space="0" w:color="auto"/>
            <w:left w:val="none" w:sz="0" w:space="0" w:color="auto"/>
            <w:bottom w:val="none" w:sz="0" w:space="0" w:color="auto"/>
            <w:right w:val="none" w:sz="0" w:space="0" w:color="auto"/>
          </w:divBdr>
        </w:div>
        <w:div w:id="1797795537">
          <w:marLeft w:val="640"/>
          <w:marRight w:val="0"/>
          <w:marTop w:val="0"/>
          <w:marBottom w:val="0"/>
          <w:divBdr>
            <w:top w:val="none" w:sz="0" w:space="0" w:color="auto"/>
            <w:left w:val="none" w:sz="0" w:space="0" w:color="auto"/>
            <w:bottom w:val="none" w:sz="0" w:space="0" w:color="auto"/>
            <w:right w:val="none" w:sz="0" w:space="0" w:color="auto"/>
          </w:divBdr>
        </w:div>
        <w:div w:id="489098190">
          <w:marLeft w:val="640"/>
          <w:marRight w:val="0"/>
          <w:marTop w:val="0"/>
          <w:marBottom w:val="0"/>
          <w:divBdr>
            <w:top w:val="none" w:sz="0" w:space="0" w:color="auto"/>
            <w:left w:val="none" w:sz="0" w:space="0" w:color="auto"/>
            <w:bottom w:val="none" w:sz="0" w:space="0" w:color="auto"/>
            <w:right w:val="none" w:sz="0" w:space="0" w:color="auto"/>
          </w:divBdr>
        </w:div>
        <w:div w:id="1462260393">
          <w:marLeft w:val="640"/>
          <w:marRight w:val="0"/>
          <w:marTop w:val="0"/>
          <w:marBottom w:val="0"/>
          <w:divBdr>
            <w:top w:val="none" w:sz="0" w:space="0" w:color="auto"/>
            <w:left w:val="none" w:sz="0" w:space="0" w:color="auto"/>
            <w:bottom w:val="none" w:sz="0" w:space="0" w:color="auto"/>
            <w:right w:val="none" w:sz="0" w:space="0" w:color="auto"/>
          </w:divBdr>
        </w:div>
        <w:div w:id="772674070">
          <w:marLeft w:val="640"/>
          <w:marRight w:val="0"/>
          <w:marTop w:val="0"/>
          <w:marBottom w:val="0"/>
          <w:divBdr>
            <w:top w:val="none" w:sz="0" w:space="0" w:color="auto"/>
            <w:left w:val="none" w:sz="0" w:space="0" w:color="auto"/>
            <w:bottom w:val="none" w:sz="0" w:space="0" w:color="auto"/>
            <w:right w:val="none" w:sz="0" w:space="0" w:color="auto"/>
          </w:divBdr>
        </w:div>
        <w:div w:id="1390108798">
          <w:marLeft w:val="640"/>
          <w:marRight w:val="0"/>
          <w:marTop w:val="0"/>
          <w:marBottom w:val="0"/>
          <w:divBdr>
            <w:top w:val="none" w:sz="0" w:space="0" w:color="auto"/>
            <w:left w:val="none" w:sz="0" w:space="0" w:color="auto"/>
            <w:bottom w:val="none" w:sz="0" w:space="0" w:color="auto"/>
            <w:right w:val="none" w:sz="0" w:space="0" w:color="auto"/>
          </w:divBdr>
        </w:div>
        <w:div w:id="1699046837">
          <w:marLeft w:val="640"/>
          <w:marRight w:val="0"/>
          <w:marTop w:val="0"/>
          <w:marBottom w:val="0"/>
          <w:divBdr>
            <w:top w:val="none" w:sz="0" w:space="0" w:color="auto"/>
            <w:left w:val="none" w:sz="0" w:space="0" w:color="auto"/>
            <w:bottom w:val="none" w:sz="0" w:space="0" w:color="auto"/>
            <w:right w:val="none" w:sz="0" w:space="0" w:color="auto"/>
          </w:divBdr>
        </w:div>
        <w:div w:id="153496026">
          <w:marLeft w:val="640"/>
          <w:marRight w:val="0"/>
          <w:marTop w:val="0"/>
          <w:marBottom w:val="0"/>
          <w:divBdr>
            <w:top w:val="none" w:sz="0" w:space="0" w:color="auto"/>
            <w:left w:val="none" w:sz="0" w:space="0" w:color="auto"/>
            <w:bottom w:val="none" w:sz="0" w:space="0" w:color="auto"/>
            <w:right w:val="none" w:sz="0" w:space="0" w:color="auto"/>
          </w:divBdr>
        </w:div>
        <w:div w:id="311376802">
          <w:marLeft w:val="640"/>
          <w:marRight w:val="0"/>
          <w:marTop w:val="0"/>
          <w:marBottom w:val="0"/>
          <w:divBdr>
            <w:top w:val="none" w:sz="0" w:space="0" w:color="auto"/>
            <w:left w:val="none" w:sz="0" w:space="0" w:color="auto"/>
            <w:bottom w:val="none" w:sz="0" w:space="0" w:color="auto"/>
            <w:right w:val="none" w:sz="0" w:space="0" w:color="auto"/>
          </w:divBdr>
        </w:div>
        <w:div w:id="1566526377">
          <w:marLeft w:val="640"/>
          <w:marRight w:val="0"/>
          <w:marTop w:val="0"/>
          <w:marBottom w:val="0"/>
          <w:divBdr>
            <w:top w:val="none" w:sz="0" w:space="0" w:color="auto"/>
            <w:left w:val="none" w:sz="0" w:space="0" w:color="auto"/>
            <w:bottom w:val="none" w:sz="0" w:space="0" w:color="auto"/>
            <w:right w:val="none" w:sz="0" w:space="0" w:color="auto"/>
          </w:divBdr>
        </w:div>
        <w:div w:id="953440127">
          <w:marLeft w:val="640"/>
          <w:marRight w:val="0"/>
          <w:marTop w:val="0"/>
          <w:marBottom w:val="0"/>
          <w:divBdr>
            <w:top w:val="none" w:sz="0" w:space="0" w:color="auto"/>
            <w:left w:val="none" w:sz="0" w:space="0" w:color="auto"/>
            <w:bottom w:val="none" w:sz="0" w:space="0" w:color="auto"/>
            <w:right w:val="none" w:sz="0" w:space="0" w:color="auto"/>
          </w:divBdr>
        </w:div>
        <w:div w:id="1299723207">
          <w:marLeft w:val="640"/>
          <w:marRight w:val="0"/>
          <w:marTop w:val="0"/>
          <w:marBottom w:val="0"/>
          <w:divBdr>
            <w:top w:val="none" w:sz="0" w:space="0" w:color="auto"/>
            <w:left w:val="none" w:sz="0" w:space="0" w:color="auto"/>
            <w:bottom w:val="none" w:sz="0" w:space="0" w:color="auto"/>
            <w:right w:val="none" w:sz="0" w:space="0" w:color="auto"/>
          </w:divBdr>
        </w:div>
        <w:div w:id="57676246">
          <w:marLeft w:val="640"/>
          <w:marRight w:val="0"/>
          <w:marTop w:val="0"/>
          <w:marBottom w:val="0"/>
          <w:divBdr>
            <w:top w:val="none" w:sz="0" w:space="0" w:color="auto"/>
            <w:left w:val="none" w:sz="0" w:space="0" w:color="auto"/>
            <w:bottom w:val="none" w:sz="0" w:space="0" w:color="auto"/>
            <w:right w:val="none" w:sz="0" w:space="0" w:color="auto"/>
          </w:divBdr>
        </w:div>
        <w:div w:id="1234705719">
          <w:marLeft w:val="640"/>
          <w:marRight w:val="0"/>
          <w:marTop w:val="0"/>
          <w:marBottom w:val="0"/>
          <w:divBdr>
            <w:top w:val="none" w:sz="0" w:space="0" w:color="auto"/>
            <w:left w:val="none" w:sz="0" w:space="0" w:color="auto"/>
            <w:bottom w:val="none" w:sz="0" w:space="0" w:color="auto"/>
            <w:right w:val="none" w:sz="0" w:space="0" w:color="auto"/>
          </w:divBdr>
        </w:div>
        <w:div w:id="1572813438">
          <w:marLeft w:val="640"/>
          <w:marRight w:val="0"/>
          <w:marTop w:val="0"/>
          <w:marBottom w:val="0"/>
          <w:divBdr>
            <w:top w:val="none" w:sz="0" w:space="0" w:color="auto"/>
            <w:left w:val="none" w:sz="0" w:space="0" w:color="auto"/>
            <w:bottom w:val="none" w:sz="0" w:space="0" w:color="auto"/>
            <w:right w:val="none" w:sz="0" w:space="0" w:color="auto"/>
          </w:divBdr>
        </w:div>
        <w:div w:id="443572419">
          <w:marLeft w:val="640"/>
          <w:marRight w:val="0"/>
          <w:marTop w:val="0"/>
          <w:marBottom w:val="0"/>
          <w:divBdr>
            <w:top w:val="none" w:sz="0" w:space="0" w:color="auto"/>
            <w:left w:val="none" w:sz="0" w:space="0" w:color="auto"/>
            <w:bottom w:val="none" w:sz="0" w:space="0" w:color="auto"/>
            <w:right w:val="none" w:sz="0" w:space="0" w:color="auto"/>
          </w:divBdr>
        </w:div>
        <w:div w:id="1020425596">
          <w:marLeft w:val="640"/>
          <w:marRight w:val="0"/>
          <w:marTop w:val="0"/>
          <w:marBottom w:val="0"/>
          <w:divBdr>
            <w:top w:val="none" w:sz="0" w:space="0" w:color="auto"/>
            <w:left w:val="none" w:sz="0" w:space="0" w:color="auto"/>
            <w:bottom w:val="none" w:sz="0" w:space="0" w:color="auto"/>
            <w:right w:val="none" w:sz="0" w:space="0" w:color="auto"/>
          </w:divBdr>
        </w:div>
        <w:div w:id="978925887">
          <w:marLeft w:val="640"/>
          <w:marRight w:val="0"/>
          <w:marTop w:val="0"/>
          <w:marBottom w:val="0"/>
          <w:divBdr>
            <w:top w:val="none" w:sz="0" w:space="0" w:color="auto"/>
            <w:left w:val="none" w:sz="0" w:space="0" w:color="auto"/>
            <w:bottom w:val="none" w:sz="0" w:space="0" w:color="auto"/>
            <w:right w:val="none" w:sz="0" w:space="0" w:color="auto"/>
          </w:divBdr>
        </w:div>
        <w:div w:id="1110590808">
          <w:marLeft w:val="640"/>
          <w:marRight w:val="0"/>
          <w:marTop w:val="0"/>
          <w:marBottom w:val="0"/>
          <w:divBdr>
            <w:top w:val="none" w:sz="0" w:space="0" w:color="auto"/>
            <w:left w:val="none" w:sz="0" w:space="0" w:color="auto"/>
            <w:bottom w:val="none" w:sz="0" w:space="0" w:color="auto"/>
            <w:right w:val="none" w:sz="0" w:space="0" w:color="auto"/>
          </w:divBdr>
        </w:div>
        <w:div w:id="1358501095">
          <w:marLeft w:val="640"/>
          <w:marRight w:val="0"/>
          <w:marTop w:val="0"/>
          <w:marBottom w:val="0"/>
          <w:divBdr>
            <w:top w:val="none" w:sz="0" w:space="0" w:color="auto"/>
            <w:left w:val="none" w:sz="0" w:space="0" w:color="auto"/>
            <w:bottom w:val="none" w:sz="0" w:space="0" w:color="auto"/>
            <w:right w:val="none" w:sz="0" w:space="0" w:color="auto"/>
          </w:divBdr>
        </w:div>
        <w:div w:id="1749182361">
          <w:marLeft w:val="640"/>
          <w:marRight w:val="0"/>
          <w:marTop w:val="0"/>
          <w:marBottom w:val="0"/>
          <w:divBdr>
            <w:top w:val="none" w:sz="0" w:space="0" w:color="auto"/>
            <w:left w:val="none" w:sz="0" w:space="0" w:color="auto"/>
            <w:bottom w:val="none" w:sz="0" w:space="0" w:color="auto"/>
            <w:right w:val="none" w:sz="0" w:space="0" w:color="auto"/>
          </w:divBdr>
        </w:div>
        <w:div w:id="1939748446">
          <w:marLeft w:val="640"/>
          <w:marRight w:val="0"/>
          <w:marTop w:val="0"/>
          <w:marBottom w:val="0"/>
          <w:divBdr>
            <w:top w:val="none" w:sz="0" w:space="0" w:color="auto"/>
            <w:left w:val="none" w:sz="0" w:space="0" w:color="auto"/>
            <w:bottom w:val="none" w:sz="0" w:space="0" w:color="auto"/>
            <w:right w:val="none" w:sz="0" w:space="0" w:color="auto"/>
          </w:divBdr>
        </w:div>
        <w:div w:id="1419399390">
          <w:marLeft w:val="640"/>
          <w:marRight w:val="0"/>
          <w:marTop w:val="0"/>
          <w:marBottom w:val="0"/>
          <w:divBdr>
            <w:top w:val="none" w:sz="0" w:space="0" w:color="auto"/>
            <w:left w:val="none" w:sz="0" w:space="0" w:color="auto"/>
            <w:bottom w:val="none" w:sz="0" w:space="0" w:color="auto"/>
            <w:right w:val="none" w:sz="0" w:space="0" w:color="auto"/>
          </w:divBdr>
        </w:div>
        <w:div w:id="2013870452">
          <w:marLeft w:val="640"/>
          <w:marRight w:val="0"/>
          <w:marTop w:val="0"/>
          <w:marBottom w:val="0"/>
          <w:divBdr>
            <w:top w:val="none" w:sz="0" w:space="0" w:color="auto"/>
            <w:left w:val="none" w:sz="0" w:space="0" w:color="auto"/>
            <w:bottom w:val="none" w:sz="0" w:space="0" w:color="auto"/>
            <w:right w:val="none" w:sz="0" w:space="0" w:color="auto"/>
          </w:divBdr>
        </w:div>
        <w:div w:id="879587567">
          <w:marLeft w:val="640"/>
          <w:marRight w:val="0"/>
          <w:marTop w:val="0"/>
          <w:marBottom w:val="0"/>
          <w:divBdr>
            <w:top w:val="none" w:sz="0" w:space="0" w:color="auto"/>
            <w:left w:val="none" w:sz="0" w:space="0" w:color="auto"/>
            <w:bottom w:val="none" w:sz="0" w:space="0" w:color="auto"/>
            <w:right w:val="none" w:sz="0" w:space="0" w:color="auto"/>
          </w:divBdr>
        </w:div>
        <w:div w:id="835072885">
          <w:marLeft w:val="640"/>
          <w:marRight w:val="0"/>
          <w:marTop w:val="0"/>
          <w:marBottom w:val="0"/>
          <w:divBdr>
            <w:top w:val="none" w:sz="0" w:space="0" w:color="auto"/>
            <w:left w:val="none" w:sz="0" w:space="0" w:color="auto"/>
            <w:bottom w:val="none" w:sz="0" w:space="0" w:color="auto"/>
            <w:right w:val="none" w:sz="0" w:space="0" w:color="auto"/>
          </w:divBdr>
        </w:div>
        <w:div w:id="403265409">
          <w:marLeft w:val="640"/>
          <w:marRight w:val="0"/>
          <w:marTop w:val="0"/>
          <w:marBottom w:val="0"/>
          <w:divBdr>
            <w:top w:val="none" w:sz="0" w:space="0" w:color="auto"/>
            <w:left w:val="none" w:sz="0" w:space="0" w:color="auto"/>
            <w:bottom w:val="none" w:sz="0" w:space="0" w:color="auto"/>
            <w:right w:val="none" w:sz="0" w:space="0" w:color="auto"/>
          </w:divBdr>
        </w:div>
        <w:div w:id="175922135">
          <w:marLeft w:val="640"/>
          <w:marRight w:val="0"/>
          <w:marTop w:val="0"/>
          <w:marBottom w:val="0"/>
          <w:divBdr>
            <w:top w:val="none" w:sz="0" w:space="0" w:color="auto"/>
            <w:left w:val="none" w:sz="0" w:space="0" w:color="auto"/>
            <w:bottom w:val="none" w:sz="0" w:space="0" w:color="auto"/>
            <w:right w:val="none" w:sz="0" w:space="0" w:color="auto"/>
          </w:divBdr>
        </w:div>
        <w:div w:id="1749108056">
          <w:marLeft w:val="640"/>
          <w:marRight w:val="0"/>
          <w:marTop w:val="0"/>
          <w:marBottom w:val="0"/>
          <w:divBdr>
            <w:top w:val="none" w:sz="0" w:space="0" w:color="auto"/>
            <w:left w:val="none" w:sz="0" w:space="0" w:color="auto"/>
            <w:bottom w:val="none" w:sz="0" w:space="0" w:color="auto"/>
            <w:right w:val="none" w:sz="0" w:space="0" w:color="auto"/>
          </w:divBdr>
        </w:div>
        <w:div w:id="1259948585">
          <w:marLeft w:val="640"/>
          <w:marRight w:val="0"/>
          <w:marTop w:val="0"/>
          <w:marBottom w:val="0"/>
          <w:divBdr>
            <w:top w:val="none" w:sz="0" w:space="0" w:color="auto"/>
            <w:left w:val="none" w:sz="0" w:space="0" w:color="auto"/>
            <w:bottom w:val="none" w:sz="0" w:space="0" w:color="auto"/>
            <w:right w:val="none" w:sz="0" w:space="0" w:color="auto"/>
          </w:divBdr>
        </w:div>
        <w:div w:id="597710964">
          <w:marLeft w:val="640"/>
          <w:marRight w:val="0"/>
          <w:marTop w:val="0"/>
          <w:marBottom w:val="0"/>
          <w:divBdr>
            <w:top w:val="none" w:sz="0" w:space="0" w:color="auto"/>
            <w:left w:val="none" w:sz="0" w:space="0" w:color="auto"/>
            <w:bottom w:val="none" w:sz="0" w:space="0" w:color="auto"/>
            <w:right w:val="none" w:sz="0" w:space="0" w:color="auto"/>
          </w:divBdr>
        </w:div>
        <w:div w:id="2131782507">
          <w:marLeft w:val="640"/>
          <w:marRight w:val="0"/>
          <w:marTop w:val="0"/>
          <w:marBottom w:val="0"/>
          <w:divBdr>
            <w:top w:val="none" w:sz="0" w:space="0" w:color="auto"/>
            <w:left w:val="none" w:sz="0" w:space="0" w:color="auto"/>
            <w:bottom w:val="none" w:sz="0" w:space="0" w:color="auto"/>
            <w:right w:val="none" w:sz="0" w:space="0" w:color="auto"/>
          </w:divBdr>
        </w:div>
        <w:div w:id="2974014">
          <w:marLeft w:val="640"/>
          <w:marRight w:val="0"/>
          <w:marTop w:val="0"/>
          <w:marBottom w:val="0"/>
          <w:divBdr>
            <w:top w:val="none" w:sz="0" w:space="0" w:color="auto"/>
            <w:left w:val="none" w:sz="0" w:space="0" w:color="auto"/>
            <w:bottom w:val="none" w:sz="0" w:space="0" w:color="auto"/>
            <w:right w:val="none" w:sz="0" w:space="0" w:color="auto"/>
          </w:divBdr>
        </w:div>
        <w:div w:id="827785472">
          <w:marLeft w:val="640"/>
          <w:marRight w:val="0"/>
          <w:marTop w:val="0"/>
          <w:marBottom w:val="0"/>
          <w:divBdr>
            <w:top w:val="none" w:sz="0" w:space="0" w:color="auto"/>
            <w:left w:val="none" w:sz="0" w:space="0" w:color="auto"/>
            <w:bottom w:val="none" w:sz="0" w:space="0" w:color="auto"/>
            <w:right w:val="none" w:sz="0" w:space="0" w:color="auto"/>
          </w:divBdr>
        </w:div>
        <w:div w:id="1751122848">
          <w:marLeft w:val="640"/>
          <w:marRight w:val="0"/>
          <w:marTop w:val="0"/>
          <w:marBottom w:val="0"/>
          <w:divBdr>
            <w:top w:val="none" w:sz="0" w:space="0" w:color="auto"/>
            <w:left w:val="none" w:sz="0" w:space="0" w:color="auto"/>
            <w:bottom w:val="none" w:sz="0" w:space="0" w:color="auto"/>
            <w:right w:val="none" w:sz="0" w:space="0" w:color="auto"/>
          </w:divBdr>
        </w:div>
        <w:div w:id="664667974">
          <w:marLeft w:val="640"/>
          <w:marRight w:val="0"/>
          <w:marTop w:val="0"/>
          <w:marBottom w:val="0"/>
          <w:divBdr>
            <w:top w:val="none" w:sz="0" w:space="0" w:color="auto"/>
            <w:left w:val="none" w:sz="0" w:space="0" w:color="auto"/>
            <w:bottom w:val="none" w:sz="0" w:space="0" w:color="auto"/>
            <w:right w:val="none" w:sz="0" w:space="0" w:color="auto"/>
          </w:divBdr>
        </w:div>
        <w:div w:id="85271078">
          <w:marLeft w:val="640"/>
          <w:marRight w:val="0"/>
          <w:marTop w:val="0"/>
          <w:marBottom w:val="0"/>
          <w:divBdr>
            <w:top w:val="none" w:sz="0" w:space="0" w:color="auto"/>
            <w:left w:val="none" w:sz="0" w:space="0" w:color="auto"/>
            <w:bottom w:val="none" w:sz="0" w:space="0" w:color="auto"/>
            <w:right w:val="none" w:sz="0" w:space="0" w:color="auto"/>
          </w:divBdr>
        </w:div>
        <w:div w:id="373575927">
          <w:marLeft w:val="640"/>
          <w:marRight w:val="0"/>
          <w:marTop w:val="0"/>
          <w:marBottom w:val="0"/>
          <w:divBdr>
            <w:top w:val="none" w:sz="0" w:space="0" w:color="auto"/>
            <w:left w:val="none" w:sz="0" w:space="0" w:color="auto"/>
            <w:bottom w:val="none" w:sz="0" w:space="0" w:color="auto"/>
            <w:right w:val="none" w:sz="0" w:space="0" w:color="auto"/>
          </w:divBdr>
        </w:div>
        <w:div w:id="1003974831">
          <w:marLeft w:val="640"/>
          <w:marRight w:val="0"/>
          <w:marTop w:val="0"/>
          <w:marBottom w:val="0"/>
          <w:divBdr>
            <w:top w:val="none" w:sz="0" w:space="0" w:color="auto"/>
            <w:left w:val="none" w:sz="0" w:space="0" w:color="auto"/>
            <w:bottom w:val="none" w:sz="0" w:space="0" w:color="auto"/>
            <w:right w:val="none" w:sz="0" w:space="0" w:color="auto"/>
          </w:divBdr>
        </w:div>
        <w:div w:id="88697617">
          <w:marLeft w:val="640"/>
          <w:marRight w:val="0"/>
          <w:marTop w:val="0"/>
          <w:marBottom w:val="0"/>
          <w:divBdr>
            <w:top w:val="none" w:sz="0" w:space="0" w:color="auto"/>
            <w:left w:val="none" w:sz="0" w:space="0" w:color="auto"/>
            <w:bottom w:val="none" w:sz="0" w:space="0" w:color="auto"/>
            <w:right w:val="none" w:sz="0" w:space="0" w:color="auto"/>
          </w:divBdr>
        </w:div>
        <w:div w:id="437675156">
          <w:marLeft w:val="640"/>
          <w:marRight w:val="0"/>
          <w:marTop w:val="0"/>
          <w:marBottom w:val="0"/>
          <w:divBdr>
            <w:top w:val="none" w:sz="0" w:space="0" w:color="auto"/>
            <w:left w:val="none" w:sz="0" w:space="0" w:color="auto"/>
            <w:bottom w:val="none" w:sz="0" w:space="0" w:color="auto"/>
            <w:right w:val="none" w:sz="0" w:space="0" w:color="auto"/>
          </w:divBdr>
        </w:div>
        <w:div w:id="810758091">
          <w:marLeft w:val="640"/>
          <w:marRight w:val="0"/>
          <w:marTop w:val="0"/>
          <w:marBottom w:val="0"/>
          <w:divBdr>
            <w:top w:val="none" w:sz="0" w:space="0" w:color="auto"/>
            <w:left w:val="none" w:sz="0" w:space="0" w:color="auto"/>
            <w:bottom w:val="none" w:sz="0" w:space="0" w:color="auto"/>
            <w:right w:val="none" w:sz="0" w:space="0" w:color="auto"/>
          </w:divBdr>
        </w:div>
        <w:div w:id="272707840">
          <w:marLeft w:val="640"/>
          <w:marRight w:val="0"/>
          <w:marTop w:val="0"/>
          <w:marBottom w:val="0"/>
          <w:divBdr>
            <w:top w:val="none" w:sz="0" w:space="0" w:color="auto"/>
            <w:left w:val="none" w:sz="0" w:space="0" w:color="auto"/>
            <w:bottom w:val="none" w:sz="0" w:space="0" w:color="auto"/>
            <w:right w:val="none" w:sz="0" w:space="0" w:color="auto"/>
          </w:divBdr>
        </w:div>
        <w:div w:id="1565094949">
          <w:marLeft w:val="640"/>
          <w:marRight w:val="0"/>
          <w:marTop w:val="0"/>
          <w:marBottom w:val="0"/>
          <w:divBdr>
            <w:top w:val="none" w:sz="0" w:space="0" w:color="auto"/>
            <w:left w:val="none" w:sz="0" w:space="0" w:color="auto"/>
            <w:bottom w:val="none" w:sz="0" w:space="0" w:color="auto"/>
            <w:right w:val="none" w:sz="0" w:space="0" w:color="auto"/>
          </w:divBdr>
        </w:div>
        <w:div w:id="1674719442">
          <w:marLeft w:val="640"/>
          <w:marRight w:val="0"/>
          <w:marTop w:val="0"/>
          <w:marBottom w:val="0"/>
          <w:divBdr>
            <w:top w:val="none" w:sz="0" w:space="0" w:color="auto"/>
            <w:left w:val="none" w:sz="0" w:space="0" w:color="auto"/>
            <w:bottom w:val="none" w:sz="0" w:space="0" w:color="auto"/>
            <w:right w:val="none" w:sz="0" w:space="0" w:color="auto"/>
          </w:divBdr>
        </w:div>
        <w:div w:id="2141028005">
          <w:marLeft w:val="640"/>
          <w:marRight w:val="0"/>
          <w:marTop w:val="0"/>
          <w:marBottom w:val="0"/>
          <w:divBdr>
            <w:top w:val="none" w:sz="0" w:space="0" w:color="auto"/>
            <w:left w:val="none" w:sz="0" w:space="0" w:color="auto"/>
            <w:bottom w:val="none" w:sz="0" w:space="0" w:color="auto"/>
            <w:right w:val="none" w:sz="0" w:space="0" w:color="auto"/>
          </w:divBdr>
        </w:div>
        <w:div w:id="934020126">
          <w:marLeft w:val="640"/>
          <w:marRight w:val="0"/>
          <w:marTop w:val="0"/>
          <w:marBottom w:val="0"/>
          <w:divBdr>
            <w:top w:val="none" w:sz="0" w:space="0" w:color="auto"/>
            <w:left w:val="none" w:sz="0" w:space="0" w:color="auto"/>
            <w:bottom w:val="none" w:sz="0" w:space="0" w:color="auto"/>
            <w:right w:val="none" w:sz="0" w:space="0" w:color="auto"/>
          </w:divBdr>
        </w:div>
        <w:div w:id="1946885957">
          <w:marLeft w:val="640"/>
          <w:marRight w:val="0"/>
          <w:marTop w:val="0"/>
          <w:marBottom w:val="0"/>
          <w:divBdr>
            <w:top w:val="none" w:sz="0" w:space="0" w:color="auto"/>
            <w:left w:val="none" w:sz="0" w:space="0" w:color="auto"/>
            <w:bottom w:val="none" w:sz="0" w:space="0" w:color="auto"/>
            <w:right w:val="none" w:sz="0" w:space="0" w:color="auto"/>
          </w:divBdr>
        </w:div>
        <w:div w:id="678317556">
          <w:marLeft w:val="640"/>
          <w:marRight w:val="0"/>
          <w:marTop w:val="0"/>
          <w:marBottom w:val="0"/>
          <w:divBdr>
            <w:top w:val="none" w:sz="0" w:space="0" w:color="auto"/>
            <w:left w:val="none" w:sz="0" w:space="0" w:color="auto"/>
            <w:bottom w:val="none" w:sz="0" w:space="0" w:color="auto"/>
            <w:right w:val="none" w:sz="0" w:space="0" w:color="auto"/>
          </w:divBdr>
        </w:div>
        <w:div w:id="637296310">
          <w:marLeft w:val="640"/>
          <w:marRight w:val="0"/>
          <w:marTop w:val="0"/>
          <w:marBottom w:val="0"/>
          <w:divBdr>
            <w:top w:val="none" w:sz="0" w:space="0" w:color="auto"/>
            <w:left w:val="none" w:sz="0" w:space="0" w:color="auto"/>
            <w:bottom w:val="none" w:sz="0" w:space="0" w:color="auto"/>
            <w:right w:val="none" w:sz="0" w:space="0" w:color="auto"/>
          </w:divBdr>
        </w:div>
        <w:div w:id="42027376">
          <w:marLeft w:val="640"/>
          <w:marRight w:val="0"/>
          <w:marTop w:val="0"/>
          <w:marBottom w:val="0"/>
          <w:divBdr>
            <w:top w:val="none" w:sz="0" w:space="0" w:color="auto"/>
            <w:left w:val="none" w:sz="0" w:space="0" w:color="auto"/>
            <w:bottom w:val="none" w:sz="0" w:space="0" w:color="auto"/>
            <w:right w:val="none" w:sz="0" w:space="0" w:color="auto"/>
          </w:divBdr>
        </w:div>
        <w:div w:id="1778406069">
          <w:marLeft w:val="640"/>
          <w:marRight w:val="0"/>
          <w:marTop w:val="0"/>
          <w:marBottom w:val="0"/>
          <w:divBdr>
            <w:top w:val="none" w:sz="0" w:space="0" w:color="auto"/>
            <w:left w:val="none" w:sz="0" w:space="0" w:color="auto"/>
            <w:bottom w:val="none" w:sz="0" w:space="0" w:color="auto"/>
            <w:right w:val="none" w:sz="0" w:space="0" w:color="auto"/>
          </w:divBdr>
        </w:div>
        <w:div w:id="429544333">
          <w:marLeft w:val="640"/>
          <w:marRight w:val="0"/>
          <w:marTop w:val="0"/>
          <w:marBottom w:val="0"/>
          <w:divBdr>
            <w:top w:val="none" w:sz="0" w:space="0" w:color="auto"/>
            <w:left w:val="none" w:sz="0" w:space="0" w:color="auto"/>
            <w:bottom w:val="none" w:sz="0" w:space="0" w:color="auto"/>
            <w:right w:val="none" w:sz="0" w:space="0" w:color="auto"/>
          </w:divBdr>
        </w:div>
        <w:div w:id="1883597221">
          <w:marLeft w:val="640"/>
          <w:marRight w:val="0"/>
          <w:marTop w:val="0"/>
          <w:marBottom w:val="0"/>
          <w:divBdr>
            <w:top w:val="none" w:sz="0" w:space="0" w:color="auto"/>
            <w:left w:val="none" w:sz="0" w:space="0" w:color="auto"/>
            <w:bottom w:val="none" w:sz="0" w:space="0" w:color="auto"/>
            <w:right w:val="none" w:sz="0" w:space="0" w:color="auto"/>
          </w:divBdr>
        </w:div>
        <w:div w:id="145902730">
          <w:marLeft w:val="640"/>
          <w:marRight w:val="0"/>
          <w:marTop w:val="0"/>
          <w:marBottom w:val="0"/>
          <w:divBdr>
            <w:top w:val="none" w:sz="0" w:space="0" w:color="auto"/>
            <w:left w:val="none" w:sz="0" w:space="0" w:color="auto"/>
            <w:bottom w:val="none" w:sz="0" w:space="0" w:color="auto"/>
            <w:right w:val="none" w:sz="0" w:space="0" w:color="auto"/>
          </w:divBdr>
        </w:div>
        <w:div w:id="1484934925">
          <w:marLeft w:val="640"/>
          <w:marRight w:val="0"/>
          <w:marTop w:val="0"/>
          <w:marBottom w:val="0"/>
          <w:divBdr>
            <w:top w:val="none" w:sz="0" w:space="0" w:color="auto"/>
            <w:left w:val="none" w:sz="0" w:space="0" w:color="auto"/>
            <w:bottom w:val="none" w:sz="0" w:space="0" w:color="auto"/>
            <w:right w:val="none" w:sz="0" w:space="0" w:color="auto"/>
          </w:divBdr>
        </w:div>
        <w:div w:id="1281956336">
          <w:marLeft w:val="640"/>
          <w:marRight w:val="0"/>
          <w:marTop w:val="0"/>
          <w:marBottom w:val="0"/>
          <w:divBdr>
            <w:top w:val="none" w:sz="0" w:space="0" w:color="auto"/>
            <w:left w:val="none" w:sz="0" w:space="0" w:color="auto"/>
            <w:bottom w:val="none" w:sz="0" w:space="0" w:color="auto"/>
            <w:right w:val="none" w:sz="0" w:space="0" w:color="auto"/>
          </w:divBdr>
        </w:div>
        <w:div w:id="420031991">
          <w:marLeft w:val="640"/>
          <w:marRight w:val="0"/>
          <w:marTop w:val="0"/>
          <w:marBottom w:val="0"/>
          <w:divBdr>
            <w:top w:val="none" w:sz="0" w:space="0" w:color="auto"/>
            <w:left w:val="none" w:sz="0" w:space="0" w:color="auto"/>
            <w:bottom w:val="none" w:sz="0" w:space="0" w:color="auto"/>
            <w:right w:val="none" w:sz="0" w:space="0" w:color="auto"/>
          </w:divBdr>
        </w:div>
        <w:div w:id="1966539257">
          <w:marLeft w:val="640"/>
          <w:marRight w:val="0"/>
          <w:marTop w:val="0"/>
          <w:marBottom w:val="0"/>
          <w:divBdr>
            <w:top w:val="none" w:sz="0" w:space="0" w:color="auto"/>
            <w:left w:val="none" w:sz="0" w:space="0" w:color="auto"/>
            <w:bottom w:val="none" w:sz="0" w:space="0" w:color="auto"/>
            <w:right w:val="none" w:sz="0" w:space="0" w:color="auto"/>
          </w:divBdr>
        </w:div>
        <w:div w:id="1084380008">
          <w:marLeft w:val="640"/>
          <w:marRight w:val="0"/>
          <w:marTop w:val="0"/>
          <w:marBottom w:val="0"/>
          <w:divBdr>
            <w:top w:val="none" w:sz="0" w:space="0" w:color="auto"/>
            <w:left w:val="none" w:sz="0" w:space="0" w:color="auto"/>
            <w:bottom w:val="none" w:sz="0" w:space="0" w:color="auto"/>
            <w:right w:val="none" w:sz="0" w:space="0" w:color="auto"/>
          </w:divBdr>
        </w:div>
        <w:div w:id="1790276617">
          <w:marLeft w:val="640"/>
          <w:marRight w:val="0"/>
          <w:marTop w:val="0"/>
          <w:marBottom w:val="0"/>
          <w:divBdr>
            <w:top w:val="none" w:sz="0" w:space="0" w:color="auto"/>
            <w:left w:val="none" w:sz="0" w:space="0" w:color="auto"/>
            <w:bottom w:val="none" w:sz="0" w:space="0" w:color="auto"/>
            <w:right w:val="none" w:sz="0" w:space="0" w:color="auto"/>
          </w:divBdr>
        </w:div>
        <w:div w:id="403917242">
          <w:marLeft w:val="640"/>
          <w:marRight w:val="0"/>
          <w:marTop w:val="0"/>
          <w:marBottom w:val="0"/>
          <w:divBdr>
            <w:top w:val="none" w:sz="0" w:space="0" w:color="auto"/>
            <w:left w:val="none" w:sz="0" w:space="0" w:color="auto"/>
            <w:bottom w:val="none" w:sz="0" w:space="0" w:color="auto"/>
            <w:right w:val="none" w:sz="0" w:space="0" w:color="auto"/>
          </w:divBdr>
        </w:div>
        <w:div w:id="1907255663">
          <w:marLeft w:val="640"/>
          <w:marRight w:val="0"/>
          <w:marTop w:val="0"/>
          <w:marBottom w:val="0"/>
          <w:divBdr>
            <w:top w:val="none" w:sz="0" w:space="0" w:color="auto"/>
            <w:left w:val="none" w:sz="0" w:space="0" w:color="auto"/>
            <w:bottom w:val="none" w:sz="0" w:space="0" w:color="auto"/>
            <w:right w:val="none" w:sz="0" w:space="0" w:color="auto"/>
          </w:divBdr>
        </w:div>
        <w:div w:id="2125224544">
          <w:marLeft w:val="640"/>
          <w:marRight w:val="0"/>
          <w:marTop w:val="0"/>
          <w:marBottom w:val="0"/>
          <w:divBdr>
            <w:top w:val="none" w:sz="0" w:space="0" w:color="auto"/>
            <w:left w:val="none" w:sz="0" w:space="0" w:color="auto"/>
            <w:bottom w:val="none" w:sz="0" w:space="0" w:color="auto"/>
            <w:right w:val="none" w:sz="0" w:space="0" w:color="auto"/>
          </w:divBdr>
        </w:div>
        <w:div w:id="781806943">
          <w:marLeft w:val="640"/>
          <w:marRight w:val="0"/>
          <w:marTop w:val="0"/>
          <w:marBottom w:val="0"/>
          <w:divBdr>
            <w:top w:val="none" w:sz="0" w:space="0" w:color="auto"/>
            <w:left w:val="none" w:sz="0" w:space="0" w:color="auto"/>
            <w:bottom w:val="none" w:sz="0" w:space="0" w:color="auto"/>
            <w:right w:val="none" w:sz="0" w:space="0" w:color="auto"/>
          </w:divBdr>
        </w:div>
        <w:div w:id="287010876">
          <w:marLeft w:val="640"/>
          <w:marRight w:val="0"/>
          <w:marTop w:val="0"/>
          <w:marBottom w:val="0"/>
          <w:divBdr>
            <w:top w:val="none" w:sz="0" w:space="0" w:color="auto"/>
            <w:left w:val="none" w:sz="0" w:space="0" w:color="auto"/>
            <w:bottom w:val="none" w:sz="0" w:space="0" w:color="auto"/>
            <w:right w:val="none" w:sz="0" w:space="0" w:color="auto"/>
          </w:divBdr>
        </w:div>
        <w:div w:id="1427771090">
          <w:marLeft w:val="640"/>
          <w:marRight w:val="0"/>
          <w:marTop w:val="0"/>
          <w:marBottom w:val="0"/>
          <w:divBdr>
            <w:top w:val="none" w:sz="0" w:space="0" w:color="auto"/>
            <w:left w:val="none" w:sz="0" w:space="0" w:color="auto"/>
            <w:bottom w:val="none" w:sz="0" w:space="0" w:color="auto"/>
            <w:right w:val="none" w:sz="0" w:space="0" w:color="auto"/>
          </w:divBdr>
        </w:div>
        <w:div w:id="372727964">
          <w:marLeft w:val="640"/>
          <w:marRight w:val="0"/>
          <w:marTop w:val="0"/>
          <w:marBottom w:val="0"/>
          <w:divBdr>
            <w:top w:val="none" w:sz="0" w:space="0" w:color="auto"/>
            <w:left w:val="none" w:sz="0" w:space="0" w:color="auto"/>
            <w:bottom w:val="none" w:sz="0" w:space="0" w:color="auto"/>
            <w:right w:val="none" w:sz="0" w:space="0" w:color="auto"/>
          </w:divBdr>
        </w:div>
        <w:div w:id="1397241468">
          <w:marLeft w:val="640"/>
          <w:marRight w:val="0"/>
          <w:marTop w:val="0"/>
          <w:marBottom w:val="0"/>
          <w:divBdr>
            <w:top w:val="none" w:sz="0" w:space="0" w:color="auto"/>
            <w:left w:val="none" w:sz="0" w:space="0" w:color="auto"/>
            <w:bottom w:val="none" w:sz="0" w:space="0" w:color="auto"/>
            <w:right w:val="none" w:sz="0" w:space="0" w:color="auto"/>
          </w:divBdr>
        </w:div>
        <w:div w:id="963776373">
          <w:marLeft w:val="640"/>
          <w:marRight w:val="0"/>
          <w:marTop w:val="0"/>
          <w:marBottom w:val="0"/>
          <w:divBdr>
            <w:top w:val="none" w:sz="0" w:space="0" w:color="auto"/>
            <w:left w:val="none" w:sz="0" w:space="0" w:color="auto"/>
            <w:bottom w:val="none" w:sz="0" w:space="0" w:color="auto"/>
            <w:right w:val="none" w:sz="0" w:space="0" w:color="auto"/>
          </w:divBdr>
        </w:div>
        <w:div w:id="176235362">
          <w:marLeft w:val="640"/>
          <w:marRight w:val="0"/>
          <w:marTop w:val="0"/>
          <w:marBottom w:val="0"/>
          <w:divBdr>
            <w:top w:val="none" w:sz="0" w:space="0" w:color="auto"/>
            <w:left w:val="none" w:sz="0" w:space="0" w:color="auto"/>
            <w:bottom w:val="none" w:sz="0" w:space="0" w:color="auto"/>
            <w:right w:val="none" w:sz="0" w:space="0" w:color="auto"/>
          </w:divBdr>
        </w:div>
        <w:div w:id="2109157222">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2769510">
      <w:bodyDiv w:val="1"/>
      <w:marLeft w:val="0"/>
      <w:marRight w:val="0"/>
      <w:marTop w:val="0"/>
      <w:marBottom w:val="0"/>
      <w:divBdr>
        <w:top w:val="none" w:sz="0" w:space="0" w:color="auto"/>
        <w:left w:val="none" w:sz="0" w:space="0" w:color="auto"/>
        <w:bottom w:val="none" w:sz="0" w:space="0" w:color="auto"/>
        <w:right w:val="none" w:sz="0" w:space="0" w:color="auto"/>
      </w:divBdr>
      <w:divsChild>
        <w:div w:id="1739668524">
          <w:marLeft w:val="640"/>
          <w:marRight w:val="0"/>
          <w:marTop w:val="0"/>
          <w:marBottom w:val="0"/>
          <w:divBdr>
            <w:top w:val="none" w:sz="0" w:space="0" w:color="auto"/>
            <w:left w:val="none" w:sz="0" w:space="0" w:color="auto"/>
            <w:bottom w:val="none" w:sz="0" w:space="0" w:color="auto"/>
            <w:right w:val="none" w:sz="0" w:space="0" w:color="auto"/>
          </w:divBdr>
        </w:div>
        <w:div w:id="15277669">
          <w:marLeft w:val="640"/>
          <w:marRight w:val="0"/>
          <w:marTop w:val="0"/>
          <w:marBottom w:val="0"/>
          <w:divBdr>
            <w:top w:val="none" w:sz="0" w:space="0" w:color="auto"/>
            <w:left w:val="none" w:sz="0" w:space="0" w:color="auto"/>
            <w:bottom w:val="none" w:sz="0" w:space="0" w:color="auto"/>
            <w:right w:val="none" w:sz="0" w:space="0" w:color="auto"/>
          </w:divBdr>
        </w:div>
        <w:div w:id="212814536">
          <w:marLeft w:val="640"/>
          <w:marRight w:val="0"/>
          <w:marTop w:val="0"/>
          <w:marBottom w:val="0"/>
          <w:divBdr>
            <w:top w:val="none" w:sz="0" w:space="0" w:color="auto"/>
            <w:left w:val="none" w:sz="0" w:space="0" w:color="auto"/>
            <w:bottom w:val="none" w:sz="0" w:space="0" w:color="auto"/>
            <w:right w:val="none" w:sz="0" w:space="0" w:color="auto"/>
          </w:divBdr>
        </w:div>
        <w:div w:id="2075352071">
          <w:marLeft w:val="640"/>
          <w:marRight w:val="0"/>
          <w:marTop w:val="0"/>
          <w:marBottom w:val="0"/>
          <w:divBdr>
            <w:top w:val="none" w:sz="0" w:space="0" w:color="auto"/>
            <w:left w:val="none" w:sz="0" w:space="0" w:color="auto"/>
            <w:bottom w:val="none" w:sz="0" w:space="0" w:color="auto"/>
            <w:right w:val="none" w:sz="0" w:space="0" w:color="auto"/>
          </w:divBdr>
        </w:div>
        <w:div w:id="355274154">
          <w:marLeft w:val="640"/>
          <w:marRight w:val="0"/>
          <w:marTop w:val="0"/>
          <w:marBottom w:val="0"/>
          <w:divBdr>
            <w:top w:val="none" w:sz="0" w:space="0" w:color="auto"/>
            <w:left w:val="none" w:sz="0" w:space="0" w:color="auto"/>
            <w:bottom w:val="none" w:sz="0" w:space="0" w:color="auto"/>
            <w:right w:val="none" w:sz="0" w:space="0" w:color="auto"/>
          </w:divBdr>
        </w:div>
        <w:div w:id="802188280">
          <w:marLeft w:val="640"/>
          <w:marRight w:val="0"/>
          <w:marTop w:val="0"/>
          <w:marBottom w:val="0"/>
          <w:divBdr>
            <w:top w:val="none" w:sz="0" w:space="0" w:color="auto"/>
            <w:left w:val="none" w:sz="0" w:space="0" w:color="auto"/>
            <w:bottom w:val="none" w:sz="0" w:space="0" w:color="auto"/>
            <w:right w:val="none" w:sz="0" w:space="0" w:color="auto"/>
          </w:divBdr>
        </w:div>
        <w:div w:id="577448099">
          <w:marLeft w:val="640"/>
          <w:marRight w:val="0"/>
          <w:marTop w:val="0"/>
          <w:marBottom w:val="0"/>
          <w:divBdr>
            <w:top w:val="none" w:sz="0" w:space="0" w:color="auto"/>
            <w:left w:val="none" w:sz="0" w:space="0" w:color="auto"/>
            <w:bottom w:val="none" w:sz="0" w:space="0" w:color="auto"/>
            <w:right w:val="none" w:sz="0" w:space="0" w:color="auto"/>
          </w:divBdr>
        </w:div>
        <w:div w:id="3477311">
          <w:marLeft w:val="640"/>
          <w:marRight w:val="0"/>
          <w:marTop w:val="0"/>
          <w:marBottom w:val="0"/>
          <w:divBdr>
            <w:top w:val="none" w:sz="0" w:space="0" w:color="auto"/>
            <w:left w:val="none" w:sz="0" w:space="0" w:color="auto"/>
            <w:bottom w:val="none" w:sz="0" w:space="0" w:color="auto"/>
            <w:right w:val="none" w:sz="0" w:space="0" w:color="auto"/>
          </w:divBdr>
        </w:div>
        <w:div w:id="1596942118">
          <w:marLeft w:val="640"/>
          <w:marRight w:val="0"/>
          <w:marTop w:val="0"/>
          <w:marBottom w:val="0"/>
          <w:divBdr>
            <w:top w:val="none" w:sz="0" w:space="0" w:color="auto"/>
            <w:left w:val="none" w:sz="0" w:space="0" w:color="auto"/>
            <w:bottom w:val="none" w:sz="0" w:space="0" w:color="auto"/>
            <w:right w:val="none" w:sz="0" w:space="0" w:color="auto"/>
          </w:divBdr>
        </w:div>
        <w:div w:id="1174802912">
          <w:marLeft w:val="640"/>
          <w:marRight w:val="0"/>
          <w:marTop w:val="0"/>
          <w:marBottom w:val="0"/>
          <w:divBdr>
            <w:top w:val="none" w:sz="0" w:space="0" w:color="auto"/>
            <w:left w:val="none" w:sz="0" w:space="0" w:color="auto"/>
            <w:bottom w:val="none" w:sz="0" w:space="0" w:color="auto"/>
            <w:right w:val="none" w:sz="0" w:space="0" w:color="auto"/>
          </w:divBdr>
        </w:div>
        <w:div w:id="1094323837">
          <w:marLeft w:val="640"/>
          <w:marRight w:val="0"/>
          <w:marTop w:val="0"/>
          <w:marBottom w:val="0"/>
          <w:divBdr>
            <w:top w:val="none" w:sz="0" w:space="0" w:color="auto"/>
            <w:left w:val="none" w:sz="0" w:space="0" w:color="auto"/>
            <w:bottom w:val="none" w:sz="0" w:space="0" w:color="auto"/>
            <w:right w:val="none" w:sz="0" w:space="0" w:color="auto"/>
          </w:divBdr>
        </w:div>
        <w:div w:id="1641183835">
          <w:marLeft w:val="640"/>
          <w:marRight w:val="0"/>
          <w:marTop w:val="0"/>
          <w:marBottom w:val="0"/>
          <w:divBdr>
            <w:top w:val="none" w:sz="0" w:space="0" w:color="auto"/>
            <w:left w:val="none" w:sz="0" w:space="0" w:color="auto"/>
            <w:bottom w:val="none" w:sz="0" w:space="0" w:color="auto"/>
            <w:right w:val="none" w:sz="0" w:space="0" w:color="auto"/>
          </w:divBdr>
        </w:div>
        <w:div w:id="485053067">
          <w:marLeft w:val="640"/>
          <w:marRight w:val="0"/>
          <w:marTop w:val="0"/>
          <w:marBottom w:val="0"/>
          <w:divBdr>
            <w:top w:val="none" w:sz="0" w:space="0" w:color="auto"/>
            <w:left w:val="none" w:sz="0" w:space="0" w:color="auto"/>
            <w:bottom w:val="none" w:sz="0" w:space="0" w:color="auto"/>
            <w:right w:val="none" w:sz="0" w:space="0" w:color="auto"/>
          </w:divBdr>
        </w:div>
        <w:div w:id="835850961">
          <w:marLeft w:val="640"/>
          <w:marRight w:val="0"/>
          <w:marTop w:val="0"/>
          <w:marBottom w:val="0"/>
          <w:divBdr>
            <w:top w:val="none" w:sz="0" w:space="0" w:color="auto"/>
            <w:left w:val="none" w:sz="0" w:space="0" w:color="auto"/>
            <w:bottom w:val="none" w:sz="0" w:space="0" w:color="auto"/>
            <w:right w:val="none" w:sz="0" w:space="0" w:color="auto"/>
          </w:divBdr>
        </w:div>
        <w:div w:id="1504130275">
          <w:marLeft w:val="640"/>
          <w:marRight w:val="0"/>
          <w:marTop w:val="0"/>
          <w:marBottom w:val="0"/>
          <w:divBdr>
            <w:top w:val="none" w:sz="0" w:space="0" w:color="auto"/>
            <w:left w:val="none" w:sz="0" w:space="0" w:color="auto"/>
            <w:bottom w:val="none" w:sz="0" w:space="0" w:color="auto"/>
            <w:right w:val="none" w:sz="0" w:space="0" w:color="auto"/>
          </w:divBdr>
        </w:div>
        <w:div w:id="1876767720">
          <w:marLeft w:val="640"/>
          <w:marRight w:val="0"/>
          <w:marTop w:val="0"/>
          <w:marBottom w:val="0"/>
          <w:divBdr>
            <w:top w:val="none" w:sz="0" w:space="0" w:color="auto"/>
            <w:left w:val="none" w:sz="0" w:space="0" w:color="auto"/>
            <w:bottom w:val="none" w:sz="0" w:space="0" w:color="auto"/>
            <w:right w:val="none" w:sz="0" w:space="0" w:color="auto"/>
          </w:divBdr>
        </w:div>
        <w:div w:id="1517307957">
          <w:marLeft w:val="640"/>
          <w:marRight w:val="0"/>
          <w:marTop w:val="0"/>
          <w:marBottom w:val="0"/>
          <w:divBdr>
            <w:top w:val="none" w:sz="0" w:space="0" w:color="auto"/>
            <w:left w:val="none" w:sz="0" w:space="0" w:color="auto"/>
            <w:bottom w:val="none" w:sz="0" w:space="0" w:color="auto"/>
            <w:right w:val="none" w:sz="0" w:space="0" w:color="auto"/>
          </w:divBdr>
        </w:div>
        <w:div w:id="876166853">
          <w:marLeft w:val="640"/>
          <w:marRight w:val="0"/>
          <w:marTop w:val="0"/>
          <w:marBottom w:val="0"/>
          <w:divBdr>
            <w:top w:val="none" w:sz="0" w:space="0" w:color="auto"/>
            <w:left w:val="none" w:sz="0" w:space="0" w:color="auto"/>
            <w:bottom w:val="none" w:sz="0" w:space="0" w:color="auto"/>
            <w:right w:val="none" w:sz="0" w:space="0" w:color="auto"/>
          </w:divBdr>
        </w:div>
        <w:div w:id="791828264">
          <w:marLeft w:val="640"/>
          <w:marRight w:val="0"/>
          <w:marTop w:val="0"/>
          <w:marBottom w:val="0"/>
          <w:divBdr>
            <w:top w:val="none" w:sz="0" w:space="0" w:color="auto"/>
            <w:left w:val="none" w:sz="0" w:space="0" w:color="auto"/>
            <w:bottom w:val="none" w:sz="0" w:space="0" w:color="auto"/>
            <w:right w:val="none" w:sz="0" w:space="0" w:color="auto"/>
          </w:divBdr>
        </w:div>
        <w:div w:id="814686558">
          <w:marLeft w:val="640"/>
          <w:marRight w:val="0"/>
          <w:marTop w:val="0"/>
          <w:marBottom w:val="0"/>
          <w:divBdr>
            <w:top w:val="none" w:sz="0" w:space="0" w:color="auto"/>
            <w:left w:val="none" w:sz="0" w:space="0" w:color="auto"/>
            <w:bottom w:val="none" w:sz="0" w:space="0" w:color="auto"/>
            <w:right w:val="none" w:sz="0" w:space="0" w:color="auto"/>
          </w:divBdr>
        </w:div>
        <w:div w:id="660498942">
          <w:marLeft w:val="640"/>
          <w:marRight w:val="0"/>
          <w:marTop w:val="0"/>
          <w:marBottom w:val="0"/>
          <w:divBdr>
            <w:top w:val="none" w:sz="0" w:space="0" w:color="auto"/>
            <w:left w:val="none" w:sz="0" w:space="0" w:color="auto"/>
            <w:bottom w:val="none" w:sz="0" w:space="0" w:color="auto"/>
            <w:right w:val="none" w:sz="0" w:space="0" w:color="auto"/>
          </w:divBdr>
        </w:div>
        <w:div w:id="1835414618">
          <w:marLeft w:val="640"/>
          <w:marRight w:val="0"/>
          <w:marTop w:val="0"/>
          <w:marBottom w:val="0"/>
          <w:divBdr>
            <w:top w:val="none" w:sz="0" w:space="0" w:color="auto"/>
            <w:left w:val="none" w:sz="0" w:space="0" w:color="auto"/>
            <w:bottom w:val="none" w:sz="0" w:space="0" w:color="auto"/>
            <w:right w:val="none" w:sz="0" w:space="0" w:color="auto"/>
          </w:divBdr>
        </w:div>
        <w:div w:id="117919370">
          <w:marLeft w:val="640"/>
          <w:marRight w:val="0"/>
          <w:marTop w:val="0"/>
          <w:marBottom w:val="0"/>
          <w:divBdr>
            <w:top w:val="none" w:sz="0" w:space="0" w:color="auto"/>
            <w:left w:val="none" w:sz="0" w:space="0" w:color="auto"/>
            <w:bottom w:val="none" w:sz="0" w:space="0" w:color="auto"/>
            <w:right w:val="none" w:sz="0" w:space="0" w:color="auto"/>
          </w:divBdr>
        </w:div>
        <w:div w:id="639726633">
          <w:marLeft w:val="640"/>
          <w:marRight w:val="0"/>
          <w:marTop w:val="0"/>
          <w:marBottom w:val="0"/>
          <w:divBdr>
            <w:top w:val="none" w:sz="0" w:space="0" w:color="auto"/>
            <w:left w:val="none" w:sz="0" w:space="0" w:color="auto"/>
            <w:bottom w:val="none" w:sz="0" w:space="0" w:color="auto"/>
            <w:right w:val="none" w:sz="0" w:space="0" w:color="auto"/>
          </w:divBdr>
        </w:div>
        <w:div w:id="1620791961">
          <w:marLeft w:val="640"/>
          <w:marRight w:val="0"/>
          <w:marTop w:val="0"/>
          <w:marBottom w:val="0"/>
          <w:divBdr>
            <w:top w:val="none" w:sz="0" w:space="0" w:color="auto"/>
            <w:left w:val="none" w:sz="0" w:space="0" w:color="auto"/>
            <w:bottom w:val="none" w:sz="0" w:space="0" w:color="auto"/>
            <w:right w:val="none" w:sz="0" w:space="0" w:color="auto"/>
          </w:divBdr>
        </w:div>
        <w:div w:id="1401558639">
          <w:marLeft w:val="640"/>
          <w:marRight w:val="0"/>
          <w:marTop w:val="0"/>
          <w:marBottom w:val="0"/>
          <w:divBdr>
            <w:top w:val="none" w:sz="0" w:space="0" w:color="auto"/>
            <w:left w:val="none" w:sz="0" w:space="0" w:color="auto"/>
            <w:bottom w:val="none" w:sz="0" w:space="0" w:color="auto"/>
            <w:right w:val="none" w:sz="0" w:space="0" w:color="auto"/>
          </w:divBdr>
        </w:div>
        <w:div w:id="729766501">
          <w:marLeft w:val="640"/>
          <w:marRight w:val="0"/>
          <w:marTop w:val="0"/>
          <w:marBottom w:val="0"/>
          <w:divBdr>
            <w:top w:val="none" w:sz="0" w:space="0" w:color="auto"/>
            <w:left w:val="none" w:sz="0" w:space="0" w:color="auto"/>
            <w:bottom w:val="none" w:sz="0" w:space="0" w:color="auto"/>
            <w:right w:val="none" w:sz="0" w:space="0" w:color="auto"/>
          </w:divBdr>
        </w:div>
        <w:div w:id="93866930">
          <w:marLeft w:val="640"/>
          <w:marRight w:val="0"/>
          <w:marTop w:val="0"/>
          <w:marBottom w:val="0"/>
          <w:divBdr>
            <w:top w:val="none" w:sz="0" w:space="0" w:color="auto"/>
            <w:left w:val="none" w:sz="0" w:space="0" w:color="auto"/>
            <w:bottom w:val="none" w:sz="0" w:space="0" w:color="auto"/>
            <w:right w:val="none" w:sz="0" w:space="0" w:color="auto"/>
          </w:divBdr>
        </w:div>
        <w:div w:id="61878939">
          <w:marLeft w:val="640"/>
          <w:marRight w:val="0"/>
          <w:marTop w:val="0"/>
          <w:marBottom w:val="0"/>
          <w:divBdr>
            <w:top w:val="none" w:sz="0" w:space="0" w:color="auto"/>
            <w:left w:val="none" w:sz="0" w:space="0" w:color="auto"/>
            <w:bottom w:val="none" w:sz="0" w:space="0" w:color="auto"/>
            <w:right w:val="none" w:sz="0" w:space="0" w:color="auto"/>
          </w:divBdr>
        </w:div>
        <w:div w:id="96564603">
          <w:marLeft w:val="640"/>
          <w:marRight w:val="0"/>
          <w:marTop w:val="0"/>
          <w:marBottom w:val="0"/>
          <w:divBdr>
            <w:top w:val="none" w:sz="0" w:space="0" w:color="auto"/>
            <w:left w:val="none" w:sz="0" w:space="0" w:color="auto"/>
            <w:bottom w:val="none" w:sz="0" w:space="0" w:color="auto"/>
            <w:right w:val="none" w:sz="0" w:space="0" w:color="auto"/>
          </w:divBdr>
        </w:div>
        <w:div w:id="157306765">
          <w:marLeft w:val="640"/>
          <w:marRight w:val="0"/>
          <w:marTop w:val="0"/>
          <w:marBottom w:val="0"/>
          <w:divBdr>
            <w:top w:val="none" w:sz="0" w:space="0" w:color="auto"/>
            <w:left w:val="none" w:sz="0" w:space="0" w:color="auto"/>
            <w:bottom w:val="none" w:sz="0" w:space="0" w:color="auto"/>
            <w:right w:val="none" w:sz="0" w:space="0" w:color="auto"/>
          </w:divBdr>
        </w:div>
        <w:div w:id="83765177">
          <w:marLeft w:val="640"/>
          <w:marRight w:val="0"/>
          <w:marTop w:val="0"/>
          <w:marBottom w:val="0"/>
          <w:divBdr>
            <w:top w:val="none" w:sz="0" w:space="0" w:color="auto"/>
            <w:left w:val="none" w:sz="0" w:space="0" w:color="auto"/>
            <w:bottom w:val="none" w:sz="0" w:space="0" w:color="auto"/>
            <w:right w:val="none" w:sz="0" w:space="0" w:color="auto"/>
          </w:divBdr>
        </w:div>
        <w:div w:id="1701280314">
          <w:marLeft w:val="640"/>
          <w:marRight w:val="0"/>
          <w:marTop w:val="0"/>
          <w:marBottom w:val="0"/>
          <w:divBdr>
            <w:top w:val="none" w:sz="0" w:space="0" w:color="auto"/>
            <w:left w:val="none" w:sz="0" w:space="0" w:color="auto"/>
            <w:bottom w:val="none" w:sz="0" w:space="0" w:color="auto"/>
            <w:right w:val="none" w:sz="0" w:space="0" w:color="auto"/>
          </w:divBdr>
        </w:div>
        <w:div w:id="844638534">
          <w:marLeft w:val="640"/>
          <w:marRight w:val="0"/>
          <w:marTop w:val="0"/>
          <w:marBottom w:val="0"/>
          <w:divBdr>
            <w:top w:val="none" w:sz="0" w:space="0" w:color="auto"/>
            <w:left w:val="none" w:sz="0" w:space="0" w:color="auto"/>
            <w:bottom w:val="none" w:sz="0" w:space="0" w:color="auto"/>
            <w:right w:val="none" w:sz="0" w:space="0" w:color="auto"/>
          </w:divBdr>
        </w:div>
        <w:div w:id="2047095251">
          <w:marLeft w:val="640"/>
          <w:marRight w:val="0"/>
          <w:marTop w:val="0"/>
          <w:marBottom w:val="0"/>
          <w:divBdr>
            <w:top w:val="none" w:sz="0" w:space="0" w:color="auto"/>
            <w:left w:val="none" w:sz="0" w:space="0" w:color="auto"/>
            <w:bottom w:val="none" w:sz="0" w:space="0" w:color="auto"/>
            <w:right w:val="none" w:sz="0" w:space="0" w:color="auto"/>
          </w:divBdr>
        </w:div>
        <w:div w:id="271208248">
          <w:marLeft w:val="640"/>
          <w:marRight w:val="0"/>
          <w:marTop w:val="0"/>
          <w:marBottom w:val="0"/>
          <w:divBdr>
            <w:top w:val="none" w:sz="0" w:space="0" w:color="auto"/>
            <w:left w:val="none" w:sz="0" w:space="0" w:color="auto"/>
            <w:bottom w:val="none" w:sz="0" w:space="0" w:color="auto"/>
            <w:right w:val="none" w:sz="0" w:space="0" w:color="auto"/>
          </w:divBdr>
        </w:div>
        <w:div w:id="1090931362">
          <w:marLeft w:val="640"/>
          <w:marRight w:val="0"/>
          <w:marTop w:val="0"/>
          <w:marBottom w:val="0"/>
          <w:divBdr>
            <w:top w:val="none" w:sz="0" w:space="0" w:color="auto"/>
            <w:left w:val="none" w:sz="0" w:space="0" w:color="auto"/>
            <w:bottom w:val="none" w:sz="0" w:space="0" w:color="auto"/>
            <w:right w:val="none" w:sz="0" w:space="0" w:color="auto"/>
          </w:divBdr>
        </w:div>
        <w:div w:id="986476401">
          <w:marLeft w:val="640"/>
          <w:marRight w:val="0"/>
          <w:marTop w:val="0"/>
          <w:marBottom w:val="0"/>
          <w:divBdr>
            <w:top w:val="none" w:sz="0" w:space="0" w:color="auto"/>
            <w:left w:val="none" w:sz="0" w:space="0" w:color="auto"/>
            <w:bottom w:val="none" w:sz="0" w:space="0" w:color="auto"/>
            <w:right w:val="none" w:sz="0" w:space="0" w:color="auto"/>
          </w:divBdr>
        </w:div>
        <w:div w:id="1874465920">
          <w:marLeft w:val="640"/>
          <w:marRight w:val="0"/>
          <w:marTop w:val="0"/>
          <w:marBottom w:val="0"/>
          <w:divBdr>
            <w:top w:val="none" w:sz="0" w:space="0" w:color="auto"/>
            <w:left w:val="none" w:sz="0" w:space="0" w:color="auto"/>
            <w:bottom w:val="none" w:sz="0" w:space="0" w:color="auto"/>
            <w:right w:val="none" w:sz="0" w:space="0" w:color="auto"/>
          </w:divBdr>
        </w:div>
        <w:div w:id="1974868924">
          <w:marLeft w:val="640"/>
          <w:marRight w:val="0"/>
          <w:marTop w:val="0"/>
          <w:marBottom w:val="0"/>
          <w:divBdr>
            <w:top w:val="none" w:sz="0" w:space="0" w:color="auto"/>
            <w:left w:val="none" w:sz="0" w:space="0" w:color="auto"/>
            <w:bottom w:val="none" w:sz="0" w:space="0" w:color="auto"/>
            <w:right w:val="none" w:sz="0" w:space="0" w:color="auto"/>
          </w:divBdr>
        </w:div>
        <w:div w:id="2054108617">
          <w:marLeft w:val="640"/>
          <w:marRight w:val="0"/>
          <w:marTop w:val="0"/>
          <w:marBottom w:val="0"/>
          <w:divBdr>
            <w:top w:val="none" w:sz="0" w:space="0" w:color="auto"/>
            <w:left w:val="none" w:sz="0" w:space="0" w:color="auto"/>
            <w:bottom w:val="none" w:sz="0" w:space="0" w:color="auto"/>
            <w:right w:val="none" w:sz="0" w:space="0" w:color="auto"/>
          </w:divBdr>
        </w:div>
        <w:div w:id="1966428666">
          <w:marLeft w:val="640"/>
          <w:marRight w:val="0"/>
          <w:marTop w:val="0"/>
          <w:marBottom w:val="0"/>
          <w:divBdr>
            <w:top w:val="none" w:sz="0" w:space="0" w:color="auto"/>
            <w:left w:val="none" w:sz="0" w:space="0" w:color="auto"/>
            <w:bottom w:val="none" w:sz="0" w:space="0" w:color="auto"/>
            <w:right w:val="none" w:sz="0" w:space="0" w:color="auto"/>
          </w:divBdr>
        </w:div>
        <w:div w:id="1962609080">
          <w:marLeft w:val="640"/>
          <w:marRight w:val="0"/>
          <w:marTop w:val="0"/>
          <w:marBottom w:val="0"/>
          <w:divBdr>
            <w:top w:val="none" w:sz="0" w:space="0" w:color="auto"/>
            <w:left w:val="none" w:sz="0" w:space="0" w:color="auto"/>
            <w:bottom w:val="none" w:sz="0" w:space="0" w:color="auto"/>
            <w:right w:val="none" w:sz="0" w:space="0" w:color="auto"/>
          </w:divBdr>
        </w:div>
        <w:div w:id="1790273450">
          <w:marLeft w:val="640"/>
          <w:marRight w:val="0"/>
          <w:marTop w:val="0"/>
          <w:marBottom w:val="0"/>
          <w:divBdr>
            <w:top w:val="none" w:sz="0" w:space="0" w:color="auto"/>
            <w:left w:val="none" w:sz="0" w:space="0" w:color="auto"/>
            <w:bottom w:val="none" w:sz="0" w:space="0" w:color="auto"/>
            <w:right w:val="none" w:sz="0" w:space="0" w:color="auto"/>
          </w:divBdr>
        </w:div>
        <w:div w:id="2061051213">
          <w:marLeft w:val="640"/>
          <w:marRight w:val="0"/>
          <w:marTop w:val="0"/>
          <w:marBottom w:val="0"/>
          <w:divBdr>
            <w:top w:val="none" w:sz="0" w:space="0" w:color="auto"/>
            <w:left w:val="none" w:sz="0" w:space="0" w:color="auto"/>
            <w:bottom w:val="none" w:sz="0" w:space="0" w:color="auto"/>
            <w:right w:val="none" w:sz="0" w:space="0" w:color="auto"/>
          </w:divBdr>
        </w:div>
        <w:div w:id="88628022">
          <w:marLeft w:val="640"/>
          <w:marRight w:val="0"/>
          <w:marTop w:val="0"/>
          <w:marBottom w:val="0"/>
          <w:divBdr>
            <w:top w:val="none" w:sz="0" w:space="0" w:color="auto"/>
            <w:left w:val="none" w:sz="0" w:space="0" w:color="auto"/>
            <w:bottom w:val="none" w:sz="0" w:space="0" w:color="auto"/>
            <w:right w:val="none" w:sz="0" w:space="0" w:color="auto"/>
          </w:divBdr>
        </w:div>
        <w:div w:id="1464614044">
          <w:marLeft w:val="640"/>
          <w:marRight w:val="0"/>
          <w:marTop w:val="0"/>
          <w:marBottom w:val="0"/>
          <w:divBdr>
            <w:top w:val="none" w:sz="0" w:space="0" w:color="auto"/>
            <w:left w:val="none" w:sz="0" w:space="0" w:color="auto"/>
            <w:bottom w:val="none" w:sz="0" w:space="0" w:color="auto"/>
            <w:right w:val="none" w:sz="0" w:space="0" w:color="auto"/>
          </w:divBdr>
        </w:div>
        <w:div w:id="1173951234">
          <w:marLeft w:val="640"/>
          <w:marRight w:val="0"/>
          <w:marTop w:val="0"/>
          <w:marBottom w:val="0"/>
          <w:divBdr>
            <w:top w:val="none" w:sz="0" w:space="0" w:color="auto"/>
            <w:left w:val="none" w:sz="0" w:space="0" w:color="auto"/>
            <w:bottom w:val="none" w:sz="0" w:space="0" w:color="auto"/>
            <w:right w:val="none" w:sz="0" w:space="0" w:color="auto"/>
          </w:divBdr>
        </w:div>
        <w:div w:id="901064514">
          <w:marLeft w:val="640"/>
          <w:marRight w:val="0"/>
          <w:marTop w:val="0"/>
          <w:marBottom w:val="0"/>
          <w:divBdr>
            <w:top w:val="none" w:sz="0" w:space="0" w:color="auto"/>
            <w:left w:val="none" w:sz="0" w:space="0" w:color="auto"/>
            <w:bottom w:val="none" w:sz="0" w:space="0" w:color="auto"/>
            <w:right w:val="none" w:sz="0" w:space="0" w:color="auto"/>
          </w:divBdr>
        </w:div>
        <w:div w:id="284120221">
          <w:marLeft w:val="640"/>
          <w:marRight w:val="0"/>
          <w:marTop w:val="0"/>
          <w:marBottom w:val="0"/>
          <w:divBdr>
            <w:top w:val="none" w:sz="0" w:space="0" w:color="auto"/>
            <w:left w:val="none" w:sz="0" w:space="0" w:color="auto"/>
            <w:bottom w:val="none" w:sz="0" w:space="0" w:color="auto"/>
            <w:right w:val="none" w:sz="0" w:space="0" w:color="auto"/>
          </w:divBdr>
        </w:div>
        <w:div w:id="827984693">
          <w:marLeft w:val="640"/>
          <w:marRight w:val="0"/>
          <w:marTop w:val="0"/>
          <w:marBottom w:val="0"/>
          <w:divBdr>
            <w:top w:val="none" w:sz="0" w:space="0" w:color="auto"/>
            <w:left w:val="none" w:sz="0" w:space="0" w:color="auto"/>
            <w:bottom w:val="none" w:sz="0" w:space="0" w:color="auto"/>
            <w:right w:val="none" w:sz="0" w:space="0" w:color="auto"/>
          </w:divBdr>
        </w:div>
        <w:div w:id="100876048">
          <w:marLeft w:val="640"/>
          <w:marRight w:val="0"/>
          <w:marTop w:val="0"/>
          <w:marBottom w:val="0"/>
          <w:divBdr>
            <w:top w:val="none" w:sz="0" w:space="0" w:color="auto"/>
            <w:left w:val="none" w:sz="0" w:space="0" w:color="auto"/>
            <w:bottom w:val="none" w:sz="0" w:space="0" w:color="auto"/>
            <w:right w:val="none" w:sz="0" w:space="0" w:color="auto"/>
          </w:divBdr>
        </w:div>
        <w:div w:id="1485585417">
          <w:marLeft w:val="640"/>
          <w:marRight w:val="0"/>
          <w:marTop w:val="0"/>
          <w:marBottom w:val="0"/>
          <w:divBdr>
            <w:top w:val="none" w:sz="0" w:space="0" w:color="auto"/>
            <w:left w:val="none" w:sz="0" w:space="0" w:color="auto"/>
            <w:bottom w:val="none" w:sz="0" w:space="0" w:color="auto"/>
            <w:right w:val="none" w:sz="0" w:space="0" w:color="auto"/>
          </w:divBdr>
        </w:div>
        <w:div w:id="1076588750">
          <w:marLeft w:val="640"/>
          <w:marRight w:val="0"/>
          <w:marTop w:val="0"/>
          <w:marBottom w:val="0"/>
          <w:divBdr>
            <w:top w:val="none" w:sz="0" w:space="0" w:color="auto"/>
            <w:left w:val="none" w:sz="0" w:space="0" w:color="auto"/>
            <w:bottom w:val="none" w:sz="0" w:space="0" w:color="auto"/>
            <w:right w:val="none" w:sz="0" w:space="0" w:color="auto"/>
          </w:divBdr>
        </w:div>
        <w:div w:id="896403562">
          <w:marLeft w:val="640"/>
          <w:marRight w:val="0"/>
          <w:marTop w:val="0"/>
          <w:marBottom w:val="0"/>
          <w:divBdr>
            <w:top w:val="none" w:sz="0" w:space="0" w:color="auto"/>
            <w:left w:val="none" w:sz="0" w:space="0" w:color="auto"/>
            <w:bottom w:val="none" w:sz="0" w:space="0" w:color="auto"/>
            <w:right w:val="none" w:sz="0" w:space="0" w:color="auto"/>
          </w:divBdr>
        </w:div>
        <w:div w:id="1619722411">
          <w:marLeft w:val="640"/>
          <w:marRight w:val="0"/>
          <w:marTop w:val="0"/>
          <w:marBottom w:val="0"/>
          <w:divBdr>
            <w:top w:val="none" w:sz="0" w:space="0" w:color="auto"/>
            <w:left w:val="none" w:sz="0" w:space="0" w:color="auto"/>
            <w:bottom w:val="none" w:sz="0" w:space="0" w:color="auto"/>
            <w:right w:val="none" w:sz="0" w:space="0" w:color="auto"/>
          </w:divBdr>
        </w:div>
        <w:div w:id="642545969">
          <w:marLeft w:val="640"/>
          <w:marRight w:val="0"/>
          <w:marTop w:val="0"/>
          <w:marBottom w:val="0"/>
          <w:divBdr>
            <w:top w:val="none" w:sz="0" w:space="0" w:color="auto"/>
            <w:left w:val="none" w:sz="0" w:space="0" w:color="auto"/>
            <w:bottom w:val="none" w:sz="0" w:space="0" w:color="auto"/>
            <w:right w:val="none" w:sz="0" w:space="0" w:color="auto"/>
          </w:divBdr>
        </w:div>
        <w:div w:id="1712264269">
          <w:marLeft w:val="640"/>
          <w:marRight w:val="0"/>
          <w:marTop w:val="0"/>
          <w:marBottom w:val="0"/>
          <w:divBdr>
            <w:top w:val="none" w:sz="0" w:space="0" w:color="auto"/>
            <w:left w:val="none" w:sz="0" w:space="0" w:color="auto"/>
            <w:bottom w:val="none" w:sz="0" w:space="0" w:color="auto"/>
            <w:right w:val="none" w:sz="0" w:space="0" w:color="auto"/>
          </w:divBdr>
        </w:div>
        <w:div w:id="1479952572">
          <w:marLeft w:val="640"/>
          <w:marRight w:val="0"/>
          <w:marTop w:val="0"/>
          <w:marBottom w:val="0"/>
          <w:divBdr>
            <w:top w:val="none" w:sz="0" w:space="0" w:color="auto"/>
            <w:left w:val="none" w:sz="0" w:space="0" w:color="auto"/>
            <w:bottom w:val="none" w:sz="0" w:space="0" w:color="auto"/>
            <w:right w:val="none" w:sz="0" w:space="0" w:color="auto"/>
          </w:divBdr>
        </w:div>
        <w:div w:id="1590695836">
          <w:marLeft w:val="640"/>
          <w:marRight w:val="0"/>
          <w:marTop w:val="0"/>
          <w:marBottom w:val="0"/>
          <w:divBdr>
            <w:top w:val="none" w:sz="0" w:space="0" w:color="auto"/>
            <w:left w:val="none" w:sz="0" w:space="0" w:color="auto"/>
            <w:bottom w:val="none" w:sz="0" w:space="0" w:color="auto"/>
            <w:right w:val="none" w:sz="0" w:space="0" w:color="auto"/>
          </w:divBdr>
        </w:div>
        <w:div w:id="934745305">
          <w:marLeft w:val="640"/>
          <w:marRight w:val="0"/>
          <w:marTop w:val="0"/>
          <w:marBottom w:val="0"/>
          <w:divBdr>
            <w:top w:val="none" w:sz="0" w:space="0" w:color="auto"/>
            <w:left w:val="none" w:sz="0" w:space="0" w:color="auto"/>
            <w:bottom w:val="none" w:sz="0" w:space="0" w:color="auto"/>
            <w:right w:val="none" w:sz="0" w:space="0" w:color="auto"/>
          </w:divBdr>
        </w:div>
        <w:div w:id="1588609967">
          <w:marLeft w:val="640"/>
          <w:marRight w:val="0"/>
          <w:marTop w:val="0"/>
          <w:marBottom w:val="0"/>
          <w:divBdr>
            <w:top w:val="none" w:sz="0" w:space="0" w:color="auto"/>
            <w:left w:val="none" w:sz="0" w:space="0" w:color="auto"/>
            <w:bottom w:val="none" w:sz="0" w:space="0" w:color="auto"/>
            <w:right w:val="none" w:sz="0" w:space="0" w:color="auto"/>
          </w:divBdr>
        </w:div>
        <w:div w:id="1054046119">
          <w:marLeft w:val="640"/>
          <w:marRight w:val="0"/>
          <w:marTop w:val="0"/>
          <w:marBottom w:val="0"/>
          <w:divBdr>
            <w:top w:val="none" w:sz="0" w:space="0" w:color="auto"/>
            <w:left w:val="none" w:sz="0" w:space="0" w:color="auto"/>
            <w:bottom w:val="none" w:sz="0" w:space="0" w:color="auto"/>
            <w:right w:val="none" w:sz="0" w:space="0" w:color="auto"/>
          </w:divBdr>
        </w:div>
        <w:div w:id="1847475207">
          <w:marLeft w:val="640"/>
          <w:marRight w:val="0"/>
          <w:marTop w:val="0"/>
          <w:marBottom w:val="0"/>
          <w:divBdr>
            <w:top w:val="none" w:sz="0" w:space="0" w:color="auto"/>
            <w:left w:val="none" w:sz="0" w:space="0" w:color="auto"/>
            <w:bottom w:val="none" w:sz="0" w:space="0" w:color="auto"/>
            <w:right w:val="none" w:sz="0" w:space="0" w:color="auto"/>
          </w:divBdr>
        </w:div>
        <w:div w:id="63183620">
          <w:marLeft w:val="640"/>
          <w:marRight w:val="0"/>
          <w:marTop w:val="0"/>
          <w:marBottom w:val="0"/>
          <w:divBdr>
            <w:top w:val="none" w:sz="0" w:space="0" w:color="auto"/>
            <w:left w:val="none" w:sz="0" w:space="0" w:color="auto"/>
            <w:bottom w:val="none" w:sz="0" w:space="0" w:color="auto"/>
            <w:right w:val="none" w:sz="0" w:space="0" w:color="auto"/>
          </w:divBdr>
        </w:div>
        <w:div w:id="1918593823">
          <w:marLeft w:val="640"/>
          <w:marRight w:val="0"/>
          <w:marTop w:val="0"/>
          <w:marBottom w:val="0"/>
          <w:divBdr>
            <w:top w:val="none" w:sz="0" w:space="0" w:color="auto"/>
            <w:left w:val="none" w:sz="0" w:space="0" w:color="auto"/>
            <w:bottom w:val="none" w:sz="0" w:space="0" w:color="auto"/>
            <w:right w:val="none" w:sz="0" w:space="0" w:color="auto"/>
          </w:divBdr>
        </w:div>
        <w:div w:id="826091591">
          <w:marLeft w:val="640"/>
          <w:marRight w:val="0"/>
          <w:marTop w:val="0"/>
          <w:marBottom w:val="0"/>
          <w:divBdr>
            <w:top w:val="none" w:sz="0" w:space="0" w:color="auto"/>
            <w:left w:val="none" w:sz="0" w:space="0" w:color="auto"/>
            <w:bottom w:val="none" w:sz="0" w:space="0" w:color="auto"/>
            <w:right w:val="none" w:sz="0" w:space="0" w:color="auto"/>
          </w:divBdr>
        </w:div>
        <w:div w:id="1354529163">
          <w:marLeft w:val="640"/>
          <w:marRight w:val="0"/>
          <w:marTop w:val="0"/>
          <w:marBottom w:val="0"/>
          <w:divBdr>
            <w:top w:val="none" w:sz="0" w:space="0" w:color="auto"/>
            <w:left w:val="none" w:sz="0" w:space="0" w:color="auto"/>
            <w:bottom w:val="none" w:sz="0" w:space="0" w:color="auto"/>
            <w:right w:val="none" w:sz="0" w:space="0" w:color="auto"/>
          </w:divBdr>
        </w:div>
        <w:div w:id="1995254308">
          <w:marLeft w:val="640"/>
          <w:marRight w:val="0"/>
          <w:marTop w:val="0"/>
          <w:marBottom w:val="0"/>
          <w:divBdr>
            <w:top w:val="none" w:sz="0" w:space="0" w:color="auto"/>
            <w:left w:val="none" w:sz="0" w:space="0" w:color="auto"/>
            <w:bottom w:val="none" w:sz="0" w:space="0" w:color="auto"/>
            <w:right w:val="none" w:sz="0" w:space="0" w:color="auto"/>
          </w:divBdr>
        </w:div>
        <w:div w:id="1209606654">
          <w:marLeft w:val="640"/>
          <w:marRight w:val="0"/>
          <w:marTop w:val="0"/>
          <w:marBottom w:val="0"/>
          <w:divBdr>
            <w:top w:val="none" w:sz="0" w:space="0" w:color="auto"/>
            <w:left w:val="none" w:sz="0" w:space="0" w:color="auto"/>
            <w:bottom w:val="none" w:sz="0" w:space="0" w:color="auto"/>
            <w:right w:val="none" w:sz="0" w:space="0" w:color="auto"/>
          </w:divBdr>
        </w:div>
        <w:div w:id="585506073">
          <w:marLeft w:val="640"/>
          <w:marRight w:val="0"/>
          <w:marTop w:val="0"/>
          <w:marBottom w:val="0"/>
          <w:divBdr>
            <w:top w:val="none" w:sz="0" w:space="0" w:color="auto"/>
            <w:left w:val="none" w:sz="0" w:space="0" w:color="auto"/>
            <w:bottom w:val="none" w:sz="0" w:space="0" w:color="auto"/>
            <w:right w:val="none" w:sz="0" w:space="0" w:color="auto"/>
          </w:divBdr>
        </w:div>
        <w:div w:id="1398434936">
          <w:marLeft w:val="640"/>
          <w:marRight w:val="0"/>
          <w:marTop w:val="0"/>
          <w:marBottom w:val="0"/>
          <w:divBdr>
            <w:top w:val="none" w:sz="0" w:space="0" w:color="auto"/>
            <w:left w:val="none" w:sz="0" w:space="0" w:color="auto"/>
            <w:bottom w:val="none" w:sz="0" w:space="0" w:color="auto"/>
            <w:right w:val="none" w:sz="0" w:space="0" w:color="auto"/>
          </w:divBdr>
        </w:div>
        <w:div w:id="1435974848">
          <w:marLeft w:val="640"/>
          <w:marRight w:val="0"/>
          <w:marTop w:val="0"/>
          <w:marBottom w:val="0"/>
          <w:divBdr>
            <w:top w:val="none" w:sz="0" w:space="0" w:color="auto"/>
            <w:left w:val="none" w:sz="0" w:space="0" w:color="auto"/>
            <w:bottom w:val="none" w:sz="0" w:space="0" w:color="auto"/>
            <w:right w:val="none" w:sz="0" w:space="0" w:color="auto"/>
          </w:divBdr>
        </w:div>
        <w:div w:id="770901142">
          <w:marLeft w:val="640"/>
          <w:marRight w:val="0"/>
          <w:marTop w:val="0"/>
          <w:marBottom w:val="0"/>
          <w:divBdr>
            <w:top w:val="none" w:sz="0" w:space="0" w:color="auto"/>
            <w:left w:val="none" w:sz="0" w:space="0" w:color="auto"/>
            <w:bottom w:val="none" w:sz="0" w:space="0" w:color="auto"/>
            <w:right w:val="none" w:sz="0" w:space="0" w:color="auto"/>
          </w:divBdr>
        </w:div>
        <w:div w:id="46809473">
          <w:marLeft w:val="640"/>
          <w:marRight w:val="0"/>
          <w:marTop w:val="0"/>
          <w:marBottom w:val="0"/>
          <w:divBdr>
            <w:top w:val="none" w:sz="0" w:space="0" w:color="auto"/>
            <w:left w:val="none" w:sz="0" w:space="0" w:color="auto"/>
            <w:bottom w:val="none" w:sz="0" w:space="0" w:color="auto"/>
            <w:right w:val="none" w:sz="0" w:space="0" w:color="auto"/>
          </w:divBdr>
        </w:div>
        <w:div w:id="362025672">
          <w:marLeft w:val="640"/>
          <w:marRight w:val="0"/>
          <w:marTop w:val="0"/>
          <w:marBottom w:val="0"/>
          <w:divBdr>
            <w:top w:val="none" w:sz="0" w:space="0" w:color="auto"/>
            <w:left w:val="none" w:sz="0" w:space="0" w:color="auto"/>
            <w:bottom w:val="none" w:sz="0" w:space="0" w:color="auto"/>
            <w:right w:val="none" w:sz="0" w:space="0" w:color="auto"/>
          </w:divBdr>
        </w:div>
        <w:div w:id="161896556">
          <w:marLeft w:val="640"/>
          <w:marRight w:val="0"/>
          <w:marTop w:val="0"/>
          <w:marBottom w:val="0"/>
          <w:divBdr>
            <w:top w:val="none" w:sz="0" w:space="0" w:color="auto"/>
            <w:left w:val="none" w:sz="0" w:space="0" w:color="auto"/>
            <w:bottom w:val="none" w:sz="0" w:space="0" w:color="auto"/>
            <w:right w:val="none" w:sz="0" w:space="0" w:color="auto"/>
          </w:divBdr>
        </w:div>
        <w:div w:id="1283263546">
          <w:marLeft w:val="640"/>
          <w:marRight w:val="0"/>
          <w:marTop w:val="0"/>
          <w:marBottom w:val="0"/>
          <w:divBdr>
            <w:top w:val="none" w:sz="0" w:space="0" w:color="auto"/>
            <w:left w:val="none" w:sz="0" w:space="0" w:color="auto"/>
            <w:bottom w:val="none" w:sz="0" w:space="0" w:color="auto"/>
            <w:right w:val="none" w:sz="0" w:space="0" w:color="auto"/>
          </w:divBdr>
        </w:div>
        <w:div w:id="450364730">
          <w:marLeft w:val="640"/>
          <w:marRight w:val="0"/>
          <w:marTop w:val="0"/>
          <w:marBottom w:val="0"/>
          <w:divBdr>
            <w:top w:val="none" w:sz="0" w:space="0" w:color="auto"/>
            <w:left w:val="none" w:sz="0" w:space="0" w:color="auto"/>
            <w:bottom w:val="none" w:sz="0" w:space="0" w:color="auto"/>
            <w:right w:val="none" w:sz="0" w:space="0" w:color="auto"/>
          </w:divBdr>
        </w:div>
        <w:div w:id="79495365">
          <w:marLeft w:val="640"/>
          <w:marRight w:val="0"/>
          <w:marTop w:val="0"/>
          <w:marBottom w:val="0"/>
          <w:divBdr>
            <w:top w:val="none" w:sz="0" w:space="0" w:color="auto"/>
            <w:left w:val="none" w:sz="0" w:space="0" w:color="auto"/>
            <w:bottom w:val="none" w:sz="0" w:space="0" w:color="auto"/>
            <w:right w:val="none" w:sz="0" w:space="0" w:color="auto"/>
          </w:divBdr>
        </w:div>
        <w:div w:id="468866713">
          <w:marLeft w:val="640"/>
          <w:marRight w:val="0"/>
          <w:marTop w:val="0"/>
          <w:marBottom w:val="0"/>
          <w:divBdr>
            <w:top w:val="none" w:sz="0" w:space="0" w:color="auto"/>
            <w:left w:val="none" w:sz="0" w:space="0" w:color="auto"/>
            <w:bottom w:val="none" w:sz="0" w:space="0" w:color="auto"/>
            <w:right w:val="none" w:sz="0" w:space="0" w:color="auto"/>
          </w:divBdr>
        </w:div>
        <w:div w:id="1072502407">
          <w:marLeft w:val="640"/>
          <w:marRight w:val="0"/>
          <w:marTop w:val="0"/>
          <w:marBottom w:val="0"/>
          <w:divBdr>
            <w:top w:val="none" w:sz="0" w:space="0" w:color="auto"/>
            <w:left w:val="none" w:sz="0" w:space="0" w:color="auto"/>
            <w:bottom w:val="none" w:sz="0" w:space="0" w:color="auto"/>
            <w:right w:val="none" w:sz="0" w:space="0" w:color="auto"/>
          </w:divBdr>
        </w:div>
        <w:div w:id="1438217326">
          <w:marLeft w:val="640"/>
          <w:marRight w:val="0"/>
          <w:marTop w:val="0"/>
          <w:marBottom w:val="0"/>
          <w:divBdr>
            <w:top w:val="none" w:sz="0" w:space="0" w:color="auto"/>
            <w:left w:val="none" w:sz="0" w:space="0" w:color="auto"/>
            <w:bottom w:val="none" w:sz="0" w:space="0" w:color="auto"/>
            <w:right w:val="none" w:sz="0" w:space="0" w:color="auto"/>
          </w:divBdr>
        </w:div>
        <w:div w:id="1492403222">
          <w:marLeft w:val="640"/>
          <w:marRight w:val="0"/>
          <w:marTop w:val="0"/>
          <w:marBottom w:val="0"/>
          <w:divBdr>
            <w:top w:val="none" w:sz="0" w:space="0" w:color="auto"/>
            <w:left w:val="none" w:sz="0" w:space="0" w:color="auto"/>
            <w:bottom w:val="none" w:sz="0" w:space="0" w:color="auto"/>
            <w:right w:val="none" w:sz="0" w:space="0" w:color="auto"/>
          </w:divBdr>
        </w:div>
        <w:div w:id="390353174">
          <w:marLeft w:val="640"/>
          <w:marRight w:val="0"/>
          <w:marTop w:val="0"/>
          <w:marBottom w:val="0"/>
          <w:divBdr>
            <w:top w:val="none" w:sz="0" w:space="0" w:color="auto"/>
            <w:left w:val="none" w:sz="0" w:space="0" w:color="auto"/>
            <w:bottom w:val="none" w:sz="0" w:space="0" w:color="auto"/>
            <w:right w:val="none" w:sz="0" w:space="0" w:color="auto"/>
          </w:divBdr>
        </w:div>
        <w:div w:id="1648585226">
          <w:marLeft w:val="640"/>
          <w:marRight w:val="0"/>
          <w:marTop w:val="0"/>
          <w:marBottom w:val="0"/>
          <w:divBdr>
            <w:top w:val="none" w:sz="0" w:space="0" w:color="auto"/>
            <w:left w:val="none" w:sz="0" w:space="0" w:color="auto"/>
            <w:bottom w:val="none" w:sz="0" w:space="0" w:color="auto"/>
            <w:right w:val="none" w:sz="0" w:space="0" w:color="auto"/>
          </w:divBdr>
        </w:div>
        <w:div w:id="768279380">
          <w:marLeft w:val="640"/>
          <w:marRight w:val="0"/>
          <w:marTop w:val="0"/>
          <w:marBottom w:val="0"/>
          <w:divBdr>
            <w:top w:val="none" w:sz="0" w:space="0" w:color="auto"/>
            <w:left w:val="none" w:sz="0" w:space="0" w:color="auto"/>
            <w:bottom w:val="none" w:sz="0" w:space="0" w:color="auto"/>
            <w:right w:val="none" w:sz="0" w:space="0" w:color="auto"/>
          </w:divBdr>
        </w:div>
        <w:div w:id="754009588">
          <w:marLeft w:val="640"/>
          <w:marRight w:val="0"/>
          <w:marTop w:val="0"/>
          <w:marBottom w:val="0"/>
          <w:divBdr>
            <w:top w:val="none" w:sz="0" w:space="0" w:color="auto"/>
            <w:left w:val="none" w:sz="0" w:space="0" w:color="auto"/>
            <w:bottom w:val="none" w:sz="0" w:space="0" w:color="auto"/>
            <w:right w:val="none" w:sz="0" w:space="0" w:color="auto"/>
          </w:divBdr>
        </w:div>
        <w:div w:id="983508040">
          <w:marLeft w:val="640"/>
          <w:marRight w:val="0"/>
          <w:marTop w:val="0"/>
          <w:marBottom w:val="0"/>
          <w:divBdr>
            <w:top w:val="none" w:sz="0" w:space="0" w:color="auto"/>
            <w:left w:val="none" w:sz="0" w:space="0" w:color="auto"/>
            <w:bottom w:val="none" w:sz="0" w:space="0" w:color="auto"/>
            <w:right w:val="none" w:sz="0" w:space="0" w:color="auto"/>
          </w:divBdr>
        </w:div>
        <w:div w:id="2062168767">
          <w:marLeft w:val="640"/>
          <w:marRight w:val="0"/>
          <w:marTop w:val="0"/>
          <w:marBottom w:val="0"/>
          <w:divBdr>
            <w:top w:val="none" w:sz="0" w:space="0" w:color="auto"/>
            <w:left w:val="none" w:sz="0" w:space="0" w:color="auto"/>
            <w:bottom w:val="none" w:sz="0" w:space="0" w:color="auto"/>
            <w:right w:val="none" w:sz="0" w:space="0" w:color="auto"/>
          </w:divBdr>
        </w:div>
        <w:div w:id="1673753328">
          <w:marLeft w:val="640"/>
          <w:marRight w:val="0"/>
          <w:marTop w:val="0"/>
          <w:marBottom w:val="0"/>
          <w:divBdr>
            <w:top w:val="none" w:sz="0" w:space="0" w:color="auto"/>
            <w:left w:val="none" w:sz="0" w:space="0" w:color="auto"/>
            <w:bottom w:val="none" w:sz="0" w:space="0" w:color="auto"/>
            <w:right w:val="none" w:sz="0" w:space="0" w:color="auto"/>
          </w:divBdr>
        </w:div>
        <w:div w:id="2025352180">
          <w:marLeft w:val="640"/>
          <w:marRight w:val="0"/>
          <w:marTop w:val="0"/>
          <w:marBottom w:val="0"/>
          <w:divBdr>
            <w:top w:val="none" w:sz="0" w:space="0" w:color="auto"/>
            <w:left w:val="none" w:sz="0" w:space="0" w:color="auto"/>
            <w:bottom w:val="none" w:sz="0" w:space="0" w:color="auto"/>
            <w:right w:val="none" w:sz="0" w:space="0" w:color="auto"/>
          </w:divBdr>
        </w:div>
        <w:div w:id="354812369">
          <w:marLeft w:val="640"/>
          <w:marRight w:val="0"/>
          <w:marTop w:val="0"/>
          <w:marBottom w:val="0"/>
          <w:divBdr>
            <w:top w:val="none" w:sz="0" w:space="0" w:color="auto"/>
            <w:left w:val="none" w:sz="0" w:space="0" w:color="auto"/>
            <w:bottom w:val="none" w:sz="0" w:space="0" w:color="auto"/>
            <w:right w:val="none" w:sz="0" w:space="0" w:color="auto"/>
          </w:divBdr>
        </w:div>
        <w:div w:id="903678694">
          <w:marLeft w:val="640"/>
          <w:marRight w:val="0"/>
          <w:marTop w:val="0"/>
          <w:marBottom w:val="0"/>
          <w:divBdr>
            <w:top w:val="none" w:sz="0" w:space="0" w:color="auto"/>
            <w:left w:val="none" w:sz="0" w:space="0" w:color="auto"/>
            <w:bottom w:val="none" w:sz="0" w:space="0" w:color="auto"/>
            <w:right w:val="none" w:sz="0" w:space="0" w:color="auto"/>
          </w:divBdr>
        </w:div>
        <w:div w:id="491682798">
          <w:marLeft w:val="640"/>
          <w:marRight w:val="0"/>
          <w:marTop w:val="0"/>
          <w:marBottom w:val="0"/>
          <w:divBdr>
            <w:top w:val="none" w:sz="0" w:space="0" w:color="auto"/>
            <w:left w:val="none" w:sz="0" w:space="0" w:color="auto"/>
            <w:bottom w:val="none" w:sz="0" w:space="0" w:color="auto"/>
            <w:right w:val="none" w:sz="0" w:space="0" w:color="auto"/>
          </w:divBdr>
        </w:div>
        <w:div w:id="2048527229">
          <w:marLeft w:val="640"/>
          <w:marRight w:val="0"/>
          <w:marTop w:val="0"/>
          <w:marBottom w:val="0"/>
          <w:divBdr>
            <w:top w:val="none" w:sz="0" w:space="0" w:color="auto"/>
            <w:left w:val="none" w:sz="0" w:space="0" w:color="auto"/>
            <w:bottom w:val="none" w:sz="0" w:space="0" w:color="auto"/>
            <w:right w:val="none" w:sz="0" w:space="0" w:color="auto"/>
          </w:divBdr>
        </w:div>
        <w:div w:id="1208372613">
          <w:marLeft w:val="640"/>
          <w:marRight w:val="0"/>
          <w:marTop w:val="0"/>
          <w:marBottom w:val="0"/>
          <w:divBdr>
            <w:top w:val="none" w:sz="0" w:space="0" w:color="auto"/>
            <w:left w:val="none" w:sz="0" w:space="0" w:color="auto"/>
            <w:bottom w:val="none" w:sz="0" w:space="0" w:color="auto"/>
            <w:right w:val="none" w:sz="0" w:space="0" w:color="auto"/>
          </w:divBdr>
        </w:div>
        <w:div w:id="2125418649">
          <w:marLeft w:val="640"/>
          <w:marRight w:val="0"/>
          <w:marTop w:val="0"/>
          <w:marBottom w:val="0"/>
          <w:divBdr>
            <w:top w:val="none" w:sz="0" w:space="0" w:color="auto"/>
            <w:left w:val="none" w:sz="0" w:space="0" w:color="auto"/>
            <w:bottom w:val="none" w:sz="0" w:space="0" w:color="auto"/>
            <w:right w:val="none" w:sz="0" w:space="0" w:color="auto"/>
          </w:divBdr>
        </w:div>
        <w:div w:id="444270668">
          <w:marLeft w:val="640"/>
          <w:marRight w:val="0"/>
          <w:marTop w:val="0"/>
          <w:marBottom w:val="0"/>
          <w:divBdr>
            <w:top w:val="none" w:sz="0" w:space="0" w:color="auto"/>
            <w:left w:val="none" w:sz="0" w:space="0" w:color="auto"/>
            <w:bottom w:val="none" w:sz="0" w:space="0" w:color="auto"/>
            <w:right w:val="none" w:sz="0" w:space="0" w:color="auto"/>
          </w:divBdr>
        </w:div>
        <w:div w:id="1498302514">
          <w:marLeft w:val="640"/>
          <w:marRight w:val="0"/>
          <w:marTop w:val="0"/>
          <w:marBottom w:val="0"/>
          <w:divBdr>
            <w:top w:val="none" w:sz="0" w:space="0" w:color="auto"/>
            <w:left w:val="none" w:sz="0" w:space="0" w:color="auto"/>
            <w:bottom w:val="none" w:sz="0" w:space="0" w:color="auto"/>
            <w:right w:val="none" w:sz="0" w:space="0" w:color="auto"/>
          </w:divBdr>
        </w:div>
        <w:div w:id="933126704">
          <w:marLeft w:val="640"/>
          <w:marRight w:val="0"/>
          <w:marTop w:val="0"/>
          <w:marBottom w:val="0"/>
          <w:divBdr>
            <w:top w:val="none" w:sz="0" w:space="0" w:color="auto"/>
            <w:left w:val="none" w:sz="0" w:space="0" w:color="auto"/>
            <w:bottom w:val="none" w:sz="0" w:space="0" w:color="auto"/>
            <w:right w:val="none" w:sz="0" w:space="0" w:color="auto"/>
          </w:divBdr>
        </w:div>
        <w:div w:id="2041465416">
          <w:marLeft w:val="640"/>
          <w:marRight w:val="0"/>
          <w:marTop w:val="0"/>
          <w:marBottom w:val="0"/>
          <w:divBdr>
            <w:top w:val="none" w:sz="0" w:space="0" w:color="auto"/>
            <w:left w:val="none" w:sz="0" w:space="0" w:color="auto"/>
            <w:bottom w:val="none" w:sz="0" w:space="0" w:color="auto"/>
            <w:right w:val="none" w:sz="0" w:space="0" w:color="auto"/>
          </w:divBdr>
        </w:div>
        <w:div w:id="1382749416">
          <w:marLeft w:val="640"/>
          <w:marRight w:val="0"/>
          <w:marTop w:val="0"/>
          <w:marBottom w:val="0"/>
          <w:divBdr>
            <w:top w:val="none" w:sz="0" w:space="0" w:color="auto"/>
            <w:left w:val="none" w:sz="0" w:space="0" w:color="auto"/>
            <w:bottom w:val="none" w:sz="0" w:space="0" w:color="auto"/>
            <w:right w:val="none" w:sz="0" w:space="0" w:color="auto"/>
          </w:divBdr>
        </w:div>
        <w:div w:id="111704503">
          <w:marLeft w:val="640"/>
          <w:marRight w:val="0"/>
          <w:marTop w:val="0"/>
          <w:marBottom w:val="0"/>
          <w:divBdr>
            <w:top w:val="none" w:sz="0" w:space="0" w:color="auto"/>
            <w:left w:val="none" w:sz="0" w:space="0" w:color="auto"/>
            <w:bottom w:val="none" w:sz="0" w:space="0" w:color="auto"/>
            <w:right w:val="none" w:sz="0" w:space="0" w:color="auto"/>
          </w:divBdr>
        </w:div>
        <w:div w:id="412240183">
          <w:marLeft w:val="640"/>
          <w:marRight w:val="0"/>
          <w:marTop w:val="0"/>
          <w:marBottom w:val="0"/>
          <w:divBdr>
            <w:top w:val="none" w:sz="0" w:space="0" w:color="auto"/>
            <w:left w:val="none" w:sz="0" w:space="0" w:color="auto"/>
            <w:bottom w:val="none" w:sz="0" w:space="0" w:color="auto"/>
            <w:right w:val="none" w:sz="0" w:space="0" w:color="auto"/>
          </w:divBdr>
        </w:div>
        <w:div w:id="1557162899">
          <w:marLeft w:val="640"/>
          <w:marRight w:val="0"/>
          <w:marTop w:val="0"/>
          <w:marBottom w:val="0"/>
          <w:divBdr>
            <w:top w:val="none" w:sz="0" w:space="0" w:color="auto"/>
            <w:left w:val="none" w:sz="0" w:space="0" w:color="auto"/>
            <w:bottom w:val="none" w:sz="0" w:space="0" w:color="auto"/>
            <w:right w:val="none" w:sz="0" w:space="0" w:color="auto"/>
          </w:divBdr>
        </w:div>
        <w:div w:id="143859880">
          <w:marLeft w:val="640"/>
          <w:marRight w:val="0"/>
          <w:marTop w:val="0"/>
          <w:marBottom w:val="0"/>
          <w:divBdr>
            <w:top w:val="none" w:sz="0" w:space="0" w:color="auto"/>
            <w:left w:val="none" w:sz="0" w:space="0" w:color="auto"/>
            <w:bottom w:val="none" w:sz="0" w:space="0" w:color="auto"/>
            <w:right w:val="none" w:sz="0" w:space="0" w:color="auto"/>
          </w:divBdr>
        </w:div>
        <w:div w:id="1424035133">
          <w:marLeft w:val="640"/>
          <w:marRight w:val="0"/>
          <w:marTop w:val="0"/>
          <w:marBottom w:val="0"/>
          <w:divBdr>
            <w:top w:val="none" w:sz="0" w:space="0" w:color="auto"/>
            <w:left w:val="none" w:sz="0" w:space="0" w:color="auto"/>
            <w:bottom w:val="none" w:sz="0" w:space="0" w:color="auto"/>
            <w:right w:val="none" w:sz="0" w:space="0" w:color="auto"/>
          </w:divBdr>
        </w:div>
        <w:div w:id="1554122166">
          <w:marLeft w:val="640"/>
          <w:marRight w:val="0"/>
          <w:marTop w:val="0"/>
          <w:marBottom w:val="0"/>
          <w:divBdr>
            <w:top w:val="none" w:sz="0" w:space="0" w:color="auto"/>
            <w:left w:val="none" w:sz="0" w:space="0" w:color="auto"/>
            <w:bottom w:val="none" w:sz="0" w:space="0" w:color="auto"/>
            <w:right w:val="none" w:sz="0" w:space="0" w:color="auto"/>
          </w:divBdr>
        </w:div>
        <w:div w:id="522406348">
          <w:marLeft w:val="640"/>
          <w:marRight w:val="0"/>
          <w:marTop w:val="0"/>
          <w:marBottom w:val="0"/>
          <w:divBdr>
            <w:top w:val="none" w:sz="0" w:space="0" w:color="auto"/>
            <w:left w:val="none" w:sz="0" w:space="0" w:color="auto"/>
            <w:bottom w:val="none" w:sz="0" w:space="0" w:color="auto"/>
            <w:right w:val="none" w:sz="0" w:space="0" w:color="auto"/>
          </w:divBdr>
        </w:div>
        <w:div w:id="1009522566">
          <w:marLeft w:val="640"/>
          <w:marRight w:val="0"/>
          <w:marTop w:val="0"/>
          <w:marBottom w:val="0"/>
          <w:divBdr>
            <w:top w:val="none" w:sz="0" w:space="0" w:color="auto"/>
            <w:left w:val="none" w:sz="0" w:space="0" w:color="auto"/>
            <w:bottom w:val="none" w:sz="0" w:space="0" w:color="auto"/>
            <w:right w:val="none" w:sz="0" w:space="0" w:color="auto"/>
          </w:divBdr>
        </w:div>
        <w:div w:id="283077632">
          <w:marLeft w:val="640"/>
          <w:marRight w:val="0"/>
          <w:marTop w:val="0"/>
          <w:marBottom w:val="0"/>
          <w:divBdr>
            <w:top w:val="none" w:sz="0" w:space="0" w:color="auto"/>
            <w:left w:val="none" w:sz="0" w:space="0" w:color="auto"/>
            <w:bottom w:val="none" w:sz="0" w:space="0" w:color="auto"/>
            <w:right w:val="none" w:sz="0" w:space="0" w:color="auto"/>
          </w:divBdr>
        </w:div>
        <w:div w:id="1773351699">
          <w:marLeft w:val="640"/>
          <w:marRight w:val="0"/>
          <w:marTop w:val="0"/>
          <w:marBottom w:val="0"/>
          <w:divBdr>
            <w:top w:val="none" w:sz="0" w:space="0" w:color="auto"/>
            <w:left w:val="none" w:sz="0" w:space="0" w:color="auto"/>
            <w:bottom w:val="none" w:sz="0" w:space="0" w:color="auto"/>
            <w:right w:val="none" w:sz="0" w:space="0" w:color="auto"/>
          </w:divBdr>
        </w:div>
        <w:div w:id="9725158">
          <w:marLeft w:val="640"/>
          <w:marRight w:val="0"/>
          <w:marTop w:val="0"/>
          <w:marBottom w:val="0"/>
          <w:divBdr>
            <w:top w:val="none" w:sz="0" w:space="0" w:color="auto"/>
            <w:left w:val="none" w:sz="0" w:space="0" w:color="auto"/>
            <w:bottom w:val="none" w:sz="0" w:space="0" w:color="auto"/>
            <w:right w:val="none" w:sz="0" w:space="0" w:color="auto"/>
          </w:divBdr>
        </w:div>
        <w:div w:id="2069644128">
          <w:marLeft w:val="640"/>
          <w:marRight w:val="0"/>
          <w:marTop w:val="0"/>
          <w:marBottom w:val="0"/>
          <w:divBdr>
            <w:top w:val="none" w:sz="0" w:space="0" w:color="auto"/>
            <w:left w:val="none" w:sz="0" w:space="0" w:color="auto"/>
            <w:bottom w:val="none" w:sz="0" w:space="0" w:color="auto"/>
            <w:right w:val="none" w:sz="0" w:space="0" w:color="auto"/>
          </w:divBdr>
        </w:div>
        <w:div w:id="1208832028">
          <w:marLeft w:val="640"/>
          <w:marRight w:val="0"/>
          <w:marTop w:val="0"/>
          <w:marBottom w:val="0"/>
          <w:divBdr>
            <w:top w:val="none" w:sz="0" w:space="0" w:color="auto"/>
            <w:left w:val="none" w:sz="0" w:space="0" w:color="auto"/>
            <w:bottom w:val="none" w:sz="0" w:space="0" w:color="auto"/>
            <w:right w:val="none" w:sz="0" w:space="0" w:color="auto"/>
          </w:divBdr>
        </w:div>
        <w:div w:id="1440760687">
          <w:marLeft w:val="640"/>
          <w:marRight w:val="0"/>
          <w:marTop w:val="0"/>
          <w:marBottom w:val="0"/>
          <w:divBdr>
            <w:top w:val="none" w:sz="0" w:space="0" w:color="auto"/>
            <w:left w:val="none" w:sz="0" w:space="0" w:color="auto"/>
            <w:bottom w:val="none" w:sz="0" w:space="0" w:color="auto"/>
            <w:right w:val="none" w:sz="0" w:space="0" w:color="auto"/>
          </w:divBdr>
        </w:div>
        <w:div w:id="361250070">
          <w:marLeft w:val="640"/>
          <w:marRight w:val="0"/>
          <w:marTop w:val="0"/>
          <w:marBottom w:val="0"/>
          <w:divBdr>
            <w:top w:val="none" w:sz="0" w:space="0" w:color="auto"/>
            <w:left w:val="none" w:sz="0" w:space="0" w:color="auto"/>
            <w:bottom w:val="none" w:sz="0" w:space="0" w:color="auto"/>
            <w:right w:val="none" w:sz="0" w:space="0" w:color="auto"/>
          </w:divBdr>
        </w:div>
        <w:div w:id="459148649">
          <w:marLeft w:val="640"/>
          <w:marRight w:val="0"/>
          <w:marTop w:val="0"/>
          <w:marBottom w:val="0"/>
          <w:divBdr>
            <w:top w:val="none" w:sz="0" w:space="0" w:color="auto"/>
            <w:left w:val="none" w:sz="0" w:space="0" w:color="auto"/>
            <w:bottom w:val="none" w:sz="0" w:space="0" w:color="auto"/>
            <w:right w:val="none" w:sz="0" w:space="0" w:color="auto"/>
          </w:divBdr>
        </w:div>
        <w:div w:id="1845198768">
          <w:marLeft w:val="640"/>
          <w:marRight w:val="0"/>
          <w:marTop w:val="0"/>
          <w:marBottom w:val="0"/>
          <w:divBdr>
            <w:top w:val="none" w:sz="0" w:space="0" w:color="auto"/>
            <w:left w:val="none" w:sz="0" w:space="0" w:color="auto"/>
            <w:bottom w:val="none" w:sz="0" w:space="0" w:color="auto"/>
            <w:right w:val="none" w:sz="0" w:space="0" w:color="auto"/>
          </w:divBdr>
        </w:div>
        <w:div w:id="513307990">
          <w:marLeft w:val="640"/>
          <w:marRight w:val="0"/>
          <w:marTop w:val="0"/>
          <w:marBottom w:val="0"/>
          <w:divBdr>
            <w:top w:val="none" w:sz="0" w:space="0" w:color="auto"/>
            <w:left w:val="none" w:sz="0" w:space="0" w:color="auto"/>
            <w:bottom w:val="none" w:sz="0" w:space="0" w:color="auto"/>
            <w:right w:val="none" w:sz="0" w:space="0" w:color="auto"/>
          </w:divBdr>
        </w:div>
        <w:div w:id="24404521">
          <w:marLeft w:val="640"/>
          <w:marRight w:val="0"/>
          <w:marTop w:val="0"/>
          <w:marBottom w:val="0"/>
          <w:divBdr>
            <w:top w:val="none" w:sz="0" w:space="0" w:color="auto"/>
            <w:left w:val="none" w:sz="0" w:space="0" w:color="auto"/>
            <w:bottom w:val="none" w:sz="0" w:space="0" w:color="auto"/>
            <w:right w:val="none" w:sz="0" w:space="0" w:color="auto"/>
          </w:divBdr>
        </w:div>
        <w:div w:id="1447575519">
          <w:marLeft w:val="640"/>
          <w:marRight w:val="0"/>
          <w:marTop w:val="0"/>
          <w:marBottom w:val="0"/>
          <w:divBdr>
            <w:top w:val="none" w:sz="0" w:space="0" w:color="auto"/>
            <w:left w:val="none" w:sz="0" w:space="0" w:color="auto"/>
            <w:bottom w:val="none" w:sz="0" w:space="0" w:color="auto"/>
            <w:right w:val="none" w:sz="0" w:space="0" w:color="auto"/>
          </w:divBdr>
        </w:div>
        <w:div w:id="1747603911">
          <w:marLeft w:val="640"/>
          <w:marRight w:val="0"/>
          <w:marTop w:val="0"/>
          <w:marBottom w:val="0"/>
          <w:divBdr>
            <w:top w:val="none" w:sz="0" w:space="0" w:color="auto"/>
            <w:left w:val="none" w:sz="0" w:space="0" w:color="auto"/>
            <w:bottom w:val="none" w:sz="0" w:space="0" w:color="auto"/>
            <w:right w:val="none" w:sz="0" w:space="0" w:color="auto"/>
          </w:divBdr>
        </w:div>
        <w:div w:id="1352224232">
          <w:marLeft w:val="640"/>
          <w:marRight w:val="0"/>
          <w:marTop w:val="0"/>
          <w:marBottom w:val="0"/>
          <w:divBdr>
            <w:top w:val="none" w:sz="0" w:space="0" w:color="auto"/>
            <w:left w:val="none" w:sz="0" w:space="0" w:color="auto"/>
            <w:bottom w:val="none" w:sz="0" w:space="0" w:color="auto"/>
            <w:right w:val="none" w:sz="0" w:space="0" w:color="auto"/>
          </w:divBdr>
        </w:div>
        <w:div w:id="1529759679">
          <w:marLeft w:val="640"/>
          <w:marRight w:val="0"/>
          <w:marTop w:val="0"/>
          <w:marBottom w:val="0"/>
          <w:divBdr>
            <w:top w:val="none" w:sz="0" w:space="0" w:color="auto"/>
            <w:left w:val="none" w:sz="0" w:space="0" w:color="auto"/>
            <w:bottom w:val="none" w:sz="0" w:space="0" w:color="auto"/>
            <w:right w:val="none" w:sz="0" w:space="0" w:color="auto"/>
          </w:divBdr>
        </w:div>
        <w:div w:id="122429461">
          <w:marLeft w:val="640"/>
          <w:marRight w:val="0"/>
          <w:marTop w:val="0"/>
          <w:marBottom w:val="0"/>
          <w:divBdr>
            <w:top w:val="none" w:sz="0" w:space="0" w:color="auto"/>
            <w:left w:val="none" w:sz="0" w:space="0" w:color="auto"/>
            <w:bottom w:val="none" w:sz="0" w:space="0" w:color="auto"/>
            <w:right w:val="none" w:sz="0" w:space="0" w:color="auto"/>
          </w:divBdr>
        </w:div>
        <w:div w:id="1641493878">
          <w:marLeft w:val="640"/>
          <w:marRight w:val="0"/>
          <w:marTop w:val="0"/>
          <w:marBottom w:val="0"/>
          <w:divBdr>
            <w:top w:val="none" w:sz="0" w:space="0" w:color="auto"/>
            <w:left w:val="none" w:sz="0" w:space="0" w:color="auto"/>
            <w:bottom w:val="none" w:sz="0" w:space="0" w:color="auto"/>
            <w:right w:val="none" w:sz="0" w:space="0" w:color="auto"/>
          </w:divBdr>
        </w:div>
        <w:div w:id="224264723">
          <w:marLeft w:val="640"/>
          <w:marRight w:val="0"/>
          <w:marTop w:val="0"/>
          <w:marBottom w:val="0"/>
          <w:divBdr>
            <w:top w:val="none" w:sz="0" w:space="0" w:color="auto"/>
            <w:left w:val="none" w:sz="0" w:space="0" w:color="auto"/>
            <w:bottom w:val="none" w:sz="0" w:space="0" w:color="auto"/>
            <w:right w:val="none" w:sz="0" w:space="0" w:color="auto"/>
          </w:divBdr>
        </w:div>
        <w:div w:id="667753107">
          <w:marLeft w:val="640"/>
          <w:marRight w:val="0"/>
          <w:marTop w:val="0"/>
          <w:marBottom w:val="0"/>
          <w:divBdr>
            <w:top w:val="none" w:sz="0" w:space="0" w:color="auto"/>
            <w:left w:val="none" w:sz="0" w:space="0" w:color="auto"/>
            <w:bottom w:val="none" w:sz="0" w:space="0" w:color="auto"/>
            <w:right w:val="none" w:sz="0" w:space="0" w:color="auto"/>
          </w:divBdr>
        </w:div>
        <w:div w:id="371082064">
          <w:marLeft w:val="640"/>
          <w:marRight w:val="0"/>
          <w:marTop w:val="0"/>
          <w:marBottom w:val="0"/>
          <w:divBdr>
            <w:top w:val="none" w:sz="0" w:space="0" w:color="auto"/>
            <w:left w:val="none" w:sz="0" w:space="0" w:color="auto"/>
            <w:bottom w:val="none" w:sz="0" w:space="0" w:color="auto"/>
            <w:right w:val="none" w:sz="0" w:space="0" w:color="auto"/>
          </w:divBdr>
        </w:div>
        <w:div w:id="1872449863">
          <w:marLeft w:val="640"/>
          <w:marRight w:val="0"/>
          <w:marTop w:val="0"/>
          <w:marBottom w:val="0"/>
          <w:divBdr>
            <w:top w:val="none" w:sz="0" w:space="0" w:color="auto"/>
            <w:left w:val="none" w:sz="0" w:space="0" w:color="auto"/>
            <w:bottom w:val="none" w:sz="0" w:space="0" w:color="auto"/>
            <w:right w:val="none" w:sz="0" w:space="0" w:color="auto"/>
          </w:divBdr>
        </w:div>
        <w:div w:id="524175948">
          <w:marLeft w:val="640"/>
          <w:marRight w:val="0"/>
          <w:marTop w:val="0"/>
          <w:marBottom w:val="0"/>
          <w:divBdr>
            <w:top w:val="none" w:sz="0" w:space="0" w:color="auto"/>
            <w:left w:val="none" w:sz="0" w:space="0" w:color="auto"/>
            <w:bottom w:val="none" w:sz="0" w:space="0" w:color="auto"/>
            <w:right w:val="none" w:sz="0" w:space="0" w:color="auto"/>
          </w:divBdr>
        </w:div>
        <w:div w:id="1722364948">
          <w:marLeft w:val="640"/>
          <w:marRight w:val="0"/>
          <w:marTop w:val="0"/>
          <w:marBottom w:val="0"/>
          <w:divBdr>
            <w:top w:val="none" w:sz="0" w:space="0" w:color="auto"/>
            <w:left w:val="none" w:sz="0" w:space="0" w:color="auto"/>
            <w:bottom w:val="none" w:sz="0" w:space="0" w:color="auto"/>
            <w:right w:val="none" w:sz="0" w:space="0" w:color="auto"/>
          </w:divBdr>
        </w:div>
        <w:div w:id="1946115779">
          <w:marLeft w:val="640"/>
          <w:marRight w:val="0"/>
          <w:marTop w:val="0"/>
          <w:marBottom w:val="0"/>
          <w:divBdr>
            <w:top w:val="none" w:sz="0" w:space="0" w:color="auto"/>
            <w:left w:val="none" w:sz="0" w:space="0" w:color="auto"/>
            <w:bottom w:val="none" w:sz="0" w:space="0" w:color="auto"/>
            <w:right w:val="none" w:sz="0" w:space="0" w:color="auto"/>
          </w:divBdr>
        </w:div>
        <w:div w:id="2070566003">
          <w:marLeft w:val="640"/>
          <w:marRight w:val="0"/>
          <w:marTop w:val="0"/>
          <w:marBottom w:val="0"/>
          <w:divBdr>
            <w:top w:val="none" w:sz="0" w:space="0" w:color="auto"/>
            <w:left w:val="none" w:sz="0" w:space="0" w:color="auto"/>
            <w:bottom w:val="none" w:sz="0" w:space="0" w:color="auto"/>
            <w:right w:val="none" w:sz="0" w:space="0" w:color="auto"/>
          </w:divBdr>
        </w:div>
        <w:div w:id="1317877201">
          <w:marLeft w:val="640"/>
          <w:marRight w:val="0"/>
          <w:marTop w:val="0"/>
          <w:marBottom w:val="0"/>
          <w:divBdr>
            <w:top w:val="none" w:sz="0" w:space="0" w:color="auto"/>
            <w:left w:val="none" w:sz="0" w:space="0" w:color="auto"/>
            <w:bottom w:val="none" w:sz="0" w:space="0" w:color="auto"/>
            <w:right w:val="none" w:sz="0" w:space="0" w:color="auto"/>
          </w:divBdr>
        </w:div>
        <w:div w:id="975337869">
          <w:marLeft w:val="640"/>
          <w:marRight w:val="0"/>
          <w:marTop w:val="0"/>
          <w:marBottom w:val="0"/>
          <w:divBdr>
            <w:top w:val="none" w:sz="0" w:space="0" w:color="auto"/>
            <w:left w:val="none" w:sz="0" w:space="0" w:color="auto"/>
            <w:bottom w:val="none" w:sz="0" w:space="0" w:color="auto"/>
            <w:right w:val="none" w:sz="0" w:space="0" w:color="auto"/>
          </w:divBdr>
        </w:div>
        <w:div w:id="967707748">
          <w:marLeft w:val="640"/>
          <w:marRight w:val="0"/>
          <w:marTop w:val="0"/>
          <w:marBottom w:val="0"/>
          <w:divBdr>
            <w:top w:val="none" w:sz="0" w:space="0" w:color="auto"/>
            <w:left w:val="none" w:sz="0" w:space="0" w:color="auto"/>
            <w:bottom w:val="none" w:sz="0" w:space="0" w:color="auto"/>
            <w:right w:val="none" w:sz="0" w:space="0" w:color="auto"/>
          </w:divBdr>
        </w:div>
        <w:div w:id="1562981232">
          <w:marLeft w:val="640"/>
          <w:marRight w:val="0"/>
          <w:marTop w:val="0"/>
          <w:marBottom w:val="0"/>
          <w:divBdr>
            <w:top w:val="none" w:sz="0" w:space="0" w:color="auto"/>
            <w:left w:val="none" w:sz="0" w:space="0" w:color="auto"/>
            <w:bottom w:val="none" w:sz="0" w:space="0" w:color="auto"/>
            <w:right w:val="none" w:sz="0" w:space="0" w:color="auto"/>
          </w:divBdr>
        </w:div>
        <w:div w:id="1975745244">
          <w:marLeft w:val="640"/>
          <w:marRight w:val="0"/>
          <w:marTop w:val="0"/>
          <w:marBottom w:val="0"/>
          <w:divBdr>
            <w:top w:val="none" w:sz="0" w:space="0" w:color="auto"/>
            <w:left w:val="none" w:sz="0" w:space="0" w:color="auto"/>
            <w:bottom w:val="none" w:sz="0" w:space="0" w:color="auto"/>
            <w:right w:val="none" w:sz="0" w:space="0" w:color="auto"/>
          </w:divBdr>
        </w:div>
        <w:div w:id="1707439167">
          <w:marLeft w:val="640"/>
          <w:marRight w:val="0"/>
          <w:marTop w:val="0"/>
          <w:marBottom w:val="0"/>
          <w:divBdr>
            <w:top w:val="none" w:sz="0" w:space="0" w:color="auto"/>
            <w:left w:val="none" w:sz="0" w:space="0" w:color="auto"/>
            <w:bottom w:val="none" w:sz="0" w:space="0" w:color="auto"/>
            <w:right w:val="none" w:sz="0" w:space="0" w:color="auto"/>
          </w:divBdr>
        </w:div>
        <w:div w:id="1095204291">
          <w:marLeft w:val="640"/>
          <w:marRight w:val="0"/>
          <w:marTop w:val="0"/>
          <w:marBottom w:val="0"/>
          <w:divBdr>
            <w:top w:val="none" w:sz="0" w:space="0" w:color="auto"/>
            <w:left w:val="none" w:sz="0" w:space="0" w:color="auto"/>
            <w:bottom w:val="none" w:sz="0" w:space="0" w:color="auto"/>
            <w:right w:val="none" w:sz="0" w:space="0" w:color="auto"/>
          </w:divBdr>
        </w:div>
        <w:div w:id="1033924250">
          <w:marLeft w:val="640"/>
          <w:marRight w:val="0"/>
          <w:marTop w:val="0"/>
          <w:marBottom w:val="0"/>
          <w:divBdr>
            <w:top w:val="none" w:sz="0" w:space="0" w:color="auto"/>
            <w:left w:val="none" w:sz="0" w:space="0" w:color="auto"/>
            <w:bottom w:val="none" w:sz="0" w:space="0" w:color="auto"/>
            <w:right w:val="none" w:sz="0" w:space="0" w:color="auto"/>
          </w:divBdr>
        </w:div>
        <w:div w:id="667437855">
          <w:marLeft w:val="640"/>
          <w:marRight w:val="0"/>
          <w:marTop w:val="0"/>
          <w:marBottom w:val="0"/>
          <w:divBdr>
            <w:top w:val="none" w:sz="0" w:space="0" w:color="auto"/>
            <w:left w:val="none" w:sz="0" w:space="0" w:color="auto"/>
            <w:bottom w:val="none" w:sz="0" w:space="0" w:color="auto"/>
            <w:right w:val="none" w:sz="0" w:space="0" w:color="auto"/>
          </w:divBdr>
        </w:div>
        <w:div w:id="17589230">
          <w:marLeft w:val="640"/>
          <w:marRight w:val="0"/>
          <w:marTop w:val="0"/>
          <w:marBottom w:val="0"/>
          <w:divBdr>
            <w:top w:val="none" w:sz="0" w:space="0" w:color="auto"/>
            <w:left w:val="none" w:sz="0" w:space="0" w:color="auto"/>
            <w:bottom w:val="none" w:sz="0" w:space="0" w:color="auto"/>
            <w:right w:val="none" w:sz="0" w:space="0" w:color="auto"/>
          </w:divBdr>
        </w:div>
        <w:div w:id="1000963547">
          <w:marLeft w:val="640"/>
          <w:marRight w:val="0"/>
          <w:marTop w:val="0"/>
          <w:marBottom w:val="0"/>
          <w:divBdr>
            <w:top w:val="none" w:sz="0" w:space="0" w:color="auto"/>
            <w:left w:val="none" w:sz="0" w:space="0" w:color="auto"/>
            <w:bottom w:val="none" w:sz="0" w:space="0" w:color="auto"/>
            <w:right w:val="none" w:sz="0" w:space="0" w:color="auto"/>
          </w:divBdr>
        </w:div>
        <w:div w:id="1655988456">
          <w:marLeft w:val="640"/>
          <w:marRight w:val="0"/>
          <w:marTop w:val="0"/>
          <w:marBottom w:val="0"/>
          <w:divBdr>
            <w:top w:val="none" w:sz="0" w:space="0" w:color="auto"/>
            <w:left w:val="none" w:sz="0" w:space="0" w:color="auto"/>
            <w:bottom w:val="none" w:sz="0" w:space="0" w:color="auto"/>
            <w:right w:val="none" w:sz="0" w:space="0" w:color="auto"/>
          </w:divBdr>
        </w:div>
        <w:div w:id="937911899">
          <w:marLeft w:val="640"/>
          <w:marRight w:val="0"/>
          <w:marTop w:val="0"/>
          <w:marBottom w:val="0"/>
          <w:divBdr>
            <w:top w:val="none" w:sz="0" w:space="0" w:color="auto"/>
            <w:left w:val="none" w:sz="0" w:space="0" w:color="auto"/>
            <w:bottom w:val="none" w:sz="0" w:space="0" w:color="auto"/>
            <w:right w:val="none" w:sz="0" w:space="0" w:color="auto"/>
          </w:divBdr>
        </w:div>
        <w:div w:id="1478952539">
          <w:marLeft w:val="640"/>
          <w:marRight w:val="0"/>
          <w:marTop w:val="0"/>
          <w:marBottom w:val="0"/>
          <w:divBdr>
            <w:top w:val="none" w:sz="0" w:space="0" w:color="auto"/>
            <w:left w:val="none" w:sz="0" w:space="0" w:color="auto"/>
            <w:bottom w:val="none" w:sz="0" w:space="0" w:color="auto"/>
            <w:right w:val="none" w:sz="0" w:space="0" w:color="auto"/>
          </w:divBdr>
        </w:div>
        <w:div w:id="1828783095">
          <w:marLeft w:val="640"/>
          <w:marRight w:val="0"/>
          <w:marTop w:val="0"/>
          <w:marBottom w:val="0"/>
          <w:divBdr>
            <w:top w:val="none" w:sz="0" w:space="0" w:color="auto"/>
            <w:left w:val="none" w:sz="0" w:space="0" w:color="auto"/>
            <w:bottom w:val="none" w:sz="0" w:space="0" w:color="auto"/>
            <w:right w:val="none" w:sz="0" w:space="0" w:color="auto"/>
          </w:divBdr>
        </w:div>
        <w:div w:id="333145579">
          <w:marLeft w:val="640"/>
          <w:marRight w:val="0"/>
          <w:marTop w:val="0"/>
          <w:marBottom w:val="0"/>
          <w:divBdr>
            <w:top w:val="none" w:sz="0" w:space="0" w:color="auto"/>
            <w:left w:val="none" w:sz="0" w:space="0" w:color="auto"/>
            <w:bottom w:val="none" w:sz="0" w:space="0" w:color="auto"/>
            <w:right w:val="none" w:sz="0" w:space="0" w:color="auto"/>
          </w:divBdr>
        </w:div>
        <w:div w:id="255939566">
          <w:marLeft w:val="640"/>
          <w:marRight w:val="0"/>
          <w:marTop w:val="0"/>
          <w:marBottom w:val="0"/>
          <w:divBdr>
            <w:top w:val="none" w:sz="0" w:space="0" w:color="auto"/>
            <w:left w:val="none" w:sz="0" w:space="0" w:color="auto"/>
            <w:bottom w:val="none" w:sz="0" w:space="0" w:color="auto"/>
            <w:right w:val="none" w:sz="0" w:space="0" w:color="auto"/>
          </w:divBdr>
        </w:div>
        <w:div w:id="1949895267">
          <w:marLeft w:val="640"/>
          <w:marRight w:val="0"/>
          <w:marTop w:val="0"/>
          <w:marBottom w:val="0"/>
          <w:divBdr>
            <w:top w:val="none" w:sz="0" w:space="0" w:color="auto"/>
            <w:left w:val="none" w:sz="0" w:space="0" w:color="auto"/>
            <w:bottom w:val="none" w:sz="0" w:space="0" w:color="auto"/>
            <w:right w:val="none" w:sz="0" w:space="0" w:color="auto"/>
          </w:divBdr>
        </w:div>
        <w:div w:id="2041975041">
          <w:marLeft w:val="640"/>
          <w:marRight w:val="0"/>
          <w:marTop w:val="0"/>
          <w:marBottom w:val="0"/>
          <w:divBdr>
            <w:top w:val="none" w:sz="0" w:space="0" w:color="auto"/>
            <w:left w:val="none" w:sz="0" w:space="0" w:color="auto"/>
            <w:bottom w:val="none" w:sz="0" w:space="0" w:color="auto"/>
            <w:right w:val="none" w:sz="0" w:space="0" w:color="auto"/>
          </w:divBdr>
        </w:div>
        <w:div w:id="1507161897">
          <w:marLeft w:val="640"/>
          <w:marRight w:val="0"/>
          <w:marTop w:val="0"/>
          <w:marBottom w:val="0"/>
          <w:divBdr>
            <w:top w:val="none" w:sz="0" w:space="0" w:color="auto"/>
            <w:left w:val="none" w:sz="0" w:space="0" w:color="auto"/>
            <w:bottom w:val="none" w:sz="0" w:space="0" w:color="auto"/>
            <w:right w:val="none" w:sz="0" w:space="0" w:color="auto"/>
          </w:divBdr>
        </w:div>
        <w:div w:id="323583528">
          <w:marLeft w:val="640"/>
          <w:marRight w:val="0"/>
          <w:marTop w:val="0"/>
          <w:marBottom w:val="0"/>
          <w:divBdr>
            <w:top w:val="none" w:sz="0" w:space="0" w:color="auto"/>
            <w:left w:val="none" w:sz="0" w:space="0" w:color="auto"/>
            <w:bottom w:val="none" w:sz="0" w:space="0" w:color="auto"/>
            <w:right w:val="none" w:sz="0" w:space="0" w:color="auto"/>
          </w:divBdr>
        </w:div>
        <w:div w:id="1709795236">
          <w:marLeft w:val="640"/>
          <w:marRight w:val="0"/>
          <w:marTop w:val="0"/>
          <w:marBottom w:val="0"/>
          <w:divBdr>
            <w:top w:val="none" w:sz="0" w:space="0" w:color="auto"/>
            <w:left w:val="none" w:sz="0" w:space="0" w:color="auto"/>
            <w:bottom w:val="none" w:sz="0" w:space="0" w:color="auto"/>
            <w:right w:val="none" w:sz="0" w:space="0" w:color="auto"/>
          </w:divBdr>
        </w:div>
        <w:div w:id="541554065">
          <w:marLeft w:val="640"/>
          <w:marRight w:val="0"/>
          <w:marTop w:val="0"/>
          <w:marBottom w:val="0"/>
          <w:divBdr>
            <w:top w:val="none" w:sz="0" w:space="0" w:color="auto"/>
            <w:left w:val="none" w:sz="0" w:space="0" w:color="auto"/>
            <w:bottom w:val="none" w:sz="0" w:space="0" w:color="auto"/>
            <w:right w:val="none" w:sz="0" w:space="0" w:color="auto"/>
          </w:divBdr>
        </w:div>
      </w:divsChild>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211643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01">
          <w:marLeft w:val="640"/>
          <w:marRight w:val="0"/>
          <w:marTop w:val="0"/>
          <w:marBottom w:val="0"/>
          <w:divBdr>
            <w:top w:val="none" w:sz="0" w:space="0" w:color="auto"/>
            <w:left w:val="none" w:sz="0" w:space="0" w:color="auto"/>
            <w:bottom w:val="none" w:sz="0" w:space="0" w:color="auto"/>
            <w:right w:val="none" w:sz="0" w:space="0" w:color="auto"/>
          </w:divBdr>
        </w:div>
        <w:div w:id="1100029273">
          <w:marLeft w:val="640"/>
          <w:marRight w:val="0"/>
          <w:marTop w:val="0"/>
          <w:marBottom w:val="0"/>
          <w:divBdr>
            <w:top w:val="none" w:sz="0" w:space="0" w:color="auto"/>
            <w:left w:val="none" w:sz="0" w:space="0" w:color="auto"/>
            <w:bottom w:val="none" w:sz="0" w:space="0" w:color="auto"/>
            <w:right w:val="none" w:sz="0" w:space="0" w:color="auto"/>
          </w:divBdr>
        </w:div>
        <w:div w:id="1573810299">
          <w:marLeft w:val="640"/>
          <w:marRight w:val="0"/>
          <w:marTop w:val="0"/>
          <w:marBottom w:val="0"/>
          <w:divBdr>
            <w:top w:val="none" w:sz="0" w:space="0" w:color="auto"/>
            <w:left w:val="none" w:sz="0" w:space="0" w:color="auto"/>
            <w:bottom w:val="none" w:sz="0" w:space="0" w:color="auto"/>
            <w:right w:val="none" w:sz="0" w:space="0" w:color="auto"/>
          </w:divBdr>
        </w:div>
        <w:div w:id="1414739091">
          <w:marLeft w:val="640"/>
          <w:marRight w:val="0"/>
          <w:marTop w:val="0"/>
          <w:marBottom w:val="0"/>
          <w:divBdr>
            <w:top w:val="none" w:sz="0" w:space="0" w:color="auto"/>
            <w:left w:val="none" w:sz="0" w:space="0" w:color="auto"/>
            <w:bottom w:val="none" w:sz="0" w:space="0" w:color="auto"/>
            <w:right w:val="none" w:sz="0" w:space="0" w:color="auto"/>
          </w:divBdr>
        </w:div>
        <w:div w:id="1986472737">
          <w:marLeft w:val="640"/>
          <w:marRight w:val="0"/>
          <w:marTop w:val="0"/>
          <w:marBottom w:val="0"/>
          <w:divBdr>
            <w:top w:val="none" w:sz="0" w:space="0" w:color="auto"/>
            <w:left w:val="none" w:sz="0" w:space="0" w:color="auto"/>
            <w:bottom w:val="none" w:sz="0" w:space="0" w:color="auto"/>
            <w:right w:val="none" w:sz="0" w:space="0" w:color="auto"/>
          </w:divBdr>
        </w:div>
        <w:div w:id="322853560">
          <w:marLeft w:val="640"/>
          <w:marRight w:val="0"/>
          <w:marTop w:val="0"/>
          <w:marBottom w:val="0"/>
          <w:divBdr>
            <w:top w:val="none" w:sz="0" w:space="0" w:color="auto"/>
            <w:left w:val="none" w:sz="0" w:space="0" w:color="auto"/>
            <w:bottom w:val="none" w:sz="0" w:space="0" w:color="auto"/>
            <w:right w:val="none" w:sz="0" w:space="0" w:color="auto"/>
          </w:divBdr>
        </w:div>
        <w:div w:id="1508903627">
          <w:marLeft w:val="640"/>
          <w:marRight w:val="0"/>
          <w:marTop w:val="0"/>
          <w:marBottom w:val="0"/>
          <w:divBdr>
            <w:top w:val="none" w:sz="0" w:space="0" w:color="auto"/>
            <w:left w:val="none" w:sz="0" w:space="0" w:color="auto"/>
            <w:bottom w:val="none" w:sz="0" w:space="0" w:color="auto"/>
            <w:right w:val="none" w:sz="0" w:space="0" w:color="auto"/>
          </w:divBdr>
        </w:div>
        <w:div w:id="141390571">
          <w:marLeft w:val="640"/>
          <w:marRight w:val="0"/>
          <w:marTop w:val="0"/>
          <w:marBottom w:val="0"/>
          <w:divBdr>
            <w:top w:val="none" w:sz="0" w:space="0" w:color="auto"/>
            <w:left w:val="none" w:sz="0" w:space="0" w:color="auto"/>
            <w:bottom w:val="none" w:sz="0" w:space="0" w:color="auto"/>
            <w:right w:val="none" w:sz="0" w:space="0" w:color="auto"/>
          </w:divBdr>
        </w:div>
        <w:div w:id="1338146609">
          <w:marLeft w:val="640"/>
          <w:marRight w:val="0"/>
          <w:marTop w:val="0"/>
          <w:marBottom w:val="0"/>
          <w:divBdr>
            <w:top w:val="none" w:sz="0" w:space="0" w:color="auto"/>
            <w:left w:val="none" w:sz="0" w:space="0" w:color="auto"/>
            <w:bottom w:val="none" w:sz="0" w:space="0" w:color="auto"/>
            <w:right w:val="none" w:sz="0" w:space="0" w:color="auto"/>
          </w:divBdr>
        </w:div>
        <w:div w:id="403140844">
          <w:marLeft w:val="640"/>
          <w:marRight w:val="0"/>
          <w:marTop w:val="0"/>
          <w:marBottom w:val="0"/>
          <w:divBdr>
            <w:top w:val="none" w:sz="0" w:space="0" w:color="auto"/>
            <w:left w:val="none" w:sz="0" w:space="0" w:color="auto"/>
            <w:bottom w:val="none" w:sz="0" w:space="0" w:color="auto"/>
            <w:right w:val="none" w:sz="0" w:space="0" w:color="auto"/>
          </w:divBdr>
        </w:div>
        <w:div w:id="735393561">
          <w:marLeft w:val="640"/>
          <w:marRight w:val="0"/>
          <w:marTop w:val="0"/>
          <w:marBottom w:val="0"/>
          <w:divBdr>
            <w:top w:val="none" w:sz="0" w:space="0" w:color="auto"/>
            <w:left w:val="none" w:sz="0" w:space="0" w:color="auto"/>
            <w:bottom w:val="none" w:sz="0" w:space="0" w:color="auto"/>
            <w:right w:val="none" w:sz="0" w:space="0" w:color="auto"/>
          </w:divBdr>
        </w:div>
        <w:div w:id="1214082247">
          <w:marLeft w:val="640"/>
          <w:marRight w:val="0"/>
          <w:marTop w:val="0"/>
          <w:marBottom w:val="0"/>
          <w:divBdr>
            <w:top w:val="none" w:sz="0" w:space="0" w:color="auto"/>
            <w:left w:val="none" w:sz="0" w:space="0" w:color="auto"/>
            <w:bottom w:val="none" w:sz="0" w:space="0" w:color="auto"/>
            <w:right w:val="none" w:sz="0" w:space="0" w:color="auto"/>
          </w:divBdr>
        </w:div>
        <w:div w:id="635528098">
          <w:marLeft w:val="640"/>
          <w:marRight w:val="0"/>
          <w:marTop w:val="0"/>
          <w:marBottom w:val="0"/>
          <w:divBdr>
            <w:top w:val="none" w:sz="0" w:space="0" w:color="auto"/>
            <w:left w:val="none" w:sz="0" w:space="0" w:color="auto"/>
            <w:bottom w:val="none" w:sz="0" w:space="0" w:color="auto"/>
            <w:right w:val="none" w:sz="0" w:space="0" w:color="auto"/>
          </w:divBdr>
        </w:div>
        <w:div w:id="1821648863">
          <w:marLeft w:val="640"/>
          <w:marRight w:val="0"/>
          <w:marTop w:val="0"/>
          <w:marBottom w:val="0"/>
          <w:divBdr>
            <w:top w:val="none" w:sz="0" w:space="0" w:color="auto"/>
            <w:left w:val="none" w:sz="0" w:space="0" w:color="auto"/>
            <w:bottom w:val="none" w:sz="0" w:space="0" w:color="auto"/>
            <w:right w:val="none" w:sz="0" w:space="0" w:color="auto"/>
          </w:divBdr>
        </w:div>
        <w:div w:id="386999986">
          <w:marLeft w:val="640"/>
          <w:marRight w:val="0"/>
          <w:marTop w:val="0"/>
          <w:marBottom w:val="0"/>
          <w:divBdr>
            <w:top w:val="none" w:sz="0" w:space="0" w:color="auto"/>
            <w:left w:val="none" w:sz="0" w:space="0" w:color="auto"/>
            <w:bottom w:val="none" w:sz="0" w:space="0" w:color="auto"/>
            <w:right w:val="none" w:sz="0" w:space="0" w:color="auto"/>
          </w:divBdr>
        </w:div>
        <w:div w:id="506482148">
          <w:marLeft w:val="640"/>
          <w:marRight w:val="0"/>
          <w:marTop w:val="0"/>
          <w:marBottom w:val="0"/>
          <w:divBdr>
            <w:top w:val="none" w:sz="0" w:space="0" w:color="auto"/>
            <w:left w:val="none" w:sz="0" w:space="0" w:color="auto"/>
            <w:bottom w:val="none" w:sz="0" w:space="0" w:color="auto"/>
            <w:right w:val="none" w:sz="0" w:space="0" w:color="auto"/>
          </w:divBdr>
        </w:div>
        <w:div w:id="1181093189">
          <w:marLeft w:val="640"/>
          <w:marRight w:val="0"/>
          <w:marTop w:val="0"/>
          <w:marBottom w:val="0"/>
          <w:divBdr>
            <w:top w:val="none" w:sz="0" w:space="0" w:color="auto"/>
            <w:left w:val="none" w:sz="0" w:space="0" w:color="auto"/>
            <w:bottom w:val="none" w:sz="0" w:space="0" w:color="auto"/>
            <w:right w:val="none" w:sz="0" w:space="0" w:color="auto"/>
          </w:divBdr>
        </w:div>
        <w:div w:id="504563213">
          <w:marLeft w:val="640"/>
          <w:marRight w:val="0"/>
          <w:marTop w:val="0"/>
          <w:marBottom w:val="0"/>
          <w:divBdr>
            <w:top w:val="none" w:sz="0" w:space="0" w:color="auto"/>
            <w:left w:val="none" w:sz="0" w:space="0" w:color="auto"/>
            <w:bottom w:val="none" w:sz="0" w:space="0" w:color="auto"/>
            <w:right w:val="none" w:sz="0" w:space="0" w:color="auto"/>
          </w:divBdr>
        </w:div>
        <w:div w:id="827286296">
          <w:marLeft w:val="640"/>
          <w:marRight w:val="0"/>
          <w:marTop w:val="0"/>
          <w:marBottom w:val="0"/>
          <w:divBdr>
            <w:top w:val="none" w:sz="0" w:space="0" w:color="auto"/>
            <w:left w:val="none" w:sz="0" w:space="0" w:color="auto"/>
            <w:bottom w:val="none" w:sz="0" w:space="0" w:color="auto"/>
            <w:right w:val="none" w:sz="0" w:space="0" w:color="auto"/>
          </w:divBdr>
        </w:div>
        <w:div w:id="1148132957">
          <w:marLeft w:val="640"/>
          <w:marRight w:val="0"/>
          <w:marTop w:val="0"/>
          <w:marBottom w:val="0"/>
          <w:divBdr>
            <w:top w:val="none" w:sz="0" w:space="0" w:color="auto"/>
            <w:left w:val="none" w:sz="0" w:space="0" w:color="auto"/>
            <w:bottom w:val="none" w:sz="0" w:space="0" w:color="auto"/>
            <w:right w:val="none" w:sz="0" w:space="0" w:color="auto"/>
          </w:divBdr>
        </w:div>
        <w:div w:id="1442266984">
          <w:marLeft w:val="640"/>
          <w:marRight w:val="0"/>
          <w:marTop w:val="0"/>
          <w:marBottom w:val="0"/>
          <w:divBdr>
            <w:top w:val="none" w:sz="0" w:space="0" w:color="auto"/>
            <w:left w:val="none" w:sz="0" w:space="0" w:color="auto"/>
            <w:bottom w:val="none" w:sz="0" w:space="0" w:color="auto"/>
            <w:right w:val="none" w:sz="0" w:space="0" w:color="auto"/>
          </w:divBdr>
        </w:div>
        <w:div w:id="411313456">
          <w:marLeft w:val="640"/>
          <w:marRight w:val="0"/>
          <w:marTop w:val="0"/>
          <w:marBottom w:val="0"/>
          <w:divBdr>
            <w:top w:val="none" w:sz="0" w:space="0" w:color="auto"/>
            <w:left w:val="none" w:sz="0" w:space="0" w:color="auto"/>
            <w:bottom w:val="none" w:sz="0" w:space="0" w:color="auto"/>
            <w:right w:val="none" w:sz="0" w:space="0" w:color="auto"/>
          </w:divBdr>
        </w:div>
        <w:div w:id="829715648">
          <w:marLeft w:val="640"/>
          <w:marRight w:val="0"/>
          <w:marTop w:val="0"/>
          <w:marBottom w:val="0"/>
          <w:divBdr>
            <w:top w:val="none" w:sz="0" w:space="0" w:color="auto"/>
            <w:left w:val="none" w:sz="0" w:space="0" w:color="auto"/>
            <w:bottom w:val="none" w:sz="0" w:space="0" w:color="auto"/>
            <w:right w:val="none" w:sz="0" w:space="0" w:color="auto"/>
          </w:divBdr>
        </w:div>
        <w:div w:id="234751267">
          <w:marLeft w:val="640"/>
          <w:marRight w:val="0"/>
          <w:marTop w:val="0"/>
          <w:marBottom w:val="0"/>
          <w:divBdr>
            <w:top w:val="none" w:sz="0" w:space="0" w:color="auto"/>
            <w:left w:val="none" w:sz="0" w:space="0" w:color="auto"/>
            <w:bottom w:val="none" w:sz="0" w:space="0" w:color="auto"/>
            <w:right w:val="none" w:sz="0" w:space="0" w:color="auto"/>
          </w:divBdr>
        </w:div>
        <w:div w:id="312025001">
          <w:marLeft w:val="640"/>
          <w:marRight w:val="0"/>
          <w:marTop w:val="0"/>
          <w:marBottom w:val="0"/>
          <w:divBdr>
            <w:top w:val="none" w:sz="0" w:space="0" w:color="auto"/>
            <w:left w:val="none" w:sz="0" w:space="0" w:color="auto"/>
            <w:bottom w:val="none" w:sz="0" w:space="0" w:color="auto"/>
            <w:right w:val="none" w:sz="0" w:space="0" w:color="auto"/>
          </w:divBdr>
        </w:div>
        <w:div w:id="433667510">
          <w:marLeft w:val="640"/>
          <w:marRight w:val="0"/>
          <w:marTop w:val="0"/>
          <w:marBottom w:val="0"/>
          <w:divBdr>
            <w:top w:val="none" w:sz="0" w:space="0" w:color="auto"/>
            <w:left w:val="none" w:sz="0" w:space="0" w:color="auto"/>
            <w:bottom w:val="none" w:sz="0" w:space="0" w:color="auto"/>
            <w:right w:val="none" w:sz="0" w:space="0" w:color="auto"/>
          </w:divBdr>
        </w:div>
        <w:div w:id="381907060">
          <w:marLeft w:val="640"/>
          <w:marRight w:val="0"/>
          <w:marTop w:val="0"/>
          <w:marBottom w:val="0"/>
          <w:divBdr>
            <w:top w:val="none" w:sz="0" w:space="0" w:color="auto"/>
            <w:left w:val="none" w:sz="0" w:space="0" w:color="auto"/>
            <w:bottom w:val="none" w:sz="0" w:space="0" w:color="auto"/>
            <w:right w:val="none" w:sz="0" w:space="0" w:color="auto"/>
          </w:divBdr>
        </w:div>
        <w:div w:id="1243299222">
          <w:marLeft w:val="640"/>
          <w:marRight w:val="0"/>
          <w:marTop w:val="0"/>
          <w:marBottom w:val="0"/>
          <w:divBdr>
            <w:top w:val="none" w:sz="0" w:space="0" w:color="auto"/>
            <w:left w:val="none" w:sz="0" w:space="0" w:color="auto"/>
            <w:bottom w:val="none" w:sz="0" w:space="0" w:color="auto"/>
            <w:right w:val="none" w:sz="0" w:space="0" w:color="auto"/>
          </w:divBdr>
        </w:div>
        <w:div w:id="1241283359">
          <w:marLeft w:val="640"/>
          <w:marRight w:val="0"/>
          <w:marTop w:val="0"/>
          <w:marBottom w:val="0"/>
          <w:divBdr>
            <w:top w:val="none" w:sz="0" w:space="0" w:color="auto"/>
            <w:left w:val="none" w:sz="0" w:space="0" w:color="auto"/>
            <w:bottom w:val="none" w:sz="0" w:space="0" w:color="auto"/>
            <w:right w:val="none" w:sz="0" w:space="0" w:color="auto"/>
          </w:divBdr>
        </w:div>
        <w:div w:id="195772332">
          <w:marLeft w:val="640"/>
          <w:marRight w:val="0"/>
          <w:marTop w:val="0"/>
          <w:marBottom w:val="0"/>
          <w:divBdr>
            <w:top w:val="none" w:sz="0" w:space="0" w:color="auto"/>
            <w:left w:val="none" w:sz="0" w:space="0" w:color="auto"/>
            <w:bottom w:val="none" w:sz="0" w:space="0" w:color="auto"/>
            <w:right w:val="none" w:sz="0" w:space="0" w:color="auto"/>
          </w:divBdr>
        </w:div>
        <w:div w:id="982739098">
          <w:marLeft w:val="640"/>
          <w:marRight w:val="0"/>
          <w:marTop w:val="0"/>
          <w:marBottom w:val="0"/>
          <w:divBdr>
            <w:top w:val="none" w:sz="0" w:space="0" w:color="auto"/>
            <w:left w:val="none" w:sz="0" w:space="0" w:color="auto"/>
            <w:bottom w:val="none" w:sz="0" w:space="0" w:color="auto"/>
            <w:right w:val="none" w:sz="0" w:space="0" w:color="auto"/>
          </w:divBdr>
        </w:div>
        <w:div w:id="286354753">
          <w:marLeft w:val="640"/>
          <w:marRight w:val="0"/>
          <w:marTop w:val="0"/>
          <w:marBottom w:val="0"/>
          <w:divBdr>
            <w:top w:val="none" w:sz="0" w:space="0" w:color="auto"/>
            <w:left w:val="none" w:sz="0" w:space="0" w:color="auto"/>
            <w:bottom w:val="none" w:sz="0" w:space="0" w:color="auto"/>
            <w:right w:val="none" w:sz="0" w:space="0" w:color="auto"/>
          </w:divBdr>
        </w:div>
        <w:div w:id="1951425554">
          <w:marLeft w:val="640"/>
          <w:marRight w:val="0"/>
          <w:marTop w:val="0"/>
          <w:marBottom w:val="0"/>
          <w:divBdr>
            <w:top w:val="none" w:sz="0" w:space="0" w:color="auto"/>
            <w:left w:val="none" w:sz="0" w:space="0" w:color="auto"/>
            <w:bottom w:val="none" w:sz="0" w:space="0" w:color="auto"/>
            <w:right w:val="none" w:sz="0" w:space="0" w:color="auto"/>
          </w:divBdr>
        </w:div>
        <w:div w:id="702513040">
          <w:marLeft w:val="640"/>
          <w:marRight w:val="0"/>
          <w:marTop w:val="0"/>
          <w:marBottom w:val="0"/>
          <w:divBdr>
            <w:top w:val="none" w:sz="0" w:space="0" w:color="auto"/>
            <w:left w:val="none" w:sz="0" w:space="0" w:color="auto"/>
            <w:bottom w:val="none" w:sz="0" w:space="0" w:color="auto"/>
            <w:right w:val="none" w:sz="0" w:space="0" w:color="auto"/>
          </w:divBdr>
        </w:div>
        <w:div w:id="1755319219">
          <w:marLeft w:val="640"/>
          <w:marRight w:val="0"/>
          <w:marTop w:val="0"/>
          <w:marBottom w:val="0"/>
          <w:divBdr>
            <w:top w:val="none" w:sz="0" w:space="0" w:color="auto"/>
            <w:left w:val="none" w:sz="0" w:space="0" w:color="auto"/>
            <w:bottom w:val="none" w:sz="0" w:space="0" w:color="auto"/>
            <w:right w:val="none" w:sz="0" w:space="0" w:color="auto"/>
          </w:divBdr>
        </w:div>
        <w:div w:id="1715888768">
          <w:marLeft w:val="640"/>
          <w:marRight w:val="0"/>
          <w:marTop w:val="0"/>
          <w:marBottom w:val="0"/>
          <w:divBdr>
            <w:top w:val="none" w:sz="0" w:space="0" w:color="auto"/>
            <w:left w:val="none" w:sz="0" w:space="0" w:color="auto"/>
            <w:bottom w:val="none" w:sz="0" w:space="0" w:color="auto"/>
            <w:right w:val="none" w:sz="0" w:space="0" w:color="auto"/>
          </w:divBdr>
        </w:div>
        <w:div w:id="1973444186">
          <w:marLeft w:val="640"/>
          <w:marRight w:val="0"/>
          <w:marTop w:val="0"/>
          <w:marBottom w:val="0"/>
          <w:divBdr>
            <w:top w:val="none" w:sz="0" w:space="0" w:color="auto"/>
            <w:left w:val="none" w:sz="0" w:space="0" w:color="auto"/>
            <w:bottom w:val="none" w:sz="0" w:space="0" w:color="auto"/>
            <w:right w:val="none" w:sz="0" w:space="0" w:color="auto"/>
          </w:divBdr>
        </w:div>
        <w:div w:id="913852127">
          <w:marLeft w:val="640"/>
          <w:marRight w:val="0"/>
          <w:marTop w:val="0"/>
          <w:marBottom w:val="0"/>
          <w:divBdr>
            <w:top w:val="none" w:sz="0" w:space="0" w:color="auto"/>
            <w:left w:val="none" w:sz="0" w:space="0" w:color="auto"/>
            <w:bottom w:val="none" w:sz="0" w:space="0" w:color="auto"/>
            <w:right w:val="none" w:sz="0" w:space="0" w:color="auto"/>
          </w:divBdr>
        </w:div>
        <w:div w:id="1671761521">
          <w:marLeft w:val="640"/>
          <w:marRight w:val="0"/>
          <w:marTop w:val="0"/>
          <w:marBottom w:val="0"/>
          <w:divBdr>
            <w:top w:val="none" w:sz="0" w:space="0" w:color="auto"/>
            <w:left w:val="none" w:sz="0" w:space="0" w:color="auto"/>
            <w:bottom w:val="none" w:sz="0" w:space="0" w:color="auto"/>
            <w:right w:val="none" w:sz="0" w:space="0" w:color="auto"/>
          </w:divBdr>
        </w:div>
        <w:div w:id="526716591">
          <w:marLeft w:val="640"/>
          <w:marRight w:val="0"/>
          <w:marTop w:val="0"/>
          <w:marBottom w:val="0"/>
          <w:divBdr>
            <w:top w:val="none" w:sz="0" w:space="0" w:color="auto"/>
            <w:left w:val="none" w:sz="0" w:space="0" w:color="auto"/>
            <w:bottom w:val="none" w:sz="0" w:space="0" w:color="auto"/>
            <w:right w:val="none" w:sz="0" w:space="0" w:color="auto"/>
          </w:divBdr>
        </w:div>
        <w:div w:id="1235898179">
          <w:marLeft w:val="640"/>
          <w:marRight w:val="0"/>
          <w:marTop w:val="0"/>
          <w:marBottom w:val="0"/>
          <w:divBdr>
            <w:top w:val="none" w:sz="0" w:space="0" w:color="auto"/>
            <w:left w:val="none" w:sz="0" w:space="0" w:color="auto"/>
            <w:bottom w:val="none" w:sz="0" w:space="0" w:color="auto"/>
            <w:right w:val="none" w:sz="0" w:space="0" w:color="auto"/>
          </w:divBdr>
        </w:div>
        <w:div w:id="1261834438">
          <w:marLeft w:val="640"/>
          <w:marRight w:val="0"/>
          <w:marTop w:val="0"/>
          <w:marBottom w:val="0"/>
          <w:divBdr>
            <w:top w:val="none" w:sz="0" w:space="0" w:color="auto"/>
            <w:left w:val="none" w:sz="0" w:space="0" w:color="auto"/>
            <w:bottom w:val="none" w:sz="0" w:space="0" w:color="auto"/>
            <w:right w:val="none" w:sz="0" w:space="0" w:color="auto"/>
          </w:divBdr>
        </w:div>
        <w:div w:id="367294364">
          <w:marLeft w:val="640"/>
          <w:marRight w:val="0"/>
          <w:marTop w:val="0"/>
          <w:marBottom w:val="0"/>
          <w:divBdr>
            <w:top w:val="none" w:sz="0" w:space="0" w:color="auto"/>
            <w:left w:val="none" w:sz="0" w:space="0" w:color="auto"/>
            <w:bottom w:val="none" w:sz="0" w:space="0" w:color="auto"/>
            <w:right w:val="none" w:sz="0" w:space="0" w:color="auto"/>
          </w:divBdr>
        </w:div>
        <w:div w:id="1183742555">
          <w:marLeft w:val="640"/>
          <w:marRight w:val="0"/>
          <w:marTop w:val="0"/>
          <w:marBottom w:val="0"/>
          <w:divBdr>
            <w:top w:val="none" w:sz="0" w:space="0" w:color="auto"/>
            <w:left w:val="none" w:sz="0" w:space="0" w:color="auto"/>
            <w:bottom w:val="none" w:sz="0" w:space="0" w:color="auto"/>
            <w:right w:val="none" w:sz="0" w:space="0" w:color="auto"/>
          </w:divBdr>
        </w:div>
        <w:div w:id="287778651">
          <w:marLeft w:val="640"/>
          <w:marRight w:val="0"/>
          <w:marTop w:val="0"/>
          <w:marBottom w:val="0"/>
          <w:divBdr>
            <w:top w:val="none" w:sz="0" w:space="0" w:color="auto"/>
            <w:left w:val="none" w:sz="0" w:space="0" w:color="auto"/>
            <w:bottom w:val="none" w:sz="0" w:space="0" w:color="auto"/>
            <w:right w:val="none" w:sz="0" w:space="0" w:color="auto"/>
          </w:divBdr>
        </w:div>
        <w:div w:id="1329676467">
          <w:marLeft w:val="640"/>
          <w:marRight w:val="0"/>
          <w:marTop w:val="0"/>
          <w:marBottom w:val="0"/>
          <w:divBdr>
            <w:top w:val="none" w:sz="0" w:space="0" w:color="auto"/>
            <w:left w:val="none" w:sz="0" w:space="0" w:color="auto"/>
            <w:bottom w:val="none" w:sz="0" w:space="0" w:color="auto"/>
            <w:right w:val="none" w:sz="0" w:space="0" w:color="auto"/>
          </w:divBdr>
        </w:div>
        <w:div w:id="911237728">
          <w:marLeft w:val="640"/>
          <w:marRight w:val="0"/>
          <w:marTop w:val="0"/>
          <w:marBottom w:val="0"/>
          <w:divBdr>
            <w:top w:val="none" w:sz="0" w:space="0" w:color="auto"/>
            <w:left w:val="none" w:sz="0" w:space="0" w:color="auto"/>
            <w:bottom w:val="none" w:sz="0" w:space="0" w:color="auto"/>
            <w:right w:val="none" w:sz="0" w:space="0" w:color="auto"/>
          </w:divBdr>
        </w:div>
        <w:div w:id="786432555">
          <w:marLeft w:val="640"/>
          <w:marRight w:val="0"/>
          <w:marTop w:val="0"/>
          <w:marBottom w:val="0"/>
          <w:divBdr>
            <w:top w:val="none" w:sz="0" w:space="0" w:color="auto"/>
            <w:left w:val="none" w:sz="0" w:space="0" w:color="auto"/>
            <w:bottom w:val="none" w:sz="0" w:space="0" w:color="auto"/>
            <w:right w:val="none" w:sz="0" w:space="0" w:color="auto"/>
          </w:divBdr>
        </w:div>
        <w:div w:id="598297551">
          <w:marLeft w:val="640"/>
          <w:marRight w:val="0"/>
          <w:marTop w:val="0"/>
          <w:marBottom w:val="0"/>
          <w:divBdr>
            <w:top w:val="none" w:sz="0" w:space="0" w:color="auto"/>
            <w:left w:val="none" w:sz="0" w:space="0" w:color="auto"/>
            <w:bottom w:val="none" w:sz="0" w:space="0" w:color="auto"/>
            <w:right w:val="none" w:sz="0" w:space="0" w:color="auto"/>
          </w:divBdr>
        </w:div>
        <w:div w:id="1506551431">
          <w:marLeft w:val="640"/>
          <w:marRight w:val="0"/>
          <w:marTop w:val="0"/>
          <w:marBottom w:val="0"/>
          <w:divBdr>
            <w:top w:val="none" w:sz="0" w:space="0" w:color="auto"/>
            <w:left w:val="none" w:sz="0" w:space="0" w:color="auto"/>
            <w:bottom w:val="none" w:sz="0" w:space="0" w:color="auto"/>
            <w:right w:val="none" w:sz="0" w:space="0" w:color="auto"/>
          </w:divBdr>
        </w:div>
        <w:div w:id="422846418">
          <w:marLeft w:val="640"/>
          <w:marRight w:val="0"/>
          <w:marTop w:val="0"/>
          <w:marBottom w:val="0"/>
          <w:divBdr>
            <w:top w:val="none" w:sz="0" w:space="0" w:color="auto"/>
            <w:left w:val="none" w:sz="0" w:space="0" w:color="auto"/>
            <w:bottom w:val="none" w:sz="0" w:space="0" w:color="auto"/>
            <w:right w:val="none" w:sz="0" w:space="0" w:color="auto"/>
          </w:divBdr>
        </w:div>
        <w:div w:id="1466892621">
          <w:marLeft w:val="640"/>
          <w:marRight w:val="0"/>
          <w:marTop w:val="0"/>
          <w:marBottom w:val="0"/>
          <w:divBdr>
            <w:top w:val="none" w:sz="0" w:space="0" w:color="auto"/>
            <w:left w:val="none" w:sz="0" w:space="0" w:color="auto"/>
            <w:bottom w:val="none" w:sz="0" w:space="0" w:color="auto"/>
            <w:right w:val="none" w:sz="0" w:space="0" w:color="auto"/>
          </w:divBdr>
        </w:div>
        <w:div w:id="1694184496">
          <w:marLeft w:val="640"/>
          <w:marRight w:val="0"/>
          <w:marTop w:val="0"/>
          <w:marBottom w:val="0"/>
          <w:divBdr>
            <w:top w:val="none" w:sz="0" w:space="0" w:color="auto"/>
            <w:left w:val="none" w:sz="0" w:space="0" w:color="auto"/>
            <w:bottom w:val="none" w:sz="0" w:space="0" w:color="auto"/>
            <w:right w:val="none" w:sz="0" w:space="0" w:color="auto"/>
          </w:divBdr>
        </w:div>
        <w:div w:id="871695625">
          <w:marLeft w:val="640"/>
          <w:marRight w:val="0"/>
          <w:marTop w:val="0"/>
          <w:marBottom w:val="0"/>
          <w:divBdr>
            <w:top w:val="none" w:sz="0" w:space="0" w:color="auto"/>
            <w:left w:val="none" w:sz="0" w:space="0" w:color="auto"/>
            <w:bottom w:val="none" w:sz="0" w:space="0" w:color="auto"/>
            <w:right w:val="none" w:sz="0" w:space="0" w:color="auto"/>
          </w:divBdr>
        </w:div>
        <w:div w:id="567956879">
          <w:marLeft w:val="640"/>
          <w:marRight w:val="0"/>
          <w:marTop w:val="0"/>
          <w:marBottom w:val="0"/>
          <w:divBdr>
            <w:top w:val="none" w:sz="0" w:space="0" w:color="auto"/>
            <w:left w:val="none" w:sz="0" w:space="0" w:color="auto"/>
            <w:bottom w:val="none" w:sz="0" w:space="0" w:color="auto"/>
            <w:right w:val="none" w:sz="0" w:space="0" w:color="auto"/>
          </w:divBdr>
        </w:div>
        <w:div w:id="1586189647">
          <w:marLeft w:val="640"/>
          <w:marRight w:val="0"/>
          <w:marTop w:val="0"/>
          <w:marBottom w:val="0"/>
          <w:divBdr>
            <w:top w:val="none" w:sz="0" w:space="0" w:color="auto"/>
            <w:left w:val="none" w:sz="0" w:space="0" w:color="auto"/>
            <w:bottom w:val="none" w:sz="0" w:space="0" w:color="auto"/>
            <w:right w:val="none" w:sz="0" w:space="0" w:color="auto"/>
          </w:divBdr>
        </w:div>
        <w:div w:id="1203833152">
          <w:marLeft w:val="640"/>
          <w:marRight w:val="0"/>
          <w:marTop w:val="0"/>
          <w:marBottom w:val="0"/>
          <w:divBdr>
            <w:top w:val="none" w:sz="0" w:space="0" w:color="auto"/>
            <w:left w:val="none" w:sz="0" w:space="0" w:color="auto"/>
            <w:bottom w:val="none" w:sz="0" w:space="0" w:color="auto"/>
            <w:right w:val="none" w:sz="0" w:space="0" w:color="auto"/>
          </w:divBdr>
        </w:div>
        <w:div w:id="1477843400">
          <w:marLeft w:val="640"/>
          <w:marRight w:val="0"/>
          <w:marTop w:val="0"/>
          <w:marBottom w:val="0"/>
          <w:divBdr>
            <w:top w:val="none" w:sz="0" w:space="0" w:color="auto"/>
            <w:left w:val="none" w:sz="0" w:space="0" w:color="auto"/>
            <w:bottom w:val="none" w:sz="0" w:space="0" w:color="auto"/>
            <w:right w:val="none" w:sz="0" w:space="0" w:color="auto"/>
          </w:divBdr>
        </w:div>
        <w:div w:id="376439809">
          <w:marLeft w:val="640"/>
          <w:marRight w:val="0"/>
          <w:marTop w:val="0"/>
          <w:marBottom w:val="0"/>
          <w:divBdr>
            <w:top w:val="none" w:sz="0" w:space="0" w:color="auto"/>
            <w:left w:val="none" w:sz="0" w:space="0" w:color="auto"/>
            <w:bottom w:val="none" w:sz="0" w:space="0" w:color="auto"/>
            <w:right w:val="none" w:sz="0" w:space="0" w:color="auto"/>
          </w:divBdr>
        </w:div>
        <w:div w:id="526917835">
          <w:marLeft w:val="640"/>
          <w:marRight w:val="0"/>
          <w:marTop w:val="0"/>
          <w:marBottom w:val="0"/>
          <w:divBdr>
            <w:top w:val="none" w:sz="0" w:space="0" w:color="auto"/>
            <w:left w:val="none" w:sz="0" w:space="0" w:color="auto"/>
            <w:bottom w:val="none" w:sz="0" w:space="0" w:color="auto"/>
            <w:right w:val="none" w:sz="0" w:space="0" w:color="auto"/>
          </w:divBdr>
        </w:div>
        <w:div w:id="311494824">
          <w:marLeft w:val="640"/>
          <w:marRight w:val="0"/>
          <w:marTop w:val="0"/>
          <w:marBottom w:val="0"/>
          <w:divBdr>
            <w:top w:val="none" w:sz="0" w:space="0" w:color="auto"/>
            <w:left w:val="none" w:sz="0" w:space="0" w:color="auto"/>
            <w:bottom w:val="none" w:sz="0" w:space="0" w:color="auto"/>
            <w:right w:val="none" w:sz="0" w:space="0" w:color="auto"/>
          </w:divBdr>
        </w:div>
        <w:div w:id="212159726">
          <w:marLeft w:val="640"/>
          <w:marRight w:val="0"/>
          <w:marTop w:val="0"/>
          <w:marBottom w:val="0"/>
          <w:divBdr>
            <w:top w:val="none" w:sz="0" w:space="0" w:color="auto"/>
            <w:left w:val="none" w:sz="0" w:space="0" w:color="auto"/>
            <w:bottom w:val="none" w:sz="0" w:space="0" w:color="auto"/>
            <w:right w:val="none" w:sz="0" w:space="0" w:color="auto"/>
          </w:divBdr>
        </w:div>
        <w:div w:id="1449619589">
          <w:marLeft w:val="640"/>
          <w:marRight w:val="0"/>
          <w:marTop w:val="0"/>
          <w:marBottom w:val="0"/>
          <w:divBdr>
            <w:top w:val="none" w:sz="0" w:space="0" w:color="auto"/>
            <w:left w:val="none" w:sz="0" w:space="0" w:color="auto"/>
            <w:bottom w:val="none" w:sz="0" w:space="0" w:color="auto"/>
            <w:right w:val="none" w:sz="0" w:space="0" w:color="auto"/>
          </w:divBdr>
        </w:div>
        <w:div w:id="1230504066">
          <w:marLeft w:val="640"/>
          <w:marRight w:val="0"/>
          <w:marTop w:val="0"/>
          <w:marBottom w:val="0"/>
          <w:divBdr>
            <w:top w:val="none" w:sz="0" w:space="0" w:color="auto"/>
            <w:left w:val="none" w:sz="0" w:space="0" w:color="auto"/>
            <w:bottom w:val="none" w:sz="0" w:space="0" w:color="auto"/>
            <w:right w:val="none" w:sz="0" w:space="0" w:color="auto"/>
          </w:divBdr>
        </w:div>
        <w:div w:id="203910519">
          <w:marLeft w:val="640"/>
          <w:marRight w:val="0"/>
          <w:marTop w:val="0"/>
          <w:marBottom w:val="0"/>
          <w:divBdr>
            <w:top w:val="none" w:sz="0" w:space="0" w:color="auto"/>
            <w:left w:val="none" w:sz="0" w:space="0" w:color="auto"/>
            <w:bottom w:val="none" w:sz="0" w:space="0" w:color="auto"/>
            <w:right w:val="none" w:sz="0" w:space="0" w:color="auto"/>
          </w:divBdr>
        </w:div>
        <w:div w:id="256713169">
          <w:marLeft w:val="640"/>
          <w:marRight w:val="0"/>
          <w:marTop w:val="0"/>
          <w:marBottom w:val="0"/>
          <w:divBdr>
            <w:top w:val="none" w:sz="0" w:space="0" w:color="auto"/>
            <w:left w:val="none" w:sz="0" w:space="0" w:color="auto"/>
            <w:bottom w:val="none" w:sz="0" w:space="0" w:color="auto"/>
            <w:right w:val="none" w:sz="0" w:space="0" w:color="auto"/>
          </w:divBdr>
        </w:div>
        <w:div w:id="1521309168">
          <w:marLeft w:val="640"/>
          <w:marRight w:val="0"/>
          <w:marTop w:val="0"/>
          <w:marBottom w:val="0"/>
          <w:divBdr>
            <w:top w:val="none" w:sz="0" w:space="0" w:color="auto"/>
            <w:left w:val="none" w:sz="0" w:space="0" w:color="auto"/>
            <w:bottom w:val="none" w:sz="0" w:space="0" w:color="auto"/>
            <w:right w:val="none" w:sz="0" w:space="0" w:color="auto"/>
          </w:divBdr>
        </w:div>
        <w:div w:id="2062050329">
          <w:marLeft w:val="640"/>
          <w:marRight w:val="0"/>
          <w:marTop w:val="0"/>
          <w:marBottom w:val="0"/>
          <w:divBdr>
            <w:top w:val="none" w:sz="0" w:space="0" w:color="auto"/>
            <w:left w:val="none" w:sz="0" w:space="0" w:color="auto"/>
            <w:bottom w:val="none" w:sz="0" w:space="0" w:color="auto"/>
            <w:right w:val="none" w:sz="0" w:space="0" w:color="auto"/>
          </w:divBdr>
        </w:div>
        <w:div w:id="822307928">
          <w:marLeft w:val="640"/>
          <w:marRight w:val="0"/>
          <w:marTop w:val="0"/>
          <w:marBottom w:val="0"/>
          <w:divBdr>
            <w:top w:val="none" w:sz="0" w:space="0" w:color="auto"/>
            <w:left w:val="none" w:sz="0" w:space="0" w:color="auto"/>
            <w:bottom w:val="none" w:sz="0" w:space="0" w:color="auto"/>
            <w:right w:val="none" w:sz="0" w:space="0" w:color="auto"/>
          </w:divBdr>
        </w:div>
        <w:div w:id="298152667">
          <w:marLeft w:val="640"/>
          <w:marRight w:val="0"/>
          <w:marTop w:val="0"/>
          <w:marBottom w:val="0"/>
          <w:divBdr>
            <w:top w:val="none" w:sz="0" w:space="0" w:color="auto"/>
            <w:left w:val="none" w:sz="0" w:space="0" w:color="auto"/>
            <w:bottom w:val="none" w:sz="0" w:space="0" w:color="auto"/>
            <w:right w:val="none" w:sz="0" w:space="0" w:color="auto"/>
          </w:divBdr>
        </w:div>
        <w:div w:id="1613049251">
          <w:marLeft w:val="640"/>
          <w:marRight w:val="0"/>
          <w:marTop w:val="0"/>
          <w:marBottom w:val="0"/>
          <w:divBdr>
            <w:top w:val="none" w:sz="0" w:space="0" w:color="auto"/>
            <w:left w:val="none" w:sz="0" w:space="0" w:color="auto"/>
            <w:bottom w:val="none" w:sz="0" w:space="0" w:color="auto"/>
            <w:right w:val="none" w:sz="0" w:space="0" w:color="auto"/>
          </w:divBdr>
        </w:div>
        <w:div w:id="1678262332">
          <w:marLeft w:val="640"/>
          <w:marRight w:val="0"/>
          <w:marTop w:val="0"/>
          <w:marBottom w:val="0"/>
          <w:divBdr>
            <w:top w:val="none" w:sz="0" w:space="0" w:color="auto"/>
            <w:left w:val="none" w:sz="0" w:space="0" w:color="auto"/>
            <w:bottom w:val="none" w:sz="0" w:space="0" w:color="auto"/>
            <w:right w:val="none" w:sz="0" w:space="0" w:color="auto"/>
          </w:divBdr>
        </w:div>
        <w:div w:id="1729300117">
          <w:marLeft w:val="640"/>
          <w:marRight w:val="0"/>
          <w:marTop w:val="0"/>
          <w:marBottom w:val="0"/>
          <w:divBdr>
            <w:top w:val="none" w:sz="0" w:space="0" w:color="auto"/>
            <w:left w:val="none" w:sz="0" w:space="0" w:color="auto"/>
            <w:bottom w:val="none" w:sz="0" w:space="0" w:color="auto"/>
            <w:right w:val="none" w:sz="0" w:space="0" w:color="auto"/>
          </w:divBdr>
        </w:div>
        <w:div w:id="251403282">
          <w:marLeft w:val="640"/>
          <w:marRight w:val="0"/>
          <w:marTop w:val="0"/>
          <w:marBottom w:val="0"/>
          <w:divBdr>
            <w:top w:val="none" w:sz="0" w:space="0" w:color="auto"/>
            <w:left w:val="none" w:sz="0" w:space="0" w:color="auto"/>
            <w:bottom w:val="none" w:sz="0" w:space="0" w:color="auto"/>
            <w:right w:val="none" w:sz="0" w:space="0" w:color="auto"/>
          </w:divBdr>
        </w:div>
        <w:div w:id="1865440949">
          <w:marLeft w:val="640"/>
          <w:marRight w:val="0"/>
          <w:marTop w:val="0"/>
          <w:marBottom w:val="0"/>
          <w:divBdr>
            <w:top w:val="none" w:sz="0" w:space="0" w:color="auto"/>
            <w:left w:val="none" w:sz="0" w:space="0" w:color="auto"/>
            <w:bottom w:val="none" w:sz="0" w:space="0" w:color="auto"/>
            <w:right w:val="none" w:sz="0" w:space="0" w:color="auto"/>
          </w:divBdr>
        </w:div>
        <w:div w:id="1925920172">
          <w:marLeft w:val="640"/>
          <w:marRight w:val="0"/>
          <w:marTop w:val="0"/>
          <w:marBottom w:val="0"/>
          <w:divBdr>
            <w:top w:val="none" w:sz="0" w:space="0" w:color="auto"/>
            <w:left w:val="none" w:sz="0" w:space="0" w:color="auto"/>
            <w:bottom w:val="none" w:sz="0" w:space="0" w:color="auto"/>
            <w:right w:val="none" w:sz="0" w:space="0" w:color="auto"/>
          </w:divBdr>
        </w:div>
        <w:div w:id="776100330">
          <w:marLeft w:val="640"/>
          <w:marRight w:val="0"/>
          <w:marTop w:val="0"/>
          <w:marBottom w:val="0"/>
          <w:divBdr>
            <w:top w:val="none" w:sz="0" w:space="0" w:color="auto"/>
            <w:left w:val="none" w:sz="0" w:space="0" w:color="auto"/>
            <w:bottom w:val="none" w:sz="0" w:space="0" w:color="auto"/>
            <w:right w:val="none" w:sz="0" w:space="0" w:color="auto"/>
          </w:divBdr>
        </w:div>
        <w:div w:id="1998728239">
          <w:marLeft w:val="640"/>
          <w:marRight w:val="0"/>
          <w:marTop w:val="0"/>
          <w:marBottom w:val="0"/>
          <w:divBdr>
            <w:top w:val="none" w:sz="0" w:space="0" w:color="auto"/>
            <w:left w:val="none" w:sz="0" w:space="0" w:color="auto"/>
            <w:bottom w:val="none" w:sz="0" w:space="0" w:color="auto"/>
            <w:right w:val="none" w:sz="0" w:space="0" w:color="auto"/>
          </w:divBdr>
        </w:div>
        <w:div w:id="467893985">
          <w:marLeft w:val="640"/>
          <w:marRight w:val="0"/>
          <w:marTop w:val="0"/>
          <w:marBottom w:val="0"/>
          <w:divBdr>
            <w:top w:val="none" w:sz="0" w:space="0" w:color="auto"/>
            <w:left w:val="none" w:sz="0" w:space="0" w:color="auto"/>
            <w:bottom w:val="none" w:sz="0" w:space="0" w:color="auto"/>
            <w:right w:val="none" w:sz="0" w:space="0" w:color="auto"/>
          </w:divBdr>
        </w:div>
        <w:div w:id="603266511">
          <w:marLeft w:val="640"/>
          <w:marRight w:val="0"/>
          <w:marTop w:val="0"/>
          <w:marBottom w:val="0"/>
          <w:divBdr>
            <w:top w:val="none" w:sz="0" w:space="0" w:color="auto"/>
            <w:left w:val="none" w:sz="0" w:space="0" w:color="auto"/>
            <w:bottom w:val="none" w:sz="0" w:space="0" w:color="auto"/>
            <w:right w:val="none" w:sz="0" w:space="0" w:color="auto"/>
          </w:divBdr>
        </w:div>
        <w:div w:id="569003684">
          <w:marLeft w:val="640"/>
          <w:marRight w:val="0"/>
          <w:marTop w:val="0"/>
          <w:marBottom w:val="0"/>
          <w:divBdr>
            <w:top w:val="none" w:sz="0" w:space="0" w:color="auto"/>
            <w:left w:val="none" w:sz="0" w:space="0" w:color="auto"/>
            <w:bottom w:val="none" w:sz="0" w:space="0" w:color="auto"/>
            <w:right w:val="none" w:sz="0" w:space="0" w:color="auto"/>
          </w:divBdr>
        </w:div>
        <w:div w:id="216819102">
          <w:marLeft w:val="640"/>
          <w:marRight w:val="0"/>
          <w:marTop w:val="0"/>
          <w:marBottom w:val="0"/>
          <w:divBdr>
            <w:top w:val="none" w:sz="0" w:space="0" w:color="auto"/>
            <w:left w:val="none" w:sz="0" w:space="0" w:color="auto"/>
            <w:bottom w:val="none" w:sz="0" w:space="0" w:color="auto"/>
            <w:right w:val="none" w:sz="0" w:space="0" w:color="auto"/>
          </w:divBdr>
        </w:div>
        <w:div w:id="13967854">
          <w:marLeft w:val="640"/>
          <w:marRight w:val="0"/>
          <w:marTop w:val="0"/>
          <w:marBottom w:val="0"/>
          <w:divBdr>
            <w:top w:val="none" w:sz="0" w:space="0" w:color="auto"/>
            <w:left w:val="none" w:sz="0" w:space="0" w:color="auto"/>
            <w:bottom w:val="none" w:sz="0" w:space="0" w:color="auto"/>
            <w:right w:val="none" w:sz="0" w:space="0" w:color="auto"/>
          </w:divBdr>
        </w:div>
        <w:div w:id="870993999">
          <w:marLeft w:val="640"/>
          <w:marRight w:val="0"/>
          <w:marTop w:val="0"/>
          <w:marBottom w:val="0"/>
          <w:divBdr>
            <w:top w:val="none" w:sz="0" w:space="0" w:color="auto"/>
            <w:left w:val="none" w:sz="0" w:space="0" w:color="auto"/>
            <w:bottom w:val="none" w:sz="0" w:space="0" w:color="auto"/>
            <w:right w:val="none" w:sz="0" w:space="0" w:color="auto"/>
          </w:divBdr>
        </w:div>
        <w:div w:id="358362463">
          <w:marLeft w:val="640"/>
          <w:marRight w:val="0"/>
          <w:marTop w:val="0"/>
          <w:marBottom w:val="0"/>
          <w:divBdr>
            <w:top w:val="none" w:sz="0" w:space="0" w:color="auto"/>
            <w:left w:val="none" w:sz="0" w:space="0" w:color="auto"/>
            <w:bottom w:val="none" w:sz="0" w:space="0" w:color="auto"/>
            <w:right w:val="none" w:sz="0" w:space="0" w:color="auto"/>
          </w:divBdr>
        </w:div>
        <w:div w:id="981158590">
          <w:marLeft w:val="640"/>
          <w:marRight w:val="0"/>
          <w:marTop w:val="0"/>
          <w:marBottom w:val="0"/>
          <w:divBdr>
            <w:top w:val="none" w:sz="0" w:space="0" w:color="auto"/>
            <w:left w:val="none" w:sz="0" w:space="0" w:color="auto"/>
            <w:bottom w:val="none" w:sz="0" w:space="0" w:color="auto"/>
            <w:right w:val="none" w:sz="0" w:space="0" w:color="auto"/>
          </w:divBdr>
        </w:div>
        <w:div w:id="1785154354">
          <w:marLeft w:val="640"/>
          <w:marRight w:val="0"/>
          <w:marTop w:val="0"/>
          <w:marBottom w:val="0"/>
          <w:divBdr>
            <w:top w:val="none" w:sz="0" w:space="0" w:color="auto"/>
            <w:left w:val="none" w:sz="0" w:space="0" w:color="auto"/>
            <w:bottom w:val="none" w:sz="0" w:space="0" w:color="auto"/>
            <w:right w:val="none" w:sz="0" w:space="0" w:color="auto"/>
          </w:divBdr>
        </w:div>
        <w:div w:id="1682506382">
          <w:marLeft w:val="640"/>
          <w:marRight w:val="0"/>
          <w:marTop w:val="0"/>
          <w:marBottom w:val="0"/>
          <w:divBdr>
            <w:top w:val="none" w:sz="0" w:space="0" w:color="auto"/>
            <w:left w:val="none" w:sz="0" w:space="0" w:color="auto"/>
            <w:bottom w:val="none" w:sz="0" w:space="0" w:color="auto"/>
            <w:right w:val="none" w:sz="0" w:space="0" w:color="auto"/>
          </w:divBdr>
        </w:div>
        <w:div w:id="295991088">
          <w:marLeft w:val="640"/>
          <w:marRight w:val="0"/>
          <w:marTop w:val="0"/>
          <w:marBottom w:val="0"/>
          <w:divBdr>
            <w:top w:val="none" w:sz="0" w:space="0" w:color="auto"/>
            <w:left w:val="none" w:sz="0" w:space="0" w:color="auto"/>
            <w:bottom w:val="none" w:sz="0" w:space="0" w:color="auto"/>
            <w:right w:val="none" w:sz="0" w:space="0" w:color="auto"/>
          </w:divBdr>
        </w:div>
        <w:div w:id="640307973">
          <w:marLeft w:val="640"/>
          <w:marRight w:val="0"/>
          <w:marTop w:val="0"/>
          <w:marBottom w:val="0"/>
          <w:divBdr>
            <w:top w:val="none" w:sz="0" w:space="0" w:color="auto"/>
            <w:left w:val="none" w:sz="0" w:space="0" w:color="auto"/>
            <w:bottom w:val="none" w:sz="0" w:space="0" w:color="auto"/>
            <w:right w:val="none" w:sz="0" w:space="0" w:color="auto"/>
          </w:divBdr>
        </w:div>
        <w:div w:id="105661734">
          <w:marLeft w:val="640"/>
          <w:marRight w:val="0"/>
          <w:marTop w:val="0"/>
          <w:marBottom w:val="0"/>
          <w:divBdr>
            <w:top w:val="none" w:sz="0" w:space="0" w:color="auto"/>
            <w:left w:val="none" w:sz="0" w:space="0" w:color="auto"/>
            <w:bottom w:val="none" w:sz="0" w:space="0" w:color="auto"/>
            <w:right w:val="none" w:sz="0" w:space="0" w:color="auto"/>
          </w:divBdr>
        </w:div>
        <w:div w:id="1482847800">
          <w:marLeft w:val="640"/>
          <w:marRight w:val="0"/>
          <w:marTop w:val="0"/>
          <w:marBottom w:val="0"/>
          <w:divBdr>
            <w:top w:val="none" w:sz="0" w:space="0" w:color="auto"/>
            <w:left w:val="none" w:sz="0" w:space="0" w:color="auto"/>
            <w:bottom w:val="none" w:sz="0" w:space="0" w:color="auto"/>
            <w:right w:val="none" w:sz="0" w:space="0" w:color="auto"/>
          </w:divBdr>
        </w:div>
        <w:div w:id="2073431310">
          <w:marLeft w:val="640"/>
          <w:marRight w:val="0"/>
          <w:marTop w:val="0"/>
          <w:marBottom w:val="0"/>
          <w:divBdr>
            <w:top w:val="none" w:sz="0" w:space="0" w:color="auto"/>
            <w:left w:val="none" w:sz="0" w:space="0" w:color="auto"/>
            <w:bottom w:val="none" w:sz="0" w:space="0" w:color="auto"/>
            <w:right w:val="none" w:sz="0" w:space="0" w:color="auto"/>
          </w:divBdr>
        </w:div>
        <w:div w:id="1353651270">
          <w:marLeft w:val="640"/>
          <w:marRight w:val="0"/>
          <w:marTop w:val="0"/>
          <w:marBottom w:val="0"/>
          <w:divBdr>
            <w:top w:val="none" w:sz="0" w:space="0" w:color="auto"/>
            <w:left w:val="none" w:sz="0" w:space="0" w:color="auto"/>
            <w:bottom w:val="none" w:sz="0" w:space="0" w:color="auto"/>
            <w:right w:val="none" w:sz="0" w:space="0" w:color="auto"/>
          </w:divBdr>
        </w:div>
        <w:div w:id="1628118614">
          <w:marLeft w:val="640"/>
          <w:marRight w:val="0"/>
          <w:marTop w:val="0"/>
          <w:marBottom w:val="0"/>
          <w:divBdr>
            <w:top w:val="none" w:sz="0" w:space="0" w:color="auto"/>
            <w:left w:val="none" w:sz="0" w:space="0" w:color="auto"/>
            <w:bottom w:val="none" w:sz="0" w:space="0" w:color="auto"/>
            <w:right w:val="none" w:sz="0" w:space="0" w:color="auto"/>
          </w:divBdr>
        </w:div>
        <w:div w:id="1327130576">
          <w:marLeft w:val="640"/>
          <w:marRight w:val="0"/>
          <w:marTop w:val="0"/>
          <w:marBottom w:val="0"/>
          <w:divBdr>
            <w:top w:val="none" w:sz="0" w:space="0" w:color="auto"/>
            <w:left w:val="none" w:sz="0" w:space="0" w:color="auto"/>
            <w:bottom w:val="none" w:sz="0" w:space="0" w:color="auto"/>
            <w:right w:val="none" w:sz="0" w:space="0" w:color="auto"/>
          </w:divBdr>
        </w:div>
        <w:div w:id="1336683702">
          <w:marLeft w:val="640"/>
          <w:marRight w:val="0"/>
          <w:marTop w:val="0"/>
          <w:marBottom w:val="0"/>
          <w:divBdr>
            <w:top w:val="none" w:sz="0" w:space="0" w:color="auto"/>
            <w:left w:val="none" w:sz="0" w:space="0" w:color="auto"/>
            <w:bottom w:val="none" w:sz="0" w:space="0" w:color="auto"/>
            <w:right w:val="none" w:sz="0" w:space="0" w:color="auto"/>
          </w:divBdr>
        </w:div>
        <w:div w:id="1396512293">
          <w:marLeft w:val="640"/>
          <w:marRight w:val="0"/>
          <w:marTop w:val="0"/>
          <w:marBottom w:val="0"/>
          <w:divBdr>
            <w:top w:val="none" w:sz="0" w:space="0" w:color="auto"/>
            <w:left w:val="none" w:sz="0" w:space="0" w:color="auto"/>
            <w:bottom w:val="none" w:sz="0" w:space="0" w:color="auto"/>
            <w:right w:val="none" w:sz="0" w:space="0" w:color="auto"/>
          </w:divBdr>
        </w:div>
        <w:div w:id="249512772">
          <w:marLeft w:val="640"/>
          <w:marRight w:val="0"/>
          <w:marTop w:val="0"/>
          <w:marBottom w:val="0"/>
          <w:divBdr>
            <w:top w:val="none" w:sz="0" w:space="0" w:color="auto"/>
            <w:left w:val="none" w:sz="0" w:space="0" w:color="auto"/>
            <w:bottom w:val="none" w:sz="0" w:space="0" w:color="auto"/>
            <w:right w:val="none" w:sz="0" w:space="0" w:color="auto"/>
          </w:divBdr>
        </w:div>
        <w:div w:id="894001727">
          <w:marLeft w:val="640"/>
          <w:marRight w:val="0"/>
          <w:marTop w:val="0"/>
          <w:marBottom w:val="0"/>
          <w:divBdr>
            <w:top w:val="none" w:sz="0" w:space="0" w:color="auto"/>
            <w:left w:val="none" w:sz="0" w:space="0" w:color="auto"/>
            <w:bottom w:val="none" w:sz="0" w:space="0" w:color="auto"/>
            <w:right w:val="none" w:sz="0" w:space="0" w:color="auto"/>
          </w:divBdr>
        </w:div>
        <w:div w:id="968435695">
          <w:marLeft w:val="640"/>
          <w:marRight w:val="0"/>
          <w:marTop w:val="0"/>
          <w:marBottom w:val="0"/>
          <w:divBdr>
            <w:top w:val="none" w:sz="0" w:space="0" w:color="auto"/>
            <w:left w:val="none" w:sz="0" w:space="0" w:color="auto"/>
            <w:bottom w:val="none" w:sz="0" w:space="0" w:color="auto"/>
            <w:right w:val="none" w:sz="0" w:space="0" w:color="auto"/>
          </w:divBdr>
        </w:div>
        <w:div w:id="265626169">
          <w:marLeft w:val="640"/>
          <w:marRight w:val="0"/>
          <w:marTop w:val="0"/>
          <w:marBottom w:val="0"/>
          <w:divBdr>
            <w:top w:val="none" w:sz="0" w:space="0" w:color="auto"/>
            <w:left w:val="none" w:sz="0" w:space="0" w:color="auto"/>
            <w:bottom w:val="none" w:sz="0" w:space="0" w:color="auto"/>
            <w:right w:val="none" w:sz="0" w:space="0" w:color="auto"/>
          </w:divBdr>
        </w:div>
        <w:div w:id="154958419">
          <w:marLeft w:val="640"/>
          <w:marRight w:val="0"/>
          <w:marTop w:val="0"/>
          <w:marBottom w:val="0"/>
          <w:divBdr>
            <w:top w:val="none" w:sz="0" w:space="0" w:color="auto"/>
            <w:left w:val="none" w:sz="0" w:space="0" w:color="auto"/>
            <w:bottom w:val="none" w:sz="0" w:space="0" w:color="auto"/>
            <w:right w:val="none" w:sz="0" w:space="0" w:color="auto"/>
          </w:divBdr>
        </w:div>
        <w:div w:id="1767653509">
          <w:marLeft w:val="640"/>
          <w:marRight w:val="0"/>
          <w:marTop w:val="0"/>
          <w:marBottom w:val="0"/>
          <w:divBdr>
            <w:top w:val="none" w:sz="0" w:space="0" w:color="auto"/>
            <w:left w:val="none" w:sz="0" w:space="0" w:color="auto"/>
            <w:bottom w:val="none" w:sz="0" w:space="0" w:color="auto"/>
            <w:right w:val="none" w:sz="0" w:space="0" w:color="auto"/>
          </w:divBdr>
        </w:div>
        <w:div w:id="1127352757">
          <w:marLeft w:val="640"/>
          <w:marRight w:val="0"/>
          <w:marTop w:val="0"/>
          <w:marBottom w:val="0"/>
          <w:divBdr>
            <w:top w:val="none" w:sz="0" w:space="0" w:color="auto"/>
            <w:left w:val="none" w:sz="0" w:space="0" w:color="auto"/>
            <w:bottom w:val="none" w:sz="0" w:space="0" w:color="auto"/>
            <w:right w:val="none" w:sz="0" w:space="0" w:color="auto"/>
          </w:divBdr>
        </w:div>
        <w:div w:id="1927615372">
          <w:marLeft w:val="640"/>
          <w:marRight w:val="0"/>
          <w:marTop w:val="0"/>
          <w:marBottom w:val="0"/>
          <w:divBdr>
            <w:top w:val="none" w:sz="0" w:space="0" w:color="auto"/>
            <w:left w:val="none" w:sz="0" w:space="0" w:color="auto"/>
            <w:bottom w:val="none" w:sz="0" w:space="0" w:color="auto"/>
            <w:right w:val="none" w:sz="0" w:space="0" w:color="auto"/>
          </w:divBdr>
        </w:div>
        <w:div w:id="40983265">
          <w:marLeft w:val="640"/>
          <w:marRight w:val="0"/>
          <w:marTop w:val="0"/>
          <w:marBottom w:val="0"/>
          <w:divBdr>
            <w:top w:val="none" w:sz="0" w:space="0" w:color="auto"/>
            <w:left w:val="none" w:sz="0" w:space="0" w:color="auto"/>
            <w:bottom w:val="none" w:sz="0" w:space="0" w:color="auto"/>
            <w:right w:val="none" w:sz="0" w:space="0" w:color="auto"/>
          </w:divBdr>
        </w:div>
        <w:div w:id="131020711">
          <w:marLeft w:val="640"/>
          <w:marRight w:val="0"/>
          <w:marTop w:val="0"/>
          <w:marBottom w:val="0"/>
          <w:divBdr>
            <w:top w:val="none" w:sz="0" w:space="0" w:color="auto"/>
            <w:left w:val="none" w:sz="0" w:space="0" w:color="auto"/>
            <w:bottom w:val="none" w:sz="0" w:space="0" w:color="auto"/>
            <w:right w:val="none" w:sz="0" w:space="0" w:color="auto"/>
          </w:divBdr>
        </w:div>
        <w:div w:id="610744972">
          <w:marLeft w:val="640"/>
          <w:marRight w:val="0"/>
          <w:marTop w:val="0"/>
          <w:marBottom w:val="0"/>
          <w:divBdr>
            <w:top w:val="none" w:sz="0" w:space="0" w:color="auto"/>
            <w:left w:val="none" w:sz="0" w:space="0" w:color="auto"/>
            <w:bottom w:val="none" w:sz="0" w:space="0" w:color="auto"/>
            <w:right w:val="none" w:sz="0" w:space="0" w:color="auto"/>
          </w:divBdr>
        </w:div>
        <w:div w:id="953900389">
          <w:marLeft w:val="640"/>
          <w:marRight w:val="0"/>
          <w:marTop w:val="0"/>
          <w:marBottom w:val="0"/>
          <w:divBdr>
            <w:top w:val="none" w:sz="0" w:space="0" w:color="auto"/>
            <w:left w:val="none" w:sz="0" w:space="0" w:color="auto"/>
            <w:bottom w:val="none" w:sz="0" w:space="0" w:color="auto"/>
            <w:right w:val="none" w:sz="0" w:space="0" w:color="auto"/>
          </w:divBdr>
        </w:div>
        <w:div w:id="116409990">
          <w:marLeft w:val="640"/>
          <w:marRight w:val="0"/>
          <w:marTop w:val="0"/>
          <w:marBottom w:val="0"/>
          <w:divBdr>
            <w:top w:val="none" w:sz="0" w:space="0" w:color="auto"/>
            <w:left w:val="none" w:sz="0" w:space="0" w:color="auto"/>
            <w:bottom w:val="none" w:sz="0" w:space="0" w:color="auto"/>
            <w:right w:val="none" w:sz="0" w:space="0" w:color="auto"/>
          </w:divBdr>
        </w:div>
        <w:div w:id="276956714">
          <w:marLeft w:val="640"/>
          <w:marRight w:val="0"/>
          <w:marTop w:val="0"/>
          <w:marBottom w:val="0"/>
          <w:divBdr>
            <w:top w:val="none" w:sz="0" w:space="0" w:color="auto"/>
            <w:left w:val="none" w:sz="0" w:space="0" w:color="auto"/>
            <w:bottom w:val="none" w:sz="0" w:space="0" w:color="auto"/>
            <w:right w:val="none" w:sz="0" w:space="0" w:color="auto"/>
          </w:divBdr>
        </w:div>
        <w:div w:id="371196091">
          <w:marLeft w:val="640"/>
          <w:marRight w:val="0"/>
          <w:marTop w:val="0"/>
          <w:marBottom w:val="0"/>
          <w:divBdr>
            <w:top w:val="none" w:sz="0" w:space="0" w:color="auto"/>
            <w:left w:val="none" w:sz="0" w:space="0" w:color="auto"/>
            <w:bottom w:val="none" w:sz="0" w:space="0" w:color="auto"/>
            <w:right w:val="none" w:sz="0" w:space="0" w:color="auto"/>
          </w:divBdr>
        </w:div>
        <w:div w:id="481197827">
          <w:marLeft w:val="640"/>
          <w:marRight w:val="0"/>
          <w:marTop w:val="0"/>
          <w:marBottom w:val="0"/>
          <w:divBdr>
            <w:top w:val="none" w:sz="0" w:space="0" w:color="auto"/>
            <w:left w:val="none" w:sz="0" w:space="0" w:color="auto"/>
            <w:bottom w:val="none" w:sz="0" w:space="0" w:color="auto"/>
            <w:right w:val="none" w:sz="0" w:space="0" w:color="auto"/>
          </w:divBdr>
        </w:div>
        <w:div w:id="1391536110">
          <w:marLeft w:val="640"/>
          <w:marRight w:val="0"/>
          <w:marTop w:val="0"/>
          <w:marBottom w:val="0"/>
          <w:divBdr>
            <w:top w:val="none" w:sz="0" w:space="0" w:color="auto"/>
            <w:left w:val="none" w:sz="0" w:space="0" w:color="auto"/>
            <w:bottom w:val="none" w:sz="0" w:space="0" w:color="auto"/>
            <w:right w:val="none" w:sz="0" w:space="0" w:color="auto"/>
          </w:divBdr>
        </w:div>
        <w:div w:id="1780491189">
          <w:marLeft w:val="640"/>
          <w:marRight w:val="0"/>
          <w:marTop w:val="0"/>
          <w:marBottom w:val="0"/>
          <w:divBdr>
            <w:top w:val="none" w:sz="0" w:space="0" w:color="auto"/>
            <w:left w:val="none" w:sz="0" w:space="0" w:color="auto"/>
            <w:bottom w:val="none" w:sz="0" w:space="0" w:color="auto"/>
            <w:right w:val="none" w:sz="0" w:space="0" w:color="auto"/>
          </w:divBdr>
        </w:div>
        <w:div w:id="1802653453">
          <w:marLeft w:val="640"/>
          <w:marRight w:val="0"/>
          <w:marTop w:val="0"/>
          <w:marBottom w:val="0"/>
          <w:divBdr>
            <w:top w:val="none" w:sz="0" w:space="0" w:color="auto"/>
            <w:left w:val="none" w:sz="0" w:space="0" w:color="auto"/>
            <w:bottom w:val="none" w:sz="0" w:space="0" w:color="auto"/>
            <w:right w:val="none" w:sz="0" w:space="0" w:color="auto"/>
          </w:divBdr>
        </w:div>
        <w:div w:id="1278100963">
          <w:marLeft w:val="640"/>
          <w:marRight w:val="0"/>
          <w:marTop w:val="0"/>
          <w:marBottom w:val="0"/>
          <w:divBdr>
            <w:top w:val="none" w:sz="0" w:space="0" w:color="auto"/>
            <w:left w:val="none" w:sz="0" w:space="0" w:color="auto"/>
            <w:bottom w:val="none" w:sz="0" w:space="0" w:color="auto"/>
            <w:right w:val="none" w:sz="0" w:space="0" w:color="auto"/>
          </w:divBdr>
        </w:div>
        <w:div w:id="853349180">
          <w:marLeft w:val="640"/>
          <w:marRight w:val="0"/>
          <w:marTop w:val="0"/>
          <w:marBottom w:val="0"/>
          <w:divBdr>
            <w:top w:val="none" w:sz="0" w:space="0" w:color="auto"/>
            <w:left w:val="none" w:sz="0" w:space="0" w:color="auto"/>
            <w:bottom w:val="none" w:sz="0" w:space="0" w:color="auto"/>
            <w:right w:val="none" w:sz="0" w:space="0" w:color="auto"/>
          </w:divBdr>
        </w:div>
        <w:div w:id="84115400">
          <w:marLeft w:val="640"/>
          <w:marRight w:val="0"/>
          <w:marTop w:val="0"/>
          <w:marBottom w:val="0"/>
          <w:divBdr>
            <w:top w:val="none" w:sz="0" w:space="0" w:color="auto"/>
            <w:left w:val="none" w:sz="0" w:space="0" w:color="auto"/>
            <w:bottom w:val="none" w:sz="0" w:space="0" w:color="auto"/>
            <w:right w:val="none" w:sz="0" w:space="0" w:color="auto"/>
          </w:divBdr>
        </w:div>
        <w:div w:id="1000473770">
          <w:marLeft w:val="640"/>
          <w:marRight w:val="0"/>
          <w:marTop w:val="0"/>
          <w:marBottom w:val="0"/>
          <w:divBdr>
            <w:top w:val="none" w:sz="0" w:space="0" w:color="auto"/>
            <w:left w:val="none" w:sz="0" w:space="0" w:color="auto"/>
            <w:bottom w:val="none" w:sz="0" w:space="0" w:color="auto"/>
            <w:right w:val="none" w:sz="0" w:space="0" w:color="auto"/>
          </w:divBdr>
        </w:div>
        <w:div w:id="1847480123">
          <w:marLeft w:val="640"/>
          <w:marRight w:val="0"/>
          <w:marTop w:val="0"/>
          <w:marBottom w:val="0"/>
          <w:divBdr>
            <w:top w:val="none" w:sz="0" w:space="0" w:color="auto"/>
            <w:left w:val="none" w:sz="0" w:space="0" w:color="auto"/>
            <w:bottom w:val="none" w:sz="0" w:space="0" w:color="auto"/>
            <w:right w:val="none" w:sz="0" w:space="0" w:color="auto"/>
          </w:divBdr>
        </w:div>
        <w:div w:id="703989049">
          <w:marLeft w:val="640"/>
          <w:marRight w:val="0"/>
          <w:marTop w:val="0"/>
          <w:marBottom w:val="0"/>
          <w:divBdr>
            <w:top w:val="none" w:sz="0" w:space="0" w:color="auto"/>
            <w:left w:val="none" w:sz="0" w:space="0" w:color="auto"/>
            <w:bottom w:val="none" w:sz="0" w:space="0" w:color="auto"/>
            <w:right w:val="none" w:sz="0" w:space="0" w:color="auto"/>
          </w:divBdr>
        </w:div>
        <w:div w:id="1401249195">
          <w:marLeft w:val="640"/>
          <w:marRight w:val="0"/>
          <w:marTop w:val="0"/>
          <w:marBottom w:val="0"/>
          <w:divBdr>
            <w:top w:val="none" w:sz="0" w:space="0" w:color="auto"/>
            <w:left w:val="none" w:sz="0" w:space="0" w:color="auto"/>
            <w:bottom w:val="none" w:sz="0" w:space="0" w:color="auto"/>
            <w:right w:val="none" w:sz="0" w:space="0" w:color="auto"/>
          </w:divBdr>
        </w:div>
        <w:div w:id="2074886293">
          <w:marLeft w:val="640"/>
          <w:marRight w:val="0"/>
          <w:marTop w:val="0"/>
          <w:marBottom w:val="0"/>
          <w:divBdr>
            <w:top w:val="none" w:sz="0" w:space="0" w:color="auto"/>
            <w:left w:val="none" w:sz="0" w:space="0" w:color="auto"/>
            <w:bottom w:val="none" w:sz="0" w:space="0" w:color="auto"/>
            <w:right w:val="none" w:sz="0" w:space="0" w:color="auto"/>
          </w:divBdr>
        </w:div>
        <w:div w:id="770248873">
          <w:marLeft w:val="640"/>
          <w:marRight w:val="0"/>
          <w:marTop w:val="0"/>
          <w:marBottom w:val="0"/>
          <w:divBdr>
            <w:top w:val="none" w:sz="0" w:space="0" w:color="auto"/>
            <w:left w:val="none" w:sz="0" w:space="0" w:color="auto"/>
            <w:bottom w:val="none" w:sz="0" w:space="0" w:color="auto"/>
            <w:right w:val="none" w:sz="0" w:space="0" w:color="auto"/>
          </w:divBdr>
        </w:div>
        <w:div w:id="927541075">
          <w:marLeft w:val="640"/>
          <w:marRight w:val="0"/>
          <w:marTop w:val="0"/>
          <w:marBottom w:val="0"/>
          <w:divBdr>
            <w:top w:val="none" w:sz="0" w:space="0" w:color="auto"/>
            <w:left w:val="none" w:sz="0" w:space="0" w:color="auto"/>
            <w:bottom w:val="none" w:sz="0" w:space="0" w:color="auto"/>
            <w:right w:val="none" w:sz="0" w:space="0" w:color="auto"/>
          </w:divBdr>
        </w:div>
        <w:div w:id="998577718">
          <w:marLeft w:val="640"/>
          <w:marRight w:val="0"/>
          <w:marTop w:val="0"/>
          <w:marBottom w:val="0"/>
          <w:divBdr>
            <w:top w:val="none" w:sz="0" w:space="0" w:color="auto"/>
            <w:left w:val="none" w:sz="0" w:space="0" w:color="auto"/>
            <w:bottom w:val="none" w:sz="0" w:space="0" w:color="auto"/>
            <w:right w:val="none" w:sz="0" w:space="0" w:color="auto"/>
          </w:divBdr>
        </w:div>
        <w:div w:id="295574780">
          <w:marLeft w:val="640"/>
          <w:marRight w:val="0"/>
          <w:marTop w:val="0"/>
          <w:marBottom w:val="0"/>
          <w:divBdr>
            <w:top w:val="none" w:sz="0" w:space="0" w:color="auto"/>
            <w:left w:val="none" w:sz="0" w:space="0" w:color="auto"/>
            <w:bottom w:val="none" w:sz="0" w:space="0" w:color="auto"/>
            <w:right w:val="none" w:sz="0" w:space="0" w:color="auto"/>
          </w:divBdr>
        </w:div>
        <w:div w:id="2016951903">
          <w:marLeft w:val="640"/>
          <w:marRight w:val="0"/>
          <w:marTop w:val="0"/>
          <w:marBottom w:val="0"/>
          <w:divBdr>
            <w:top w:val="none" w:sz="0" w:space="0" w:color="auto"/>
            <w:left w:val="none" w:sz="0" w:space="0" w:color="auto"/>
            <w:bottom w:val="none" w:sz="0" w:space="0" w:color="auto"/>
            <w:right w:val="none" w:sz="0" w:space="0" w:color="auto"/>
          </w:divBdr>
        </w:div>
        <w:div w:id="1677269721">
          <w:marLeft w:val="640"/>
          <w:marRight w:val="0"/>
          <w:marTop w:val="0"/>
          <w:marBottom w:val="0"/>
          <w:divBdr>
            <w:top w:val="none" w:sz="0" w:space="0" w:color="auto"/>
            <w:left w:val="none" w:sz="0" w:space="0" w:color="auto"/>
            <w:bottom w:val="none" w:sz="0" w:space="0" w:color="auto"/>
            <w:right w:val="none" w:sz="0" w:space="0" w:color="auto"/>
          </w:divBdr>
        </w:div>
        <w:div w:id="119691497">
          <w:marLeft w:val="640"/>
          <w:marRight w:val="0"/>
          <w:marTop w:val="0"/>
          <w:marBottom w:val="0"/>
          <w:divBdr>
            <w:top w:val="none" w:sz="0" w:space="0" w:color="auto"/>
            <w:left w:val="none" w:sz="0" w:space="0" w:color="auto"/>
            <w:bottom w:val="none" w:sz="0" w:space="0" w:color="auto"/>
            <w:right w:val="none" w:sz="0" w:space="0" w:color="auto"/>
          </w:divBdr>
        </w:div>
        <w:div w:id="31730267">
          <w:marLeft w:val="640"/>
          <w:marRight w:val="0"/>
          <w:marTop w:val="0"/>
          <w:marBottom w:val="0"/>
          <w:divBdr>
            <w:top w:val="none" w:sz="0" w:space="0" w:color="auto"/>
            <w:left w:val="none" w:sz="0" w:space="0" w:color="auto"/>
            <w:bottom w:val="none" w:sz="0" w:space="0" w:color="auto"/>
            <w:right w:val="none" w:sz="0" w:space="0" w:color="auto"/>
          </w:divBdr>
        </w:div>
        <w:div w:id="38894510">
          <w:marLeft w:val="640"/>
          <w:marRight w:val="0"/>
          <w:marTop w:val="0"/>
          <w:marBottom w:val="0"/>
          <w:divBdr>
            <w:top w:val="none" w:sz="0" w:space="0" w:color="auto"/>
            <w:left w:val="none" w:sz="0" w:space="0" w:color="auto"/>
            <w:bottom w:val="none" w:sz="0" w:space="0" w:color="auto"/>
            <w:right w:val="none" w:sz="0" w:space="0" w:color="auto"/>
          </w:divBdr>
        </w:div>
        <w:div w:id="1964386868">
          <w:marLeft w:val="640"/>
          <w:marRight w:val="0"/>
          <w:marTop w:val="0"/>
          <w:marBottom w:val="0"/>
          <w:divBdr>
            <w:top w:val="none" w:sz="0" w:space="0" w:color="auto"/>
            <w:left w:val="none" w:sz="0" w:space="0" w:color="auto"/>
            <w:bottom w:val="none" w:sz="0" w:space="0" w:color="auto"/>
            <w:right w:val="none" w:sz="0" w:space="0" w:color="auto"/>
          </w:divBdr>
        </w:div>
        <w:div w:id="673923472">
          <w:marLeft w:val="640"/>
          <w:marRight w:val="0"/>
          <w:marTop w:val="0"/>
          <w:marBottom w:val="0"/>
          <w:divBdr>
            <w:top w:val="none" w:sz="0" w:space="0" w:color="auto"/>
            <w:left w:val="none" w:sz="0" w:space="0" w:color="auto"/>
            <w:bottom w:val="none" w:sz="0" w:space="0" w:color="auto"/>
            <w:right w:val="none" w:sz="0" w:space="0" w:color="auto"/>
          </w:divBdr>
        </w:div>
        <w:div w:id="1110929909">
          <w:marLeft w:val="640"/>
          <w:marRight w:val="0"/>
          <w:marTop w:val="0"/>
          <w:marBottom w:val="0"/>
          <w:divBdr>
            <w:top w:val="none" w:sz="0" w:space="0" w:color="auto"/>
            <w:left w:val="none" w:sz="0" w:space="0" w:color="auto"/>
            <w:bottom w:val="none" w:sz="0" w:space="0" w:color="auto"/>
            <w:right w:val="none" w:sz="0" w:space="0" w:color="auto"/>
          </w:divBdr>
        </w:div>
        <w:div w:id="1824656558">
          <w:marLeft w:val="640"/>
          <w:marRight w:val="0"/>
          <w:marTop w:val="0"/>
          <w:marBottom w:val="0"/>
          <w:divBdr>
            <w:top w:val="none" w:sz="0" w:space="0" w:color="auto"/>
            <w:left w:val="none" w:sz="0" w:space="0" w:color="auto"/>
            <w:bottom w:val="none" w:sz="0" w:space="0" w:color="auto"/>
            <w:right w:val="none" w:sz="0" w:space="0" w:color="auto"/>
          </w:divBdr>
        </w:div>
        <w:div w:id="165753003">
          <w:marLeft w:val="640"/>
          <w:marRight w:val="0"/>
          <w:marTop w:val="0"/>
          <w:marBottom w:val="0"/>
          <w:divBdr>
            <w:top w:val="none" w:sz="0" w:space="0" w:color="auto"/>
            <w:left w:val="none" w:sz="0" w:space="0" w:color="auto"/>
            <w:bottom w:val="none" w:sz="0" w:space="0" w:color="auto"/>
            <w:right w:val="none" w:sz="0" w:space="0" w:color="auto"/>
          </w:divBdr>
        </w:div>
        <w:div w:id="332487339">
          <w:marLeft w:val="640"/>
          <w:marRight w:val="0"/>
          <w:marTop w:val="0"/>
          <w:marBottom w:val="0"/>
          <w:divBdr>
            <w:top w:val="none" w:sz="0" w:space="0" w:color="auto"/>
            <w:left w:val="none" w:sz="0" w:space="0" w:color="auto"/>
            <w:bottom w:val="none" w:sz="0" w:space="0" w:color="auto"/>
            <w:right w:val="none" w:sz="0" w:space="0" w:color="auto"/>
          </w:divBdr>
        </w:div>
        <w:div w:id="30226284">
          <w:marLeft w:val="640"/>
          <w:marRight w:val="0"/>
          <w:marTop w:val="0"/>
          <w:marBottom w:val="0"/>
          <w:divBdr>
            <w:top w:val="none" w:sz="0" w:space="0" w:color="auto"/>
            <w:left w:val="none" w:sz="0" w:space="0" w:color="auto"/>
            <w:bottom w:val="none" w:sz="0" w:space="0" w:color="auto"/>
            <w:right w:val="none" w:sz="0" w:space="0" w:color="auto"/>
          </w:divBdr>
        </w:div>
        <w:div w:id="886455235">
          <w:marLeft w:val="640"/>
          <w:marRight w:val="0"/>
          <w:marTop w:val="0"/>
          <w:marBottom w:val="0"/>
          <w:divBdr>
            <w:top w:val="none" w:sz="0" w:space="0" w:color="auto"/>
            <w:left w:val="none" w:sz="0" w:space="0" w:color="auto"/>
            <w:bottom w:val="none" w:sz="0" w:space="0" w:color="auto"/>
            <w:right w:val="none" w:sz="0" w:space="0" w:color="auto"/>
          </w:divBdr>
        </w:div>
        <w:div w:id="1080907770">
          <w:marLeft w:val="640"/>
          <w:marRight w:val="0"/>
          <w:marTop w:val="0"/>
          <w:marBottom w:val="0"/>
          <w:divBdr>
            <w:top w:val="none" w:sz="0" w:space="0" w:color="auto"/>
            <w:left w:val="none" w:sz="0" w:space="0" w:color="auto"/>
            <w:bottom w:val="none" w:sz="0" w:space="0" w:color="auto"/>
            <w:right w:val="none" w:sz="0" w:space="0" w:color="auto"/>
          </w:divBdr>
        </w:div>
        <w:div w:id="637953600">
          <w:marLeft w:val="640"/>
          <w:marRight w:val="0"/>
          <w:marTop w:val="0"/>
          <w:marBottom w:val="0"/>
          <w:divBdr>
            <w:top w:val="none" w:sz="0" w:space="0" w:color="auto"/>
            <w:left w:val="none" w:sz="0" w:space="0" w:color="auto"/>
            <w:bottom w:val="none" w:sz="0" w:space="0" w:color="auto"/>
            <w:right w:val="none" w:sz="0" w:space="0" w:color="auto"/>
          </w:divBdr>
        </w:div>
        <w:div w:id="996348322">
          <w:marLeft w:val="640"/>
          <w:marRight w:val="0"/>
          <w:marTop w:val="0"/>
          <w:marBottom w:val="0"/>
          <w:divBdr>
            <w:top w:val="none" w:sz="0" w:space="0" w:color="auto"/>
            <w:left w:val="none" w:sz="0" w:space="0" w:color="auto"/>
            <w:bottom w:val="none" w:sz="0" w:space="0" w:color="auto"/>
            <w:right w:val="none" w:sz="0" w:space="0" w:color="auto"/>
          </w:divBdr>
        </w:div>
        <w:div w:id="287125691">
          <w:marLeft w:val="640"/>
          <w:marRight w:val="0"/>
          <w:marTop w:val="0"/>
          <w:marBottom w:val="0"/>
          <w:divBdr>
            <w:top w:val="none" w:sz="0" w:space="0" w:color="auto"/>
            <w:left w:val="none" w:sz="0" w:space="0" w:color="auto"/>
            <w:bottom w:val="none" w:sz="0" w:space="0" w:color="auto"/>
            <w:right w:val="none" w:sz="0" w:space="0" w:color="auto"/>
          </w:divBdr>
        </w:div>
        <w:div w:id="348072638">
          <w:marLeft w:val="640"/>
          <w:marRight w:val="0"/>
          <w:marTop w:val="0"/>
          <w:marBottom w:val="0"/>
          <w:divBdr>
            <w:top w:val="none" w:sz="0" w:space="0" w:color="auto"/>
            <w:left w:val="none" w:sz="0" w:space="0" w:color="auto"/>
            <w:bottom w:val="none" w:sz="0" w:space="0" w:color="auto"/>
            <w:right w:val="none" w:sz="0" w:space="0" w:color="auto"/>
          </w:divBdr>
        </w:div>
        <w:div w:id="1032851715">
          <w:marLeft w:val="640"/>
          <w:marRight w:val="0"/>
          <w:marTop w:val="0"/>
          <w:marBottom w:val="0"/>
          <w:divBdr>
            <w:top w:val="none" w:sz="0" w:space="0" w:color="auto"/>
            <w:left w:val="none" w:sz="0" w:space="0" w:color="auto"/>
            <w:bottom w:val="none" w:sz="0" w:space="0" w:color="auto"/>
            <w:right w:val="none" w:sz="0" w:space="0" w:color="auto"/>
          </w:divBdr>
        </w:div>
        <w:div w:id="548037040">
          <w:marLeft w:val="640"/>
          <w:marRight w:val="0"/>
          <w:marTop w:val="0"/>
          <w:marBottom w:val="0"/>
          <w:divBdr>
            <w:top w:val="none" w:sz="0" w:space="0" w:color="auto"/>
            <w:left w:val="none" w:sz="0" w:space="0" w:color="auto"/>
            <w:bottom w:val="none" w:sz="0" w:space="0" w:color="auto"/>
            <w:right w:val="none" w:sz="0" w:space="0" w:color="auto"/>
          </w:divBdr>
        </w:div>
        <w:div w:id="788084460">
          <w:marLeft w:val="640"/>
          <w:marRight w:val="0"/>
          <w:marTop w:val="0"/>
          <w:marBottom w:val="0"/>
          <w:divBdr>
            <w:top w:val="none" w:sz="0" w:space="0" w:color="auto"/>
            <w:left w:val="none" w:sz="0" w:space="0" w:color="auto"/>
            <w:bottom w:val="none" w:sz="0" w:space="0" w:color="auto"/>
            <w:right w:val="none" w:sz="0" w:space="0" w:color="auto"/>
          </w:divBdr>
        </w:div>
        <w:div w:id="621418439">
          <w:marLeft w:val="640"/>
          <w:marRight w:val="0"/>
          <w:marTop w:val="0"/>
          <w:marBottom w:val="0"/>
          <w:divBdr>
            <w:top w:val="none" w:sz="0" w:space="0" w:color="auto"/>
            <w:left w:val="none" w:sz="0" w:space="0" w:color="auto"/>
            <w:bottom w:val="none" w:sz="0" w:space="0" w:color="auto"/>
            <w:right w:val="none" w:sz="0" w:space="0" w:color="auto"/>
          </w:divBdr>
        </w:div>
        <w:div w:id="1076516902">
          <w:marLeft w:val="640"/>
          <w:marRight w:val="0"/>
          <w:marTop w:val="0"/>
          <w:marBottom w:val="0"/>
          <w:divBdr>
            <w:top w:val="none" w:sz="0" w:space="0" w:color="auto"/>
            <w:left w:val="none" w:sz="0" w:space="0" w:color="auto"/>
            <w:bottom w:val="none" w:sz="0" w:space="0" w:color="auto"/>
            <w:right w:val="none" w:sz="0" w:space="0" w:color="auto"/>
          </w:divBdr>
        </w:div>
        <w:div w:id="1303000031">
          <w:marLeft w:val="640"/>
          <w:marRight w:val="0"/>
          <w:marTop w:val="0"/>
          <w:marBottom w:val="0"/>
          <w:divBdr>
            <w:top w:val="none" w:sz="0" w:space="0" w:color="auto"/>
            <w:left w:val="none" w:sz="0" w:space="0" w:color="auto"/>
            <w:bottom w:val="none" w:sz="0" w:space="0" w:color="auto"/>
            <w:right w:val="none" w:sz="0" w:space="0" w:color="auto"/>
          </w:divBdr>
        </w:div>
        <w:div w:id="319505572">
          <w:marLeft w:val="640"/>
          <w:marRight w:val="0"/>
          <w:marTop w:val="0"/>
          <w:marBottom w:val="0"/>
          <w:divBdr>
            <w:top w:val="none" w:sz="0" w:space="0" w:color="auto"/>
            <w:left w:val="none" w:sz="0" w:space="0" w:color="auto"/>
            <w:bottom w:val="none" w:sz="0" w:space="0" w:color="auto"/>
            <w:right w:val="none" w:sz="0" w:space="0" w:color="auto"/>
          </w:divBdr>
        </w:div>
        <w:div w:id="1624119688">
          <w:marLeft w:val="640"/>
          <w:marRight w:val="0"/>
          <w:marTop w:val="0"/>
          <w:marBottom w:val="0"/>
          <w:divBdr>
            <w:top w:val="none" w:sz="0" w:space="0" w:color="auto"/>
            <w:left w:val="none" w:sz="0" w:space="0" w:color="auto"/>
            <w:bottom w:val="none" w:sz="0" w:space="0" w:color="auto"/>
            <w:right w:val="none" w:sz="0" w:space="0" w:color="auto"/>
          </w:divBdr>
        </w:div>
        <w:div w:id="76829168">
          <w:marLeft w:val="640"/>
          <w:marRight w:val="0"/>
          <w:marTop w:val="0"/>
          <w:marBottom w:val="0"/>
          <w:divBdr>
            <w:top w:val="none" w:sz="0" w:space="0" w:color="auto"/>
            <w:left w:val="none" w:sz="0" w:space="0" w:color="auto"/>
            <w:bottom w:val="none" w:sz="0" w:space="0" w:color="auto"/>
            <w:right w:val="none" w:sz="0" w:space="0" w:color="auto"/>
          </w:divBdr>
        </w:div>
        <w:div w:id="2066559531">
          <w:marLeft w:val="640"/>
          <w:marRight w:val="0"/>
          <w:marTop w:val="0"/>
          <w:marBottom w:val="0"/>
          <w:divBdr>
            <w:top w:val="none" w:sz="0" w:space="0" w:color="auto"/>
            <w:left w:val="none" w:sz="0" w:space="0" w:color="auto"/>
            <w:bottom w:val="none" w:sz="0" w:space="0" w:color="auto"/>
            <w:right w:val="none" w:sz="0" w:space="0" w:color="auto"/>
          </w:divBdr>
        </w:div>
        <w:div w:id="1009717429">
          <w:marLeft w:val="640"/>
          <w:marRight w:val="0"/>
          <w:marTop w:val="0"/>
          <w:marBottom w:val="0"/>
          <w:divBdr>
            <w:top w:val="none" w:sz="0" w:space="0" w:color="auto"/>
            <w:left w:val="none" w:sz="0" w:space="0" w:color="auto"/>
            <w:bottom w:val="none" w:sz="0" w:space="0" w:color="auto"/>
            <w:right w:val="none" w:sz="0" w:space="0" w:color="auto"/>
          </w:divBdr>
        </w:div>
        <w:div w:id="8959160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5971936">
      <w:bodyDiv w:val="1"/>
      <w:marLeft w:val="0"/>
      <w:marRight w:val="0"/>
      <w:marTop w:val="0"/>
      <w:marBottom w:val="0"/>
      <w:divBdr>
        <w:top w:val="none" w:sz="0" w:space="0" w:color="auto"/>
        <w:left w:val="none" w:sz="0" w:space="0" w:color="auto"/>
        <w:bottom w:val="none" w:sz="0" w:space="0" w:color="auto"/>
        <w:right w:val="none" w:sz="0" w:space="0" w:color="auto"/>
      </w:divBdr>
      <w:divsChild>
        <w:div w:id="448203652">
          <w:marLeft w:val="640"/>
          <w:marRight w:val="0"/>
          <w:marTop w:val="0"/>
          <w:marBottom w:val="0"/>
          <w:divBdr>
            <w:top w:val="none" w:sz="0" w:space="0" w:color="auto"/>
            <w:left w:val="none" w:sz="0" w:space="0" w:color="auto"/>
            <w:bottom w:val="none" w:sz="0" w:space="0" w:color="auto"/>
            <w:right w:val="none" w:sz="0" w:space="0" w:color="auto"/>
          </w:divBdr>
        </w:div>
        <w:div w:id="1644850782">
          <w:marLeft w:val="640"/>
          <w:marRight w:val="0"/>
          <w:marTop w:val="0"/>
          <w:marBottom w:val="0"/>
          <w:divBdr>
            <w:top w:val="none" w:sz="0" w:space="0" w:color="auto"/>
            <w:left w:val="none" w:sz="0" w:space="0" w:color="auto"/>
            <w:bottom w:val="none" w:sz="0" w:space="0" w:color="auto"/>
            <w:right w:val="none" w:sz="0" w:space="0" w:color="auto"/>
          </w:divBdr>
        </w:div>
        <w:div w:id="647131185">
          <w:marLeft w:val="640"/>
          <w:marRight w:val="0"/>
          <w:marTop w:val="0"/>
          <w:marBottom w:val="0"/>
          <w:divBdr>
            <w:top w:val="none" w:sz="0" w:space="0" w:color="auto"/>
            <w:left w:val="none" w:sz="0" w:space="0" w:color="auto"/>
            <w:bottom w:val="none" w:sz="0" w:space="0" w:color="auto"/>
            <w:right w:val="none" w:sz="0" w:space="0" w:color="auto"/>
          </w:divBdr>
        </w:div>
        <w:div w:id="606697528">
          <w:marLeft w:val="640"/>
          <w:marRight w:val="0"/>
          <w:marTop w:val="0"/>
          <w:marBottom w:val="0"/>
          <w:divBdr>
            <w:top w:val="none" w:sz="0" w:space="0" w:color="auto"/>
            <w:left w:val="none" w:sz="0" w:space="0" w:color="auto"/>
            <w:bottom w:val="none" w:sz="0" w:space="0" w:color="auto"/>
            <w:right w:val="none" w:sz="0" w:space="0" w:color="auto"/>
          </w:divBdr>
        </w:div>
        <w:div w:id="487399673">
          <w:marLeft w:val="640"/>
          <w:marRight w:val="0"/>
          <w:marTop w:val="0"/>
          <w:marBottom w:val="0"/>
          <w:divBdr>
            <w:top w:val="none" w:sz="0" w:space="0" w:color="auto"/>
            <w:left w:val="none" w:sz="0" w:space="0" w:color="auto"/>
            <w:bottom w:val="none" w:sz="0" w:space="0" w:color="auto"/>
            <w:right w:val="none" w:sz="0" w:space="0" w:color="auto"/>
          </w:divBdr>
        </w:div>
        <w:div w:id="217715506">
          <w:marLeft w:val="640"/>
          <w:marRight w:val="0"/>
          <w:marTop w:val="0"/>
          <w:marBottom w:val="0"/>
          <w:divBdr>
            <w:top w:val="none" w:sz="0" w:space="0" w:color="auto"/>
            <w:left w:val="none" w:sz="0" w:space="0" w:color="auto"/>
            <w:bottom w:val="none" w:sz="0" w:space="0" w:color="auto"/>
            <w:right w:val="none" w:sz="0" w:space="0" w:color="auto"/>
          </w:divBdr>
        </w:div>
        <w:div w:id="1883590644">
          <w:marLeft w:val="640"/>
          <w:marRight w:val="0"/>
          <w:marTop w:val="0"/>
          <w:marBottom w:val="0"/>
          <w:divBdr>
            <w:top w:val="none" w:sz="0" w:space="0" w:color="auto"/>
            <w:left w:val="none" w:sz="0" w:space="0" w:color="auto"/>
            <w:bottom w:val="none" w:sz="0" w:space="0" w:color="auto"/>
            <w:right w:val="none" w:sz="0" w:space="0" w:color="auto"/>
          </w:divBdr>
        </w:div>
        <w:div w:id="1870799839">
          <w:marLeft w:val="640"/>
          <w:marRight w:val="0"/>
          <w:marTop w:val="0"/>
          <w:marBottom w:val="0"/>
          <w:divBdr>
            <w:top w:val="none" w:sz="0" w:space="0" w:color="auto"/>
            <w:left w:val="none" w:sz="0" w:space="0" w:color="auto"/>
            <w:bottom w:val="none" w:sz="0" w:space="0" w:color="auto"/>
            <w:right w:val="none" w:sz="0" w:space="0" w:color="auto"/>
          </w:divBdr>
        </w:div>
        <w:div w:id="745690364">
          <w:marLeft w:val="640"/>
          <w:marRight w:val="0"/>
          <w:marTop w:val="0"/>
          <w:marBottom w:val="0"/>
          <w:divBdr>
            <w:top w:val="none" w:sz="0" w:space="0" w:color="auto"/>
            <w:left w:val="none" w:sz="0" w:space="0" w:color="auto"/>
            <w:bottom w:val="none" w:sz="0" w:space="0" w:color="auto"/>
            <w:right w:val="none" w:sz="0" w:space="0" w:color="auto"/>
          </w:divBdr>
        </w:div>
        <w:div w:id="1444307084">
          <w:marLeft w:val="640"/>
          <w:marRight w:val="0"/>
          <w:marTop w:val="0"/>
          <w:marBottom w:val="0"/>
          <w:divBdr>
            <w:top w:val="none" w:sz="0" w:space="0" w:color="auto"/>
            <w:left w:val="none" w:sz="0" w:space="0" w:color="auto"/>
            <w:bottom w:val="none" w:sz="0" w:space="0" w:color="auto"/>
            <w:right w:val="none" w:sz="0" w:space="0" w:color="auto"/>
          </w:divBdr>
        </w:div>
        <w:div w:id="183829884">
          <w:marLeft w:val="640"/>
          <w:marRight w:val="0"/>
          <w:marTop w:val="0"/>
          <w:marBottom w:val="0"/>
          <w:divBdr>
            <w:top w:val="none" w:sz="0" w:space="0" w:color="auto"/>
            <w:left w:val="none" w:sz="0" w:space="0" w:color="auto"/>
            <w:bottom w:val="none" w:sz="0" w:space="0" w:color="auto"/>
            <w:right w:val="none" w:sz="0" w:space="0" w:color="auto"/>
          </w:divBdr>
        </w:div>
        <w:div w:id="1629122261">
          <w:marLeft w:val="640"/>
          <w:marRight w:val="0"/>
          <w:marTop w:val="0"/>
          <w:marBottom w:val="0"/>
          <w:divBdr>
            <w:top w:val="none" w:sz="0" w:space="0" w:color="auto"/>
            <w:left w:val="none" w:sz="0" w:space="0" w:color="auto"/>
            <w:bottom w:val="none" w:sz="0" w:space="0" w:color="auto"/>
            <w:right w:val="none" w:sz="0" w:space="0" w:color="auto"/>
          </w:divBdr>
        </w:div>
        <w:div w:id="436171675">
          <w:marLeft w:val="640"/>
          <w:marRight w:val="0"/>
          <w:marTop w:val="0"/>
          <w:marBottom w:val="0"/>
          <w:divBdr>
            <w:top w:val="none" w:sz="0" w:space="0" w:color="auto"/>
            <w:left w:val="none" w:sz="0" w:space="0" w:color="auto"/>
            <w:bottom w:val="none" w:sz="0" w:space="0" w:color="auto"/>
            <w:right w:val="none" w:sz="0" w:space="0" w:color="auto"/>
          </w:divBdr>
        </w:div>
        <w:div w:id="780418216">
          <w:marLeft w:val="640"/>
          <w:marRight w:val="0"/>
          <w:marTop w:val="0"/>
          <w:marBottom w:val="0"/>
          <w:divBdr>
            <w:top w:val="none" w:sz="0" w:space="0" w:color="auto"/>
            <w:left w:val="none" w:sz="0" w:space="0" w:color="auto"/>
            <w:bottom w:val="none" w:sz="0" w:space="0" w:color="auto"/>
            <w:right w:val="none" w:sz="0" w:space="0" w:color="auto"/>
          </w:divBdr>
        </w:div>
        <w:div w:id="470903302">
          <w:marLeft w:val="640"/>
          <w:marRight w:val="0"/>
          <w:marTop w:val="0"/>
          <w:marBottom w:val="0"/>
          <w:divBdr>
            <w:top w:val="none" w:sz="0" w:space="0" w:color="auto"/>
            <w:left w:val="none" w:sz="0" w:space="0" w:color="auto"/>
            <w:bottom w:val="none" w:sz="0" w:space="0" w:color="auto"/>
            <w:right w:val="none" w:sz="0" w:space="0" w:color="auto"/>
          </w:divBdr>
        </w:div>
        <w:div w:id="554702167">
          <w:marLeft w:val="640"/>
          <w:marRight w:val="0"/>
          <w:marTop w:val="0"/>
          <w:marBottom w:val="0"/>
          <w:divBdr>
            <w:top w:val="none" w:sz="0" w:space="0" w:color="auto"/>
            <w:left w:val="none" w:sz="0" w:space="0" w:color="auto"/>
            <w:bottom w:val="none" w:sz="0" w:space="0" w:color="auto"/>
            <w:right w:val="none" w:sz="0" w:space="0" w:color="auto"/>
          </w:divBdr>
        </w:div>
        <w:div w:id="1172068504">
          <w:marLeft w:val="640"/>
          <w:marRight w:val="0"/>
          <w:marTop w:val="0"/>
          <w:marBottom w:val="0"/>
          <w:divBdr>
            <w:top w:val="none" w:sz="0" w:space="0" w:color="auto"/>
            <w:left w:val="none" w:sz="0" w:space="0" w:color="auto"/>
            <w:bottom w:val="none" w:sz="0" w:space="0" w:color="auto"/>
            <w:right w:val="none" w:sz="0" w:space="0" w:color="auto"/>
          </w:divBdr>
        </w:div>
        <w:div w:id="1590772710">
          <w:marLeft w:val="640"/>
          <w:marRight w:val="0"/>
          <w:marTop w:val="0"/>
          <w:marBottom w:val="0"/>
          <w:divBdr>
            <w:top w:val="none" w:sz="0" w:space="0" w:color="auto"/>
            <w:left w:val="none" w:sz="0" w:space="0" w:color="auto"/>
            <w:bottom w:val="none" w:sz="0" w:space="0" w:color="auto"/>
            <w:right w:val="none" w:sz="0" w:space="0" w:color="auto"/>
          </w:divBdr>
        </w:div>
        <w:div w:id="1596862829">
          <w:marLeft w:val="640"/>
          <w:marRight w:val="0"/>
          <w:marTop w:val="0"/>
          <w:marBottom w:val="0"/>
          <w:divBdr>
            <w:top w:val="none" w:sz="0" w:space="0" w:color="auto"/>
            <w:left w:val="none" w:sz="0" w:space="0" w:color="auto"/>
            <w:bottom w:val="none" w:sz="0" w:space="0" w:color="auto"/>
            <w:right w:val="none" w:sz="0" w:space="0" w:color="auto"/>
          </w:divBdr>
        </w:div>
        <w:div w:id="1240100177">
          <w:marLeft w:val="640"/>
          <w:marRight w:val="0"/>
          <w:marTop w:val="0"/>
          <w:marBottom w:val="0"/>
          <w:divBdr>
            <w:top w:val="none" w:sz="0" w:space="0" w:color="auto"/>
            <w:left w:val="none" w:sz="0" w:space="0" w:color="auto"/>
            <w:bottom w:val="none" w:sz="0" w:space="0" w:color="auto"/>
            <w:right w:val="none" w:sz="0" w:space="0" w:color="auto"/>
          </w:divBdr>
        </w:div>
        <w:div w:id="1565065369">
          <w:marLeft w:val="640"/>
          <w:marRight w:val="0"/>
          <w:marTop w:val="0"/>
          <w:marBottom w:val="0"/>
          <w:divBdr>
            <w:top w:val="none" w:sz="0" w:space="0" w:color="auto"/>
            <w:left w:val="none" w:sz="0" w:space="0" w:color="auto"/>
            <w:bottom w:val="none" w:sz="0" w:space="0" w:color="auto"/>
            <w:right w:val="none" w:sz="0" w:space="0" w:color="auto"/>
          </w:divBdr>
        </w:div>
        <w:div w:id="2100834956">
          <w:marLeft w:val="640"/>
          <w:marRight w:val="0"/>
          <w:marTop w:val="0"/>
          <w:marBottom w:val="0"/>
          <w:divBdr>
            <w:top w:val="none" w:sz="0" w:space="0" w:color="auto"/>
            <w:left w:val="none" w:sz="0" w:space="0" w:color="auto"/>
            <w:bottom w:val="none" w:sz="0" w:space="0" w:color="auto"/>
            <w:right w:val="none" w:sz="0" w:space="0" w:color="auto"/>
          </w:divBdr>
        </w:div>
        <w:div w:id="917786455">
          <w:marLeft w:val="640"/>
          <w:marRight w:val="0"/>
          <w:marTop w:val="0"/>
          <w:marBottom w:val="0"/>
          <w:divBdr>
            <w:top w:val="none" w:sz="0" w:space="0" w:color="auto"/>
            <w:left w:val="none" w:sz="0" w:space="0" w:color="auto"/>
            <w:bottom w:val="none" w:sz="0" w:space="0" w:color="auto"/>
            <w:right w:val="none" w:sz="0" w:space="0" w:color="auto"/>
          </w:divBdr>
        </w:div>
        <w:div w:id="1460101966">
          <w:marLeft w:val="640"/>
          <w:marRight w:val="0"/>
          <w:marTop w:val="0"/>
          <w:marBottom w:val="0"/>
          <w:divBdr>
            <w:top w:val="none" w:sz="0" w:space="0" w:color="auto"/>
            <w:left w:val="none" w:sz="0" w:space="0" w:color="auto"/>
            <w:bottom w:val="none" w:sz="0" w:space="0" w:color="auto"/>
            <w:right w:val="none" w:sz="0" w:space="0" w:color="auto"/>
          </w:divBdr>
        </w:div>
        <w:div w:id="1291597092">
          <w:marLeft w:val="640"/>
          <w:marRight w:val="0"/>
          <w:marTop w:val="0"/>
          <w:marBottom w:val="0"/>
          <w:divBdr>
            <w:top w:val="none" w:sz="0" w:space="0" w:color="auto"/>
            <w:left w:val="none" w:sz="0" w:space="0" w:color="auto"/>
            <w:bottom w:val="none" w:sz="0" w:space="0" w:color="auto"/>
            <w:right w:val="none" w:sz="0" w:space="0" w:color="auto"/>
          </w:divBdr>
        </w:div>
        <w:div w:id="1320231660">
          <w:marLeft w:val="640"/>
          <w:marRight w:val="0"/>
          <w:marTop w:val="0"/>
          <w:marBottom w:val="0"/>
          <w:divBdr>
            <w:top w:val="none" w:sz="0" w:space="0" w:color="auto"/>
            <w:left w:val="none" w:sz="0" w:space="0" w:color="auto"/>
            <w:bottom w:val="none" w:sz="0" w:space="0" w:color="auto"/>
            <w:right w:val="none" w:sz="0" w:space="0" w:color="auto"/>
          </w:divBdr>
        </w:div>
        <w:div w:id="1225986757">
          <w:marLeft w:val="640"/>
          <w:marRight w:val="0"/>
          <w:marTop w:val="0"/>
          <w:marBottom w:val="0"/>
          <w:divBdr>
            <w:top w:val="none" w:sz="0" w:space="0" w:color="auto"/>
            <w:left w:val="none" w:sz="0" w:space="0" w:color="auto"/>
            <w:bottom w:val="none" w:sz="0" w:space="0" w:color="auto"/>
            <w:right w:val="none" w:sz="0" w:space="0" w:color="auto"/>
          </w:divBdr>
        </w:div>
        <w:div w:id="570625880">
          <w:marLeft w:val="640"/>
          <w:marRight w:val="0"/>
          <w:marTop w:val="0"/>
          <w:marBottom w:val="0"/>
          <w:divBdr>
            <w:top w:val="none" w:sz="0" w:space="0" w:color="auto"/>
            <w:left w:val="none" w:sz="0" w:space="0" w:color="auto"/>
            <w:bottom w:val="none" w:sz="0" w:space="0" w:color="auto"/>
            <w:right w:val="none" w:sz="0" w:space="0" w:color="auto"/>
          </w:divBdr>
        </w:div>
        <w:div w:id="697321207">
          <w:marLeft w:val="640"/>
          <w:marRight w:val="0"/>
          <w:marTop w:val="0"/>
          <w:marBottom w:val="0"/>
          <w:divBdr>
            <w:top w:val="none" w:sz="0" w:space="0" w:color="auto"/>
            <w:left w:val="none" w:sz="0" w:space="0" w:color="auto"/>
            <w:bottom w:val="none" w:sz="0" w:space="0" w:color="auto"/>
            <w:right w:val="none" w:sz="0" w:space="0" w:color="auto"/>
          </w:divBdr>
        </w:div>
        <w:div w:id="454912730">
          <w:marLeft w:val="640"/>
          <w:marRight w:val="0"/>
          <w:marTop w:val="0"/>
          <w:marBottom w:val="0"/>
          <w:divBdr>
            <w:top w:val="none" w:sz="0" w:space="0" w:color="auto"/>
            <w:left w:val="none" w:sz="0" w:space="0" w:color="auto"/>
            <w:bottom w:val="none" w:sz="0" w:space="0" w:color="auto"/>
            <w:right w:val="none" w:sz="0" w:space="0" w:color="auto"/>
          </w:divBdr>
        </w:div>
        <w:div w:id="1131284160">
          <w:marLeft w:val="640"/>
          <w:marRight w:val="0"/>
          <w:marTop w:val="0"/>
          <w:marBottom w:val="0"/>
          <w:divBdr>
            <w:top w:val="none" w:sz="0" w:space="0" w:color="auto"/>
            <w:left w:val="none" w:sz="0" w:space="0" w:color="auto"/>
            <w:bottom w:val="none" w:sz="0" w:space="0" w:color="auto"/>
            <w:right w:val="none" w:sz="0" w:space="0" w:color="auto"/>
          </w:divBdr>
        </w:div>
        <w:div w:id="1850291521">
          <w:marLeft w:val="640"/>
          <w:marRight w:val="0"/>
          <w:marTop w:val="0"/>
          <w:marBottom w:val="0"/>
          <w:divBdr>
            <w:top w:val="none" w:sz="0" w:space="0" w:color="auto"/>
            <w:left w:val="none" w:sz="0" w:space="0" w:color="auto"/>
            <w:bottom w:val="none" w:sz="0" w:space="0" w:color="auto"/>
            <w:right w:val="none" w:sz="0" w:space="0" w:color="auto"/>
          </w:divBdr>
        </w:div>
        <w:div w:id="493375221">
          <w:marLeft w:val="640"/>
          <w:marRight w:val="0"/>
          <w:marTop w:val="0"/>
          <w:marBottom w:val="0"/>
          <w:divBdr>
            <w:top w:val="none" w:sz="0" w:space="0" w:color="auto"/>
            <w:left w:val="none" w:sz="0" w:space="0" w:color="auto"/>
            <w:bottom w:val="none" w:sz="0" w:space="0" w:color="auto"/>
            <w:right w:val="none" w:sz="0" w:space="0" w:color="auto"/>
          </w:divBdr>
        </w:div>
        <w:div w:id="935165877">
          <w:marLeft w:val="640"/>
          <w:marRight w:val="0"/>
          <w:marTop w:val="0"/>
          <w:marBottom w:val="0"/>
          <w:divBdr>
            <w:top w:val="none" w:sz="0" w:space="0" w:color="auto"/>
            <w:left w:val="none" w:sz="0" w:space="0" w:color="auto"/>
            <w:bottom w:val="none" w:sz="0" w:space="0" w:color="auto"/>
            <w:right w:val="none" w:sz="0" w:space="0" w:color="auto"/>
          </w:divBdr>
        </w:div>
        <w:div w:id="2028747352">
          <w:marLeft w:val="640"/>
          <w:marRight w:val="0"/>
          <w:marTop w:val="0"/>
          <w:marBottom w:val="0"/>
          <w:divBdr>
            <w:top w:val="none" w:sz="0" w:space="0" w:color="auto"/>
            <w:left w:val="none" w:sz="0" w:space="0" w:color="auto"/>
            <w:bottom w:val="none" w:sz="0" w:space="0" w:color="auto"/>
            <w:right w:val="none" w:sz="0" w:space="0" w:color="auto"/>
          </w:divBdr>
        </w:div>
        <w:div w:id="1325006866">
          <w:marLeft w:val="640"/>
          <w:marRight w:val="0"/>
          <w:marTop w:val="0"/>
          <w:marBottom w:val="0"/>
          <w:divBdr>
            <w:top w:val="none" w:sz="0" w:space="0" w:color="auto"/>
            <w:left w:val="none" w:sz="0" w:space="0" w:color="auto"/>
            <w:bottom w:val="none" w:sz="0" w:space="0" w:color="auto"/>
            <w:right w:val="none" w:sz="0" w:space="0" w:color="auto"/>
          </w:divBdr>
        </w:div>
        <w:div w:id="804468292">
          <w:marLeft w:val="640"/>
          <w:marRight w:val="0"/>
          <w:marTop w:val="0"/>
          <w:marBottom w:val="0"/>
          <w:divBdr>
            <w:top w:val="none" w:sz="0" w:space="0" w:color="auto"/>
            <w:left w:val="none" w:sz="0" w:space="0" w:color="auto"/>
            <w:bottom w:val="none" w:sz="0" w:space="0" w:color="auto"/>
            <w:right w:val="none" w:sz="0" w:space="0" w:color="auto"/>
          </w:divBdr>
        </w:div>
        <w:div w:id="1528641823">
          <w:marLeft w:val="640"/>
          <w:marRight w:val="0"/>
          <w:marTop w:val="0"/>
          <w:marBottom w:val="0"/>
          <w:divBdr>
            <w:top w:val="none" w:sz="0" w:space="0" w:color="auto"/>
            <w:left w:val="none" w:sz="0" w:space="0" w:color="auto"/>
            <w:bottom w:val="none" w:sz="0" w:space="0" w:color="auto"/>
            <w:right w:val="none" w:sz="0" w:space="0" w:color="auto"/>
          </w:divBdr>
        </w:div>
        <w:div w:id="1768428860">
          <w:marLeft w:val="640"/>
          <w:marRight w:val="0"/>
          <w:marTop w:val="0"/>
          <w:marBottom w:val="0"/>
          <w:divBdr>
            <w:top w:val="none" w:sz="0" w:space="0" w:color="auto"/>
            <w:left w:val="none" w:sz="0" w:space="0" w:color="auto"/>
            <w:bottom w:val="none" w:sz="0" w:space="0" w:color="auto"/>
            <w:right w:val="none" w:sz="0" w:space="0" w:color="auto"/>
          </w:divBdr>
        </w:div>
        <w:div w:id="870149010">
          <w:marLeft w:val="640"/>
          <w:marRight w:val="0"/>
          <w:marTop w:val="0"/>
          <w:marBottom w:val="0"/>
          <w:divBdr>
            <w:top w:val="none" w:sz="0" w:space="0" w:color="auto"/>
            <w:left w:val="none" w:sz="0" w:space="0" w:color="auto"/>
            <w:bottom w:val="none" w:sz="0" w:space="0" w:color="auto"/>
            <w:right w:val="none" w:sz="0" w:space="0" w:color="auto"/>
          </w:divBdr>
        </w:div>
        <w:div w:id="1459029826">
          <w:marLeft w:val="640"/>
          <w:marRight w:val="0"/>
          <w:marTop w:val="0"/>
          <w:marBottom w:val="0"/>
          <w:divBdr>
            <w:top w:val="none" w:sz="0" w:space="0" w:color="auto"/>
            <w:left w:val="none" w:sz="0" w:space="0" w:color="auto"/>
            <w:bottom w:val="none" w:sz="0" w:space="0" w:color="auto"/>
            <w:right w:val="none" w:sz="0" w:space="0" w:color="auto"/>
          </w:divBdr>
        </w:div>
        <w:div w:id="1738548260">
          <w:marLeft w:val="640"/>
          <w:marRight w:val="0"/>
          <w:marTop w:val="0"/>
          <w:marBottom w:val="0"/>
          <w:divBdr>
            <w:top w:val="none" w:sz="0" w:space="0" w:color="auto"/>
            <w:left w:val="none" w:sz="0" w:space="0" w:color="auto"/>
            <w:bottom w:val="none" w:sz="0" w:space="0" w:color="auto"/>
            <w:right w:val="none" w:sz="0" w:space="0" w:color="auto"/>
          </w:divBdr>
        </w:div>
        <w:div w:id="151414717">
          <w:marLeft w:val="640"/>
          <w:marRight w:val="0"/>
          <w:marTop w:val="0"/>
          <w:marBottom w:val="0"/>
          <w:divBdr>
            <w:top w:val="none" w:sz="0" w:space="0" w:color="auto"/>
            <w:left w:val="none" w:sz="0" w:space="0" w:color="auto"/>
            <w:bottom w:val="none" w:sz="0" w:space="0" w:color="auto"/>
            <w:right w:val="none" w:sz="0" w:space="0" w:color="auto"/>
          </w:divBdr>
        </w:div>
        <w:div w:id="1961259111">
          <w:marLeft w:val="640"/>
          <w:marRight w:val="0"/>
          <w:marTop w:val="0"/>
          <w:marBottom w:val="0"/>
          <w:divBdr>
            <w:top w:val="none" w:sz="0" w:space="0" w:color="auto"/>
            <w:left w:val="none" w:sz="0" w:space="0" w:color="auto"/>
            <w:bottom w:val="none" w:sz="0" w:space="0" w:color="auto"/>
            <w:right w:val="none" w:sz="0" w:space="0" w:color="auto"/>
          </w:divBdr>
        </w:div>
        <w:div w:id="1370452291">
          <w:marLeft w:val="640"/>
          <w:marRight w:val="0"/>
          <w:marTop w:val="0"/>
          <w:marBottom w:val="0"/>
          <w:divBdr>
            <w:top w:val="none" w:sz="0" w:space="0" w:color="auto"/>
            <w:left w:val="none" w:sz="0" w:space="0" w:color="auto"/>
            <w:bottom w:val="none" w:sz="0" w:space="0" w:color="auto"/>
            <w:right w:val="none" w:sz="0" w:space="0" w:color="auto"/>
          </w:divBdr>
        </w:div>
        <w:div w:id="1411539174">
          <w:marLeft w:val="640"/>
          <w:marRight w:val="0"/>
          <w:marTop w:val="0"/>
          <w:marBottom w:val="0"/>
          <w:divBdr>
            <w:top w:val="none" w:sz="0" w:space="0" w:color="auto"/>
            <w:left w:val="none" w:sz="0" w:space="0" w:color="auto"/>
            <w:bottom w:val="none" w:sz="0" w:space="0" w:color="auto"/>
            <w:right w:val="none" w:sz="0" w:space="0" w:color="auto"/>
          </w:divBdr>
        </w:div>
        <w:div w:id="241178713">
          <w:marLeft w:val="640"/>
          <w:marRight w:val="0"/>
          <w:marTop w:val="0"/>
          <w:marBottom w:val="0"/>
          <w:divBdr>
            <w:top w:val="none" w:sz="0" w:space="0" w:color="auto"/>
            <w:left w:val="none" w:sz="0" w:space="0" w:color="auto"/>
            <w:bottom w:val="none" w:sz="0" w:space="0" w:color="auto"/>
            <w:right w:val="none" w:sz="0" w:space="0" w:color="auto"/>
          </w:divBdr>
        </w:div>
        <w:div w:id="654528972">
          <w:marLeft w:val="640"/>
          <w:marRight w:val="0"/>
          <w:marTop w:val="0"/>
          <w:marBottom w:val="0"/>
          <w:divBdr>
            <w:top w:val="none" w:sz="0" w:space="0" w:color="auto"/>
            <w:left w:val="none" w:sz="0" w:space="0" w:color="auto"/>
            <w:bottom w:val="none" w:sz="0" w:space="0" w:color="auto"/>
            <w:right w:val="none" w:sz="0" w:space="0" w:color="auto"/>
          </w:divBdr>
        </w:div>
        <w:div w:id="797796582">
          <w:marLeft w:val="640"/>
          <w:marRight w:val="0"/>
          <w:marTop w:val="0"/>
          <w:marBottom w:val="0"/>
          <w:divBdr>
            <w:top w:val="none" w:sz="0" w:space="0" w:color="auto"/>
            <w:left w:val="none" w:sz="0" w:space="0" w:color="auto"/>
            <w:bottom w:val="none" w:sz="0" w:space="0" w:color="auto"/>
            <w:right w:val="none" w:sz="0" w:space="0" w:color="auto"/>
          </w:divBdr>
        </w:div>
        <w:div w:id="1542325602">
          <w:marLeft w:val="640"/>
          <w:marRight w:val="0"/>
          <w:marTop w:val="0"/>
          <w:marBottom w:val="0"/>
          <w:divBdr>
            <w:top w:val="none" w:sz="0" w:space="0" w:color="auto"/>
            <w:left w:val="none" w:sz="0" w:space="0" w:color="auto"/>
            <w:bottom w:val="none" w:sz="0" w:space="0" w:color="auto"/>
            <w:right w:val="none" w:sz="0" w:space="0" w:color="auto"/>
          </w:divBdr>
        </w:div>
        <w:div w:id="2081555463">
          <w:marLeft w:val="640"/>
          <w:marRight w:val="0"/>
          <w:marTop w:val="0"/>
          <w:marBottom w:val="0"/>
          <w:divBdr>
            <w:top w:val="none" w:sz="0" w:space="0" w:color="auto"/>
            <w:left w:val="none" w:sz="0" w:space="0" w:color="auto"/>
            <w:bottom w:val="none" w:sz="0" w:space="0" w:color="auto"/>
            <w:right w:val="none" w:sz="0" w:space="0" w:color="auto"/>
          </w:divBdr>
        </w:div>
        <w:div w:id="463356805">
          <w:marLeft w:val="640"/>
          <w:marRight w:val="0"/>
          <w:marTop w:val="0"/>
          <w:marBottom w:val="0"/>
          <w:divBdr>
            <w:top w:val="none" w:sz="0" w:space="0" w:color="auto"/>
            <w:left w:val="none" w:sz="0" w:space="0" w:color="auto"/>
            <w:bottom w:val="none" w:sz="0" w:space="0" w:color="auto"/>
            <w:right w:val="none" w:sz="0" w:space="0" w:color="auto"/>
          </w:divBdr>
        </w:div>
        <w:div w:id="1953979733">
          <w:marLeft w:val="640"/>
          <w:marRight w:val="0"/>
          <w:marTop w:val="0"/>
          <w:marBottom w:val="0"/>
          <w:divBdr>
            <w:top w:val="none" w:sz="0" w:space="0" w:color="auto"/>
            <w:left w:val="none" w:sz="0" w:space="0" w:color="auto"/>
            <w:bottom w:val="none" w:sz="0" w:space="0" w:color="auto"/>
            <w:right w:val="none" w:sz="0" w:space="0" w:color="auto"/>
          </w:divBdr>
        </w:div>
        <w:div w:id="604122155">
          <w:marLeft w:val="640"/>
          <w:marRight w:val="0"/>
          <w:marTop w:val="0"/>
          <w:marBottom w:val="0"/>
          <w:divBdr>
            <w:top w:val="none" w:sz="0" w:space="0" w:color="auto"/>
            <w:left w:val="none" w:sz="0" w:space="0" w:color="auto"/>
            <w:bottom w:val="none" w:sz="0" w:space="0" w:color="auto"/>
            <w:right w:val="none" w:sz="0" w:space="0" w:color="auto"/>
          </w:divBdr>
        </w:div>
        <w:div w:id="49886076">
          <w:marLeft w:val="640"/>
          <w:marRight w:val="0"/>
          <w:marTop w:val="0"/>
          <w:marBottom w:val="0"/>
          <w:divBdr>
            <w:top w:val="none" w:sz="0" w:space="0" w:color="auto"/>
            <w:left w:val="none" w:sz="0" w:space="0" w:color="auto"/>
            <w:bottom w:val="none" w:sz="0" w:space="0" w:color="auto"/>
            <w:right w:val="none" w:sz="0" w:space="0" w:color="auto"/>
          </w:divBdr>
        </w:div>
        <w:div w:id="577638387">
          <w:marLeft w:val="640"/>
          <w:marRight w:val="0"/>
          <w:marTop w:val="0"/>
          <w:marBottom w:val="0"/>
          <w:divBdr>
            <w:top w:val="none" w:sz="0" w:space="0" w:color="auto"/>
            <w:left w:val="none" w:sz="0" w:space="0" w:color="auto"/>
            <w:bottom w:val="none" w:sz="0" w:space="0" w:color="auto"/>
            <w:right w:val="none" w:sz="0" w:space="0" w:color="auto"/>
          </w:divBdr>
        </w:div>
        <w:div w:id="1730424417">
          <w:marLeft w:val="640"/>
          <w:marRight w:val="0"/>
          <w:marTop w:val="0"/>
          <w:marBottom w:val="0"/>
          <w:divBdr>
            <w:top w:val="none" w:sz="0" w:space="0" w:color="auto"/>
            <w:left w:val="none" w:sz="0" w:space="0" w:color="auto"/>
            <w:bottom w:val="none" w:sz="0" w:space="0" w:color="auto"/>
            <w:right w:val="none" w:sz="0" w:space="0" w:color="auto"/>
          </w:divBdr>
        </w:div>
        <w:div w:id="1412850385">
          <w:marLeft w:val="640"/>
          <w:marRight w:val="0"/>
          <w:marTop w:val="0"/>
          <w:marBottom w:val="0"/>
          <w:divBdr>
            <w:top w:val="none" w:sz="0" w:space="0" w:color="auto"/>
            <w:left w:val="none" w:sz="0" w:space="0" w:color="auto"/>
            <w:bottom w:val="none" w:sz="0" w:space="0" w:color="auto"/>
            <w:right w:val="none" w:sz="0" w:space="0" w:color="auto"/>
          </w:divBdr>
        </w:div>
        <w:div w:id="52893466">
          <w:marLeft w:val="640"/>
          <w:marRight w:val="0"/>
          <w:marTop w:val="0"/>
          <w:marBottom w:val="0"/>
          <w:divBdr>
            <w:top w:val="none" w:sz="0" w:space="0" w:color="auto"/>
            <w:left w:val="none" w:sz="0" w:space="0" w:color="auto"/>
            <w:bottom w:val="none" w:sz="0" w:space="0" w:color="auto"/>
            <w:right w:val="none" w:sz="0" w:space="0" w:color="auto"/>
          </w:divBdr>
        </w:div>
        <w:div w:id="1636450315">
          <w:marLeft w:val="640"/>
          <w:marRight w:val="0"/>
          <w:marTop w:val="0"/>
          <w:marBottom w:val="0"/>
          <w:divBdr>
            <w:top w:val="none" w:sz="0" w:space="0" w:color="auto"/>
            <w:left w:val="none" w:sz="0" w:space="0" w:color="auto"/>
            <w:bottom w:val="none" w:sz="0" w:space="0" w:color="auto"/>
            <w:right w:val="none" w:sz="0" w:space="0" w:color="auto"/>
          </w:divBdr>
        </w:div>
        <w:div w:id="88240346">
          <w:marLeft w:val="640"/>
          <w:marRight w:val="0"/>
          <w:marTop w:val="0"/>
          <w:marBottom w:val="0"/>
          <w:divBdr>
            <w:top w:val="none" w:sz="0" w:space="0" w:color="auto"/>
            <w:left w:val="none" w:sz="0" w:space="0" w:color="auto"/>
            <w:bottom w:val="none" w:sz="0" w:space="0" w:color="auto"/>
            <w:right w:val="none" w:sz="0" w:space="0" w:color="auto"/>
          </w:divBdr>
        </w:div>
        <w:div w:id="166527838">
          <w:marLeft w:val="640"/>
          <w:marRight w:val="0"/>
          <w:marTop w:val="0"/>
          <w:marBottom w:val="0"/>
          <w:divBdr>
            <w:top w:val="none" w:sz="0" w:space="0" w:color="auto"/>
            <w:left w:val="none" w:sz="0" w:space="0" w:color="auto"/>
            <w:bottom w:val="none" w:sz="0" w:space="0" w:color="auto"/>
            <w:right w:val="none" w:sz="0" w:space="0" w:color="auto"/>
          </w:divBdr>
        </w:div>
        <w:div w:id="821429590">
          <w:marLeft w:val="640"/>
          <w:marRight w:val="0"/>
          <w:marTop w:val="0"/>
          <w:marBottom w:val="0"/>
          <w:divBdr>
            <w:top w:val="none" w:sz="0" w:space="0" w:color="auto"/>
            <w:left w:val="none" w:sz="0" w:space="0" w:color="auto"/>
            <w:bottom w:val="none" w:sz="0" w:space="0" w:color="auto"/>
            <w:right w:val="none" w:sz="0" w:space="0" w:color="auto"/>
          </w:divBdr>
        </w:div>
        <w:div w:id="772358150">
          <w:marLeft w:val="640"/>
          <w:marRight w:val="0"/>
          <w:marTop w:val="0"/>
          <w:marBottom w:val="0"/>
          <w:divBdr>
            <w:top w:val="none" w:sz="0" w:space="0" w:color="auto"/>
            <w:left w:val="none" w:sz="0" w:space="0" w:color="auto"/>
            <w:bottom w:val="none" w:sz="0" w:space="0" w:color="auto"/>
            <w:right w:val="none" w:sz="0" w:space="0" w:color="auto"/>
          </w:divBdr>
        </w:div>
        <w:div w:id="1342467445">
          <w:marLeft w:val="640"/>
          <w:marRight w:val="0"/>
          <w:marTop w:val="0"/>
          <w:marBottom w:val="0"/>
          <w:divBdr>
            <w:top w:val="none" w:sz="0" w:space="0" w:color="auto"/>
            <w:left w:val="none" w:sz="0" w:space="0" w:color="auto"/>
            <w:bottom w:val="none" w:sz="0" w:space="0" w:color="auto"/>
            <w:right w:val="none" w:sz="0" w:space="0" w:color="auto"/>
          </w:divBdr>
        </w:div>
        <w:div w:id="1178738811">
          <w:marLeft w:val="640"/>
          <w:marRight w:val="0"/>
          <w:marTop w:val="0"/>
          <w:marBottom w:val="0"/>
          <w:divBdr>
            <w:top w:val="none" w:sz="0" w:space="0" w:color="auto"/>
            <w:left w:val="none" w:sz="0" w:space="0" w:color="auto"/>
            <w:bottom w:val="none" w:sz="0" w:space="0" w:color="auto"/>
            <w:right w:val="none" w:sz="0" w:space="0" w:color="auto"/>
          </w:divBdr>
        </w:div>
        <w:div w:id="733086238">
          <w:marLeft w:val="640"/>
          <w:marRight w:val="0"/>
          <w:marTop w:val="0"/>
          <w:marBottom w:val="0"/>
          <w:divBdr>
            <w:top w:val="none" w:sz="0" w:space="0" w:color="auto"/>
            <w:left w:val="none" w:sz="0" w:space="0" w:color="auto"/>
            <w:bottom w:val="none" w:sz="0" w:space="0" w:color="auto"/>
            <w:right w:val="none" w:sz="0" w:space="0" w:color="auto"/>
          </w:divBdr>
        </w:div>
        <w:div w:id="1122267319">
          <w:marLeft w:val="640"/>
          <w:marRight w:val="0"/>
          <w:marTop w:val="0"/>
          <w:marBottom w:val="0"/>
          <w:divBdr>
            <w:top w:val="none" w:sz="0" w:space="0" w:color="auto"/>
            <w:left w:val="none" w:sz="0" w:space="0" w:color="auto"/>
            <w:bottom w:val="none" w:sz="0" w:space="0" w:color="auto"/>
            <w:right w:val="none" w:sz="0" w:space="0" w:color="auto"/>
          </w:divBdr>
        </w:div>
        <w:div w:id="1068193159">
          <w:marLeft w:val="640"/>
          <w:marRight w:val="0"/>
          <w:marTop w:val="0"/>
          <w:marBottom w:val="0"/>
          <w:divBdr>
            <w:top w:val="none" w:sz="0" w:space="0" w:color="auto"/>
            <w:left w:val="none" w:sz="0" w:space="0" w:color="auto"/>
            <w:bottom w:val="none" w:sz="0" w:space="0" w:color="auto"/>
            <w:right w:val="none" w:sz="0" w:space="0" w:color="auto"/>
          </w:divBdr>
        </w:div>
        <w:div w:id="1326124831">
          <w:marLeft w:val="640"/>
          <w:marRight w:val="0"/>
          <w:marTop w:val="0"/>
          <w:marBottom w:val="0"/>
          <w:divBdr>
            <w:top w:val="none" w:sz="0" w:space="0" w:color="auto"/>
            <w:left w:val="none" w:sz="0" w:space="0" w:color="auto"/>
            <w:bottom w:val="none" w:sz="0" w:space="0" w:color="auto"/>
            <w:right w:val="none" w:sz="0" w:space="0" w:color="auto"/>
          </w:divBdr>
        </w:div>
        <w:div w:id="341208512">
          <w:marLeft w:val="640"/>
          <w:marRight w:val="0"/>
          <w:marTop w:val="0"/>
          <w:marBottom w:val="0"/>
          <w:divBdr>
            <w:top w:val="none" w:sz="0" w:space="0" w:color="auto"/>
            <w:left w:val="none" w:sz="0" w:space="0" w:color="auto"/>
            <w:bottom w:val="none" w:sz="0" w:space="0" w:color="auto"/>
            <w:right w:val="none" w:sz="0" w:space="0" w:color="auto"/>
          </w:divBdr>
        </w:div>
        <w:div w:id="169805316">
          <w:marLeft w:val="640"/>
          <w:marRight w:val="0"/>
          <w:marTop w:val="0"/>
          <w:marBottom w:val="0"/>
          <w:divBdr>
            <w:top w:val="none" w:sz="0" w:space="0" w:color="auto"/>
            <w:left w:val="none" w:sz="0" w:space="0" w:color="auto"/>
            <w:bottom w:val="none" w:sz="0" w:space="0" w:color="auto"/>
            <w:right w:val="none" w:sz="0" w:space="0" w:color="auto"/>
          </w:divBdr>
        </w:div>
        <w:div w:id="1120491579">
          <w:marLeft w:val="640"/>
          <w:marRight w:val="0"/>
          <w:marTop w:val="0"/>
          <w:marBottom w:val="0"/>
          <w:divBdr>
            <w:top w:val="none" w:sz="0" w:space="0" w:color="auto"/>
            <w:left w:val="none" w:sz="0" w:space="0" w:color="auto"/>
            <w:bottom w:val="none" w:sz="0" w:space="0" w:color="auto"/>
            <w:right w:val="none" w:sz="0" w:space="0" w:color="auto"/>
          </w:divBdr>
        </w:div>
        <w:div w:id="1910647854">
          <w:marLeft w:val="640"/>
          <w:marRight w:val="0"/>
          <w:marTop w:val="0"/>
          <w:marBottom w:val="0"/>
          <w:divBdr>
            <w:top w:val="none" w:sz="0" w:space="0" w:color="auto"/>
            <w:left w:val="none" w:sz="0" w:space="0" w:color="auto"/>
            <w:bottom w:val="none" w:sz="0" w:space="0" w:color="auto"/>
            <w:right w:val="none" w:sz="0" w:space="0" w:color="auto"/>
          </w:divBdr>
        </w:div>
        <w:div w:id="1910190831">
          <w:marLeft w:val="640"/>
          <w:marRight w:val="0"/>
          <w:marTop w:val="0"/>
          <w:marBottom w:val="0"/>
          <w:divBdr>
            <w:top w:val="none" w:sz="0" w:space="0" w:color="auto"/>
            <w:left w:val="none" w:sz="0" w:space="0" w:color="auto"/>
            <w:bottom w:val="none" w:sz="0" w:space="0" w:color="auto"/>
            <w:right w:val="none" w:sz="0" w:space="0" w:color="auto"/>
          </w:divBdr>
        </w:div>
        <w:div w:id="146898046">
          <w:marLeft w:val="640"/>
          <w:marRight w:val="0"/>
          <w:marTop w:val="0"/>
          <w:marBottom w:val="0"/>
          <w:divBdr>
            <w:top w:val="none" w:sz="0" w:space="0" w:color="auto"/>
            <w:left w:val="none" w:sz="0" w:space="0" w:color="auto"/>
            <w:bottom w:val="none" w:sz="0" w:space="0" w:color="auto"/>
            <w:right w:val="none" w:sz="0" w:space="0" w:color="auto"/>
          </w:divBdr>
        </w:div>
        <w:div w:id="554395240">
          <w:marLeft w:val="640"/>
          <w:marRight w:val="0"/>
          <w:marTop w:val="0"/>
          <w:marBottom w:val="0"/>
          <w:divBdr>
            <w:top w:val="none" w:sz="0" w:space="0" w:color="auto"/>
            <w:left w:val="none" w:sz="0" w:space="0" w:color="auto"/>
            <w:bottom w:val="none" w:sz="0" w:space="0" w:color="auto"/>
            <w:right w:val="none" w:sz="0" w:space="0" w:color="auto"/>
          </w:divBdr>
        </w:div>
        <w:div w:id="1296331757">
          <w:marLeft w:val="640"/>
          <w:marRight w:val="0"/>
          <w:marTop w:val="0"/>
          <w:marBottom w:val="0"/>
          <w:divBdr>
            <w:top w:val="none" w:sz="0" w:space="0" w:color="auto"/>
            <w:left w:val="none" w:sz="0" w:space="0" w:color="auto"/>
            <w:bottom w:val="none" w:sz="0" w:space="0" w:color="auto"/>
            <w:right w:val="none" w:sz="0" w:space="0" w:color="auto"/>
          </w:divBdr>
        </w:div>
        <w:div w:id="89392652">
          <w:marLeft w:val="640"/>
          <w:marRight w:val="0"/>
          <w:marTop w:val="0"/>
          <w:marBottom w:val="0"/>
          <w:divBdr>
            <w:top w:val="none" w:sz="0" w:space="0" w:color="auto"/>
            <w:left w:val="none" w:sz="0" w:space="0" w:color="auto"/>
            <w:bottom w:val="none" w:sz="0" w:space="0" w:color="auto"/>
            <w:right w:val="none" w:sz="0" w:space="0" w:color="auto"/>
          </w:divBdr>
        </w:div>
        <w:div w:id="1983582188">
          <w:marLeft w:val="640"/>
          <w:marRight w:val="0"/>
          <w:marTop w:val="0"/>
          <w:marBottom w:val="0"/>
          <w:divBdr>
            <w:top w:val="none" w:sz="0" w:space="0" w:color="auto"/>
            <w:left w:val="none" w:sz="0" w:space="0" w:color="auto"/>
            <w:bottom w:val="none" w:sz="0" w:space="0" w:color="auto"/>
            <w:right w:val="none" w:sz="0" w:space="0" w:color="auto"/>
          </w:divBdr>
        </w:div>
        <w:div w:id="1665664436">
          <w:marLeft w:val="640"/>
          <w:marRight w:val="0"/>
          <w:marTop w:val="0"/>
          <w:marBottom w:val="0"/>
          <w:divBdr>
            <w:top w:val="none" w:sz="0" w:space="0" w:color="auto"/>
            <w:left w:val="none" w:sz="0" w:space="0" w:color="auto"/>
            <w:bottom w:val="none" w:sz="0" w:space="0" w:color="auto"/>
            <w:right w:val="none" w:sz="0" w:space="0" w:color="auto"/>
          </w:divBdr>
        </w:div>
        <w:div w:id="1693922901">
          <w:marLeft w:val="640"/>
          <w:marRight w:val="0"/>
          <w:marTop w:val="0"/>
          <w:marBottom w:val="0"/>
          <w:divBdr>
            <w:top w:val="none" w:sz="0" w:space="0" w:color="auto"/>
            <w:left w:val="none" w:sz="0" w:space="0" w:color="auto"/>
            <w:bottom w:val="none" w:sz="0" w:space="0" w:color="auto"/>
            <w:right w:val="none" w:sz="0" w:space="0" w:color="auto"/>
          </w:divBdr>
        </w:div>
        <w:div w:id="1750082007">
          <w:marLeft w:val="640"/>
          <w:marRight w:val="0"/>
          <w:marTop w:val="0"/>
          <w:marBottom w:val="0"/>
          <w:divBdr>
            <w:top w:val="none" w:sz="0" w:space="0" w:color="auto"/>
            <w:left w:val="none" w:sz="0" w:space="0" w:color="auto"/>
            <w:bottom w:val="none" w:sz="0" w:space="0" w:color="auto"/>
            <w:right w:val="none" w:sz="0" w:space="0" w:color="auto"/>
          </w:divBdr>
        </w:div>
        <w:div w:id="1168061480">
          <w:marLeft w:val="640"/>
          <w:marRight w:val="0"/>
          <w:marTop w:val="0"/>
          <w:marBottom w:val="0"/>
          <w:divBdr>
            <w:top w:val="none" w:sz="0" w:space="0" w:color="auto"/>
            <w:left w:val="none" w:sz="0" w:space="0" w:color="auto"/>
            <w:bottom w:val="none" w:sz="0" w:space="0" w:color="auto"/>
            <w:right w:val="none" w:sz="0" w:space="0" w:color="auto"/>
          </w:divBdr>
        </w:div>
        <w:div w:id="131408458">
          <w:marLeft w:val="640"/>
          <w:marRight w:val="0"/>
          <w:marTop w:val="0"/>
          <w:marBottom w:val="0"/>
          <w:divBdr>
            <w:top w:val="none" w:sz="0" w:space="0" w:color="auto"/>
            <w:left w:val="none" w:sz="0" w:space="0" w:color="auto"/>
            <w:bottom w:val="none" w:sz="0" w:space="0" w:color="auto"/>
            <w:right w:val="none" w:sz="0" w:space="0" w:color="auto"/>
          </w:divBdr>
        </w:div>
        <w:div w:id="2085488914">
          <w:marLeft w:val="640"/>
          <w:marRight w:val="0"/>
          <w:marTop w:val="0"/>
          <w:marBottom w:val="0"/>
          <w:divBdr>
            <w:top w:val="none" w:sz="0" w:space="0" w:color="auto"/>
            <w:left w:val="none" w:sz="0" w:space="0" w:color="auto"/>
            <w:bottom w:val="none" w:sz="0" w:space="0" w:color="auto"/>
            <w:right w:val="none" w:sz="0" w:space="0" w:color="auto"/>
          </w:divBdr>
        </w:div>
        <w:div w:id="44720838">
          <w:marLeft w:val="640"/>
          <w:marRight w:val="0"/>
          <w:marTop w:val="0"/>
          <w:marBottom w:val="0"/>
          <w:divBdr>
            <w:top w:val="none" w:sz="0" w:space="0" w:color="auto"/>
            <w:left w:val="none" w:sz="0" w:space="0" w:color="auto"/>
            <w:bottom w:val="none" w:sz="0" w:space="0" w:color="auto"/>
            <w:right w:val="none" w:sz="0" w:space="0" w:color="auto"/>
          </w:divBdr>
        </w:div>
        <w:div w:id="2011522646">
          <w:marLeft w:val="640"/>
          <w:marRight w:val="0"/>
          <w:marTop w:val="0"/>
          <w:marBottom w:val="0"/>
          <w:divBdr>
            <w:top w:val="none" w:sz="0" w:space="0" w:color="auto"/>
            <w:left w:val="none" w:sz="0" w:space="0" w:color="auto"/>
            <w:bottom w:val="none" w:sz="0" w:space="0" w:color="auto"/>
            <w:right w:val="none" w:sz="0" w:space="0" w:color="auto"/>
          </w:divBdr>
        </w:div>
        <w:div w:id="158349974">
          <w:marLeft w:val="640"/>
          <w:marRight w:val="0"/>
          <w:marTop w:val="0"/>
          <w:marBottom w:val="0"/>
          <w:divBdr>
            <w:top w:val="none" w:sz="0" w:space="0" w:color="auto"/>
            <w:left w:val="none" w:sz="0" w:space="0" w:color="auto"/>
            <w:bottom w:val="none" w:sz="0" w:space="0" w:color="auto"/>
            <w:right w:val="none" w:sz="0" w:space="0" w:color="auto"/>
          </w:divBdr>
        </w:div>
        <w:div w:id="671447952">
          <w:marLeft w:val="640"/>
          <w:marRight w:val="0"/>
          <w:marTop w:val="0"/>
          <w:marBottom w:val="0"/>
          <w:divBdr>
            <w:top w:val="none" w:sz="0" w:space="0" w:color="auto"/>
            <w:left w:val="none" w:sz="0" w:space="0" w:color="auto"/>
            <w:bottom w:val="none" w:sz="0" w:space="0" w:color="auto"/>
            <w:right w:val="none" w:sz="0" w:space="0" w:color="auto"/>
          </w:divBdr>
        </w:div>
        <w:div w:id="1699161821">
          <w:marLeft w:val="640"/>
          <w:marRight w:val="0"/>
          <w:marTop w:val="0"/>
          <w:marBottom w:val="0"/>
          <w:divBdr>
            <w:top w:val="none" w:sz="0" w:space="0" w:color="auto"/>
            <w:left w:val="none" w:sz="0" w:space="0" w:color="auto"/>
            <w:bottom w:val="none" w:sz="0" w:space="0" w:color="auto"/>
            <w:right w:val="none" w:sz="0" w:space="0" w:color="auto"/>
          </w:divBdr>
        </w:div>
        <w:div w:id="204216493">
          <w:marLeft w:val="640"/>
          <w:marRight w:val="0"/>
          <w:marTop w:val="0"/>
          <w:marBottom w:val="0"/>
          <w:divBdr>
            <w:top w:val="none" w:sz="0" w:space="0" w:color="auto"/>
            <w:left w:val="none" w:sz="0" w:space="0" w:color="auto"/>
            <w:bottom w:val="none" w:sz="0" w:space="0" w:color="auto"/>
            <w:right w:val="none" w:sz="0" w:space="0" w:color="auto"/>
          </w:divBdr>
        </w:div>
        <w:div w:id="764347836">
          <w:marLeft w:val="640"/>
          <w:marRight w:val="0"/>
          <w:marTop w:val="0"/>
          <w:marBottom w:val="0"/>
          <w:divBdr>
            <w:top w:val="none" w:sz="0" w:space="0" w:color="auto"/>
            <w:left w:val="none" w:sz="0" w:space="0" w:color="auto"/>
            <w:bottom w:val="none" w:sz="0" w:space="0" w:color="auto"/>
            <w:right w:val="none" w:sz="0" w:space="0" w:color="auto"/>
          </w:divBdr>
        </w:div>
        <w:div w:id="40517381">
          <w:marLeft w:val="640"/>
          <w:marRight w:val="0"/>
          <w:marTop w:val="0"/>
          <w:marBottom w:val="0"/>
          <w:divBdr>
            <w:top w:val="none" w:sz="0" w:space="0" w:color="auto"/>
            <w:left w:val="none" w:sz="0" w:space="0" w:color="auto"/>
            <w:bottom w:val="none" w:sz="0" w:space="0" w:color="auto"/>
            <w:right w:val="none" w:sz="0" w:space="0" w:color="auto"/>
          </w:divBdr>
        </w:div>
        <w:div w:id="1273395981">
          <w:marLeft w:val="640"/>
          <w:marRight w:val="0"/>
          <w:marTop w:val="0"/>
          <w:marBottom w:val="0"/>
          <w:divBdr>
            <w:top w:val="none" w:sz="0" w:space="0" w:color="auto"/>
            <w:left w:val="none" w:sz="0" w:space="0" w:color="auto"/>
            <w:bottom w:val="none" w:sz="0" w:space="0" w:color="auto"/>
            <w:right w:val="none" w:sz="0" w:space="0" w:color="auto"/>
          </w:divBdr>
        </w:div>
        <w:div w:id="1301380014">
          <w:marLeft w:val="640"/>
          <w:marRight w:val="0"/>
          <w:marTop w:val="0"/>
          <w:marBottom w:val="0"/>
          <w:divBdr>
            <w:top w:val="none" w:sz="0" w:space="0" w:color="auto"/>
            <w:left w:val="none" w:sz="0" w:space="0" w:color="auto"/>
            <w:bottom w:val="none" w:sz="0" w:space="0" w:color="auto"/>
            <w:right w:val="none" w:sz="0" w:space="0" w:color="auto"/>
          </w:divBdr>
        </w:div>
        <w:div w:id="2070954682">
          <w:marLeft w:val="640"/>
          <w:marRight w:val="0"/>
          <w:marTop w:val="0"/>
          <w:marBottom w:val="0"/>
          <w:divBdr>
            <w:top w:val="none" w:sz="0" w:space="0" w:color="auto"/>
            <w:left w:val="none" w:sz="0" w:space="0" w:color="auto"/>
            <w:bottom w:val="none" w:sz="0" w:space="0" w:color="auto"/>
            <w:right w:val="none" w:sz="0" w:space="0" w:color="auto"/>
          </w:divBdr>
        </w:div>
        <w:div w:id="140538929">
          <w:marLeft w:val="640"/>
          <w:marRight w:val="0"/>
          <w:marTop w:val="0"/>
          <w:marBottom w:val="0"/>
          <w:divBdr>
            <w:top w:val="none" w:sz="0" w:space="0" w:color="auto"/>
            <w:left w:val="none" w:sz="0" w:space="0" w:color="auto"/>
            <w:bottom w:val="none" w:sz="0" w:space="0" w:color="auto"/>
            <w:right w:val="none" w:sz="0" w:space="0" w:color="auto"/>
          </w:divBdr>
        </w:div>
        <w:div w:id="777678383">
          <w:marLeft w:val="640"/>
          <w:marRight w:val="0"/>
          <w:marTop w:val="0"/>
          <w:marBottom w:val="0"/>
          <w:divBdr>
            <w:top w:val="none" w:sz="0" w:space="0" w:color="auto"/>
            <w:left w:val="none" w:sz="0" w:space="0" w:color="auto"/>
            <w:bottom w:val="none" w:sz="0" w:space="0" w:color="auto"/>
            <w:right w:val="none" w:sz="0" w:space="0" w:color="auto"/>
          </w:divBdr>
        </w:div>
        <w:div w:id="675153564">
          <w:marLeft w:val="640"/>
          <w:marRight w:val="0"/>
          <w:marTop w:val="0"/>
          <w:marBottom w:val="0"/>
          <w:divBdr>
            <w:top w:val="none" w:sz="0" w:space="0" w:color="auto"/>
            <w:left w:val="none" w:sz="0" w:space="0" w:color="auto"/>
            <w:bottom w:val="none" w:sz="0" w:space="0" w:color="auto"/>
            <w:right w:val="none" w:sz="0" w:space="0" w:color="auto"/>
          </w:divBdr>
        </w:div>
        <w:div w:id="264969057">
          <w:marLeft w:val="640"/>
          <w:marRight w:val="0"/>
          <w:marTop w:val="0"/>
          <w:marBottom w:val="0"/>
          <w:divBdr>
            <w:top w:val="none" w:sz="0" w:space="0" w:color="auto"/>
            <w:left w:val="none" w:sz="0" w:space="0" w:color="auto"/>
            <w:bottom w:val="none" w:sz="0" w:space="0" w:color="auto"/>
            <w:right w:val="none" w:sz="0" w:space="0" w:color="auto"/>
          </w:divBdr>
        </w:div>
        <w:div w:id="1859463617">
          <w:marLeft w:val="640"/>
          <w:marRight w:val="0"/>
          <w:marTop w:val="0"/>
          <w:marBottom w:val="0"/>
          <w:divBdr>
            <w:top w:val="none" w:sz="0" w:space="0" w:color="auto"/>
            <w:left w:val="none" w:sz="0" w:space="0" w:color="auto"/>
            <w:bottom w:val="none" w:sz="0" w:space="0" w:color="auto"/>
            <w:right w:val="none" w:sz="0" w:space="0" w:color="auto"/>
          </w:divBdr>
        </w:div>
        <w:div w:id="2013683819">
          <w:marLeft w:val="640"/>
          <w:marRight w:val="0"/>
          <w:marTop w:val="0"/>
          <w:marBottom w:val="0"/>
          <w:divBdr>
            <w:top w:val="none" w:sz="0" w:space="0" w:color="auto"/>
            <w:left w:val="none" w:sz="0" w:space="0" w:color="auto"/>
            <w:bottom w:val="none" w:sz="0" w:space="0" w:color="auto"/>
            <w:right w:val="none" w:sz="0" w:space="0" w:color="auto"/>
          </w:divBdr>
        </w:div>
        <w:div w:id="251352574">
          <w:marLeft w:val="640"/>
          <w:marRight w:val="0"/>
          <w:marTop w:val="0"/>
          <w:marBottom w:val="0"/>
          <w:divBdr>
            <w:top w:val="none" w:sz="0" w:space="0" w:color="auto"/>
            <w:left w:val="none" w:sz="0" w:space="0" w:color="auto"/>
            <w:bottom w:val="none" w:sz="0" w:space="0" w:color="auto"/>
            <w:right w:val="none" w:sz="0" w:space="0" w:color="auto"/>
          </w:divBdr>
        </w:div>
        <w:div w:id="509880194">
          <w:marLeft w:val="640"/>
          <w:marRight w:val="0"/>
          <w:marTop w:val="0"/>
          <w:marBottom w:val="0"/>
          <w:divBdr>
            <w:top w:val="none" w:sz="0" w:space="0" w:color="auto"/>
            <w:left w:val="none" w:sz="0" w:space="0" w:color="auto"/>
            <w:bottom w:val="none" w:sz="0" w:space="0" w:color="auto"/>
            <w:right w:val="none" w:sz="0" w:space="0" w:color="auto"/>
          </w:divBdr>
        </w:div>
        <w:div w:id="1249001755">
          <w:marLeft w:val="640"/>
          <w:marRight w:val="0"/>
          <w:marTop w:val="0"/>
          <w:marBottom w:val="0"/>
          <w:divBdr>
            <w:top w:val="none" w:sz="0" w:space="0" w:color="auto"/>
            <w:left w:val="none" w:sz="0" w:space="0" w:color="auto"/>
            <w:bottom w:val="none" w:sz="0" w:space="0" w:color="auto"/>
            <w:right w:val="none" w:sz="0" w:space="0" w:color="auto"/>
          </w:divBdr>
        </w:div>
        <w:div w:id="883323903">
          <w:marLeft w:val="640"/>
          <w:marRight w:val="0"/>
          <w:marTop w:val="0"/>
          <w:marBottom w:val="0"/>
          <w:divBdr>
            <w:top w:val="none" w:sz="0" w:space="0" w:color="auto"/>
            <w:left w:val="none" w:sz="0" w:space="0" w:color="auto"/>
            <w:bottom w:val="none" w:sz="0" w:space="0" w:color="auto"/>
            <w:right w:val="none" w:sz="0" w:space="0" w:color="auto"/>
          </w:divBdr>
        </w:div>
        <w:div w:id="710155076">
          <w:marLeft w:val="640"/>
          <w:marRight w:val="0"/>
          <w:marTop w:val="0"/>
          <w:marBottom w:val="0"/>
          <w:divBdr>
            <w:top w:val="none" w:sz="0" w:space="0" w:color="auto"/>
            <w:left w:val="none" w:sz="0" w:space="0" w:color="auto"/>
            <w:bottom w:val="none" w:sz="0" w:space="0" w:color="auto"/>
            <w:right w:val="none" w:sz="0" w:space="0" w:color="auto"/>
          </w:divBdr>
        </w:div>
        <w:div w:id="276527061">
          <w:marLeft w:val="640"/>
          <w:marRight w:val="0"/>
          <w:marTop w:val="0"/>
          <w:marBottom w:val="0"/>
          <w:divBdr>
            <w:top w:val="none" w:sz="0" w:space="0" w:color="auto"/>
            <w:left w:val="none" w:sz="0" w:space="0" w:color="auto"/>
            <w:bottom w:val="none" w:sz="0" w:space="0" w:color="auto"/>
            <w:right w:val="none" w:sz="0" w:space="0" w:color="auto"/>
          </w:divBdr>
        </w:div>
        <w:div w:id="1259485218">
          <w:marLeft w:val="640"/>
          <w:marRight w:val="0"/>
          <w:marTop w:val="0"/>
          <w:marBottom w:val="0"/>
          <w:divBdr>
            <w:top w:val="none" w:sz="0" w:space="0" w:color="auto"/>
            <w:left w:val="none" w:sz="0" w:space="0" w:color="auto"/>
            <w:bottom w:val="none" w:sz="0" w:space="0" w:color="auto"/>
            <w:right w:val="none" w:sz="0" w:space="0" w:color="auto"/>
          </w:divBdr>
        </w:div>
        <w:div w:id="366569013">
          <w:marLeft w:val="640"/>
          <w:marRight w:val="0"/>
          <w:marTop w:val="0"/>
          <w:marBottom w:val="0"/>
          <w:divBdr>
            <w:top w:val="none" w:sz="0" w:space="0" w:color="auto"/>
            <w:left w:val="none" w:sz="0" w:space="0" w:color="auto"/>
            <w:bottom w:val="none" w:sz="0" w:space="0" w:color="auto"/>
            <w:right w:val="none" w:sz="0" w:space="0" w:color="auto"/>
          </w:divBdr>
        </w:div>
        <w:div w:id="922104019">
          <w:marLeft w:val="640"/>
          <w:marRight w:val="0"/>
          <w:marTop w:val="0"/>
          <w:marBottom w:val="0"/>
          <w:divBdr>
            <w:top w:val="none" w:sz="0" w:space="0" w:color="auto"/>
            <w:left w:val="none" w:sz="0" w:space="0" w:color="auto"/>
            <w:bottom w:val="none" w:sz="0" w:space="0" w:color="auto"/>
            <w:right w:val="none" w:sz="0" w:space="0" w:color="auto"/>
          </w:divBdr>
        </w:div>
        <w:div w:id="312374748">
          <w:marLeft w:val="640"/>
          <w:marRight w:val="0"/>
          <w:marTop w:val="0"/>
          <w:marBottom w:val="0"/>
          <w:divBdr>
            <w:top w:val="none" w:sz="0" w:space="0" w:color="auto"/>
            <w:left w:val="none" w:sz="0" w:space="0" w:color="auto"/>
            <w:bottom w:val="none" w:sz="0" w:space="0" w:color="auto"/>
            <w:right w:val="none" w:sz="0" w:space="0" w:color="auto"/>
          </w:divBdr>
        </w:div>
        <w:div w:id="513346282">
          <w:marLeft w:val="640"/>
          <w:marRight w:val="0"/>
          <w:marTop w:val="0"/>
          <w:marBottom w:val="0"/>
          <w:divBdr>
            <w:top w:val="none" w:sz="0" w:space="0" w:color="auto"/>
            <w:left w:val="none" w:sz="0" w:space="0" w:color="auto"/>
            <w:bottom w:val="none" w:sz="0" w:space="0" w:color="auto"/>
            <w:right w:val="none" w:sz="0" w:space="0" w:color="auto"/>
          </w:divBdr>
        </w:div>
        <w:div w:id="1314869198">
          <w:marLeft w:val="640"/>
          <w:marRight w:val="0"/>
          <w:marTop w:val="0"/>
          <w:marBottom w:val="0"/>
          <w:divBdr>
            <w:top w:val="none" w:sz="0" w:space="0" w:color="auto"/>
            <w:left w:val="none" w:sz="0" w:space="0" w:color="auto"/>
            <w:bottom w:val="none" w:sz="0" w:space="0" w:color="auto"/>
            <w:right w:val="none" w:sz="0" w:space="0" w:color="auto"/>
          </w:divBdr>
        </w:div>
        <w:div w:id="828786571">
          <w:marLeft w:val="640"/>
          <w:marRight w:val="0"/>
          <w:marTop w:val="0"/>
          <w:marBottom w:val="0"/>
          <w:divBdr>
            <w:top w:val="none" w:sz="0" w:space="0" w:color="auto"/>
            <w:left w:val="none" w:sz="0" w:space="0" w:color="auto"/>
            <w:bottom w:val="none" w:sz="0" w:space="0" w:color="auto"/>
            <w:right w:val="none" w:sz="0" w:space="0" w:color="auto"/>
          </w:divBdr>
        </w:div>
        <w:div w:id="952513807">
          <w:marLeft w:val="640"/>
          <w:marRight w:val="0"/>
          <w:marTop w:val="0"/>
          <w:marBottom w:val="0"/>
          <w:divBdr>
            <w:top w:val="none" w:sz="0" w:space="0" w:color="auto"/>
            <w:left w:val="none" w:sz="0" w:space="0" w:color="auto"/>
            <w:bottom w:val="none" w:sz="0" w:space="0" w:color="auto"/>
            <w:right w:val="none" w:sz="0" w:space="0" w:color="auto"/>
          </w:divBdr>
        </w:div>
        <w:div w:id="362555474">
          <w:marLeft w:val="640"/>
          <w:marRight w:val="0"/>
          <w:marTop w:val="0"/>
          <w:marBottom w:val="0"/>
          <w:divBdr>
            <w:top w:val="none" w:sz="0" w:space="0" w:color="auto"/>
            <w:left w:val="none" w:sz="0" w:space="0" w:color="auto"/>
            <w:bottom w:val="none" w:sz="0" w:space="0" w:color="auto"/>
            <w:right w:val="none" w:sz="0" w:space="0" w:color="auto"/>
          </w:divBdr>
        </w:div>
        <w:div w:id="1997800007">
          <w:marLeft w:val="640"/>
          <w:marRight w:val="0"/>
          <w:marTop w:val="0"/>
          <w:marBottom w:val="0"/>
          <w:divBdr>
            <w:top w:val="none" w:sz="0" w:space="0" w:color="auto"/>
            <w:left w:val="none" w:sz="0" w:space="0" w:color="auto"/>
            <w:bottom w:val="none" w:sz="0" w:space="0" w:color="auto"/>
            <w:right w:val="none" w:sz="0" w:space="0" w:color="auto"/>
          </w:divBdr>
        </w:div>
        <w:div w:id="1950971647">
          <w:marLeft w:val="640"/>
          <w:marRight w:val="0"/>
          <w:marTop w:val="0"/>
          <w:marBottom w:val="0"/>
          <w:divBdr>
            <w:top w:val="none" w:sz="0" w:space="0" w:color="auto"/>
            <w:left w:val="none" w:sz="0" w:space="0" w:color="auto"/>
            <w:bottom w:val="none" w:sz="0" w:space="0" w:color="auto"/>
            <w:right w:val="none" w:sz="0" w:space="0" w:color="auto"/>
          </w:divBdr>
        </w:div>
        <w:div w:id="1048408833">
          <w:marLeft w:val="640"/>
          <w:marRight w:val="0"/>
          <w:marTop w:val="0"/>
          <w:marBottom w:val="0"/>
          <w:divBdr>
            <w:top w:val="none" w:sz="0" w:space="0" w:color="auto"/>
            <w:left w:val="none" w:sz="0" w:space="0" w:color="auto"/>
            <w:bottom w:val="none" w:sz="0" w:space="0" w:color="auto"/>
            <w:right w:val="none" w:sz="0" w:space="0" w:color="auto"/>
          </w:divBdr>
        </w:div>
        <w:div w:id="657658183">
          <w:marLeft w:val="640"/>
          <w:marRight w:val="0"/>
          <w:marTop w:val="0"/>
          <w:marBottom w:val="0"/>
          <w:divBdr>
            <w:top w:val="none" w:sz="0" w:space="0" w:color="auto"/>
            <w:left w:val="none" w:sz="0" w:space="0" w:color="auto"/>
            <w:bottom w:val="none" w:sz="0" w:space="0" w:color="auto"/>
            <w:right w:val="none" w:sz="0" w:space="0" w:color="auto"/>
          </w:divBdr>
        </w:div>
        <w:div w:id="1441338201">
          <w:marLeft w:val="640"/>
          <w:marRight w:val="0"/>
          <w:marTop w:val="0"/>
          <w:marBottom w:val="0"/>
          <w:divBdr>
            <w:top w:val="none" w:sz="0" w:space="0" w:color="auto"/>
            <w:left w:val="none" w:sz="0" w:space="0" w:color="auto"/>
            <w:bottom w:val="none" w:sz="0" w:space="0" w:color="auto"/>
            <w:right w:val="none" w:sz="0" w:space="0" w:color="auto"/>
          </w:divBdr>
        </w:div>
        <w:div w:id="1284997077">
          <w:marLeft w:val="640"/>
          <w:marRight w:val="0"/>
          <w:marTop w:val="0"/>
          <w:marBottom w:val="0"/>
          <w:divBdr>
            <w:top w:val="none" w:sz="0" w:space="0" w:color="auto"/>
            <w:left w:val="none" w:sz="0" w:space="0" w:color="auto"/>
            <w:bottom w:val="none" w:sz="0" w:space="0" w:color="auto"/>
            <w:right w:val="none" w:sz="0" w:space="0" w:color="auto"/>
          </w:divBdr>
        </w:div>
        <w:div w:id="1320188114">
          <w:marLeft w:val="640"/>
          <w:marRight w:val="0"/>
          <w:marTop w:val="0"/>
          <w:marBottom w:val="0"/>
          <w:divBdr>
            <w:top w:val="none" w:sz="0" w:space="0" w:color="auto"/>
            <w:left w:val="none" w:sz="0" w:space="0" w:color="auto"/>
            <w:bottom w:val="none" w:sz="0" w:space="0" w:color="auto"/>
            <w:right w:val="none" w:sz="0" w:space="0" w:color="auto"/>
          </w:divBdr>
        </w:div>
        <w:div w:id="986473303">
          <w:marLeft w:val="640"/>
          <w:marRight w:val="0"/>
          <w:marTop w:val="0"/>
          <w:marBottom w:val="0"/>
          <w:divBdr>
            <w:top w:val="none" w:sz="0" w:space="0" w:color="auto"/>
            <w:left w:val="none" w:sz="0" w:space="0" w:color="auto"/>
            <w:bottom w:val="none" w:sz="0" w:space="0" w:color="auto"/>
            <w:right w:val="none" w:sz="0" w:space="0" w:color="auto"/>
          </w:divBdr>
        </w:div>
        <w:div w:id="365712930">
          <w:marLeft w:val="640"/>
          <w:marRight w:val="0"/>
          <w:marTop w:val="0"/>
          <w:marBottom w:val="0"/>
          <w:divBdr>
            <w:top w:val="none" w:sz="0" w:space="0" w:color="auto"/>
            <w:left w:val="none" w:sz="0" w:space="0" w:color="auto"/>
            <w:bottom w:val="none" w:sz="0" w:space="0" w:color="auto"/>
            <w:right w:val="none" w:sz="0" w:space="0" w:color="auto"/>
          </w:divBdr>
        </w:div>
        <w:div w:id="2141994165">
          <w:marLeft w:val="640"/>
          <w:marRight w:val="0"/>
          <w:marTop w:val="0"/>
          <w:marBottom w:val="0"/>
          <w:divBdr>
            <w:top w:val="none" w:sz="0" w:space="0" w:color="auto"/>
            <w:left w:val="none" w:sz="0" w:space="0" w:color="auto"/>
            <w:bottom w:val="none" w:sz="0" w:space="0" w:color="auto"/>
            <w:right w:val="none" w:sz="0" w:space="0" w:color="auto"/>
          </w:divBdr>
        </w:div>
        <w:div w:id="49623399">
          <w:marLeft w:val="640"/>
          <w:marRight w:val="0"/>
          <w:marTop w:val="0"/>
          <w:marBottom w:val="0"/>
          <w:divBdr>
            <w:top w:val="none" w:sz="0" w:space="0" w:color="auto"/>
            <w:left w:val="none" w:sz="0" w:space="0" w:color="auto"/>
            <w:bottom w:val="none" w:sz="0" w:space="0" w:color="auto"/>
            <w:right w:val="none" w:sz="0" w:space="0" w:color="auto"/>
          </w:divBdr>
        </w:div>
        <w:div w:id="1170101943">
          <w:marLeft w:val="640"/>
          <w:marRight w:val="0"/>
          <w:marTop w:val="0"/>
          <w:marBottom w:val="0"/>
          <w:divBdr>
            <w:top w:val="none" w:sz="0" w:space="0" w:color="auto"/>
            <w:left w:val="none" w:sz="0" w:space="0" w:color="auto"/>
            <w:bottom w:val="none" w:sz="0" w:space="0" w:color="auto"/>
            <w:right w:val="none" w:sz="0" w:space="0" w:color="auto"/>
          </w:divBdr>
        </w:div>
        <w:div w:id="1350637989">
          <w:marLeft w:val="640"/>
          <w:marRight w:val="0"/>
          <w:marTop w:val="0"/>
          <w:marBottom w:val="0"/>
          <w:divBdr>
            <w:top w:val="none" w:sz="0" w:space="0" w:color="auto"/>
            <w:left w:val="none" w:sz="0" w:space="0" w:color="auto"/>
            <w:bottom w:val="none" w:sz="0" w:space="0" w:color="auto"/>
            <w:right w:val="none" w:sz="0" w:space="0" w:color="auto"/>
          </w:divBdr>
        </w:div>
        <w:div w:id="1301614315">
          <w:marLeft w:val="640"/>
          <w:marRight w:val="0"/>
          <w:marTop w:val="0"/>
          <w:marBottom w:val="0"/>
          <w:divBdr>
            <w:top w:val="none" w:sz="0" w:space="0" w:color="auto"/>
            <w:left w:val="none" w:sz="0" w:space="0" w:color="auto"/>
            <w:bottom w:val="none" w:sz="0" w:space="0" w:color="auto"/>
            <w:right w:val="none" w:sz="0" w:space="0" w:color="auto"/>
          </w:divBdr>
        </w:div>
        <w:div w:id="1693260894">
          <w:marLeft w:val="640"/>
          <w:marRight w:val="0"/>
          <w:marTop w:val="0"/>
          <w:marBottom w:val="0"/>
          <w:divBdr>
            <w:top w:val="none" w:sz="0" w:space="0" w:color="auto"/>
            <w:left w:val="none" w:sz="0" w:space="0" w:color="auto"/>
            <w:bottom w:val="none" w:sz="0" w:space="0" w:color="auto"/>
            <w:right w:val="none" w:sz="0" w:space="0" w:color="auto"/>
          </w:divBdr>
        </w:div>
        <w:div w:id="1659576893">
          <w:marLeft w:val="640"/>
          <w:marRight w:val="0"/>
          <w:marTop w:val="0"/>
          <w:marBottom w:val="0"/>
          <w:divBdr>
            <w:top w:val="none" w:sz="0" w:space="0" w:color="auto"/>
            <w:left w:val="none" w:sz="0" w:space="0" w:color="auto"/>
            <w:bottom w:val="none" w:sz="0" w:space="0" w:color="auto"/>
            <w:right w:val="none" w:sz="0" w:space="0" w:color="auto"/>
          </w:divBdr>
        </w:div>
        <w:div w:id="236016474">
          <w:marLeft w:val="640"/>
          <w:marRight w:val="0"/>
          <w:marTop w:val="0"/>
          <w:marBottom w:val="0"/>
          <w:divBdr>
            <w:top w:val="none" w:sz="0" w:space="0" w:color="auto"/>
            <w:left w:val="none" w:sz="0" w:space="0" w:color="auto"/>
            <w:bottom w:val="none" w:sz="0" w:space="0" w:color="auto"/>
            <w:right w:val="none" w:sz="0" w:space="0" w:color="auto"/>
          </w:divBdr>
        </w:div>
        <w:div w:id="1057240755">
          <w:marLeft w:val="640"/>
          <w:marRight w:val="0"/>
          <w:marTop w:val="0"/>
          <w:marBottom w:val="0"/>
          <w:divBdr>
            <w:top w:val="none" w:sz="0" w:space="0" w:color="auto"/>
            <w:left w:val="none" w:sz="0" w:space="0" w:color="auto"/>
            <w:bottom w:val="none" w:sz="0" w:space="0" w:color="auto"/>
            <w:right w:val="none" w:sz="0" w:space="0" w:color="auto"/>
          </w:divBdr>
        </w:div>
        <w:div w:id="196627647">
          <w:marLeft w:val="640"/>
          <w:marRight w:val="0"/>
          <w:marTop w:val="0"/>
          <w:marBottom w:val="0"/>
          <w:divBdr>
            <w:top w:val="none" w:sz="0" w:space="0" w:color="auto"/>
            <w:left w:val="none" w:sz="0" w:space="0" w:color="auto"/>
            <w:bottom w:val="none" w:sz="0" w:space="0" w:color="auto"/>
            <w:right w:val="none" w:sz="0" w:space="0" w:color="auto"/>
          </w:divBdr>
        </w:div>
        <w:div w:id="1833912038">
          <w:marLeft w:val="640"/>
          <w:marRight w:val="0"/>
          <w:marTop w:val="0"/>
          <w:marBottom w:val="0"/>
          <w:divBdr>
            <w:top w:val="none" w:sz="0" w:space="0" w:color="auto"/>
            <w:left w:val="none" w:sz="0" w:space="0" w:color="auto"/>
            <w:bottom w:val="none" w:sz="0" w:space="0" w:color="auto"/>
            <w:right w:val="none" w:sz="0" w:space="0" w:color="auto"/>
          </w:divBdr>
        </w:div>
        <w:div w:id="1886789346">
          <w:marLeft w:val="640"/>
          <w:marRight w:val="0"/>
          <w:marTop w:val="0"/>
          <w:marBottom w:val="0"/>
          <w:divBdr>
            <w:top w:val="none" w:sz="0" w:space="0" w:color="auto"/>
            <w:left w:val="none" w:sz="0" w:space="0" w:color="auto"/>
            <w:bottom w:val="none" w:sz="0" w:space="0" w:color="auto"/>
            <w:right w:val="none" w:sz="0" w:space="0" w:color="auto"/>
          </w:divBdr>
        </w:div>
        <w:div w:id="1267154052">
          <w:marLeft w:val="640"/>
          <w:marRight w:val="0"/>
          <w:marTop w:val="0"/>
          <w:marBottom w:val="0"/>
          <w:divBdr>
            <w:top w:val="none" w:sz="0" w:space="0" w:color="auto"/>
            <w:left w:val="none" w:sz="0" w:space="0" w:color="auto"/>
            <w:bottom w:val="none" w:sz="0" w:space="0" w:color="auto"/>
            <w:right w:val="none" w:sz="0" w:space="0" w:color="auto"/>
          </w:divBdr>
        </w:div>
        <w:div w:id="621108438">
          <w:marLeft w:val="640"/>
          <w:marRight w:val="0"/>
          <w:marTop w:val="0"/>
          <w:marBottom w:val="0"/>
          <w:divBdr>
            <w:top w:val="none" w:sz="0" w:space="0" w:color="auto"/>
            <w:left w:val="none" w:sz="0" w:space="0" w:color="auto"/>
            <w:bottom w:val="none" w:sz="0" w:space="0" w:color="auto"/>
            <w:right w:val="none" w:sz="0" w:space="0" w:color="auto"/>
          </w:divBdr>
        </w:div>
        <w:div w:id="250890657">
          <w:marLeft w:val="640"/>
          <w:marRight w:val="0"/>
          <w:marTop w:val="0"/>
          <w:marBottom w:val="0"/>
          <w:divBdr>
            <w:top w:val="none" w:sz="0" w:space="0" w:color="auto"/>
            <w:left w:val="none" w:sz="0" w:space="0" w:color="auto"/>
            <w:bottom w:val="none" w:sz="0" w:space="0" w:color="auto"/>
            <w:right w:val="none" w:sz="0" w:space="0" w:color="auto"/>
          </w:divBdr>
        </w:div>
        <w:div w:id="1107193027">
          <w:marLeft w:val="640"/>
          <w:marRight w:val="0"/>
          <w:marTop w:val="0"/>
          <w:marBottom w:val="0"/>
          <w:divBdr>
            <w:top w:val="none" w:sz="0" w:space="0" w:color="auto"/>
            <w:left w:val="none" w:sz="0" w:space="0" w:color="auto"/>
            <w:bottom w:val="none" w:sz="0" w:space="0" w:color="auto"/>
            <w:right w:val="none" w:sz="0" w:space="0" w:color="auto"/>
          </w:divBdr>
        </w:div>
        <w:div w:id="686949567">
          <w:marLeft w:val="640"/>
          <w:marRight w:val="0"/>
          <w:marTop w:val="0"/>
          <w:marBottom w:val="0"/>
          <w:divBdr>
            <w:top w:val="none" w:sz="0" w:space="0" w:color="auto"/>
            <w:left w:val="none" w:sz="0" w:space="0" w:color="auto"/>
            <w:bottom w:val="none" w:sz="0" w:space="0" w:color="auto"/>
            <w:right w:val="none" w:sz="0" w:space="0" w:color="auto"/>
          </w:divBdr>
        </w:div>
        <w:div w:id="289558524">
          <w:marLeft w:val="640"/>
          <w:marRight w:val="0"/>
          <w:marTop w:val="0"/>
          <w:marBottom w:val="0"/>
          <w:divBdr>
            <w:top w:val="none" w:sz="0" w:space="0" w:color="auto"/>
            <w:left w:val="none" w:sz="0" w:space="0" w:color="auto"/>
            <w:bottom w:val="none" w:sz="0" w:space="0" w:color="auto"/>
            <w:right w:val="none" w:sz="0" w:space="0" w:color="auto"/>
          </w:divBdr>
        </w:div>
        <w:div w:id="169805135">
          <w:marLeft w:val="640"/>
          <w:marRight w:val="0"/>
          <w:marTop w:val="0"/>
          <w:marBottom w:val="0"/>
          <w:divBdr>
            <w:top w:val="none" w:sz="0" w:space="0" w:color="auto"/>
            <w:left w:val="none" w:sz="0" w:space="0" w:color="auto"/>
            <w:bottom w:val="none" w:sz="0" w:space="0" w:color="auto"/>
            <w:right w:val="none" w:sz="0" w:space="0" w:color="auto"/>
          </w:divBdr>
        </w:div>
        <w:div w:id="1099523389">
          <w:marLeft w:val="640"/>
          <w:marRight w:val="0"/>
          <w:marTop w:val="0"/>
          <w:marBottom w:val="0"/>
          <w:divBdr>
            <w:top w:val="none" w:sz="0" w:space="0" w:color="auto"/>
            <w:left w:val="none" w:sz="0" w:space="0" w:color="auto"/>
            <w:bottom w:val="none" w:sz="0" w:space="0" w:color="auto"/>
            <w:right w:val="none" w:sz="0" w:space="0" w:color="auto"/>
          </w:divBdr>
        </w:div>
        <w:div w:id="1778937820">
          <w:marLeft w:val="640"/>
          <w:marRight w:val="0"/>
          <w:marTop w:val="0"/>
          <w:marBottom w:val="0"/>
          <w:divBdr>
            <w:top w:val="none" w:sz="0" w:space="0" w:color="auto"/>
            <w:left w:val="none" w:sz="0" w:space="0" w:color="auto"/>
            <w:bottom w:val="none" w:sz="0" w:space="0" w:color="auto"/>
            <w:right w:val="none" w:sz="0" w:space="0" w:color="auto"/>
          </w:divBdr>
        </w:div>
        <w:div w:id="2082171154">
          <w:marLeft w:val="640"/>
          <w:marRight w:val="0"/>
          <w:marTop w:val="0"/>
          <w:marBottom w:val="0"/>
          <w:divBdr>
            <w:top w:val="none" w:sz="0" w:space="0" w:color="auto"/>
            <w:left w:val="none" w:sz="0" w:space="0" w:color="auto"/>
            <w:bottom w:val="none" w:sz="0" w:space="0" w:color="auto"/>
            <w:right w:val="none" w:sz="0" w:space="0" w:color="auto"/>
          </w:divBdr>
        </w:div>
        <w:div w:id="2121947133">
          <w:marLeft w:val="640"/>
          <w:marRight w:val="0"/>
          <w:marTop w:val="0"/>
          <w:marBottom w:val="0"/>
          <w:divBdr>
            <w:top w:val="none" w:sz="0" w:space="0" w:color="auto"/>
            <w:left w:val="none" w:sz="0" w:space="0" w:color="auto"/>
            <w:bottom w:val="none" w:sz="0" w:space="0" w:color="auto"/>
            <w:right w:val="none" w:sz="0" w:space="0" w:color="auto"/>
          </w:divBdr>
        </w:div>
        <w:div w:id="736824119">
          <w:marLeft w:val="640"/>
          <w:marRight w:val="0"/>
          <w:marTop w:val="0"/>
          <w:marBottom w:val="0"/>
          <w:divBdr>
            <w:top w:val="none" w:sz="0" w:space="0" w:color="auto"/>
            <w:left w:val="none" w:sz="0" w:space="0" w:color="auto"/>
            <w:bottom w:val="none" w:sz="0" w:space="0" w:color="auto"/>
            <w:right w:val="none" w:sz="0" w:space="0" w:color="auto"/>
          </w:divBdr>
        </w:div>
        <w:div w:id="1271401946">
          <w:marLeft w:val="640"/>
          <w:marRight w:val="0"/>
          <w:marTop w:val="0"/>
          <w:marBottom w:val="0"/>
          <w:divBdr>
            <w:top w:val="none" w:sz="0" w:space="0" w:color="auto"/>
            <w:left w:val="none" w:sz="0" w:space="0" w:color="auto"/>
            <w:bottom w:val="none" w:sz="0" w:space="0" w:color="auto"/>
            <w:right w:val="none" w:sz="0" w:space="0" w:color="auto"/>
          </w:divBdr>
        </w:div>
        <w:div w:id="2085371264">
          <w:marLeft w:val="640"/>
          <w:marRight w:val="0"/>
          <w:marTop w:val="0"/>
          <w:marBottom w:val="0"/>
          <w:divBdr>
            <w:top w:val="none" w:sz="0" w:space="0" w:color="auto"/>
            <w:left w:val="none" w:sz="0" w:space="0" w:color="auto"/>
            <w:bottom w:val="none" w:sz="0" w:space="0" w:color="auto"/>
            <w:right w:val="none" w:sz="0" w:space="0" w:color="auto"/>
          </w:divBdr>
        </w:div>
        <w:div w:id="65228457">
          <w:marLeft w:val="640"/>
          <w:marRight w:val="0"/>
          <w:marTop w:val="0"/>
          <w:marBottom w:val="0"/>
          <w:divBdr>
            <w:top w:val="none" w:sz="0" w:space="0" w:color="auto"/>
            <w:left w:val="none" w:sz="0" w:space="0" w:color="auto"/>
            <w:bottom w:val="none" w:sz="0" w:space="0" w:color="auto"/>
            <w:right w:val="none" w:sz="0" w:space="0" w:color="auto"/>
          </w:divBdr>
        </w:div>
        <w:div w:id="1186483243">
          <w:marLeft w:val="640"/>
          <w:marRight w:val="0"/>
          <w:marTop w:val="0"/>
          <w:marBottom w:val="0"/>
          <w:divBdr>
            <w:top w:val="none" w:sz="0" w:space="0" w:color="auto"/>
            <w:left w:val="none" w:sz="0" w:space="0" w:color="auto"/>
            <w:bottom w:val="none" w:sz="0" w:space="0" w:color="auto"/>
            <w:right w:val="none" w:sz="0" w:space="0" w:color="auto"/>
          </w:divBdr>
        </w:div>
        <w:div w:id="786395183">
          <w:marLeft w:val="640"/>
          <w:marRight w:val="0"/>
          <w:marTop w:val="0"/>
          <w:marBottom w:val="0"/>
          <w:divBdr>
            <w:top w:val="none" w:sz="0" w:space="0" w:color="auto"/>
            <w:left w:val="none" w:sz="0" w:space="0" w:color="auto"/>
            <w:bottom w:val="none" w:sz="0" w:space="0" w:color="auto"/>
            <w:right w:val="none" w:sz="0" w:space="0" w:color="auto"/>
          </w:divBdr>
        </w:div>
        <w:div w:id="1517843030">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3275835">
      <w:bodyDiv w:val="1"/>
      <w:marLeft w:val="0"/>
      <w:marRight w:val="0"/>
      <w:marTop w:val="0"/>
      <w:marBottom w:val="0"/>
      <w:divBdr>
        <w:top w:val="none" w:sz="0" w:space="0" w:color="auto"/>
        <w:left w:val="none" w:sz="0" w:space="0" w:color="auto"/>
        <w:bottom w:val="none" w:sz="0" w:space="0" w:color="auto"/>
        <w:right w:val="none" w:sz="0" w:space="0" w:color="auto"/>
      </w:divBdr>
      <w:divsChild>
        <w:div w:id="818414">
          <w:marLeft w:val="640"/>
          <w:marRight w:val="0"/>
          <w:marTop w:val="0"/>
          <w:marBottom w:val="0"/>
          <w:divBdr>
            <w:top w:val="none" w:sz="0" w:space="0" w:color="auto"/>
            <w:left w:val="none" w:sz="0" w:space="0" w:color="auto"/>
            <w:bottom w:val="none" w:sz="0" w:space="0" w:color="auto"/>
            <w:right w:val="none" w:sz="0" w:space="0" w:color="auto"/>
          </w:divBdr>
        </w:div>
        <w:div w:id="1727945573">
          <w:marLeft w:val="640"/>
          <w:marRight w:val="0"/>
          <w:marTop w:val="0"/>
          <w:marBottom w:val="0"/>
          <w:divBdr>
            <w:top w:val="none" w:sz="0" w:space="0" w:color="auto"/>
            <w:left w:val="none" w:sz="0" w:space="0" w:color="auto"/>
            <w:bottom w:val="none" w:sz="0" w:space="0" w:color="auto"/>
            <w:right w:val="none" w:sz="0" w:space="0" w:color="auto"/>
          </w:divBdr>
        </w:div>
        <w:div w:id="1455177758">
          <w:marLeft w:val="640"/>
          <w:marRight w:val="0"/>
          <w:marTop w:val="0"/>
          <w:marBottom w:val="0"/>
          <w:divBdr>
            <w:top w:val="none" w:sz="0" w:space="0" w:color="auto"/>
            <w:left w:val="none" w:sz="0" w:space="0" w:color="auto"/>
            <w:bottom w:val="none" w:sz="0" w:space="0" w:color="auto"/>
            <w:right w:val="none" w:sz="0" w:space="0" w:color="auto"/>
          </w:divBdr>
        </w:div>
        <w:div w:id="1507596438">
          <w:marLeft w:val="640"/>
          <w:marRight w:val="0"/>
          <w:marTop w:val="0"/>
          <w:marBottom w:val="0"/>
          <w:divBdr>
            <w:top w:val="none" w:sz="0" w:space="0" w:color="auto"/>
            <w:left w:val="none" w:sz="0" w:space="0" w:color="auto"/>
            <w:bottom w:val="none" w:sz="0" w:space="0" w:color="auto"/>
            <w:right w:val="none" w:sz="0" w:space="0" w:color="auto"/>
          </w:divBdr>
        </w:div>
        <w:div w:id="1299998365">
          <w:marLeft w:val="640"/>
          <w:marRight w:val="0"/>
          <w:marTop w:val="0"/>
          <w:marBottom w:val="0"/>
          <w:divBdr>
            <w:top w:val="none" w:sz="0" w:space="0" w:color="auto"/>
            <w:left w:val="none" w:sz="0" w:space="0" w:color="auto"/>
            <w:bottom w:val="none" w:sz="0" w:space="0" w:color="auto"/>
            <w:right w:val="none" w:sz="0" w:space="0" w:color="auto"/>
          </w:divBdr>
        </w:div>
        <w:div w:id="1038506248">
          <w:marLeft w:val="640"/>
          <w:marRight w:val="0"/>
          <w:marTop w:val="0"/>
          <w:marBottom w:val="0"/>
          <w:divBdr>
            <w:top w:val="none" w:sz="0" w:space="0" w:color="auto"/>
            <w:left w:val="none" w:sz="0" w:space="0" w:color="auto"/>
            <w:bottom w:val="none" w:sz="0" w:space="0" w:color="auto"/>
            <w:right w:val="none" w:sz="0" w:space="0" w:color="auto"/>
          </w:divBdr>
        </w:div>
        <w:div w:id="936869408">
          <w:marLeft w:val="640"/>
          <w:marRight w:val="0"/>
          <w:marTop w:val="0"/>
          <w:marBottom w:val="0"/>
          <w:divBdr>
            <w:top w:val="none" w:sz="0" w:space="0" w:color="auto"/>
            <w:left w:val="none" w:sz="0" w:space="0" w:color="auto"/>
            <w:bottom w:val="none" w:sz="0" w:space="0" w:color="auto"/>
            <w:right w:val="none" w:sz="0" w:space="0" w:color="auto"/>
          </w:divBdr>
        </w:div>
        <w:div w:id="1012533150">
          <w:marLeft w:val="640"/>
          <w:marRight w:val="0"/>
          <w:marTop w:val="0"/>
          <w:marBottom w:val="0"/>
          <w:divBdr>
            <w:top w:val="none" w:sz="0" w:space="0" w:color="auto"/>
            <w:left w:val="none" w:sz="0" w:space="0" w:color="auto"/>
            <w:bottom w:val="none" w:sz="0" w:space="0" w:color="auto"/>
            <w:right w:val="none" w:sz="0" w:space="0" w:color="auto"/>
          </w:divBdr>
        </w:div>
        <w:div w:id="1049183529">
          <w:marLeft w:val="640"/>
          <w:marRight w:val="0"/>
          <w:marTop w:val="0"/>
          <w:marBottom w:val="0"/>
          <w:divBdr>
            <w:top w:val="none" w:sz="0" w:space="0" w:color="auto"/>
            <w:left w:val="none" w:sz="0" w:space="0" w:color="auto"/>
            <w:bottom w:val="none" w:sz="0" w:space="0" w:color="auto"/>
            <w:right w:val="none" w:sz="0" w:space="0" w:color="auto"/>
          </w:divBdr>
        </w:div>
        <w:div w:id="1320502595">
          <w:marLeft w:val="640"/>
          <w:marRight w:val="0"/>
          <w:marTop w:val="0"/>
          <w:marBottom w:val="0"/>
          <w:divBdr>
            <w:top w:val="none" w:sz="0" w:space="0" w:color="auto"/>
            <w:left w:val="none" w:sz="0" w:space="0" w:color="auto"/>
            <w:bottom w:val="none" w:sz="0" w:space="0" w:color="auto"/>
            <w:right w:val="none" w:sz="0" w:space="0" w:color="auto"/>
          </w:divBdr>
        </w:div>
        <w:div w:id="669984039">
          <w:marLeft w:val="640"/>
          <w:marRight w:val="0"/>
          <w:marTop w:val="0"/>
          <w:marBottom w:val="0"/>
          <w:divBdr>
            <w:top w:val="none" w:sz="0" w:space="0" w:color="auto"/>
            <w:left w:val="none" w:sz="0" w:space="0" w:color="auto"/>
            <w:bottom w:val="none" w:sz="0" w:space="0" w:color="auto"/>
            <w:right w:val="none" w:sz="0" w:space="0" w:color="auto"/>
          </w:divBdr>
        </w:div>
        <w:div w:id="1684014449">
          <w:marLeft w:val="640"/>
          <w:marRight w:val="0"/>
          <w:marTop w:val="0"/>
          <w:marBottom w:val="0"/>
          <w:divBdr>
            <w:top w:val="none" w:sz="0" w:space="0" w:color="auto"/>
            <w:left w:val="none" w:sz="0" w:space="0" w:color="auto"/>
            <w:bottom w:val="none" w:sz="0" w:space="0" w:color="auto"/>
            <w:right w:val="none" w:sz="0" w:space="0" w:color="auto"/>
          </w:divBdr>
        </w:div>
        <w:div w:id="968778610">
          <w:marLeft w:val="640"/>
          <w:marRight w:val="0"/>
          <w:marTop w:val="0"/>
          <w:marBottom w:val="0"/>
          <w:divBdr>
            <w:top w:val="none" w:sz="0" w:space="0" w:color="auto"/>
            <w:left w:val="none" w:sz="0" w:space="0" w:color="auto"/>
            <w:bottom w:val="none" w:sz="0" w:space="0" w:color="auto"/>
            <w:right w:val="none" w:sz="0" w:space="0" w:color="auto"/>
          </w:divBdr>
        </w:div>
        <w:div w:id="695159756">
          <w:marLeft w:val="640"/>
          <w:marRight w:val="0"/>
          <w:marTop w:val="0"/>
          <w:marBottom w:val="0"/>
          <w:divBdr>
            <w:top w:val="none" w:sz="0" w:space="0" w:color="auto"/>
            <w:left w:val="none" w:sz="0" w:space="0" w:color="auto"/>
            <w:bottom w:val="none" w:sz="0" w:space="0" w:color="auto"/>
            <w:right w:val="none" w:sz="0" w:space="0" w:color="auto"/>
          </w:divBdr>
        </w:div>
        <w:div w:id="1957829787">
          <w:marLeft w:val="640"/>
          <w:marRight w:val="0"/>
          <w:marTop w:val="0"/>
          <w:marBottom w:val="0"/>
          <w:divBdr>
            <w:top w:val="none" w:sz="0" w:space="0" w:color="auto"/>
            <w:left w:val="none" w:sz="0" w:space="0" w:color="auto"/>
            <w:bottom w:val="none" w:sz="0" w:space="0" w:color="auto"/>
            <w:right w:val="none" w:sz="0" w:space="0" w:color="auto"/>
          </w:divBdr>
        </w:div>
        <w:div w:id="1680160931">
          <w:marLeft w:val="640"/>
          <w:marRight w:val="0"/>
          <w:marTop w:val="0"/>
          <w:marBottom w:val="0"/>
          <w:divBdr>
            <w:top w:val="none" w:sz="0" w:space="0" w:color="auto"/>
            <w:left w:val="none" w:sz="0" w:space="0" w:color="auto"/>
            <w:bottom w:val="none" w:sz="0" w:space="0" w:color="auto"/>
            <w:right w:val="none" w:sz="0" w:space="0" w:color="auto"/>
          </w:divBdr>
        </w:div>
        <w:div w:id="1798990296">
          <w:marLeft w:val="640"/>
          <w:marRight w:val="0"/>
          <w:marTop w:val="0"/>
          <w:marBottom w:val="0"/>
          <w:divBdr>
            <w:top w:val="none" w:sz="0" w:space="0" w:color="auto"/>
            <w:left w:val="none" w:sz="0" w:space="0" w:color="auto"/>
            <w:bottom w:val="none" w:sz="0" w:space="0" w:color="auto"/>
            <w:right w:val="none" w:sz="0" w:space="0" w:color="auto"/>
          </w:divBdr>
        </w:div>
        <w:div w:id="607279702">
          <w:marLeft w:val="640"/>
          <w:marRight w:val="0"/>
          <w:marTop w:val="0"/>
          <w:marBottom w:val="0"/>
          <w:divBdr>
            <w:top w:val="none" w:sz="0" w:space="0" w:color="auto"/>
            <w:left w:val="none" w:sz="0" w:space="0" w:color="auto"/>
            <w:bottom w:val="none" w:sz="0" w:space="0" w:color="auto"/>
            <w:right w:val="none" w:sz="0" w:space="0" w:color="auto"/>
          </w:divBdr>
        </w:div>
        <w:div w:id="624623816">
          <w:marLeft w:val="640"/>
          <w:marRight w:val="0"/>
          <w:marTop w:val="0"/>
          <w:marBottom w:val="0"/>
          <w:divBdr>
            <w:top w:val="none" w:sz="0" w:space="0" w:color="auto"/>
            <w:left w:val="none" w:sz="0" w:space="0" w:color="auto"/>
            <w:bottom w:val="none" w:sz="0" w:space="0" w:color="auto"/>
            <w:right w:val="none" w:sz="0" w:space="0" w:color="auto"/>
          </w:divBdr>
        </w:div>
        <w:div w:id="1875387798">
          <w:marLeft w:val="640"/>
          <w:marRight w:val="0"/>
          <w:marTop w:val="0"/>
          <w:marBottom w:val="0"/>
          <w:divBdr>
            <w:top w:val="none" w:sz="0" w:space="0" w:color="auto"/>
            <w:left w:val="none" w:sz="0" w:space="0" w:color="auto"/>
            <w:bottom w:val="none" w:sz="0" w:space="0" w:color="auto"/>
            <w:right w:val="none" w:sz="0" w:space="0" w:color="auto"/>
          </w:divBdr>
        </w:div>
        <w:div w:id="278881412">
          <w:marLeft w:val="640"/>
          <w:marRight w:val="0"/>
          <w:marTop w:val="0"/>
          <w:marBottom w:val="0"/>
          <w:divBdr>
            <w:top w:val="none" w:sz="0" w:space="0" w:color="auto"/>
            <w:left w:val="none" w:sz="0" w:space="0" w:color="auto"/>
            <w:bottom w:val="none" w:sz="0" w:space="0" w:color="auto"/>
            <w:right w:val="none" w:sz="0" w:space="0" w:color="auto"/>
          </w:divBdr>
        </w:div>
        <w:div w:id="825365492">
          <w:marLeft w:val="640"/>
          <w:marRight w:val="0"/>
          <w:marTop w:val="0"/>
          <w:marBottom w:val="0"/>
          <w:divBdr>
            <w:top w:val="none" w:sz="0" w:space="0" w:color="auto"/>
            <w:left w:val="none" w:sz="0" w:space="0" w:color="auto"/>
            <w:bottom w:val="none" w:sz="0" w:space="0" w:color="auto"/>
            <w:right w:val="none" w:sz="0" w:space="0" w:color="auto"/>
          </w:divBdr>
        </w:div>
        <w:div w:id="223566158">
          <w:marLeft w:val="640"/>
          <w:marRight w:val="0"/>
          <w:marTop w:val="0"/>
          <w:marBottom w:val="0"/>
          <w:divBdr>
            <w:top w:val="none" w:sz="0" w:space="0" w:color="auto"/>
            <w:left w:val="none" w:sz="0" w:space="0" w:color="auto"/>
            <w:bottom w:val="none" w:sz="0" w:space="0" w:color="auto"/>
            <w:right w:val="none" w:sz="0" w:space="0" w:color="auto"/>
          </w:divBdr>
        </w:div>
        <w:div w:id="981615746">
          <w:marLeft w:val="640"/>
          <w:marRight w:val="0"/>
          <w:marTop w:val="0"/>
          <w:marBottom w:val="0"/>
          <w:divBdr>
            <w:top w:val="none" w:sz="0" w:space="0" w:color="auto"/>
            <w:left w:val="none" w:sz="0" w:space="0" w:color="auto"/>
            <w:bottom w:val="none" w:sz="0" w:space="0" w:color="auto"/>
            <w:right w:val="none" w:sz="0" w:space="0" w:color="auto"/>
          </w:divBdr>
        </w:div>
        <w:div w:id="1157379927">
          <w:marLeft w:val="640"/>
          <w:marRight w:val="0"/>
          <w:marTop w:val="0"/>
          <w:marBottom w:val="0"/>
          <w:divBdr>
            <w:top w:val="none" w:sz="0" w:space="0" w:color="auto"/>
            <w:left w:val="none" w:sz="0" w:space="0" w:color="auto"/>
            <w:bottom w:val="none" w:sz="0" w:space="0" w:color="auto"/>
            <w:right w:val="none" w:sz="0" w:space="0" w:color="auto"/>
          </w:divBdr>
        </w:div>
        <w:div w:id="327371974">
          <w:marLeft w:val="640"/>
          <w:marRight w:val="0"/>
          <w:marTop w:val="0"/>
          <w:marBottom w:val="0"/>
          <w:divBdr>
            <w:top w:val="none" w:sz="0" w:space="0" w:color="auto"/>
            <w:left w:val="none" w:sz="0" w:space="0" w:color="auto"/>
            <w:bottom w:val="none" w:sz="0" w:space="0" w:color="auto"/>
            <w:right w:val="none" w:sz="0" w:space="0" w:color="auto"/>
          </w:divBdr>
        </w:div>
        <w:div w:id="1423600766">
          <w:marLeft w:val="640"/>
          <w:marRight w:val="0"/>
          <w:marTop w:val="0"/>
          <w:marBottom w:val="0"/>
          <w:divBdr>
            <w:top w:val="none" w:sz="0" w:space="0" w:color="auto"/>
            <w:left w:val="none" w:sz="0" w:space="0" w:color="auto"/>
            <w:bottom w:val="none" w:sz="0" w:space="0" w:color="auto"/>
            <w:right w:val="none" w:sz="0" w:space="0" w:color="auto"/>
          </w:divBdr>
        </w:div>
        <w:div w:id="1273245254">
          <w:marLeft w:val="640"/>
          <w:marRight w:val="0"/>
          <w:marTop w:val="0"/>
          <w:marBottom w:val="0"/>
          <w:divBdr>
            <w:top w:val="none" w:sz="0" w:space="0" w:color="auto"/>
            <w:left w:val="none" w:sz="0" w:space="0" w:color="auto"/>
            <w:bottom w:val="none" w:sz="0" w:space="0" w:color="auto"/>
            <w:right w:val="none" w:sz="0" w:space="0" w:color="auto"/>
          </w:divBdr>
        </w:div>
        <w:div w:id="941915729">
          <w:marLeft w:val="640"/>
          <w:marRight w:val="0"/>
          <w:marTop w:val="0"/>
          <w:marBottom w:val="0"/>
          <w:divBdr>
            <w:top w:val="none" w:sz="0" w:space="0" w:color="auto"/>
            <w:left w:val="none" w:sz="0" w:space="0" w:color="auto"/>
            <w:bottom w:val="none" w:sz="0" w:space="0" w:color="auto"/>
            <w:right w:val="none" w:sz="0" w:space="0" w:color="auto"/>
          </w:divBdr>
        </w:div>
        <w:div w:id="227613968">
          <w:marLeft w:val="640"/>
          <w:marRight w:val="0"/>
          <w:marTop w:val="0"/>
          <w:marBottom w:val="0"/>
          <w:divBdr>
            <w:top w:val="none" w:sz="0" w:space="0" w:color="auto"/>
            <w:left w:val="none" w:sz="0" w:space="0" w:color="auto"/>
            <w:bottom w:val="none" w:sz="0" w:space="0" w:color="auto"/>
            <w:right w:val="none" w:sz="0" w:space="0" w:color="auto"/>
          </w:divBdr>
        </w:div>
        <w:div w:id="2121339450">
          <w:marLeft w:val="640"/>
          <w:marRight w:val="0"/>
          <w:marTop w:val="0"/>
          <w:marBottom w:val="0"/>
          <w:divBdr>
            <w:top w:val="none" w:sz="0" w:space="0" w:color="auto"/>
            <w:left w:val="none" w:sz="0" w:space="0" w:color="auto"/>
            <w:bottom w:val="none" w:sz="0" w:space="0" w:color="auto"/>
            <w:right w:val="none" w:sz="0" w:space="0" w:color="auto"/>
          </w:divBdr>
        </w:div>
        <w:div w:id="1491873207">
          <w:marLeft w:val="640"/>
          <w:marRight w:val="0"/>
          <w:marTop w:val="0"/>
          <w:marBottom w:val="0"/>
          <w:divBdr>
            <w:top w:val="none" w:sz="0" w:space="0" w:color="auto"/>
            <w:left w:val="none" w:sz="0" w:space="0" w:color="auto"/>
            <w:bottom w:val="none" w:sz="0" w:space="0" w:color="auto"/>
            <w:right w:val="none" w:sz="0" w:space="0" w:color="auto"/>
          </w:divBdr>
        </w:div>
        <w:div w:id="1351104488">
          <w:marLeft w:val="640"/>
          <w:marRight w:val="0"/>
          <w:marTop w:val="0"/>
          <w:marBottom w:val="0"/>
          <w:divBdr>
            <w:top w:val="none" w:sz="0" w:space="0" w:color="auto"/>
            <w:left w:val="none" w:sz="0" w:space="0" w:color="auto"/>
            <w:bottom w:val="none" w:sz="0" w:space="0" w:color="auto"/>
            <w:right w:val="none" w:sz="0" w:space="0" w:color="auto"/>
          </w:divBdr>
        </w:div>
        <w:div w:id="1730958408">
          <w:marLeft w:val="640"/>
          <w:marRight w:val="0"/>
          <w:marTop w:val="0"/>
          <w:marBottom w:val="0"/>
          <w:divBdr>
            <w:top w:val="none" w:sz="0" w:space="0" w:color="auto"/>
            <w:left w:val="none" w:sz="0" w:space="0" w:color="auto"/>
            <w:bottom w:val="none" w:sz="0" w:space="0" w:color="auto"/>
            <w:right w:val="none" w:sz="0" w:space="0" w:color="auto"/>
          </w:divBdr>
        </w:div>
        <w:div w:id="2135513260">
          <w:marLeft w:val="640"/>
          <w:marRight w:val="0"/>
          <w:marTop w:val="0"/>
          <w:marBottom w:val="0"/>
          <w:divBdr>
            <w:top w:val="none" w:sz="0" w:space="0" w:color="auto"/>
            <w:left w:val="none" w:sz="0" w:space="0" w:color="auto"/>
            <w:bottom w:val="none" w:sz="0" w:space="0" w:color="auto"/>
            <w:right w:val="none" w:sz="0" w:space="0" w:color="auto"/>
          </w:divBdr>
        </w:div>
        <w:div w:id="1433356880">
          <w:marLeft w:val="640"/>
          <w:marRight w:val="0"/>
          <w:marTop w:val="0"/>
          <w:marBottom w:val="0"/>
          <w:divBdr>
            <w:top w:val="none" w:sz="0" w:space="0" w:color="auto"/>
            <w:left w:val="none" w:sz="0" w:space="0" w:color="auto"/>
            <w:bottom w:val="none" w:sz="0" w:space="0" w:color="auto"/>
            <w:right w:val="none" w:sz="0" w:space="0" w:color="auto"/>
          </w:divBdr>
        </w:div>
        <w:div w:id="2004354527">
          <w:marLeft w:val="640"/>
          <w:marRight w:val="0"/>
          <w:marTop w:val="0"/>
          <w:marBottom w:val="0"/>
          <w:divBdr>
            <w:top w:val="none" w:sz="0" w:space="0" w:color="auto"/>
            <w:left w:val="none" w:sz="0" w:space="0" w:color="auto"/>
            <w:bottom w:val="none" w:sz="0" w:space="0" w:color="auto"/>
            <w:right w:val="none" w:sz="0" w:space="0" w:color="auto"/>
          </w:divBdr>
        </w:div>
        <w:div w:id="1146554747">
          <w:marLeft w:val="640"/>
          <w:marRight w:val="0"/>
          <w:marTop w:val="0"/>
          <w:marBottom w:val="0"/>
          <w:divBdr>
            <w:top w:val="none" w:sz="0" w:space="0" w:color="auto"/>
            <w:left w:val="none" w:sz="0" w:space="0" w:color="auto"/>
            <w:bottom w:val="none" w:sz="0" w:space="0" w:color="auto"/>
            <w:right w:val="none" w:sz="0" w:space="0" w:color="auto"/>
          </w:divBdr>
        </w:div>
        <w:div w:id="1071080422">
          <w:marLeft w:val="640"/>
          <w:marRight w:val="0"/>
          <w:marTop w:val="0"/>
          <w:marBottom w:val="0"/>
          <w:divBdr>
            <w:top w:val="none" w:sz="0" w:space="0" w:color="auto"/>
            <w:left w:val="none" w:sz="0" w:space="0" w:color="auto"/>
            <w:bottom w:val="none" w:sz="0" w:space="0" w:color="auto"/>
            <w:right w:val="none" w:sz="0" w:space="0" w:color="auto"/>
          </w:divBdr>
        </w:div>
        <w:div w:id="177240382">
          <w:marLeft w:val="640"/>
          <w:marRight w:val="0"/>
          <w:marTop w:val="0"/>
          <w:marBottom w:val="0"/>
          <w:divBdr>
            <w:top w:val="none" w:sz="0" w:space="0" w:color="auto"/>
            <w:left w:val="none" w:sz="0" w:space="0" w:color="auto"/>
            <w:bottom w:val="none" w:sz="0" w:space="0" w:color="auto"/>
            <w:right w:val="none" w:sz="0" w:space="0" w:color="auto"/>
          </w:divBdr>
        </w:div>
        <w:div w:id="1487211480">
          <w:marLeft w:val="640"/>
          <w:marRight w:val="0"/>
          <w:marTop w:val="0"/>
          <w:marBottom w:val="0"/>
          <w:divBdr>
            <w:top w:val="none" w:sz="0" w:space="0" w:color="auto"/>
            <w:left w:val="none" w:sz="0" w:space="0" w:color="auto"/>
            <w:bottom w:val="none" w:sz="0" w:space="0" w:color="auto"/>
            <w:right w:val="none" w:sz="0" w:space="0" w:color="auto"/>
          </w:divBdr>
        </w:div>
        <w:div w:id="1492404929">
          <w:marLeft w:val="640"/>
          <w:marRight w:val="0"/>
          <w:marTop w:val="0"/>
          <w:marBottom w:val="0"/>
          <w:divBdr>
            <w:top w:val="none" w:sz="0" w:space="0" w:color="auto"/>
            <w:left w:val="none" w:sz="0" w:space="0" w:color="auto"/>
            <w:bottom w:val="none" w:sz="0" w:space="0" w:color="auto"/>
            <w:right w:val="none" w:sz="0" w:space="0" w:color="auto"/>
          </w:divBdr>
        </w:div>
        <w:div w:id="2085107260">
          <w:marLeft w:val="640"/>
          <w:marRight w:val="0"/>
          <w:marTop w:val="0"/>
          <w:marBottom w:val="0"/>
          <w:divBdr>
            <w:top w:val="none" w:sz="0" w:space="0" w:color="auto"/>
            <w:left w:val="none" w:sz="0" w:space="0" w:color="auto"/>
            <w:bottom w:val="none" w:sz="0" w:space="0" w:color="auto"/>
            <w:right w:val="none" w:sz="0" w:space="0" w:color="auto"/>
          </w:divBdr>
        </w:div>
        <w:div w:id="991717051">
          <w:marLeft w:val="640"/>
          <w:marRight w:val="0"/>
          <w:marTop w:val="0"/>
          <w:marBottom w:val="0"/>
          <w:divBdr>
            <w:top w:val="none" w:sz="0" w:space="0" w:color="auto"/>
            <w:left w:val="none" w:sz="0" w:space="0" w:color="auto"/>
            <w:bottom w:val="none" w:sz="0" w:space="0" w:color="auto"/>
            <w:right w:val="none" w:sz="0" w:space="0" w:color="auto"/>
          </w:divBdr>
        </w:div>
        <w:div w:id="717163440">
          <w:marLeft w:val="640"/>
          <w:marRight w:val="0"/>
          <w:marTop w:val="0"/>
          <w:marBottom w:val="0"/>
          <w:divBdr>
            <w:top w:val="none" w:sz="0" w:space="0" w:color="auto"/>
            <w:left w:val="none" w:sz="0" w:space="0" w:color="auto"/>
            <w:bottom w:val="none" w:sz="0" w:space="0" w:color="auto"/>
            <w:right w:val="none" w:sz="0" w:space="0" w:color="auto"/>
          </w:divBdr>
        </w:div>
        <w:div w:id="1809516678">
          <w:marLeft w:val="640"/>
          <w:marRight w:val="0"/>
          <w:marTop w:val="0"/>
          <w:marBottom w:val="0"/>
          <w:divBdr>
            <w:top w:val="none" w:sz="0" w:space="0" w:color="auto"/>
            <w:left w:val="none" w:sz="0" w:space="0" w:color="auto"/>
            <w:bottom w:val="none" w:sz="0" w:space="0" w:color="auto"/>
            <w:right w:val="none" w:sz="0" w:space="0" w:color="auto"/>
          </w:divBdr>
        </w:div>
        <w:div w:id="2077967537">
          <w:marLeft w:val="640"/>
          <w:marRight w:val="0"/>
          <w:marTop w:val="0"/>
          <w:marBottom w:val="0"/>
          <w:divBdr>
            <w:top w:val="none" w:sz="0" w:space="0" w:color="auto"/>
            <w:left w:val="none" w:sz="0" w:space="0" w:color="auto"/>
            <w:bottom w:val="none" w:sz="0" w:space="0" w:color="auto"/>
            <w:right w:val="none" w:sz="0" w:space="0" w:color="auto"/>
          </w:divBdr>
        </w:div>
        <w:div w:id="1410737326">
          <w:marLeft w:val="640"/>
          <w:marRight w:val="0"/>
          <w:marTop w:val="0"/>
          <w:marBottom w:val="0"/>
          <w:divBdr>
            <w:top w:val="none" w:sz="0" w:space="0" w:color="auto"/>
            <w:left w:val="none" w:sz="0" w:space="0" w:color="auto"/>
            <w:bottom w:val="none" w:sz="0" w:space="0" w:color="auto"/>
            <w:right w:val="none" w:sz="0" w:space="0" w:color="auto"/>
          </w:divBdr>
        </w:div>
        <w:div w:id="1267538020">
          <w:marLeft w:val="640"/>
          <w:marRight w:val="0"/>
          <w:marTop w:val="0"/>
          <w:marBottom w:val="0"/>
          <w:divBdr>
            <w:top w:val="none" w:sz="0" w:space="0" w:color="auto"/>
            <w:left w:val="none" w:sz="0" w:space="0" w:color="auto"/>
            <w:bottom w:val="none" w:sz="0" w:space="0" w:color="auto"/>
            <w:right w:val="none" w:sz="0" w:space="0" w:color="auto"/>
          </w:divBdr>
        </w:div>
        <w:div w:id="1097482937">
          <w:marLeft w:val="640"/>
          <w:marRight w:val="0"/>
          <w:marTop w:val="0"/>
          <w:marBottom w:val="0"/>
          <w:divBdr>
            <w:top w:val="none" w:sz="0" w:space="0" w:color="auto"/>
            <w:left w:val="none" w:sz="0" w:space="0" w:color="auto"/>
            <w:bottom w:val="none" w:sz="0" w:space="0" w:color="auto"/>
            <w:right w:val="none" w:sz="0" w:space="0" w:color="auto"/>
          </w:divBdr>
        </w:div>
        <w:div w:id="1145010597">
          <w:marLeft w:val="640"/>
          <w:marRight w:val="0"/>
          <w:marTop w:val="0"/>
          <w:marBottom w:val="0"/>
          <w:divBdr>
            <w:top w:val="none" w:sz="0" w:space="0" w:color="auto"/>
            <w:left w:val="none" w:sz="0" w:space="0" w:color="auto"/>
            <w:bottom w:val="none" w:sz="0" w:space="0" w:color="auto"/>
            <w:right w:val="none" w:sz="0" w:space="0" w:color="auto"/>
          </w:divBdr>
        </w:div>
        <w:div w:id="1236553234">
          <w:marLeft w:val="640"/>
          <w:marRight w:val="0"/>
          <w:marTop w:val="0"/>
          <w:marBottom w:val="0"/>
          <w:divBdr>
            <w:top w:val="none" w:sz="0" w:space="0" w:color="auto"/>
            <w:left w:val="none" w:sz="0" w:space="0" w:color="auto"/>
            <w:bottom w:val="none" w:sz="0" w:space="0" w:color="auto"/>
            <w:right w:val="none" w:sz="0" w:space="0" w:color="auto"/>
          </w:divBdr>
        </w:div>
        <w:div w:id="577134080">
          <w:marLeft w:val="640"/>
          <w:marRight w:val="0"/>
          <w:marTop w:val="0"/>
          <w:marBottom w:val="0"/>
          <w:divBdr>
            <w:top w:val="none" w:sz="0" w:space="0" w:color="auto"/>
            <w:left w:val="none" w:sz="0" w:space="0" w:color="auto"/>
            <w:bottom w:val="none" w:sz="0" w:space="0" w:color="auto"/>
            <w:right w:val="none" w:sz="0" w:space="0" w:color="auto"/>
          </w:divBdr>
        </w:div>
        <w:div w:id="1562054764">
          <w:marLeft w:val="640"/>
          <w:marRight w:val="0"/>
          <w:marTop w:val="0"/>
          <w:marBottom w:val="0"/>
          <w:divBdr>
            <w:top w:val="none" w:sz="0" w:space="0" w:color="auto"/>
            <w:left w:val="none" w:sz="0" w:space="0" w:color="auto"/>
            <w:bottom w:val="none" w:sz="0" w:space="0" w:color="auto"/>
            <w:right w:val="none" w:sz="0" w:space="0" w:color="auto"/>
          </w:divBdr>
        </w:div>
        <w:div w:id="392391802">
          <w:marLeft w:val="640"/>
          <w:marRight w:val="0"/>
          <w:marTop w:val="0"/>
          <w:marBottom w:val="0"/>
          <w:divBdr>
            <w:top w:val="none" w:sz="0" w:space="0" w:color="auto"/>
            <w:left w:val="none" w:sz="0" w:space="0" w:color="auto"/>
            <w:bottom w:val="none" w:sz="0" w:space="0" w:color="auto"/>
            <w:right w:val="none" w:sz="0" w:space="0" w:color="auto"/>
          </w:divBdr>
        </w:div>
        <w:div w:id="826165044">
          <w:marLeft w:val="640"/>
          <w:marRight w:val="0"/>
          <w:marTop w:val="0"/>
          <w:marBottom w:val="0"/>
          <w:divBdr>
            <w:top w:val="none" w:sz="0" w:space="0" w:color="auto"/>
            <w:left w:val="none" w:sz="0" w:space="0" w:color="auto"/>
            <w:bottom w:val="none" w:sz="0" w:space="0" w:color="auto"/>
            <w:right w:val="none" w:sz="0" w:space="0" w:color="auto"/>
          </w:divBdr>
        </w:div>
        <w:div w:id="583761474">
          <w:marLeft w:val="640"/>
          <w:marRight w:val="0"/>
          <w:marTop w:val="0"/>
          <w:marBottom w:val="0"/>
          <w:divBdr>
            <w:top w:val="none" w:sz="0" w:space="0" w:color="auto"/>
            <w:left w:val="none" w:sz="0" w:space="0" w:color="auto"/>
            <w:bottom w:val="none" w:sz="0" w:space="0" w:color="auto"/>
            <w:right w:val="none" w:sz="0" w:space="0" w:color="auto"/>
          </w:divBdr>
        </w:div>
        <w:div w:id="1780568490">
          <w:marLeft w:val="640"/>
          <w:marRight w:val="0"/>
          <w:marTop w:val="0"/>
          <w:marBottom w:val="0"/>
          <w:divBdr>
            <w:top w:val="none" w:sz="0" w:space="0" w:color="auto"/>
            <w:left w:val="none" w:sz="0" w:space="0" w:color="auto"/>
            <w:bottom w:val="none" w:sz="0" w:space="0" w:color="auto"/>
            <w:right w:val="none" w:sz="0" w:space="0" w:color="auto"/>
          </w:divBdr>
        </w:div>
        <w:div w:id="21899947">
          <w:marLeft w:val="640"/>
          <w:marRight w:val="0"/>
          <w:marTop w:val="0"/>
          <w:marBottom w:val="0"/>
          <w:divBdr>
            <w:top w:val="none" w:sz="0" w:space="0" w:color="auto"/>
            <w:left w:val="none" w:sz="0" w:space="0" w:color="auto"/>
            <w:bottom w:val="none" w:sz="0" w:space="0" w:color="auto"/>
            <w:right w:val="none" w:sz="0" w:space="0" w:color="auto"/>
          </w:divBdr>
        </w:div>
        <w:div w:id="1963925119">
          <w:marLeft w:val="640"/>
          <w:marRight w:val="0"/>
          <w:marTop w:val="0"/>
          <w:marBottom w:val="0"/>
          <w:divBdr>
            <w:top w:val="none" w:sz="0" w:space="0" w:color="auto"/>
            <w:left w:val="none" w:sz="0" w:space="0" w:color="auto"/>
            <w:bottom w:val="none" w:sz="0" w:space="0" w:color="auto"/>
            <w:right w:val="none" w:sz="0" w:space="0" w:color="auto"/>
          </w:divBdr>
        </w:div>
        <w:div w:id="96760555">
          <w:marLeft w:val="640"/>
          <w:marRight w:val="0"/>
          <w:marTop w:val="0"/>
          <w:marBottom w:val="0"/>
          <w:divBdr>
            <w:top w:val="none" w:sz="0" w:space="0" w:color="auto"/>
            <w:left w:val="none" w:sz="0" w:space="0" w:color="auto"/>
            <w:bottom w:val="none" w:sz="0" w:space="0" w:color="auto"/>
            <w:right w:val="none" w:sz="0" w:space="0" w:color="auto"/>
          </w:divBdr>
        </w:div>
        <w:div w:id="1206873858">
          <w:marLeft w:val="640"/>
          <w:marRight w:val="0"/>
          <w:marTop w:val="0"/>
          <w:marBottom w:val="0"/>
          <w:divBdr>
            <w:top w:val="none" w:sz="0" w:space="0" w:color="auto"/>
            <w:left w:val="none" w:sz="0" w:space="0" w:color="auto"/>
            <w:bottom w:val="none" w:sz="0" w:space="0" w:color="auto"/>
            <w:right w:val="none" w:sz="0" w:space="0" w:color="auto"/>
          </w:divBdr>
        </w:div>
        <w:div w:id="1519854284">
          <w:marLeft w:val="640"/>
          <w:marRight w:val="0"/>
          <w:marTop w:val="0"/>
          <w:marBottom w:val="0"/>
          <w:divBdr>
            <w:top w:val="none" w:sz="0" w:space="0" w:color="auto"/>
            <w:left w:val="none" w:sz="0" w:space="0" w:color="auto"/>
            <w:bottom w:val="none" w:sz="0" w:space="0" w:color="auto"/>
            <w:right w:val="none" w:sz="0" w:space="0" w:color="auto"/>
          </w:divBdr>
        </w:div>
        <w:div w:id="185993947">
          <w:marLeft w:val="640"/>
          <w:marRight w:val="0"/>
          <w:marTop w:val="0"/>
          <w:marBottom w:val="0"/>
          <w:divBdr>
            <w:top w:val="none" w:sz="0" w:space="0" w:color="auto"/>
            <w:left w:val="none" w:sz="0" w:space="0" w:color="auto"/>
            <w:bottom w:val="none" w:sz="0" w:space="0" w:color="auto"/>
            <w:right w:val="none" w:sz="0" w:space="0" w:color="auto"/>
          </w:divBdr>
        </w:div>
        <w:div w:id="2042700631">
          <w:marLeft w:val="640"/>
          <w:marRight w:val="0"/>
          <w:marTop w:val="0"/>
          <w:marBottom w:val="0"/>
          <w:divBdr>
            <w:top w:val="none" w:sz="0" w:space="0" w:color="auto"/>
            <w:left w:val="none" w:sz="0" w:space="0" w:color="auto"/>
            <w:bottom w:val="none" w:sz="0" w:space="0" w:color="auto"/>
            <w:right w:val="none" w:sz="0" w:space="0" w:color="auto"/>
          </w:divBdr>
        </w:div>
        <w:div w:id="1418208257">
          <w:marLeft w:val="640"/>
          <w:marRight w:val="0"/>
          <w:marTop w:val="0"/>
          <w:marBottom w:val="0"/>
          <w:divBdr>
            <w:top w:val="none" w:sz="0" w:space="0" w:color="auto"/>
            <w:left w:val="none" w:sz="0" w:space="0" w:color="auto"/>
            <w:bottom w:val="none" w:sz="0" w:space="0" w:color="auto"/>
            <w:right w:val="none" w:sz="0" w:space="0" w:color="auto"/>
          </w:divBdr>
        </w:div>
        <w:div w:id="1258631867">
          <w:marLeft w:val="640"/>
          <w:marRight w:val="0"/>
          <w:marTop w:val="0"/>
          <w:marBottom w:val="0"/>
          <w:divBdr>
            <w:top w:val="none" w:sz="0" w:space="0" w:color="auto"/>
            <w:left w:val="none" w:sz="0" w:space="0" w:color="auto"/>
            <w:bottom w:val="none" w:sz="0" w:space="0" w:color="auto"/>
            <w:right w:val="none" w:sz="0" w:space="0" w:color="auto"/>
          </w:divBdr>
        </w:div>
        <w:div w:id="1012031075">
          <w:marLeft w:val="640"/>
          <w:marRight w:val="0"/>
          <w:marTop w:val="0"/>
          <w:marBottom w:val="0"/>
          <w:divBdr>
            <w:top w:val="none" w:sz="0" w:space="0" w:color="auto"/>
            <w:left w:val="none" w:sz="0" w:space="0" w:color="auto"/>
            <w:bottom w:val="none" w:sz="0" w:space="0" w:color="auto"/>
            <w:right w:val="none" w:sz="0" w:space="0" w:color="auto"/>
          </w:divBdr>
        </w:div>
        <w:div w:id="354036194">
          <w:marLeft w:val="640"/>
          <w:marRight w:val="0"/>
          <w:marTop w:val="0"/>
          <w:marBottom w:val="0"/>
          <w:divBdr>
            <w:top w:val="none" w:sz="0" w:space="0" w:color="auto"/>
            <w:left w:val="none" w:sz="0" w:space="0" w:color="auto"/>
            <w:bottom w:val="none" w:sz="0" w:space="0" w:color="auto"/>
            <w:right w:val="none" w:sz="0" w:space="0" w:color="auto"/>
          </w:divBdr>
        </w:div>
        <w:div w:id="1401513658">
          <w:marLeft w:val="640"/>
          <w:marRight w:val="0"/>
          <w:marTop w:val="0"/>
          <w:marBottom w:val="0"/>
          <w:divBdr>
            <w:top w:val="none" w:sz="0" w:space="0" w:color="auto"/>
            <w:left w:val="none" w:sz="0" w:space="0" w:color="auto"/>
            <w:bottom w:val="none" w:sz="0" w:space="0" w:color="auto"/>
            <w:right w:val="none" w:sz="0" w:space="0" w:color="auto"/>
          </w:divBdr>
        </w:div>
        <w:div w:id="188178904">
          <w:marLeft w:val="640"/>
          <w:marRight w:val="0"/>
          <w:marTop w:val="0"/>
          <w:marBottom w:val="0"/>
          <w:divBdr>
            <w:top w:val="none" w:sz="0" w:space="0" w:color="auto"/>
            <w:left w:val="none" w:sz="0" w:space="0" w:color="auto"/>
            <w:bottom w:val="none" w:sz="0" w:space="0" w:color="auto"/>
            <w:right w:val="none" w:sz="0" w:space="0" w:color="auto"/>
          </w:divBdr>
        </w:div>
        <w:div w:id="1146629051">
          <w:marLeft w:val="640"/>
          <w:marRight w:val="0"/>
          <w:marTop w:val="0"/>
          <w:marBottom w:val="0"/>
          <w:divBdr>
            <w:top w:val="none" w:sz="0" w:space="0" w:color="auto"/>
            <w:left w:val="none" w:sz="0" w:space="0" w:color="auto"/>
            <w:bottom w:val="none" w:sz="0" w:space="0" w:color="auto"/>
            <w:right w:val="none" w:sz="0" w:space="0" w:color="auto"/>
          </w:divBdr>
        </w:div>
        <w:div w:id="1269001349">
          <w:marLeft w:val="640"/>
          <w:marRight w:val="0"/>
          <w:marTop w:val="0"/>
          <w:marBottom w:val="0"/>
          <w:divBdr>
            <w:top w:val="none" w:sz="0" w:space="0" w:color="auto"/>
            <w:left w:val="none" w:sz="0" w:space="0" w:color="auto"/>
            <w:bottom w:val="none" w:sz="0" w:space="0" w:color="auto"/>
            <w:right w:val="none" w:sz="0" w:space="0" w:color="auto"/>
          </w:divBdr>
        </w:div>
        <w:div w:id="1191261821">
          <w:marLeft w:val="640"/>
          <w:marRight w:val="0"/>
          <w:marTop w:val="0"/>
          <w:marBottom w:val="0"/>
          <w:divBdr>
            <w:top w:val="none" w:sz="0" w:space="0" w:color="auto"/>
            <w:left w:val="none" w:sz="0" w:space="0" w:color="auto"/>
            <w:bottom w:val="none" w:sz="0" w:space="0" w:color="auto"/>
            <w:right w:val="none" w:sz="0" w:space="0" w:color="auto"/>
          </w:divBdr>
        </w:div>
        <w:div w:id="1971940226">
          <w:marLeft w:val="640"/>
          <w:marRight w:val="0"/>
          <w:marTop w:val="0"/>
          <w:marBottom w:val="0"/>
          <w:divBdr>
            <w:top w:val="none" w:sz="0" w:space="0" w:color="auto"/>
            <w:left w:val="none" w:sz="0" w:space="0" w:color="auto"/>
            <w:bottom w:val="none" w:sz="0" w:space="0" w:color="auto"/>
            <w:right w:val="none" w:sz="0" w:space="0" w:color="auto"/>
          </w:divBdr>
        </w:div>
        <w:div w:id="54278700">
          <w:marLeft w:val="640"/>
          <w:marRight w:val="0"/>
          <w:marTop w:val="0"/>
          <w:marBottom w:val="0"/>
          <w:divBdr>
            <w:top w:val="none" w:sz="0" w:space="0" w:color="auto"/>
            <w:left w:val="none" w:sz="0" w:space="0" w:color="auto"/>
            <w:bottom w:val="none" w:sz="0" w:space="0" w:color="auto"/>
            <w:right w:val="none" w:sz="0" w:space="0" w:color="auto"/>
          </w:divBdr>
        </w:div>
        <w:div w:id="1426801191">
          <w:marLeft w:val="640"/>
          <w:marRight w:val="0"/>
          <w:marTop w:val="0"/>
          <w:marBottom w:val="0"/>
          <w:divBdr>
            <w:top w:val="none" w:sz="0" w:space="0" w:color="auto"/>
            <w:left w:val="none" w:sz="0" w:space="0" w:color="auto"/>
            <w:bottom w:val="none" w:sz="0" w:space="0" w:color="auto"/>
            <w:right w:val="none" w:sz="0" w:space="0" w:color="auto"/>
          </w:divBdr>
        </w:div>
        <w:div w:id="9533620">
          <w:marLeft w:val="640"/>
          <w:marRight w:val="0"/>
          <w:marTop w:val="0"/>
          <w:marBottom w:val="0"/>
          <w:divBdr>
            <w:top w:val="none" w:sz="0" w:space="0" w:color="auto"/>
            <w:left w:val="none" w:sz="0" w:space="0" w:color="auto"/>
            <w:bottom w:val="none" w:sz="0" w:space="0" w:color="auto"/>
            <w:right w:val="none" w:sz="0" w:space="0" w:color="auto"/>
          </w:divBdr>
        </w:div>
        <w:div w:id="1025136285">
          <w:marLeft w:val="640"/>
          <w:marRight w:val="0"/>
          <w:marTop w:val="0"/>
          <w:marBottom w:val="0"/>
          <w:divBdr>
            <w:top w:val="none" w:sz="0" w:space="0" w:color="auto"/>
            <w:left w:val="none" w:sz="0" w:space="0" w:color="auto"/>
            <w:bottom w:val="none" w:sz="0" w:space="0" w:color="auto"/>
            <w:right w:val="none" w:sz="0" w:space="0" w:color="auto"/>
          </w:divBdr>
        </w:div>
        <w:div w:id="1778285888">
          <w:marLeft w:val="640"/>
          <w:marRight w:val="0"/>
          <w:marTop w:val="0"/>
          <w:marBottom w:val="0"/>
          <w:divBdr>
            <w:top w:val="none" w:sz="0" w:space="0" w:color="auto"/>
            <w:left w:val="none" w:sz="0" w:space="0" w:color="auto"/>
            <w:bottom w:val="none" w:sz="0" w:space="0" w:color="auto"/>
            <w:right w:val="none" w:sz="0" w:space="0" w:color="auto"/>
          </w:divBdr>
        </w:div>
        <w:div w:id="678459687">
          <w:marLeft w:val="640"/>
          <w:marRight w:val="0"/>
          <w:marTop w:val="0"/>
          <w:marBottom w:val="0"/>
          <w:divBdr>
            <w:top w:val="none" w:sz="0" w:space="0" w:color="auto"/>
            <w:left w:val="none" w:sz="0" w:space="0" w:color="auto"/>
            <w:bottom w:val="none" w:sz="0" w:space="0" w:color="auto"/>
            <w:right w:val="none" w:sz="0" w:space="0" w:color="auto"/>
          </w:divBdr>
        </w:div>
        <w:div w:id="1820992976">
          <w:marLeft w:val="640"/>
          <w:marRight w:val="0"/>
          <w:marTop w:val="0"/>
          <w:marBottom w:val="0"/>
          <w:divBdr>
            <w:top w:val="none" w:sz="0" w:space="0" w:color="auto"/>
            <w:left w:val="none" w:sz="0" w:space="0" w:color="auto"/>
            <w:bottom w:val="none" w:sz="0" w:space="0" w:color="auto"/>
            <w:right w:val="none" w:sz="0" w:space="0" w:color="auto"/>
          </w:divBdr>
        </w:div>
        <w:div w:id="495190283">
          <w:marLeft w:val="640"/>
          <w:marRight w:val="0"/>
          <w:marTop w:val="0"/>
          <w:marBottom w:val="0"/>
          <w:divBdr>
            <w:top w:val="none" w:sz="0" w:space="0" w:color="auto"/>
            <w:left w:val="none" w:sz="0" w:space="0" w:color="auto"/>
            <w:bottom w:val="none" w:sz="0" w:space="0" w:color="auto"/>
            <w:right w:val="none" w:sz="0" w:space="0" w:color="auto"/>
          </w:divBdr>
        </w:div>
        <w:div w:id="208761432">
          <w:marLeft w:val="640"/>
          <w:marRight w:val="0"/>
          <w:marTop w:val="0"/>
          <w:marBottom w:val="0"/>
          <w:divBdr>
            <w:top w:val="none" w:sz="0" w:space="0" w:color="auto"/>
            <w:left w:val="none" w:sz="0" w:space="0" w:color="auto"/>
            <w:bottom w:val="none" w:sz="0" w:space="0" w:color="auto"/>
            <w:right w:val="none" w:sz="0" w:space="0" w:color="auto"/>
          </w:divBdr>
        </w:div>
        <w:div w:id="1129544187">
          <w:marLeft w:val="640"/>
          <w:marRight w:val="0"/>
          <w:marTop w:val="0"/>
          <w:marBottom w:val="0"/>
          <w:divBdr>
            <w:top w:val="none" w:sz="0" w:space="0" w:color="auto"/>
            <w:left w:val="none" w:sz="0" w:space="0" w:color="auto"/>
            <w:bottom w:val="none" w:sz="0" w:space="0" w:color="auto"/>
            <w:right w:val="none" w:sz="0" w:space="0" w:color="auto"/>
          </w:divBdr>
        </w:div>
        <w:div w:id="926962883">
          <w:marLeft w:val="640"/>
          <w:marRight w:val="0"/>
          <w:marTop w:val="0"/>
          <w:marBottom w:val="0"/>
          <w:divBdr>
            <w:top w:val="none" w:sz="0" w:space="0" w:color="auto"/>
            <w:left w:val="none" w:sz="0" w:space="0" w:color="auto"/>
            <w:bottom w:val="none" w:sz="0" w:space="0" w:color="auto"/>
            <w:right w:val="none" w:sz="0" w:space="0" w:color="auto"/>
          </w:divBdr>
        </w:div>
        <w:div w:id="1481652708">
          <w:marLeft w:val="640"/>
          <w:marRight w:val="0"/>
          <w:marTop w:val="0"/>
          <w:marBottom w:val="0"/>
          <w:divBdr>
            <w:top w:val="none" w:sz="0" w:space="0" w:color="auto"/>
            <w:left w:val="none" w:sz="0" w:space="0" w:color="auto"/>
            <w:bottom w:val="none" w:sz="0" w:space="0" w:color="auto"/>
            <w:right w:val="none" w:sz="0" w:space="0" w:color="auto"/>
          </w:divBdr>
        </w:div>
        <w:div w:id="204176985">
          <w:marLeft w:val="640"/>
          <w:marRight w:val="0"/>
          <w:marTop w:val="0"/>
          <w:marBottom w:val="0"/>
          <w:divBdr>
            <w:top w:val="none" w:sz="0" w:space="0" w:color="auto"/>
            <w:left w:val="none" w:sz="0" w:space="0" w:color="auto"/>
            <w:bottom w:val="none" w:sz="0" w:space="0" w:color="auto"/>
            <w:right w:val="none" w:sz="0" w:space="0" w:color="auto"/>
          </w:divBdr>
        </w:div>
        <w:div w:id="1094782330">
          <w:marLeft w:val="640"/>
          <w:marRight w:val="0"/>
          <w:marTop w:val="0"/>
          <w:marBottom w:val="0"/>
          <w:divBdr>
            <w:top w:val="none" w:sz="0" w:space="0" w:color="auto"/>
            <w:left w:val="none" w:sz="0" w:space="0" w:color="auto"/>
            <w:bottom w:val="none" w:sz="0" w:space="0" w:color="auto"/>
            <w:right w:val="none" w:sz="0" w:space="0" w:color="auto"/>
          </w:divBdr>
        </w:div>
        <w:div w:id="203753786">
          <w:marLeft w:val="640"/>
          <w:marRight w:val="0"/>
          <w:marTop w:val="0"/>
          <w:marBottom w:val="0"/>
          <w:divBdr>
            <w:top w:val="none" w:sz="0" w:space="0" w:color="auto"/>
            <w:left w:val="none" w:sz="0" w:space="0" w:color="auto"/>
            <w:bottom w:val="none" w:sz="0" w:space="0" w:color="auto"/>
            <w:right w:val="none" w:sz="0" w:space="0" w:color="auto"/>
          </w:divBdr>
        </w:div>
        <w:div w:id="1932352908">
          <w:marLeft w:val="640"/>
          <w:marRight w:val="0"/>
          <w:marTop w:val="0"/>
          <w:marBottom w:val="0"/>
          <w:divBdr>
            <w:top w:val="none" w:sz="0" w:space="0" w:color="auto"/>
            <w:left w:val="none" w:sz="0" w:space="0" w:color="auto"/>
            <w:bottom w:val="none" w:sz="0" w:space="0" w:color="auto"/>
            <w:right w:val="none" w:sz="0" w:space="0" w:color="auto"/>
          </w:divBdr>
        </w:div>
        <w:div w:id="1731807903">
          <w:marLeft w:val="640"/>
          <w:marRight w:val="0"/>
          <w:marTop w:val="0"/>
          <w:marBottom w:val="0"/>
          <w:divBdr>
            <w:top w:val="none" w:sz="0" w:space="0" w:color="auto"/>
            <w:left w:val="none" w:sz="0" w:space="0" w:color="auto"/>
            <w:bottom w:val="none" w:sz="0" w:space="0" w:color="auto"/>
            <w:right w:val="none" w:sz="0" w:space="0" w:color="auto"/>
          </w:divBdr>
        </w:div>
        <w:div w:id="1092898306">
          <w:marLeft w:val="640"/>
          <w:marRight w:val="0"/>
          <w:marTop w:val="0"/>
          <w:marBottom w:val="0"/>
          <w:divBdr>
            <w:top w:val="none" w:sz="0" w:space="0" w:color="auto"/>
            <w:left w:val="none" w:sz="0" w:space="0" w:color="auto"/>
            <w:bottom w:val="none" w:sz="0" w:space="0" w:color="auto"/>
            <w:right w:val="none" w:sz="0" w:space="0" w:color="auto"/>
          </w:divBdr>
        </w:div>
        <w:div w:id="1266116745">
          <w:marLeft w:val="640"/>
          <w:marRight w:val="0"/>
          <w:marTop w:val="0"/>
          <w:marBottom w:val="0"/>
          <w:divBdr>
            <w:top w:val="none" w:sz="0" w:space="0" w:color="auto"/>
            <w:left w:val="none" w:sz="0" w:space="0" w:color="auto"/>
            <w:bottom w:val="none" w:sz="0" w:space="0" w:color="auto"/>
            <w:right w:val="none" w:sz="0" w:space="0" w:color="auto"/>
          </w:divBdr>
        </w:div>
        <w:div w:id="1888251605">
          <w:marLeft w:val="640"/>
          <w:marRight w:val="0"/>
          <w:marTop w:val="0"/>
          <w:marBottom w:val="0"/>
          <w:divBdr>
            <w:top w:val="none" w:sz="0" w:space="0" w:color="auto"/>
            <w:left w:val="none" w:sz="0" w:space="0" w:color="auto"/>
            <w:bottom w:val="none" w:sz="0" w:space="0" w:color="auto"/>
            <w:right w:val="none" w:sz="0" w:space="0" w:color="auto"/>
          </w:divBdr>
        </w:div>
        <w:div w:id="76942630">
          <w:marLeft w:val="640"/>
          <w:marRight w:val="0"/>
          <w:marTop w:val="0"/>
          <w:marBottom w:val="0"/>
          <w:divBdr>
            <w:top w:val="none" w:sz="0" w:space="0" w:color="auto"/>
            <w:left w:val="none" w:sz="0" w:space="0" w:color="auto"/>
            <w:bottom w:val="none" w:sz="0" w:space="0" w:color="auto"/>
            <w:right w:val="none" w:sz="0" w:space="0" w:color="auto"/>
          </w:divBdr>
        </w:div>
        <w:div w:id="145050648">
          <w:marLeft w:val="640"/>
          <w:marRight w:val="0"/>
          <w:marTop w:val="0"/>
          <w:marBottom w:val="0"/>
          <w:divBdr>
            <w:top w:val="none" w:sz="0" w:space="0" w:color="auto"/>
            <w:left w:val="none" w:sz="0" w:space="0" w:color="auto"/>
            <w:bottom w:val="none" w:sz="0" w:space="0" w:color="auto"/>
            <w:right w:val="none" w:sz="0" w:space="0" w:color="auto"/>
          </w:divBdr>
        </w:div>
        <w:div w:id="1465542022">
          <w:marLeft w:val="640"/>
          <w:marRight w:val="0"/>
          <w:marTop w:val="0"/>
          <w:marBottom w:val="0"/>
          <w:divBdr>
            <w:top w:val="none" w:sz="0" w:space="0" w:color="auto"/>
            <w:left w:val="none" w:sz="0" w:space="0" w:color="auto"/>
            <w:bottom w:val="none" w:sz="0" w:space="0" w:color="auto"/>
            <w:right w:val="none" w:sz="0" w:space="0" w:color="auto"/>
          </w:divBdr>
        </w:div>
        <w:div w:id="1974476977">
          <w:marLeft w:val="640"/>
          <w:marRight w:val="0"/>
          <w:marTop w:val="0"/>
          <w:marBottom w:val="0"/>
          <w:divBdr>
            <w:top w:val="none" w:sz="0" w:space="0" w:color="auto"/>
            <w:left w:val="none" w:sz="0" w:space="0" w:color="auto"/>
            <w:bottom w:val="none" w:sz="0" w:space="0" w:color="auto"/>
            <w:right w:val="none" w:sz="0" w:space="0" w:color="auto"/>
          </w:divBdr>
        </w:div>
        <w:div w:id="1174687893">
          <w:marLeft w:val="640"/>
          <w:marRight w:val="0"/>
          <w:marTop w:val="0"/>
          <w:marBottom w:val="0"/>
          <w:divBdr>
            <w:top w:val="none" w:sz="0" w:space="0" w:color="auto"/>
            <w:left w:val="none" w:sz="0" w:space="0" w:color="auto"/>
            <w:bottom w:val="none" w:sz="0" w:space="0" w:color="auto"/>
            <w:right w:val="none" w:sz="0" w:space="0" w:color="auto"/>
          </w:divBdr>
        </w:div>
        <w:div w:id="276716275">
          <w:marLeft w:val="640"/>
          <w:marRight w:val="0"/>
          <w:marTop w:val="0"/>
          <w:marBottom w:val="0"/>
          <w:divBdr>
            <w:top w:val="none" w:sz="0" w:space="0" w:color="auto"/>
            <w:left w:val="none" w:sz="0" w:space="0" w:color="auto"/>
            <w:bottom w:val="none" w:sz="0" w:space="0" w:color="auto"/>
            <w:right w:val="none" w:sz="0" w:space="0" w:color="auto"/>
          </w:divBdr>
        </w:div>
        <w:div w:id="842087010">
          <w:marLeft w:val="640"/>
          <w:marRight w:val="0"/>
          <w:marTop w:val="0"/>
          <w:marBottom w:val="0"/>
          <w:divBdr>
            <w:top w:val="none" w:sz="0" w:space="0" w:color="auto"/>
            <w:left w:val="none" w:sz="0" w:space="0" w:color="auto"/>
            <w:bottom w:val="none" w:sz="0" w:space="0" w:color="auto"/>
            <w:right w:val="none" w:sz="0" w:space="0" w:color="auto"/>
          </w:divBdr>
        </w:div>
        <w:div w:id="1694727173">
          <w:marLeft w:val="640"/>
          <w:marRight w:val="0"/>
          <w:marTop w:val="0"/>
          <w:marBottom w:val="0"/>
          <w:divBdr>
            <w:top w:val="none" w:sz="0" w:space="0" w:color="auto"/>
            <w:left w:val="none" w:sz="0" w:space="0" w:color="auto"/>
            <w:bottom w:val="none" w:sz="0" w:space="0" w:color="auto"/>
            <w:right w:val="none" w:sz="0" w:space="0" w:color="auto"/>
          </w:divBdr>
        </w:div>
        <w:div w:id="1882741929">
          <w:marLeft w:val="640"/>
          <w:marRight w:val="0"/>
          <w:marTop w:val="0"/>
          <w:marBottom w:val="0"/>
          <w:divBdr>
            <w:top w:val="none" w:sz="0" w:space="0" w:color="auto"/>
            <w:left w:val="none" w:sz="0" w:space="0" w:color="auto"/>
            <w:bottom w:val="none" w:sz="0" w:space="0" w:color="auto"/>
            <w:right w:val="none" w:sz="0" w:space="0" w:color="auto"/>
          </w:divBdr>
        </w:div>
        <w:div w:id="1706445970">
          <w:marLeft w:val="640"/>
          <w:marRight w:val="0"/>
          <w:marTop w:val="0"/>
          <w:marBottom w:val="0"/>
          <w:divBdr>
            <w:top w:val="none" w:sz="0" w:space="0" w:color="auto"/>
            <w:left w:val="none" w:sz="0" w:space="0" w:color="auto"/>
            <w:bottom w:val="none" w:sz="0" w:space="0" w:color="auto"/>
            <w:right w:val="none" w:sz="0" w:space="0" w:color="auto"/>
          </w:divBdr>
        </w:div>
        <w:div w:id="381486665">
          <w:marLeft w:val="640"/>
          <w:marRight w:val="0"/>
          <w:marTop w:val="0"/>
          <w:marBottom w:val="0"/>
          <w:divBdr>
            <w:top w:val="none" w:sz="0" w:space="0" w:color="auto"/>
            <w:left w:val="none" w:sz="0" w:space="0" w:color="auto"/>
            <w:bottom w:val="none" w:sz="0" w:space="0" w:color="auto"/>
            <w:right w:val="none" w:sz="0" w:space="0" w:color="auto"/>
          </w:divBdr>
        </w:div>
        <w:div w:id="394201766">
          <w:marLeft w:val="640"/>
          <w:marRight w:val="0"/>
          <w:marTop w:val="0"/>
          <w:marBottom w:val="0"/>
          <w:divBdr>
            <w:top w:val="none" w:sz="0" w:space="0" w:color="auto"/>
            <w:left w:val="none" w:sz="0" w:space="0" w:color="auto"/>
            <w:bottom w:val="none" w:sz="0" w:space="0" w:color="auto"/>
            <w:right w:val="none" w:sz="0" w:space="0" w:color="auto"/>
          </w:divBdr>
        </w:div>
        <w:div w:id="2099010842">
          <w:marLeft w:val="640"/>
          <w:marRight w:val="0"/>
          <w:marTop w:val="0"/>
          <w:marBottom w:val="0"/>
          <w:divBdr>
            <w:top w:val="none" w:sz="0" w:space="0" w:color="auto"/>
            <w:left w:val="none" w:sz="0" w:space="0" w:color="auto"/>
            <w:bottom w:val="none" w:sz="0" w:space="0" w:color="auto"/>
            <w:right w:val="none" w:sz="0" w:space="0" w:color="auto"/>
          </w:divBdr>
        </w:div>
        <w:div w:id="1204059702">
          <w:marLeft w:val="640"/>
          <w:marRight w:val="0"/>
          <w:marTop w:val="0"/>
          <w:marBottom w:val="0"/>
          <w:divBdr>
            <w:top w:val="none" w:sz="0" w:space="0" w:color="auto"/>
            <w:left w:val="none" w:sz="0" w:space="0" w:color="auto"/>
            <w:bottom w:val="none" w:sz="0" w:space="0" w:color="auto"/>
            <w:right w:val="none" w:sz="0" w:space="0" w:color="auto"/>
          </w:divBdr>
        </w:div>
        <w:div w:id="2131394408">
          <w:marLeft w:val="640"/>
          <w:marRight w:val="0"/>
          <w:marTop w:val="0"/>
          <w:marBottom w:val="0"/>
          <w:divBdr>
            <w:top w:val="none" w:sz="0" w:space="0" w:color="auto"/>
            <w:left w:val="none" w:sz="0" w:space="0" w:color="auto"/>
            <w:bottom w:val="none" w:sz="0" w:space="0" w:color="auto"/>
            <w:right w:val="none" w:sz="0" w:space="0" w:color="auto"/>
          </w:divBdr>
        </w:div>
        <w:div w:id="1926299928">
          <w:marLeft w:val="640"/>
          <w:marRight w:val="0"/>
          <w:marTop w:val="0"/>
          <w:marBottom w:val="0"/>
          <w:divBdr>
            <w:top w:val="none" w:sz="0" w:space="0" w:color="auto"/>
            <w:left w:val="none" w:sz="0" w:space="0" w:color="auto"/>
            <w:bottom w:val="none" w:sz="0" w:space="0" w:color="auto"/>
            <w:right w:val="none" w:sz="0" w:space="0" w:color="auto"/>
          </w:divBdr>
        </w:div>
        <w:div w:id="2025553053">
          <w:marLeft w:val="640"/>
          <w:marRight w:val="0"/>
          <w:marTop w:val="0"/>
          <w:marBottom w:val="0"/>
          <w:divBdr>
            <w:top w:val="none" w:sz="0" w:space="0" w:color="auto"/>
            <w:left w:val="none" w:sz="0" w:space="0" w:color="auto"/>
            <w:bottom w:val="none" w:sz="0" w:space="0" w:color="auto"/>
            <w:right w:val="none" w:sz="0" w:space="0" w:color="auto"/>
          </w:divBdr>
        </w:div>
        <w:div w:id="1156266537">
          <w:marLeft w:val="640"/>
          <w:marRight w:val="0"/>
          <w:marTop w:val="0"/>
          <w:marBottom w:val="0"/>
          <w:divBdr>
            <w:top w:val="none" w:sz="0" w:space="0" w:color="auto"/>
            <w:left w:val="none" w:sz="0" w:space="0" w:color="auto"/>
            <w:bottom w:val="none" w:sz="0" w:space="0" w:color="auto"/>
            <w:right w:val="none" w:sz="0" w:space="0" w:color="auto"/>
          </w:divBdr>
        </w:div>
        <w:div w:id="1112744517">
          <w:marLeft w:val="640"/>
          <w:marRight w:val="0"/>
          <w:marTop w:val="0"/>
          <w:marBottom w:val="0"/>
          <w:divBdr>
            <w:top w:val="none" w:sz="0" w:space="0" w:color="auto"/>
            <w:left w:val="none" w:sz="0" w:space="0" w:color="auto"/>
            <w:bottom w:val="none" w:sz="0" w:space="0" w:color="auto"/>
            <w:right w:val="none" w:sz="0" w:space="0" w:color="auto"/>
          </w:divBdr>
        </w:div>
        <w:div w:id="913733993">
          <w:marLeft w:val="640"/>
          <w:marRight w:val="0"/>
          <w:marTop w:val="0"/>
          <w:marBottom w:val="0"/>
          <w:divBdr>
            <w:top w:val="none" w:sz="0" w:space="0" w:color="auto"/>
            <w:left w:val="none" w:sz="0" w:space="0" w:color="auto"/>
            <w:bottom w:val="none" w:sz="0" w:space="0" w:color="auto"/>
            <w:right w:val="none" w:sz="0" w:space="0" w:color="auto"/>
          </w:divBdr>
        </w:div>
        <w:div w:id="1515722908">
          <w:marLeft w:val="640"/>
          <w:marRight w:val="0"/>
          <w:marTop w:val="0"/>
          <w:marBottom w:val="0"/>
          <w:divBdr>
            <w:top w:val="none" w:sz="0" w:space="0" w:color="auto"/>
            <w:left w:val="none" w:sz="0" w:space="0" w:color="auto"/>
            <w:bottom w:val="none" w:sz="0" w:space="0" w:color="auto"/>
            <w:right w:val="none" w:sz="0" w:space="0" w:color="auto"/>
          </w:divBdr>
        </w:div>
        <w:div w:id="990986127">
          <w:marLeft w:val="640"/>
          <w:marRight w:val="0"/>
          <w:marTop w:val="0"/>
          <w:marBottom w:val="0"/>
          <w:divBdr>
            <w:top w:val="none" w:sz="0" w:space="0" w:color="auto"/>
            <w:left w:val="none" w:sz="0" w:space="0" w:color="auto"/>
            <w:bottom w:val="none" w:sz="0" w:space="0" w:color="auto"/>
            <w:right w:val="none" w:sz="0" w:space="0" w:color="auto"/>
          </w:divBdr>
        </w:div>
        <w:div w:id="1816483863">
          <w:marLeft w:val="640"/>
          <w:marRight w:val="0"/>
          <w:marTop w:val="0"/>
          <w:marBottom w:val="0"/>
          <w:divBdr>
            <w:top w:val="none" w:sz="0" w:space="0" w:color="auto"/>
            <w:left w:val="none" w:sz="0" w:space="0" w:color="auto"/>
            <w:bottom w:val="none" w:sz="0" w:space="0" w:color="auto"/>
            <w:right w:val="none" w:sz="0" w:space="0" w:color="auto"/>
          </w:divBdr>
        </w:div>
        <w:div w:id="416175412">
          <w:marLeft w:val="640"/>
          <w:marRight w:val="0"/>
          <w:marTop w:val="0"/>
          <w:marBottom w:val="0"/>
          <w:divBdr>
            <w:top w:val="none" w:sz="0" w:space="0" w:color="auto"/>
            <w:left w:val="none" w:sz="0" w:space="0" w:color="auto"/>
            <w:bottom w:val="none" w:sz="0" w:space="0" w:color="auto"/>
            <w:right w:val="none" w:sz="0" w:space="0" w:color="auto"/>
          </w:divBdr>
        </w:div>
        <w:div w:id="1338927833">
          <w:marLeft w:val="640"/>
          <w:marRight w:val="0"/>
          <w:marTop w:val="0"/>
          <w:marBottom w:val="0"/>
          <w:divBdr>
            <w:top w:val="none" w:sz="0" w:space="0" w:color="auto"/>
            <w:left w:val="none" w:sz="0" w:space="0" w:color="auto"/>
            <w:bottom w:val="none" w:sz="0" w:space="0" w:color="auto"/>
            <w:right w:val="none" w:sz="0" w:space="0" w:color="auto"/>
          </w:divBdr>
        </w:div>
        <w:div w:id="1077946211">
          <w:marLeft w:val="640"/>
          <w:marRight w:val="0"/>
          <w:marTop w:val="0"/>
          <w:marBottom w:val="0"/>
          <w:divBdr>
            <w:top w:val="none" w:sz="0" w:space="0" w:color="auto"/>
            <w:left w:val="none" w:sz="0" w:space="0" w:color="auto"/>
            <w:bottom w:val="none" w:sz="0" w:space="0" w:color="auto"/>
            <w:right w:val="none" w:sz="0" w:space="0" w:color="auto"/>
          </w:divBdr>
        </w:div>
        <w:div w:id="43457412">
          <w:marLeft w:val="640"/>
          <w:marRight w:val="0"/>
          <w:marTop w:val="0"/>
          <w:marBottom w:val="0"/>
          <w:divBdr>
            <w:top w:val="none" w:sz="0" w:space="0" w:color="auto"/>
            <w:left w:val="none" w:sz="0" w:space="0" w:color="auto"/>
            <w:bottom w:val="none" w:sz="0" w:space="0" w:color="auto"/>
            <w:right w:val="none" w:sz="0" w:space="0" w:color="auto"/>
          </w:divBdr>
        </w:div>
        <w:div w:id="548881561">
          <w:marLeft w:val="640"/>
          <w:marRight w:val="0"/>
          <w:marTop w:val="0"/>
          <w:marBottom w:val="0"/>
          <w:divBdr>
            <w:top w:val="none" w:sz="0" w:space="0" w:color="auto"/>
            <w:left w:val="none" w:sz="0" w:space="0" w:color="auto"/>
            <w:bottom w:val="none" w:sz="0" w:space="0" w:color="auto"/>
            <w:right w:val="none" w:sz="0" w:space="0" w:color="auto"/>
          </w:divBdr>
        </w:div>
        <w:div w:id="1355230051">
          <w:marLeft w:val="640"/>
          <w:marRight w:val="0"/>
          <w:marTop w:val="0"/>
          <w:marBottom w:val="0"/>
          <w:divBdr>
            <w:top w:val="none" w:sz="0" w:space="0" w:color="auto"/>
            <w:left w:val="none" w:sz="0" w:space="0" w:color="auto"/>
            <w:bottom w:val="none" w:sz="0" w:space="0" w:color="auto"/>
            <w:right w:val="none" w:sz="0" w:space="0" w:color="auto"/>
          </w:divBdr>
        </w:div>
        <w:div w:id="483283020">
          <w:marLeft w:val="640"/>
          <w:marRight w:val="0"/>
          <w:marTop w:val="0"/>
          <w:marBottom w:val="0"/>
          <w:divBdr>
            <w:top w:val="none" w:sz="0" w:space="0" w:color="auto"/>
            <w:left w:val="none" w:sz="0" w:space="0" w:color="auto"/>
            <w:bottom w:val="none" w:sz="0" w:space="0" w:color="auto"/>
            <w:right w:val="none" w:sz="0" w:space="0" w:color="auto"/>
          </w:divBdr>
        </w:div>
        <w:div w:id="436490377">
          <w:marLeft w:val="640"/>
          <w:marRight w:val="0"/>
          <w:marTop w:val="0"/>
          <w:marBottom w:val="0"/>
          <w:divBdr>
            <w:top w:val="none" w:sz="0" w:space="0" w:color="auto"/>
            <w:left w:val="none" w:sz="0" w:space="0" w:color="auto"/>
            <w:bottom w:val="none" w:sz="0" w:space="0" w:color="auto"/>
            <w:right w:val="none" w:sz="0" w:space="0" w:color="auto"/>
          </w:divBdr>
        </w:div>
        <w:div w:id="1176575470">
          <w:marLeft w:val="640"/>
          <w:marRight w:val="0"/>
          <w:marTop w:val="0"/>
          <w:marBottom w:val="0"/>
          <w:divBdr>
            <w:top w:val="none" w:sz="0" w:space="0" w:color="auto"/>
            <w:left w:val="none" w:sz="0" w:space="0" w:color="auto"/>
            <w:bottom w:val="none" w:sz="0" w:space="0" w:color="auto"/>
            <w:right w:val="none" w:sz="0" w:space="0" w:color="auto"/>
          </w:divBdr>
        </w:div>
        <w:div w:id="962149733">
          <w:marLeft w:val="640"/>
          <w:marRight w:val="0"/>
          <w:marTop w:val="0"/>
          <w:marBottom w:val="0"/>
          <w:divBdr>
            <w:top w:val="none" w:sz="0" w:space="0" w:color="auto"/>
            <w:left w:val="none" w:sz="0" w:space="0" w:color="auto"/>
            <w:bottom w:val="none" w:sz="0" w:space="0" w:color="auto"/>
            <w:right w:val="none" w:sz="0" w:space="0" w:color="auto"/>
          </w:divBdr>
        </w:div>
        <w:div w:id="1575779608">
          <w:marLeft w:val="640"/>
          <w:marRight w:val="0"/>
          <w:marTop w:val="0"/>
          <w:marBottom w:val="0"/>
          <w:divBdr>
            <w:top w:val="none" w:sz="0" w:space="0" w:color="auto"/>
            <w:left w:val="none" w:sz="0" w:space="0" w:color="auto"/>
            <w:bottom w:val="none" w:sz="0" w:space="0" w:color="auto"/>
            <w:right w:val="none" w:sz="0" w:space="0" w:color="auto"/>
          </w:divBdr>
        </w:div>
        <w:div w:id="960109273">
          <w:marLeft w:val="640"/>
          <w:marRight w:val="0"/>
          <w:marTop w:val="0"/>
          <w:marBottom w:val="0"/>
          <w:divBdr>
            <w:top w:val="none" w:sz="0" w:space="0" w:color="auto"/>
            <w:left w:val="none" w:sz="0" w:space="0" w:color="auto"/>
            <w:bottom w:val="none" w:sz="0" w:space="0" w:color="auto"/>
            <w:right w:val="none" w:sz="0" w:space="0" w:color="auto"/>
          </w:divBdr>
        </w:div>
        <w:div w:id="190531265">
          <w:marLeft w:val="640"/>
          <w:marRight w:val="0"/>
          <w:marTop w:val="0"/>
          <w:marBottom w:val="0"/>
          <w:divBdr>
            <w:top w:val="none" w:sz="0" w:space="0" w:color="auto"/>
            <w:left w:val="none" w:sz="0" w:space="0" w:color="auto"/>
            <w:bottom w:val="none" w:sz="0" w:space="0" w:color="auto"/>
            <w:right w:val="none" w:sz="0" w:space="0" w:color="auto"/>
          </w:divBdr>
        </w:div>
        <w:div w:id="1767532880">
          <w:marLeft w:val="640"/>
          <w:marRight w:val="0"/>
          <w:marTop w:val="0"/>
          <w:marBottom w:val="0"/>
          <w:divBdr>
            <w:top w:val="none" w:sz="0" w:space="0" w:color="auto"/>
            <w:left w:val="none" w:sz="0" w:space="0" w:color="auto"/>
            <w:bottom w:val="none" w:sz="0" w:space="0" w:color="auto"/>
            <w:right w:val="none" w:sz="0" w:space="0" w:color="auto"/>
          </w:divBdr>
        </w:div>
        <w:div w:id="1117062508">
          <w:marLeft w:val="640"/>
          <w:marRight w:val="0"/>
          <w:marTop w:val="0"/>
          <w:marBottom w:val="0"/>
          <w:divBdr>
            <w:top w:val="none" w:sz="0" w:space="0" w:color="auto"/>
            <w:left w:val="none" w:sz="0" w:space="0" w:color="auto"/>
            <w:bottom w:val="none" w:sz="0" w:space="0" w:color="auto"/>
            <w:right w:val="none" w:sz="0" w:space="0" w:color="auto"/>
          </w:divBdr>
        </w:div>
        <w:div w:id="344332538">
          <w:marLeft w:val="640"/>
          <w:marRight w:val="0"/>
          <w:marTop w:val="0"/>
          <w:marBottom w:val="0"/>
          <w:divBdr>
            <w:top w:val="none" w:sz="0" w:space="0" w:color="auto"/>
            <w:left w:val="none" w:sz="0" w:space="0" w:color="auto"/>
            <w:bottom w:val="none" w:sz="0" w:space="0" w:color="auto"/>
            <w:right w:val="none" w:sz="0" w:space="0" w:color="auto"/>
          </w:divBdr>
        </w:div>
        <w:div w:id="763116030">
          <w:marLeft w:val="640"/>
          <w:marRight w:val="0"/>
          <w:marTop w:val="0"/>
          <w:marBottom w:val="0"/>
          <w:divBdr>
            <w:top w:val="none" w:sz="0" w:space="0" w:color="auto"/>
            <w:left w:val="none" w:sz="0" w:space="0" w:color="auto"/>
            <w:bottom w:val="none" w:sz="0" w:space="0" w:color="auto"/>
            <w:right w:val="none" w:sz="0" w:space="0" w:color="auto"/>
          </w:divBdr>
        </w:div>
        <w:div w:id="1356006469">
          <w:marLeft w:val="640"/>
          <w:marRight w:val="0"/>
          <w:marTop w:val="0"/>
          <w:marBottom w:val="0"/>
          <w:divBdr>
            <w:top w:val="none" w:sz="0" w:space="0" w:color="auto"/>
            <w:left w:val="none" w:sz="0" w:space="0" w:color="auto"/>
            <w:bottom w:val="none" w:sz="0" w:space="0" w:color="auto"/>
            <w:right w:val="none" w:sz="0" w:space="0" w:color="auto"/>
          </w:divBdr>
        </w:div>
        <w:div w:id="1618175883">
          <w:marLeft w:val="640"/>
          <w:marRight w:val="0"/>
          <w:marTop w:val="0"/>
          <w:marBottom w:val="0"/>
          <w:divBdr>
            <w:top w:val="none" w:sz="0" w:space="0" w:color="auto"/>
            <w:left w:val="none" w:sz="0" w:space="0" w:color="auto"/>
            <w:bottom w:val="none" w:sz="0" w:space="0" w:color="auto"/>
            <w:right w:val="none" w:sz="0" w:space="0" w:color="auto"/>
          </w:divBdr>
        </w:div>
        <w:div w:id="1979413101">
          <w:marLeft w:val="640"/>
          <w:marRight w:val="0"/>
          <w:marTop w:val="0"/>
          <w:marBottom w:val="0"/>
          <w:divBdr>
            <w:top w:val="none" w:sz="0" w:space="0" w:color="auto"/>
            <w:left w:val="none" w:sz="0" w:space="0" w:color="auto"/>
            <w:bottom w:val="none" w:sz="0" w:space="0" w:color="auto"/>
            <w:right w:val="none" w:sz="0" w:space="0" w:color="auto"/>
          </w:divBdr>
        </w:div>
        <w:div w:id="1520581839">
          <w:marLeft w:val="640"/>
          <w:marRight w:val="0"/>
          <w:marTop w:val="0"/>
          <w:marBottom w:val="0"/>
          <w:divBdr>
            <w:top w:val="none" w:sz="0" w:space="0" w:color="auto"/>
            <w:left w:val="none" w:sz="0" w:space="0" w:color="auto"/>
            <w:bottom w:val="none" w:sz="0" w:space="0" w:color="auto"/>
            <w:right w:val="none" w:sz="0" w:space="0" w:color="auto"/>
          </w:divBdr>
        </w:div>
        <w:div w:id="1768958457">
          <w:marLeft w:val="640"/>
          <w:marRight w:val="0"/>
          <w:marTop w:val="0"/>
          <w:marBottom w:val="0"/>
          <w:divBdr>
            <w:top w:val="none" w:sz="0" w:space="0" w:color="auto"/>
            <w:left w:val="none" w:sz="0" w:space="0" w:color="auto"/>
            <w:bottom w:val="none" w:sz="0" w:space="0" w:color="auto"/>
            <w:right w:val="none" w:sz="0" w:space="0" w:color="auto"/>
          </w:divBdr>
        </w:div>
        <w:div w:id="1485314609">
          <w:marLeft w:val="640"/>
          <w:marRight w:val="0"/>
          <w:marTop w:val="0"/>
          <w:marBottom w:val="0"/>
          <w:divBdr>
            <w:top w:val="none" w:sz="0" w:space="0" w:color="auto"/>
            <w:left w:val="none" w:sz="0" w:space="0" w:color="auto"/>
            <w:bottom w:val="none" w:sz="0" w:space="0" w:color="auto"/>
            <w:right w:val="none" w:sz="0" w:space="0" w:color="auto"/>
          </w:divBdr>
        </w:div>
        <w:div w:id="1592735945">
          <w:marLeft w:val="640"/>
          <w:marRight w:val="0"/>
          <w:marTop w:val="0"/>
          <w:marBottom w:val="0"/>
          <w:divBdr>
            <w:top w:val="none" w:sz="0" w:space="0" w:color="auto"/>
            <w:left w:val="none" w:sz="0" w:space="0" w:color="auto"/>
            <w:bottom w:val="none" w:sz="0" w:space="0" w:color="auto"/>
            <w:right w:val="none" w:sz="0" w:space="0" w:color="auto"/>
          </w:divBdr>
        </w:div>
        <w:div w:id="58751150">
          <w:marLeft w:val="640"/>
          <w:marRight w:val="0"/>
          <w:marTop w:val="0"/>
          <w:marBottom w:val="0"/>
          <w:divBdr>
            <w:top w:val="none" w:sz="0" w:space="0" w:color="auto"/>
            <w:left w:val="none" w:sz="0" w:space="0" w:color="auto"/>
            <w:bottom w:val="none" w:sz="0" w:space="0" w:color="auto"/>
            <w:right w:val="none" w:sz="0" w:space="0" w:color="auto"/>
          </w:divBdr>
        </w:div>
        <w:div w:id="1252659544">
          <w:marLeft w:val="640"/>
          <w:marRight w:val="0"/>
          <w:marTop w:val="0"/>
          <w:marBottom w:val="0"/>
          <w:divBdr>
            <w:top w:val="none" w:sz="0" w:space="0" w:color="auto"/>
            <w:left w:val="none" w:sz="0" w:space="0" w:color="auto"/>
            <w:bottom w:val="none" w:sz="0" w:space="0" w:color="auto"/>
            <w:right w:val="none" w:sz="0" w:space="0" w:color="auto"/>
          </w:divBdr>
        </w:div>
        <w:div w:id="1754427166">
          <w:marLeft w:val="640"/>
          <w:marRight w:val="0"/>
          <w:marTop w:val="0"/>
          <w:marBottom w:val="0"/>
          <w:divBdr>
            <w:top w:val="none" w:sz="0" w:space="0" w:color="auto"/>
            <w:left w:val="none" w:sz="0" w:space="0" w:color="auto"/>
            <w:bottom w:val="none" w:sz="0" w:space="0" w:color="auto"/>
            <w:right w:val="none" w:sz="0" w:space="0" w:color="auto"/>
          </w:divBdr>
        </w:div>
        <w:div w:id="1900827087">
          <w:marLeft w:val="640"/>
          <w:marRight w:val="0"/>
          <w:marTop w:val="0"/>
          <w:marBottom w:val="0"/>
          <w:divBdr>
            <w:top w:val="none" w:sz="0" w:space="0" w:color="auto"/>
            <w:left w:val="none" w:sz="0" w:space="0" w:color="auto"/>
            <w:bottom w:val="none" w:sz="0" w:space="0" w:color="auto"/>
            <w:right w:val="none" w:sz="0" w:space="0" w:color="auto"/>
          </w:divBdr>
        </w:div>
        <w:div w:id="414744504">
          <w:marLeft w:val="640"/>
          <w:marRight w:val="0"/>
          <w:marTop w:val="0"/>
          <w:marBottom w:val="0"/>
          <w:divBdr>
            <w:top w:val="none" w:sz="0" w:space="0" w:color="auto"/>
            <w:left w:val="none" w:sz="0" w:space="0" w:color="auto"/>
            <w:bottom w:val="none" w:sz="0" w:space="0" w:color="auto"/>
            <w:right w:val="none" w:sz="0" w:space="0" w:color="auto"/>
          </w:divBdr>
        </w:div>
        <w:div w:id="1633055397">
          <w:marLeft w:val="640"/>
          <w:marRight w:val="0"/>
          <w:marTop w:val="0"/>
          <w:marBottom w:val="0"/>
          <w:divBdr>
            <w:top w:val="none" w:sz="0" w:space="0" w:color="auto"/>
            <w:left w:val="none" w:sz="0" w:space="0" w:color="auto"/>
            <w:bottom w:val="none" w:sz="0" w:space="0" w:color="auto"/>
            <w:right w:val="none" w:sz="0" w:space="0" w:color="auto"/>
          </w:divBdr>
        </w:div>
        <w:div w:id="1480608712">
          <w:marLeft w:val="640"/>
          <w:marRight w:val="0"/>
          <w:marTop w:val="0"/>
          <w:marBottom w:val="0"/>
          <w:divBdr>
            <w:top w:val="none" w:sz="0" w:space="0" w:color="auto"/>
            <w:left w:val="none" w:sz="0" w:space="0" w:color="auto"/>
            <w:bottom w:val="none" w:sz="0" w:space="0" w:color="auto"/>
            <w:right w:val="none" w:sz="0" w:space="0" w:color="auto"/>
          </w:divBdr>
        </w:div>
        <w:div w:id="1513569207">
          <w:marLeft w:val="640"/>
          <w:marRight w:val="0"/>
          <w:marTop w:val="0"/>
          <w:marBottom w:val="0"/>
          <w:divBdr>
            <w:top w:val="none" w:sz="0" w:space="0" w:color="auto"/>
            <w:left w:val="none" w:sz="0" w:space="0" w:color="auto"/>
            <w:bottom w:val="none" w:sz="0" w:space="0" w:color="auto"/>
            <w:right w:val="none" w:sz="0" w:space="0" w:color="auto"/>
          </w:divBdr>
        </w:div>
        <w:div w:id="2107340429">
          <w:marLeft w:val="640"/>
          <w:marRight w:val="0"/>
          <w:marTop w:val="0"/>
          <w:marBottom w:val="0"/>
          <w:divBdr>
            <w:top w:val="none" w:sz="0" w:space="0" w:color="auto"/>
            <w:left w:val="none" w:sz="0" w:space="0" w:color="auto"/>
            <w:bottom w:val="none" w:sz="0" w:space="0" w:color="auto"/>
            <w:right w:val="none" w:sz="0" w:space="0" w:color="auto"/>
          </w:divBdr>
        </w:div>
        <w:div w:id="558056251">
          <w:marLeft w:val="640"/>
          <w:marRight w:val="0"/>
          <w:marTop w:val="0"/>
          <w:marBottom w:val="0"/>
          <w:divBdr>
            <w:top w:val="none" w:sz="0" w:space="0" w:color="auto"/>
            <w:left w:val="none" w:sz="0" w:space="0" w:color="auto"/>
            <w:bottom w:val="none" w:sz="0" w:space="0" w:color="auto"/>
            <w:right w:val="none" w:sz="0" w:space="0" w:color="auto"/>
          </w:divBdr>
        </w:div>
        <w:div w:id="1123429008">
          <w:marLeft w:val="640"/>
          <w:marRight w:val="0"/>
          <w:marTop w:val="0"/>
          <w:marBottom w:val="0"/>
          <w:divBdr>
            <w:top w:val="none" w:sz="0" w:space="0" w:color="auto"/>
            <w:left w:val="none" w:sz="0" w:space="0" w:color="auto"/>
            <w:bottom w:val="none" w:sz="0" w:space="0" w:color="auto"/>
            <w:right w:val="none" w:sz="0" w:space="0" w:color="auto"/>
          </w:divBdr>
        </w:div>
        <w:div w:id="1981689434">
          <w:marLeft w:val="640"/>
          <w:marRight w:val="0"/>
          <w:marTop w:val="0"/>
          <w:marBottom w:val="0"/>
          <w:divBdr>
            <w:top w:val="none" w:sz="0" w:space="0" w:color="auto"/>
            <w:left w:val="none" w:sz="0" w:space="0" w:color="auto"/>
            <w:bottom w:val="none" w:sz="0" w:space="0" w:color="auto"/>
            <w:right w:val="none" w:sz="0" w:space="0" w:color="auto"/>
          </w:divBdr>
        </w:div>
        <w:div w:id="1306858012">
          <w:marLeft w:val="640"/>
          <w:marRight w:val="0"/>
          <w:marTop w:val="0"/>
          <w:marBottom w:val="0"/>
          <w:divBdr>
            <w:top w:val="none" w:sz="0" w:space="0" w:color="auto"/>
            <w:left w:val="none" w:sz="0" w:space="0" w:color="auto"/>
            <w:bottom w:val="none" w:sz="0" w:space="0" w:color="auto"/>
            <w:right w:val="none" w:sz="0" w:space="0" w:color="auto"/>
          </w:divBdr>
        </w:div>
        <w:div w:id="1467433651">
          <w:marLeft w:val="640"/>
          <w:marRight w:val="0"/>
          <w:marTop w:val="0"/>
          <w:marBottom w:val="0"/>
          <w:divBdr>
            <w:top w:val="none" w:sz="0" w:space="0" w:color="auto"/>
            <w:left w:val="none" w:sz="0" w:space="0" w:color="auto"/>
            <w:bottom w:val="none" w:sz="0" w:space="0" w:color="auto"/>
            <w:right w:val="none" w:sz="0" w:space="0" w:color="auto"/>
          </w:divBdr>
        </w:div>
        <w:div w:id="1654604749">
          <w:marLeft w:val="640"/>
          <w:marRight w:val="0"/>
          <w:marTop w:val="0"/>
          <w:marBottom w:val="0"/>
          <w:divBdr>
            <w:top w:val="none" w:sz="0" w:space="0" w:color="auto"/>
            <w:left w:val="none" w:sz="0" w:space="0" w:color="auto"/>
            <w:bottom w:val="none" w:sz="0" w:space="0" w:color="auto"/>
            <w:right w:val="none" w:sz="0" w:space="0" w:color="auto"/>
          </w:divBdr>
        </w:div>
        <w:div w:id="503864327">
          <w:marLeft w:val="640"/>
          <w:marRight w:val="0"/>
          <w:marTop w:val="0"/>
          <w:marBottom w:val="0"/>
          <w:divBdr>
            <w:top w:val="none" w:sz="0" w:space="0" w:color="auto"/>
            <w:left w:val="none" w:sz="0" w:space="0" w:color="auto"/>
            <w:bottom w:val="none" w:sz="0" w:space="0" w:color="auto"/>
            <w:right w:val="none" w:sz="0" w:space="0" w:color="auto"/>
          </w:divBdr>
        </w:div>
        <w:div w:id="19558336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18055656">
      <w:bodyDiv w:val="1"/>
      <w:marLeft w:val="0"/>
      <w:marRight w:val="0"/>
      <w:marTop w:val="0"/>
      <w:marBottom w:val="0"/>
      <w:divBdr>
        <w:top w:val="none" w:sz="0" w:space="0" w:color="auto"/>
        <w:left w:val="none" w:sz="0" w:space="0" w:color="auto"/>
        <w:bottom w:val="none" w:sz="0" w:space="0" w:color="auto"/>
        <w:right w:val="none" w:sz="0" w:space="0" w:color="auto"/>
      </w:divBdr>
      <w:divsChild>
        <w:div w:id="570580274">
          <w:marLeft w:val="640"/>
          <w:marRight w:val="0"/>
          <w:marTop w:val="0"/>
          <w:marBottom w:val="0"/>
          <w:divBdr>
            <w:top w:val="none" w:sz="0" w:space="0" w:color="auto"/>
            <w:left w:val="none" w:sz="0" w:space="0" w:color="auto"/>
            <w:bottom w:val="none" w:sz="0" w:space="0" w:color="auto"/>
            <w:right w:val="none" w:sz="0" w:space="0" w:color="auto"/>
          </w:divBdr>
        </w:div>
        <w:div w:id="1588726495">
          <w:marLeft w:val="640"/>
          <w:marRight w:val="0"/>
          <w:marTop w:val="0"/>
          <w:marBottom w:val="0"/>
          <w:divBdr>
            <w:top w:val="none" w:sz="0" w:space="0" w:color="auto"/>
            <w:left w:val="none" w:sz="0" w:space="0" w:color="auto"/>
            <w:bottom w:val="none" w:sz="0" w:space="0" w:color="auto"/>
            <w:right w:val="none" w:sz="0" w:space="0" w:color="auto"/>
          </w:divBdr>
        </w:div>
        <w:div w:id="542059013">
          <w:marLeft w:val="640"/>
          <w:marRight w:val="0"/>
          <w:marTop w:val="0"/>
          <w:marBottom w:val="0"/>
          <w:divBdr>
            <w:top w:val="none" w:sz="0" w:space="0" w:color="auto"/>
            <w:left w:val="none" w:sz="0" w:space="0" w:color="auto"/>
            <w:bottom w:val="none" w:sz="0" w:space="0" w:color="auto"/>
            <w:right w:val="none" w:sz="0" w:space="0" w:color="auto"/>
          </w:divBdr>
        </w:div>
        <w:div w:id="321277534">
          <w:marLeft w:val="640"/>
          <w:marRight w:val="0"/>
          <w:marTop w:val="0"/>
          <w:marBottom w:val="0"/>
          <w:divBdr>
            <w:top w:val="none" w:sz="0" w:space="0" w:color="auto"/>
            <w:left w:val="none" w:sz="0" w:space="0" w:color="auto"/>
            <w:bottom w:val="none" w:sz="0" w:space="0" w:color="auto"/>
            <w:right w:val="none" w:sz="0" w:space="0" w:color="auto"/>
          </w:divBdr>
        </w:div>
        <w:div w:id="488517203">
          <w:marLeft w:val="640"/>
          <w:marRight w:val="0"/>
          <w:marTop w:val="0"/>
          <w:marBottom w:val="0"/>
          <w:divBdr>
            <w:top w:val="none" w:sz="0" w:space="0" w:color="auto"/>
            <w:left w:val="none" w:sz="0" w:space="0" w:color="auto"/>
            <w:bottom w:val="none" w:sz="0" w:space="0" w:color="auto"/>
            <w:right w:val="none" w:sz="0" w:space="0" w:color="auto"/>
          </w:divBdr>
        </w:div>
        <w:div w:id="1200971693">
          <w:marLeft w:val="640"/>
          <w:marRight w:val="0"/>
          <w:marTop w:val="0"/>
          <w:marBottom w:val="0"/>
          <w:divBdr>
            <w:top w:val="none" w:sz="0" w:space="0" w:color="auto"/>
            <w:left w:val="none" w:sz="0" w:space="0" w:color="auto"/>
            <w:bottom w:val="none" w:sz="0" w:space="0" w:color="auto"/>
            <w:right w:val="none" w:sz="0" w:space="0" w:color="auto"/>
          </w:divBdr>
        </w:div>
        <w:div w:id="22292984">
          <w:marLeft w:val="640"/>
          <w:marRight w:val="0"/>
          <w:marTop w:val="0"/>
          <w:marBottom w:val="0"/>
          <w:divBdr>
            <w:top w:val="none" w:sz="0" w:space="0" w:color="auto"/>
            <w:left w:val="none" w:sz="0" w:space="0" w:color="auto"/>
            <w:bottom w:val="none" w:sz="0" w:space="0" w:color="auto"/>
            <w:right w:val="none" w:sz="0" w:space="0" w:color="auto"/>
          </w:divBdr>
        </w:div>
        <w:div w:id="831601791">
          <w:marLeft w:val="640"/>
          <w:marRight w:val="0"/>
          <w:marTop w:val="0"/>
          <w:marBottom w:val="0"/>
          <w:divBdr>
            <w:top w:val="none" w:sz="0" w:space="0" w:color="auto"/>
            <w:left w:val="none" w:sz="0" w:space="0" w:color="auto"/>
            <w:bottom w:val="none" w:sz="0" w:space="0" w:color="auto"/>
            <w:right w:val="none" w:sz="0" w:space="0" w:color="auto"/>
          </w:divBdr>
        </w:div>
        <w:div w:id="1853956594">
          <w:marLeft w:val="640"/>
          <w:marRight w:val="0"/>
          <w:marTop w:val="0"/>
          <w:marBottom w:val="0"/>
          <w:divBdr>
            <w:top w:val="none" w:sz="0" w:space="0" w:color="auto"/>
            <w:left w:val="none" w:sz="0" w:space="0" w:color="auto"/>
            <w:bottom w:val="none" w:sz="0" w:space="0" w:color="auto"/>
            <w:right w:val="none" w:sz="0" w:space="0" w:color="auto"/>
          </w:divBdr>
        </w:div>
        <w:div w:id="1316687782">
          <w:marLeft w:val="640"/>
          <w:marRight w:val="0"/>
          <w:marTop w:val="0"/>
          <w:marBottom w:val="0"/>
          <w:divBdr>
            <w:top w:val="none" w:sz="0" w:space="0" w:color="auto"/>
            <w:left w:val="none" w:sz="0" w:space="0" w:color="auto"/>
            <w:bottom w:val="none" w:sz="0" w:space="0" w:color="auto"/>
            <w:right w:val="none" w:sz="0" w:space="0" w:color="auto"/>
          </w:divBdr>
        </w:div>
        <w:div w:id="1589533669">
          <w:marLeft w:val="640"/>
          <w:marRight w:val="0"/>
          <w:marTop w:val="0"/>
          <w:marBottom w:val="0"/>
          <w:divBdr>
            <w:top w:val="none" w:sz="0" w:space="0" w:color="auto"/>
            <w:left w:val="none" w:sz="0" w:space="0" w:color="auto"/>
            <w:bottom w:val="none" w:sz="0" w:space="0" w:color="auto"/>
            <w:right w:val="none" w:sz="0" w:space="0" w:color="auto"/>
          </w:divBdr>
        </w:div>
        <w:div w:id="334958020">
          <w:marLeft w:val="640"/>
          <w:marRight w:val="0"/>
          <w:marTop w:val="0"/>
          <w:marBottom w:val="0"/>
          <w:divBdr>
            <w:top w:val="none" w:sz="0" w:space="0" w:color="auto"/>
            <w:left w:val="none" w:sz="0" w:space="0" w:color="auto"/>
            <w:bottom w:val="none" w:sz="0" w:space="0" w:color="auto"/>
            <w:right w:val="none" w:sz="0" w:space="0" w:color="auto"/>
          </w:divBdr>
        </w:div>
        <w:div w:id="814374064">
          <w:marLeft w:val="640"/>
          <w:marRight w:val="0"/>
          <w:marTop w:val="0"/>
          <w:marBottom w:val="0"/>
          <w:divBdr>
            <w:top w:val="none" w:sz="0" w:space="0" w:color="auto"/>
            <w:left w:val="none" w:sz="0" w:space="0" w:color="auto"/>
            <w:bottom w:val="none" w:sz="0" w:space="0" w:color="auto"/>
            <w:right w:val="none" w:sz="0" w:space="0" w:color="auto"/>
          </w:divBdr>
        </w:div>
        <w:div w:id="1619872393">
          <w:marLeft w:val="640"/>
          <w:marRight w:val="0"/>
          <w:marTop w:val="0"/>
          <w:marBottom w:val="0"/>
          <w:divBdr>
            <w:top w:val="none" w:sz="0" w:space="0" w:color="auto"/>
            <w:left w:val="none" w:sz="0" w:space="0" w:color="auto"/>
            <w:bottom w:val="none" w:sz="0" w:space="0" w:color="auto"/>
            <w:right w:val="none" w:sz="0" w:space="0" w:color="auto"/>
          </w:divBdr>
        </w:div>
        <w:div w:id="62722340">
          <w:marLeft w:val="640"/>
          <w:marRight w:val="0"/>
          <w:marTop w:val="0"/>
          <w:marBottom w:val="0"/>
          <w:divBdr>
            <w:top w:val="none" w:sz="0" w:space="0" w:color="auto"/>
            <w:left w:val="none" w:sz="0" w:space="0" w:color="auto"/>
            <w:bottom w:val="none" w:sz="0" w:space="0" w:color="auto"/>
            <w:right w:val="none" w:sz="0" w:space="0" w:color="auto"/>
          </w:divBdr>
        </w:div>
        <w:div w:id="695545931">
          <w:marLeft w:val="640"/>
          <w:marRight w:val="0"/>
          <w:marTop w:val="0"/>
          <w:marBottom w:val="0"/>
          <w:divBdr>
            <w:top w:val="none" w:sz="0" w:space="0" w:color="auto"/>
            <w:left w:val="none" w:sz="0" w:space="0" w:color="auto"/>
            <w:bottom w:val="none" w:sz="0" w:space="0" w:color="auto"/>
            <w:right w:val="none" w:sz="0" w:space="0" w:color="auto"/>
          </w:divBdr>
        </w:div>
        <w:div w:id="1058893216">
          <w:marLeft w:val="640"/>
          <w:marRight w:val="0"/>
          <w:marTop w:val="0"/>
          <w:marBottom w:val="0"/>
          <w:divBdr>
            <w:top w:val="none" w:sz="0" w:space="0" w:color="auto"/>
            <w:left w:val="none" w:sz="0" w:space="0" w:color="auto"/>
            <w:bottom w:val="none" w:sz="0" w:space="0" w:color="auto"/>
            <w:right w:val="none" w:sz="0" w:space="0" w:color="auto"/>
          </w:divBdr>
        </w:div>
        <w:div w:id="1187333800">
          <w:marLeft w:val="640"/>
          <w:marRight w:val="0"/>
          <w:marTop w:val="0"/>
          <w:marBottom w:val="0"/>
          <w:divBdr>
            <w:top w:val="none" w:sz="0" w:space="0" w:color="auto"/>
            <w:left w:val="none" w:sz="0" w:space="0" w:color="auto"/>
            <w:bottom w:val="none" w:sz="0" w:space="0" w:color="auto"/>
            <w:right w:val="none" w:sz="0" w:space="0" w:color="auto"/>
          </w:divBdr>
        </w:div>
        <w:div w:id="1052383091">
          <w:marLeft w:val="640"/>
          <w:marRight w:val="0"/>
          <w:marTop w:val="0"/>
          <w:marBottom w:val="0"/>
          <w:divBdr>
            <w:top w:val="none" w:sz="0" w:space="0" w:color="auto"/>
            <w:left w:val="none" w:sz="0" w:space="0" w:color="auto"/>
            <w:bottom w:val="none" w:sz="0" w:space="0" w:color="auto"/>
            <w:right w:val="none" w:sz="0" w:space="0" w:color="auto"/>
          </w:divBdr>
        </w:div>
        <w:div w:id="889461753">
          <w:marLeft w:val="640"/>
          <w:marRight w:val="0"/>
          <w:marTop w:val="0"/>
          <w:marBottom w:val="0"/>
          <w:divBdr>
            <w:top w:val="none" w:sz="0" w:space="0" w:color="auto"/>
            <w:left w:val="none" w:sz="0" w:space="0" w:color="auto"/>
            <w:bottom w:val="none" w:sz="0" w:space="0" w:color="auto"/>
            <w:right w:val="none" w:sz="0" w:space="0" w:color="auto"/>
          </w:divBdr>
        </w:div>
        <w:div w:id="560024851">
          <w:marLeft w:val="640"/>
          <w:marRight w:val="0"/>
          <w:marTop w:val="0"/>
          <w:marBottom w:val="0"/>
          <w:divBdr>
            <w:top w:val="none" w:sz="0" w:space="0" w:color="auto"/>
            <w:left w:val="none" w:sz="0" w:space="0" w:color="auto"/>
            <w:bottom w:val="none" w:sz="0" w:space="0" w:color="auto"/>
            <w:right w:val="none" w:sz="0" w:space="0" w:color="auto"/>
          </w:divBdr>
        </w:div>
        <w:div w:id="63842802">
          <w:marLeft w:val="640"/>
          <w:marRight w:val="0"/>
          <w:marTop w:val="0"/>
          <w:marBottom w:val="0"/>
          <w:divBdr>
            <w:top w:val="none" w:sz="0" w:space="0" w:color="auto"/>
            <w:left w:val="none" w:sz="0" w:space="0" w:color="auto"/>
            <w:bottom w:val="none" w:sz="0" w:space="0" w:color="auto"/>
            <w:right w:val="none" w:sz="0" w:space="0" w:color="auto"/>
          </w:divBdr>
        </w:div>
        <w:div w:id="1003706231">
          <w:marLeft w:val="640"/>
          <w:marRight w:val="0"/>
          <w:marTop w:val="0"/>
          <w:marBottom w:val="0"/>
          <w:divBdr>
            <w:top w:val="none" w:sz="0" w:space="0" w:color="auto"/>
            <w:left w:val="none" w:sz="0" w:space="0" w:color="auto"/>
            <w:bottom w:val="none" w:sz="0" w:space="0" w:color="auto"/>
            <w:right w:val="none" w:sz="0" w:space="0" w:color="auto"/>
          </w:divBdr>
        </w:div>
        <w:div w:id="580679972">
          <w:marLeft w:val="640"/>
          <w:marRight w:val="0"/>
          <w:marTop w:val="0"/>
          <w:marBottom w:val="0"/>
          <w:divBdr>
            <w:top w:val="none" w:sz="0" w:space="0" w:color="auto"/>
            <w:left w:val="none" w:sz="0" w:space="0" w:color="auto"/>
            <w:bottom w:val="none" w:sz="0" w:space="0" w:color="auto"/>
            <w:right w:val="none" w:sz="0" w:space="0" w:color="auto"/>
          </w:divBdr>
        </w:div>
        <w:div w:id="2126150984">
          <w:marLeft w:val="640"/>
          <w:marRight w:val="0"/>
          <w:marTop w:val="0"/>
          <w:marBottom w:val="0"/>
          <w:divBdr>
            <w:top w:val="none" w:sz="0" w:space="0" w:color="auto"/>
            <w:left w:val="none" w:sz="0" w:space="0" w:color="auto"/>
            <w:bottom w:val="none" w:sz="0" w:space="0" w:color="auto"/>
            <w:right w:val="none" w:sz="0" w:space="0" w:color="auto"/>
          </w:divBdr>
        </w:div>
        <w:div w:id="1787499116">
          <w:marLeft w:val="640"/>
          <w:marRight w:val="0"/>
          <w:marTop w:val="0"/>
          <w:marBottom w:val="0"/>
          <w:divBdr>
            <w:top w:val="none" w:sz="0" w:space="0" w:color="auto"/>
            <w:left w:val="none" w:sz="0" w:space="0" w:color="auto"/>
            <w:bottom w:val="none" w:sz="0" w:space="0" w:color="auto"/>
            <w:right w:val="none" w:sz="0" w:space="0" w:color="auto"/>
          </w:divBdr>
        </w:div>
        <w:div w:id="1262185650">
          <w:marLeft w:val="640"/>
          <w:marRight w:val="0"/>
          <w:marTop w:val="0"/>
          <w:marBottom w:val="0"/>
          <w:divBdr>
            <w:top w:val="none" w:sz="0" w:space="0" w:color="auto"/>
            <w:left w:val="none" w:sz="0" w:space="0" w:color="auto"/>
            <w:bottom w:val="none" w:sz="0" w:space="0" w:color="auto"/>
            <w:right w:val="none" w:sz="0" w:space="0" w:color="auto"/>
          </w:divBdr>
        </w:div>
        <w:div w:id="17971153">
          <w:marLeft w:val="640"/>
          <w:marRight w:val="0"/>
          <w:marTop w:val="0"/>
          <w:marBottom w:val="0"/>
          <w:divBdr>
            <w:top w:val="none" w:sz="0" w:space="0" w:color="auto"/>
            <w:left w:val="none" w:sz="0" w:space="0" w:color="auto"/>
            <w:bottom w:val="none" w:sz="0" w:space="0" w:color="auto"/>
            <w:right w:val="none" w:sz="0" w:space="0" w:color="auto"/>
          </w:divBdr>
        </w:div>
        <w:div w:id="1996376881">
          <w:marLeft w:val="640"/>
          <w:marRight w:val="0"/>
          <w:marTop w:val="0"/>
          <w:marBottom w:val="0"/>
          <w:divBdr>
            <w:top w:val="none" w:sz="0" w:space="0" w:color="auto"/>
            <w:left w:val="none" w:sz="0" w:space="0" w:color="auto"/>
            <w:bottom w:val="none" w:sz="0" w:space="0" w:color="auto"/>
            <w:right w:val="none" w:sz="0" w:space="0" w:color="auto"/>
          </w:divBdr>
        </w:div>
        <w:div w:id="574559298">
          <w:marLeft w:val="640"/>
          <w:marRight w:val="0"/>
          <w:marTop w:val="0"/>
          <w:marBottom w:val="0"/>
          <w:divBdr>
            <w:top w:val="none" w:sz="0" w:space="0" w:color="auto"/>
            <w:left w:val="none" w:sz="0" w:space="0" w:color="auto"/>
            <w:bottom w:val="none" w:sz="0" w:space="0" w:color="auto"/>
            <w:right w:val="none" w:sz="0" w:space="0" w:color="auto"/>
          </w:divBdr>
        </w:div>
        <w:div w:id="725644784">
          <w:marLeft w:val="640"/>
          <w:marRight w:val="0"/>
          <w:marTop w:val="0"/>
          <w:marBottom w:val="0"/>
          <w:divBdr>
            <w:top w:val="none" w:sz="0" w:space="0" w:color="auto"/>
            <w:left w:val="none" w:sz="0" w:space="0" w:color="auto"/>
            <w:bottom w:val="none" w:sz="0" w:space="0" w:color="auto"/>
            <w:right w:val="none" w:sz="0" w:space="0" w:color="auto"/>
          </w:divBdr>
        </w:div>
        <w:div w:id="546722651">
          <w:marLeft w:val="640"/>
          <w:marRight w:val="0"/>
          <w:marTop w:val="0"/>
          <w:marBottom w:val="0"/>
          <w:divBdr>
            <w:top w:val="none" w:sz="0" w:space="0" w:color="auto"/>
            <w:left w:val="none" w:sz="0" w:space="0" w:color="auto"/>
            <w:bottom w:val="none" w:sz="0" w:space="0" w:color="auto"/>
            <w:right w:val="none" w:sz="0" w:space="0" w:color="auto"/>
          </w:divBdr>
        </w:div>
        <w:div w:id="2047559624">
          <w:marLeft w:val="640"/>
          <w:marRight w:val="0"/>
          <w:marTop w:val="0"/>
          <w:marBottom w:val="0"/>
          <w:divBdr>
            <w:top w:val="none" w:sz="0" w:space="0" w:color="auto"/>
            <w:left w:val="none" w:sz="0" w:space="0" w:color="auto"/>
            <w:bottom w:val="none" w:sz="0" w:space="0" w:color="auto"/>
            <w:right w:val="none" w:sz="0" w:space="0" w:color="auto"/>
          </w:divBdr>
        </w:div>
        <w:div w:id="1432123683">
          <w:marLeft w:val="640"/>
          <w:marRight w:val="0"/>
          <w:marTop w:val="0"/>
          <w:marBottom w:val="0"/>
          <w:divBdr>
            <w:top w:val="none" w:sz="0" w:space="0" w:color="auto"/>
            <w:left w:val="none" w:sz="0" w:space="0" w:color="auto"/>
            <w:bottom w:val="none" w:sz="0" w:space="0" w:color="auto"/>
            <w:right w:val="none" w:sz="0" w:space="0" w:color="auto"/>
          </w:divBdr>
        </w:div>
        <w:div w:id="1543594567">
          <w:marLeft w:val="640"/>
          <w:marRight w:val="0"/>
          <w:marTop w:val="0"/>
          <w:marBottom w:val="0"/>
          <w:divBdr>
            <w:top w:val="none" w:sz="0" w:space="0" w:color="auto"/>
            <w:left w:val="none" w:sz="0" w:space="0" w:color="auto"/>
            <w:bottom w:val="none" w:sz="0" w:space="0" w:color="auto"/>
            <w:right w:val="none" w:sz="0" w:space="0" w:color="auto"/>
          </w:divBdr>
        </w:div>
        <w:div w:id="1707172811">
          <w:marLeft w:val="640"/>
          <w:marRight w:val="0"/>
          <w:marTop w:val="0"/>
          <w:marBottom w:val="0"/>
          <w:divBdr>
            <w:top w:val="none" w:sz="0" w:space="0" w:color="auto"/>
            <w:left w:val="none" w:sz="0" w:space="0" w:color="auto"/>
            <w:bottom w:val="none" w:sz="0" w:space="0" w:color="auto"/>
            <w:right w:val="none" w:sz="0" w:space="0" w:color="auto"/>
          </w:divBdr>
        </w:div>
        <w:div w:id="2020689666">
          <w:marLeft w:val="640"/>
          <w:marRight w:val="0"/>
          <w:marTop w:val="0"/>
          <w:marBottom w:val="0"/>
          <w:divBdr>
            <w:top w:val="none" w:sz="0" w:space="0" w:color="auto"/>
            <w:left w:val="none" w:sz="0" w:space="0" w:color="auto"/>
            <w:bottom w:val="none" w:sz="0" w:space="0" w:color="auto"/>
            <w:right w:val="none" w:sz="0" w:space="0" w:color="auto"/>
          </w:divBdr>
        </w:div>
        <w:div w:id="637608444">
          <w:marLeft w:val="640"/>
          <w:marRight w:val="0"/>
          <w:marTop w:val="0"/>
          <w:marBottom w:val="0"/>
          <w:divBdr>
            <w:top w:val="none" w:sz="0" w:space="0" w:color="auto"/>
            <w:left w:val="none" w:sz="0" w:space="0" w:color="auto"/>
            <w:bottom w:val="none" w:sz="0" w:space="0" w:color="auto"/>
            <w:right w:val="none" w:sz="0" w:space="0" w:color="auto"/>
          </w:divBdr>
        </w:div>
        <w:div w:id="1396469534">
          <w:marLeft w:val="640"/>
          <w:marRight w:val="0"/>
          <w:marTop w:val="0"/>
          <w:marBottom w:val="0"/>
          <w:divBdr>
            <w:top w:val="none" w:sz="0" w:space="0" w:color="auto"/>
            <w:left w:val="none" w:sz="0" w:space="0" w:color="auto"/>
            <w:bottom w:val="none" w:sz="0" w:space="0" w:color="auto"/>
            <w:right w:val="none" w:sz="0" w:space="0" w:color="auto"/>
          </w:divBdr>
        </w:div>
        <w:div w:id="61415468">
          <w:marLeft w:val="640"/>
          <w:marRight w:val="0"/>
          <w:marTop w:val="0"/>
          <w:marBottom w:val="0"/>
          <w:divBdr>
            <w:top w:val="none" w:sz="0" w:space="0" w:color="auto"/>
            <w:left w:val="none" w:sz="0" w:space="0" w:color="auto"/>
            <w:bottom w:val="none" w:sz="0" w:space="0" w:color="auto"/>
            <w:right w:val="none" w:sz="0" w:space="0" w:color="auto"/>
          </w:divBdr>
        </w:div>
        <w:div w:id="1376275861">
          <w:marLeft w:val="640"/>
          <w:marRight w:val="0"/>
          <w:marTop w:val="0"/>
          <w:marBottom w:val="0"/>
          <w:divBdr>
            <w:top w:val="none" w:sz="0" w:space="0" w:color="auto"/>
            <w:left w:val="none" w:sz="0" w:space="0" w:color="auto"/>
            <w:bottom w:val="none" w:sz="0" w:space="0" w:color="auto"/>
            <w:right w:val="none" w:sz="0" w:space="0" w:color="auto"/>
          </w:divBdr>
        </w:div>
        <w:div w:id="2009090503">
          <w:marLeft w:val="640"/>
          <w:marRight w:val="0"/>
          <w:marTop w:val="0"/>
          <w:marBottom w:val="0"/>
          <w:divBdr>
            <w:top w:val="none" w:sz="0" w:space="0" w:color="auto"/>
            <w:left w:val="none" w:sz="0" w:space="0" w:color="auto"/>
            <w:bottom w:val="none" w:sz="0" w:space="0" w:color="auto"/>
            <w:right w:val="none" w:sz="0" w:space="0" w:color="auto"/>
          </w:divBdr>
        </w:div>
        <w:div w:id="1983994870">
          <w:marLeft w:val="640"/>
          <w:marRight w:val="0"/>
          <w:marTop w:val="0"/>
          <w:marBottom w:val="0"/>
          <w:divBdr>
            <w:top w:val="none" w:sz="0" w:space="0" w:color="auto"/>
            <w:left w:val="none" w:sz="0" w:space="0" w:color="auto"/>
            <w:bottom w:val="none" w:sz="0" w:space="0" w:color="auto"/>
            <w:right w:val="none" w:sz="0" w:space="0" w:color="auto"/>
          </w:divBdr>
        </w:div>
        <w:div w:id="261845319">
          <w:marLeft w:val="640"/>
          <w:marRight w:val="0"/>
          <w:marTop w:val="0"/>
          <w:marBottom w:val="0"/>
          <w:divBdr>
            <w:top w:val="none" w:sz="0" w:space="0" w:color="auto"/>
            <w:left w:val="none" w:sz="0" w:space="0" w:color="auto"/>
            <w:bottom w:val="none" w:sz="0" w:space="0" w:color="auto"/>
            <w:right w:val="none" w:sz="0" w:space="0" w:color="auto"/>
          </w:divBdr>
        </w:div>
        <w:div w:id="1649356615">
          <w:marLeft w:val="640"/>
          <w:marRight w:val="0"/>
          <w:marTop w:val="0"/>
          <w:marBottom w:val="0"/>
          <w:divBdr>
            <w:top w:val="none" w:sz="0" w:space="0" w:color="auto"/>
            <w:left w:val="none" w:sz="0" w:space="0" w:color="auto"/>
            <w:bottom w:val="none" w:sz="0" w:space="0" w:color="auto"/>
            <w:right w:val="none" w:sz="0" w:space="0" w:color="auto"/>
          </w:divBdr>
        </w:div>
        <w:div w:id="1415322417">
          <w:marLeft w:val="640"/>
          <w:marRight w:val="0"/>
          <w:marTop w:val="0"/>
          <w:marBottom w:val="0"/>
          <w:divBdr>
            <w:top w:val="none" w:sz="0" w:space="0" w:color="auto"/>
            <w:left w:val="none" w:sz="0" w:space="0" w:color="auto"/>
            <w:bottom w:val="none" w:sz="0" w:space="0" w:color="auto"/>
            <w:right w:val="none" w:sz="0" w:space="0" w:color="auto"/>
          </w:divBdr>
        </w:div>
        <w:div w:id="1210923810">
          <w:marLeft w:val="640"/>
          <w:marRight w:val="0"/>
          <w:marTop w:val="0"/>
          <w:marBottom w:val="0"/>
          <w:divBdr>
            <w:top w:val="none" w:sz="0" w:space="0" w:color="auto"/>
            <w:left w:val="none" w:sz="0" w:space="0" w:color="auto"/>
            <w:bottom w:val="none" w:sz="0" w:space="0" w:color="auto"/>
            <w:right w:val="none" w:sz="0" w:space="0" w:color="auto"/>
          </w:divBdr>
        </w:div>
        <w:div w:id="418798009">
          <w:marLeft w:val="640"/>
          <w:marRight w:val="0"/>
          <w:marTop w:val="0"/>
          <w:marBottom w:val="0"/>
          <w:divBdr>
            <w:top w:val="none" w:sz="0" w:space="0" w:color="auto"/>
            <w:left w:val="none" w:sz="0" w:space="0" w:color="auto"/>
            <w:bottom w:val="none" w:sz="0" w:space="0" w:color="auto"/>
            <w:right w:val="none" w:sz="0" w:space="0" w:color="auto"/>
          </w:divBdr>
        </w:div>
        <w:div w:id="923958042">
          <w:marLeft w:val="640"/>
          <w:marRight w:val="0"/>
          <w:marTop w:val="0"/>
          <w:marBottom w:val="0"/>
          <w:divBdr>
            <w:top w:val="none" w:sz="0" w:space="0" w:color="auto"/>
            <w:left w:val="none" w:sz="0" w:space="0" w:color="auto"/>
            <w:bottom w:val="none" w:sz="0" w:space="0" w:color="auto"/>
            <w:right w:val="none" w:sz="0" w:space="0" w:color="auto"/>
          </w:divBdr>
        </w:div>
        <w:div w:id="1341156816">
          <w:marLeft w:val="640"/>
          <w:marRight w:val="0"/>
          <w:marTop w:val="0"/>
          <w:marBottom w:val="0"/>
          <w:divBdr>
            <w:top w:val="none" w:sz="0" w:space="0" w:color="auto"/>
            <w:left w:val="none" w:sz="0" w:space="0" w:color="auto"/>
            <w:bottom w:val="none" w:sz="0" w:space="0" w:color="auto"/>
            <w:right w:val="none" w:sz="0" w:space="0" w:color="auto"/>
          </w:divBdr>
        </w:div>
        <w:div w:id="2100372360">
          <w:marLeft w:val="640"/>
          <w:marRight w:val="0"/>
          <w:marTop w:val="0"/>
          <w:marBottom w:val="0"/>
          <w:divBdr>
            <w:top w:val="none" w:sz="0" w:space="0" w:color="auto"/>
            <w:left w:val="none" w:sz="0" w:space="0" w:color="auto"/>
            <w:bottom w:val="none" w:sz="0" w:space="0" w:color="auto"/>
            <w:right w:val="none" w:sz="0" w:space="0" w:color="auto"/>
          </w:divBdr>
        </w:div>
        <w:div w:id="1041517395">
          <w:marLeft w:val="640"/>
          <w:marRight w:val="0"/>
          <w:marTop w:val="0"/>
          <w:marBottom w:val="0"/>
          <w:divBdr>
            <w:top w:val="none" w:sz="0" w:space="0" w:color="auto"/>
            <w:left w:val="none" w:sz="0" w:space="0" w:color="auto"/>
            <w:bottom w:val="none" w:sz="0" w:space="0" w:color="auto"/>
            <w:right w:val="none" w:sz="0" w:space="0" w:color="auto"/>
          </w:divBdr>
        </w:div>
        <w:div w:id="1371418299">
          <w:marLeft w:val="640"/>
          <w:marRight w:val="0"/>
          <w:marTop w:val="0"/>
          <w:marBottom w:val="0"/>
          <w:divBdr>
            <w:top w:val="none" w:sz="0" w:space="0" w:color="auto"/>
            <w:left w:val="none" w:sz="0" w:space="0" w:color="auto"/>
            <w:bottom w:val="none" w:sz="0" w:space="0" w:color="auto"/>
            <w:right w:val="none" w:sz="0" w:space="0" w:color="auto"/>
          </w:divBdr>
        </w:div>
        <w:div w:id="1226255483">
          <w:marLeft w:val="640"/>
          <w:marRight w:val="0"/>
          <w:marTop w:val="0"/>
          <w:marBottom w:val="0"/>
          <w:divBdr>
            <w:top w:val="none" w:sz="0" w:space="0" w:color="auto"/>
            <w:left w:val="none" w:sz="0" w:space="0" w:color="auto"/>
            <w:bottom w:val="none" w:sz="0" w:space="0" w:color="auto"/>
            <w:right w:val="none" w:sz="0" w:space="0" w:color="auto"/>
          </w:divBdr>
        </w:div>
        <w:div w:id="2118212182">
          <w:marLeft w:val="640"/>
          <w:marRight w:val="0"/>
          <w:marTop w:val="0"/>
          <w:marBottom w:val="0"/>
          <w:divBdr>
            <w:top w:val="none" w:sz="0" w:space="0" w:color="auto"/>
            <w:left w:val="none" w:sz="0" w:space="0" w:color="auto"/>
            <w:bottom w:val="none" w:sz="0" w:space="0" w:color="auto"/>
            <w:right w:val="none" w:sz="0" w:space="0" w:color="auto"/>
          </w:divBdr>
        </w:div>
        <w:div w:id="783961482">
          <w:marLeft w:val="640"/>
          <w:marRight w:val="0"/>
          <w:marTop w:val="0"/>
          <w:marBottom w:val="0"/>
          <w:divBdr>
            <w:top w:val="none" w:sz="0" w:space="0" w:color="auto"/>
            <w:left w:val="none" w:sz="0" w:space="0" w:color="auto"/>
            <w:bottom w:val="none" w:sz="0" w:space="0" w:color="auto"/>
            <w:right w:val="none" w:sz="0" w:space="0" w:color="auto"/>
          </w:divBdr>
        </w:div>
        <w:div w:id="1069115731">
          <w:marLeft w:val="640"/>
          <w:marRight w:val="0"/>
          <w:marTop w:val="0"/>
          <w:marBottom w:val="0"/>
          <w:divBdr>
            <w:top w:val="none" w:sz="0" w:space="0" w:color="auto"/>
            <w:left w:val="none" w:sz="0" w:space="0" w:color="auto"/>
            <w:bottom w:val="none" w:sz="0" w:space="0" w:color="auto"/>
            <w:right w:val="none" w:sz="0" w:space="0" w:color="auto"/>
          </w:divBdr>
        </w:div>
        <w:div w:id="800608589">
          <w:marLeft w:val="640"/>
          <w:marRight w:val="0"/>
          <w:marTop w:val="0"/>
          <w:marBottom w:val="0"/>
          <w:divBdr>
            <w:top w:val="none" w:sz="0" w:space="0" w:color="auto"/>
            <w:left w:val="none" w:sz="0" w:space="0" w:color="auto"/>
            <w:bottom w:val="none" w:sz="0" w:space="0" w:color="auto"/>
            <w:right w:val="none" w:sz="0" w:space="0" w:color="auto"/>
          </w:divBdr>
        </w:div>
        <w:div w:id="236861670">
          <w:marLeft w:val="640"/>
          <w:marRight w:val="0"/>
          <w:marTop w:val="0"/>
          <w:marBottom w:val="0"/>
          <w:divBdr>
            <w:top w:val="none" w:sz="0" w:space="0" w:color="auto"/>
            <w:left w:val="none" w:sz="0" w:space="0" w:color="auto"/>
            <w:bottom w:val="none" w:sz="0" w:space="0" w:color="auto"/>
            <w:right w:val="none" w:sz="0" w:space="0" w:color="auto"/>
          </w:divBdr>
        </w:div>
        <w:div w:id="1759869351">
          <w:marLeft w:val="640"/>
          <w:marRight w:val="0"/>
          <w:marTop w:val="0"/>
          <w:marBottom w:val="0"/>
          <w:divBdr>
            <w:top w:val="none" w:sz="0" w:space="0" w:color="auto"/>
            <w:left w:val="none" w:sz="0" w:space="0" w:color="auto"/>
            <w:bottom w:val="none" w:sz="0" w:space="0" w:color="auto"/>
            <w:right w:val="none" w:sz="0" w:space="0" w:color="auto"/>
          </w:divBdr>
        </w:div>
        <w:div w:id="365716472">
          <w:marLeft w:val="640"/>
          <w:marRight w:val="0"/>
          <w:marTop w:val="0"/>
          <w:marBottom w:val="0"/>
          <w:divBdr>
            <w:top w:val="none" w:sz="0" w:space="0" w:color="auto"/>
            <w:left w:val="none" w:sz="0" w:space="0" w:color="auto"/>
            <w:bottom w:val="none" w:sz="0" w:space="0" w:color="auto"/>
            <w:right w:val="none" w:sz="0" w:space="0" w:color="auto"/>
          </w:divBdr>
        </w:div>
        <w:div w:id="1148590835">
          <w:marLeft w:val="640"/>
          <w:marRight w:val="0"/>
          <w:marTop w:val="0"/>
          <w:marBottom w:val="0"/>
          <w:divBdr>
            <w:top w:val="none" w:sz="0" w:space="0" w:color="auto"/>
            <w:left w:val="none" w:sz="0" w:space="0" w:color="auto"/>
            <w:bottom w:val="none" w:sz="0" w:space="0" w:color="auto"/>
            <w:right w:val="none" w:sz="0" w:space="0" w:color="auto"/>
          </w:divBdr>
        </w:div>
        <w:div w:id="2026205252">
          <w:marLeft w:val="640"/>
          <w:marRight w:val="0"/>
          <w:marTop w:val="0"/>
          <w:marBottom w:val="0"/>
          <w:divBdr>
            <w:top w:val="none" w:sz="0" w:space="0" w:color="auto"/>
            <w:left w:val="none" w:sz="0" w:space="0" w:color="auto"/>
            <w:bottom w:val="none" w:sz="0" w:space="0" w:color="auto"/>
            <w:right w:val="none" w:sz="0" w:space="0" w:color="auto"/>
          </w:divBdr>
        </w:div>
        <w:div w:id="148792380">
          <w:marLeft w:val="640"/>
          <w:marRight w:val="0"/>
          <w:marTop w:val="0"/>
          <w:marBottom w:val="0"/>
          <w:divBdr>
            <w:top w:val="none" w:sz="0" w:space="0" w:color="auto"/>
            <w:left w:val="none" w:sz="0" w:space="0" w:color="auto"/>
            <w:bottom w:val="none" w:sz="0" w:space="0" w:color="auto"/>
            <w:right w:val="none" w:sz="0" w:space="0" w:color="auto"/>
          </w:divBdr>
        </w:div>
        <w:div w:id="1770158416">
          <w:marLeft w:val="640"/>
          <w:marRight w:val="0"/>
          <w:marTop w:val="0"/>
          <w:marBottom w:val="0"/>
          <w:divBdr>
            <w:top w:val="none" w:sz="0" w:space="0" w:color="auto"/>
            <w:left w:val="none" w:sz="0" w:space="0" w:color="auto"/>
            <w:bottom w:val="none" w:sz="0" w:space="0" w:color="auto"/>
            <w:right w:val="none" w:sz="0" w:space="0" w:color="auto"/>
          </w:divBdr>
        </w:div>
        <w:div w:id="492138090">
          <w:marLeft w:val="640"/>
          <w:marRight w:val="0"/>
          <w:marTop w:val="0"/>
          <w:marBottom w:val="0"/>
          <w:divBdr>
            <w:top w:val="none" w:sz="0" w:space="0" w:color="auto"/>
            <w:left w:val="none" w:sz="0" w:space="0" w:color="auto"/>
            <w:bottom w:val="none" w:sz="0" w:space="0" w:color="auto"/>
            <w:right w:val="none" w:sz="0" w:space="0" w:color="auto"/>
          </w:divBdr>
        </w:div>
        <w:div w:id="2131241214">
          <w:marLeft w:val="640"/>
          <w:marRight w:val="0"/>
          <w:marTop w:val="0"/>
          <w:marBottom w:val="0"/>
          <w:divBdr>
            <w:top w:val="none" w:sz="0" w:space="0" w:color="auto"/>
            <w:left w:val="none" w:sz="0" w:space="0" w:color="auto"/>
            <w:bottom w:val="none" w:sz="0" w:space="0" w:color="auto"/>
            <w:right w:val="none" w:sz="0" w:space="0" w:color="auto"/>
          </w:divBdr>
        </w:div>
        <w:div w:id="841167934">
          <w:marLeft w:val="640"/>
          <w:marRight w:val="0"/>
          <w:marTop w:val="0"/>
          <w:marBottom w:val="0"/>
          <w:divBdr>
            <w:top w:val="none" w:sz="0" w:space="0" w:color="auto"/>
            <w:left w:val="none" w:sz="0" w:space="0" w:color="auto"/>
            <w:bottom w:val="none" w:sz="0" w:space="0" w:color="auto"/>
            <w:right w:val="none" w:sz="0" w:space="0" w:color="auto"/>
          </w:divBdr>
        </w:div>
        <w:div w:id="999114929">
          <w:marLeft w:val="640"/>
          <w:marRight w:val="0"/>
          <w:marTop w:val="0"/>
          <w:marBottom w:val="0"/>
          <w:divBdr>
            <w:top w:val="none" w:sz="0" w:space="0" w:color="auto"/>
            <w:left w:val="none" w:sz="0" w:space="0" w:color="auto"/>
            <w:bottom w:val="none" w:sz="0" w:space="0" w:color="auto"/>
            <w:right w:val="none" w:sz="0" w:space="0" w:color="auto"/>
          </w:divBdr>
        </w:div>
        <w:div w:id="1142118419">
          <w:marLeft w:val="640"/>
          <w:marRight w:val="0"/>
          <w:marTop w:val="0"/>
          <w:marBottom w:val="0"/>
          <w:divBdr>
            <w:top w:val="none" w:sz="0" w:space="0" w:color="auto"/>
            <w:left w:val="none" w:sz="0" w:space="0" w:color="auto"/>
            <w:bottom w:val="none" w:sz="0" w:space="0" w:color="auto"/>
            <w:right w:val="none" w:sz="0" w:space="0" w:color="auto"/>
          </w:divBdr>
        </w:div>
        <w:div w:id="1983266876">
          <w:marLeft w:val="640"/>
          <w:marRight w:val="0"/>
          <w:marTop w:val="0"/>
          <w:marBottom w:val="0"/>
          <w:divBdr>
            <w:top w:val="none" w:sz="0" w:space="0" w:color="auto"/>
            <w:left w:val="none" w:sz="0" w:space="0" w:color="auto"/>
            <w:bottom w:val="none" w:sz="0" w:space="0" w:color="auto"/>
            <w:right w:val="none" w:sz="0" w:space="0" w:color="auto"/>
          </w:divBdr>
        </w:div>
        <w:div w:id="1335569698">
          <w:marLeft w:val="640"/>
          <w:marRight w:val="0"/>
          <w:marTop w:val="0"/>
          <w:marBottom w:val="0"/>
          <w:divBdr>
            <w:top w:val="none" w:sz="0" w:space="0" w:color="auto"/>
            <w:left w:val="none" w:sz="0" w:space="0" w:color="auto"/>
            <w:bottom w:val="none" w:sz="0" w:space="0" w:color="auto"/>
            <w:right w:val="none" w:sz="0" w:space="0" w:color="auto"/>
          </w:divBdr>
        </w:div>
        <w:div w:id="313148088">
          <w:marLeft w:val="640"/>
          <w:marRight w:val="0"/>
          <w:marTop w:val="0"/>
          <w:marBottom w:val="0"/>
          <w:divBdr>
            <w:top w:val="none" w:sz="0" w:space="0" w:color="auto"/>
            <w:left w:val="none" w:sz="0" w:space="0" w:color="auto"/>
            <w:bottom w:val="none" w:sz="0" w:space="0" w:color="auto"/>
            <w:right w:val="none" w:sz="0" w:space="0" w:color="auto"/>
          </w:divBdr>
        </w:div>
        <w:div w:id="976103527">
          <w:marLeft w:val="640"/>
          <w:marRight w:val="0"/>
          <w:marTop w:val="0"/>
          <w:marBottom w:val="0"/>
          <w:divBdr>
            <w:top w:val="none" w:sz="0" w:space="0" w:color="auto"/>
            <w:left w:val="none" w:sz="0" w:space="0" w:color="auto"/>
            <w:bottom w:val="none" w:sz="0" w:space="0" w:color="auto"/>
            <w:right w:val="none" w:sz="0" w:space="0" w:color="auto"/>
          </w:divBdr>
        </w:div>
        <w:div w:id="445083315">
          <w:marLeft w:val="640"/>
          <w:marRight w:val="0"/>
          <w:marTop w:val="0"/>
          <w:marBottom w:val="0"/>
          <w:divBdr>
            <w:top w:val="none" w:sz="0" w:space="0" w:color="auto"/>
            <w:left w:val="none" w:sz="0" w:space="0" w:color="auto"/>
            <w:bottom w:val="none" w:sz="0" w:space="0" w:color="auto"/>
            <w:right w:val="none" w:sz="0" w:space="0" w:color="auto"/>
          </w:divBdr>
        </w:div>
        <w:div w:id="1613125908">
          <w:marLeft w:val="640"/>
          <w:marRight w:val="0"/>
          <w:marTop w:val="0"/>
          <w:marBottom w:val="0"/>
          <w:divBdr>
            <w:top w:val="none" w:sz="0" w:space="0" w:color="auto"/>
            <w:left w:val="none" w:sz="0" w:space="0" w:color="auto"/>
            <w:bottom w:val="none" w:sz="0" w:space="0" w:color="auto"/>
            <w:right w:val="none" w:sz="0" w:space="0" w:color="auto"/>
          </w:divBdr>
        </w:div>
        <w:div w:id="25645517">
          <w:marLeft w:val="640"/>
          <w:marRight w:val="0"/>
          <w:marTop w:val="0"/>
          <w:marBottom w:val="0"/>
          <w:divBdr>
            <w:top w:val="none" w:sz="0" w:space="0" w:color="auto"/>
            <w:left w:val="none" w:sz="0" w:space="0" w:color="auto"/>
            <w:bottom w:val="none" w:sz="0" w:space="0" w:color="auto"/>
            <w:right w:val="none" w:sz="0" w:space="0" w:color="auto"/>
          </w:divBdr>
        </w:div>
        <w:div w:id="1253778371">
          <w:marLeft w:val="640"/>
          <w:marRight w:val="0"/>
          <w:marTop w:val="0"/>
          <w:marBottom w:val="0"/>
          <w:divBdr>
            <w:top w:val="none" w:sz="0" w:space="0" w:color="auto"/>
            <w:left w:val="none" w:sz="0" w:space="0" w:color="auto"/>
            <w:bottom w:val="none" w:sz="0" w:space="0" w:color="auto"/>
            <w:right w:val="none" w:sz="0" w:space="0" w:color="auto"/>
          </w:divBdr>
        </w:div>
        <w:div w:id="2029132830">
          <w:marLeft w:val="640"/>
          <w:marRight w:val="0"/>
          <w:marTop w:val="0"/>
          <w:marBottom w:val="0"/>
          <w:divBdr>
            <w:top w:val="none" w:sz="0" w:space="0" w:color="auto"/>
            <w:left w:val="none" w:sz="0" w:space="0" w:color="auto"/>
            <w:bottom w:val="none" w:sz="0" w:space="0" w:color="auto"/>
            <w:right w:val="none" w:sz="0" w:space="0" w:color="auto"/>
          </w:divBdr>
        </w:div>
        <w:div w:id="957183898">
          <w:marLeft w:val="640"/>
          <w:marRight w:val="0"/>
          <w:marTop w:val="0"/>
          <w:marBottom w:val="0"/>
          <w:divBdr>
            <w:top w:val="none" w:sz="0" w:space="0" w:color="auto"/>
            <w:left w:val="none" w:sz="0" w:space="0" w:color="auto"/>
            <w:bottom w:val="none" w:sz="0" w:space="0" w:color="auto"/>
            <w:right w:val="none" w:sz="0" w:space="0" w:color="auto"/>
          </w:divBdr>
        </w:div>
        <w:div w:id="2082436361">
          <w:marLeft w:val="640"/>
          <w:marRight w:val="0"/>
          <w:marTop w:val="0"/>
          <w:marBottom w:val="0"/>
          <w:divBdr>
            <w:top w:val="none" w:sz="0" w:space="0" w:color="auto"/>
            <w:left w:val="none" w:sz="0" w:space="0" w:color="auto"/>
            <w:bottom w:val="none" w:sz="0" w:space="0" w:color="auto"/>
            <w:right w:val="none" w:sz="0" w:space="0" w:color="auto"/>
          </w:divBdr>
        </w:div>
        <w:div w:id="408160193">
          <w:marLeft w:val="640"/>
          <w:marRight w:val="0"/>
          <w:marTop w:val="0"/>
          <w:marBottom w:val="0"/>
          <w:divBdr>
            <w:top w:val="none" w:sz="0" w:space="0" w:color="auto"/>
            <w:left w:val="none" w:sz="0" w:space="0" w:color="auto"/>
            <w:bottom w:val="none" w:sz="0" w:space="0" w:color="auto"/>
            <w:right w:val="none" w:sz="0" w:space="0" w:color="auto"/>
          </w:divBdr>
        </w:div>
        <w:div w:id="69818968">
          <w:marLeft w:val="640"/>
          <w:marRight w:val="0"/>
          <w:marTop w:val="0"/>
          <w:marBottom w:val="0"/>
          <w:divBdr>
            <w:top w:val="none" w:sz="0" w:space="0" w:color="auto"/>
            <w:left w:val="none" w:sz="0" w:space="0" w:color="auto"/>
            <w:bottom w:val="none" w:sz="0" w:space="0" w:color="auto"/>
            <w:right w:val="none" w:sz="0" w:space="0" w:color="auto"/>
          </w:divBdr>
        </w:div>
        <w:div w:id="241835757">
          <w:marLeft w:val="640"/>
          <w:marRight w:val="0"/>
          <w:marTop w:val="0"/>
          <w:marBottom w:val="0"/>
          <w:divBdr>
            <w:top w:val="none" w:sz="0" w:space="0" w:color="auto"/>
            <w:left w:val="none" w:sz="0" w:space="0" w:color="auto"/>
            <w:bottom w:val="none" w:sz="0" w:space="0" w:color="auto"/>
            <w:right w:val="none" w:sz="0" w:space="0" w:color="auto"/>
          </w:divBdr>
        </w:div>
        <w:div w:id="2250634">
          <w:marLeft w:val="640"/>
          <w:marRight w:val="0"/>
          <w:marTop w:val="0"/>
          <w:marBottom w:val="0"/>
          <w:divBdr>
            <w:top w:val="none" w:sz="0" w:space="0" w:color="auto"/>
            <w:left w:val="none" w:sz="0" w:space="0" w:color="auto"/>
            <w:bottom w:val="none" w:sz="0" w:space="0" w:color="auto"/>
            <w:right w:val="none" w:sz="0" w:space="0" w:color="auto"/>
          </w:divBdr>
        </w:div>
        <w:div w:id="2028284554">
          <w:marLeft w:val="640"/>
          <w:marRight w:val="0"/>
          <w:marTop w:val="0"/>
          <w:marBottom w:val="0"/>
          <w:divBdr>
            <w:top w:val="none" w:sz="0" w:space="0" w:color="auto"/>
            <w:left w:val="none" w:sz="0" w:space="0" w:color="auto"/>
            <w:bottom w:val="none" w:sz="0" w:space="0" w:color="auto"/>
            <w:right w:val="none" w:sz="0" w:space="0" w:color="auto"/>
          </w:divBdr>
        </w:div>
        <w:div w:id="87194730">
          <w:marLeft w:val="640"/>
          <w:marRight w:val="0"/>
          <w:marTop w:val="0"/>
          <w:marBottom w:val="0"/>
          <w:divBdr>
            <w:top w:val="none" w:sz="0" w:space="0" w:color="auto"/>
            <w:left w:val="none" w:sz="0" w:space="0" w:color="auto"/>
            <w:bottom w:val="none" w:sz="0" w:space="0" w:color="auto"/>
            <w:right w:val="none" w:sz="0" w:space="0" w:color="auto"/>
          </w:divBdr>
        </w:div>
        <w:div w:id="478810335">
          <w:marLeft w:val="640"/>
          <w:marRight w:val="0"/>
          <w:marTop w:val="0"/>
          <w:marBottom w:val="0"/>
          <w:divBdr>
            <w:top w:val="none" w:sz="0" w:space="0" w:color="auto"/>
            <w:left w:val="none" w:sz="0" w:space="0" w:color="auto"/>
            <w:bottom w:val="none" w:sz="0" w:space="0" w:color="auto"/>
            <w:right w:val="none" w:sz="0" w:space="0" w:color="auto"/>
          </w:divBdr>
        </w:div>
        <w:div w:id="965237098">
          <w:marLeft w:val="640"/>
          <w:marRight w:val="0"/>
          <w:marTop w:val="0"/>
          <w:marBottom w:val="0"/>
          <w:divBdr>
            <w:top w:val="none" w:sz="0" w:space="0" w:color="auto"/>
            <w:left w:val="none" w:sz="0" w:space="0" w:color="auto"/>
            <w:bottom w:val="none" w:sz="0" w:space="0" w:color="auto"/>
            <w:right w:val="none" w:sz="0" w:space="0" w:color="auto"/>
          </w:divBdr>
        </w:div>
        <w:div w:id="1455827476">
          <w:marLeft w:val="640"/>
          <w:marRight w:val="0"/>
          <w:marTop w:val="0"/>
          <w:marBottom w:val="0"/>
          <w:divBdr>
            <w:top w:val="none" w:sz="0" w:space="0" w:color="auto"/>
            <w:left w:val="none" w:sz="0" w:space="0" w:color="auto"/>
            <w:bottom w:val="none" w:sz="0" w:space="0" w:color="auto"/>
            <w:right w:val="none" w:sz="0" w:space="0" w:color="auto"/>
          </w:divBdr>
        </w:div>
        <w:div w:id="1529372110">
          <w:marLeft w:val="640"/>
          <w:marRight w:val="0"/>
          <w:marTop w:val="0"/>
          <w:marBottom w:val="0"/>
          <w:divBdr>
            <w:top w:val="none" w:sz="0" w:space="0" w:color="auto"/>
            <w:left w:val="none" w:sz="0" w:space="0" w:color="auto"/>
            <w:bottom w:val="none" w:sz="0" w:space="0" w:color="auto"/>
            <w:right w:val="none" w:sz="0" w:space="0" w:color="auto"/>
          </w:divBdr>
        </w:div>
        <w:div w:id="1098913300">
          <w:marLeft w:val="640"/>
          <w:marRight w:val="0"/>
          <w:marTop w:val="0"/>
          <w:marBottom w:val="0"/>
          <w:divBdr>
            <w:top w:val="none" w:sz="0" w:space="0" w:color="auto"/>
            <w:left w:val="none" w:sz="0" w:space="0" w:color="auto"/>
            <w:bottom w:val="none" w:sz="0" w:space="0" w:color="auto"/>
            <w:right w:val="none" w:sz="0" w:space="0" w:color="auto"/>
          </w:divBdr>
        </w:div>
        <w:div w:id="458106277">
          <w:marLeft w:val="640"/>
          <w:marRight w:val="0"/>
          <w:marTop w:val="0"/>
          <w:marBottom w:val="0"/>
          <w:divBdr>
            <w:top w:val="none" w:sz="0" w:space="0" w:color="auto"/>
            <w:left w:val="none" w:sz="0" w:space="0" w:color="auto"/>
            <w:bottom w:val="none" w:sz="0" w:space="0" w:color="auto"/>
            <w:right w:val="none" w:sz="0" w:space="0" w:color="auto"/>
          </w:divBdr>
        </w:div>
        <w:div w:id="752706151">
          <w:marLeft w:val="640"/>
          <w:marRight w:val="0"/>
          <w:marTop w:val="0"/>
          <w:marBottom w:val="0"/>
          <w:divBdr>
            <w:top w:val="none" w:sz="0" w:space="0" w:color="auto"/>
            <w:left w:val="none" w:sz="0" w:space="0" w:color="auto"/>
            <w:bottom w:val="none" w:sz="0" w:space="0" w:color="auto"/>
            <w:right w:val="none" w:sz="0" w:space="0" w:color="auto"/>
          </w:divBdr>
        </w:div>
        <w:div w:id="797260634">
          <w:marLeft w:val="640"/>
          <w:marRight w:val="0"/>
          <w:marTop w:val="0"/>
          <w:marBottom w:val="0"/>
          <w:divBdr>
            <w:top w:val="none" w:sz="0" w:space="0" w:color="auto"/>
            <w:left w:val="none" w:sz="0" w:space="0" w:color="auto"/>
            <w:bottom w:val="none" w:sz="0" w:space="0" w:color="auto"/>
            <w:right w:val="none" w:sz="0" w:space="0" w:color="auto"/>
          </w:divBdr>
        </w:div>
        <w:div w:id="1940866765">
          <w:marLeft w:val="640"/>
          <w:marRight w:val="0"/>
          <w:marTop w:val="0"/>
          <w:marBottom w:val="0"/>
          <w:divBdr>
            <w:top w:val="none" w:sz="0" w:space="0" w:color="auto"/>
            <w:left w:val="none" w:sz="0" w:space="0" w:color="auto"/>
            <w:bottom w:val="none" w:sz="0" w:space="0" w:color="auto"/>
            <w:right w:val="none" w:sz="0" w:space="0" w:color="auto"/>
          </w:divBdr>
        </w:div>
        <w:div w:id="1358240590">
          <w:marLeft w:val="640"/>
          <w:marRight w:val="0"/>
          <w:marTop w:val="0"/>
          <w:marBottom w:val="0"/>
          <w:divBdr>
            <w:top w:val="none" w:sz="0" w:space="0" w:color="auto"/>
            <w:left w:val="none" w:sz="0" w:space="0" w:color="auto"/>
            <w:bottom w:val="none" w:sz="0" w:space="0" w:color="auto"/>
            <w:right w:val="none" w:sz="0" w:space="0" w:color="auto"/>
          </w:divBdr>
        </w:div>
        <w:div w:id="526136322">
          <w:marLeft w:val="640"/>
          <w:marRight w:val="0"/>
          <w:marTop w:val="0"/>
          <w:marBottom w:val="0"/>
          <w:divBdr>
            <w:top w:val="none" w:sz="0" w:space="0" w:color="auto"/>
            <w:left w:val="none" w:sz="0" w:space="0" w:color="auto"/>
            <w:bottom w:val="none" w:sz="0" w:space="0" w:color="auto"/>
            <w:right w:val="none" w:sz="0" w:space="0" w:color="auto"/>
          </w:divBdr>
        </w:div>
        <w:div w:id="1340044761">
          <w:marLeft w:val="640"/>
          <w:marRight w:val="0"/>
          <w:marTop w:val="0"/>
          <w:marBottom w:val="0"/>
          <w:divBdr>
            <w:top w:val="none" w:sz="0" w:space="0" w:color="auto"/>
            <w:left w:val="none" w:sz="0" w:space="0" w:color="auto"/>
            <w:bottom w:val="none" w:sz="0" w:space="0" w:color="auto"/>
            <w:right w:val="none" w:sz="0" w:space="0" w:color="auto"/>
          </w:divBdr>
        </w:div>
        <w:div w:id="574170305">
          <w:marLeft w:val="640"/>
          <w:marRight w:val="0"/>
          <w:marTop w:val="0"/>
          <w:marBottom w:val="0"/>
          <w:divBdr>
            <w:top w:val="none" w:sz="0" w:space="0" w:color="auto"/>
            <w:left w:val="none" w:sz="0" w:space="0" w:color="auto"/>
            <w:bottom w:val="none" w:sz="0" w:space="0" w:color="auto"/>
            <w:right w:val="none" w:sz="0" w:space="0" w:color="auto"/>
          </w:divBdr>
        </w:div>
        <w:div w:id="251280235">
          <w:marLeft w:val="640"/>
          <w:marRight w:val="0"/>
          <w:marTop w:val="0"/>
          <w:marBottom w:val="0"/>
          <w:divBdr>
            <w:top w:val="none" w:sz="0" w:space="0" w:color="auto"/>
            <w:left w:val="none" w:sz="0" w:space="0" w:color="auto"/>
            <w:bottom w:val="none" w:sz="0" w:space="0" w:color="auto"/>
            <w:right w:val="none" w:sz="0" w:space="0" w:color="auto"/>
          </w:divBdr>
        </w:div>
        <w:div w:id="133329571">
          <w:marLeft w:val="640"/>
          <w:marRight w:val="0"/>
          <w:marTop w:val="0"/>
          <w:marBottom w:val="0"/>
          <w:divBdr>
            <w:top w:val="none" w:sz="0" w:space="0" w:color="auto"/>
            <w:left w:val="none" w:sz="0" w:space="0" w:color="auto"/>
            <w:bottom w:val="none" w:sz="0" w:space="0" w:color="auto"/>
            <w:right w:val="none" w:sz="0" w:space="0" w:color="auto"/>
          </w:divBdr>
        </w:div>
        <w:div w:id="345182469">
          <w:marLeft w:val="640"/>
          <w:marRight w:val="0"/>
          <w:marTop w:val="0"/>
          <w:marBottom w:val="0"/>
          <w:divBdr>
            <w:top w:val="none" w:sz="0" w:space="0" w:color="auto"/>
            <w:left w:val="none" w:sz="0" w:space="0" w:color="auto"/>
            <w:bottom w:val="none" w:sz="0" w:space="0" w:color="auto"/>
            <w:right w:val="none" w:sz="0" w:space="0" w:color="auto"/>
          </w:divBdr>
        </w:div>
        <w:div w:id="2057970105">
          <w:marLeft w:val="640"/>
          <w:marRight w:val="0"/>
          <w:marTop w:val="0"/>
          <w:marBottom w:val="0"/>
          <w:divBdr>
            <w:top w:val="none" w:sz="0" w:space="0" w:color="auto"/>
            <w:left w:val="none" w:sz="0" w:space="0" w:color="auto"/>
            <w:bottom w:val="none" w:sz="0" w:space="0" w:color="auto"/>
            <w:right w:val="none" w:sz="0" w:space="0" w:color="auto"/>
          </w:divBdr>
        </w:div>
        <w:div w:id="1331954527">
          <w:marLeft w:val="640"/>
          <w:marRight w:val="0"/>
          <w:marTop w:val="0"/>
          <w:marBottom w:val="0"/>
          <w:divBdr>
            <w:top w:val="none" w:sz="0" w:space="0" w:color="auto"/>
            <w:left w:val="none" w:sz="0" w:space="0" w:color="auto"/>
            <w:bottom w:val="none" w:sz="0" w:space="0" w:color="auto"/>
            <w:right w:val="none" w:sz="0" w:space="0" w:color="auto"/>
          </w:divBdr>
        </w:div>
        <w:div w:id="1741976105">
          <w:marLeft w:val="640"/>
          <w:marRight w:val="0"/>
          <w:marTop w:val="0"/>
          <w:marBottom w:val="0"/>
          <w:divBdr>
            <w:top w:val="none" w:sz="0" w:space="0" w:color="auto"/>
            <w:left w:val="none" w:sz="0" w:space="0" w:color="auto"/>
            <w:bottom w:val="none" w:sz="0" w:space="0" w:color="auto"/>
            <w:right w:val="none" w:sz="0" w:space="0" w:color="auto"/>
          </w:divBdr>
        </w:div>
        <w:div w:id="684330981">
          <w:marLeft w:val="640"/>
          <w:marRight w:val="0"/>
          <w:marTop w:val="0"/>
          <w:marBottom w:val="0"/>
          <w:divBdr>
            <w:top w:val="none" w:sz="0" w:space="0" w:color="auto"/>
            <w:left w:val="none" w:sz="0" w:space="0" w:color="auto"/>
            <w:bottom w:val="none" w:sz="0" w:space="0" w:color="auto"/>
            <w:right w:val="none" w:sz="0" w:space="0" w:color="auto"/>
          </w:divBdr>
        </w:div>
        <w:div w:id="1586498210">
          <w:marLeft w:val="640"/>
          <w:marRight w:val="0"/>
          <w:marTop w:val="0"/>
          <w:marBottom w:val="0"/>
          <w:divBdr>
            <w:top w:val="none" w:sz="0" w:space="0" w:color="auto"/>
            <w:left w:val="none" w:sz="0" w:space="0" w:color="auto"/>
            <w:bottom w:val="none" w:sz="0" w:space="0" w:color="auto"/>
            <w:right w:val="none" w:sz="0" w:space="0" w:color="auto"/>
          </w:divBdr>
        </w:div>
        <w:div w:id="10381704">
          <w:marLeft w:val="640"/>
          <w:marRight w:val="0"/>
          <w:marTop w:val="0"/>
          <w:marBottom w:val="0"/>
          <w:divBdr>
            <w:top w:val="none" w:sz="0" w:space="0" w:color="auto"/>
            <w:left w:val="none" w:sz="0" w:space="0" w:color="auto"/>
            <w:bottom w:val="none" w:sz="0" w:space="0" w:color="auto"/>
            <w:right w:val="none" w:sz="0" w:space="0" w:color="auto"/>
          </w:divBdr>
        </w:div>
        <w:div w:id="1083528666">
          <w:marLeft w:val="640"/>
          <w:marRight w:val="0"/>
          <w:marTop w:val="0"/>
          <w:marBottom w:val="0"/>
          <w:divBdr>
            <w:top w:val="none" w:sz="0" w:space="0" w:color="auto"/>
            <w:left w:val="none" w:sz="0" w:space="0" w:color="auto"/>
            <w:bottom w:val="none" w:sz="0" w:space="0" w:color="auto"/>
            <w:right w:val="none" w:sz="0" w:space="0" w:color="auto"/>
          </w:divBdr>
        </w:div>
        <w:div w:id="698360212">
          <w:marLeft w:val="640"/>
          <w:marRight w:val="0"/>
          <w:marTop w:val="0"/>
          <w:marBottom w:val="0"/>
          <w:divBdr>
            <w:top w:val="none" w:sz="0" w:space="0" w:color="auto"/>
            <w:left w:val="none" w:sz="0" w:space="0" w:color="auto"/>
            <w:bottom w:val="none" w:sz="0" w:space="0" w:color="auto"/>
            <w:right w:val="none" w:sz="0" w:space="0" w:color="auto"/>
          </w:divBdr>
        </w:div>
        <w:div w:id="984042421">
          <w:marLeft w:val="640"/>
          <w:marRight w:val="0"/>
          <w:marTop w:val="0"/>
          <w:marBottom w:val="0"/>
          <w:divBdr>
            <w:top w:val="none" w:sz="0" w:space="0" w:color="auto"/>
            <w:left w:val="none" w:sz="0" w:space="0" w:color="auto"/>
            <w:bottom w:val="none" w:sz="0" w:space="0" w:color="auto"/>
            <w:right w:val="none" w:sz="0" w:space="0" w:color="auto"/>
          </w:divBdr>
        </w:div>
        <w:div w:id="10763210">
          <w:marLeft w:val="640"/>
          <w:marRight w:val="0"/>
          <w:marTop w:val="0"/>
          <w:marBottom w:val="0"/>
          <w:divBdr>
            <w:top w:val="none" w:sz="0" w:space="0" w:color="auto"/>
            <w:left w:val="none" w:sz="0" w:space="0" w:color="auto"/>
            <w:bottom w:val="none" w:sz="0" w:space="0" w:color="auto"/>
            <w:right w:val="none" w:sz="0" w:space="0" w:color="auto"/>
          </w:divBdr>
        </w:div>
        <w:div w:id="1351294620">
          <w:marLeft w:val="640"/>
          <w:marRight w:val="0"/>
          <w:marTop w:val="0"/>
          <w:marBottom w:val="0"/>
          <w:divBdr>
            <w:top w:val="none" w:sz="0" w:space="0" w:color="auto"/>
            <w:left w:val="none" w:sz="0" w:space="0" w:color="auto"/>
            <w:bottom w:val="none" w:sz="0" w:space="0" w:color="auto"/>
            <w:right w:val="none" w:sz="0" w:space="0" w:color="auto"/>
          </w:divBdr>
        </w:div>
        <w:div w:id="1206680019">
          <w:marLeft w:val="640"/>
          <w:marRight w:val="0"/>
          <w:marTop w:val="0"/>
          <w:marBottom w:val="0"/>
          <w:divBdr>
            <w:top w:val="none" w:sz="0" w:space="0" w:color="auto"/>
            <w:left w:val="none" w:sz="0" w:space="0" w:color="auto"/>
            <w:bottom w:val="none" w:sz="0" w:space="0" w:color="auto"/>
            <w:right w:val="none" w:sz="0" w:space="0" w:color="auto"/>
          </w:divBdr>
        </w:div>
        <w:div w:id="1269778671">
          <w:marLeft w:val="640"/>
          <w:marRight w:val="0"/>
          <w:marTop w:val="0"/>
          <w:marBottom w:val="0"/>
          <w:divBdr>
            <w:top w:val="none" w:sz="0" w:space="0" w:color="auto"/>
            <w:left w:val="none" w:sz="0" w:space="0" w:color="auto"/>
            <w:bottom w:val="none" w:sz="0" w:space="0" w:color="auto"/>
            <w:right w:val="none" w:sz="0" w:space="0" w:color="auto"/>
          </w:divBdr>
        </w:div>
        <w:div w:id="449784553">
          <w:marLeft w:val="640"/>
          <w:marRight w:val="0"/>
          <w:marTop w:val="0"/>
          <w:marBottom w:val="0"/>
          <w:divBdr>
            <w:top w:val="none" w:sz="0" w:space="0" w:color="auto"/>
            <w:left w:val="none" w:sz="0" w:space="0" w:color="auto"/>
            <w:bottom w:val="none" w:sz="0" w:space="0" w:color="auto"/>
            <w:right w:val="none" w:sz="0" w:space="0" w:color="auto"/>
          </w:divBdr>
        </w:div>
        <w:div w:id="872500562">
          <w:marLeft w:val="640"/>
          <w:marRight w:val="0"/>
          <w:marTop w:val="0"/>
          <w:marBottom w:val="0"/>
          <w:divBdr>
            <w:top w:val="none" w:sz="0" w:space="0" w:color="auto"/>
            <w:left w:val="none" w:sz="0" w:space="0" w:color="auto"/>
            <w:bottom w:val="none" w:sz="0" w:space="0" w:color="auto"/>
            <w:right w:val="none" w:sz="0" w:space="0" w:color="auto"/>
          </w:divBdr>
        </w:div>
        <w:div w:id="1532380466">
          <w:marLeft w:val="640"/>
          <w:marRight w:val="0"/>
          <w:marTop w:val="0"/>
          <w:marBottom w:val="0"/>
          <w:divBdr>
            <w:top w:val="none" w:sz="0" w:space="0" w:color="auto"/>
            <w:left w:val="none" w:sz="0" w:space="0" w:color="auto"/>
            <w:bottom w:val="none" w:sz="0" w:space="0" w:color="auto"/>
            <w:right w:val="none" w:sz="0" w:space="0" w:color="auto"/>
          </w:divBdr>
        </w:div>
        <w:div w:id="441654822">
          <w:marLeft w:val="640"/>
          <w:marRight w:val="0"/>
          <w:marTop w:val="0"/>
          <w:marBottom w:val="0"/>
          <w:divBdr>
            <w:top w:val="none" w:sz="0" w:space="0" w:color="auto"/>
            <w:left w:val="none" w:sz="0" w:space="0" w:color="auto"/>
            <w:bottom w:val="none" w:sz="0" w:space="0" w:color="auto"/>
            <w:right w:val="none" w:sz="0" w:space="0" w:color="auto"/>
          </w:divBdr>
        </w:div>
        <w:div w:id="437872205">
          <w:marLeft w:val="640"/>
          <w:marRight w:val="0"/>
          <w:marTop w:val="0"/>
          <w:marBottom w:val="0"/>
          <w:divBdr>
            <w:top w:val="none" w:sz="0" w:space="0" w:color="auto"/>
            <w:left w:val="none" w:sz="0" w:space="0" w:color="auto"/>
            <w:bottom w:val="none" w:sz="0" w:space="0" w:color="auto"/>
            <w:right w:val="none" w:sz="0" w:space="0" w:color="auto"/>
          </w:divBdr>
        </w:div>
        <w:div w:id="1125542906">
          <w:marLeft w:val="640"/>
          <w:marRight w:val="0"/>
          <w:marTop w:val="0"/>
          <w:marBottom w:val="0"/>
          <w:divBdr>
            <w:top w:val="none" w:sz="0" w:space="0" w:color="auto"/>
            <w:left w:val="none" w:sz="0" w:space="0" w:color="auto"/>
            <w:bottom w:val="none" w:sz="0" w:space="0" w:color="auto"/>
            <w:right w:val="none" w:sz="0" w:space="0" w:color="auto"/>
          </w:divBdr>
        </w:div>
        <w:div w:id="150610464">
          <w:marLeft w:val="640"/>
          <w:marRight w:val="0"/>
          <w:marTop w:val="0"/>
          <w:marBottom w:val="0"/>
          <w:divBdr>
            <w:top w:val="none" w:sz="0" w:space="0" w:color="auto"/>
            <w:left w:val="none" w:sz="0" w:space="0" w:color="auto"/>
            <w:bottom w:val="none" w:sz="0" w:space="0" w:color="auto"/>
            <w:right w:val="none" w:sz="0" w:space="0" w:color="auto"/>
          </w:divBdr>
        </w:div>
        <w:div w:id="962997896">
          <w:marLeft w:val="640"/>
          <w:marRight w:val="0"/>
          <w:marTop w:val="0"/>
          <w:marBottom w:val="0"/>
          <w:divBdr>
            <w:top w:val="none" w:sz="0" w:space="0" w:color="auto"/>
            <w:left w:val="none" w:sz="0" w:space="0" w:color="auto"/>
            <w:bottom w:val="none" w:sz="0" w:space="0" w:color="auto"/>
            <w:right w:val="none" w:sz="0" w:space="0" w:color="auto"/>
          </w:divBdr>
        </w:div>
        <w:div w:id="719862028">
          <w:marLeft w:val="640"/>
          <w:marRight w:val="0"/>
          <w:marTop w:val="0"/>
          <w:marBottom w:val="0"/>
          <w:divBdr>
            <w:top w:val="none" w:sz="0" w:space="0" w:color="auto"/>
            <w:left w:val="none" w:sz="0" w:space="0" w:color="auto"/>
            <w:bottom w:val="none" w:sz="0" w:space="0" w:color="auto"/>
            <w:right w:val="none" w:sz="0" w:space="0" w:color="auto"/>
          </w:divBdr>
        </w:div>
        <w:div w:id="650258141">
          <w:marLeft w:val="640"/>
          <w:marRight w:val="0"/>
          <w:marTop w:val="0"/>
          <w:marBottom w:val="0"/>
          <w:divBdr>
            <w:top w:val="none" w:sz="0" w:space="0" w:color="auto"/>
            <w:left w:val="none" w:sz="0" w:space="0" w:color="auto"/>
            <w:bottom w:val="none" w:sz="0" w:space="0" w:color="auto"/>
            <w:right w:val="none" w:sz="0" w:space="0" w:color="auto"/>
          </w:divBdr>
        </w:div>
        <w:div w:id="2030178109">
          <w:marLeft w:val="640"/>
          <w:marRight w:val="0"/>
          <w:marTop w:val="0"/>
          <w:marBottom w:val="0"/>
          <w:divBdr>
            <w:top w:val="none" w:sz="0" w:space="0" w:color="auto"/>
            <w:left w:val="none" w:sz="0" w:space="0" w:color="auto"/>
            <w:bottom w:val="none" w:sz="0" w:space="0" w:color="auto"/>
            <w:right w:val="none" w:sz="0" w:space="0" w:color="auto"/>
          </w:divBdr>
        </w:div>
        <w:div w:id="307247794">
          <w:marLeft w:val="640"/>
          <w:marRight w:val="0"/>
          <w:marTop w:val="0"/>
          <w:marBottom w:val="0"/>
          <w:divBdr>
            <w:top w:val="none" w:sz="0" w:space="0" w:color="auto"/>
            <w:left w:val="none" w:sz="0" w:space="0" w:color="auto"/>
            <w:bottom w:val="none" w:sz="0" w:space="0" w:color="auto"/>
            <w:right w:val="none" w:sz="0" w:space="0" w:color="auto"/>
          </w:divBdr>
        </w:div>
        <w:div w:id="1173492730">
          <w:marLeft w:val="640"/>
          <w:marRight w:val="0"/>
          <w:marTop w:val="0"/>
          <w:marBottom w:val="0"/>
          <w:divBdr>
            <w:top w:val="none" w:sz="0" w:space="0" w:color="auto"/>
            <w:left w:val="none" w:sz="0" w:space="0" w:color="auto"/>
            <w:bottom w:val="none" w:sz="0" w:space="0" w:color="auto"/>
            <w:right w:val="none" w:sz="0" w:space="0" w:color="auto"/>
          </w:divBdr>
        </w:div>
        <w:div w:id="1709259050">
          <w:marLeft w:val="640"/>
          <w:marRight w:val="0"/>
          <w:marTop w:val="0"/>
          <w:marBottom w:val="0"/>
          <w:divBdr>
            <w:top w:val="none" w:sz="0" w:space="0" w:color="auto"/>
            <w:left w:val="none" w:sz="0" w:space="0" w:color="auto"/>
            <w:bottom w:val="none" w:sz="0" w:space="0" w:color="auto"/>
            <w:right w:val="none" w:sz="0" w:space="0" w:color="auto"/>
          </w:divBdr>
        </w:div>
        <w:div w:id="458643039">
          <w:marLeft w:val="640"/>
          <w:marRight w:val="0"/>
          <w:marTop w:val="0"/>
          <w:marBottom w:val="0"/>
          <w:divBdr>
            <w:top w:val="none" w:sz="0" w:space="0" w:color="auto"/>
            <w:left w:val="none" w:sz="0" w:space="0" w:color="auto"/>
            <w:bottom w:val="none" w:sz="0" w:space="0" w:color="auto"/>
            <w:right w:val="none" w:sz="0" w:space="0" w:color="auto"/>
          </w:divBdr>
        </w:div>
        <w:div w:id="279654742">
          <w:marLeft w:val="640"/>
          <w:marRight w:val="0"/>
          <w:marTop w:val="0"/>
          <w:marBottom w:val="0"/>
          <w:divBdr>
            <w:top w:val="none" w:sz="0" w:space="0" w:color="auto"/>
            <w:left w:val="none" w:sz="0" w:space="0" w:color="auto"/>
            <w:bottom w:val="none" w:sz="0" w:space="0" w:color="auto"/>
            <w:right w:val="none" w:sz="0" w:space="0" w:color="auto"/>
          </w:divBdr>
        </w:div>
        <w:div w:id="1306928231">
          <w:marLeft w:val="640"/>
          <w:marRight w:val="0"/>
          <w:marTop w:val="0"/>
          <w:marBottom w:val="0"/>
          <w:divBdr>
            <w:top w:val="none" w:sz="0" w:space="0" w:color="auto"/>
            <w:left w:val="none" w:sz="0" w:space="0" w:color="auto"/>
            <w:bottom w:val="none" w:sz="0" w:space="0" w:color="auto"/>
            <w:right w:val="none" w:sz="0" w:space="0" w:color="auto"/>
          </w:divBdr>
        </w:div>
        <w:div w:id="194778693">
          <w:marLeft w:val="640"/>
          <w:marRight w:val="0"/>
          <w:marTop w:val="0"/>
          <w:marBottom w:val="0"/>
          <w:divBdr>
            <w:top w:val="none" w:sz="0" w:space="0" w:color="auto"/>
            <w:left w:val="none" w:sz="0" w:space="0" w:color="auto"/>
            <w:bottom w:val="none" w:sz="0" w:space="0" w:color="auto"/>
            <w:right w:val="none" w:sz="0" w:space="0" w:color="auto"/>
          </w:divBdr>
        </w:div>
        <w:div w:id="1545603349">
          <w:marLeft w:val="640"/>
          <w:marRight w:val="0"/>
          <w:marTop w:val="0"/>
          <w:marBottom w:val="0"/>
          <w:divBdr>
            <w:top w:val="none" w:sz="0" w:space="0" w:color="auto"/>
            <w:left w:val="none" w:sz="0" w:space="0" w:color="auto"/>
            <w:bottom w:val="none" w:sz="0" w:space="0" w:color="auto"/>
            <w:right w:val="none" w:sz="0" w:space="0" w:color="auto"/>
          </w:divBdr>
        </w:div>
        <w:div w:id="1959020522">
          <w:marLeft w:val="640"/>
          <w:marRight w:val="0"/>
          <w:marTop w:val="0"/>
          <w:marBottom w:val="0"/>
          <w:divBdr>
            <w:top w:val="none" w:sz="0" w:space="0" w:color="auto"/>
            <w:left w:val="none" w:sz="0" w:space="0" w:color="auto"/>
            <w:bottom w:val="none" w:sz="0" w:space="0" w:color="auto"/>
            <w:right w:val="none" w:sz="0" w:space="0" w:color="auto"/>
          </w:divBdr>
        </w:div>
        <w:div w:id="1867597090">
          <w:marLeft w:val="640"/>
          <w:marRight w:val="0"/>
          <w:marTop w:val="0"/>
          <w:marBottom w:val="0"/>
          <w:divBdr>
            <w:top w:val="none" w:sz="0" w:space="0" w:color="auto"/>
            <w:left w:val="none" w:sz="0" w:space="0" w:color="auto"/>
            <w:bottom w:val="none" w:sz="0" w:space="0" w:color="auto"/>
            <w:right w:val="none" w:sz="0" w:space="0" w:color="auto"/>
          </w:divBdr>
        </w:div>
        <w:div w:id="1283656435">
          <w:marLeft w:val="640"/>
          <w:marRight w:val="0"/>
          <w:marTop w:val="0"/>
          <w:marBottom w:val="0"/>
          <w:divBdr>
            <w:top w:val="none" w:sz="0" w:space="0" w:color="auto"/>
            <w:left w:val="none" w:sz="0" w:space="0" w:color="auto"/>
            <w:bottom w:val="none" w:sz="0" w:space="0" w:color="auto"/>
            <w:right w:val="none" w:sz="0" w:space="0" w:color="auto"/>
          </w:divBdr>
        </w:div>
        <w:div w:id="455880633">
          <w:marLeft w:val="640"/>
          <w:marRight w:val="0"/>
          <w:marTop w:val="0"/>
          <w:marBottom w:val="0"/>
          <w:divBdr>
            <w:top w:val="none" w:sz="0" w:space="0" w:color="auto"/>
            <w:left w:val="none" w:sz="0" w:space="0" w:color="auto"/>
            <w:bottom w:val="none" w:sz="0" w:space="0" w:color="auto"/>
            <w:right w:val="none" w:sz="0" w:space="0" w:color="auto"/>
          </w:divBdr>
        </w:div>
        <w:div w:id="1799757919">
          <w:marLeft w:val="640"/>
          <w:marRight w:val="0"/>
          <w:marTop w:val="0"/>
          <w:marBottom w:val="0"/>
          <w:divBdr>
            <w:top w:val="none" w:sz="0" w:space="0" w:color="auto"/>
            <w:left w:val="none" w:sz="0" w:space="0" w:color="auto"/>
            <w:bottom w:val="none" w:sz="0" w:space="0" w:color="auto"/>
            <w:right w:val="none" w:sz="0" w:space="0" w:color="auto"/>
          </w:divBdr>
        </w:div>
        <w:div w:id="1651907651">
          <w:marLeft w:val="640"/>
          <w:marRight w:val="0"/>
          <w:marTop w:val="0"/>
          <w:marBottom w:val="0"/>
          <w:divBdr>
            <w:top w:val="none" w:sz="0" w:space="0" w:color="auto"/>
            <w:left w:val="none" w:sz="0" w:space="0" w:color="auto"/>
            <w:bottom w:val="none" w:sz="0" w:space="0" w:color="auto"/>
            <w:right w:val="none" w:sz="0" w:space="0" w:color="auto"/>
          </w:divBdr>
        </w:div>
        <w:div w:id="982349050">
          <w:marLeft w:val="640"/>
          <w:marRight w:val="0"/>
          <w:marTop w:val="0"/>
          <w:marBottom w:val="0"/>
          <w:divBdr>
            <w:top w:val="none" w:sz="0" w:space="0" w:color="auto"/>
            <w:left w:val="none" w:sz="0" w:space="0" w:color="auto"/>
            <w:bottom w:val="none" w:sz="0" w:space="0" w:color="auto"/>
            <w:right w:val="none" w:sz="0" w:space="0" w:color="auto"/>
          </w:divBdr>
        </w:div>
        <w:div w:id="914171461">
          <w:marLeft w:val="640"/>
          <w:marRight w:val="0"/>
          <w:marTop w:val="0"/>
          <w:marBottom w:val="0"/>
          <w:divBdr>
            <w:top w:val="none" w:sz="0" w:space="0" w:color="auto"/>
            <w:left w:val="none" w:sz="0" w:space="0" w:color="auto"/>
            <w:bottom w:val="none" w:sz="0" w:space="0" w:color="auto"/>
            <w:right w:val="none" w:sz="0" w:space="0" w:color="auto"/>
          </w:divBdr>
        </w:div>
        <w:div w:id="860120802">
          <w:marLeft w:val="640"/>
          <w:marRight w:val="0"/>
          <w:marTop w:val="0"/>
          <w:marBottom w:val="0"/>
          <w:divBdr>
            <w:top w:val="none" w:sz="0" w:space="0" w:color="auto"/>
            <w:left w:val="none" w:sz="0" w:space="0" w:color="auto"/>
            <w:bottom w:val="none" w:sz="0" w:space="0" w:color="auto"/>
            <w:right w:val="none" w:sz="0" w:space="0" w:color="auto"/>
          </w:divBdr>
        </w:div>
        <w:div w:id="349642386">
          <w:marLeft w:val="640"/>
          <w:marRight w:val="0"/>
          <w:marTop w:val="0"/>
          <w:marBottom w:val="0"/>
          <w:divBdr>
            <w:top w:val="none" w:sz="0" w:space="0" w:color="auto"/>
            <w:left w:val="none" w:sz="0" w:space="0" w:color="auto"/>
            <w:bottom w:val="none" w:sz="0" w:space="0" w:color="auto"/>
            <w:right w:val="none" w:sz="0" w:space="0" w:color="auto"/>
          </w:divBdr>
        </w:div>
        <w:div w:id="1173761395">
          <w:marLeft w:val="640"/>
          <w:marRight w:val="0"/>
          <w:marTop w:val="0"/>
          <w:marBottom w:val="0"/>
          <w:divBdr>
            <w:top w:val="none" w:sz="0" w:space="0" w:color="auto"/>
            <w:left w:val="none" w:sz="0" w:space="0" w:color="auto"/>
            <w:bottom w:val="none" w:sz="0" w:space="0" w:color="auto"/>
            <w:right w:val="none" w:sz="0" w:space="0" w:color="auto"/>
          </w:divBdr>
        </w:div>
        <w:div w:id="486479316">
          <w:marLeft w:val="640"/>
          <w:marRight w:val="0"/>
          <w:marTop w:val="0"/>
          <w:marBottom w:val="0"/>
          <w:divBdr>
            <w:top w:val="none" w:sz="0" w:space="0" w:color="auto"/>
            <w:left w:val="none" w:sz="0" w:space="0" w:color="auto"/>
            <w:bottom w:val="none" w:sz="0" w:space="0" w:color="auto"/>
            <w:right w:val="none" w:sz="0" w:space="0" w:color="auto"/>
          </w:divBdr>
        </w:div>
        <w:div w:id="2117170658">
          <w:marLeft w:val="640"/>
          <w:marRight w:val="0"/>
          <w:marTop w:val="0"/>
          <w:marBottom w:val="0"/>
          <w:divBdr>
            <w:top w:val="none" w:sz="0" w:space="0" w:color="auto"/>
            <w:left w:val="none" w:sz="0" w:space="0" w:color="auto"/>
            <w:bottom w:val="none" w:sz="0" w:space="0" w:color="auto"/>
            <w:right w:val="none" w:sz="0" w:space="0" w:color="auto"/>
          </w:divBdr>
        </w:div>
        <w:div w:id="110783106">
          <w:marLeft w:val="640"/>
          <w:marRight w:val="0"/>
          <w:marTop w:val="0"/>
          <w:marBottom w:val="0"/>
          <w:divBdr>
            <w:top w:val="none" w:sz="0" w:space="0" w:color="auto"/>
            <w:left w:val="none" w:sz="0" w:space="0" w:color="auto"/>
            <w:bottom w:val="none" w:sz="0" w:space="0" w:color="auto"/>
            <w:right w:val="none" w:sz="0" w:space="0" w:color="auto"/>
          </w:divBdr>
        </w:div>
        <w:div w:id="412552221">
          <w:marLeft w:val="640"/>
          <w:marRight w:val="0"/>
          <w:marTop w:val="0"/>
          <w:marBottom w:val="0"/>
          <w:divBdr>
            <w:top w:val="none" w:sz="0" w:space="0" w:color="auto"/>
            <w:left w:val="none" w:sz="0" w:space="0" w:color="auto"/>
            <w:bottom w:val="none" w:sz="0" w:space="0" w:color="auto"/>
            <w:right w:val="none" w:sz="0" w:space="0" w:color="auto"/>
          </w:divBdr>
        </w:div>
        <w:div w:id="897087010">
          <w:marLeft w:val="640"/>
          <w:marRight w:val="0"/>
          <w:marTop w:val="0"/>
          <w:marBottom w:val="0"/>
          <w:divBdr>
            <w:top w:val="none" w:sz="0" w:space="0" w:color="auto"/>
            <w:left w:val="none" w:sz="0" w:space="0" w:color="auto"/>
            <w:bottom w:val="none" w:sz="0" w:space="0" w:color="auto"/>
            <w:right w:val="none" w:sz="0" w:space="0" w:color="auto"/>
          </w:divBdr>
        </w:div>
        <w:div w:id="852374985">
          <w:marLeft w:val="640"/>
          <w:marRight w:val="0"/>
          <w:marTop w:val="0"/>
          <w:marBottom w:val="0"/>
          <w:divBdr>
            <w:top w:val="none" w:sz="0" w:space="0" w:color="auto"/>
            <w:left w:val="none" w:sz="0" w:space="0" w:color="auto"/>
            <w:bottom w:val="none" w:sz="0" w:space="0" w:color="auto"/>
            <w:right w:val="none" w:sz="0" w:space="0" w:color="auto"/>
          </w:divBdr>
        </w:div>
        <w:div w:id="43869740">
          <w:marLeft w:val="640"/>
          <w:marRight w:val="0"/>
          <w:marTop w:val="0"/>
          <w:marBottom w:val="0"/>
          <w:divBdr>
            <w:top w:val="none" w:sz="0" w:space="0" w:color="auto"/>
            <w:left w:val="none" w:sz="0" w:space="0" w:color="auto"/>
            <w:bottom w:val="none" w:sz="0" w:space="0" w:color="auto"/>
            <w:right w:val="none" w:sz="0" w:space="0" w:color="auto"/>
          </w:divBdr>
        </w:div>
        <w:div w:id="1340229131">
          <w:marLeft w:val="640"/>
          <w:marRight w:val="0"/>
          <w:marTop w:val="0"/>
          <w:marBottom w:val="0"/>
          <w:divBdr>
            <w:top w:val="none" w:sz="0" w:space="0" w:color="auto"/>
            <w:left w:val="none" w:sz="0" w:space="0" w:color="auto"/>
            <w:bottom w:val="none" w:sz="0" w:space="0" w:color="auto"/>
            <w:right w:val="none" w:sz="0" w:space="0" w:color="auto"/>
          </w:divBdr>
        </w:div>
        <w:div w:id="727992772">
          <w:marLeft w:val="640"/>
          <w:marRight w:val="0"/>
          <w:marTop w:val="0"/>
          <w:marBottom w:val="0"/>
          <w:divBdr>
            <w:top w:val="none" w:sz="0" w:space="0" w:color="auto"/>
            <w:left w:val="none" w:sz="0" w:space="0" w:color="auto"/>
            <w:bottom w:val="none" w:sz="0" w:space="0" w:color="auto"/>
            <w:right w:val="none" w:sz="0" w:space="0" w:color="auto"/>
          </w:divBdr>
        </w:div>
        <w:div w:id="1787617">
          <w:marLeft w:val="640"/>
          <w:marRight w:val="0"/>
          <w:marTop w:val="0"/>
          <w:marBottom w:val="0"/>
          <w:divBdr>
            <w:top w:val="none" w:sz="0" w:space="0" w:color="auto"/>
            <w:left w:val="none" w:sz="0" w:space="0" w:color="auto"/>
            <w:bottom w:val="none" w:sz="0" w:space="0" w:color="auto"/>
            <w:right w:val="none" w:sz="0" w:space="0" w:color="auto"/>
          </w:divBdr>
        </w:div>
        <w:div w:id="1347752038">
          <w:marLeft w:val="640"/>
          <w:marRight w:val="0"/>
          <w:marTop w:val="0"/>
          <w:marBottom w:val="0"/>
          <w:divBdr>
            <w:top w:val="none" w:sz="0" w:space="0" w:color="auto"/>
            <w:left w:val="none" w:sz="0" w:space="0" w:color="auto"/>
            <w:bottom w:val="none" w:sz="0" w:space="0" w:color="auto"/>
            <w:right w:val="none" w:sz="0" w:space="0" w:color="auto"/>
          </w:divBdr>
        </w:div>
        <w:div w:id="464272156">
          <w:marLeft w:val="640"/>
          <w:marRight w:val="0"/>
          <w:marTop w:val="0"/>
          <w:marBottom w:val="0"/>
          <w:divBdr>
            <w:top w:val="none" w:sz="0" w:space="0" w:color="auto"/>
            <w:left w:val="none" w:sz="0" w:space="0" w:color="auto"/>
            <w:bottom w:val="none" w:sz="0" w:space="0" w:color="auto"/>
            <w:right w:val="none" w:sz="0" w:space="0" w:color="auto"/>
          </w:divBdr>
        </w:div>
        <w:div w:id="1163424110">
          <w:marLeft w:val="640"/>
          <w:marRight w:val="0"/>
          <w:marTop w:val="0"/>
          <w:marBottom w:val="0"/>
          <w:divBdr>
            <w:top w:val="none" w:sz="0" w:space="0" w:color="auto"/>
            <w:left w:val="none" w:sz="0" w:space="0" w:color="auto"/>
            <w:bottom w:val="none" w:sz="0" w:space="0" w:color="auto"/>
            <w:right w:val="none" w:sz="0" w:space="0" w:color="auto"/>
          </w:divBdr>
        </w:div>
        <w:div w:id="733234469">
          <w:marLeft w:val="640"/>
          <w:marRight w:val="0"/>
          <w:marTop w:val="0"/>
          <w:marBottom w:val="0"/>
          <w:divBdr>
            <w:top w:val="none" w:sz="0" w:space="0" w:color="auto"/>
            <w:left w:val="none" w:sz="0" w:space="0" w:color="auto"/>
            <w:bottom w:val="none" w:sz="0" w:space="0" w:color="auto"/>
            <w:right w:val="none" w:sz="0" w:space="0" w:color="auto"/>
          </w:divBdr>
        </w:div>
        <w:div w:id="822814874">
          <w:marLeft w:val="640"/>
          <w:marRight w:val="0"/>
          <w:marTop w:val="0"/>
          <w:marBottom w:val="0"/>
          <w:divBdr>
            <w:top w:val="none" w:sz="0" w:space="0" w:color="auto"/>
            <w:left w:val="none" w:sz="0" w:space="0" w:color="auto"/>
            <w:bottom w:val="none" w:sz="0" w:space="0" w:color="auto"/>
            <w:right w:val="none" w:sz="0" w:space="0" w:color="auto"/>
          </w:divBdr>
        </w:div>
        <w:div w:id="704791036">
          <w:marLeft w:val="640"/>
          <w:marRight w:val="0"/>
          <w:marTop w:val="0"/>
          <w:marBottom w:val="0"/>
          <w:divBdr>
            <w:top w:val="none" w:sz="0" w:space="0" w:color="auto"/>
            <w:left w:val="none" w:sz="0" w:space="0" w:color="auto"/>
            <w:bottom w:val="none" w:sz="0" w:space="0" w:color="auto"/>
            <w:right w:val="none" w:sz="0" w:space="0" w:color="auto"/>
          </w:divBdr>
        </w:div>
        <w:div w:id="1966231608">
          <w:marLeft w:val="640"/>
          <w:marRight w:val="0"/>
          <w:marTop w:val="0"/>
          <w:marBottom w:val="0"/>
          <w:divBdr>
            <w:top w:val="none" w:sz="0" w:space="0" w:color="auto"/>
            <w:left w:val="none" w:sz="0" w:space="0" w:color="auto"/>
            <w:bottom w:val="none" w:sz="0" w:space="0" w:color="auto"/>
            <w:right w:val="none" w:sz="0" w:space="0" w:color="auto"/>
          </w:divBdr>
        </w:div>
        <w:div w:id="396321056">
          <w:marLeft w:val="640"/>
          <w:marRight w:val="0"/>
          <w:marTop w:val="0"/>
          <w:marBottom w:val="0"/>
          <w:divBdr>
            <w:top w:val="none" w:sz="0" w:space="0" w:color="auto"/>
            <w:left w:val="none" w:sz="0" w:space="0" w:color="auto"/>
            <w:bottom w:val="none" w:sz="0" w:space="0" w:color="auto"/>
            <w:right w:val="none" w:sz="0" w:space="0" w:color="auto"/>
          </w:divBdr>
        </w:div>
        <w:div w:id="835264150">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6114039">
      <w:bodyDiv w:val="1"/>
      <w:marLeft w:val="0"/>
      <w:marRight w:val="0"/>
      <w:marTop w:val="0"/>
      <w:marBottom w:val="0"/>
      <w:divBdr>
        <w:top w:val="none" w:sz="0" w:space="0" w:color="auto"/>
        <w:left w:val="none" w:sz="0" w:space="0" w:color="auto"/>
        <w:bottom w:val="none" w:sz="0" w:space="0" w:color="auto"/>
        <w:right w:val="none" w:sz="0" w:space="0" w:color="auto"/>
      </w:divBdr>
      <w:divsChild>
        <w:div w:id="703604809">
          <w:marLeft w:val="640"/>
          <w:marRight w:val="0"/>
          <w:marTop w:val="0"/>
          <w:marBottom w:val="0"/>
          <w:divBdr>
            <w:top w:val="none" w:sz="0" w:space="0" w:color="auto"/>
            <w:left w:val="none" w:sz="0" w:space="0" w:color="auto"/>
            <w:bottom w:val="none" w:sz="0" w:space="0" w:color="auto"/>
            <w:right w:val="none" w:sz="0" w:space="0" w:color="auto"/>
          </w:divBdr>
        </w:div>
        <w:div w:id="423957980">
          <w:marLeft w:val="640"/>
          <w:marRight w:val="0"/>
          <w:marTop w:val="0"/>
          <w:marBottom w:val="0"/>
          <w:divBdr>
            <w:top w:val="none" w:sz="0" w:space="0" w:color="auto"/>
            <w:left w:val="none" w:sz="0" w:space="0" w:color="auto"/>
            <w:bottom w:val="none" w:sz="0" w:space="0" w:color="auto"/>
            <w:right w:val="none" w:sz="0" w:space="0" w:color="auto"/>
          </w:divBdr>
        </w:div>
        <w:div w:id="532426855">
          <w:marLeft w:val="640"/>
          <w:marRight w:val="0"/>
          <w:marTop w:val="0"/>
          <w:marBottom w:val="0"/>
          <w:divBdr>
            <w:top w:val="none" w:sz="0" w:space="0" w:color="auto"/>
            <w:left w:val="none" w:sz="0" w:space="0" w:color="auto"/>
            <w:bottom w:val="none" w:sz="0" w:space="0" w:color="auto"/>
            <w:right w:val="none" w:sz="0" w:space="0" w:color="auto"/>
          </w:divBdr>
        </w:div>
        <w:div w:id="1914659478">
          <w:marLeft w:val="640"/>
          <w:marRight w:val="0"/>
          <w:marTop w:val="0"/>
          <w:marBottom w:val="0"/>
          <w:divBdr>
            <w:top w:val="none" w:sz="0" w:space="0" w:color="auto"/>
            <w:left w:val="none" w:sz="0" w:space="0" w:color="auto"/>
            <w:bottom w:val="none" w:sz="0" w:space="0" w:color="auto"/>
            <w:right w:val="none" w:sz="0" w:space="0" w:color="auto"/>
          </w:divBdr>
        </w:div>
        <w:div w:id="658003820">
          <w:marLeft w:val="640"/>
          <w:marRight w:val="0"/>
          <w:marTop w:val="0"/>
          <w:marBottom w:val="0"/>
          <w:divBdr>
            <w:top w:val="none" w:sz="0" w:space="0" w:color="auto"/>
            <w:left w:val="none" w:sz="0" w:space="0" w:color="auto"/>
            <w:bottom w:val="none" w:sz="0" w:space="0" w:color="auto"/>
            <w:right w:val="none" w:sz="0" w:space="0" w:color="auto"/>
          </w:divBdr>
        </w:div>
        <w:div w:id="1495296799">
          <w:marLeft w:val="640"/>
          <w:marRight w:val="0"/>
          <w:marTop w:val="0"/>
          <w:marBottom w:val="0"/>
          <w:divBdr>
            <w:top w:val="none" w:sz="0" w:space="0" w:color="auto"/>
            <w:left w:val="none" w:sz="0" w:space="0" w:color="auto"/>
            <w:bottom w:val="none" w:sz="0" w:space="0" w:color="auto"/>
            <w:right w:val="none" w:sz="0" w:space="0" w:color="auto"/>
          </w:divBdr>
        </w:div>
        <w:div w:id="687291994">
          <w:marLeft w:val="640"/>
          <w:marRight w:val="0"/>
          <w:marTop w:val="0"/>
          <w:marBottom w:val="0"/>
          <w:divBdr>
            <w:top w:val="none" w:sz="0" w:space="0" w:color="auto"/>
            <w:left w:val="none" w:sz="0" w:space="0" w:color="auto"/>
            <w:bottom w:val="none" w:sz="0" w:space="0" w:color="auto"/>
            <w:right w:val="none" w:sz="0" w:space="0" w:color="auto"/>
          </w:divBdr>
        </w:div>
        <w:div w:id="575167512">
          <w:marLeft w:val="640"/>
          <w:marRight w:val="0"/>
          <w:marTop w:val="0"/>
          <w:marBottom w:val="0"/>
          <w:divBdr>
            <w:top w:val="none" w:sz="0" w:space="0" w:color="auto"/>
            <w:left w:val="none" w:sz="0" w:space="0" w:color="auto"/>
            <w:bottom w:val="none" w:sz="0" w:space="0" w:color="auto"/>
            <w:right w:val="none" w:sz="0" w:space="0" w:color="auto"/>
          </w:divBdr>
        </w:div>
        <w:div w:id="570116477">
          <w:marLeft w:val="640"/>
          <w:marRight w:val="0"/>
          <w:marTop w:val="0"/>
          <w:marBottom w:val="0"/>
          <w:divBdr>
            <w:top w:val="none" w:sz="0" w:space="0" w:color="auto"/>
            <w:left w:val="none" w:sz="0" w:space="0" w:color="auto"/>
            <w:bottom w:val="none" w:sz="0" w:space="0" w:color="auto"/>
            <w:right w:val="none" w:sz="0" w:space="0" w:color="auto"/>
          </w:divBdr>
        </w:div>
        <w:div w:id="1639458350">
          <w:marLeft w:val="640"/>
          <w:marRight w:val="0"/>
          <w:marTop w:val="0"/>
          <w:marBottom w:val="0"/>
          <w:divBdr>
            <w:top w:val="none" w:sz="0" w:space="0" w:color="auto"/>
            <w:left w:val="none" w:sz="0" w:space="0" w:color="auto"/>
            <w:bottom w:val="none" w:sz="0" w:space="0" w:color="auto"/>
            <w:right w:val="none" w:sz="0" w:space="0" w:color="auto"/>
          </w:divBdr>
        </w:div>
        <w:div w:id="1321351356">
          <w:marLeft w:val="640"/>
          <w:marRight w:val="0"/>
          <w:marTop w:val="0"/>
          <w:marBottom w:val="0"/>
          <w:divBdr>
            <w:top w:val="none" w:sz="0" w:space="0" w:color="auto"/>
            <w:left w:val="none" w:sz="0" w:space="0" w:color="auto"/>
            <w:bottom w:val="none" w:sz="0" w:space="0" w:color="auto"/>
            <w:right w:val="none" w:sz="0" w:space="0" w:color="auto"/>
          </w:divBdr>
        </w:div>
        <w:div w:id="503518799">
          <w:marLeft w:val="640"/>
          <w:marRight w:val="0"/>
          <w:marTop w:val="0"/>
          <w:marBottom w:val="0"/>
          <w:divBdr>
            <w:top w:val="none" w:sz="0" w:space="0" w:color="auto"/>
            <w:left w:val="none" w:sz="0" w:space="0" w:color="auto"/>
            <w:bottom w:val="none" w:sz="0" w:space="0" w:color="auto"/>
            <w:right w:val="none" w:sz="0" w:space="0" w:color="auto"/>
          </w:divBdr>
        </w:div>
        <w:div w:id="1869023121">
          <w:marLeft w:val="640"/>
          <w:marRight w:val="0"/>
          <w:marTop w:val="0"/>
          <w:marBottom w:val="0"/>
          <w:divBdr>
            <w:top w:val="none" w:sz="0" w:space="0" w:color="auto"/>
            <w:left w:val="none" w:sz="0" w:space="0" w:color="auto"/>
            <w:bottom w:val="none" w:sz="0" w:space="0" w:color="auto"/>
            <w:right w:val="none" w:sz="0" w:space="0" w:color="auto"/>
          </w:divBdr>
        </w:div>
        <w:div w:id="1434478245">
          <w:marLeft w:val="640"/>
          <w:marRight w:val="0"/>
          <w:marTop w:val="0"/>
          <w:marBottom w:val="0"/>
          <w:divBdr>
            <w:top w:val="none" w:sz="0" w:space="0" w:color="auto"/>
            <w:left w:val="none" w:sz="0" w:space="0" w:color="auto"/>
            <w:bottom w:val="none" w:sz="0" w:space="0" w:color="auto"/>
            <w:right w:val="none" w:sz="0" w:space="0" w:color="auto"/>
          </w:divBdr>
        </w:div>
        <w:div w:id="1930851112">
          <w:marLeft w:val="640"/>
          <w:marRight w:val="0"/>
          <w:marTop w:val="0"/>
          <w:marBottom w:val="0"/>
          <w:divBdr>
            <w:top w:val="none" w:sz="0" w:space="0" w:color="auto"/>
            <w:left w:val="none" w:sz="0" w:space="0" w:color="auto"/>
            <w:bottom w:val="none" w:sz="0" w:space="0" w:color="auto"/>
            <w:right w:val="none" w:sz="0" w:space="0" w:color="auto"/>
          </w:divBdr>
        </w:div>
        <w:div w:id="1718553646">
          <w:marLeft w:val="640"/>
          <w:marRight w:val="0"/>
          <w:marTop w:val="0"/>
          <w:marBottom w:val="0"/>
          <w:divBdr>
            <w:top w:val="none" w:sz="0" w:space="0" w:color="auto"/>
            <w:left w:val="none" w:sz="0" w:space="0" w:color="auto"/>
            <w:bottom w:val="none" w:sz="0" w:space="0" w:color="auto"/>
            <w:right w:val="none" w:sz="0" w:space="0" w:color="auto"/>
          </w:divBdr>
        </w:div>
        <w:div w:id="1318457275">
          <w:marLeft w:val="640"/>
          <w:marRight w:val="0"/>
          <w:marTop w:val="0"/>
          <w:marBottom w:val="0"/>
          <w:divBdr>
            <w:top w:val="none" w:sz="0" w:space="0" w:color="auto"/>
            <w:left w:val="none" w:sz="0" w:space="0" w:color="auto"/>
            <w:bottom w:val="none" w:sz="0" w:space="0" w:color="auto"/>
            <w:right w:val="none" w:sz="0" w:space="0" w:color="auto"/>
          </w:divBdr>
        </w:div>
        <w:div w:id="2091391184">
          <w:marLeft w:val="640"/>
          <w:marRight w:val="0"/>
          <w:marTop w:val="0"/>
          <w:marBottom w:val="0"/>
          <w:divBdr>
            <w:top w:val="none" w:sz="0" w:space="0" w:color="auto"/>
            <w:left w:val="none" w:sz="0" w:space="0" w:color="auto"/>
            <w:bottom w:val="none" w:sz="0" w:space="0" w:color="auto"/>
            <w:right w:val="none" w:sz="0" w:space="0" w:color="auto"/>
          </w:divBdr>
        </w:div>
        <w:div w:id="1827933906">
          <w:marLeft w:val="640"/>
          <w:marRight w:val="0"/>
          <w:marTop w:val="0"/>
          <w:marBottom w:val="0"/>
          <w:divBdr>
            <w:top w:val="none" w:sz="0" w:space="0" w:color="auto"/>
            <w:left w:val="none" w:sz="0" w:space="0" w:color="auto"/>
            <w:bottom w:val="none" w:sz="0" w:space="0" w:color="auto"/>
            <w:right w:val="none" w:sz="0" w:space="0" w:color="auto"/>
          </w:divBdr>
        </w:div>
        <w:div w:id="743260185">
          <w:marLeft w:val="640"/>
          <w:marRight w:val="0"/>
          <w:marTop w:val="0"/>
          <w:marBottom w:val="0"/>
          <w:divBdr>
            <w:top w:val="none" w:sz="0" w:space="0" w:color="auto"/>
            <w:left w:val="none" w:sz="0" w:space="0" w:color="auto"/>
            <w:bottom w:val="none" w:sz="0" w:space="0" w:color="auto"/>
            <w:right w:val="none" w:sz="0" w:space="0" w:color="auto"/>
          </w:divBdr>
        </w:div>
        <w:div w:id="702482262">
          <w:marLeft w:val="640"/>
          <w:marRight w:val="0"/>
          <w:marTop w:val="0"/>
          <w:marBottom w:val="0"/>
          <w:divBdr>
            <w:top w:val="none" w:sz="0" w:space="0" w:color="auto"/>
            <w:left w:val="none" w:sz="0" w:space="0" w:color="auto"/>
            <w:bottom w:val="none" w:sz="0" w:space="0" w:color="auto"/>
            <w:right w:val="none" w:sz="0" w:space="0" w:color="auto"/>
          </w:divBdr>
        </w:div>
        <w:div w:id="2017418624">
          <w:marLeft w:val="640"/>
          <w:marRight w:val="0"/>
          <w:marTop w:val="0"/>
          <w:marBottom w:val="0"/>
          <w:divBdr>
            <w:top w:val="none" w:sz="0" w:space="0" w:color="auto"/>
            <w:left w:val="none" w:sz="0" w:space="0" w:color="auto"/>
            <w:bottom w:val="none" w:sz="0" w:space="0" w:color="auto"/>
            <w:right w:val="none" w:sz="0" w:space="0" w:color="auto"/>
          </w:divBdr>
        </w:div>
        <w:div w:id="482815222">
          <w:marLeft w:val="640"/>
          <w:marRight w:val="0"/>
          <w:marTop w:val="0"/>
          <w:marBottom w:val="0"/>
          <w:divBdr>
            <w:top w:val="none" w:sz="0" w:space="0" w:color="auto"/>
            <w:left w:val="none" w:sz="0" w:space="0" w:color="auto"/>
            <w:bottom w:val="none" w:sz="0" w:space="0" w:color="auto"/>
            <w:right w:val="none" w:sz="0" w:space="0" w:color="auto"/>
          </w:divBdr>
        </w:div>
        <w:div w:id="1679311416">
          <w:marLeft w:val="640"/>
          <w:marRight w:val="0"/>
          <w:marTop w:val="0"/>
          <w:marBottom w:val="0"/>
          <w:divBdr>
            <w:top w:val="none" w:sz="0" w:space="0" w:color="auto"/>
            <w:left w:val="none" w:sz="0" w:space="0" w:color="auto"/>
            <w:bottom w:val="none" w:sz="0" w:space="0" w:color="auto"/>
            <w:right w:val="none" w:sz="0" w:space="0" w:color="auto"/>
          </w:divBdr>
        </w:div>
        <w:div w:id="2144494007">
          <w:marLeft w:val="640"/>
          <w:marRight w:val="0"/>
          <w:marTop w:val="0"/>
          <w:marBottom w:val="0"/>
          <w:divBdr>
            <w:top w:val="none" w:sz="0" w:space="0" w:color="auto"/>
            <w:left w:val="none" w:sz="0" w:space="0" w:color="auto"/>
            <w:bottom w:val="none" w:sz="0" w:space="0" w:color="auto"/>
            <w:right w:val="none" w:sz="0" w:space="0" w:color="auto"/>
          </w:divBdr>
        </w:div>
        <w:div w:id="1406565863">
          <w:marLeft w:val="640"/>
          <w:marRight w:val="0"/>
          <w:marTop w:val="0"/>
          <w:marBottom w:val="0"/>
          <w:divBdr>
            <w:top w:val="none" w:sz="0" w:space="0" w:color="auto"/>
            <w:left w:val="none" w:sz="0" w:space="0" w:color="auto"/>
            <w:bottom w:val="none" w:sz="0" w:space="0" w:color="auto"/>
            <w:right w:val="none" w:sz="0" w:space="0" w:color="auto"/>
          </w:divBdr>
        </w:div>
        <w:div w:id="1064527658">
          <w:marLeft w:val="640"/>
          <w:marRight w:val="0"/>
          <w:marTop w:val="0"/>
          <w:marBottom w:val="0"/>
          <w:divBdr>
            <w:top w:val="none" w:sz="0" w:space="0" w:color="auto"/>
            <w:left w:val="none" w:sz="0" w:space="0" w:color="auto"/>
            <w:bottom w:val="none" w:sz="0" w:space="0" w:color="auto"/>
            <w:right w:val="none" w:sz="0" w:space="0" w:color="auto"/>
          </w:divBdr>
        </w:div>
        <w:div w:id="1838226526">
          <w:marLeft w:val="640"/>
          <w:marRight w:val="0"/>
          <w:marTop w:val="0"/>
          <w:marBottom w:val="0"/>
          <w:divBdr>
            <w:top w:val="none" w:sz="0" w:space="0" w:color="auto"/>
            <w:left w:val="none" w:sz="0" w:space="0" w:color="auto"/>
            <w:bottom w:val="none" w:sz="0" w:space="0" w:color="auto"/>
            <w:right w:val="none" w:sz="0" w:space="0" w:color="auto"/>
          </w:divBdr>
        </w:div>
        <w:div w:id="1617833521">
          <w:marLeft w:val="640"/>
          <w:marRight w:val="0"/>
          <w:marTop w:val="0"/>
          <w:marBottom w:val="0"/>
          <w:divBdr>
            <w:top w:val="none" w:sz="0" w:space="0" w:color="auto"/>
            <w:left w:val="none" w:sz="0" w:space="0" w:color="auto"/>
            <w:bottom w:val="none" w:sz="0" w:space="0" w:color="auto"/>
            <w:right w:val="none" w:sz="0" w:space="0" w:color="auto"/>
          </w:divBdr>
        </w:div>
        <w:div w:id="513030643">
          <w:marLeft w:val="640"/>
          <w:marRight w:val="0"/>
          <w:marTop w:val="0"/>
          <w:marBottom w:val="0"/>
          <w:divBdr>
            <w:top w:val="none" w:sz="0" w:space="0" w:color="auto"/>
            <w:left w:val="none" w:sz="0" w:space="0" w:color="auto"/>
            <w:bottom w:val="none" w:sz="0" w:space="0" w:color="auto"/>
            <w:right w:val="none" w:sz="0" w:space="0" w:color="auto"/>
          </w:divBdr>
        </w:div>
        <w:div w:id="1126319138">
          <w:marLeft w:val="640"/>
          <w:marRight w:val="0"/>
          <w:marTop w:val="0"/>
          <w:marBottom w:val="0"/>
          <w:divBdr>
            <w:top w:val="none" w:sz="0" w:space="0" w:color="auto"/>
            <w:left w:val="none" w:sz="0" w:space="0" w:color="auto"/>
            <w:bottom w:val="none" w:sz="0" w:space="0" w:color="auto"/>
            <w:right w:val="none" w:sz="0" w:space="0" w:color="auto"/>
          </w:divBdr>
        </w:div>
        <w:div w:id="1813324972">
          <w:marLeft w:val="640"/>
          <w:marRight w:val="0"/>
          <w:marTop w:val="0"/>
          <w:marBottom w:val="0"/>
          <w:divBdr>
            <w:top w:val="none" w:sz="0" w:space="0" w:color="auto"/>
            <w:left w:val="none" w:sz="0" w:space="0" w:color="auto"/>
            <w:bottom w:val="none" w:sz="0" w:space="0" w:color="auto"/>
            <w:right w:val="none" w:sz="0" w:space="0" w:color="auto"/>
          </w:divBdr>
        </w:div>
        <w:div w:id="1535071603">
          <w:marLeft w:val="640"/>
          <w:marRight w:val="0"/>
          <w:marTop w:val="0"/>
          <w:marBottom w:val="0"/>
          <w:divBdr>
            <w:top w:val="none" w:sz="0" w:space="0" w:color="auto"/>
            <w:left w:val="none" w:sz="0" w:space="0" w:color="auto"/>
            <w:bottom w:val="none" w:sz="0" w:space="0" w:color="auto"/>
            <w:right w:val="none" w:sz="0" w:space="0" w:color="auto"/>
          </w:divBdr>
        </w:div>
        <w:div w:id="1265572586">
          <w:marLeft w:val="640"/>
          <w:marRight w:val="0"/>
          <w:marTop w:val="0"/>
          <w:marBottom w:val="0"/>
          <w:divBdr>
            <w:top w:val="none" w:sz="0" w:space="0" w:color="auto"/>
            <w:left w:val="none" w:sz="0" w:space="0" w:color="auto"/>
            <w:bottom w:val="none" w:sz="0" w:space="0" w:color="auto"/>
            <w:right w:val="none" w:sz="0" w:space="0" w:color="auto"/>
          </w:divBdr>
        </w:div>
        <w:div w:id="1322419">
          <w:marLeft w:val="640"/>
          <w:marRight w:val="0"/>
          <w:marTop w:val="0"/>
          <w:marBottom w:val="0"/>
          <w:divBdr>
            <w:top w:val="none" w:sz="0" w:space="0" w:color="auto"/>
            <w:left w:val="none" w:sz="0" w:space="0" w:color="auto"/>
            <w:bottom w:val="none" w:sz="0" w:space="0" w:color="auto"/>
            <w:right w:val="none" w:sz="0" w:space="0" w:color="auto"/>
          </w:divBdr>
        </w:div>
        <w:div w:id="1356495136">
          <w:marLeft w:val="640"/>
          <w:marRight w:val="0"/>
          <w:marTop w:val="0"/>
          <w:marBottom w:val="0"/>
          <w:divBdr>
            <w:top w:val="none" w:sz="0" w:space="0" w:color="auto"/>
            <w:left w:val="none" w:sz="0" w:space="0" w:color="auto"/>
            <w:bottom w:val="none" w:sz="0" w:space="0" w:color="auto"/>
            <w:right w:val="none" w:sz="0" w:space="0" w:color="auto"/>
          </w:divBdr>
        </w:div>
        <w:div w:id="2121415175">
          <w:marLeft w:val="640"/>
          <w:marRight w:val="0"/>
          <w:marTop w:val="0"/>
          <w:marBottom w:val="0"/>
          <w:divBdr>
            <w:top w:val="none" w:sz="0" w:space="0" w:color="auto"/>
            <w:left w:val="none" w:sz="0" w:space="0" w:color="auto"/>
            <w:bottom w:val="none" w:sz="0" w:space="0" w:color="auto"/>
            <w:right w:val="none" w:sz="0" w:space="0" w:color="auto"/>
          </w:divBdr>
        </w:div>
        <w:div w:id="798379735">
          <w:marLeft w:val="640"/>
          <w:marRight w:val="0"/>
          <w:marTop w:val="0"/>
          <w:marBottom w:val="0"/>
          <w:divBdr>
            <w:top w:val="none" w:sz="0" w:space="0" w:color="auto"/>
            <w:left w:val="none" w:sz="0" w:space="0" w:color="auto"/>
            <w:bottom w:val="none" w:sz="0" w:space="0" w:color="auto"/>
            <w:right w:val="none" w:sz="0" w:space="0" w:color="auto"/>
          </w:divBdr>
        </w:div>
        <w:div w:id="780490225">
          <w:marLeft w:val="640"/>
          <w:marRight w:val="0"/>
          <w:marTop w:val="0"/>
          <w:marBottom w:val="0"/>
          <w:divBdr>
            <w:top w:val="none" w:sz="0" w:space="0" w:color="auto"/>
            <w:left w:val="none" w:sz="0" w:space="0" w:color="auto"/>
            <w:bottom w:val="none" w:sz="0" w:space="0" w:color="auto"/>
            <w:right w:val="none" w:sz="0" w:space="0" w:color="auto"/>
          </w:divBdr>
        </w:div>
        <w:div w:id="304437409">
          <w:marLeft w:val="640"/>
          <w:marRight w:val="0"/>
          <w:marTop w:val="0"/>
          <w:marBottom w:val="0"/>
          <w:divBdr>
            <w:top w:val="none" w:sz="0" w:space="0" w:color="auto"/>
            <w:left w:val="none" w:sz="0" w:space="0" w:color="auto"/>
            <w:bottom w:val="none" w:sz="0" w:space="0" w:color="auto"/>
            <w:right w:val="none" w:sz="0" w:space="0" w:color="auto"/>
          </w:divBdr>
        </w:div>
        <w:div w:id="1174950197">
          <w:marLeft w:val="640"/>
          <w:marRight w:val="0"/>
          <w:marTop w:val="0"/>
          <w:marBottom w:val="0"/>
          <w:divBdr>
            <w:top w:val="none" w:sz="0" w:space="0" w:color="auto"/>
            <w:left w:val="none" w:sz="0" w:space="0" w:color="auto"/>
            <w:bottom w:val="none" w:sz="0" w:space="0" w:color="auto"/>
            <w:right w:val="none" w:sz="0" w:space="0" w:color="auto"/>
          </w:divBdr>
        </w:div>
        <w:div w:id="77487024">
          <w:marLeft w:val="640"/>
          <w:marRight w:val="0"/>
          <w:marTop w:val="0"/>
          <w:marBottom w:val="0"/>
          <w:divBdr>
            <w:top w:val="none" w:sz="0" w:space="0" w:color="auto"/>
            <w:left w:val="none" w:sz="0" w:space="0" w:color="auto"/>
            <w:bottom w:val="none" w:sz="0" w:space="0" w:color="auto"/>
            <w:right w:val="none" w:sz="0" w:space="0" w:color="auto"/>
          </w:divBdr>
        </w:div>
        <w:div w:id="151456059">
          <w:marLeft w:val="640"/>
          <w:marRight w:val="0"/>
          <w:marTop w:val="0"/>
          <w:marBottom w:val="0"/>
          <w:divBdr>
            <w:top w:val="none" w:sz="0" w:space="0" w:color="auto"/>
            <w:left w:val="none" w:sz="0" w:space="0" w:color="auto"/>
            <w:bottom w:val="none" w:sz="0" w:space="0" w:color="auto"/>
            <w:right w:val="none" w:sz="0" w:space="0" w:color="auto"/>
          </w:divBdr>
        </w:div>
        <w:div w:id="878935916">
          <w:marLeft w:val="640"/>
          <w:marRight w:val="0"/>
          <w:marTop w:val="0"/>
          <w:marBottom w:val="0"/>
          <w:divBdr>
            <w:top w:val="none" w:sz="0" w:space="0" w:color="auto"/>
            <w:left w:val="none" w:sz="0" w:space="0" w:color="auto"/>
            <w:bottom w:val="none" w:sz="0" w:space="0" w:color="auto"/>
            <w:right w:val="none" w:sz="0" w:space="0" w:color="auto"/>
          </w:divBdr>
        </w:div>
        <w:div w:id="1942372222">
          <w:marLeft w:val="640"/>
          <w:marRight w:val="0"/>
          <w:marTop w:val="0"/>
          <w:marBottom w:val="0"/>
          <w:divBdr>
            <w:top w:val="none" w:sz="0" w:space="0" w:color="auto"/>
            <w:left w:val="none" w:sz="0" w:space="0" w:color="auto"/>
            <w:bottom w:val="none" w:sz="0" w:space="0" w:color="auto"/>
            <w:right w:val="none" w:sz="0" w:space="0" w:color="auto"/>
          </w:divBdr>
        </w:div>
        <w:div w:id="1612324417">
          <w:marLeft w:val="640"/>
          <w:marRight w:val="0"/>
          <w:marTop w:val="0"/>
          <w:marBottom w:val="0"/>
          <w:divBdr>
            <w:top w:val="none" w:sz="0" w:space="0" w:color="auto"/>
            <w:left w:val="none" w:sz="0" w:space="0" w:color="auto"/>
            <w:bottom w:val="none" w:sz="0" w:space="0" w:color="auto"/>
            <w:right w:val="none" w:sz="0" w:space="0" w:color="auto"/>
          </w:divBdr>
        </w:div>
        <w:div w:id="915286905">
          <w:marLeft w:val="640"/>
          <w:marRight w:val="0"/>
          <w:marTop w:val="0"/>
          <w:marBottom w:val="0"/>
          <w:divBdr>
            <w:top w:val="none" w:sz="0" w:space="0" w:color="auto"/>
            <w:left w:val="none" w:sz="0" w:space="0" w:color="auto"/>
            <w:bottom w:val="none" w:sz="0" w:space="0" w:color="auto"/>
            <w:right w:val="none" w:sz="0" w:space="0" w:color="auto"/>
          </w:divBdr>
        </w:div>
        <w:div w:id="1609193277">
          <w:marLeft w:val="640"/>
          <w:marRight w:val="0"/>
          <w:marTop w:val="0"/>
          <w:marBottom w:val="0"/>
          <w:divBdr>
            <w:top w:val="none" w:sz="0" w:space="0" w:color="auto"/>
            <w:left w:val="none" w:sz="0" w:space="0" w:color="auto"/>
            <w:bottom w:val="none" w:sz="0" w:space="0" w:color="auto"/>
            <w:right w:val="none" w:sz="0" w:space="0" w:color="auto"/>
          </w:divBdr>
        </w:div>
        <w:div w:id="1391074198">
          <w:marLeft w:val="640"/>
          <w:marRight w:val="0"/>
          <w:marTop w:val="0"/>
          <w:marBottom w:val="0"/>
          <w:divBdr>
            <w:top w:val="none" w:sz="0" w:space="0" w:color="auto"/>
            <w:left w:val="none" w:sz="0" w:space="0" w:color="auto"/>
            <w:bottom w:val="none" w:sz="0" w:space="0" w:color="auto"/>
            <w:right w:val="none" w:sz="0" w:space="0" w:color="auto"/>
          </w:divBdr>
        </w:div>
        <w:div w:id="1579754695">
          <w:marLeft w:val="640"/>
          <w:marRight w:val="0"/>
          <w:marTop w:val="0"/>
          <w:marBottom w:val="0"/>
          <w:divBdr>
            <w:top w:val="none" w:sz="0" w:space="0" w:color="auto"/>
            <w:left w:val="none" w:sz="0" w:space="0" w:color="auto"/>
            <w:bottom w:val="none" w:sz="0" w:space="0" w:color="auto"/>
            <w:right w:val="none" w:sz="0" w:space="0" w:color="auto"/>
          </w:divBdr>
        </w:div>
        <w:div w:id="1888301970">
          <w:marLeft w:val="640"/>
          <w:marRight w:val="0"/>
          <w:marTop w:val="0"/>
          <w:marBottom w:val="0"/>
          <w:divBdr>
            <w:top w:val="none" w:sz="0" w:space="0" w:color="auto"/>
            <w:left w:val="none" w:sz="0" w:space="0" w:color="auto"/>
            <w:bottom w:val="none" w:sz="0" w:space="0" w:color="auto"/>
            <w:right w:val="none" w:sz="0" w:space="0" w:color="auto"/>
          </w:divBdr>
        </w:div>
        <w:div w:id="2012022080">
          <w:marLeft w:val="640"/>
          <w:marRight w:val="0"/>
          <w:marTop w:val="0"/>
          <w:marBottom w:val="0"/>
          <w:divBdr>
            <w:top w:val="none" w:sz="0" w:space="0" w:color="auto"/>
            <w:left w:val="none" w:sz="0" w:space="0" w:color="auto"/>
            <w:bottom w:val="none" w:sz="0" w:space="0" w:color="auto"/>
            <w:right w:val="none" w:sz="0" w:space="0" w:color="auto"/>
          </w:divBdr>
        </w:div>
        <w:div w:id="1924991883">
          <w:marLeft w:val="640"/>
          <w:marRight w:val="0"/>
          <w:marTop w:val="0"/>
          <w:marBottom w:val="0"/>
          <w:divBdr>
            <w:top w:val="none" w:sz="0" w:space="0" w:color="auto"/>
            <w:left w:val="none" w:sz="0" w:space="0" w:color="auto"/>
            <w:bottom w:val="none" w:sz="0" w:space="0" w:color="auto"/>
            <w:right w:val="none" w:sz="0" w:space="0" w:color="auto"/>
          </w:divBdr>
        </w:div>
        <w:div w:id="1855266537">
          <w:marLeft w:val="640"/>
          <w:marRight w:val="0"/>
          <w:marTop w:val="0"/>
          <w:marBottom w:val="0"/>
          <w:divBdr>
            <w:top w:val="none" w:sz="0" w:space="0" w:color="auto"/>
            <w:left w:val="none" w:sz="0" w:space="0" w:color="auto"/>
            <w:bottom w:val="none" w:sz="0" w:space="0" w:color="auto"/>
            <w:right w:val="none" w:sz="0" w:space="0" w:color="auto"/>
          </w:divBdr>
        </w:div>
        <w:div w:id="1473139743">
          <w:marLeft w:val="640"/>
          <w:marRight w:val="0"/>
          <w:marTop w:val="0"/>
          <w:marBottom w:val="0"/>
          <w:divBdr>
            <w:top w:val="none" w:sz="0" w:space="0" w:color="auto"/>
            <w:left w:val="none" w:sz="0" w:space="0" w:color="auto"/>
            <w:bottom w:val="none" w:sz="0" w:space="0" w:color="auto"/>
            <w:right w:val="none" w:sz="0" w:space="0" w:color="auto"/>
          </w:divBdr>
        </w:div>
        <w:div w:id="1169253074">
          <w:marLeft w:val="640"/>
          <w:marRight w:val="0"/>
          <w:marTop w:val="0"/>
          <w:marBottom w:val="0"/>
          <w:divBdr>
            <w:top w:val="none" w:sz="0" w:space="0" w:color="auto"/>
            <w:left w:val="none" w:sz="0" w:space="0" w:color="auto"/>
            <w:bottom w:val="none" w:sz="0" w:space="0" w:color="auto"/>
            <w:right w:val="none" w:sz="0" w:space="0" w:color="auto"/>
          </w:divBdr>
        </w:div>
        <w:div w:id="1021854666">
          <w:marLeft w:val="640"/>
          <w:marRight w:val="0"/>
          <w:marTop w:val="0"/>
          <w:marBottom w:val="0"/>
          <w:divBdr>
            <w:top w:val="none" w:sz="0" w:space="0" w:color="auto"/>
            <w:left w:val="none" w:sz="0" w:space="0" w:color="auto"/>
            <w:bottom w:val="none" w:sz="0" w:space="0" w:color="auto"/>
            <w:right w:val="none" w:sz="0" w:space="0" w:color="auto"/>
          </w:divBdr>
        </w:div>
        <w:div w:id="1201015038">
          <w:marLeft w:val="640"/>
          <w:marRight w:val="0"/>
          <w:marTop w:val="0"/>
          <w:marBottom w:val="0"/>
          <w:divBdr>
            <w:top w:val="none" w:sz="0" w:space="0" w:color="auto"/>
            <w:left w:val="none" w:sz="0" w:space="0" w:color="auto"/>
            <w:bottom w:val="none" w:sz="0" w:space="0" w:color="auto"/>
            <w:right w:val="none" w:sz="0" w:space="0" w:color="auto"/>
          </w:divBdr>
        </w:div>
        <w:div w:id="36198043">
          <w:marLeft w:val="640"/>
          <w:marRight w:val="0"/>
          <w:marTop w:val="0"/>
          <w:marBottom w:val="0"/>
          <w:divBdr>
            <w:top w:val="none" w:sz="0" w:space="0" w:color="auto"/>
            <w:left w:val="none" w:sz="0" w:space="0" w:color="auto"/>
            <w:bottom w:val="none" w:sz="0" w:space="0" w:color="auto"/>
            <w:right w:val="none" w:sz="0" w:space="0" w:color="auto"/>
          </w:divBdr>
        </w:div>
        <w:div w:id="148637208">
          <w:marLeft w:val="640"/>
          <w:marRight w:val="0"/>
          <w:marTop w:val="0"/>
          <w:marBottom w:val="0"/>
          <w:divBdr>
            <w:top w:val="none" w:sz="0" w:space="0" w:color="auto"/>
            <w:left w:val="none" w:sz="0" w:space="0" w:color="auto"/>
            <w:bottom w:val="none" w:sz="0" w:space="0" w:color="auto"/>
            <w:right w:val="none" w:sz="0" w:space="0" w:color="auto"/>
          </w:divBdr>
        </w:div>
        <w:div w:id="1593780906">
          <w:marLeft w:val="640"/>
          <w:marRight w:val="0"/>
          <w:marTop w:val="0"/>
          <w:marBottom w:val="0"/>
          <w:divBdr>
            <w:top w:val="none" w:sz="0" w:space="0" w:color="auto"/>
            <w:left w:val="none" w:sz="0" w:space="0" w:color="auto"/>
            <w:bottom w:val="none" w:sz="0" w:space="0" w:color="auto"/>
            <w:right w:val="none" w:sz="0" w:space="0" w:color="auto"/>
          </w:divBdr>
        </w:div>
        <w:div w:id="1392726945">
          <w:marLeft w:val="640"/>
          <w:marRight w:val="0"/>
          <w:marTop w:val="0"/>
          <w:marBottom w:val="0"/>
          <w:divBdr>
            <w:top w:val="none" w:sz="0" w:space="0" w:color="auto"/>
            <w:left w:val="none" w:sz="0" w:space="0" w:color="auto"/>
            <w:bottom w:val="none" w:sz="0" w:space="0" w:color="auto"/>
            <w:right w:val="none" w:sz="0" w:space="0" w:color="auto"/>
          </w:divBdr>
        </w:div>
        <w:div w:id="1513883636">
          <w:marLeft w:val="640"/>
          <w:marRight w:val="0"/>
          <w:marTop w:val="0"/>
          <w:marBottom w:val="0"/>
          <w:divBdr>
            <w:top w:val="none" w:sz="0" w:space="0" w:color="auto"/>
            <w:left w:val="none" w:sz="0" w:space="0" w:color="auto"/>
            <w:bottom w:val="none" w:sz="0" w:space="0" w:color="auto"/>
            <w:right w:val="none" w:sz="0" w:space="0" w:color="auto"/>
          </w:divBdr>
        </w:div>
        <w:div w:id="888416871">
          <w:marLeft w:val="640"/>
          <w:marRight w:val="0"/>
          <w:marTop w:val="0"/>
          <w:marBottom w:val="0"/>
          <w:divBdr>
            <w:top w:val="none" w:sz="0" w:space="0" w:color="auto"/>
            <w:left w:val="none" w:sz="0" w:space="0" w:color="auto"/>
            <w:bottom w:val="none" w:sz="0" w:space="0" w:color="auto"/>
            <w:right w:val="none" w:sz="0" w:space="0" w:color="auto"/>
          </w:divBdr>
        </w:div>
        <w:div w:id="1188983910">
          <w:marLeft w:val="640"/>
          <w:marRight w:val="0"/>
          <w:marTop w:val="0"/>
          <w:marBottom w:val="0"/>
          <w:divBdr>
            <w:top w:val="none" w:sz="0" w:space="0" w:color="auto"/>
            <w:left w:val="none" w:sz="0" w:space="0" w:color="auto"/>
            <w:bottom w:val="none" w:sz="0" w:space="0" w:color="auto"/>
            <w:right w:val="none" w:sz="0" w:space="0" w:color="auto"/>
          </w:divBdr>
        </w:div>
        <w:div w:id="183635061">
          <w:marLeft w:val="640"/>
          <w:marRight w:val="0"/>
          <w:marTop w:val="0"/>
          <w:marBottom w:val="0"/>
          <w:divBdr>
            <w:top w:val="none" w:sz="0" w:space="0" w:color="auto"/>
            <w:left w:val="none" w:sz="0" w:space="0" w:color="auto"/>
            <w:bottom w:val="none" w:sz="0" w:space="0" w:color="auto"/>
            <w:right w:val="none" w:sz="0" w:space="0" w:color="auto"/>
          </w:divBdr>
        </w:div>
        <w:div w:id="1607271205">
          <w:marLeft w:val="640"/>
          <w:marRight w:val="0"/>
          <w:marTop w:val="0"/>
          <w:marBottom w:val="0"/>
          <w:divBdr>
            <w:top w:val="none" w:sz="0" w:space="0" w:color="auto"/>
            <w:left w:val="none" w:sz="0" w:space="0" w:color="auto"/>
            <w:bottom w:val="none" w:sz="0" w:space="0" w:color="auto"/>
            <w:right w:val="none" w:sz="0" w:space="0" w:color="auto"/>
          </w:divBdr>
        </w:div>
        <w:div w:id="932737961">
          <w:marLeft w:val="640"/>
          <w:marRight w:val="0"/>
          <w:marTop w:val="0"/>
          <w:marBottom w:val="0"/>
          <w:divBdr>
            <w:top w:val="none" w:sz="0" w:space="0" w:color="auto"/>
            <w:left w:val="none" w:sz="0" w:space="0" w:color="auto"/>
            <w:bottom w:val="none" w:sz="0" w:space="0" w:color="auto"/>
            <w:right w:val="none" w:sz="0" w:space="0" w:color="auto"/>
          </w:divBdr>
        </w:div>
        <w:div w:id="1046837567">
          <w:marLeft w:val="640"/>
          <w:marRight w:val="0"/>
          <w:marTop w:val="0"/>
          <w:marBottom w:val="0"/>
          <w:divBdr>
            <w:top w:val="none" w:sz="0" w:space="0" w:color="auto"/>
            <w:left w:val="none" w:sz="0" w:space="0" w:color="auto"/>
            <w:bottom w:val="none" w:sz="0" w:space="0" w:color="auto"/>
            <w:right w:val="none" w:sz="0" w:space="0" w:color="auto"/>
          </w:divBdr>
        </w:div>
        <w:div w:id="466628687">
          <w:marLeft w:val="640"/>
          <w:marRight w:val="0"/>
          <w:marTop w:val="0"/>
          <w:marBottom w:val="0"/>
          <w:divBdr>
            <w:top w:val="none" w:sz="0" w:space="0" w:color="auto"/>
            <w:left w:val="none" w:sz="0" w:space="0" w:color="auto"/>
            <w:bottom w:val="none" w:sz="0" w:space="0" w:color="auto"/>
            <w:right w:val="none" w:sz="0" w:space="0" w:color="auto"/>
          </w:divBdr>
        </w:div>
        <w:div w:id="1278949835">
          <w:marLeft w:val="640"/>
          <w:marRight w:val="0"/>
          <w:marTop w:val="0"/>
          <w:marBottom w:val="0"/>
          <w:divBdr>
            <w:top w:val="none" w:sz="0" w:space="0" w:color="auto"/>
            <w:left w:val="none" w:sz="0" w:space="0" w:color="auto"/>
            <w:bottom w:val="none" w:sz="0" w:space="0" w:color="auto"/>
            <w:right w:val="none" w:sz="0" w:space="0" w:color="auto"/>
          </w:divBdr>
        </w:div>
        <w:div w:id="872958222">
          <w:marLeft w:val="640"/>
          <w:marRight w:val="0"/>
          <w:marTop w:val="0"/>
          <w:marBottom w:val="0"/>
          <w:divBdr>
            <w:top w:val="none" w:sz="0" w:space="0" w:color="auto"/>
            <w:left w:val="none" w:sz="0" w:space="0" w:color="auto"/>
            <w:bottom w:val="none" w:sz="0" w:space="0" w:color="auto"/>
            <w:right w:val="none" w:sz="0" w:space="0" w:color="auto"/>
          </w:divBdr>
        </w:div>
        <w:div w:id="1104882823">
          <w:marLeft w:val="640"/>
          <w:marRight w:val="0"/>
          <w:marTop w:val="0"/>
          <w:marBottom w:val="0"/>
          <w:divBdr>
            <w:top w:val="none" w:sz="0" w:space="0" w:color="auto"/>
            <w:left w:val="none" w:sz="0" w:space="0" w:color="auto"/>
            <w:bottom w:val="none" w:sz="0" w:space="0" w:color="auto"/>
            <w:right w:val="none" w:sz="0" w:space="0" w:color="auto"/>
          </w:divBdr>
        </w:div>
        <w:div w:id="1213418337">
          <w:marLeft w:val="640"/>
          <w:marRight w:val="0"/>
          <w:marTop w:val="0"/>
          <w:marBottom w:val="0"/>
          <w:divBdr>
            <w:top w:val="none" w:sz="0" w:space="0" w:color="auto"/>
            <w:left w:val="none" w:sz="0" w:space="0" w:color="auto"/>
            <w:bottom w:val="none" w:sz="0" w:space="0" w:color="auto"/>
            <w:right w:val="none" w:sz="0" w:space="0" w:color="auto"/>
          </w:divBdr>
        </w:div>
        <w:div w:id="1739399705">
          <w:marLeft w:val="640"/>
          <w:marRight w:val="0"/>
          <w:marTop w:val="0"/>
          <w:marBottom w:val="0"/>
          <w:divBdr>
            <w:top w:val="none" w:sz="0" w:space="0" w:color="auto"/>
            <w:left w:val="none" w:sz="0" w:space="0" w:color="auto"/>
            <w:bottom w:val="none" w:sz="0" w:space="0" w:color="auto"/>
            <w:right w:val="none" w:sz="0" w:space="0" w:color="auto"/>
          </w:divBdr>
        </w:div>
        <w:div w:id="759831792">
          <w:marLeft w:val="640"/>
          <w:marRight w:val="0"/>
          <w:marTop w:val="0"/>
          <w:marBottom w:val="0"/>
          <w:divBdr>
            <w:top w:val="none" w:sz="0" w:space="0" w:color="auto"/>
            <w:left w:val="none" w:sz="0" w:space="0" w:color="auto"/>
            <w:bottom w:val="none" w:sz="0" w:space="0" w:color="auto"/>
            <w:right w:val="none" w:sz="0" w:space="0" w:color="auto"/>
          </w:divBdr>
        </w:div>
        <w:div w:id="1122455883">
          <w:marLeft w:val="640"/>
          <w:marRight w:val="0"/>
          <w:marTop w:val="0"/>
          <w:marBottom w:val="0"/>
          <w:divBdr>
            <w:top w:val="none" w:sz="0" w:space="0" w:color="auto"/>
            <w:left w:val="none" w:sz="0" w:space="0" w:color="auto"/>
            <w:bottom w:val="none" w:sz="0" w:space="0" w:color="auto"/>
            <w:right w:val="none" w:sz="0" w:space="0" w:color="auto"/>
          </w:divBdr>
        </w:div>
        <w:div w:id="1506938919">
          <w:marLeft w:val="640"/>
          <w:marRight w:val="0"/>
          <w:marTop w:val="0"/>
          <w:marBottom w:val="0"/>
          <w:divBdr>
            <w:top w:val="none" w:sz="0" w:space="0" w:color="auto"/>
            <w:left w:val="none" w:sz="0" w:space="0" w:color="auto"/>
            <w:bottom w:val="none" w:sz="0" w:space="0" w:color="auto"/>
            <w:right w:val="none" w:sz="0" w:space="0" w:color="auto"/>
          </w:divBdr>
        </w:div>
        <w:div w:id="688407577">
          <w:marLeft w:val="640"/>
          <w:marRight w:val="0"/>
          <w:marTop w:val="0"/>
          <w:marBottom w:val="0"/>
          <w:divBdr>
            <w:top w:val="none" w:sz="0" w:space="0" w:color="auto"/>
            <w:left w:val="none" w:sz="0" w:space="0" w:color="auto"/>
            <w:bottom w:val="none" w:sz="0" w:space="0" w:color="auto"/>
            <w:right w:val="none" w:sz="0" w:space="0" w:color="auto"/>
          </w:divBdr>
        </w:div>
        <w:div w:id="2088069307">
          <w:marLeft w:val="640"/>
          <w:marRight w:val="0"/>
          <w:marTop w:val="0"/>
          <w:marBottom w:val="0"/>
          <w:divBdr>
            <w:top w:val="none" w:sz="0" w:space="0" w:color="auto"/>
            <w:left w:val="none" w:sz="0" w:space="0" w:color="auto"/>
            <w:bottom w:val="none" w:sz="0" w:space="0" w:color="auto"/>
            <w:right w:val="none" w:sz="0" w:space="0" w:color="auto"/>
          </w:divBdr>
        </w:div>
        <w:div w:id="2111511018">
          <w:marLeft w:val="640"/>
          <w:marRight w:val="0"/>
          <w:marTop w:val="0"/>
          <w:marBottom w:val="0"/>
          <w:divBdr>
            <w:top w:val="none" w:sz="0" w:space="0" w:color="auto"/>
            <w:left w:val="none" w:sz="0" w:space="0" w:color="auto"/>
            <w:bottom w:val="none" w:sz="0" w:space="0" w:color="auto"/>
            <w:right w:val="none" w:sz="0" w:space="0" w:color="auto"/>
          </w:divBdr>
        </w:div>
        <w:div w:id="799810847">
          <w:marLeft w:val="640"/>
          <w:marRight w:val="0"/>
          <w:marTop w:val="0"/>
          <w:marBottom w:val="0"/>
          <w:divBdr>
            <w:top w:val="none" w:sz="0" w:space="0" w:color="auto"/>
            <w:left w:val="none" w:sz="0" w:space="0" w:color="auto"/>
            <w:bottom w:val="none" w:sz="0" w:space="0" w:color="auto"/>
            <w:right w:val="none" w:sz="0" w:space="0" w:color="auto"/>
          </w:divBdr>
        </w:div>
        <w:div w:id="397484341">
          <w:marLeft w:val="640"/>
          <w:marRight w:val="0"/>
          <w:marTop w:val="0"/>
          <w:marBottom w:val="0"/>
          <w:divBdr>
            <w:top w:val="none" w:sz="0" w:space="0" w:color="auto"/>
            <w:left w:val="none" w:sz="0" w:space="0" w:color="auto"/>
            <w:bottom w:val="none" w:sz="0" w:space="0" w:color="auto"/>
            <w:right w:val="none" w:sz="0" w:space="0" w:color="auto"/>
          </w:divBdr>
        </w:div>
        <w:div w:id="161242085">
          <w:marLeft w:val="640"/>
          <w:marRight w:val="0"/>
          <w:marTop w:val="0"/>
          <w:marBottom w:val="0"/>
          <w:divBdr>
            <w:top w:val="none" w:sz="0" w:space="0" w:color="auto"/>
            <w:left w:val="none" w:sz="0" w:space="0" w:color="auto"/>
            <w:bottom w:val="none" w:sz="0" w:space="0" w:color="auto"/>
            <w:right w:val="none" w:sz="0" w:space="0" w:color="auto"/>
          </w:divBdr>
        </w:div>
        <w:div w:id="1914896912">
          <w:marLeft w:val="640"/>
          <w:marRight w:val="0"/>
          <w:marTop w:val="0"/>
          <w:marBottom w:val="0"/>
          <w:divBdr>
            <w:top w:val="none" w:sz="0" w:space="0" w:color="auto"/>
            <w:left w:val="none" w:sz="0" w:space="0" w:color="auto"/>
            <w:bottom w:val="none" w:sz="0" w:space="0" w:color="auto"/>
            <w:right w:val="none" w:sz="0" w:space="0" w:color="auto"/>
          </w:divBdr>
        </w:div>
        <w:div w:id="894317881">
          <w:marLeft w:val="640"/>
          <w:marRight w:val="0"/>
          <w:marTop w:val="0"/>
          <w:marBottom w:val="0"/>
          <w:divBdr>
            <w:top w:val="none" w:sz="0" w:space="0" w:color="auto"/>
            <w:left w:val="none" w:sz="0" w:space="0" w:color="auto"/>
            <w:bottom w:val="none" w:sz="0" w:space="0" w:color="auto"/>
            <w:right w:val="none" w:sz="0" w:space="0" w:color="auto"/>
          </w:divBdr>
        </w:div>
        <w:div w:id="1960067830">
          <w:marLeft w:val="640"/>
          <w:marRight w:val="0"/>
          <w:marTop w:val="0"/>
          <w:marBottom w:val="0"/>
          <w:divBdr>
            <w:top w:val="none" w:sz="0" w:space="0" w:color="auto"/>
            <w:left w:val="none" w:sz="0" w:space="0" w:color="auto"/>
            <w:bottom w:val="none" w:sz="0" w:space="0" w:color="auto"/>
            <w:right w:val="none" w:sz="0" w:space="0" w:color="auto"/>
          </w:divBdr>
        </w:div>
        <w:div w:id="1677029355">
          <w:marLeft w:val="640"/>
          <w:marRight w:val="0"/>
          <w:marTop w:val="0"/>
          <w:marBottom w:val="0"/>
          <w:divBdr>
            <w:top w:val="none" w:sz="0" w:space="0" w:color="auto"/>
            <w:left w:val="none" w:sz="0" w:space="0" w:color="auto"/>
            <w:bottom w:val="none" w:sz="0" w:space="0" w:color="auto"/>
            <w:right w:val="none" w:sz="0" w:space="0" w:color="auto"/>
          </w:divBdr>
        </w:div>
        <w:div w:id="627202767">
          <w:marLeft w:val="640"/>
          <w:marRight w:val="0"/>
          <w:marTop w:val="0"/>
          <w:marBottom w:val="0"/>
          <w:divBdr>
            <w:top w:val="none" w:sz="0" w:space="0" w:color="auto"/>
            <w:left w:val="none" w:sz="0" w:space="0" w:color="auto"/>
            <w:bottom w:val="none" w:sz="0" w:space="0" w:color="auto"/>
            <w:right w:val="none" w:sz="0" w:space="0" w:color="auto"/>
          </w:divBdr>
        </w:div>
        <w:div w:id="1200555537">
          <w:marLeft w:val="640"/>
          <w:marRight w:val="0"/>
          <w:marTop w:val="0"/>
          <w:marBottom w:val="0"/>
          <w:divBdr>
            <w:top w:val="none" w:sz="0" w:space="0" w:color="auto"/>
            <w:left w:val="none" w:sz="0" w:space="0" w:color="auto"/>
            <w:bottom w:val="none" w:sz="0" w:space="0" w:color="auto"/>
            <w:right w:val="none" w:sz="0" w:space="0" w:color="auto"/>
          </w:divBdr>
        </w:div>
        <w:div w:id="1291133918">
          <w:marLeft w:val="640"/>
          <w:marRight w:val="0"/>
          <w:marTop w:val="0"/>
          <w:marBottom w:val="0"/>
          <w:divBdr>
            <w:top w:val="none" w:sz="0" w:space="0" w:color="auto"/>
            <w:left w:val="none" w:sz="0" w:space="0" w:color="auto"/>
            <w:bottom w:val="none" w:sz="0" w:space="0" w:color="auto"/>
            <w:right w:val="none" w:sz="0" w:space="0" w:color="auto"/>
          </w:divBdr>
        </w:div>
        <w:div w:id="540946589">
          <w:marLeft w:val="640"/>
          <w:marRight w:val="0"/>
          <w:marTop w:val="0"/>
          <w:marBottom w:val="0"/>
          <w:divBdr>
            <w:top w:val="none" w:sz="0" w:space="0" w:color="auto"/>
            <w:left w:val="none" w:sz="0" w:space="0" w:color="auto"/>
            <w:bottom w:val="none" w:sz="0" w:space="0" w:color="auto"/>
            <w:right w:val="none" w:sz="0" w:space="0" w:color="auto"/>
          </w:divBdr>
        </w:div>
        <w:div w:id="268007688">
          <w:marLeft w:val="640"/>
          <w:marRight w:val="0"/>
          <w:marTop w:val="0"/>
          <w:marBottom w:val="0"/>
          <w:divBdr>
            <w:top w:val="none" w:sz="0" w:space="0" w:color="auto"/>
            <w:left w:val="none" w:sz="0" w:space="0" w:color="auto"/>
            <w:bottom w:val="none" w:sz="0" w:space="0" w:color="auto"/>
            <w:right w:val="none" w:sz="0" w:space="0" w:color="auto"/>
          </w:divBdr>
        </w:div>
        <w:div w:id="1643271164">
          <w:marLeft w:val="640"/>
          <w:marRight w:val="0"/>
          <w:marTop w:val="0"/>
          <w:marBottom w:val="0"/>
          <w:divBdr>
            <w:top w:val="none" w:sz="0" w:space="0" w:color="auto"/>
            <w:left w:val="none" w:sz="0" w:space="0" w:color="auto"/>
            <w:bottom w:val="none" w:sz="0" w:space="0" w:color="auto"/>
            <w:right w:val="none" w:sz="0" w:space="0" w:color="auto"/>
          </w:divBdr>
        </w:div>
        <w:div w:id="188297883">
          <w:marLeft w:val="640"/>
          <w:marRight w:val="0"/>
          <w:marTop w:val="0"/>
          <w:marBottom w:val="0"/>
          <w:divBdr>
            <w:top w:val="none" w:sz="0" w:space="0" w:color="auto"/>
            <w:left w:val="none" w:sz="0" w:space="0" w:color="auto"/>
            <w:bottom w:val="none" w:sz="0" w:space="0" w:color="auto"/>
            <w:right w:val="none" w:sz="0" w:space="0" w:color="auto"/>
          </w:divBdr>
        </w:div>
        <w:div w:id="1931741852">
          <w:marLeft w:val="640"/>
          <w:marRight w:val="0"/>
          <w:marTop w:val="0"/>
          <w:marBottom w:val="0"/>
          <w:divBdr>
            <w:top w:val="none" w:sz="0" w:space="0" w:color="auto"/>
            <w:left w:val="none" w:sz="0" w:space="0" w:color="auto"/>
            <w:bottom w:val="none" w:sz="0" w:space="0" w:color="auto"/>
            <w:right w:val="none" w:sz="0" w:space="0" w:color="auto"/>
          </w:divBdr>
        </w:div>
        <w:div w:id="90199111">
          <w:marLeft w:val="640"/>
          <w:marRight w:val="0"/>
          <w:marTop w:val="0"/>
          <w:marBottom w:val="0"/>
          <w:divBdr>
            <w:top w:val="none" w:sz="0" w:space="0" w:color="auto"/>
            <w:left w:val="none" w:sz="0" w:space="0" w:color="auto"/>
            <w:bottom w:val="none" w:sz="0" w:space="0" w:color="auto"/>
            <w:right w:val="none" w:sz="0" w:space="0" w:color="auto"/>
          </w:divBdr>
        </w:div>
        <w:div w:id="1121997183">
          <w:marLeft w:val="640"/>
          <w:marRight w:val="0"/>
          <w:marTop w:val="0"/>
          <w:marBottom w:val="0"/>
          <w:divBdr>
            <w:top w:val="none" w:sz="0" w:space="0" w:color="auto"/>
            <w:left w:val="none" w:sz="0" w:space="0" w:color="auto"/>
            <w:bottom w:val="none" w:sz="0" w:space="0" w:color="auto"/>
            <w:right w:val="none" w:sz="0" w:space="0" w:color="auto"/>
          </w:divBdr>
        </w:div>
        <w:div w:id="346948598">
          <w:marLeft w:val="640"/>
          <w:marRight w:val="0"/>
          <w:marTop w:val="0"/>
          <w:marBottom w:val="0"/>
          <w:divBdr>
            <w:top w:val="none" w:sz="0" w:space="0" w:color="auto"/>
            <w:left w:val="none" w:sz="0" w:space="0" w:color="auto"/>
            <w:bottom w:val="none" w:sz="0" w:space="0" w:color="auto"/>
            <w:right w:val="none" w:sz="0" w:space="0" w:color="auto"/>
          </w:divBdr>
        </w:div>
        <w:div w:id="208423000">
          <w:marLeft w:val="640"/>
          <w:marRight w:val="0"/>
          <w:marTop w:val="0"/>
          <w:marBottom w:val="0"/>
          <w:divBdr>
            <w:top w:val="none" w:sz="0" w:space="0" w:color="auto"/>
            <w:left w:val="none" w:sz="0" w:space="0" w:color="auto"/>
            <w:bottom w:val="none" w:sz="0" w:space="0" w:color="auto"/>
            <w:right w:val="none" w:sz="0" w:space="0" w:color="auto"/>
          </w:divBdr>
        </w:div>
        <w:div w:id="1716587031">
          <w:marLeft w:val="640"/>
          <w:marRight w:val="0"/>
          <w:marTop w:val="0"/>
          <w:marBottom w:val="0"/>
          <w:divBdr>
            <w:top w:val="none" w:sz="0" w:space="0" w:color="auto"/>
            <w:left w:val="none" w:sz="0" w:space="0" w:color="auto"/>
            <w:bottom w:val="none" w:sz="0" w:space="0" w:color="auto"/>
            <w:right w:val="none" w:sz="0" w:space="0" w:color="auto"/>
          </w:divBdr>
        </w:div>
        <w:div w:id="330452920">
          <w:marLeft w:val="640"/>
          <w:marRight w:val="0"/>
          <w:marTop w:val="0"/>
          <w:marBottom w:val="0"/>
          <w:divBdr>
            <w:top w:val="none" w:sz="0" w:space="0" w:color="auto"/>
            <w:left w:val="none" w:sz="0" w:space="0" w:color="auto"/>
            <w:bottom w:val="none" w:sz="0" w:space="0" w:color="auto"/>
            <w:right w:val="none" w:sz="0" w:space="0" w:color="auto"/>
          </w:divBdr>
        </w:div>
        <w:div w:id="2004431613">
          <w:marLeft w:val="640"/>
          <w:marRight w:val="0"/>
          <w:marTop w:val="0"/>
          <w:marBottom w:val="0"/>
          <w:divBdr>
            <w:top w:val="none" w:sz="0" w:space="0" w:color="auto"/>
            <w:left w:val="none" w:sz="0" w:space="0" w:color="auto"/>
            <w:bottom w:val="none" w:sz="0" w:space="0" w:color="auto"/>
            <w:right w:val="none" w:sz="0" w:space="0" w:color="auto"/>
          </w:divBdr>
        </w:div>
        <w:div w:id="598876889">
          <w:marLeft w:val="640"/>
          <w:marRight w:val="0"/>
          <w:marTop w:val="0"/>
          <w:marBottom w:val="0"/>
          <w:divBdr>
            <w:top w:val="none" w:sz="0" w:space="0" w:color="auto"/>
            <w:left w:val="none" w:sz="0" w:space="0" w:color="auto"/>
            <w:bottom w:val="none" w:sz="0" w:space="0" w:color="auto"/>
            <w:right w:val="none" w:sz="0" w:space="0" w:color="auto"/>
          </w:divBdr>
        </w:div>
        <w:div w:id="63189336">
          <w:marLeft w:val="640"/>
          <w:marRight w:val="0"/>
          <w:marTop w:val="0"/>
          <w:marBottom w:val="0"/>
          <w:divBdr>
            <w:top w:val="none" w:sz="0" w:space="0" w:color="auto"/>
            <w:left w:val="none" w:sz="0" w:space="0" w:color="auto"/>
            <w:bottom w:val="none" w:sz="0" w:space="0" w:color="auto"/>
            <w:right w:val="none" w:sz="0" w:space="0" w:color="auto"/>
          </w:divBdr>
        </w:div>
        <w:div w:id="178324835">
          <w:marLeft w:val="640"/>
          <w:marRight w:val="0"/>
          <w:marTop w:val="0"/>
          <w:marBottom w:val="0"/>
          <w:divBdr>
            <w:top w:val="none" w:sz="0" w:space="0" w:color="auto"/>
            <w:left w:val="none" w:sz="0" w:space="0" w:color="auto"/>
            <w:bottom w:val="none" w:sz="0" w:space="0" w:color="auto"/>
            <w:right w:val="none" w:sz="0" w:space="0" w:color="auto"/>
          </w:divBdr>
        </w:div>
        <w:div w:id="806362532">
          <w:marLeft w:val="640"/>
          <w:marRight w:val="0"/>
          <w:marTop w:val="0"/>
          <w:marBottom w:val="0"/>
          <w:divBdr>
            <w:top w:val="none" w:sz="0" w:space="0" w:color="auto"/>
            <w:left w:val="none" w:sz="0" w:space="0" w:color="auto"/>
            <w:bottom w:val="none" w:sz="0" w:space="0" w:color="auto"/>
            <w:right w:val="none" w:sz="0" w:space="0" w:color="auto"/>
          </w:divBdr>
        </w:div>
        <w:div w:id="947929781">
          <w:marLeft w:val="640"/>
          <w:marRight w:val="0"/>
          <w:marTop w:val="0"/>
          <w:marBottom w:val="0"/>
          <w:divBdr>
            <w:top w:val="none" w:sz="0" w:space="0" w:color="auto"/>
            <w:left w:val="none" w:sz="0" w:space="0" w:color="auto"/>
            <w:bottom w:val="none" w:sz="0" w:space="0" w:color="auto"/>
            <w:right w:val="none" w:sz="0" w:space="0" w:color="auto"/>
          </w:divBdr>
        </w:div>
        <w:div w:id="708381901">
          <w:marLeft w:val="640"/>
          <w:marRight w:val="0"/>
          <w:marTop w:val="0"/>
          <w:marBottom w:val="0"/>
          <w:divBdr>
            <w:top w:val="none" w:sz="0" w:space="0" w:color="auto"/>
            <w:left w:val="none" w:sz="0" w:space="0" w:color="auto"/>
            <w:bottom w:val="none" w:sz="0" w:space="0" w:color="auto"/>
            <w:right w:val="none" w:sz="0" w:space="0" w:color="auto"/>
          </w:divBdr>
        </w:div>
        <w:div w:id="744228728">
          <w:marLeft w:val="640"/>
          <w:marRight w:val="0"/>
          <w:marTop w:val="0"/>
          <w:marBottom w:val="0"/>
          <w:divBdr>
            <w:top w:val="none" w:sz="0" w:space="0" w:color="auto"/>
            <w:left w:val="none" w:sz="0" w:space="0" w:color="auto"/>
            <w:bottom w:val="none" w:sz="0" w:space="0" w:color="auto"/>
            <w:right w:val="none" w:sz="0" w:space="0" w:color="auto"/>
          </w:divBdr>
        </w:div>
        <w:div w:id="509490404">
          <w:marLeft w:val="640"/>
          <w:marRight w:val="0"/>
          <w:marTop w:val="0"/>
          <w:marBottom w:val="0"/>
          <w:divBdr>
            <w:top w:val="none" w:sz="0" w:space="0" w:color="auto"/>
            <w:left w:val="none" w:sz="0" w:space="0" w:color="auto"/>
            <w:bottom w:val="none" w:sz="0" w:space="0" w:color="auto"/>
            <w:right w:val="none" w:sz="0" w:space="0" w:color="auto"/>
          </w:divBdr>
        </w:div>
        <w:div w:id="790855282">
          <w:marLeft w:val="640"/>
          <w:marRight w:val="0"/>
          <w:marTop w:val="0"/>
          <w:marBottom w:val="0"/>
          <w:divBdr>
            <w:top w:val="none" w:sz="0" w:space="0" w:color="auto"/>
            <w:left w:val="none" w:sz="0" w:space="0" w:color="auto"/>
            <w:bottom w:val="none" w:sz="0" w:space="0" w:color="auto"/>
            <w:right w:val="none" w:sz="0" w:space="0" w:color="auto"/>
          </w:divBdr>
        </w:div>
        <w:div w:id="2069648193">
          <w:marLeft w:val="640"/>
          <w:marRight w:val="0"/>
          <w:marTop w:val="0"/>
          <w:marBottom w:val="0"/>
          <w:divBdr>
            <w:top w:val="none" w:sz="0" w:space="0" w:color="auto"/>
            <w:left w:val="none" w:sz="0" w:space="0" w:color="auto"/>
            <w:bottom w:val="none" w:sz="0" w:space="0" w:color="auto"/>
            <w:right w:val="none" w:sz="0" w:space="0" w:color="auto"/>
          </w:divBdr>
        </w:div>
        <w:div w:id="201213788">
          <w:marLeft w:val="640"/>
          <w:marRight w:val="0"/>
          <w:marTop w:val="0"/>
          <w:marBottom w:val="0"/>
          <w:divBdr>
            <w:top w:val="none" w:sz="0" w:space="0" w:color="auto"/>
            <w:left w:val="none" w:sz="0" w:space="0" w:color="auto"/>
            <w:bottom w:val="none" w:sz="0" w:space="0" w:color="auto"/>
            <w:right w:val="none" w:sz="0" w:space="0" w:color="auto"/>
          </w:divBdr>
        </w:div>
        <w:div w:id="999382152">
          <w:marLeft w:val="640"/>
          <w:marRight w:val="0"/>
          <w:marTop w:val="0"/>
          <w:marBottom w:val="0"/>
          <w:divBdr>
            <w:top w:val="none" w:sz="0" w:space="0" w:color="auto"/>
            <w:left w:val="none" w:sz="0" w:space="0" w:color="auto"/>
            <w:bottom w:val="none" w:sz="0" w:space="0" w:color="auto"/>
            <w:right w:val="none" w:sz="0" w:space="0" w:color="auto"/>
          </w:divBdr>
        </w:div>
        <w:div w:id="1662583194">
          <w:marLeft w:val="640"/>
          <w:marRight w:val="0"/>
          <w:marTop w:val="0"/>
          <w:marBottom w:val="0"/>
          <w:divBdr>
            <w:top w:val="none" w:sz="0" w:space="0" w:color="auto"/>
            <w:left w:val="none" w:sz="0" w:space="0" w:color="auto"/>
            <w:bottom w:val="none" w:sz="0" w:space="0" w:color="auto"/>
            <w:right w:val="none" w:sz="0" w:space="0" w:color="auto"/>
          </w:divBdr>
        </w:div>
        <w:div w:id="1864662710">
          <w:marLeft w:val="640"/>
          <w:marRight w:val="0"/>
          <w:marTop w:val="0"/>
          <w:marBottom w:val="0"/>
          <w:divBdr>
            <w:top w:val="none" w:sz="0" w:space="0" w:color="auto"/>
            <w:left w:val="none" w:sz="0" w:space="0" w:color="auto"/>
            <w:bottom w:val="none" w:sz="0" w:space="0" w:color="auto"/>
            <w:right w:val="none" w:sz="0" w:space="0" w:color="auto"/>
          </w:divBdr>
        </w:div>
        <w:div w:id="708261504">
          <w:marLeft w:val="640"/>
          <w:marRight w:val="0"/>
          <w:marTop w:val="0"/>
          <w:marBottom w:val="0"/>
          <w:divBdr>
            <w:top w:val="none" w:sz="0" w:space="0" w:color="auto"/>
            <w:left w:val="none" w:sz="0" w:space="0" w:color="auto"/>
            <w:bottom w:val="none" w:sz="0" w:space="0" w:color="auto"/>
            <w:right w:val="none" w:sz="0" w:space="0" w:color="auto"/>
          </w:divBdr>
        </w:div>
        <w:div w:id="1802192296">
          <w:marLeft w:val="640"/>
          <w:marRight w:val="0"/>
          <w:marTop w:val="0"/>
          <w:marBottom w:val="0"/>
          <w:divBdr>
            <w:top w:val="none" w:sz="0" w:space="0" w:color="auto"/>
            <w:left w:val="none" w:sz="0" w:space="0" w:color="auto"/>
            <w:bottom w:val="none" w:sz="0" w:space="0" w:color="auto"/>
            <w:right w:val="none" w:sz="0" w:space="0" w:color="auto"/>
          </w:divBdr>
        </w:div>
        <w:div w:id="1494563449">
          <w:marLeft w:val="640"/>
          <w:marRight w:val="0"/>
          <w:marTop w:val="0"/>
          <w:marBottom w:val="0"/>
          <w:divBdr>
            <w:top w:val="none" w:sz="0" w:space="0" w:color="auto"/>
            <w:left w:val="none" w:sz="0" w:space="0" w:color="auto"/>
            <w:bottom w:val="none" w:sz="0" w:space="0" w:color="auto"/>
            <w:right w:val="none" w:sz="0" w:space="0" w:color="auto"/>
          </w:divBdr>
        </w:div>
        <w:div w:id="1137263765">
          <w:marLeft w:val="640"/>
          <w:marRight w:val="0"/>
          <w:marTop w:val="0"/>
          <w:marBottom w:val="0"/>
          <w:divBdr>
            <w:top w:val="none" w:sz="0" w:space="0" w:color="auto"/>
            <w:left w:val="none" w:sz="0" w:space="0" w:color="auto"/>
            <w:bottom w:val="none" w:sz="0" w:space="0" w:color="auto"/>
            <w:right w:val="none" w:sz="0" w:space="0" w:color="auto"/>
          </w:divBdr>
        </w:div>
        <w:div w:id="319816991">
          <w:marLeft w:val="640"/>
          <w:marRight w:val="0"/>
          <w:marTop w:val="0"/>
          <w:marBottom w:val="0"/>
          <w:divBdr>
            <w:top w:val="none" w:sz="0" w:space="0" w:color="auto"/>
            <w:left w:val="none" w:sz="0" w:space="0" w:color="auto"/>
            <w:bottom w:val="none" w:sz="0" w:space="0" w:color="auto"/>
            <w:right w:val="none" w:sz="0" w:space="0" w:color="auto"/>
          </w:divBdr>
        </w:div>
        <w:div w:id="292489267">
          <w:marLeft w:val="640"/>
          <w:marRight w:val="0"/>
          <w:marTop w:val="0"/>
          <w:marBottom w:val="0"/>
          <w:divBdr>
            <w:top w:val="none" w:sz="0" w:space="0" w:color="auto"/>
            <w:left w:val="none" w:sz="0" w:space="0" w:color="auto"/>
            <w:bottom w:val="none" w:sz="0" w:space="0" w:color="auto"/>
            <w:right w:val="none" w:sz="0" w:space="0" w:color="auto"/>
          </w:divBdr>
        </w:div>
        <w:div w:id="512916415">
          <w:marLeft w:val="640"/>
          <w:marRight w:val="0"/>
          <w:marTop w:val="0"/>
          <w:marBottom w:val="0"/>
          <w:divBdr>
            <w:top w:val="none" w:sz="0" w:space="0" w:color="auto"/>
            <w:left w:val="none" w:sz="0" w:space="0" w:color="auto"/>
            <w:bottom w:val="none" w:sz="0" w:space="0" w:color="auto"/>
            <w:right w:val="none" w:sz="0" w:space="0" w:color="auto"/>
          </w:divBdr>
        </w:div>
        <w:div w:id="1996563537">
          <w:marLeft w:val="640"/>
          <w:marRight w:val="0"/>
          <w:marTop w:val="0"/>
          <w:marBottom w:val="0"/>
          <w:divBdr>
            <w:top w:val="none" w:sz="0" w:space="0" w:color="auto"/>
            <w:left w:val="none" w:sz="0" w:space="0" w:color="auto"/>
            <w:bottom w:val="none" w:sz="0" w:space="0" w:color="auto"/>
            <w:right w:val="none" w:sz="0" w:space="0" w:color="auto"/>
          </w:divBdr>
        </w:div>
        <w:div w:id="1342656953">
          <w:marLeft w:val="640"/>
          <w:marRight w:val="0"/>
          <w:marTop w:val="0"/>
          <w:marBottom w:val="0"/>
          <w:divBdr>
            <w:top w:val="none" w:sz="0" w:space="0" w:color="auto"/>
            <w:left w:val="none" w:sz="0" w:space="0" w:color="auto"/>
            <w:bottom w:val="none" w:sz="0" w:space="0" w:color="auto"/>
            <w:right w:val="none" w:sz="0" w:space="0" w:color="auto"/>
          </w:divBdr>
        </w:div>
        <w:div w:id="1182552251">
          <w:marLeft w:val="640"/>
          <w:marRight w:val="0"/>
          <w:marTop w:val="0"/>
          <w:marBottom w:val="0"/>
          <w:divBdr>
            <w:top w:val="none" w:sz="0" w:space="0" w:color="auto"/>
            <w:left w:val="none" w:sz="0" w:space="0" w:color="auto"/>
            <w:bottom w:val="none" w:sz="0" w:space="0" w:color="auto"/>
            <w:right w:val="none" w:sz="0" w:space="0" w:color="auto"/>
          </w:divBdr>
        </w:div>
        <w:div w:id="952515875">
          <w:marLeft w:val="640"/>
          <w:marRight w:val="0"/>
          <w:marTop w:val="0"/>
          <w:marBottom w:val="0"/>
          <w:divBdr>
            <w:top w:val="none" w:sz="0" w:space="0" w:color="auto"/>
            <w:left w:val="none" w:sz="0" w:space="0" w:color="auto"/>
            <w:bottom w:val="none" w:sz="0" w:space="0" w:color="auto"/>
            <w:right w:val="none" w:sz="0" w:space="0" w:color="auto"/>
          </w:divBdr>
        </w:div>
        <w:div w:id="1950234596">
          <w:marLeft w:val="640"/>
          <w:marRight w:val="0"/>
          <w:marTop w:val="0"/>
          <w:marBottom w:val="0"/>
          <w:divBdr>
            <w:top w:val="none" w:sz="0" w:space="0" w:color="auto"/>
            <w:left w:val="none" w:sz="0" w:space="0" w:color="auto"/>
            <w:bottom w:val="none" w:sz="0" w:space="0" w:color="auto"/>
            <w:right w:val="none" w:sz="0" w:space="0" w:color="auto"/>
          </w:divBdr>
        </w:div>
        <w:div w:id="785808541">
          <w:marLeft w:val="640"/>
          <w:marRight w:val="0"/>
          <w:marTop w:val="0"/>
          <w:marBottom w:val="0"/>
          <w:divBdr>
            <w:top w:val="none" w:sz="0" w:space="0" w:color="auto"/>
            <w:left w:val="none" w:sz="0" w:space="0" w:color="auto"/>
            <w:bottom w:val="none" w:sz="0" w:space="0" w:color="auto"/>
            <w:right w:val="none" w:sz="0" w:space="0" w:color="auto"/>
          </w:divBdr>
        </w:div>
        <w:div w:id="981353122">
          <w:marLeft w:val="640"/>
          <w:marRight w:val="0"/>
          <w:marTop w:val="0"/>
          <w:marBottom w:val="0"/>
          <w:divBdr>
            <w:top w:val="none" w:sz="0" w:space="0" w:color="auto"/>
            <w:left w:val="none" w:sz="0" w:space="0" w:color="auto"/>
            <w:bottom w:val="none" w:sz="0" w:space="0" w:color="auto"/>
            <w:right w:val="none" w:sz="0" w:space="0" w:color="auto"/>
          </w:divBdr>
        </w:div>
        <w:div w:id="1394542886">
          <w:marLeft w:val="640"/>
          <w:marRight w:val="0"/>
          <w:marTop w:val="0"/>
          <w:marBottom w:val="0"/>
          <w:divBdr>
            <w:top w:val="none" w:sz="0" w:space="0" w:color="auto"/>
            <w:left w:val="none" w:sz="0" w:space="0" w:color="auto"/>
            <w:bottom w:val="none" w:sz="0" w:space="0" w:color="auto"/>
            <w:right w:val="none" w:sz="0" w:space="0" w:color="auto"/>
          </w:divBdr>
        </w:div>
        <w:div w:id="2127191067">
          <w:marLeft w:val="640"/>
          <w:marRight w:val="0"/>
          <w:marTop w:val="0"/>
          <w:marBottom w:val="0"/>
          <w:divBdr>
            <w:top w:val="none" w:sz="0" w:space="0" w:color="auto"/>
            <w:left w:val="none" w:sz="0" w:space="0" w:color="auto"/>
            <w:bottom w:val="none" w:sz="0" w:space="0" w:color="auto"/>
            <w:right w:val="none" w:sz="0" w:space="0" w:color="auto"/>
          </w:divBdr>
        </w:div>
        <w:div w:id="256063737">
          <w:marLeft w:val="640"/>
          <w:marRight w:val="0"/>
          <w:marTop w:val="0"/>
          <w:marBottom w:val="0"/>
          <w:divBdr>
            <w:top w:val="none" w:sz="0" w:space="0" w:color="auto"/>
            <w:left w:val="none" w:sz="0" w:space="0" w:color="auto"/>
            <w:bottom w:val="none" w:sz="0" w:space="0" w:color="auto"/>
            <w:right w:val="none" w:sz="0" w:space="0" w:color="auto"/>
          </w:divBdr>
        </w:div>
        <w:div w:id="835657082">
          <w:marLeft w:val="640"/>
          <w:marRight w:val="0"/>
          <w:marTop w:val="0"/>
          <w:marBottom w:val="0"/>
          <w:divBdr>
            <w:top w:val="none" w:sz="0" w:space="0" w:color="auto"/>
            <w:left w:val="none" w:sz="0" w:space="0" w:color="auto"/>
            <w:bottom w:val="none" w:sz="0" w:space="0" w:color="auto"/>
            <w:right w:val="none" w:sz="0" w:space="0" w:color="auto"/>
          </w:divBdr>
        </w:div>
        <w:div w:id="1449936170">
          <w:marLeft w:val="640"/>
          <w:marRight w:val="0"/>
          <w:marTop w:val="0"/>
          <w:marBottom w:val="0"/>
          <w:divBdr>
            <w:top w:val="none" w:sz="0" w:space="0" w:color="auto"/>
            <w:left w:val="none" w:sz="0" w:space="0" w:color="auto"/>
            <w:bottom w:val="none" w:sz="0" w:space="0" w:color="auto"/>
            <w:right w:val="none" w:sz="0" w:space="0" w:color="auto"/>
          </w:divBdr>
        </w:div>
        <w:div w:id="170461289">
          <w:marLeft w:val="640"/>
          <w:marRight w:val="0"/>
          <w:marTop w:val="0"/>
          <w:marBottom w:val="0"/>
          <w:divBdr>
            <w:top w:val="none" w:sz="0" w:space="0" w:color="auto"/>
            <w:left w:val="none" w:sz="0" w:space="0" w:color="auto"/>
            <w:bottom w:val="none" w:sz="0" w:space="0" w:color="auto"/>
            <w:right w:val="none" w:sz="0" w:space="0" w:color="auto"/>
          </w:divBdr>
        </w:div>
        <w:div w:id="564027397">
          <w:marLeft w:val="640"/>
          <w:marRight w:val="0"/>
          <w:marTop w:val="0"/>
          <w:marBottom w:val="0"/>
          <w:divBdr>
            <w:top w:val="none" w:sz="0" w:space="0" w:color="auto"/>
            <w:left w:val="none" w:sz="0" w:space="0" w:color="auto"/>
            <w:bottom w:val="none" w:sz="0" w:space="0" w:color="auto"/>
            <w:right w:val="none" w:sz="0" w:space="0" w:color="auto"/>
          </w:divBdr>
        </w:div>
        <w:div w:id="1247571851">
          <w:marLeft w:val="640"/>
          <w:marRight w:val="0"/>
          <w:marTop w:val="0"/>
          <w:marBottom w:val="0"/>
          <w:divBdr>
            <w:top w:val="none" w:sz="0" w:space="0" w:color="auto"/>
            <w:left w:val="none" w:sz="0" w:space="0" w:color="auto"/>
            <w:bottom w:val="none" w:sz="0" w:space="0" w:color="auto"/>
            <w:right w:val="none" w:sz="0" w:space="0" w:color="auto"/>
          </w:divBdr>
        </w:div>
        <w:div w:id="1095631471">
          <w:marLeft w:val="640"/>
          <w:marRight w:val="0"/>
          <w:marTop w:val="0"/>
          <w:marBottom w:val="0"/>
          <w:divBdr>
            <w:top w:val="none" w:sz="0" w:space="0" w:color="auto"/>
            <w:left w:val="none" w:sz="0" w:space="0" w:color="auto"/>
            <w:bottom w:val="none" w:sz="0" w:space="0" w:color="auto"/>
            <w:right w:val="none" w:sz="0" w:space="0" w:color="auto"/>
          </w:divBdr>
        </w:div>
        <w:div w:id="1718162129">
          <w:marLeft w:val="640"/>
          <w:marRight w:val="0"/>
          <w:marTop w:val="0"/>
          <w:marBottom w:val="0"/>
          <w:divBdr>
            <w:top w:val="none" w:sz="0" w:space="0" w:color="auto"/>
            <w:left w:val="none" w:sz="0" w:space="0" w:color="auto"/>
            <w:bottom w:val="none" w:sz="0" w:space="0" w:color="auto"/>
            <w:right w:val="none" w:sz="0" w:space="0" w:color="auto"/>
          </w:divBdr>
        </w:div>
        <w:div w:id="1952933096">
          <w:marLeft w:val="640"/>
          <w:marRight w:val="0"/>
          <w:marTop w:val="0"/>
          <w:marBottom w:val="0"/>
          <w:divBdr>
            <w:top w:val="none" w:sz="0" w:space="0" w:color="auto"/>
            <w:left w:val="none" w:sz="0" w:space="0" w:color="auto"/>
            <w:bottom w:val="none" w:sz="0" w:space="0" w:color="auto"/>
            <w:right w:val="none" w:sz="0" w:space="0" w:color="auto"/>
          </w:divBdr>
        </w:div>
        <w:div w:id="1082947916">
          <w:marLeft w:val="640"/>
          <w:marRight w:val="0"/>
          <w:marTop w:val="0"/>
          <w:marBottom w:val="0"/>
          <w:divBdr>
            <w:top w:val="none" w:sz="0" w:space="0" w:color="auto"/>
            <w:left w:val="none" w:sz="0" w:space="0" w:color="auto"/>
            <w:bottom w:val="none" w:sz="0" w:space="0" w:color="auto"/>
            <w:right w:val="none" w:sz="0" w:space="0" w:color="auto"/>
          </w:divBdr>
        </w:div>
        <w:div w:id="100994428">
          <w:marLeft w:val="640"/>
          <w:marRight w:val="0"/>
          <w:marTop w:val="0"/>
          <w:marBottom w:val="0"/>
          <w:divBdr>
            <w:top w:val="none" w:sz="0" w:space="0" w:color="auto"/>
            <w:left w:val="none" w:sz="0" w:space="0" w:color="auto"/>
            <w:bottom w:val="none" w:sz="0" w:space="0" w:color="auto"/>
            <w:right w:val="none" w:sz="0" w:space="0" w:color="auto"/>
          </w:divBdr>
        </w:div>
        <w:div w:id="1426922096">
          <w:marLeft w:val="640"/>
          <w:marRight w:val="0"/>
          <w:marTop w:val="0"/>
          <w:marBottom w:val="0"/>
          <w:divBdr>
            <w:top w:val="none" w:sz="0" w:space="0" w:color="auto"/>
            <w:left w:val="none" w:sz="0" w:space="0" w:color="auto"/>
            <w:bottom w:val="none" w:sz="0" w:space="0" w:color="auto"/>
            <w:right w:val="none" w:sz="0" w:space="0" w:color="auto"/>
          </w:divBdr>
        </w:div>
        <w:div w:id="1329868256">
          <w:marLeft w:val="640"/>
          <w:marRight w:val="0"/>
          <w:marTop w:val="0"/>
          <w:marBottom w:val="0"/>
          <w:divBdr>
            <w:top w:val="none" w:sz="0" w:space="0" w:color="auto"/>
            <w:left w:val="none" w:sz="0" w:space="0" w:color="auto"/>
            <w:bottom w:val="none" w:sz="0" w:space="0" w:color="auto"/>
            <w:right w:val="none" w:sz="0" w:space="0" w:color="auto"/>
          </w:divBdr>
        </w:div>
        <w:div w:id="1975914575">
          <w:marLeft w:val="640"/>
          <w:marRight w:val="0"/>
          <w:marTop w:val="0"/>
          <w:marBottom w:val="0"/>
          <w:divBdr>
            <w:top w:val="none" w:sz="0" w:space="0" w:color="auto"/>
            <w:left w:val="none" w:sz="0" w:space="0" w:color="auto"/>
            <w:bottom w:val="none" w:sz="0" w:space="0" w:color="auto"/>
            <w:right w:val="none" w:sz="0" w:space="0" w:color="auto"/>
          </w:divBdr>
        </w:div>
        <w:div w:id="650646391">
          <w:marLeft w:val="640"/>
          <w:marRight w:val="0"/>
          <w:marTop w:val="0"/>
          <w:marBottom w:val="0"/>
          <w:divBdr>
            <w:top w:val="none" w:sz="0" w:space="0" w:color="auto"/>
            <w:left w:val="none" w:sz="0" w:space="0" w:color="auto"/>
            <w:bottom w:val="none" w:sz="0" w:space="0" w:color="auto"/>
            <w:right w:val="none" w:sz="0" w:space="0" w:color="auto"/>
          </w:divBdr>
        </w:div>
        <w:div w:id="1558197631">
          <w:marLeft w:val="640"/>
          <w:marRight w:val="0"/>
          <w:marTop w:val="0"/>
          <w:marBottom w:val="0"/>
          <w:divBdr>
            <w:top w:val="none" w:sz="0" w:space="0" w:color="auto"/>
            <w:left w:val="none" w:sz="0" w:space="0" w:color="auto"/>
            <w:bottom w:val="none" w:sz="0" w:space="0" w:color="auto"/>
            <w:right w:val="none" w:sz="0" w:space="0" w:color="auto"/>
          </w:divBdr>
        </w:div>
        <w:div w:id="1635528784">
          <w:marLeft w:val="640"/>
          <w:marRight w:val="0"/>
          <w:marTop w:val="0"/>
          <w:marBottom w:val="0"/>
          <w:divBdr>
            <w:top w:val="none" w:sz="0" w:space="0" w:color="auto"/>
            <w:left w:val="none" w:sz="0" w:space="0" w:color="auto"/>
            <w:bottom w:val="none" w:sz="0" w:space="0" w:color="auto"/>
            <w:right w:val="none" w:sz="0" w:space="0" w:color="auto"/>
          </w:divBdr>
        </w:div>
        <w:div w:id="121726604">
          <w:marLeft w:val="640"/>
          <w:marRight w:val="0"/>
          <w:marTop w:val="0"/>
          <w:marBottom w:val="0"/>
          <w:divBdr>
            <w:top w:val="none" w:sz="0" w:space="0" w:color="auto"/>
            <w:left w:val="none" w:sz="0" w:space="0" w:color="auto"/>
            <w:bottom w:val="none" w:sz="0" w:space="0" w:color="auto"/>
            <w:right w:val="none" w:sz="0" w:space="0" w:color="auto"/>
          </w:divBdr>
        </w:div>
        <w:div w:id="571693292">
          <w:marLeft w:val="640"/>
          <w:marRight w:val="0"/>
          <w:marTop w:val="0"/>
          <w:marBottom w:val="0"/>
          <w:divBdr>
            <w:top w:val="none" w:sz="0" w:space="0" w:color="auto"/>
            <w:left w:val="none" w:sz="0" w:space="0" w:color="auto"/>
            <w:bottom w:val="none" w:sz="0" w:space="0" w:color="auto"/>
            <w:right w:val="none" w:sz="0" w:space="0" w:color="auto"/>
          </w:divBdr>
        </w:div>
        <w:div w:id="1787386739">
          <w:marLeft w:val="640"/>
          <w:marRight w:val="0"/>
          <w:marTop w:val="0"/>
          <w:marBottom w:val="0"/>
          <w:divBdr>
            <w:top w:val="none" w:sz="0" w:space="0" w:color="auto"/>
            <w:left w:val="none" w:sz="0" w:space="0" w:color="auto"/>
            <w:bottom w:val="none" w:sz="0" w:space="0" w:color="auto"/>
            <w:right w:val="none" w:sz="0" w:space="0" w:color="auto"/>
          </w:divBdr>
        </w:div>
        <w:div w:id="1706756485">
          <w:marLeft w:val="640"/>
          <w:marRight w:val="0"/>
          <w:marTop w:val="0"/>
          <w:marBottom w:val="0"/>
          <w:divBdr>
            <w:top w:val="none" w:sz="0" w:space="0" w:color="auto"/>
            <w:left w:val="none" w:sz="0" w:space="0" w:color="auto"/>
            <w:bottom w:val="none" w:sz="0" w:space="0" w:color="auto"/>
            <w:right w:val="none" w:sz="0" w:space="0" w:color="auto"/>
          </w:divBdr>
        </w:div>
        <w:div w:id="841241018">
          <w:marLeft w:val="640"/>
          <w:marRight w:val="0"/>
          <w:marTop w:val="0"/>
          <w:marBottom w:val="0"/>
          <w:divBdr>
            <w:top w:val="none" w:sz="0" w:space="0" w:color="auto"/>
            <w:left w:val="none" w:sz="0" w:space="0" w:color="auto"/>
            <w:bottom w:val="none" w:sz="0" w:space="0" w:color="auto"/>
            <w:right w:val="none" w:sz="0" w:space="0" w:color="auto"/>
          </w:divBdr>
        </w:div>
        <w:div w:id="2139642087">
          <w:marLeft w:val="640"/>
          <w:marRight w:val="0"/>
          <w:marTop w:val="0"/>
          <w:marBottom w:val="0"/>
          <w:divBdr>
            <w:top w:val="none" w:sz="0" w:space="0" w:color="auto"/>
            <w:left w:val="none" w:sz="0" w:space="0" w:color="auto"/>
            <w:bottom w:val="none" w:sz="0" w:space="0" w:color="auto"/>
            <w:right w:val="none" w:sz="0" w:space="0" w:color="auto"/>
          </w:divBdr>
        </w:div>
        <w:div w:id="635569901">
          <w:marLeft w:val="640"/>
          <w:marRight w:val="0"/>
          <w:marTop w:val="0"/>
          <w:marBottom w:val="0"/>
          <w:divBdr>
            <w:top w:val="none" w:sz="0" w:space="0" w:color="auto"/>
            <w:left w:val="none" w:sz="0" w:space="0" w:color="auto"/>
            <w:bottom w:val="none" w:sz="0" w:space="0" w:color="auto"/>
            <w:right w:val="none" w:sz="0" w:space="0" w:color="auto"/>
          </w:divBdr>
        </w:div>
        <w:div w:id="1096752699">
          <w:marLeft w:val="640"/>
          <w:marRight w:val="0"/>
          <w:marTop w:val="0"/>
          <w:marBottom w:val="0"/>
          <w:divBdr>
            <w:top w:val="none" w:sz="0" w:space="0" w:color="auto"/>
            <w:left w:val="none" w:sz="0" w:space="0" w:color="auto"/>
            <w:bottom w:val="none" w:sz="0" w:space="0" w:color="auto"/>
            <w:right w:val="none" w:sz="0" w:space="0" w:color="auto"/>
          </w:divBdr>
        </w:div>
        <w:div w:id="1075277740">
          <w:marLeft w:val="640"/>
          <w:marRight w:val="0"/>
          <w:marTop w:val="0"/>
          <w:marBottom w:val="0"/>
          <w:divBdr>
            <w:top w:val="none" w:sz="0" w:space="0" w:color="auto"/>
            <w:left w:val="none" w:sz="0" w:space="0" w:color="auto"/>
            <w:bottom w:val="none" w:sz="0" w:space="0" w:color="auto"/>
            <w:right w:val="none" w:sz="0" w:space="0" w:color="auto"/>
          </w:divBdr>
        </w:div>
        <w:div w:id="1146505512">
          <w:marLeft w:val="640"/>
          <w:marRight w:val="0"/>
          <w:marTop w:val="0"/>
          <w:marBottom w:val="0"/>
          <w:divBdr>
            <w:top w:val="none" w:sz="0" w:space="0" w:color="auto"/>
            <w:left w:val="none" w:sz="0" w:space="0" w:color="auto"/>
            <w:bottom w:val="none" w:sz="0" w:space="0" w:color="auto"/>
            <w:right w:val="none" w:sz="0" w:space="0" w:color="auto"/>
          </w:divBdr>
        </w:div>
        <w:div w:id="631134201">
          <w:marLeft w:val="640"/>
          <w:marRight w:val="0"/>
          <w:marTop w:val="0"/>
          <w:marBottom w:val="0"/>
          <w:divBdr>
            <w:top w:val="none" w:sz="0" w:space="0" w:color="auto"/>
            <w:left w:val="none" w:sz="0" w:space="0" w:color="auto"/>
            <w:bottom w:val="none" w:sz="0" w:space="0" w:color="auto"/>
            <w:right w:val="none" w:sz="0" w:space="0" w:color="auto"/>
          </w:divBdr>
        </w:div>
        <w:div w:id="171578669">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1625133">
      <w:bodyDiv w:val="1"/>
      <w:marLeft w:val="0"/>
      <w:marRight w:val="0"/>
      <w:marTop w:val="0"/>
      <w:marBottom w:val="0"/>
      <w:divBdr>
        <w:top w:val="none" w:sz="0" w:space="0" w:color="auto"/>
        <w:left w:val="none" w:sz="0" w:space="0" w:color="auto"/>
        <w:bottom w:val="none" w:sz="0" w:space="0" w:color="auto"/>
        <w:right w:val="none" w:sz="0" w:space="0" w:color="auto"/>
      </w:divBdr>
      <w:divsChild>
        <w:div w:id="1334797678">
          <w:marLeft w:val="640"/>
          <w:marRight w:val="0"/>
          <w:marTop w:val="0"/>
          <w:marBottom w:val="0"/>
          <w:divBdr>
            <w:top w:val="none" w:sz="0" w:space="0" w:color="auto"/>
            <w:left w:val="none" w:sz="0" w:space="0" w:color="auto"/>
            <w:bottom w:val="none" w:sz="0" w:space="0" w:color="auto"/>
            <w:right w:val="none" w:sz="0" w:space="0" w:color="auto"/>
          </w:divBdr>
        </w:div>
        <w:div w:id="1335721942">
          <w:marLeft w:val="640"/>
          <w:marRight w:val="0"/>
          <w:marTop w:val="0"/>
          <w:marBottom w:val="0"/>
          <w:divBdr>
            <w:top w:val="none" w:sz="0" w:space="0" w:color="auto"/>
            <w:left w:val="none" w:sz="0" w:space="0" w:color="auto"/>
            <w:bottom w:val="none" w:sz="0" w:space="0" w:color="auto"/>
            <w:right w:val="none" w:sz="0" w:space="0" w:color="auto"/>
          </w:divBdr>
        </w:div>
        <w:div w:id="1517308207">
          <w:marLeft w:val="640"/>
          <w:marRight w:val="0"/>
          <w:marTop w:val="0"/>
          <w:marBottom w:val="0"/>
          <w:divBdr>
            <w:top w:val="none" w:sz="0" w:space="0" w:color="auto"/>
            <w:left w:val="none" w:sz="0" w:space="0" w:color="auto"/>
            <w:bottom w:val="none" w:sz="0" w:space="0" w:color="auto"/>
            <w:right w:val="none" w:sz="0" w:space="0" w:color="auto"/>
          </w:divBdr>
        </w:div>
        <w:div w:id="779227356">
          <w:marLeft w:val="640"/>
          <w:marRight w:val="0"/>
          <w:marTop w:val="0"/>
          <w:marBottom w:val="0"/>
          <w:divBdr>
            <w:top w:val="none" w:sz="0" w:space="0" w:color="auto"/>
            <w:left w:val="none" w:sz="0" w:space="0" w:color="auto"/>
            <w:bottom w:val="none" w:sz="0" w:space="0" w:color="auto"/>
            <w:right w:val="none" w:sz="0" w:space="0" w:color="auto"/>
          </w:divBdr>
        </w:div>
        <w:div w:id="1167793727">
          <w:marLeft w:val="640"/>
          <w:marRight w:val="0"/>
          <w:marTop w:val="0"/>
          <w:marBottom w:val="0"/>
          <w:divBdr>
            <w:top w:val="none" w:sz="0" w:space="0" w:color="auto"/>
            <w:left w:val="none" w:sz="0" w:space="0" w:color="auto"/>
            <w:bottom w:val="none" w:sz="0" w:space="0" w:color="auto"/>
            <w:right w:val="none" w:sz="0" w:space="0" w:color="auto"/>
          </w:divBdr>
        </w:div>
        <w:div w:id="1593779149">
          <w:marLeft w:val="640"/>
          <w:marRight w:val="0"/>
          <w:marTop w:val="0"/>
          <w:marBottom w:val="0"/>
          <w:divBdr>
            <w:top w:val="none" w:sz="0" w:space="0" w:color="auto"/>
            <w:left w:val="none" w:sz="0" w:space="0" w:color="auto"/>
            <w:bottom w:val="none" w:sz="0" w:space="0" w:color="auto"/>
            <w:right w:val="none" w:sz="0" w:space="0" w:color="auto"/>
          </w:divBdr>
        </w:div>
        <w:div w:id="243733281">
          <w:marLeft w:val="640"/>
          <w:marRight w:val="0"/>
          <w:marTop w:val="0"/>
          <w:marBottom w:val="0"/>
          <w:divBdr>
            <w:top w:val="none" w:sz="0" w:space="0" w:color="auto"/>
            <w:left w:val="none" w:sz="0" w:space="0" w:color="auto"/>
            <w:bottom w:val="none" w:sz="0" w:space="0" w:color="auto"/>
            <w:right w:val="none" w:sz="0" w:space="0" w:color="auto"/>
          </w:divBdr>
        </w:div>
        <w:div w:id="1680621278">
          <w:marLeft w:val="640"/>
          <w:marRight w:val="0"/>
          <w:marTop w:val="0"/>
          <w:marBottom w:val="0"/>
          <w:divBdr>
            <w:top w:val="none" w:sz="0" w:space="0" w:color="auto"/>
            <w:left w:val="none" w:sz="0" w:space="0" w:color="auto"/>
            <w:bottom w:val="none" w:sz="0" w:space="0" w:color="auto"/>
            <w:right w:val="none" w:sz="0" w:space="0" w:color="auto"/>
          </w:divBdr>
        </w:div>
        <w:div w:id="1525287930">
          <w:marLeft w:val="640"/>
          <w:marRight w:val="0"/>
          <w:marTop w:val="0"/>
          <w:marBottom w:val="0"/>
          <w:divBdr>
            <w:top w:val="none" w:sz="0" w:space="0" w:color="auto"/>
            <w:left w:val="none" w:sz="0" w:space="0" w:color="auto"/>
            <w:bottom w:val="none" w:sz="0" w:space="0" w:color="auto"/>
            <w:right w:val="none" w:sz="0" w:space="0" w:color="auto"/>
          </w:divBdr>
        </w:div>
        <w:div w:id="2041197392">
          <w:marLeft w:val="640"/>
          <w:marRight w:val="0"/>
          <w:marTop w:val="0"/>
          <w:marBottom w:val="0"/>
          <w:divBdr>
            <w:top w:val="none" w:sz="0" w:space="0" w:color="auto"/>
            <w:left w:val="none" w:sz="0" w:space="0" w:color="auto"/>
            <w:bottom w:val="none" w:sz="0" w:space="0" w:color="auto"/>
            <w:right w:val="none" w:sz="0" w:space="0" w:color="auto"/>
          </w:divBdr>
        </w:div>
        <w:div w:id="527572864">
          <w:marLeft w:val="640"/>
          <w:marRight w:val="0"/>
          <w:marTop w:val="0"/>
          <w:marBottom w:val="0"/>
          <w:divBdr>
            <w:top w:val="none" w:sz="0" w:space="0" w:color="auto"/>
            <w:left w:val="none" w:sz="0" w:space="0" w:color="auto"/>
            <w:bottom w:val="none" w:sz="0" w:space="0" w:color="auto"/>
            <w:right w:val="none" w:sz="0" w:space="0" w:color="auto"/>
          </w:divBdr>
        </w:div>
        <w:div w:id="2146967086">
          <w:marLeft w:val="640"/>
          <w:marRight w:val="0"/>
          <w:marTop w:val="0"/>
          <w:marBottom w:val="0"/>
          <w:divBdr>
            <w:top w:val="none" w:sz="0" w:space="0" w:color="auto"/>
            <w:left w:val="none" w:sz="0" w:space="0" w:color="auto"/>
            <w:bottom w:val="none" w:sz="0" w:space="0" w:color="auto"/>
            <w:right w:val="none" w:sz="0" w:space="0" w:color="auto"/>
          </w:divBdr>
        </w:div>
        <w:div w:id="1779786577">
          <w:marLeft w:val="640"/>
          <w:marRight w:val="0"/>
          <w:marTop w:val="0"/>
          <w:marBottom w:val="0"/>
          <w:divBdr>
            <w:top w:val="none" w:sz="0" w:space="0" w:color="auto"/>
            <w:left w:val="none" w:sz="0" w:space="0" w:color="auto"/>
            <w:bottom w:val="none" w:sz="0" w:space="0" w:color="auto"/>
            <w:right w:val="none" w:sz="0" w:space="0" w:color="auto"/>
          </w:divBdr>
        </w:div>
        <w:div w:id="1021784958">
          <w:marLeft w:val="640"/>
          <w:marRight w:val="0"/>
          <w:marTop w:val="0"/>
          <w:marBottom w:val="0"/>
          <w:divBdr>
            <w:top w:val="none" w:sz="0" w:space="0" w:color="auto"/>
            <w:left w:val="none" w:sz="0" w:space="0" w:color="auto"/>
            <w:bottom w:val="none" w:sz="0" w:space="0" w:color="auto"/>
            <w:right w:val="none" w:sz="0" w:space="0" w:color="auto"/>
          </w:divBdr>
        </w:div>
        <w:div w:id="162428895">
          <w:marLeft w:val="640"/>
          <w:marRight w:val="0"/>
          <w:marTop w:val="0"/>
          <w:marBottom w:val="0"/>
          <w:divBdr>
            <w:top w:val="none" w:sz="0" w:space="0" w:color="auto"/>
            <w:left w:val="none" w:sz="0" w:space="0" w:color="auto"/>
            <w:bottom w:val="none" w:sz="0" w:space="0" w:color="auto"/>
            <w:right w:val="none" w:sz="0" w:space="0" w:color="auto"/>
          </w:divBdr>
        </w:div>
        <w:div w:id="1502426665">
          <w:marLeft w:val="640"/>
          <w:marRight w:val="0"/>
          <w:marTop w:val="0"/>
          <w:marBottom w:val="0"/>
          <w:divBdr>
            <w:top w:val="none" w:sz="0" w:space="0" w:color="auto"/>
            <w:left w:val="none" w:sz="0" w:space="0" w:color="auto"/>
            <w:bottom w:val="none" w:sz="0" w:space="0" w:color="auto"/>
            <w:right w:val="none" w:sz="0" w:space="0" w:color="auto"/>
          </w:divBdr>
        </w:div>
        <w:div w:id="1536843855">
          <w:marLeft w:val="640"/>
          <w:marRight w:val="0"/>
          <w:marTop w:val="0"/>
          <w:marBottom w:val="0"/>
          <w:divBdr>
            <w:top w:val="none" w:sz="0" w:space="0" w:color="auto"/>
            <w:left w:val="none" w:sz="0" w:space="0" w:color="auto"/>
            <w:bottom w:val="none" w:sz="0" w:space="0" w:color="auto"/>
            <w:right w:val="none" w:sz="0" w:space="0" w:color="auto"/>
          </w:divBdr>
        </w:div>
        <w:div w:id="1398088040">
          <w:marLeft w:val="640"/>
          <w:marRight w:val="0"/>
          <w:marTop w:val="0"/>
          <w:marBottom w:val="0"/>
          <w:divBdr>
            <w:top w:val="none" w:sz="0" w:space="0" w:color="auto"/>
            <w:left w:val="none" w:sz="0" w:space="0" w:color="auto"/>
            <w:bottom w:val="none" w:sz="0" w:space="0" w:color="auto"/>
            <w:right w:val="none" w:sz="0" w:space="0" w:color="auto"/>
          </w:divBdr>
        </w:div>
        <w:div w:id="870995884">
          <w:marLeft w:val="640"/>
          <w:marRight w:val="0"/>
          <w:marTop w:val="0"/>
          <w:marBottom w:val="0"/>
          <w:divBdr>
            <w:top w:val="none" w:sz="0" w:space="0" w:color="auto"/>
            <w:left w:val="none" w:sz="0" w:space="0" w:color="auto"/>
            <w:bottom w:val="none" w:sz="0" w:space="0" w:color="auto"/>
            <w:right w:val="none" w:sz="0" w:space="0" w:color="auto"/>
          </w:divBdr>
        </w:div>
        <w:div w:id="241649903">
          <w:marLeft w:val="640"/>
          <w:marRight w:val="0"/>
          <w:marTop w:val="0"/>
          <w:marBottom w:val="0"/>
          <w:divBdr>
            <w:top w:val="none" w:sz="0" w:space="0" w:color="auto"/>
            <w:left w:val="none" w:sz="0" w:space="0" w:color="auto"/>
            <w:bottom w:val="none" w:sz="0" w:space="0" w:color="auto"/>
            <w:right w:val="none" w:sz="0" w:space="0" w:color="auto"/>
          </w:divBdr>
        </w:div>
        <w:div w:id="149904952">
          <w:marLeft w:val="640"/>
          <w:marRight w:val="0"/>
          <w:marTop w:val="0"/>
          <w:marBottom w:val="0"/>
          <w:divBdr>
            <w:top w:val="none" w:sz="0" w:space="0" w:color="auto"/>
            <w:left w:val="none" w:sz="0" w:space="0" w:color="auto"/>
            <w:bottom w:val="none" w:sz="0" w:space="0" w:color="auto"/>
            <w:right w:val="none" w:sz="0" w:space="0" w:color="auto"/>
          </w:divBdr>
        </w:div>
        <w:div w:id="650135153">
          <w:marLeft w:val="640"/>
          <w:marRight w:val="0"/>
          <w:marTop w:val="0"/>
          <w:marBottom w:val="0"/>
          <w:divBdr>
            <w:top w:val="none" w:sz="0" w:space="0" w:color="auto"/>
            <w:left w:val="none" w:sz="0" w:space="0" w:color="auto"/>
            <w:bottom w:val="none" w:sz="0" w:space="0" w:color="auto"/>
            <w:right w:val="none" w:sz="0" w:space="0" w:color="auto"/>
          </w:divBdr>
        </w:div>
        <w:div w:id="1856535060">
          <w:marLeft w:val="640"/>
          <w:marRight w:val="0"/>
          <w:marTop w:val="0"/>
          <w:marBottom w:val="0"/>
          <w:divBdr>
            <w:top w:val="none" w:sz="0" w:space="0" w:color="auto"/>
            <w:left w:val="none" w:sz="0" w:space="0" w:color="auto"/>
            <w:bottom w:val="none" w:sz="0" w:space="0" w:color="auto"/>
            <w:right w:val="none" w:sz="0" w:space="0" w:color="auto"/>
          </w:divBdr>
        </w:div>
        <w:div w:id="1975020887">
          <w:marLeft w:val="640"/>
          <w:marRight w:val="0"/>
          <w:marTop w:val="0"/>
          <w:marBottom w:val="0"/>
          <w:divBdr>
            <w:top w:val="none" w:sz="0" w:space="0" w:color="auto"/>
            <w:left w:val="none" w:sz="0" w:space="0" w:color="auto"/>
            <w:bottom w:val="none" w:sz="0" w:space="0" w:color="auto"/>
            <w:right w:val="none" w:sz="0" w:space="0" w:color="auto"/>
          </w:divBdr>
        </w:div>
        <w:div w:id="1570385476">
          <w:marLeft w:val="640"/>
          <w:marRight w:val="0"/>
          <w:marTop w:val="0"/>
          <w:marBottom w:val="0"/>
          <w:divBdr>
            <w:top w:val="none" w:sz="0" w:space="0" w:color="auto"/>
            <w:left w:val="none" w:sz="0" w:space="0" w:color="auto"/>
            <w:bottom w:val="none" w:sz="0" w:space="0" w:color="auto"/>
            <w:right w:val="none" w:sz="0" w:space="0" w:color="auto"/>
          </w:divBdr>
        </w:div>
        <w:div w:id="1843426697">
          <w:marLeft w:val="640"/>
          <w:marRight w:val="0"/>
          <w:marTop w:val="0"/>
          <w:marBottom w:val="0"/>
          <w:divBdr>
            <w:top w:val="none" w:sz="0" w:space="0" w:color="auto"/>
            <w:left w:val="none" w:sz="0" w:space="0" w:color="auto"/>
            <w:bottom w:val="none" w:sz="0" w:space="0" w:color="auto"/>
            <w:right w:val="none" w:sz="0" w:space="0" w:color="auto"/>
          </w:divBdr>
        </w:div>
        <w:div w:id="1027947546">
          <w:marLeft w:val="640"/>
          <w:marRight w:val="0"/>
          <w:marTop w:val="0"/>
          <w:marBottom w:val="0"/>
          <w:divBdr>
            <w:top w:val="none" w:sz="0" w:space="0" w:color="auto"/>
            <w:left w:val="none" w:sz="0" w:space="0" w:color="auto"/>
            <w:bottom w:val="none" w:sz="0" w:space="0" w:color="auto"/>
            <w:right w:val="none" w:sz="0" w:space="0" w:color="auto"/>
          </w:divBdr>
        </w:div>
        <w:div w:id="974258593">
          <w:marLeft w:val="640"/>
          <w:marRight w:val="0"/>
          <w:marTop w:val="0"/>
          <w:marBottom w:val="0"/>
          <w:divBdr>
            <w:top w:val="none" w:sz="0" w:space="0" w:color="auto"/>
            <w:left w:val="none" w:sz="0" w:space="0" w:color="auto"/>
            <w:bottom w:val="none" w:sz="0" w:space="0" w:color="auto"/>
            <w:right w:val="none" w:sz="0" w:space="0" w:color="auto"/>
          </w:divBdr>
        </w:div>
        <w:div w:id="396441191">
          <w:marLeft w:val="640"/>
          <w:marRight w:val="0"/>
          <w:marTop w:val="0"/>
          <w:marBottom w:val="0"/>
          <w:divBdr>
            <w:top w:val="none" w:sz="0" w:space="0" w:color="auto"/>
            <w:left w:val="none" w:sz="0" w:space="0" w:color="auto"/>
            <w:bottom w:val="none" w:sz="0" w:space="0" w:color="auto"/>
            <w:right w:val="none" w:sz="0" w:space="0" w:color="auto"/>
          </w:divBdr>
        </w:div>
        <w:div w:id="332225743">
          <w:marLeft w:val="640"/>
          <w:marRight w:val="0"/>
          <w:marTop w:val="0"/>
          <w:marBottom w:val="0"/>
          <w:divBdr>
            <w:top w:val="none" w:sz="0" w:space="0" w:color="auto"/>
            <w:left w:val="none" w:sz="0" w:space="0" w:color="auto"/>
            <w:bottom w:val="none" w:sz="0" w:space="0" w:color="auto"/>
            <w:right w:val="none" w:sz="0" w:space="0" w:color="auto"/>
          </w:divBdr>
        </w:div>
        <w:div w:id="526598179">
          <w:marLeft w:val="640"/>
          <w:marRight w:val="0"/>
          <w:marTop w:val="0"/>
          <w:marBottom w:val="0"/>
          <w:divBdr>
            <w:top w:val="none" w:sz="0" w:space="0" w:color="auto"/>
            <w:left w:val="none" w:sz="0" w:space="0" w:color="auto"/>
            <w:bottom w:val="none" w:sz="0" w:space="0" w:color="auto"/>
            <w:right w:val="none" w:sz="0" w:space="0" w:color="auto"/>
          </w:divBdr>
        </w:div>
        <w:div w:id="539365583">
          <w:marLeft w:val="640"/>
          <w:marRight w:val="0"/>
          <w:marTop w:val="0"/>
          <w:marBottom w:val="0"/>
          <w:divBdr>
            <w:top w:val="none" w:sz="0" w:space="0" w:color="auto"/>
            <w:left w:val="none" w:sz="0" w:space="0" w:color="auto"/>
            <w:bottom w:val="none" w:sz="0" w:space="0" w:color="auto"/>
            <w:right w:val="none" w:sz="0" w:space="0" w:color="auto"/>
          </w:divBdr>
        </w:div>
        <w:div w:id="1380590400">
          <w:marLeft w:val="640"/>
          <w:marRight w:val="0"/>
          <w:marTop w:val="0"/>
          <w:marBottom w:val="0"/>
          <w:divBdr>
            <w:top w:val="none" w:sz="0" w:space="0" w:color="auto"/>
            <w:left w:val="none" w:sz="0" w:space="0" w:color="auto"/>
            <w:bottom w:val="none" w:sz="0" w:space="0" w:color="auto"/>
            <w:right w:val="none" w:sz="0" w:space="0" w:color="auto"/>
          </w:divBdr>
        </w:div>
        <w:div w:id="1430736802">
          <w:marLeft w:val="640"/>
          <w:marRight w:val="0"/>
          <w:marTop w:val="0"/>
          <w:marBottom w:val="0"/>
          <w:divBdr>
            <w:top w:val="none" w:sz="0" w:space="0" w:color="auto"/>
            <w:left w:val="none" w:sz="0" w:space="0" w:color="auto"/>
            <w:bottom w:val="none" w:sz="0" w:space="0" w:color="auto"/>
            <w:right w:val="none" w:sz="0" w:space="0" w:color="auto"/>
          </w:divBdr>
        </w:div>
        <w:div w:id="295838801">
          <w:marLeft w:val="640"/>
          <w:marRight w:val="0"/>
          <w:marTop w:val="0"/>
          <w:marBottom w:val="0"/>
          <w:divBdr>
            <w:top w:val="none" w:sz="0" w:space="0" w:color="auto"/>
            <w:left w:val="none" w:sz="0" w:space="0" w:color="auto"/>
            <w:bottom w:val="none" w:sz="0" w:space="0" w:color="auto"/>
            <w:right w:val="none" w:sz="0" w:space="0" w:color="auto"/>
          </w:divBdr>
        </w:div>
        <w:div w:id="1420711922">
          <w:marLeft w:val="640"/>
          <w:marRight w:val="0"/>
          <w:marTop w:val="0"/>
          <w:marBottom w:val="0"/>
          <w:divBdr>
            <w:top w:val="none" w:sz="0" w:space="0" w:color="auto"/>
            <w:left w:val="none" w:sz="0" w:space="0" w:color="auto"/>
            <w:bottom w:val="none" w:sz="0" w:space="0" w:color="auto"/>
            <w:right w:val="none" w:sz="0" w:space="0" w:color="auto"/>
          </w:divBdr>
        </w:div>
        <w:div w:id="2017919605">
          <w:marLeft w:val="640"/>
          <w:marRight w:val="0"/>
          <w:marTop w:val="0"/>
          <w:marBottom w:val="0"/>
          <w:divBdr>
            <w:top w:val="none" w:sz="0" w:space="0" w:color="auto"/>
            <w:left w:val="none" w:sz="0" w:space="0" w:color="auto"/>
            <w:bottom w:val="none" w:sz="0" w:space="0" w:color="auto"/>
            <w:right w:val="none" w:sz="0" w:space="0" w:color="auto"/>
          </w:divBdr>
        </w:div>
        <w:div w:id="1267470531">
          <w:marLeft w:val="640"/>
          <w:marRight w:val="0"/>
          <w:marTop w:val="0"/>
          <w:marBottom w:val="0"/>
          <w:divBdr>
            <w:top w:val="none" w:sz="0" w:space="0" w:color="auto"/>
            <w:left w:val="none" w:sz="0" w:space="0" w:color="auto"/>
            <w:bottom w:val="none" w:sz="0" w:space="0" w:color="auto"/>
            <w:right w:val="none" w:sz="0" w:space="0" w:color="auto"/>
          </w:divBdr>
        </w:div>
        <w:div w:id="446705468">
          <w:marLeft w:val="640"/>
          <w:marRight w:val="0"/>
          <w:marTop w:val="0"/>
          <w:marBottom w:val="0"/>
          <w:divBdr>
            <w:top w:val="none" w:sz="0" w:space="0" w:color="auto"/>
            <w:left w:val="none" w:sz="0" w:space="0" w:color="auto"/>
            <w:bottom w:val="none" w:sz="0" w:space="0" w:color="auto"/>
            <w:right w:val="none" w:sz="0" w:space="0" w:color="auto"/>
          </w:divBdr>
        </w:div>
        <w:div w:id="894270784">
          <w:marLeft w:val="640"/>
          <w:marRight w:val="0"/>
          <w:marTop w:val="0"/>
          <w:marBottom w:val="0"/>
          <w:divBdr>
            <w:top w:val="none" w:sz="0" w:space="0" w:color="auto"/>
            <w:left w:val="none" w:sz="0" w:space="0" w:color="auto"/>
            <w:bottom w:val="none" w:sz="0" w:space="0" w:color="auto"/>
            <w:right w:val="none" w:sz="0" w:space="0" w:color="auto"/>
          </w:divBdr>
        </w:div>
        <w:div w:id="962688443">
          <w:marLeft w:val="640"/>
          <w:marRight w:val="0"/>
          <w:marTop w:val="0"/>
          <w:marBottom w:val="0"/>
          <w:divBdr>
            <w:top w:val="none" w:sz="0" w:space="0" w:color="auto"/>
            <w:left w:val="none" w:sz="0" w:space="0" w:color="auto"/>
            <w:bottom w:val="none" w:sz="0" w:space="0" w:color="auto"/>
            <w:right w:val="none" w:sz="0" w:space="0" w:color="auto"/>
          </w:divBdr>
        </w:div>
        <w:div w:id="598679880">
          <w:marLeft w:val="640"/>
          <w:marRight w:val="0"/>
          <w:marTop w:val="0"/>
          <w:marBottom w:val="0"/>
          <w:divBdr>
            <w:top w:val="none" w:sz="0" w:space="0" w:color="auto"/>
            <w:left w:val="none" w:sz="0" w:space="0" w:color="auto"/>
            <w:bottom w:val="none" w:sz="0" w:space="0" w:color="auto"/>
            <w:right w:val="none" w:sz="0" w:space="0" w:color="auto"/>
          </w:divBdr>
        </w:div>
        <w:div w:id="1297641343">
          <w:marLeft w:val="640"/>
          <w:marRight w:val="0"/>
          <w:marTop w:val="0"/>
          <w:marBottom w:val="0"/>
          <w:divBdr>
            <w:top w:val="none" w:sz="0" w:space="0" w:color="auto"/>
            <w:left w:val="none" w:sz="0" w:space="0" w:color="auto"/>
            <w:bottom w:val="none" w:sz="0" w:space="0" w:color="auto"/>
            <w:right w:val="none" w:sz="0" w:space="0" w:color="auto"/>
          </w:divBdr>
        </w:div>
        <w:div w:id="43070782">
          <w:marLeft w:val="640"/>
          <w:marRight w:val="0"/>
          <w:marTop w:val="0"/>
          <w:marBottom w:val="0"/>
          <w:divBdr>
            <w:top w:val="none" w:sz="0" w:space="0" w:color="auto"/>
            <w:left w:val="none" w:sz="0" w:space="0" w:color="auto"/>
            <w:bottom w:val="none" w:sz="0" w:space="0" w:color="auto"/>
            <w:right w:val="none" w:sz="0" w:space="0" w:color="auto"/>
          </w:divBdr>
        </w:div>
        <w:div w:id="724914066">
          <w:marLeft w:val="640"/>
          <w:marRight w:val="0"/>
          <w:marTop w:val="0"/>
          <w:marBottom w:val="0"/>
          <w:divBdr>
            <w:top w:val="none" w:sz="0" w:space="0" w:color="auto"/>
            <w:left w:val="none" w:sz="0" w:space="0" w:color="auto"/>
            <w:bottom w:val="none" w:sz="0" w:space="0" w:color="auto"/>
            <w:right w:val="none" w:sz="0" w:space="0" w:color="auto"/>
          </w:divBdr>
        </w:div>
        <w:div w:id="574895624">
          <w:marLeft w:val="640"/>
          <w:marRight w:val="0"/>
          <w:marTop w:val="0"/>
          <w:marBottom w:val="0"/>
          <w:divBdr>
            <w:top w:val="none" w:sz="0" w:space="0" w:color="auto"/>
            <w:left w:val="none" w:sz="0" w:space="0" w:color="auto"/>
            <w:bottom w:val="none" w:sz="0" w:space="0" w:color="auto"/>
            <w:right w:val="none" w:sz="0" w:space="0" w:color="auto"/>
          </w:divBdr>
        </w:div>
        <w:div w:id="1697383300">
          <w:marLeft w:val="640"/>
          <w:marRight w:val="0"/>
          <w:marTop w:val="0"/>
          <w:marBottom w:val="0"/>
          <w:divBdr>
            <w:top w:val="none" w:sz="0" w:space="0" w:color="auto"/>
            <w:left w:val="none" w:sz="0" w:space="0" w:color="auto"/>
            <w:bottom w:val="none" w:sz="0" w:space="0" w:color="auto"/>
            <w:right w:val="none" w:sz="0" w:space="0" w:color="auto"/>
          </w:divBdr>
        </w:div>
        <w:div w:id="1725331046">
          <w:marLeft w:val="640"/>
          <w:marRight w:val="0"/>
          <w:marTop w:val="0"/>
          <w:marBottom w:val="0"/>
          <w:divBdr>
            <w:top w:val="none" w:sz="0" w:space="0" w:color="auto"/>
            <w:left w:val="none" w:sz="0" w:space="0" w:color="auto"/>
            <w:bottom w:val="none" w:sz="0" w:space="0" w:color="auto"/>
            <w:right w:val="none" w:sz="0" w:space="0" w:color="auto"/>
          </w:divBdr>
        </w:div>
        <w:div w:id="1360089519">
          <w:marLeft w:val="640"/>
          <w:marRight w:val="0"/>
          <w:marTop w:val="0"/>
          <w:marBottom w:val="0"/>
          <w:divBdr>
            <w:top w:val="none" w:sz="0" w:space="0" w:color="auto"/>
            <w:left w:val="none" w:sz="0" w:space="0" w:color="auto"/>
            <w:bottom w:val="none" w:sz="0" w:space="0" w:color="auto"/>
            <w:right w:val="none" w:sz="0" w:space="0" w:color="auto"/>
          </w:divBdr>
        </w:div>
        <w:div w:id="1124227649">
          <w:marLeft w:val="640"/>
          <w:marRight w:val="0"/>
          <w:marTop w:val="0"/>
          <w:marBottom w:val="0"/>
          <w:divBdr>
            <w:top w:val="none" w:sz="0" w:space="0" w:color="auto"/>
            <w:left w:val="none" w:sz="0" w:space="0" w:color="auto"/>
            <w:bottom w:val="none" w:sz="0" w:space="0" w:color="auto"/>
            <w:right w:val="none" w:sz="0" w:space="0" w:color="auto"/>
          </w:divBdr>
        </w:div>
        <w:div w:id="339354755">
          <w:marLeft w:val="640"/>
          <w:marRight w:val="0"/>
          <w:marTop w:val="0"/>
          <w:marBottom w:val="0"/>
          <w:divBdr>
            <w:top w:val="none" w:sz="0" w:space="0" w:color="auto"/>
            <w:left w:val="none" w:sz="0" w:space="0" w:color="auto"/>
            <w:bottom w:val="none" w:sz="0" w:space="0" w:color="auto"/>
            <w:right w:val="none" w:sz="0" w:space="0" w:color="auto"/>
          </w:divBdr>
        </w:div>
        <w:div w:id="1406881284">
          <w:marLeft w:val="640"/>
          <w:marRight w:val="0"/>
          <w:marTop w:val="0"/>
          <w:marBottom w:val="0"/>
          <w:divBdr>
            <w:top w:val="none" w:sz="0" w:space="0" w:color="auto"/>
            <w:left w:val="none" w:sz="0" w:space="0" w:color="auto"/>
            <w:bottom w:val="none" w:sz="0" w:space="0" w:color="auto"/>
            <w:right w:val="none" w:sz="0" w:space="0" w:color="auto"/>
          </w:divBdr>
        </w:div>
        <w:div w:id="90007012">
          <w:marLeft w:val="640"/>
          <w:marRight w:val="0"/>
          <w:marTop w:val="0"/>
          <w:marBottom w:val="0"/>
          <w:divBdr>
            <w:top w:val="none" w:sz="0" w:space="0" w:color="auto"/>
            <w:left w:val="none" w:sz="0" w:space="0" w:color="auto"/>
            <w:bottom w:val="none" w:sz="0" w:space="0" w:color="auto"/>
            <w:right w:val="none" w:sz="0" w:space="0" w:color="auto"/>
          </w:divBdr>
        </w:div>
        <w:div w:id="294414180">
          <w:marLeft w:val="640"/>
          <w:marRight w:val="0"/>
          <w:marTop w:val="0"/>
          <w:marBottom w:val="0"/>
          <w:divBdr>
            <w:top w:val="none" w:sz="0" w:space="0" w:color="auto"/>
            <w:left w:val="none" w:sz="0" w:space="0" w:color="auto"/>
            <w:bottom w:val="none" w:sz="0" w:space="0" w:color="auto"/>
            <w:right w:val="none" w:sz="0" w:space="0" w:color="auto"/>
          </w:divBdr>
        </w:div>
        <w:div w:id="346564534">
          <w:marLeft w:val="640"/>
          <w:marRight w:val="0"/>
          <w:marTop w:val="0"/>
          <w:marBottom w:val="0"/>
          <w:divBdr>
            <w:top w:val="none" w:sz="0" w:space="0" w:color="auto"/>
            <w:left w:val="none" w:sz="0" w:space="0" w:color="auto"/>
            <w:bottom w:val="none" w:sz="0" w:space="0" w:color="auto"/>
            <w:right w:val="none" w:sz="0" w:space="0" w:color="auto"/>
          </w:divBdr>
        </w:div>
        <w:div w:id="244532113">
          <w:marLeft w:val="640"/>
          <w:marRight w:val="0"/>
          <w:marTop w:val="0"/>
          <w:marBottom w:val="0"/>
          <w:divBdr>
            <w:top w:val="none" w:sz="0" w:space="0" w:color="auto"/>
            <w:left w:val="none" w:sz="0" w:space="0" w:color="auto"/>
            <w:bottom w:val="none" w:sz="0" w:space="0" w:color="auto"/>
            <w:right w:val="none" w:sz="0" w:space="0" w:color="auto"/>
          </w:divBdr>
        </w:div>
        <w:div w:id="927157693">
          <w:marLeft w:val="640"/>
          <w:marRight w:val="0"/>
          <w:marTop w:val="0"/>
          <w:marBottom w:val="0"/>
          <w:divBdr>
            <w:top w:val="none" w:sz="0" w:space="0" w:color="auto"/>
            <w:left w:val="none" w:sz="0" w:space="0" w:color="auto"/>
            <w:bottom w:val="none" w:sz="0" w:space="0" w:color="auto"/>
            <w:right w:val="none" w:sz="0" w:space="0" w:color="auto"/>
          </w:divBdr>
        </w:div>
        <w:div w:id="1522550140">
          <w:marLeft w:val="640"/>
          <w:marRight w:val="0"/>
          <w:marTop w:val="0"/>
          <w:marBottom w:val="0"/>
          <w:divBdr>
            <w:top w:val="none" w:sz="0" w:space="0" w:color="auto"/>
            <w:left w:val="none" w:sz="0" w:space="0" w:color="auto"/>
            <w:bottom w:val="none" w:sz="0" w:space="0" w:color="auto"/>
            <w:right w:val="none" w:sz="0" w:space="0" w:color="auto"/>
          </w:divBdr>
        </w:div>
        <w:div w:id="1224179495">
          <w:marLeft w:val="640"/>
          <w:marRight w:val="0"/>
          <w:marTop w:val="0"/>
          <w:marBottom w:val="0"/>
          <w:divBdr>
            <w:top w:val="none" w:sz="0" w:space="0" w:color="auto"/>
            <w:left w:val="none" w:sz="0" w:space="0" w:color="auto"/>
            <w:bottom w:val="none" w:sz="0" w:space="0" w:color="auto"/>
            <w:right w:val="none" w:sz="0" w:space="0" w:color="auto"/>
          </w:divBdr>
        </w:div>
        <w:div w:id="724835124">
          <w:marLeft w:val="640"/>
          <w:marRight w:val="0"/>
          <w:marTop w:val="0"/>
          <w:marBottom w:val="0"/>
          <w:divBdr>
            <w:top w:val="none" w:sz="0" w:space="0" w:color="auto"/>
            <w:left w:val="none" w:sz="0" w:space="0" w:color="auto"/>
            <w:bottom w:val="none" w:sz="0" w:space="0" w:color="auto"/>
            <w:right w:val="none" w:sz="0" w:space="0" w:color="auto"/>
          </w:divBdr>
        </w:div>
        <w:div w:id="849219582">
          <w:marLeft w:val="640"/>
          <w:marRight w:val="0"/>
          <w:marTop w:val="0"/>
          <w:marBottom w:val="0"/>
          <w:divBdr>
            <w:top w:val="none" w:sz="0" w:space="0" w:color="auto"/>
            <w:left w:val="none" w:sz="0" w:space="0" w:color="auto"/>
            <w:bottom w:val="none" w:sz="0" w:space="0" w:color="auto"/>
            <w:right w:val="none" w:sz="0" w:space="0" w:color="auto"/>
          </w:divBdr>
        </w:div>
        <w:div w:id="107161630">
          <w:marLeft w:val="640"/>
          <w:marRight w:val="0"/>
          <w:marTop w:val="0"/>
          <w:marBottom w:val="0"/>
          <w:divBdr>
            <w:top w:val="none" w:sz="0" w:space="0" w:color="auto"/>
            <w:left w:val="none" w:sz="0" w:space="0" w:color="auto"/>
            <w:bottom w:val="none" w:sz="0" w:space="0" w:color="auto"/>
            <w:right w:val="none" w:sz="0" w:space="0" w:color="auto"/>
          </w:divBdr>
        </w:div>
        <w:div w:id="555168749">
          <w:marLeft w:val="640"/>
          <w:marRight w:val="0"/>
          <w:marTop w:val="0"/>
          <w:marBottom w:val="0"/>
          <w:divBdr>
            <w:top w:val="none" w:sz="0" w:space="0" w:color="auto"/>
            <w:left w:val="none" w:sz="0" w:space="0" w:color="auto"/>
            <w:bottom w:val="none" w:sz="0" w:space="0" w:color="auto"/>
            <w:right w:val="none" w:sz="0" w:space="0" w:color="auto"/>
          </w:divBdr>
        </w:div>
        <w:div w:id="697196252">
          <w:marLeft w:val="640"/>
          <w:marRight w:val="0"/>
          <w:marTop w:val="0"/>
          <w:marBottom w:val="0"/>
          <w:divBdr>
            <w:top w:val="none" w:sz="0" w:space="0" w:color="auto"/>
            <w:left w:val="none" w:sz="0" w:space="0" w:color="auto"/>
            <w:bottom w:val="none" w:sz="0" w:space="0" w:color="auto"/>
            <w:right w:val="none" w:sz="0" w:space="0" w:color="auto"/>
          </w:divBdr>
        </w:div>
        <w:div w:id="875435291">
          <w:marLeft w:val="640"/>
          <w:marRight w:val="0"/>
          <w:marTop w:val="0"/>
          <w:marBottom w:val="0"/>
          <w:divBdr>
            <w:top w:val="none" w:sz="0" w:space="0" w:color="auto"/>
            <w:left w:val="none" w:sz="0" w:space="0" w:color="auto"/>
            <w:bottom w:val="none" w:sz="0" w:space="0" w:color="auto"/>
            <w:right w:val="none" w:sz="0" w:space="0" w:color="auto"/>
          </w:divBdr>
        </w:div>
        <w:div w:id="764157894">
          <w:marLeft w:val="640"/>
          <w:marRight w:val="0"/>
          <w:marTop w:val="0"/>
          <w:marBottom w:val="0"/>
          <w:divBdr>
            <w:top w:val="none" w:sz="0" w:space="0" w:color="auto"/>
            <w:left w:val="none" w:sz="0" w:space="0" w:color="auto"/>
            <w:bottom w:val="none" w:sz="0" w:space="0" w:color="auto"/>
            <w:right w:val="none" w:sz="0" w:space="0" w:color="auto"/>
          </w:divBdr>
        </w:div>
        <w:div w:id="2053536928">
          <w:marLeft w:val="640"/>
          <w:marRight w:val="0"/>
          <w:marTop w:val="0"/>
          <w:marBottom w:val="0"/>
          <w:divBdr>
            <w:top w:val="none" w:sz="0" w:space="0" w:color="auto"/>
            <w:left w:val="none" w:sz="0" w:space="0" w:color="auto"/>
            <w:bottom w:val="none" w:sz="0" w:space="0" w:color="auto"/>
            <w:right w:val="none" w:sz="0" w:space="0" w:color="auto"/>
          </w:divBdr>
        </w:div>
        <w:div w:id="595481862">
          <w:marLeft w:val="640"/>
          <w:marRight w:val="0"/>
          <w:marTop w:val="0"/>
          <w:marBottom w:val="0"/>
          <w:divBdr>
            <w:top w:val="none" w:sz="0" w:space="0" w:color="auto"/>
            <w:left w:val="none" w:sz="0" w:space="0" w:color="auto"/>
            <w:bottom w:val="none" w:sz="0" w:space="0" w:color="auto"/>
            <w:right w:val="none" w:sz="0" w:space="0" w:color="auto"/>
          </w:divBdr>
        </w:div>
        <w:div w:id="1554196790">
          <w:marLeft w:val="640"/>
          <w:marRight w:val="0"/>
          <w:marTop w:val="0"/>
          <w:marBottom w:val="0"/>
          <w:divBdr>
            <w:top w:val="none" w:sz="0" w:space="0" w:color="auto"/>
            <w:left w:val="none" w:sz="0" w:space="0" w:color="auto"/>
            <w:bottom w:val="none" w:sz="0" w:space="0" w:color="auto"/>
            <w:right w:val="none" w:sz="0" w:space="0" w:color="auto"/>
          </w:divBdr>
        </w:div>
        <w:div w:id="545796726">
          <w:marLeft w:val="640"/>
          <w:marRight w:val="0"/>
          <w:marTop w:val="0"/>
          <w:marBottom w:val="0"/>
          <w:divBdr>
            <w:top w:val="none" w:sz="0" w:space="0" w:color="auto"/>
            <w:left w:val="none" w:sz="0" w:space="0" w:color="auto"/>
            <w:bottom w:val="none" w:sz="0" w:space="0" w:color="auto"/>
            <w:right w:val="none" w:sz="0" w:space="0" w:color="auto"/>
          </w:divBdr>
        </w:div>
        <w:div w:id="1600139541">
          <w:marLeft w:val="640"/>
          <w:marRight w:val="0"/>
          <w:marTop w:val="0"/>
          <w:marBottom w:val="0"/>
          <w:divBdr>
            <w:top w:val="none" w:sz="0" w:space="0" w:color="auto"/>
            <w:left w:val="none" w:sz="0" w:space="0" w:color="auto"/>
            <w:bottom w:val="none" w:sz="0" w:space="0" w:color="auto"/>
            <w:right w:val="none" w:sz="0" w:space="0" w:color="auto"/>
          </w:divBdr>
        </w:div>
        <w:div w:id="442268611">
          <w:marLeft w:val="640"/>
          <w:marRight w:val="0"/>
          <w:marTop w:val="0"/>
          <w:marBottom w:val="0"/>
          <w:divBdr>
            <w:top w:val="none" w:sz="0" w:space="0" w:color="auto"/>
            <w:left w:val="none" w:sz="0" w:space="0" w:color="auto"/>
            <w:bottom w:val="none" w:sz="0" w:space="0" w:color="auto"/>
            <w:right w:val="none" w:sz="0" w:space="0" w:color="auto"/>
          </w:divBdr>
        </w:div>
        <w:div w:id="35273806">
          <w:marLeft w:val="640"/>
          <w:marRight w:val="0"/>
          <w:marTop w:val="0"/>
          <w:marBottom w:val="0"/>
          <w:divBdr>
            <w:top w:val="none" w:sz="0" w:space="0" w:color="auto"/>
            <w:left w:val="none" w:sz="0" w:space="0" w:color="auto"/>
            <w:bottom w:val="none" w:sz="0" w:space="0" w:color="auto"/>
            <w:right w:val="none" w:sz="0" w:space="0" w:color="auto"/>
          </w:divBdr>
        </w:div>
        <w:div w:id="107628536">
          <w:marLeft w:val="640"/>
          <w:marRight w:val="0"/>
          <w:marTop w:val="0"/>
          <w:marBottom w:val="0"/>
          <w:divBdr>
            <w:top w:val="none" w:sz="0" w:space="0" w:color="auto"/>
            <w:left w:val="none" w:sz="0" w:space="0" w:color="auto"/>
            <w:bottom w:val="none" w:sz="0" w:space="0" w:color="auto"/>
            <w:right w:val="none" w:sz="0" w:space="0" w:color="auto"/>
          </w:divBdr>
        </w:div>
        <w:div w:id="270356497">
          <w:marLeft w:val="640"/>
          <w:marRight w:val="0"/>
          <w:marTop w:val="0"/>
          <w:marBottom w:val="0"/>
          <w:divBdr>
            <w:top w:val="none" w:sz="0" w:space="0" w:color="auto"/>
            <w:left w:val="none" w:sz="0" w:space="0" w:color="auto"/>
            <w:bottom w:val="none" w:sz="0" w:space="0" w:color="auto"/>
            <w:right w:val="none" w:sz="0" w:space="0" w:color="auto"/>
          </w:divBdr>
        </w:div>
        <w:div w:id="835997843">
          <w:marLeft w:val="640"/>
          <w:marRight w:val="0"/>
          <w:marTop w:val="0"/>
          <w:marBottom w:val="0"/>
          <w:divBdr>
            <w:top w:val="none" w:sz="0" w:space="0" w:color="auto"/>
            <w:left w:val="none" w:sz="0" w:space="0" w:color="auto"/>
            <w:bottom w:val="none" w:sz="0" w:space="0" w:color="auto"/>
            <w:right w:val="none" w:sz="0" w:space="0" w:color="auto"/>
          </w:divBdr>
        </w:div>
        <w:div w:id="904947637">
          <w:marLeft w:val="640"/>
          <w:marRight w:val="0"/>
          <w:marTop w:val="0"/>
          <w:marBottom w:val="0"/>
          <w:divBdr>
            <w:top w:val="none" w:sz="0" w:space="0" w:color="auto"/>
            <w:left w:val="none" w:sz="0" w:space="0" w:color="auto"/>
            <w:bottom w:val="none" w:sz="0" w:space="0" w:color="auto"/>
            <w:right w:val="none" w:sz="0" w:space="0" w:color="auto"/>
          </w:divBdr>
        </w:div>
        <w:div w:id="1023045703">
          <w:marLeft w:val="640"/>
          <w:marRight w:val="0"/>
          <w:marTop w:val="0"/>
          <w:marBottom w:val="0"/>
          <w:divBdr>
            <w:top w:val="none" w:sz="0" w:space="0" w:color="auto"/>
            <w:left w:val="none" w:sz="0" w:space="0" w:color="auto"/>
            <w:bottom w:val="none" w:sz="0" w:space="0" w:color="auto"/>
            <w:right w:val="none" w:sz="0" w:space="0" w:color="auto"/>
          </w:divBdr>
        </w:div>
        <w:div w:id="2136605161">
          <w:marLeft w:val="640"/>
          <w:marRight w:val="0"/>
          <w:marTop w:val="0"/>
          <w:marBottom w:val="0"/>
          <w:divBdr>
            <w:top w:val="none" w:sz="0" w:space="0" w:color="auto"/>
            <w:left w:val="none" w:sz="0" w:space="0" w:color="auto"/>
            <w:bottom w:val="none" w:sz="0" w:space="0" w:color="auto"/>
            <w:right w:val="none" w:sz="0" w:space="0" w:color="auto"/>
          </w:divBdr>
        </w:div>
        <w:div w:id="1240868208">
          <w:marLeft w:val="640"/>
          <w:marRight w:val="0"/>
          <w:marTop w:val="0"/>
          <w:marBottom w:val="0"/>
          <w:divBdr>
            <w:top w:val="none" w:sz="0" w:space="0" w:color="auto"/>
            <w:left w:val="none" w:sz="0" w:space="0" w:color="auto"/>
            <w:bottom w:val="none" w:sz="0" w:space="0" w:color="auto"/>
            <w:right w:val="none" w:sz="0" w:space="0" w:color="auto"/>
          </w:divBdr>
        </w:div>
        <w:div w:id="1302418485">
          <w:marLeft w:val="640"/>
          <w:marRight w:val="0"/>
          <w:marTop w:val="0"/>
          <w:marBottom w:val="0"/>
          <w:divBdr>
            <w:top w:val="none" w:sz="0" w:space="0" w:color="auto"/>
            <w:left w:val="none" w:sz="0" w:space="0" w:color="auto"/>
            <w:bottom w:val="none" w:sz="0" w:space="0" w:color="auto"/>
            <w:right w:val="none" w:sz="0" w:space="0" w:color="auto"/>
          </w:divBdr>
        </w:div>
        <w:div w:id="192812573">
          <w:marLeft w:val="640"/>
          <w:marRight w:val="0"/>
          <w:marTop w:val="0"/>
          <w:marBottom w:val="0"/>
          <w:divBdr>
            <w:top w:val="none" w:sz="0" w:space="0" w:color="auto"/>
            <w:left w:val="none" w:sz="0" w:space="0" w:color="auto"/>
            <w:bottom w:val="none" w:sz="0" w:space="0" w:color="auto"/>
            <w:right w:val="none" w:sz="0" w:space="0" w:color="auto"/>
          </w:divBdr>
        </w:div>
        <w:div w:id="1893610500">
          <w:marLeft w:val="640"/>
          <w:marRight w:val="0"/>
          <w:marTop w:val="0"/>
          <w:marBottom w:val="0"/>
          <w:divBdr>
            <w:top w:val="none" w:sz="0" w:space="0" w:color="auto"/>
            <w:left w:val="none" w:sz="0" w:space="0" w:color="auto"/>
            <w:bottom w:val="none" w:sz="0" w:space="0" w:color="auto"/>
            <w:right w:val="none" w:sz="0" w:space="0" w:color="auto"/>
          </w:divBdr>
        </w:div>
        <w:div w:id="48850506">
          <w:marLeft w:val="640"/>
          <w:marRight w:val="0"/>
          <w:marTop w:val="0"/>
          <w:marBottom w:val="0"/>
          <w:divBdr>
            <w:top w:val="none" w:sz="0" w:space="0" w:color="auto"/>
            <w:left w:val="none" w:sz="0" w:space="0" w:color="auto"/>
            <w:bottom w:val="none" w:sz="0" w:space="0" w:color="auto"/>
            <w:right w:val="none" w:sz="0" w:space="0" w:color="auto"/>
          </w:divBdr>
        </w:div>
        <w:div w:id="1509321098">
          <w:marLeft w:val="640"/>
          <w:marRight w:val="0"/>
          <w:marTop w:val="0"/>
          <w:marBottom w:val="0"/>
          <w:divBdr>
            <w:top w:val="none" w:sz="0" w:space="0" w:color="auto"/>
            <w:left w:val="none" w:sz="0" w:space="0" w:color="auto"/>
            <w:bottom w:val="none" w:sz="0" w:space="0" w:color="auto"/>
            <w:right w:val="none" w:sz="0" w:space="0" w:color="auto"/>
          </w:divBdr>
        </w:div>
        <w:div w:id="2093575431">
          <w:marLeft w:val="640"/>
          <w:marRight w:val="0"/>
          <w:marTop w:val="0"/>
          <w:marBottom w:val="0"/>
          <w:divBdr>
            <w:top w:val="none" w:sz="0" w:space="0" w:color="auto"/>
            <w:left w:val="none" w:sz="0" w:space="0" w:color="auto"/>
            <w:bottom w:val="none" w:sz="0" w:space="0" w:color="auto"/>
            <w:right w:val="none" w:sz="0" w:space="0" w:color="auto"/>
          </w:divBdr>
        </w:div>
        <w:div w:id="1221791102">
          <w:marLeft w:val="640"/>
          <w:marRight w:val="0"/>
          <w:marTop w:val="0"/>
          <w:marBottom w:val="0"/>
          <w:divBdr>
            <w:top w:val="none" w:sz="0" w:space="0" w:color="auto"/>
            <w:left w:val="none" w:sz="0" w:space="0" w:color="auto"/>
            <w:bottom w:val="none" w:sz="0" w:space="0" w:color="auto"/>
            <w:right w:val="none" w:sz="0" w:space="0" w:color="auto"/>
          </w:divBdr>
        </w:div>
        <w:div w:id="723410149">
          <w:marLeft w:val="640"/>
          <w:marRight w:val="0"/>
          <w:marTop w:val="0"/>
          <w:marBottom w:val="0"/>
          <w:divBdr>
            <w:top w:val="none" w:sz="0" w:space="0" w:color="auto"/>
            <w:left w:val="none" w:sz="0" w:space="0" w:color="auto"/>
            <w:bottom w:val="none" w:sz="0" w:space="0" w:color="auto"/>
            <w:right w:val="none" w:sz="0" w:space="0" w:color="auto"/>
          </w:divBdr>
        </w:div>
        <w:div w:id="1367025898">
          <w:marLeft w:val="640"/>
          <w:marRight w:val="0"/>
          <w:marTop w:val="0"/>
          <w:marBottom w:val="0"/>
          <w:divBdr>
            <w:top w:val="none" w:sz="0" w:space="0" w:color="auto"/>
            <w:left w:val="none" w:sz="0" w:space="0" w:color="auto"/>
            <w:bottom w:val="none" w:sz="0" w:space="0" w:color="auto"/>
            <w:right w:val="none" w:sz="0" w:space="0" w:color="auto"/>
          </w:divBdr>
        </w:div>
        <w:div w:id="666249776">
          <w:marLeft w:val="640"/>
          <w:marRight w:val="0"/>
          <w:marTop w:val="0"/>
          <w:marBottom w:val="0"/>
          <w:divBdr>
            <w:top w:val="none" w:sz="0" w:space="0" w:color="auto"/>
            <w:left w:val="none" w:sz="0" w:space="0" w:color="auto"/>
            <w:bottom w:val="none" w:sz="0" w:space="0" w:color="auto"/>
            <w:right w:val="none" w:sz="0" w:space="0" w:color="auto"/>
          </w:divBdr>
        </w:div>
        <w:div w:id="2074159939">
          <w:marLeft w:val="640"/>
          <w:marRight w:val="0"/>
          <w:marTop w:val="0"/>
          <w:marBottom w:val="0"/>
          <w:divBdr>
            <w:top w:val="none" w:sz="0" w:space="0" w:color="auto"/>
            <w:left w:val="none" w:sz="0" w:space="0" w:color="auto"/>
            <w:bottom w:val="none" w:sz="0" w:space="0" w:color="auto"/>
            <w:right w:val="none" w:sz="0" w:space="0" w:color="auto"/>
          </w:divBdr>
        </w:div>
        <w:div w:id="1103186226">
          <w:marLeft w:val="640"/>
          <w:marRight w:val="0"/>
          <w:marTop w:val="0"/>
          <w:marBottom w:val="0"/>
          <w:divBdr>
            <w:top w:val="none" w:sz="0" w:space="0" w:color="auto"/>
            <w:left w:val="none" w:sz="0" w:space="0" w:color="auto"/>
            <w:bottom w:val="none" w:sz="0" w:space="0" w:color="auto"/>
            <w:right w:val="none" w:sz="0" w:space="0" w:color="auto"/>
          </w:divBdr>
        </w:div>
        <w:div w:id="341905011">
          <w:marLeft w:val="640"/>
          <w:marRight w:val="0"/>
          <w:marTop w:val="0"/>
          <w:marBottom w:val="0"/>
          <w:divBdr>
            <w:top w:val="none" w:sz="0" w:space="0" w:color="auto"/>
            <w:left w:val="none" w:sz="0" w:space="0" w:color="auto"/>
            <w:bottom w:val="none" w:sz="0" w:space="0" w:color="auto"/>
            <w:right w:val="none" w:sz="0" w:space="0" w:color="auto"/>
          </w:divBdr>
        </w:div>
        <w:div w:id="1473255594">
          <w:marLeft w:val="640"/>
          <w:marRight w:val="0"/>
          <w:marTop w:val="0"/>
          <w:marBottom w:val="0"/>
          <w:divBdr>
            <w:top w:val="none" w:sz="0" w:space="0" w:color="auto"/>
            <w:left w:val="none" w:sz="0" w:space="0" w:color="auto"/>
            <w:bottom w:val="none" w:sz="0" w:space="0" w:color="auto"/>
            <w:right w:val="none" w:sz="0" w:space="0" w:color="auto"/>
          </w:divBdr>
        </w:div>
        <w:div w:id="800080287">
          <w:marLeft w:val="640"/>
          <w:marRight w:val="0"/>
          <w:marTop w:val="0"/>
          <w:marBottom w:val="0"/>
          <w:divBdr>
            <w:top w:val="none" w:sz="0" w:space="0" w:color="auto"/>
            <w:left w:val="none" w:sz="0" w:space="0" w:color="auto"/>
            <w:bottom w:val="none" w:sz="0" w:space="0" w:color="auto"/>
            <w:right w:val="none" w:sz="0" w:space="0" w:color="auto"/>
          </w:divBdr>
        </w:div>
        <w:div w:id="2078478740">
          <w:marLeft w:val="640"/>
          <w:marRight w:val="0"/>
          <w:marTop w:val="0"/>
          <w:marBottom w:val="0"/>
          <w:divBdr>
            <w:top w:val="none" w:sz="0" w:space="0" w:color="auto"/>
            <w:left w:val="none" w:sz="0" w:space="0" w:color="auto"/>
            <w:bottom w:val="none" w:sz="0" w:space="0" w:color="auto"/>
            <w:right w:val="none" w:sz="0" w:space="0" w:color="auto"/>
          </w:divBdr>
        </w:div>
        <w:div w:id="1480152237">
          <w:marLeft w:val="640"/>
          <w:marRight w:val="0"/>
          <w:marTop w:val="0"/>
          <w:marBottom w:val="0"/>
          <w:divBdr>
            <w:top w:val="none" w:sz="0" w:space="0" w:color="auto"/>
            <w:left w:val="none" w:sz="0" w:space="0" w:color="auto"/>
            <w:bottom w:val="none" w:sz="0" w:space="0" w:color="auto"/>
            <w:right w:val="none" w:sz="0" w:space="0" w:color="auto"/>
          </w:divBdr>
        </w:div>
        <w:div w:id="59714875">
          <w:marLeft w:val="640"/>
          <w:marRight w:val="0"/>
          <w:marTop w:val="0"/>
          <w:marBottom w:val="0"/>
          <w:divBdr>
            <w:top w:val="none" w:sz="0" w:space="0" w:color="auto"/>
            <w:left w:val="none" w:sz="0" w:space="0" w:color="auto"/>
            <w:bottom w:val="none" w:sz="0" w:space="0" w:color="auto"/>
            <w:right w:val="none" w:sz="0" w:space="0" w:color="auto"/>
          </w:divBdr>
        </w:div>
        <w:div w:id="1438598366">
          <w:marLeft w:val="640"/>
          <w:marRight w:val="0"/>
          <w:marTop w:val="0"/>
          <w:marBottom w:val="0"/>
          <w:divBdr>
            <w:top w:val="none" w:sz="0" w:space="0" w:color="auto"/>
            <w:left w:val="none" w:sz="0" w:space="0" w:color="auto"/>
            <w:bottom w:val="none" w:sz="0" w:space="0" w:color="auto"/>
            <w:right w:val="none" w:sz="0" w:space="0" w:color="auto"/>
          </w:divBdr>
        </w:div>
        <w:div w:id="46875733">
          <w:marLeft w:val="640"/>
          <w:marRight w:val="0"/>
          <w:marTop w:val="0"/>
          <w:marBottom w:val="0"/>
          <w:divBdr>
            <w:top w:val="none" w:sz="0" w:space="0" w:color="auto"/>
            <w:left w:val="none" w:sz="0" w:space="0" w:color="auto"/>
            <w:bottom w:val="none" w:sz="0" w:space="0" w:color="auto"/>
            <w:right w:val="none" w:sz="0" w:space="0" w:color="auto"/>
          </w:divBdr>
        </w:div>
        <w:div w:id="400637459">
          <w:marLeft w:val="640"/>
          <w:marRight w:val="0"/>
          <w:marTop w:val="0"/>
          <w:marBottom w:val="0"/>
          <w:divBdr>
            <w:top w:val="none" w:sz="0" w:space="0" w:color="auto"/>
            <w:left w:val="none" w:sz="0" w:space="0" w:color="auto"/>
            <w:bottom w:val="none" w:sz="0" w:space="0" w:color="auto"/>
            <w:right w:val="none" w:sz="0" w:space="0" w:color="auto"/>
          </w:divBdr>
        </w:div>
        <w:div w:id="1820997309">
          <w:marLeft w:val="640"/>
          <w:marRight w:val="0"/>
          <w:marTop w:val="0"/>
          <w:marBottom w:val="0"/>
          <w:divBdr>
            <w:top w:val="none" w:sz="0" w:space="0" w:color="auto"/>
            <w:left w:val="none" w:sz="0" w:space="0" w:color="auto"/>
            <w:bottom w:val="none" w:sz="0" w:space="0" w:color="auto"/>
            <w:right w:val="none" w:sz="0" w:space="0" w:color="auto"/>
          </w:divBdr>
        </w:div>
        <w:div w:id="84691238">
          <w:marLeft w:val="640"/>
          <w:marRight w:val="0"/>
          <w:marTop w:val="0"/>
          <w:marBottom w:val="0"/>
          <w:divBdr>
            <w:top w:val="none" w:sz="0" w:space="0" w:color="auto"/>
            <w:left w:val="none" w:sz="0" w:space="0" w:color="auto"/>
            <w:bottom w:val="none" w:sz="0" w:space="0" w:color="auto"/>
            <w:right w:val="none" w:sz="0" w:space="0" w:color="auto"/>
          </w:divBdr>
        </w:div>
        <w:div w:id="1635678438">
          <w:marLeft w:val="640"/>
          <w:marRight w:val="0"/>
          <w:marTop w:val="0"/>
          <w:marBottom w:val="0"/>
          <w:divBdr>
            <w:top w:val="none" w:sz="0" w:space="0" w:color="auto"/>
            <w:left w:val="none" w:sz="0" w:space="0" w:color="auto"/>
            <w:bottom w:val="none" w:sz="0" w:space="0" w:color="auto"/>
            <w:right w:val="none" w:sz="0" w:space="0" w:color="auto"/>
          </w:divBdr>
        </w:div>
        <w:div w:id="950238082">
          <w:marLeft w:val="640"/>
          <w:marRight w:val="0"/>
          <w:marTop w:val="0"/>
          <w:marBottom w:val="0"/>
          <w:divBdr>
            <w:top w:val="none" w:sz="0" w:space="0" w:color="auto"/>
            <w:left w:val="none" w:sz="0" w:space="0" w:color="auto"/>
            <w:bottom w:val="none" w:sz="0" w:space="0" w:color="auto"/>
            <w:right w:val="none" w:sz="0" w:space="0" w:color="auto"/>
          </w:divBdr>
        </w:div>
        <w:div w:id="1234511645">
          <w:marLeft w:val="640"/>
          <w:marRight w:val="0"/>
          <w:marTop w:val="0"/>
          <w:marBottom w:val="0"/>
          <w:divBdr>
            <w:top w:val="none" w:sz="0" w:space="0" w:color="auto"/>
            <w:left w:val="none" w:sz="0" w:space="0" w:color="auto"/>
            <w:bottom w:val="none" w:sz="0" w:space="0" w:color="auto"/>
            <w:right w:val="none" w:sz="0" w:space="0" w:color="auto"/>
          </w:divBdr>
        </w:div>
        <w:div w:id="448821863">
          <w:marLeft w:val="640"/>
          <w:marRight w:val="0"/>
          <w:marTop w:val="0"/>
          <w:marBottom w:val="0"/>
          <w:divBdr>
            <w:top w:val="none" w:sz="0" w:space="0" w:color="auto"/>
            <w:left w:val="none" w:sz="0" w:space="0" w:color="auto"/>
            <w:bottom w:val="none" w:sz="0" w:space="0" w:color="auto"/>
            <w:right w:val="none" w:sz="0" w:space="0" w:color="auto"/>
          </w:divBdr>
        </w:div>
        <w:div w:id="2119905806">
          <w:marLeft w:val="640"/>
          <w:marRight w:val="0"/>
          <w:marTop w:val="0"/>
          <w:marBottom w:val="0"/>
          <w:divBdr>
            <w:top w:val="none" w:sz="0" w:space="0" w:color="auto"/>
            <w:left w:val="none" w:sz="0" w:space="0" w:color="auto"/>
            <w:bottom w:val="none" w:sz="0" w:space="0" w:color="auto"/>
            <w:right w:val="none" w:sz="0" w:space="0" w:color="auto"/>
          </w:divBdr>
        </w:div>
        <w:div w:id="1200514587">
          <w:marLeft w:val="640"/>
          <w:marRight w:val="0"/>
          <w:marTop w:val="0"/>
          <w:marBottom w:val="0"/>
          <w:divBdr>
            <w:top w:val="none" w:sz="0" w:space="0" w:color="auto"/>
            <w:left w:val="none" w:sz="0" w:space="0" w:color="auto"/>
            <w:bottom w:val="none" w:sz="0" w:space="0" w:color="auto"/>
            <w:right w:val="none" w:sz="0" w:space="0" w:color="auto"/>
          </w:divBdr>
        </w:div>
        <w:div w:id="1241521070">
          <w:marLeft w:val="640"/>
          <w:marRight w:val="0"/>
          <w:marTop w:val="0"/>
          <w:marBottom w:val="0"/>
          <w:divBdr>
            <w:top w:val="none" w:sz="0" w:space="0" w:color="auto"/>
            <w:left w:val="none" w:sz="0" w:space="0" w:color="auto"/>
            <w:bottom w:val="none" w:sz="0" w:space="0" w:color="auto"/>
            <w:right w:val="none" w:sz="0" w:space="0" w:color="auto"/>
          </w:divBdr>
        </w:div>
        <w:div w:id="1714228647">
          <w:marLeft w:val="640"/>
          <w:marRight w:val="0"/>
          <w:marTop w:val="0"/>
          <w:marBottom w:val="0"/>
          <w:divBdr>
            <w:top w:val="none" w:sz="0" w:space="0" w:color="auto"/>
            <w:left w:val="none" w:sz="0" w:space="0" w:color="auto"/>
            <w:bottom w:val="none" w:sz="0" w:space="0" w:color="auto"/>
            <w:right w:val="none" w:sz="0" w:space="0" w:color="auto"/>
          </w:divBdr>
        </w:div>
        <w:div w:id="1215702816">
          <w:marLeft w:val="640"/>
          <w:marRight w:val="0"/>
          <w:marTop w:val="0"/>
          <w:marBottom w:val="0"/>
          <w:divBdr>
            <w:top w:val="none" w:sz="0" w:space="0" w:color="auto"/>
            <w:left w:val="none" w:sz="0" w:space="0" w:color="auto"/>
            <w:bottom w:val="none" w:sz="0" w:space="0" w:color="auto"/>
            <w:right w:val="none" w:sz="0" w:space="0" w:color="auto"/>
          </w:divBdr>
        </w:div>
        <w:div w:id="471022657">
          <w:marLeft w:val="640"/>
          <w:marRight w:val="0"/>
          <w:marTop w:val="0"/>
          <w:marBottom w:val="0"/>
          <w:divBdr>
            <w:top w:val="none" w:sz="0" w:space="0" w:color="auto"/>
            <w:left w:val="none" w:sz="0" w:space="0" w:color="auto"/>
            <w:bottom w:val="none" w:sz="0" w:space="0" w:color="auto"/>
            <w:right w:val="none" w:sz="0" w:space="0" w:color="auto"/>
          </w:divBdr>
        </w:div>
        <w:div w:id="769618371">
          <w:marLeft w:val="640"/>
          <w:marRight w:val="0"/>
          <w:marTop w:val="0"/>
          <w:marBottom w:val="0"/>
          <w:divBdr>
            <w:top w:val="none" w:sz="0" w:space="0" w:color="auto"/>
            <w:left w:val="none" w:sz="0" w:space="0" w:color="auto"/>
            <w:bottom w:val="none" w:sz="0" w:space="0" w:color="auto"/>
            <w:right w:val="none" w:sz="0" w:space="0" w:color="auto"/>
          </w:divBdr>
        </w:div>
        <w:div w:id="25451035">
          <w:marLeft w:val="640"/>
          <w:marRight w:val="0"/>
          <w:marTop w:val="0"/>
          <w:marBottom w:val="0"/>
          <w:divBdr>
            <w:top w:val="none" w:sz="0" w:space="0" w:color="auto"/>
            <w:left w:val="none" w:sz="0" w:space="0" w:color="auto"/>
            <w:bottom w:val="none" w:sz="0" w:space="0" w:color="auto"/>
            <w:right w:val="none" w:sz="0" w:space="0" w:color="auto"/>
          </w:divBdr>
        </w:div>
        <w:div w:id="1443110461">
          <w:marLeft w:val="640"/>
          <w:marRight w:val="0"/>
          <w:marTop w:val="0"/>
          <w:marBottom w:val="0"/>
          <w:divBdr>
            <w:top w:val="none" w:sz="0" w:space="0" w:color="auto"/>
            <w:left w:val="none" w:sz="0" w:space="0" w:color="auto"/>
            <w:bottom w:val="none" w:sz="0" w:space="0" w:color="auto"/>
            <w:right w:val="none" w:sz="0" w:space="0" w:color="auto"/>
          </w:divBdr>
        </w:div>
        <w:div w:id="199322140">
          <w:marLeft w:val="640"/>
          <w:marRight w:val="0"/>
          <w:marTop w:val="0"/>
          <w:marBottom w:val="0"/>
          <w:divBdr>
            <w:top w:val="none" w:sz="0" w:space="0" w:color="auto"/>
            <w:left w:val="none" w:sz="0" w:space="0" w:color="auto"/>
            <w:bottom w:val="none" w:sz="0" w:space="0" w:color="auto"/>
            <w:right w:val="none" w:sz="0" w:space="0" w:color="auto"/>
          </w:divBdr>
        </w:div>
        <w:div w:id="1231497838">
          <w:marLeft w:val="640"/>
          <w:marRight w:val="0"/>
          <w:marTop w:val="0"/>
          <w:marBottom w:val="0"/>
          <w:divBdr>
            <w:top w:val="none" w:sz="0" w:space="0" w:color="auto"/>
            <w:left w:val="none" w:sz="0" w:space="0" w:color="auto"/>
            <w:bottom w:val="none" w:sz="0" w:space="0" w:color="auto"/>
            <w:right w:val="none" w:sz="0" w:space="0" w:color="auto"/>
          </w:divBdr>
        </w:div>
        <w:div w:id="1578859127">
          <w:marLeft w:val="640"/>
          <w:marRight w:val="0"/>
          <w:marTop w:val="0"/>
          <w:marBottom w:val="0"/>
          <w:divBdr>
            <w:top w:val="none" w:sz="0" w:space="0" w:color="auto"/>
            <w:left w:val="none" w:sz="0" w:space="0" w:color="auto"/>
            <w:bottom w:val="none" w:sz="0" w:space="0" w:color="auto"/>
            <w:right w:val="none" w:sz="0" w:space="0" w:color="auto"/>
          </w:divBdr>
        </w:div>
        <w:div w:id="1506551298">
          <w:marLeft w:val="640"/>
          <w:marRight w:val="0"/>
          <w:marTop w:val="0"/>
          <w:marBottom w:val="0"/>
          <w:divBdr>
            <w:top w:val="none" w:sz="0" w:space="0" w:color="auto"/>
            <w:left w:val="none" w:sz="0" w:space="0" w:color="auto"/>
            <w:bottom w:val="none" w:sz="0" w:space="0" w:color="auto"/>
            <w:right w:val="none" w:sz="0" w:space="0" w:color="auto"/>
          </w:divBdr>
        </w:div>
        <w:div w:id="907692594">
          <w:marLeft w:val="640"/>
          <w:marRight w:val="0"/>
          <w:marTop w:val="0"/>
          <w:marBottom w:val="0"/>
          <w:divBdr>
            <w:top w:val="none" w:sz="0" w:space="0" w:color="auto"/>
            <w:left w:val="none" w:sz="0" w:space="0" w:color="auto"/>
            <w:bottom w:val="none" w:sz="0" w:space="0" w:color="auto"/>
            <w:right w:val="none" w:sz="0" w:space="0" w:color="auto"/>
          </w:divBdr>
        </w:div>
        <w:div w:id="2076275878">
          <w:marLeft w:val="640"/>
          <w:marRight w:val="0"/>
          <w:marTop w:val="0"/>
          <w:marBottom w:val="0"/>
          <w:divBdr>
            <w:top w:val="none" w:sz="0" w:space="0" w:color="auto"/>
            <w:left w:val="none" w:sz="0" w:space="0" w:color="auto"/>
            <w:bottom w:val="none" w:sz="0" w:space="0" w:color="auto"/>
            <w:right w:val="none" w:sz="0" w:space="0" w:color="auto"/>
          </w:divBdr>
        </w:div>
        <w:div w:id="519129397">
          <w:marLeft w:val="640"/>
          <w:marRight w:val="0"/>
          <w:marTop w:val="0"/>
          <w:marBottom w:val="0"/>
          <w:divBdr>
            <w:top w:val="none" w:sz="0" w:space="0" w:color="auto"/>
            <w:left w:val="none" w:sz="0" w:space="0" w:color="auto"/>
            <w:bottom w:val="none" w:sz="0" w:space="0" w:color="auto"/>
            <w:right w:val="none" w:sz="0" w:space="0" w:color="auto"/>
          </w:divBdr>
        </w:div>
        <w:div w:id="66266926">
          <w:marLeft w:val="640"/>
          <w:marRight w:val="0"/>
          <w:marTop w:val="0"/>
          <w:marBottom w:val="0"/>
          <w:divBdr>
            <w:top w:val="none" w:sz="0" w:space="0" w:color="auto"/>
            <w:left w:val="none" w:sz="0" w:space="0" w:color="auto"/>
            <w:bottom w:val="none" w:sz="0" w:space="0" w:color="auto"/>
            <w:right w:val="none" w:sz="0" w:space="0" w:color="auto"/>
          </w:divBdr>
        </w:div>
        <w:div w:id="349070749">
          <w:marLeft w:val="640"/>
          <w:marRight w:val="0"/>
          <w:marTop w:val="0"/>
          <w:marBottom w:val="0"/>
          <w:divBdr>
            <w:top w:val="none" w:sz="0" w:space="0" w:color="auto"/>
            <w:left w:val="none" w:sz="0" w:space="0" w:color="auto"/>
            <w:bottom w:val="none" w:sz="0" w:space="0" w:color="auto"/>
            <w:right w:val="none" w:sz="0" w:space="0" w:color="auto"/>
          </w:divBdr>
        </w:div>
        <w:div w:id="1728647894">
          <w:marLeft w:val="640"/>
          <w:marRight w:val="0"/>
          <w:marTop w:val="0"/>
          <w:marBottom w:val="0"/>
          <w:divBdr>
            <w:top w:val="none" w:sz="0" w:space="0" w:color="auto"/>
            <w:left w:val="none" w:sz="0" w:space="0" w:color="auto"/>
            <w:bottom w:val="none" w:sz="0" w:space="0" w:color="auto"/>
            <w:right w:val="none" w:sz="0" w:space="0" w:color="auto"/>
          </w:divBdr>
        </w:div>
        <w:div w:id="444420229">
          <w:marLeft w:val="640"/>
          <w:marRight w:val="0"/>
          <w:marTop w:val="0"/>
          <w:marBottom w:val="0"/>
          <w:divBdr>
            <w:top w:val="none" w:sz="0" w:space="0" w:color="auto"/>
            <w:left w:val="none" w:sz="0" w:space="0" w:color="auto"/>
            <w:bottom w:val="none" w:sz="0" w:space="0" w:color="auto"/>
            <w:right w:val="none" w:sz="0" w:space="0" w:color="auto"/>
          </w:divBdr>
        </w:div>
        <w:div w:id="546112764">
          <w:marLeft w:val="640"/>
          <w:marRight w:val="0"/>
          <w:marTop w:val="0"/>
          <w:marBottom w:val="0"/>
          <w:divBdr>
            <w:top w:val="none" w:sz="0" w:space="0" w:color="auto"/>
            <w:left w:val="none" w:sz="0" w:space="0" w:color="auto"/>
            <w:bottom w:val="none" w:sz="0" w:space="0" w:color="auto"/>
            <w:right w:val="none" w:sz="0" w:space="0" w:color="auto"/>
          </w:divBdr>
        </w:div>
        <w:div w:id="1257592305">
          <w:marLeft w:val="640"/>
          <w:marRight w:val="0"/>
          <w:marTop w:val="0"/>
          <w:marBottom w:val="0"/>
          <w:divBdr>
            <w:top w:val="none" w:sz="0" w:space="0" w:color="auto"/>
            <w:left w:val="none" w:sz="0" w:space="0" w:color="auto"/>
            <w:bottom w:val="none" w:sz="0" w:space="0" w:color="auto"/>
            <w:right w:val="none" w:sz="0" w:space="0" w:color="auto"/>
          </w:divBdr>
        </w:div>
        <w:div w:id="436023409">
          <w:marLeft w:val="640"/>
          <w:marRight w:val="0"/>
          <w:marTop w:val="0"/>
          <w:marBottom w:val="0"/>
          <w:divBdr>
            <w:top w:val="none" w:sz="0" w:space="0" w:color="auto"/>
            <w:left w:val="none" w:sz="0" w:space="0" w:color="auto"/>
            <w:bottom w:val="none" w:sz="0" w:space="0" w:color="auto"/>
            <w:right w:val="none" w:sz="0" w:space="0" w:color="auto"/>
          </w:divBdr>
        </w:div>
        <w:div w:id="128134203">
          <w:marLeft w:val="640"/>
          <w:marRight w:val="0"/>
          <w:marTop w:val="0"/>
          <w:marBottom w:val="0"/>
          <w:divBdr>
            <w:top w:val="none" w:sz="0" w:space="0" w:color="auto"/>
            <w:left w:val="none" w:sz="0" w:space="0" w:color="auto"/>
            <w:bottom w:val="none" w:sz="0" w:space="0" w:color="auto"/>
            <w:right w:val="none" w:sz="0" w:space="0" w:color="auto"/>
          </w:divBdr>
        </w:div>
        <w:div w:id="2040742234">
          <w:marLeft w:val="640"/>
          <w:marRight w:val="0"/>
          <w:marTop w:val="0"/>
          <w:marBottom w:val="0"/>
          <w:divBdr>
            <w:top w:val="none" w:sz="0" w:space="0" w:color="auto"/>
            <w:left w:val="none" w:sz="0" w:space="0" w:color="auto"/>
            <w:bottom w:val="none" w:sz="0" w:space="0" w:color="auto"/>
            <w:right w:val="none" w:sz="0" w:space="0" w:color="auto"/>
          </w:divBdr>
        </w:div>
        <w:div w:id="857889414">
          <w:marLeft w:val="640"/>
          <w:marRight w:val="0"/>
          <w:marTop w:val="0"/>
          <w:marBottom w:val="0"/>
          <w:divBdr>
            <w:top w:val="none" w:sz="0" w:space="0" w:color="auto"/>
            <w:left w:val="none" w:sz="0" w:space="0" w:color="auto"/>
            <w:bottom w:val="none" w:sz="0" w:space="0" w:color="auto"/>
            <w:right w:val="none" w:sz="0" w:space="0" w:color="auto"/>
          </w:divBdr>
        </w:div>
        <w:div w:id="1481119948">
          <w:marLeft w:val="640"/>
          <w:marRight w:val="0"/>
          <w:marTop w:val="0"/>
          <w:marBottom w:val="0"/>
          <w:divBdr>
            <w:top w:val="none" w:sz="0" w:space="0" w:color="auto"/>
            <w:left w:val="none" w:sz="0" w:space="0" w:color="auto"/>
            <w:bottom w:val="none" w:sz="0" w:space="0" w:color="auto"/>
            <w:right w:val="none" w:sz="0" w:space="0" w:color="auto"/>
          </w:divBdr>
        </w:div>
        <w:div w:id="1449085220">
          <w:marLeft w:val="640"/>
          <w:marRight w:val="0"/>
          <w:marTop w:val="0"/>
          <w:marBottom w:val="0"/>
          <w:divBdr>
            <w:top w:val="none" w:sz="0" w:space="0" w:color="auto"/>
            <w:left w:val="none" w:sz="0" w:space="0" w:color="auto"/>
            <w:bottom w:val="none" w:sz="0" w:space="0" w:color="auto"/>
            <w:right w:val="none" w:sz="0" w:space="0" w:color="auto"/>
          </w:divBdr>
        </w:div>
        <w:div w:id="189413222">
          <w:marLeft w:val="640"/>
          <w:marRight w:val="0"/>
          <w:marTop w:val="0"/>
          <w:marBottom w:val="0"/>
          <w:divBdr>
            <w:top w:val="none" w:sz="0" w:space="0" w:color="auto"/>
            <w:left w:val="none" w:sz="0" w:space="0" w:color="auto"/>
            <w:bottom w:val="none" w:sz="0" w:space="0" w:color="auto"/>
            <w:right w:val="none" w:sz="0" w:space="0" w:color="auto"/>
          </w:divBdr>
        </w:div>
        <w:div w:id="1870601142">
          <w:marLeft w:val="640"/>
          <w:marRight w:val="0"/>
          <w:marTop w:val="0"/>
          <w:marBottom w:val="0"/>
          <w:divBdr>
            <w:top w:val="none" w:sz="0" w:space="0" w:color="auto"/>
            <w:left w:val="none" w:sz="0" w:space="0" w:color="auto"/>
            <w:bottom w:val="none" w:sz="0" w:space="0" w:color="auto"/>
            <w:right w:val="none" w:sz="0" w:space="0" w:color="auto"/>
          </w:divBdr>
        </w:div>
        <w:div w:id="420882131">
          <w:marLeft w:val="640"/>
          <w:marRight w:val="0"/>
          <w:marTop w:val="0"/>
          <w:marBottom w:val="0"/>
          <w:divBdr>
            <w:top w:val="none" w:sz="0" w:space="0" w:color="auto"/>
            <w:left w:val="none" w:sz="0" w:space="0" w:color="auto"/>
            <w:bottom w:val="none" w:sz="0" w:space="0" w:color="auto"/>
            <w:right w:val="none" w:sz="0" w:space="0" w:color="auto"/>
          </w:divBdr>
        </w:div>
        <w:div w:id="189996133">
          <w:marLeft w:val="640"/>
          <w:marRight w:val="0"/>
          <w:marTop w:val="0"/>
          <w:marBottom w:val="0"/>
          <w:divBdr>
            <w:top w:val="none" w:sz="0" w:space="0" w:color="auto"/>
            <w:left w:val="none" w:sz="0" w:space="0" w:color="auto"/>
            <w:bottom w:val="none" w:sz="0" w:space="0" w:color="auto"/>
            <w:right w:val="none" w:sz="0" w:space="0" w:color="auto"/>
          </w:divBdr>
        </w:div>
        <w:div w:id="1804079864">
          <w:marLeft w:val="640"/>
          <w:marRight w:val="0"/>
          <w:marTop w:val="0"/>
          <w:marBottom w:val="0"/>
          <w:divBdr>
            <w:top w:val="none" w:sz="0" w:space="0" w:color="auto"/>
            <w:left w:val="none" w:sz="0" w:space="0" w:color="auto"/>
            <w:bottom w:val="none" w:sz="0" w:space="0" w:color="auto"/>
            <w:right w:val="none" w:sz="0" w:space="0" w:color="auto"/>
          </w:divBdr>
        </w:div>
        <w:div w:id="1076511930">
          <w:marLeft w:val="640"/>
          <w:marRight w:val="0"/>
          <w:marTop w:val="0"/>
          <w:marBottom w:val="0"/>
          <w:divBdr>
            <w:top w:val="none" w:sz="0" w:space="0" w:color="auto"/>
            <w:left w:val="none" w:sz="0" w:space="0" w:color="auto"/>
            <w:bottom w:val="none" w:sz="0" w:space="0" w:color="auto"/>
            <w:right w:val="none" w:sz="0" w:space="0" w:color="auto"/>
          </w:divBdr>
        </w:div>
        <w:div w:id="741216203">
          <w:marLeft w:val="640"/>
          <w:marRight w:val="0"/>
          <w:marTop w:val="0"/>
          <w:marBottom w:val="0"/>
          <w:divBdr>
            <w:top w:val="none" w:sz="0" w:space="0" w:color="auto"/>
            <w:left w:val="none" w:sz="0" w:space="0" w:color="auto"/>
            <w:bottom w:val="none" w:sz="0" w:space="0" w:color="auto"/>
            <w:right w:val="none" w:sz="0" w:space="0" w:color="auto"/>
          </w:divBdr>
        </w:div>
        <w:div w:id="1855917695">
          <w:marLeft w:val="640"/>
          <w:marRight w:val="0"/>
          <w:marTop w:val="0"/>
          <w:marBottom w:val="0"/>
          <w:divBdr>
            <w:top w:val="none" w:sz="0" w:space="0" w:color="auto"/>
            <w:left w:val="none" w:sz="0" w:space="0" w:color="auto"/>
            <w:bottom w:val="none" w:sz="0" w:space="0" w:color="auto"/>
            <w:right w:val="none" w:sz="0" w:space="0" w:color="auto"/>
          </w:divBdr>
        </w:div>
        <w:div w:id="837228546">
          <w:marLeft w:val="640"/>
          <w:marRight w:val="0"/>
          <w:marTop w:val="0"/>
          <w:marBottom w:val="0"/>
          <w:divBdr>
            <w:top w:val="none" w:sz="0" w:space="0" w:color="auto"/>
            <w:left w:val="none" w:sz="0" w:space="0" w:color="auto"/>
            <w:bottom w:val="none" w:sz="0" w:space="0" w:color="auto"/>
            <w:right w:val="none" w:sz="0" w:space="0" w:color="auto"/>
          </w:divBdr>
        </w:div>
        <w:div w:id="71466923">
          <w:marLeft w:val="640"/>
          <w:marRight w:val="0"/>
          <w:marTop w:val="0"/>
          <w:marBottom w:val="0"/>
          <w:divBdr>
            <w:top w:val="none" w:sz="0" w:space="0" w:color="auto"/>
            <w:left w:val="none" w:sz="0" w:space="0" w:color="auto"/>
            <w:bottom w:val="none" w:sz="0" w:space="0" w:color="auto"/>
            <w:right w:val="none" w:sz="0" w:space="0" w:color="auto"/>
          </w:divBdr>
        </w:div>
        <w:div w:id="31658497">
          <w:marLeft w:val="640"/>
          <w:marRight w:val="0"/>
          <w:marTop w:val="0"/>
          <w:marBottom w:val="0"/>
          <w:divBdr>
            <w:top w:val="none" w:sz="0" w:space="0" w:color="auto"/>
            <w:left w:val="none" w:sz="0" w:space="0" w:color="auto"/>
            <w:bottom w:val="none" w:sz="0" w:space="0" w:color="auto"/>
            <w:right w:val="none" w:sz="0" w:space="0" w:color="auto"/>
          </w:divBdr>
        </w:div>
        <w:div w:id="1182352221">
          <w:marLeft w:val="640"/>
          <w:marRight w:val="0"/>
          <w:marTop w:val="0"/>
          <w:marBottom w:val="0"/>
          <w:divBdr>
            <w:top w:val="none" w:sz="0" w:space="0" w:color="auto"/>
            <w:left w:val="none" w:sz="0" w:space="0" w:color="auto"/>
            <w:bottom w:val="none" w:sz="0" w:space="0" w:color="auto"/>
            <w:right w:val="none" w:sz="0" w:space="0" w:color="auto"/>
          </w:divBdr>
        </w:div>
        <w:div w:id="1716008112">
          <w:marLeft w:val="640"/>
          <w:marRight w:val="0"/>
          <w:marTop w:val="0"/>
          <w:marBottom w:val="0"/>
          <w:divBdr>
            <w:top w:val="none" w:sz="0" w:space="0" w:color="auto"/>
            <w:left w:val="none" w:sz="0" w:space="0" w:color="auto"/>
            <w:bottom w:val="none" w:sz="0" w:space="0" w:color="auto"/>
            <w:right w:val="none" w:sz="0" w:space="0" w:color="auto"/>
          </w:divBdr>
        </w:div>
        <w:div w:id="1261645630">
          <w:marLeft w:val="640"/>
          <w:marRight w:val="0"/>
          <w:marTop w:val="0"/>
          <w:marBottom w:val="0"/>
          <w:divBdr>
            <w:top w:val="none" w:sz="0" w:space="0" w:color="auto"/>
            <w:left w:val="none" w:sz="0" w:space="0" w:color="auto"/>
            <w:bottom w:val="none" w:sz="0" w:space="0" w:color="auto"/>
            <w:right w:val="none" w:sz="0" w:space="0" w:color="auto"/>
          </w:divBdr>
        </w:div>
        <w:div w:id="2065134353">
          <w:marLeft w:val="640"/>
          <w:marRight w:val="0"/>
          <w:marTop w:val="0"/>
          <w:marBottom w:val="0"/>
          <w:divBdr>
            <w:top w:val="none" w:sz="0" w:space="0" w:color="auto"/>
            <w:left w:val="none" w:sz="0" w:space="0" w:color="auto"/>
            <w:bottom w:val="none" w:sz="0" w:space="0" w:color="auto"/>
            <w:right w:val="none" w:sz="0" w:space="0" w:color="auto"/>
          </w:divBdr>
        </w:div>
        <w:div w:id="1921718897">
          <w:marLeft w:val="640"/>
          <w:marRight w:val="0"/>
          <w:marTop w:val="0"/>
          <w:marBottom w:val="0"/>
          <w:divBdr>
            <w:top w:val="none" w:sz="0" w:space="0" w:color="auto"/>
            <w:left w:val="none" w:sz="0" w:space="0" w:color="auto"/>
            <w:bottom w:val="none" w:sz="0" w:space="0" w:color="auto"/>
            <w:right w:val="none" w:sz="0" w:space="0" w:color="auto"/>
          </w:divBdr>
        </w:div>
        <w:div w:id="1740128752">
          <w:marLeft w:val="640"/>
          <w:marRight w:val="0"/>
          <w:marTop w:val="0"/>
          <w:marBottom w:val="0"/>
          <w:divBdr>
            <w:top w:val="none" w:sz="0" w:space="0" w:color="auto"/>
            <w:left w:val="none" w:sz="0" w:space="0" w:color="auto"/>
            <w:bottom w:val="none" w:sz="0" w:space="0" w:color="auto"/>
            <w:right w:val="none" w:sz="0" w:space="0" w:color="auto"/>
          </w:divBdr>
        </w:div>
        <w:div w:id="798843561">
          <w:marLeft w:val="640"/>
          <w:marRight w:val="0"/>
          <w:marTop w:val="0"/>
          <w:marBottom w:val="0"/>
          <w:divBdr>
            <w:top w:val="none" w:sz="0" w:space="0" w:color="auto"/>
            <w:left w:val="none" w:sz="0" w:space="0" w:color="auto"/>
            <w:bottom w:val="none" w:sz="0" w:space="0" w:color="auto"/>
            <w:right w:val="none" w:sz="0" w:space="0" w:color="auto"/>
          </w:divBdr>
        </w:div>
        <w:div w:id="538665751">
          <w:marLeft w:val="640"/>
          <w:marRight w:val="0"/>
          <w:marTop w:val="0"/>
          <w:marBottom w:val="0"/>
          <w:divBdr>
            <w:top w:val="none" w:sz="0" w:space="0" w:color="auto"/>
            <w:left w:val="none" w:sz="0" w:space="0" w:color="auto"/>
            <w:bottom w:val="none" w:sz="0" w:space="0" w:color="auto"/>
            <w:right w:val="none" w:sz="0" w:space="0" w:color="auto"/>
          </w:divBdr>
        </w:div>
        <w:div w:id="388656253">
          <w:marLeft w:val="640"/>
          <w:marRight w:val="0"/>
          <w:marTop w:val="0"/>
          <w:marBottom w:val="0"/>
          <w:divBdr>
            <w:top w:val="none" w:sz="0" w:space="0" w:color="auto"/>
            <w:left w:val="none" w:sz="0" w:space="0" w:color="auto"/>
            <w:bottom w:val="none" w:sz="0" w:space="0" w:color="auto"/>
            <w:right w:val="none" w:sz="0" w:space="0" w:color="auto"/>
          </w:divBdr>
        </w:div>
        <w:div w:id="754134325">
          <w:marLeft w:val="640"/>
          <w:marRight w:val="0"/>
          <w:marTop w:val="0"/>
          <w:marBottom w:val="0"/>
          <w:divBdr>
            <w:top w:val="none" w:sz="0" w:space="0" w:color="auto"/>
            <w:left w:val="none" w:sz="0" w:space="0" w:color="auto"/>
            <w:bottom w:val="none" w:sz="0" w:space="0" w:color="auto"/>
            <w:right w:val="none" w:sz="0" w:space="0" w:color="auto"/>
          </w:divBdr>
        </w:div>
        <w:div w:id="1483816690">
          <w:marLeft w:val="640"/>
          <w:marRight w:val="0"/>
          <w:marTop w:val="0"/>
          <w:marBottom w:val="0"/>
          <w:divBdr>
            <w:top w:val="none" w:sz="0" w:space="0" w:color="auto"/>
            <w:left w:val="none" w:sz="0" w:space="0" w:color="auto"/>
            <w:bottom w:val="none" w:sz="0" w:space="0" w:color="auto"/>
            <w:right w:val="none" w:sz="0" w:space="0" w:color="auto"/>
          </w:divBdr>
        </w:div>
        <w:div w:id="1502740967">
          <w:marLeft w:val="640"/>
          <w:marRight w:val="0"/>
          <w:marTop w:val="0"/>
          <w:marBottom w:val="0"/>
          <w:divBdr>
            <w:top w:val="none" w:sz="0" w:space="0" w:color="auto"/>
            <w:left w:val="none" w:sz="0" w:space="0" w:color="auto"/>
            <w:bottom w:val="none" w:sz="0" w:space="0" w:color="auto"/>
            <w:right w:val="none" w:sz="0" w:space="0" w:color="auto"/>
          </w:divBdr>
        </w:div>
        <w:div w:id="1885406432">
          <w:marLeft w:val="640"/>
          <w:marRight w:val="0"/>
          <w:marTop w:val="0"/>
          <w:marBottom w:val="0"/>
          <w:divBdr>
            <w:top w:val="none" w:sz="0" w:space="0" w:color="auto"/>
            <w:left w:val="none" w:sz="0" w:space="0" w:color="auto"/>
            <w:bottom w:val="none" w:sz="0" w:space="0" w:color="auto"/>
            <w:right w:val="none" w:sz="0" w:space="0" w:color="auto"/>
          </w:divBdr>
        </w:div>
        <w:div w:id="96682140">
          <w:marLeft w:val="640"/>
          <w:marRight w:val="0"/>
          <w:marTop w:val="0"/>
          <w:marBottom w:val="0"/>
          <w:divBdr>
            <w:top w:val="none" w:sz="0" w:space="0" w:color="auto"/>
            <w:left w:val="none" w:sz="0" w:space="0" w:color="auto"/>
            <w:bottom w:val="none" w:sz="0" w:space="0" w:color="auto"/>
            <w:right w:val="none" w:sz="0" w:space="0" w:color="auto"/>
          </w:divBdr>
        </w:div>
        <w:div w:id="1008286604">
          <w:marLeft w:val="640"/>
          <w:marRight w:val="0"/>
          <w:marTop w:val="0"/>
          <w:marBottom w:val="0"/>
          <w:divBdr>
            <w:top w:val="none" w:sz="0" w:space="0" w:color="auto"/>
            <w:left w:val="none" w:sz="0" w:space="0" w:color="auto"/>
            <w:bottom w:val="none" w:sz="0" w:space="0" w:color="auto"/>
            <w:right w:val="none" w:sz="0" w:space="0" w:color="auto"/>
          </w:divBdr>
        </w:div>
        <w:div w:id="2039236609">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69892051">
      <w:bodyDiv w:val="1"/>
      <w:marLeft w:val="0"/>
      <w:marRight w:val="0"/>
      <w:marTop w:val="0"/>
      <w:marBottom w:val="0"/>
      <w:divBdr>
        <w:top w:val="none" w:sz="0" w:space="0" w:color="auto"/>
        <w:left w:val="none" w:sz="0" w:space="0" w:color="auto"/>
        <w:bottom w:val="none" w:sz="0" w:space="0" w:color="auto"/>
        <w:right w:val="none" w:sz="0" w:space="0" w:color="auto"/>
      </w:divBdr>
      <w:divsChild>
        <w:div w:id="1119255574">
          <w:marLeft w:val="640"/>
          <w:marRight w:val="0"/>
          <w:marTop w:val="0"/>
          <w:marBottom w:val="0"/>
          <w:divBdr>
            <w:top w:val="none" w:sz="0" w:space="0" w:color="auto"/>
            <w:left w:val="none" w:sz="0" w:space="0" w:color="auto"/>
            <w:bottom w:val="none" w:sz="0" w:space="0" w:color="auto"/>
            <w:right w:val="none" w:sz="0" w:space="0" w:color="auto"/>
          </w:divBdr>
        </w:div>
        <w:div w:id="8919781">
          <w:marLeft w:val="640"/>
          <w:marRight w:val="0"/>
          <w:marTop w:val="0"/>
          <w:marBottom w:val="0"/>
          <w:divBdr>
            <w:top w:val="none" w:sz="0" w:space="0" w:color="auto"/>
            <w:left w:val="none" w:sz="0" w:space="0" w:color="auto"/>
            <w:bottom w:val="none" w:sz="0" w:space="0" w:color="auto"/>
            <w:right w:val="none" w:sz="0" w:space="0" w:color="auto"/>
          </w:divBdr>
        </w:div>
        <w:div w:id="1424456058">
          <w:marLeft w:val="640"/>
          <w:marRight w:val="0"/>
          <w:marTop w:val="0"/>
          <w:marBottom w:val="0"/>
          <w:divBdr>
            <w:top w:val="none" w:sz="0" w:space="0" w:color="auto"/>
            <w:left w:val="none" w:sz="0" w:space="0" w:color="auto"/>
            <w:bottom w:val="none" w:sz="0" w:space="0" w:color="auto"/>
            <w:right w:val="none" w:sz="0" w:space="0" w:color="auto"/>
          </w:divBdr>
        </w:div>
        <w:div w:id="2071541246">
          <w:marLeft w:val="640"/>
          <w:marRight w:val="0"/>
          <w:marTop w:val="0"/>
          <w:marBottom w:val="0"/>
          <w:divBdr>
            <w:top w:val="none" w:sz="0" w:space="0" w:color="auto"/>
            <w:left w:val="none" w:sz="0" w:space="0" w:color="auto"/>
            <w:bottom w:val="none" w:sz="0" w:space="0" w:color="auto"/>
            <w:right w:val="none" w:sz="0" w:space="0" w:color="auto"/>
          </w:divBdr>
        </w:div>
        <w:div w:id="1730685626">
          <w:marLeft w:val="640"/>
          <w:marRight w:val="0"/>
          <w:marTop w:val="0"/>
          <w:marBottom w:val="0"/>
          <w:divBdr>
            <w:top w:val="none" w:sz="0" w:space="0" w:color="auto"/>
            <w:left w:val="none" w:sz="0" w:space="0" w:color="auto"/>
            <w:bottom w:val="none" w:sz="0" w:space="0" w:color="auto"/>
            <w:right w:val="none" w:sz="0" w:space="0" w:color="auto"/>
          </w:divBdr>
        </w:div>
        <w:div w:id="623541173">
          <w:marLeft w:val="640"/>
          <w:marRight w:val="0"/>
          <w:marTop w:val="0"/>
          <w:marBottom w:val="0"/>
          <w:divBdr>
            <w:top w:val="none" w:sz="0" w:space="0" w:color="auto"/>
            <w:left w:val="none" w:sz="0" w:space="0" w:color="auto"/>
            <w:bottom w:val="none" w:sz="0" w:space="0" w:color="auto"/>
            <w:right w:val="none" w:sz="0" w:space="0" w:color="auto"/>
          </w:divBdr>
        </w:div>
        <w:div w:id="1985547450">
          <w:marLeft w:val="640"/>
          <w:marRight w:val="0"/>
          <w:marTop w:val="0"/>
          <w:marBottom w:val="0"/>
          <w:divBdr>
            <w:top w:val="none" w:sz="0" w:space="0" w:color="auto"/>
            <w:left w:val="none" w:sz="0" w:space="0" w:color="auto"/>
            <w:bottom w:val="none" w:sz="0" w:space="0" w:color="auto"/>
            <w:right w:val="none" w:sz="0" w:space="0" w:color="auto"/>
          </w:divBdr>
        </w:div>
        <w:div w:id="927037898">
          <w:marLeft w:val="640"/>
          <w:marRight w:val="0"/>
          <w:marTop w:val="0"/>
          <w:marBottom w:val="0"/>
          <w:divBdr>
            <w:top w:val="none" w:sz="0" w:space="0" w:color="auto"/>
            <w:left w:val="none" w:sz="0" w:space="0" w:color="auto"/>
            <w:bottom w:val="none" w:sz="0" w:space="0" w:color="auto"/>
            <w:right w:val="none" w:sz="0" w:space="0" w:color="auto"/>
          </w:divBdr>
        </w:div>
        <w:div w:id="1523393414">
          <w:marLeft w:val="640"/>
          <w:marRight w:val="0"/>
          <w:marTop w:val="0"/>
          <w:marBottom w:val="0"/>
          <w:divBdr>
            <w:top w:val="none" w:sz="0" w:space="0" w:color="auto"/>
            <w:left w:val="none" w:sz="0" w:space="0" w:color="auto"/>
            <w:bottom w:val="none" w:sz="0" w:space="0" w:color="auto"/>
            <w:right w:val="none" w:sz="0" w:space="0" w:color="auto"/>
          </w:divBdr>
        </w:div>
        <w:div w:id="1720788465">
          <w:marLeft w:val="640"/>
          <w:marRight w:val="0"/>
          <w:marTop w:val="0"/>
          <w:marBottom w:val="0"/>
          <w:divBdr>
            <w:top w:val="none" w:sz="0" w:space="0" w:color="auto"/>
            <w:left w:val="none" w:sz="0" w:space="0" w:color="auto"/>
            <w:bottom w:val="none" w:sz="0" w:space="0" w:color="auto"/>
            <w:right w:val="none" w:sz="0" w:space="0" w:color="auto"/>
          </w:divBdr>
        </w:div>
        <w:div w:id="376587919">
          <w:marLeft w:val="640"/>
          <w:marRight w:val="0"/>
          <w:marTop w:val="0"/>
          <w:marBottom w:val="0"/>
          <w:divBdr>
            <w:top w:val="none" w:sz="0" w:space="0" w:color="auto"/>
            <w:left w:val="none" w:sz="0" w:space="0" w:color="auto"/>
            <w:bottom w:val="none" w:sz="0" w:space="0" w:color="auto"/>
            <w:right w:val="none" w:sz="0" w:space="0" w:color="auto"/>
          </w:divBdr>
        </w:div>
        <w:div w:id="1954551117">
          <w:marLeft w:val="640"/>
          <w:marRight w:val="0"/>
          <w:marTop w:val="0"/>
          <w:marBottom w:val="0"/>
          <w:divBdr>
            <w:top w:val="none" w:sz="0" w:space="0" w:color="auto"/>
            <w:left w:val="none" w:sz="0" w:space="0" w:color="auto"/>
            <w:bottom w:val="none" w:sz="0" w:space="0" w:color="auto"/>
            <w:right w:val="none" w:sz="0" w:space="0" w:color="auto"/>
          </w:divBdr>
        </w:div>
        <w:div w:id="747773849">
          <w:marLeft w:val="640"/>
          <w:marRight w:val="0"/>
          <w:marTop w:val="0"/>
          <w:marBottom w:val="0"/>
          <w:divBdr>
            <w:top w:val="none" w:sz="0" w:space="0" w:color="auto"/>
            <w:left w:val="none" w:sz="0" w:space="0" w:color="auto"/>
            <w:bottom w:val="none" w:sz="0" w:space="0" w:color="auto"/>
            <w:right w:val="none" w:sz="0" w:space="0" w:color="auto"/>
          </w:divBdr>
        </w:div>
        <w:div w:id="1217935024">
          <w:marLeft w:val="640"/>
          <w:marRight w:val="0"/>
          <w:marTop w:val="0"/>
          <w:marBottom w:val="0"/>
          <w:divBdr>
            <w:top w:val="none" w:sz="0" w:space="0" w:color="auto"/>
            <w:left w:val="none" w:sz="0" w:space="0" w:color="auto"/>
            <w:bottom w:val="none" w:sz="0" w:space="0" w:color="auto"/>
            <w:right w:val="none" w:sz="0" w:space="0" w:color="auto"/>
          </w:divBdr>
        </w:div>
        <w:div w:id="218981084">
          <w:marLeft w:val="640"/>
          <w:marRight w:val="0"/>
          <w:marTop w:val="0"/>
          <w:marBottom w:val="0"/>
          <w:divBdr>
            <w:top w:val="none" w:sz="0" w:space="0" w:color="auto"/>
            <w:left w:val="none" w:sz="0" w:space="0" w:color="auto"/>
            <w:bottom w:val="none" w:sz="0" w:space="0" w:color="auto"/>
            <w:right w:val="none" w:sz="0" w:space="0" w:color="auto"/>
          </w:divBdr>
        </w:div>
        <w:div w:id="748625535">
          <w:marLeft w:val="640"/>
          <w:marRight w:val="0"/>
          <w:marTop w:val="0"/>
          <w:marBottom w:val="0"/>
          <w:divBdr>
            <w:top w:val="none" w:sz="0" w:space="0" w:color="auto"/>
            <w:left w:val="none" w:sz="0" w:space="0" w:color="auto"/>
            <w:bottom w:val="none" w:sz="0" w:space="0" w:color="auto"/>
            <w:right w:val="none" w:sz="0" w:space="0" w:color="auto"/>
          </w:divBdr>
        </w:div>
        <w:div w:id="1900747705">
          <w:marLeft w:val="640"/>
          <w:marRight w:val="0"/>
          <w:marTop w:val="0"/>
          <w:marBottom w:val="0"/>
          <w:divBdr>
            <w:top w:val="none" w:sz="0" w:space="0" w:color="auto"/>
            <w:left w:val="none" w:sz="0" w:space="0" w:color="auto"/>
            <w:bottom w:val="none" w:sz="0" w:space="0" w:color="auto"/>
            <w:right w:val="none" w:sz="0" w:space="0" w:color="auto"/>
          </w:divBdr>
        </w:div>
        <w:div w:id="319693271">
          <w:marLeft w:val="640"/>
          <w:marRight w:val="0"/>
          <w:marTop w:val="0"/>
          <w:marBottom w:val="0"/>
          <w:divBdr>
            <w:top w:val="none" w:sz="0" w:space="0" w:color="auto"/>
            <w:left w:val="none" w:sz="0" w:space="0" w:color="auto"/>
            <w:bottom w:val="none" w:sz="0" w:space="0" w:color="auto"/>
            <w:right w:val="none" w:sz="0" w:space="0" w:color="auto"/>
          </w:divBdr>
        </w:div>
        <w:div w:id="1177381148">
          <w:marLeft w:val="640"/>
          <w:marRight w:val="0"/>
          <w:marTop w:val="0"/>
          <w:marBottom w:val="0"/>
          <w:divBdr>
            <w:top w:val="none" w:sz="0" w:space="0" w:color="auto"/>
            <w:left w:val="none" w:sz="0" w:space="0" w:color="auto"/>
            <w:bottom w:val="none" w:sz="0" w:space="0" w:color="auto"/>
            <w:right w:val="none" w:sz="0" w:space="0" w:color="auto"/>
          </w:divBdr>
        </w:div>
        <w:div w:id="260645494">
          <w:marLeft w:val="640"/>
          <w:marRight w:val="0"/>
          <w:marTop w:val="0"/>
          <w:marBottom w:val="0"/>
          <w:divBdr>
            <w:top w:val="none" w:sz="0" w:space="0" w:color="auto"/>
            <w:left w:val="none" w:sz="0" w:space="0" w:color="auto"/>
            <w:bottom w:val="none" w:sz="0" w:space="0" w:color="auto"/>
            <w:right w:val="none" w:sz="0" w:space="0" w:color="auto"/>
          </w:divBdr>
        </w:div>
        <w:div w:id="393628265">
          <w:marLeft w:val="640"/>
          <w:marRight w:val="0"/>
          <w:marTop w:val="0"/>
          <w:marBottom w:val="0"/>
          <w:divBdr>
            <w:top w:val="none" w:sz="0" w:space="0" w:color="auto"/>
            <w:left w:val="none" w:sz="0" w:space="0" w:color="auto"/>
            <w:bottom w:val="none" w:sz="0" w:space="0" w:color="auto"/>
            <w:right w:val="none" w:sz="0" w:space="0" w:color="auto"/>
          </w:divBdr>
        </w:div>
        <w:div w:id="1200969336">
          <w:marLeft w:val="640"/>
          <w:marRight w:val="0"/>
          <w:marTop w:val="0"/>
          <w:marBottom w:val="0"/>
          <w:divBdr>
            <w:top w:val="none" w:sz="0" w:space="0" w:color="auto"/>
            <w:left w:val="none" w:sz="0" w:space="0" w:color="auto"/>
            <w:bottom w:val="none" w:sz="0" w:space="0" w:color="auto"/>
            <w:right w:val="none" w:sz="0" w:space="0" w:color="auto"/>
          </w:divBdr>
        </w:div>
        <w:div w:id="1741370293">
          <w:marLeft w:val="640"/>
          <w:marRight w:val="0"/>
          <w:marTop w:val="0"/>
          <w:marBottom w:val="0"/>
          <w:divBdr>
            <w:top w:val="none" w:sz="0" w:space="0" w:color="auto"/>
            <w:left w:val="none" w:sz="0" w:space="0" w:color="auto"/>
            <w:bottom w:val="none" w:sz="0" w:space="0" w:color="auto"/>
            <w:right w:val="none" w:sz="0" w:space="0" w:color="auto"/>
          </w:divBdr>
        </w:div>
        <w:div w:id="826287663">
          <w:marLeft w:val="640"/>
          <w:marRight w:val="0"/>
          <w:marTop w:val="0"/>
          <w:marBottom w:val="0"/>
          <w:divBdr>
            <w:top w:val="none" w:sz="0" w:space="0" w:color="auto"/>
            <w:left w:val="none" w:sz="0" w:space="0" w:color="auto"/>
            <w:bottom w:val="none" w:sz="0" w:space="0" w:color="auto"/>
            <w:right w:val="none" w:sz="0" w:space="0" w:color="auto"/>
          </w:divBdr>
        </w:div>
        <w:div w:id="2032946331">
          <w:marLeft w:val="640"/>
          <w:marRight w:val="0"/>
          <w:marTop w:val="0"/>
          <w:marBottom w:val="0"/>
          <w:divBdr>
            <w:top w:val="none" w:sz="0" w:space="0" w:color="auto"/>
            <w:left w:val="none" w:sz="0" w:space="0" w:color="auto"/>
            <w:bottom w:val="none" w:sz="0" w:space="0" w:color="auto"/>
            <w:right w:val="none" w:sz="0" w:space="0" w:color="auto"/>
          </w:divBdr>
        </w:div>
        <w:div w:id="2050835418">
          <w:marLeft w:val="640"/>
          <w:marRight w:val="0"/>
          <w:marTop w:val="0"/>
          <w:marBottom w:val="0"/>
          <w:divBdr>
            <w:top w:val="none" w:sz="0" w:space="0" w:color="auto"/>
            <w:left w:val="none" w:sz="0" w:space="0" w:color="auto"/>
            <w:bottom w:val="none" w:sz="0" w:space="0" w:color="auto"/>
            <w:right w:val="none" w:sz="0" w:space="0" w:color="auto"/>
          </w:divBdr>
        </w:div>
        <w:div w:id="585311957">
          <w:marLeft w:val="640"/>
          <w:marRight w:val="0"/>
          <w:marTop w:val="0"/>
          <w:marBottom w:val="0"/>
          <w:divBdr>
            <w:top w:val="none" w:sz="0" w:space="0" w:color="auto"/>
            <w:left w:val="none" w:sz="0" w:space="0" w:color="auto"/>
            <w:bottom w:val="none" w:sz="0" w:space="0" w:color="auto"/>
            <w:right w:val="none" w:sz="0" w:space="0" w:color="auto"/>
          </w:divBdr>
        </w:div>
        <w:div w:id="1247108413">
          <w:marLeft w:val="640"/>
          <w:marRight w:val="0"/>
          <w:marTop w:val="0"/>
          <w:marBottom w:val="0"/>
          <w:divBdr>
            <w:top w:val="none" w:sz="0" w:space="0" w:color="auto"/>
            <w:left w:val="none" w:sz="0" w:space="0" w:color="auto"/>
            <w:bottom w:val="none" w:sz="0" w:space="0" w:color="auto"/>
            <w:right w:val="none" w:sz="0" w:space="0" w:color="auto"/>
          </w:divBdr>
        </w:div>
        <w:div w:id="119880608">
          <w:marLeft w:val="640"/>
          <w:marRight w:val="0"/>
          <w:marTop w:val="0"/>
          <w:marBottom w:val="0"/>
          <w:divBdr>
            <w:top w:val="none" w:sz="0" w:space="0" w:color="auto"/>
            <w:left w:val="none" w:sz="0" w:space="0" w:color="auto"/>
            <w:bottom w:val="none" w:sz="0" w:space="0" w:color="auto"/>
            <w:right w:val="none" w:sz="0" w:space="0" w:color="auto"/>
          </w:divBdr>
        </w:div>
        <w:div w:id="297685056">
          <w:marLeft w:val="640"/>
          <w:marRight w:val="0"/>
          <w:marTop w:val="0"/>
          <w:marBottom w:val="0"/>
          <w:divBdr>
            <w:top w:val="none" w:sz="0" w:space="0" w:color="auto"/>
            <w:left w:val="none" w:sz="0" w:space="0" w:color="auto"/>
            <w:bottom w:val="none" w:sz="0" w:space="0" w:color="auto"/>
            <w:right w:val="none" w:sz="0" w:space="0" w:color="auto"/>
          </w:divBdr>
        </w:div>
        <w:div w:id="1304310455">
          <w:marLeft w:val="640"/>
          <w:marRight w:val="0"/>
          <w:marTop w:val="0"/>
          <w:marBottom w:val="0"/>
          <w:divBdr>
            <w:top w:val="none" w:sz="0" w:space="0" w:color="auto"/>
            <w:left w:val="none" w:sz="0" w:space="0" w:color="auto"/>
            <w:bottom w:val="none" w:sz="0" w:space="0" w:color="auto"/>
            <w:right w:val="none" w:sz="0" w:space="0" w:color="auto"/>
          </w:divBdr>
        </w:div>
        <w:div w:id="817501228">
          <w:marLeft w:val="640"/>
          <w:marRight w:val="0"/>
          <w:marTop w:val="0"/>
          <w:marBottom w:val="0"/>
          <w:divBdr>
            <w:top w:val="none" w:sz="0" w:space="0" w:color="auto"/>
            <w:left w:val="none" w:sz="0" w:space="0" w:color="auto"/>
            <w:bottom w:val="none" w:sz="0" w:space="0" w:color="auto"/>
            <w:right w:val="none" w:sz="0" w:space="0" w:color="auto"/>
          </w:divBdr>
        </w:div>
        <w:div w:id="1706514771">
          <w:marLeft w:val="640"/>
          <w:marRight w:val="0"/>
          <w:marTop w:val="0"/>
          <w:marBottom w:val="0"/>
          <w:divBdr>
            <w:top w:val="none" w:sz="0" w:space="0" w:color="auto"/>
            <w:left w:val="none" w:sz="0" w:space="0" w:color="auto"/>
            <w:bottom w:val="none" w:sz="0" w:space="0" w:color="auto"/>
            <w:right w:val="none" w:sz="0" w:space="0" w:color="auto"/>
          </w:divBdr>
        </w:div>
        <w:div w:id="1743137315">
          <w:marLeft w:val="640"/>
          <w:marRight w:val="0"/>
          <w:marTop w:val="0"/>
          <w:marBottom w:val="0"/>
          <w:divBdr>
            <w:top w:val="none" w:sz="0" w:space="0" w:color="auto"/>
            <w:left w:val="none" w:sz="0" w:space="0" w:color="auto"/>
            <w:bottom w:val="none" w:sz="0" w:space="0" w:color="auto"/>
            <w:right w:val="none" w:sz="0" w:space="0" w:color="auto"/>
          </w:divBdr>
        </w:div>
        <w:div w:id="561478667">
          <w:marLeft w:val="640"/>
          <w:marRight w:val="0"/>
          <w:marTop w:val="0"/>
          <w:marBottom w:val="0"/>
          <w:divBdr>
            <w:top w:val="none" w:sz="0" w:space="0" w:color="auto"/>
            <w:left w:val="none" w:sz="0" w:space="0" w:color="auto"/>
            <w:bottom w:val="none" w:sz="0" w:space="0" w:color="auto"/>
            <w:right w:val="none" w:sz="0" w:space="0" w:color="auto"/>
          </w:divBdr>
        </w:div>
        <w:div w:id="1435201529">
          <w:marLeft w:val="640"/>
          <w:marRight w:val="0"/>
          <w:marTop w:val="0"/>
          <w:marBottom w:val="0"/>
          <w:divBdr>
            <w:top w:val="none" w:sz="0" w:space="0" w:color="auto"/>
            <w:left w:val="none" w:sz="0" w:space="0" w:color="auto"/>
            <w:bottom w:val="none" w:sz="0" w:space="0" w:color="auto"/>
            <w:right w:val="none" w:sz="0" w:space="0" w:color="auto"/>
          </w:divBdr>
        </w:div>
        <w:div w:id="1312174067">
          <w:marLeft w:val="640"/>
          <w:marRight w:val="0"/>
          <w:marTop w:val="0"/>
          <w:marBottom w:val="0"/>
          <w:divBdr>
            <w:top w:val="none" w:sz="0" w:space="0" w:color="auto"/>
            <w:left w:val="none" w:sz="0" w:space="0" w:color="auto"/>
            <w:bottom w:val="none" w:sz="0" w:space="0" w:color="auto"/>
            <w:right w:val="none" w:sz="0" w:space="0" w:color="auto"/>
          </w:divBdr>
        </w:div>
        <w:div w:id="227544646">
          <w:marLeft w:val="640"/>
          <w:marRight w:val="0"/>
          <w:marTop w:val="0"/>
          <w:marBottom w:val="0"/>
          <w:divBdr>
            <w:top w:val="none" w:sz="0" w:space="0" w:color="auto"/>
            <w:left w:val="none" w:sz="0" w:space="0" w:color="auto"/>
            <w:bottom w:val="none" w:sz="0" w:space="0" w:color="auto"/>
            <w:right w:val="none" w:sz="0" w:space="0" w:color="auto"/>
          </w:divBdr>
        </w:div>
        <w:div w:id="699555413">
          <w:marLeft w:val="640"/>
          <w:marRight w:val="0"/>
          <w:marTop w:val="0"/>
          <w:marBottom w:val="0"/>
          <w:divBdr>
            <w:top w:val="none" w:sz="0" w:space="0" w:color="auto"/>
            <w:left w:val="none" w:sz="0" w:space="0" w:color="auto"/>
            <w:bottom w:val="none" w:sz="0" w:space="0" w:color="auto"/>
            <w:right w:val="none" w:sz="0" w:space="0" w:color="auto"/>
          </w:divBdr>
        </w:div>
        <w:div w:id="351229356">
          <w:marLeft w:val="640"/>
          <w:marRight w:val="0"/>
          <w:marTop w:val="0"/>
          <w:marBottom w:val="0"/>
          <w:divBdr>
            <w:top w:val="none" w:sz="0" w:space="0" w:color="auto"/>
            <w:left w:val="none" w:sz="0" w:space="0" w:color="auto"/>
            <w:bottom w:val="none" w:sz="0" w:space="0" w:color="auto"/>
            <w:right w:val="none" w:sz="0" w:space="0" w:color="auto"/>
          </w:divBdr>
        </w:div>
        <w:div w:id="1213350262">
          <w:marLeft w:val="640"/>
          <w:marRight w:val="0"/>
          <w:marTop w:val="0"/>
          <w:marBottom w:val="0"/>
          <w:divBdr>
            <w:top w:val="none" w:sz="0" w:space="0" w:color="auto"/>
            <w:left w:val="none" w:sz="0" w:space="0" w:color="auto"/>
            <w:bottom w:val="none" w:sz="0" w:space="0" w:color="auto"/>
            <w:right w:val="none" w:sz="0" w:space="0" w:color="auto"/>
          </w:divBdr>
        </w:div>
        <w:div w:id="1997760667">
          <w:marLeft w:val="640"/>
          <w:marRight w:val="0"/>
          <w:marTop w:val="0"/>
          <w:marBottom w:val="0"/>
          <w:divBdr>
            <w:top w:val="none" w:sz="0" w:space="0" w:color="auto"/>
            <w:left w:val="none" w:sz="0" w:space="0" w:color="auto"/>
            <w:bottom w:val="none" w:sz="0" w:space="0" w:color="auto"/>
            <w:right w:val="none" w:sz="0" w:space="0" w:color="auto"/>
          </w:divBdr>
        </w:div>
        <w:div w:id="767583828">
          <w:marLeft w:val="640"/>
          <w:marRight w:val="0"/>
          <w:marTop w:val="0"/>
          <w:marBottom w:val="0"/>
          <w:divBdr>
            <w:top w:val="none" w:sz="0" w:space="0" w:color="auto"/>
            <w:left w:val="none" w:sz="0" w:space="0" w:color="auto"/>
            <w:bottom w:val="none" w:sz="0" w:space="0" w:color="auto"/>
            <w:right w:val="none" w:sz="0" w:space="0" w:color="auto"/>
          </w:divBdr>
        </w:div>
        <w:div w:id="1119957020">
          <w:marLeft w:val="640"/>
          <w:marRight w:val="0"/>
          <w:marTop w:val="0"/>
          <w:marBottom w:val="0"/>
          <w:divBdr>
            <w:top w:val="none" w:sz="0" w:space="0" w:color="auto"/>
            <w:left w:val="none" w:sz="0" w:space="0" w:color="auto"/>
            <w:bottom w:val="none" w:sz="0" w:space="0" w:color="auto"/>
            <w:right w:val="none" w:sz="0" w:space="0" w:color="auto"/>
          </w:divBdr>
        </w:div>
        <w:div w:id="762409941">
          <w:marLeft w:val="640"/>
          <w:marRight w:val="0"/>
          <w:marTop w:val="0"/>
          <w:marBottom w:val="0"/>
          <w:divBdr>
            <w:top w:val="none" w:sz="0" w:space="0" w:color="auto"/>
            <w:left w:val="none" w:sz="0" w:space="0" w:color="auto"/>
            <w:bottom w:val="none" w:sz="0" w:space="0" w:color="auto"/>
            <w:right w:val="none" w:sz="0" w:space="0" w:color="auto"/>
          </w:divBdr>
        </w:div>
        <w:div w:id="1383478146">
          <w:marLeft w:val="640"/>
          <w:marRight w:val="0"/>
          <w:marTop w:val="0"/>
          <w:marBottom w:val="0"/>
          <w:divBdr>
            <w:top w:val="none" w:sz="0" w:space="0" w:color="auto"/>
            <w:left w:val="none" w:sz="0" w:space="0" w:color="auto"/>
            <w:bottom w:val="none" w:sz="0" w:space="0" w:color="auto"/>
            <w:right w:val="none" w:sz="0" w:space="0" w:color="auto"/>
          </w:divBdr>
        </w:div>
        <w:div w:id="561911930">
          <w:marLeft w:val="640"/>
          <w:marRight w:val="0"/>
          <w:marTop w:val="0"/>
          <w:marBottom w:val="0"/>
          <w:divBdr>
            <w:top w:val="none" w:sz="0" w:space="0" w:color="auto"/>
            <w:left w:val="none" w:sz="0" w:space="0" w:color="auto"/>
            <w:bottom w:val="none" w:sz="0" w:space="0" w:color="auto"/>
            <w:right w:val="none" w:sz="0" w:space="0" w:color="auto"/>
          </w:divBdr>
        </w:div>
        <w:div w:id="465514058">
          <w:marLeft w:val="640"/>
          <w:marRight w:val="0"/>
          <w:marTop w:val="0"/>
          <w:marBottom w:val="0"/>
          <w:divBdr>
            <w:top w:val="none" w:sz="0" w:space="0" w:color="auto"/>
            <w:left w:val="none" w:sz="0" w:space="0" w:color="auto"/>
            <w:bottom w:val="none" w:sz="0" w:space="0" w:color="auto"/>
            <w:right w:val="none" w:sz="0" w:space="0" w:color="auto"/>
          </w:divBdr>
        </w:div>
        <w:div w:id="1830096162">
          <w:marLeft w:val="640"/>
          <w:marRight w:val="0"/>
          <w:marTop w:val="0"/>
          <w:marBottom w:val="0"/>
          <w:divBdr>
            <w:top w:val="none" w:sz="0" w:space="0" w:color="auto"/>
            <w:left w:val="none" w:sz="0" w:space="0" w:color="auto"/>
            <w:bottom w:val="none" w:sz="0" w:space="0" w:color="auto"/>
            <w:right w:val="none" w:sz="0" w:space="0" w:color="auto"/>
          </w:divBdr>
        </w:div>
        <w:div w:id="1857962393">
          <w:marLeft w:val="640"/>
          <w:marRight w:val="0"/>
          <w:marTop w:val="0"/>
          <w:marBottom w:val="0"/>
          <w:divBdr>
            <w:top w:val="none" w:sz="0" w:space="0" w:color="auto"/>
            <w:left w:val="none" w:sz="0" w:space="0" w:color="auto"/>
            <w:bottom w:val="none" w:sz="0" w:space="0" w:color="auto"/>
            <w:right w:val="none" w:sz="0" w:space="0" w:color="auto"/>
          </w:divBdr>
        </w:div>
        <w:div w:id="948976311">
          <w:marLeft w:val="640"/>
          <w:marRight w:val="0"/>
          <w:marTop w:val="0"/>
          <w:marBottom w:val="0"/>
          <w:divBdr>
            <w:top w:val="none" w:sz="0" w:space="0" w:color="auto"/>
            <w:left w:val="none" w:sz="0" w:space="0" w:color="auto"/>
            <w:bottom w:val="none" w:sz="0" w:space="0" w:color="auto"/>
            <w:right w:val="none" w:sz="0" w:space="0" w:color="auto"/>
          </w:divBdr>
        </w:div>
        <w:div w:id="511459212">
          <w:marLeft w:val="640"/>
          <w:marRight w:val="0"/>
          <w:marTop w:val="0"/>
          <w:marBottom w:val="0"/>
          <w:divBdr>
            <w:top w:val="none" w:sz="0" w:space="0" w:color="auto"/>
            <w:left w:val="none" w:sz="0" w:space="0" w:color="auto"/>
            <w:bottom w:val="none" w:sz="0" w:space="0" w:color="auto"/>
            <w:right w:val="none" w:sz="0" w:space="0" w:color="auto"/>
          </w:divBdr>
        </w:div>
        <w:div w:id="1987276992">
          <w:marLeft w:val="640"/>
          <w:marRight w:val="0"/>
          <w:marTop w:val="0"/>
          <w:marBottom w:val="0"/>
          <w:divBdr>
            <w:top w:val="none" w:sz="0" w:space="0" w:color="auto"/>
            <w:left w:val="none" w:sz="0" w:space="0" w:color="auto"/>
            <w:bottom w:val="none" w:sz="0" w:space="0" w:color="auto"/>
            <w:right w:val="none" w:sz="0" w:space="0" w:color="auto"/>
          </w:divBdr>
        </w:div>
        <w:div w:id="792789680">
          <w:marLeft w:val="640"/>
          <w:marRight w:val="0"/>
          <w:marTop w:val="0"/>
          <w:marBottom w:val="0"/>
          <w:divBdr>
            <w:top w:val="none" w:sz="0" w:space="0" w:color="auto"/>
            <w:left w:val="none" w:sz="0" w:space="0" w:color="auto"/>
            <w:bottom w:val="none" w:sz="0" w:space="0" w:color="auto"/>
            <w:right w:val="none" w:sz="0" w:space="0" w:color="auto"/>
          </w:divBdr>
        </w:div>
        <w:div w:id="707411632">
          <w:marLeft w:val="640"/>
          <w:marRight w:val="0"/>
          <w:marTop w:val="0"/>
          <w:marBottom w:val="0"/>
          <w:divBdr>
            <w:top w:val="none" w:sz="0" w:space="0" w:color="auto"/>
            <w:left w:val="none" w:sz="0" w:space="0" w:color="auto"/>
            <w:bottom w:val="none" w:sz="0" w:space="0" w:color="auto"/>
            <w:right w:val="none" w:sz="0" w:space="0" w:color="auto"/>
          </w:divBdr>
        </w:div>
        <w:div w:id="315189132">
          <w:marLeft w:val="640"/>
          <w:marRight w:val="0"/>
          <w:marTop w:val="0"/>
          <w:marBottom w:val="0"/>
          <w:divBdr>
            <w:top w:val="none" w:sz="0" w:space="0" w:color="auto"/>
            <w:left w:val="none" w:sz="0" w:space="0" w:color="auto"/>
            <w:bottom w:val="none" w:sz="0" w:space="0" w:color="auto"/>
            <w:right w:val="none" w:sz="0" w:space="0" w:color="auto"/>
          </w:divBdr>
        </w:div>
        <w:div w:id="2086800986">
          <w:marLeft w:val="640"/>
          <w:marRight w:val="0"/>
          <w:marTop w:val="0"/>
          <w:marBottom w:val="0"/>
          <w:divBdr>
            <w:top w:val="none" w:sz="0" w:space="0" w:color="auto"/>
            <w:left w:val="none" w:sz="0" w:space="0" w:color="auto"/>
            <w:bottom w:val="none" w:sz="0" w:space="0" w:color="auto"/>
            <w:right w:val="none" w:sz="0" w:space="0" w:color="auto"/>
          </w:divBdr>
        </w:div>
        <w:div w:id="629437997">
          <w:marLeft w:val="640"/>
          <w:marRight w:val="0"/>
          <w:marTop w:val="0"/>
          <w:marBottom w:val="0"/>
          <w:divBdr>
            <w:top w:val="none" w:sz="0" w:space="0" w:color="auto"/>
            <w:left w:val="none" w:sz="0" w:space="0" w:color="auto"/>
            <w:bottom w:val="none" w:sz="0" w:space="0" w:color="auto"/>
            <w:right w:val="none" w:sz="0" w:space="0" w:color="auto"/>
          </w:divBdr>
        </w:div>
        <w:div w:id="1410495918">
          <w:marLeft w:val="640"/>
          <w:marRight w:val="0"/>
          <w:marTop w:val="0"/>
          <w:marBottom w:val="0"/>
          <w:divBdr>
            <w:top w:val="none" w:sz="0" w:space="0" w:color="auto"/>
            <w:left w:val="none" w:sz="0" w:space="0" w:color="auto"/>
            <w:bottom w:val="none" w:sz="0" w:space="0" w:color="auto"/>
            <w:right w:val="none" w:sz="0" w:space="0" w:color="auto"/>
          </w:divBdr>
        </w:div>
        <w:div w:id="750347182">
          <w:marLeft w:val="640"/>
          <w:marRight w:val="0"/>
          <w:marTop w:val="0"/>
          <w:marBottom w:val="0"/>
          <w:divBdr>
            <w:top w:val="none" w:sz="0" w:space="0" w:color="auto"/>
            <w:left w:val="none" w:sz="0" w:space="0" w:color="auto"/>
            <w:bottom w:val="none" w:sz="0" w:space="0" w:color="auto"/>
            <w:right w:val="none" w:sz="0" w:space="0" w:color="auto"/>
          </w:divBdr>
        </w:div>
        <w:div w:id="953947262">
          <w:marLeft w:val="640"/>
          <w:marRight w:val="0"/>
          <w:marTop w:val="0"/>
          <w:marBottom w:val="0"/>
          <w:divBdr>
            <w:top w:val="none" w:sz="0" w:space="0" w:color="auto"/>
            <w:left w:val="none" w:sz="0" w:space="0" w:color="auto"/>
            <w:bottom w:val="none" w:sz="0" w:space="0" w:color="auto"/>
            <w:right w:val="none" w:sz="0" w:space="0" w:color="auto"/>
          </w:divBdr>
        </w:div>
        <w:div w:id="1120606848">
          <w:marLeft w:val="640"/>
          <w:marRight w:val="0"/>
          <w:marTop w:val="0"/>
          <w:marBottom w:val="0"/>
          <w:divBdr>
            <w:top w:val="none" w:sz="0" w:space="0" w:color="auto"/>
            <w:left w:val="none" w:sz="0" w:space="0" w:color="auto"/>
            <w:bottom w:val="none" w:sz="0" w:space="0" w:color="auto"/>
            <w:right w:val="none" w:sz="0" w:space="0" w:color="auto"/>
          </w:divBdr>
        </w:div>
        <w:div w:id="953905679">
          <w:marLeft w:val="640"/>
          <w:marRight w:val="0"/>
          <w:marTop w:val="0"/>
          <w:marBottom w:val="0"/>
          <w:divBdr>
            <w:top w:val="none" w:sz="0" w:space="0" w:color="auto"/>
            <w:left w:val="none" w:sz="0" w:space="0" w:color="auto"/>
            <w:bottom w:val="none" w:sz="0" w:space="0" w:color="auto"/>
            <w:right w:val="none" w:sz="0" w:space="0" w:color="auto"/>
          </w:divBdr>
        </w:div>
        <w:div w:id="1554535310">
          <w:marLeft w:val="640"/>
          <w:marRight w:val="0"/>
          <w:marTop w:val="0"/>
          <w:marBottom w:val="0"/>
          <w:divBdr>
            <w:top w:val="none" w:sz="0" w:space="0" w:color="auto"/>
            <w:left w:val="none" w:sz="0" w:space="0" w:color="auto"/>
            <w:bottom w:val="none" w:sz="0" w:space="0" w:color="auto"/>
            <w:right w:val="none" w:sz="0" w:space="0" w:color="auto"/>
          </w:divBdr>
        </w:div>
        <w:div w:id="494297438">
          <w:marLeft w:val="640"/>
          <w:marRight w:val="0"/>
          <w:marTop w:val="0"/>
          <w:marBottom w:val="0"/>
          <w:divBdr>
            <w:top w:val="none" w:sz="0" w:space="0" w:color="auto"/>
            <w:left w:val="none" w:sz="0" w:space="0" w:color="auto"/>
            <w:bottom w:val="none" w:sz="0" w:space="0" w:color="auto"/>
            <w:right w:val="none" w:sz="0" w:space="0" w:color="auto"/>
          </w:divBdr>
        </w:div>
        <w:div w:id="1952741839">
          <w:marLeft w:val="640"/>
          <w:marRight w:val="0"/>
          <w:marTop w:val="0"/>
          <w:marBottom w:val="0"/>
          <w:divBdr>
            <w:top w:val="none" w:sz="0" w:space="0" w:color="auto"/>
            <w:left w:val="none" w:sz="0" w:space="0" w:color="auto"/>
            <w:bottom w:val="none" w:sz="0" w:space="0" w:color="auto"/>
            <w:right w:val="none" w:sz="0" w:space="0" w:color="auto"/>
          </w:divBdr>
        </w:div>
        <w:div w:id="663163323">
          <w:marLeft w:val="640"/>
          <w:marRight w:val="0"/>
          <w:marTop w:val="0"/>
          <w:marBottom w:val="0"/>
          <w:divBdr>
            <w:top w:val="none" w:sz="0" w:space="0" w:color="auto"/>
            <w:left w:val="none" w:sz="0" w:space="0" w:color="auto"/>
            <w:bottom w:val="none" w:sz="0" w:space="0" w:color="auto"/>
            <w:right w:val="none" w:sz="0" w:space="0" w:color="auto"/>
          </w:divBdr>
        </w:div>
        <w:div w:id="1264921436">
          <w:marLeft w:val="640"/>
          <w:marRight w:val="0"/>
          <w:marTop w:val="0"/>
          <w:marBottom w:val="0"/>
          <w:divBdr>
            <w:top w:val="none" w:sz="0" w:space="0" w:color="auto"/>
            <w:left w:val="none" w:sz="0" w:space="0" w:color="auto"/>
            <w:bottom w:val="none" w:sz="0" w:space="0" w:color="auto"/>
            <w:right w:val="none" w:sz="0" w:space="0" w:color="auto"/>
          </w:divBdr>
        </w:div>
        <w:div w:id="42414527">
          <w:marLeft w:val="640"/>
          <w:marRight w:val="0"/>
          <w:marTop w:val="0"/>
          <w:marBottom w:val="0"/>
          <w:divBdr>
            <w:top w:val="none" w:sz="0" w:space="0" w:color="auto"/>
            <w:left w:val="none" w:sz="0" w:space="0" w:color="auto"/>
            <w:bottom w:val="none" w:sz="0" w:space="0" w:color="auto"/>
            <w:right w:val="none" w:sz="0" w:space="0" w:color="auto"/>
          </w:divBdr>
        </w:div>
        <w:div w:id="2056392938">
          <w:marLeft w:val="640"/>
          <w:marRight w:val="0"/>
          <w:marTop w:val="0"/>
          <w:marBottom w:val="0"/>
          <w:divBdr>
            <w:top w:val="none" w:sz="0" w:space="0" w:color="auto"/>
            <w:left w:val="none" w:sz="0" w:space="0" w:color="auto"/>
            <w:bottom w:val="none" w:sz="0" w:space="0" w:color="auto"/>
            <w:right w:val="none" w:sz="0" w:space="0" w:color="auto"/>
          </w:divBdr>
        </w:div>
        <w:div w:id="1920291657">
          <w:marLeft w:val="640"/>
          <w:marRight w:val="0"/>
          <w:marTop w:val="0"/>
          <w:marBottom w:val="0"/>
          <w:divBdr>
            <w:top w:val="none" w:sz="0" w:space="0" w:color="auto"/>
            <w:left w:val="none" w:sz="0" w:space="0" w:color="auto"/>
            <w:bottom w:val="none" w:sz="0" w:space="0" w:color="auto"/>
            <w:right w:val="none" w:sz="0" w:space="0" w:color="auto"/>
          </w:divBdr>
        </w:div>
        <w:div w:id="1152215351">
          <w:marLeft w:val="640"/>
          <w:marRight w:val="0"/>
          <w:marTop w:val="0"/>
          <w:marBottom w:val="0"/>
          <w:divBdr>
            <w:top w:val="none" w:sz="0" w:space="0" w:color="auto"/>
            <w:left w:val="none" w:sz="0" w:space="0" w:color="auto"/>
            <w:bottom w:val="none" w:sz="0" w:space="0" w:color="auto"/>
            <w:right w:val="none" w:sz="0" w:space="0" w:color="auto"/>
          </w:divBdr>
        </w:div>
        <w:div w:id="343870423">
          <w:marLeft w:val="640"/>
          <w:marRight w:val="0"/>
          <w:marTop w:val="0"/>
          <w:marBottom w:val="0"/>
          <w:divBdr>
            <w:top w:val="none" w:sz="0" w:space="0" w:color="auto"/>
            <w:left w:val="none" w:sz="0" w:space="0" w:color="auto"/>
            <w:bottom w:val="none" w:sz="0" w:space="0" w:color="auto"/>
            <w:right w:val="none" w:sz="0" w:space="0" w:color="auto"/>
          </w:divBdr>
        </w:div>
        <w:div w:id="1066103210">
          <w:marLeft w:val="640"/>
          <w:marRight w:val="0"/>
          <w:marTop w:val="0"/>
          <w:marBottom w:val="0"/>
          <w:divBdr>
            <w:top w:val="none" w:sz="0" w:space="0" w:color="auto"/>
            <w:left w:val="none" w:sz="0" w:space="0" w:color="auto"/>
            <w:bottom w:val="none" w:sz="0" w:space="0" w:color="auto"/>
            <w:right w:val="none" w:sz="0" w:space="0" w:color="auto"/>
          </w:divBdr>
        </w:div>
        <w:div w:id="619066083">
          <w:marLeft w:val="640"/>
          <w:marRight w:val="0"/>
          <w:marTop w:val="0"/>
          <w:marBottom w:val="0"/>
          <w:divBdr>
            <w:top w:val="none" w:sz="0" w:space="0" w:color="auto"/>
            <w:left w:val="none" w:sz="0" w:space="0" w:color="auto"/>
            <w:bottom w:val="none" w:sz="0" w:space="0" w:color="auto"/>
            <w:right w:val="none" w:sz="0" w:space="0" w:color="auto"/>
          </w:divBdr>
        </w:div>
        <w:div w:id="1264454907">
          <w:marLeft w:val="640"/>
          <w:marRight w:val="0"/>
          <w:marTop w:val="0"/>
          <w:marBottom w:val="0"/>
          <w:divBdr>
            <w:top w:val="none" w:sz="0" w:space="0" w:color="auto"/>
            <w:left w:val="none" w:sz="0" w:space="0" w:color="auto"/>
            <w:bottom w:val="none" w:sz="0" w:space="0" w:color="auto"/>
            <w:right w:val="none" w:sz="0" w:space="0" w:color="auto"/>
          </w:divBdr>
        </w:div>
        <w:div w:id="63532202">
          <w:marLeft w:val="640"/>
          <w:marRight w:val="0"/>
          <w:marTop w:val="0"/>
          <w:marBottom w:val="0"/>
          <w:divBdr>
            <w:top w:val="none" w:sz="0" w:space="0" w:color="auto"/>
            <w:left w:val="none" w:sz="0" w:space="0" w:color="auto"/>
            <w:bottom w:val="none" w:sz="0" w:space="0" w:color="auto"/>
            <w:right w:val="none" w:sz="0" w:space="0" w:color="auto"/>
          </w:divBdr>
        </w:div>
        <w:div w:id="1782143279">
          <w:marLeft w:val="640"/>
          <w:marRight w:val="0"/>
          <w:marTop w:val="0"/>
          <w:marBottom w:val="0"/>
          <w:divBdr>
            <w:top w:val="none" w:sz="0" w:space="0" w:color="auto"/>
            <w:left w:val="none" w:sz="0" w:space="0" w:color="auto"/>
            <w:bottom w:val="none" w:sz="0" w:space="0" w:color="auto"/>
            <w:right w:val="none" w:sz="0" w:space="0" w:color="auto"/>
          </w:divBdr>
        </w:div>
        <w:div w:id="2026132345">
          <w:marLeft w:val="640"/>
          <w:marRight w:val="0"/>
          <w:marTop w:val="0"/>
          <w:marBottom w:val="0"/>
          <w:divBdr>
            <w:top w:val="none" w:sz="0" w:space="0" w:color="auto"/>
            <w:left w:val="none" w:sz="0" w:space="0" w:color="auto"/>
            <w:bottom w:val="none" w:sz="0" w:space="0" w:color="auto"/>
            <w:right w:val="none" w:sz="0" w:space="0" w:color="auto"/>
          </w:divBdr>
        </w:div>
        <w:div w:id="1552156638">
          <w:marLeft w:val="640"/>
          <w:marRight w:val="0"/>
          <w:marTop w:val="0"/>
          <w:marBottom w:val="0"/>
          <w:divBdr>
            <w:top w:val="none" w:sz="0" w:space="0" w:color="auto"/>
            <w:left w:val="none" w:sz="0" w:space="0" w:color="auto"/>
            <w:bottom w:val="none" w:sz="0" w:space="0" w:color="auto"/>
            <w:right w:val="none" w:sz="0" w:space="0" w:color="auto"/>
          </w:divBdr>
        </w:div>
        <w:div w:id="1637879519">
          <w:marLeft w:val="640"/>
          <w:marRight w:val="0"/>
          <w:marTop w:val="0"/>
          <w:marBottom w:val="0"/>
          <w:divBdr>
            <w:top w:val="none" w:sz="0" w:space="0" w:color="auto"/>
            <w:left w:val="none" w:sz="0" w:space="0" w:color="auto"/>
            <w:bottom w:val="none" w:sz="0" w:space="0" w:color="auto"/>
            <w:right w:val="none" w:sz="0" w:space="0" w:color="auto"/>
          </w:divBdr>
        </w:div>
        <w:div w:id="64886225">
          <w:marLeft w:val="640"/>
          <w:marRight w:val="0"/>
          <w:marTop w:val="0"/>
          <w:marBottom w:val="0"/>
          <w:divBdr>
            <w:top w:val="none" w:sz="0" w:space="0" w:color="auto"/>
            <w:left w:val="none" w:sz="0" w:space="0" w:color="auto"/>
            <w:bottom w:val="none" w:sz="0" w:space="0" w:color="auto"/>
            <w:right w:val="none" w:sz="0" w:space="0" w:color="auto"/>
          </w:divBdr>
        </w:div>
        <w:div w:id="91584538">
          <w:marLeft w:val="640"/>
          <w:marRight w:val="0"/>
          <w:marTop w:val="0"/>
          <w:marBottom w:val="0"/>
          <w:divBdr>
            <w:top w:val="none" w:sz="0" w:space="0" w:color="auto"/>
            <w:left w:val="none" w:sz="0" w:space="0" w:color="auto"/>
            <w:bottom w:val="none" w:sz="0" w:space="0" w:color="auto"/>
            <w:right w:val="none" w:sz="0" w:space="0" w:color="auto"/>
          </w:divBdr>
        </w:div>
        <w:div w:id="635571686">
          <w:marLeft w:val="640"/>
          <w:marRight w:val="0"/>
          <w:marTop w:val="0"/>
          <w:marBottom w:val="0"/>
          <w:divBdr>
            <w:top w:val="none" w:sz="0" w:space="0" w:color="auto"/>
            <w:left w:val="none" w:sz="0" w:space="0" w:color="auto"/>
            <w:bottom w:val="none" w:sz="0" w:space="0" w:color="auto"/>
            <w:right w:val="none" w:sz="0" w:space="0" w:color="auto"/>
          </w:divBdr>
        </w:div>
        <w:div w:id="797993551">
          <w:marLeft w:val="640"/>
          <w:marRight w:val="0"/>
          <w:marTop w:val="0"/>
          <w:marBottom w:val="0"/>
          <w:divBdr>
            <w:top w:val="none" w:sz="0" w:space="0" w:color="auto"/>
            <w:left w:val="none" w:sz="0" w:space="0" w:color="auto"/>
            <w:bottom w:val="none" w:sz="0" w:space="0" w:color="auto"/>
            <w:right w:val="none" w:sz="0" w:space="0" w:color="auto"/>
          </w:divBdr>
        </w:div>
        <w:div w:id="2013340170">
          <w:marLeft w:val="640"/>
          <w:marRight w:val="0"/>
          <w:marTop w:val="0"/>
          <w:marBottom w:val="0"/>
          <w:divBdr>
            <w:top w:val="none" w:sz="0" w:space="0" w:color="auto"/>
            <w:left w:val="none" w:sz="0" w:space="0" w:color="auto"/>
            <w:bottom w:val="none" w:sz="0" w:space="0" w:color="auto"/>
            <w:right w:val="none" w:sz="0" w:space="0" w:color="auto"/>
          </w:divBdr>
        </w:div>
        <w:div w:id="1868446157">
          <w:marLeft w:val="640"/>
          <w:marRight w:val="0"/>
          <w:marTop w:val="0"/>
          <w:marBottom w:val="0"/>
          <w:divBdr>
            <w:top w:val="none" w:sz="0" w:space="0" w:color="auto"/>
            <w:left w:val="none" w:sz="0" w:space="0" w:color="auto"/>
            <w:bottom w:val="none" w:sz="0" w:space="0" w:color="auto"/>
            <w:right w:val="none" w:sz="0" w:space="0" w:color="auto"/>
          </w:divBdr>
        </w:div>
        <w:div w:id="162865030">
          <w:marLeft w:val="640"/>
          <w:marRight w:val="0"/>
          <w:marTop w:val="0"/>
          <w:marBottom w:val="0"/>
          <w:divBdr>
            <w:top w:val="none" w:sz="0" w:space="0" w:color="auto"/>
            <w:left w:val="none" w:sz="0" w:space="0" w:color="auto"/>
            <w:bottom w:val="none" w:sz="0" w:space="0" w:color="auto"/>
            <w:right w:val="none" w:sz="0" w:space="0" w:color="auto"/>
          </w:divBdr>
        </w:div>
        <w:div w:id="1737701853">
          <w:marLeft w:val="640"/>
          <w:marRight w:val="0"/>
          <w:marTop w:val="0"/>
          <w:marBottom w:val="0"/>
          <w:divBdr>
            <w:top w:val="none" w:sz="0" w:space="0" w:color="auto"/>
            <w:left w:val="none" w:sz="0" w:space="0" w:color="auto"/>
            <w:bottom w:val="none" w:sz="0" w:space="0" w:color="auto"/>
            <w:right w:val="none" w:sz="0" w:space="0" w:color="auto"/>
          </w:divBdr>
        </w:div>
        <w:div w:id="2048942978">
          <w:marLeft w:val="640"/>
          <w:marRight w:val="0"/>
          <w:marTop w:val="0"/>
          <w:marBottom w:val="0"/>
          <w:divBdr>
            <w:top w:val="none" w:sz="0" w:space="0" w:color="auto"/>
            <w:left w:val="none" w:sz="0" w:space="0" w:color="auto"/>
            <w:bottom w:val="none" w:sz="0" w:space="0" w:color="auto"/>
            <w:right w:val="none" w:sz="0" w:space="0" w:color="auto"/>
          </w:divBdr>
        </w:div>
        <w:div w:id="629435232">
          <w:marLeft w:val="640"/>
          <w:marRight w:val="0"/>
          <w:marTop w:val="0"/>
          <w:marBottom w:val="0"/>
          <w:divBdr>
            <w:top w:val="none" w:sz="0" w:space="0" w:color="auto"/>
            <w:left w:val="none" w:sz="0" w:space="0" w:color="auto"/>
            <w:bottom w:val="none" w:sz="0" w:space="0" w:color="auto"/>
            <w:right w:val="none" w:sz="0" w:space="0" w:color="auto"/>
          </w:divBdr>
        </w:div>
        <w:div w:id="1726567249">
          <w:marLeft w:val="640"/>
          <w:marRight w:val="0"/>
          <w:marTop w:val="0"/>
          <w:marBottom w:val="0"/>
          <w:divBdr>
            <w:top w:val="none" w:sz="0" w:space="0" w:color="auto"/>
            <w:left w:val="none" w:sz="0" w:space="0" w:color="auto"/>
            <w:bottom w:val="none" w:sz="0" w:space="0" w:color="auto"/>
            <w:right w:val="none" w:sz="0" w:space="0" w:color="auto"/>
          </w:divBdr>
        </w:div>
        <w:div w:id="1932007590">
          <w:marLeft w:val="640"/>
          <w:marRight w:val="0"/>
          <w:marTop w:val="0"/>
          <w:marBottom w:val="0"/>
          <w:divBdr>
            <w:top w:val="none" w:sz="0" w:space="0" w:color="auto"/>
            <w:left w:val="none" w:sz="0" w:space="0" w:color="auto"/>
            <w:bottom w:val="none" w:sz="0" w:space="0" w:color="auto"/>
            <w:right w:val="none" w:sz="0" w:space="0" w:color="auto"/>
          </w:divBdr>
        </w:div>
        <w:div w:id="880748501">
          <w:marLeft w:val="640"/>
          <w:marRight w:val="0"/>
          <w:marTop w:val="0"/>
          <w:marBottom w:val="0"/>
          <w:divBdr>
            <w:top w:val="none" w:sz="0" w:space="0" w:color="auto"/>
            <w:left w:val="none" w:sz="0" w:space="0" w:color="auto"/>
            <w:bottom w:val="none" w:sz="0" w:space="0" w:color="auto"/>
            <w:right w:val="none" w:sz="0" w:space="0" w:color="auto"/>
          </w:divBdr>
        </w:div>
        <w:div w:id="928078162">
          <w:marLeft w:val="640"/>
          <w:marRight w:val="0"/>
          <w:marTop w:val="0"/>
          <w:marBottom w:val="0"/>
          <w:divBdr>
            <w:top w:val="none" w:sz="0" w:space="0" w:color="auto"/>
            <w:left w:val="none" w:sz="0" w:space="0" w:color="auto"/>
            <w:bottom w:val="none" w:sz="0" w:space="0" w:color="auto"/>
            <w:right w:val="none" w:sz="0" w:space="0" w:color="auto"/>
          </w:divBdr>
        </w:div>
        <w:div w:id="877204227">
          <w:marLeft w:val="640"/>
          <w:marRight w:val="0"/>
          <w:marTop w:val="0"/>
          <w:marBottom w:val="0"/>
          <w:divBdr>
            <w:top w:val="none" w:sz="0" w:space="0" w:color="auto"/>
            <w:left w:val="none" w:sz="0" w:space="0" w:color="auto"/>
            <w:bottom w:val="none" w:sz="0" w:space="0" w:color="auto"/>
            <w:right w:val="none" w:sz="0" w:space="0" w:color="auto"/>
          </w:divBdr>
        </w:div>
        <w:div w:id="1890409885">
          <w:marLeft w:val="640"/>
          <w:marRight w:val="0"/>
          <w:marTop w:val="0"/>
          <w:marBottom w:val="0"/>
          <w:divBdr>
            <w:top w:val="none" w:sz="0" w:space="0" w:color="auto"/>
            <w:left w:val="none" w:sz="0" w:space="0" w:color="auto"/>
            <w:bottom w:val="none" w:sz="0" w:space="0" w:color="auto"/>
            <w:right w:val="none" w:sz="0" w:space="0" w:color="auto"/>
          </w:divBdr>
        </w:div>
        <w:div w:id="1782871461">
          <w:marLeft w:val="640"/>
          <w:marRight w:val="0"/>
          <w:marTop w:val="0"/>
          <w:marBottom w:val="0"/>
          <w:divBdr>
            <w:top w:val="none" w:sz="0" w:space="0" w:color="auto"/>
            <w:left w:val="none" w:sz="0" w:space="0" w:color="auto"/>
            <w:bottom w:val="none" w:sz="0" w:space="0" w:color="auto"/>
            <w:right w:val="none" w:sz="0" w:space="0" w:color="auto"/>
          </w:divBdr>
        </w:div>
        <w:div w:id="1621061929">
          <w:marLeft w:val="640"/>
          <w:marRight w:val="0"/>
          <w:marTop w:val="0"/>
          <w:marBottom w:val="0"/>
          <w:divBdr>
            <w:top w:val="none" w:sz="0" w:space="0" w:color="auto"/>
            <w:left w:val="none" w:sz="0" w:space="0" w:color="auto"/>
            <w:bottom w:val="none" w:sz="0" w:space="0" w:color="auto"/>
            <w:right w:val="none" w:sz="0" w:space="0" w:color="auto"/>
          </w:divBdr>
        </w:div>
        <w:div w:id="1538353857">
          <w:marLeft w:val="640"/>
          <w:marRight w:val="0"/>
          <w:marTop w:val="0"/>
          <w:marBottom w:val="0"/>
          <w:divBdr>
            <w:top w:val="none" w:sz="0" w:space="0" w:color="auto"/>
            <w:left w:val="none" w:sz="0" w:space="0" w:color="auto"/>
            <w:bottom w:val="none" w:sz="0" w:space="0" w:color="auto"/>
            <w:right w:val="none" w:sz="0" w:space="0" w:color="auto"/>
          </w:divBdr>
        </w:div>
        <w:div w:id="300428661">
          <w:marLeft w:val="640"/>
          <w:marRight w:val="0"/>
          <w:marTop w:val="0"/>
          <w:marBottom w:val="0"/>
          <w:divBdr>
            <w:top w:val="none" w:sz="0" w:space="0" w:color="auto"/>
            <w:left w:val="none" w:sz="0" w:space="0" w:color="auto"/>
            <w:bottom w:val="none" w:sz="0" w:space="0" w:color="auto"/>
            <w:right w:val="none" w:sz="0" w:space="0" w:color="auto"/>
          </w:divBdr>
        </w:div>
        <w:div w:id="2070372056">
          <w:marLeft w:val="640"/>
          <w:marRight w:val="0"/>
          <w:marTop w:val="0"/>
          <w:marBottom w:val="0"/>
          <w:divBdr>
            <w:top w:val="none" w:sz="0" w:space="0" w:color="auto"/>
            <w:left w:val="none" w:sz="0" w:space="0" w:color="auto"/>
            <w:bottom w:val="none" w:sz="0" w:space="0" w:color="auto"/>
            <w:right w:val="none" w:sz="0" w:space="0" w:color="auto"/>
          </w:divBdr>
        </w:div>
        <w:div w:id="834419091">
          <w:marLeft w:val="640"/>
          <w:marRight w:val="0"/>
          <w:marTop w:val="0"/>
          <w:marBottom w:val="0"/>
          <w:divBdr>
            <w:top w:val="none" w:sz="0" w:space="0" w:color="auto"/>
            <w:left w:val="none" w:sz="0" w:space="0" w:color="auto"/>
            <w:bottom w:val="none" w:sz="0" w:space="0" w:color="auto"/>
            <w:right w:val="none" w:sz="0" w:space="0" w:color="auto"/>
          </w:divBdr>
        </w:div>
        <w:div w:id="1223832391">
          <w:marLeft w:val="640"/>
          <w:marRight w:val="0"/>
          <w:marTop w:val="0"/>
          <w:marBottom w:val="0"/>
          <w:divBdr>
            <w:top w:val="none" w:sz="0" w:space="0" w:color="auto"/>
            <w:left w:val="none" w:sz="0" w:space="0" w:color="auto"/>
            <w:bottom w:val="none" w:sz="0" w:space="0" w:color="auto"/>
            <w:right w:val="none" w:sz="0" w:space="0" w:color="auto"/>
          </w:divBdr>
        </w:div>
        <w:div w:id="988899535">
          <w:marLeft w:val="640"/>
          <w:marRight w:val="0"/>
          <w:marTop w:val="0"/>
          <w:marBottom w:val="0"/>
          <w:divBdr>
            <w:top w:val="none" w:sz="0" w:space="0" w:color="auto"/>
            <w:left w:val="none" w:sz="0" w:space="0" w:color="auto"/>
            <w:bottom w:val="none" w:sz="0" w:space="0" w:color="auto"/>
            <w:right w:val="none" w:sz="0" w:space="0" w:color="auto"/>
          </w:divBdr>
        </w:div>
        <w:div w:id="1753314678">
          <w:marLeft w:val="640"/>
          <w:marRight w:val="0"/>
          <w:marTop w:val="0"/>
          <w:marBottom w:val="0"/>
          <w:divBdr>
            <w:top w:val="none" w:sz="0" w:space="0" w:color="auto"/>
            <w:left w:val="none" w:sz="0" w:space="0" w:color="auto"/>
            <w:bottom w:val="none" w:sz="0" w:space="0" w:color="auto"/>
            <w:right w:val="none" w:sz="0" w:space="0" w:color="auto"/>
          </w:divBdr>
        </w:div>
        <w:div w:id="1838688054">
          <w:marLeft w:val="640"/>
          <w:marRight w:val="0"/>
          <w:marTop w:val="0"/>
          <w:marBottom w:val="0"/>
          <w:divBdr>
            <w:top w:val="none" w:sz="0" w:space="0" w:color="auto"/>
            <w:left w:val="none" w:sz="0" w:space="0" w:color="auto"/>
            <w:bottom w:val="none" w:sz="0" w:space="0" w:color="auto"/>
            <w:right w:val="none" w:sz="0" w:space="0" w:color="auto"/>
          </w:divBdr>
        </w:div>
        <w:div w:id="1555851864">
          <w:marLeft w:val="640"/>
          <w:marRight w:val="0"/>
          <w:marTop w:val="0"/>
          <w:marBottom w:val="0"/>
          <w:divBdr>
            <w:top w:val="none" w:sz="0" w:space="0" w:color="auto"/>
            <w:left w:val="none" w:sz="0" w:space="0" w:color="auto"/>
            <w:bottom w:val="none" w:sz="0" w:space="0" w:color="auto"/>
            <w:right w:val="none" w:sz="0" w:space="0" w:color="auto"/>
          </w:divBdr>
        </w:div>
        <w:div w:id="1711370006">
          <w:marLeft w:val="640"/>
          <w:marRight w:val="0"/>
          <w:marTop w:val="0"/>
          <w:marBottom w:val="0"/>
          <w:divBdr>
            <w:top w:val="none" w:sz="0" w:space="0" w:color="auto"/>
            <w:left w:val="none" w:sz="0" w:space="0" w:color="auto"/>
            <w:bottom w:val="none" w:sz="0" w:space="0" w:color="auto"/>
            <w:right w:val="none" w:sz="0" w:space="0" w:color="auto"/>
          </w:divBdr>
        </w:div>
        <w:div w:id="1277442804">
          <w:marLeft w:val="640"/>
          <w:marRight w:val="0"/>
          <w:marTop w:val="0"/>
          <w:marBottom w:val="0"/>
          <w:divBdr>
            <w:top w:val="none" w:sz="0" w:space="0" w:color="auto"/>
            <w:left w:val="none" w:sz="0" w:space="0" w:color="auto"/>
            <w:bottom w:val="none" w:sz="0" w:space="0" w:color="auto"/>
            <w:right w:val="none" w:sz="0" w:space="0" w:color="auto"/>
          </w:divBdr>
        </w:div>
        <w:div w:id="1157266872">
          <w:marLeft w:val="640"/>
          <w:marRight w:val="0"/>
          <w:marTop w:val="0"/>
          <w:marBottom w:val="0"/>
          <w:divBdr>
            <w:top w:val="none" w:sz="0" w:space="0" w:color="auto"/>
            <w:left w:val="none" w:sz="0" w:space="0" w:color="auto"/>
            <w:bottom w:val="none" w:sz="0" w:space="0" w:color="auto"/>
            <w:right w:val="none" w:sz="0" w:space="0" w:color="auto"/>
          </w:divBdr>
        </w:div>
        <w:div w:id="862859805">
          <w:marLeft w:val="640"/>
          <w:marRight w:val="0"/>
          <w:marTop w:val="0"/>
          <w:marBottom w:val="0"/>
          <w:divBdr>
            <w:top w:val="none" w:sz="0" w:space="0" w:color="auto"/>
            <w:left w:val="none" w:sz="0" w:space="0" w:color="auto"/>
            <w:bottom w:val="none" w:sz="0" w:space="0" w:color="auto"/>
            <w:right w:val="none" w:sz="0" w:space="0" w:color="auto"/>
          </w:divBdr>
        </w:div>
        <w:div w:id="295378033">
          <w:marLeft w:val="640"/>
          <w:marRight w:val="0"/>
          <w:marTop w:val="0"/>
          <w:marBottom w:val="0"/>
          <w:divBdr>
            <w:top w:val="none" w:sz="0" w:space="0" w:color="auto"/>
            <w:left w:val="none" w:sz="0" w:space="0" w:color="auto"/>
            <w:bottom w:val="none" w:sz="0" w:space="0" w:color="auto"/>
            <w:right w:val="none" w:sz="0" w:space="0" w:color="auto"/>
          </w:divBdr>
        </w:div>
        <w:div w:id="1031225849">
          <w:marLeft w:val="640"/>
          <w:marRight w:val="0"/>
          <w:marTop w:val="0"/>
          <w:marBottom w:val="0"/>
          <w:divBdr>
            <w:top w:val="none" w:sz="0" w:space="0" w:color="auto"/>
            <w:left w:val="none" w:sz="0" w:space="0" w:color="auto"/>
            <w:bottom w:val="none" w:sz="0" w:space="0" w:color="auto"/>
            <w:right w:val="none" w:sz="0" w:space="0" w:color="auto"/>
          </w:divBdr>
        </w:div>
        <w:div w:id="243074411">
          <w:marLeft w:val="640"/>
          <w:marRight w:val="0"/>
          <w:marTop w:val="0"/>
          <w:marBottom w:val="0"/>
          <w:divBdr>
            <w:top w:val="none" w:sz="0" w:space="0" w:color="auto"/>
            <w:left w:val="none" w:sz="0" w:space="0" w:color="auto"/>
            <w:bottom w:val="none" w:sz="0" w:space="0" w:color="auto"/>
            <w:right w:val="none" w:sz="0" w:space="0" w:color="auto"/>
          </w:divBdr>
        </w:div>
        <w:div w:id="1714578988">
          <w:marLeft w:val="640"/>
          <w:marRight w:val="0"/>
          <w:marTop w:val="0"/>
          <w:marBottom w:val="0"/>
          <w:divBdr>
            <w:top w:val="none" w:sz="0" w:space="0" w:color="auto"/>
            <w:left w:val="none" w:sz="0" w:space="0" w:color="auto"/>
            <w:bottom w:val="none" w:sz="0" w:space="0" w:color="auto"/>
            <w:right w:val="none" w:sz="0" w:space="0" w:color="auto"/>
          </w:divBdr>
        </w:div>
        <w:div w:id="1192571149">
          <w:marLeft w:val="640"/>
          <w:marRight w:val="0"/>
          <w:marTop w:val="0"/>
          <w:marBottom w:val="0"/>
          <w:divBdr>
            <w:top w:val="none" w:sz="0" w:space="0" w:color="auto"/>
            <w:left w:val="none" w:sz="0" w:space="0" w:color="auto"/>
            <w:bottom w:val="none" w:sz="0" w:space="0" w:color="auto"/>
            <w:right w:val="none" w:sz="0" w:space="0" w:color="auto"/>
          </w:divBdr>
        </w:div>
        <w:div w:id="1661730991">
          <w:marLeft w:val="640"/>
          <w:marRight w:val="0"/>
          <w:marTop w:val="0"/>
          <w:marBottom w:val="0"/>
          <w:divBdr>
            <w:top w:val="none" w:sz="0" w:space="0" w:color="auto"/>
            <w:left w:val="none" w:sz="0" w:space="0" w:color="auto"/>
            <w:bottom w:val="none" w:sz="0" w:space="0" w:color="auto"/>
            <w:right w:val="none" w:sz="0" w:space="0" w:color="auto"/>
          </w:divBdr>
        </w:div>
        <w:div w:id="961422637">
          <w:marLeft w:val="640"/>
          <w:marRight w:val="0"/>
          <w:marTop w:val="0"/>
          <w:marBottom w:val="0"/>
          <w:divBdr>
            <w:top w:val="none" w:sz="0" w:space="0" w:color="auto"/>
            <w:left w:val="none" w:sz="0" w:space="0" w:color="auto"/>
            <w:bottom w:val="none" w:sz="0" w:space="0" w:color="auto"/>
            <w:right w:val="none" w:sz="0" w:space="0" w:color="auto"/>
          </w:divBdr>
        </w:div>
        <w:div w:id="1372992178">
          <w:marLeft w:val="640"/>
          <w:marRight w:val="0"/>
          <w:marTop w:val="0"/>
          <w:marBottom w:val="0"/>
          <w:divBdr>
            <w:top w:val="none" w:sz="0" w:space="0" w:color="auto"/>
            <w:left w:val="none" w:sz="0" w:space="0" w:color="auto"/>
            <w:bottom w:val="none" w:sz="0" w:space="0" w:color="auto"/>
            <w:right w:val="none" w:sz="0" w:space="0" w:color="auto"/>
          </w:divBdr>
        </w:div>
        <w:div w:id="1552186843">
          <w:marLeft w:val="640"/>
          <w:marRight w:val="0"/>
          <w:marTop w:val="0"/>
          <w:marBottom w:val="0"/>
          <w:divBdr>
            <w:top w:val="none" w:sz="0" w:space="0" w:color="auto"/>
            <w:left w:val="none" w:sz="0" w:space="0" w:color="auto"/>
            <w:bottom w:val="none" w:sz="0" w:space="0" w:color="auto"/>
            <w:right w:val="none" w:sz="0" w:space="0" w:color="auto"/>
          </w:divBdr>
        </w:div>
        <w:div w:id="1746141629">
          <w:marLeft w:val="640"/>
          <w:marRight w:val="0"/>
          <w:marTop w:val="0"/>
          <w:marBottom w:val="0"/>
          <w:divBdr>
            <w:top w:val="none" w:sz="0" w:space="0" w:color="auto"/>
            <w:left w:val="none" w:sz="0" w:space="0" w:color="auto"/>
            <w:bottom w:val="none" w:sz="0" w:space="0" w:color="auto"/>
            <w:right w:val="none" w:sz="0" w:space="0" w:color="auto"/>
          </w:divBdr>
        </w:div>
        <w:div w:id="895358302">
          <w:marLeft w:val="640"/>
          <w:marRight w:val="0"/>
          <w:marTop w:val="0"/>
          <w:marBottom w:val="0"/>
          <w:divBdr>
            <w:top w:val="none" w:sz="0" w:space="0" w:color="auto"/>
            <w:left w:val="none" w:sz="0" w:space="0" w:color="auto"/>
            <w:bottom w:val="none" w:sz="0" w:space="0" w:color="auto"/>
            <w:right w:val="none" w:sz="0" w:space="0" w:color="auto"/>
          </w:divBdr>
        </w:div>
        <w:div w:id="1214345979">
          <w:marLeft w:val="640"/>
          <w:marRight w:val="0"/>
          <w:marTop w:val="0"/>
          <w:marBottom w:val="0"/>
          <w:divBdr>
            <w:top w:val="none" w:sz="0" w:space="0" w:color="auto"/>
            <w:left w:val="none" w:sz="0" w:space="0" w:color="auto"/>
            <w:bottom w:val="none" w:sz="0" w:space="0" w:color="auto"/>
            <w:right w:val="none" w:sz="0" w:space="0" w:color="auto"/>
          </w:divBdr>
        </w:div>
        <w:div w:id="750856886">
          <w:marLeft w:val="640"/>
          <w:marRight w:val="0"/>
          <w:marTop w:val="0"/>
          <w:marBottom w:val="0"/>
          <w:divBdr>
            <w:top w:val="none" w:sz="0" w:space="0" w:color="auto"/>
            <w:left w:val="none" w:sz="0" w:space="0" w:color="auto"/>
            <w:bottom w:val="none" w:sz="0" w:space="0" w:color="auto"/>
            <w:right w:val="none" w:sz="0" w:space="0" w:color="auto"/>
          </w:divBdr>
        </w:div>
        <w:div w:id="415323741">
          <w:marLeft w:val="640"/>
          <w:marRight w:val="0"/>
          <w:marTop w:val="0"/>
          <w:marBottom w:val="0"/>
          <w:divBdr>
            <w:top w:val="none" w:sz="0" w:space="0" w:color="auto"/>
            <w:left w:val="none" w:sz="0" w:space="0" w:color="auto"/>
            <w:bottom w:val="none" w:sz="0" w:space="0" w:color="auto"/>
            <w:right w:val="none" w:sz="0" w:space="0" w:color="auto"/>
          </w:divBdr>
        </w:div>
        <w:div w:id="1349135774">
          <w:marLeft w:val="640"/>
          <w:marRight w:val="0"/>
          <w:marTop w:val="0"/>
          <w:marBottom w:val="0"/>
          <w:divBdr>
            <w:top w:val="none" w:sz="0" w:space="0" w:color="auto"/>
            <w:left w:val="none" w:sz="0" w:space="0" w:color="auto"/>
            <w:bottom w:val="none" w:sz="0" w:space="0" w:color="auto"/>
            <w:right w:val="none" w:sz="0" w:space="0" w:color="auto"/>
          </w:divBdr>
        </w:div>
        <w:div w:id="313149053">
          <w:marLeft w:val="640"/>
          <w:marRight w:val="0"/>
          <w:marTop w:val="0"/>
          <w:marBottom w:val="0"/>
          <w:divBdr>
            <w:top w:val="none" w:sz="0" w:space="0" w:color="auto"/>
            <w:left w:val="none" w:sz="0" w:space="0" w:color="auto"/>
            <w:bottom w:val="none" w:sz="0" w:space="0" w:color="auto"/>
            <w:right w:val="none" w:sz="0" w:space="0" w:color="auto"/>
          </w:divBdr>
        </w:div>
        <w:div w:id="1370493559">
          <w:marLeft w:val="640"/>
          <w:marRight w:val="0"/>
          <w:marTop w:val="0"/>
          <w:marBottom w:val="0"/>
          <w:divBdr>
            <w:top w:val="none" w:sz="0" w:space="0" w:color="auto"/>
            <w:left w:val="none" w:sz="0" w:space="0" w:color="auto"/>
            <w:bottom w:val="none" w:sz="0" w:space="0" w:color="auto"/>
            <w:right w:val="none" w:sz="0" w:space="0" w:color="auto"/>
          </w:divBdr>
        </w:div>
        <w:div w:id="1959221693">
          <w:marLeft w:val="640"/>
          <w:marRight w:val="0"/>
          <w:marTop w:val="0"/>
          <w:marBottom w:val="0"/>
          <w:divBdr>
            <w:top w:val="none" w:sz="0" w:space="0" w:color="auto"/>
            <w:left w:val="none" w:sz="0" w:space="0" w:color="auto"/>
            <w:bottom w:val="none" w:sz="0" w:space="0" w:color="auto"/>
            <w:right w:val="none" w:sz="0" w:space="0" w:color="auto"/>
          </w:divBdr>
        </w:div>
        <w:div w:id="1381828156">
          <w:marLeft w:val="640"/>
          <w:marRight w:val="0"/>
          <w:marTop w:val="0"/>
          <w:marBottom w:val="0"/>
          <w:divBdr>
            <w:top w:val="none" w:sz="0" w:space="0" w:color="auto"/>
            <w:left w:val="none" w:sz="0" w:space="0" w:color="auto"/>
            <w:bottom w:val="none" w:sz="0" w:space="0" w:color="auto"/>
            <w:right w:val="none" w:sz="0" w:space="0" w:color="auto"/>
          </w:divBdr>
        </w:div>
        <w:div w:id="594749061">
          <w:marLeft w:val="640"/>
          <w:marRight w:val="0"/>
          <w:marTop w:val="0"/>
          <w:marBottom w:val="0"/>
          <w:divBdr>
            <w:top w:val="none" w:sz="0" w:space="0" w:color="auto"/>
            <w:left w:val="none" w:sz="0" w:space="0" w:color="auto"/>
            <w:bottom w:val="none" w:sz="0" w:space="0" w:color="auto"/>
            <w:right w:val="none" w:sz="0" w:space="0" w:color="auto"/>
          </w:divBdr>
        </w:div>
        <w:div w:id="1447457802">
          <w:marLeft w:val="640"/>
          <w:marRight w:val="0"/>
          <w:marTop w:val="0"/>
          <w:marBottom w:val="0"/>
          <w:divBdr>
            <w:top w:val="none" w:sz="0" w:space="0" w:color="auto"/>
            <w:left w:val="none" w:sz="0" w:space="0" w:color="auto"/>
            <w:bottom w:val="none" w:sz="0" w:space="0" w:color="auto"/>
            <w:right w:val="none" w:sz="0" w:space="0" w:color="auto"/>
          </w:divBdr>
        </w:div>
        <w:div w:id="1573931114">
          <w:marLeft w:val="640"/>
          <w:marRight w:val="0"/>
          <w:marTop w:val="0"/>
          <w:marBottom w:val="0"/>
          <w:divBdr>
            <w:top w:val="none" w:sz="0" w:space="0" w:color="auto"/>
            <w:left w:val="none" w:sz="0" w:space="0" w:color="auto"/>
            <w:bottom w:val="none" w:sz="0" w:space="0" w:color="auto"/>
            <w:right w:val="none" w:sz="0" w:space="0" w:color="auto"/>
          </w:divBdr>
        </w:div>
        <w:div w:id="373316259">
          <w:marLeft w:val="640"/>
          <w:marRight w:val="0"/>
          <w:marTop w:val="0"/>
          <w:marBottom w:val="0"/>
          <w:divBdr>
            <w:top w:val="none" w:sz="0" w:space="0" w:color="auto"/>
            <w:left w:val="none" w:sz="0" w:space="0" w:color="auto"/>
            <w:bottom w:val="none" w:sz="0" w:space="0" w:color="auto"/>
            <w:right w:val="none" w:sz="0" w:space="0" w:color="auto"/>
          </w:divBdr>
        </w:div>
        <w:div w:id="983192724">
          <w:marLeft w:val="640"/>
          <w:marRight w:val="0"/>
          <w:marTop w:val="0"/>
          <w:marBottom w:val="0"/>
          <w:divBdr>
            <w:top w:val="none" w:sz="0" w:space="0" w:color="auto"/>
            <w:left w:val="none" w:sz="0" w:space="0" w:color="auto"/>
            <w:bottom w:val="none" w:sz="0" w:space="0" w:color="auto"/>
            <w:right w:val="none" w:sz="0" w:space="0" w:color="auto"/>
          </w:divBdr>
        </w:div>
        <w:div w:id="1398936650">
          <w:marLeft w:val="640"/>
          <w:marRight w:val="0"/>
          <w:marTop w:val="0"/>
          <w:marBottom w:val="0"/>
          <w:divBdr>
            <w:top w:val="none" w:sz="0" w:space="0" w:color="auto"/>
            <w:left w:val="none" w:sz="0" w:space="0" w:color="auto"/>
            <w:bottom w:val="none" w:sz="0" w:space="0" w:color="auto"/>
            <w:right w:val="none" w:sz="0" w:space="0" w:color="auto"/>
          </w:divBdr>
        </w:div>
        <w:div w:id="1516114261">
          <w:marLeft w:val="640"/>
          <w:marRight w:val="0"/>
          <w:marTop w:val="0"/>
          <w:marBottom w:val="0"/>
          <w:divBdr>
            <w:top w:val="none" w:sz="0" w:space="0" w:color="auto"/>
            <w:left w:val="none" w:sz="0" w:space="0" w:color="auto"/>
            <w:bottom w:val="none" w:sz="0" w:space="0" w:color="auto"/>
            <w:right w:val="none" w:sz="0" w:space="0" w:color="auto"/>
          </w:divBdr>
        </w:div>
        <w:div w:id="1754740983">
          <w:marLeft w:val="640"/>
          <w:marRight w:val="0"/>
          <w:marTop w:val="0"/>
          <w:marBottom w:val="0"/>
          <w:divBdr>
            <w:top w:val="none" w:sz="0" w:space="0" w:color="auto"/>
            <w:left w:val="none" w:sz="0" w:space="0" w:color="auto"/>
            <w:bottom w:val="none" w:sz="0" w:space="0" w:color="auto"/>
            <w:right w:val="none" w:sz="0" w:space="0" w:color="auto"/>
          </w:divBdr>
        </w:div>
        <w:div w:id="1636720105">
          <w:marLeft w:val="640"/>
          <w:marRight w:val="0"/>
          <w:marTop w:val="0"/>
          <w:marBottom w:val="0"/>
          <w:divBdr>
            <w:top w:val="none" w:sz="0" w:space="0" w:color="auto"/>
            <w:left w:val="none" w:sz="0" w:space="0" w:color="auto"/>
            <w:bottom w:val="none" w:sz="0" w:space="0" w:color="auto"/>
            <w:right w:val="none" w:sz="0" w:space="0" w:color="auto"/>
          </w:divBdr>
        </w:div>
        <w:div w:id="1155954182">
          <w:marLeft w:val="640"/>
          <w:marRight w:val="0"/>
          <w:marTop w:val="0"/>
          <w:marBottom w:val="0"/>
          <w:divBdr>
            <w:top w:val="none" w:sz="0" w:space="0" w:color="auto"/>
            <w:left w:val="none" w:sz="0" w:space="0" w:color="auto"/>
            <w:bottom w:val="none" w:sz="0" w:space="0" w:color="auto"/>
            <w:right w:val="none" w:sz="0" w:space="0" w:color="auto"/>
          </w:divBdr>
        </w:div>
        <w:div w:id="29847254">
          <w:marLeft w:val="640"/>
          <w:marRight w:val="0"/>
          <w:marTop w:val="0"/>
          <w:marBottom w:val="0"/>
          <w:divBdr>
            <w:top w:val="none" w:sz="0" w:space="0" w:color="auto"/>
            <w:left w:val="none" w:sz="0" w:space="0" w:color="auto"/>
            <w:bottom w:val="none" w:sz="0" w:space="0" w:color="auto"/>
            <w:right w:val="none" w:sz="0" w:space="0" w:color="auto"/>
          </w:divBdr>
        </w:div>
        <w:div w:id="997804273">
          <w:marLeft w:val="640"/>
          <w:marRight w:val="0"/>
          <w:marTop w:val="0"/>
          <w:marBottom w:val="0"/>
          <w:divBdr>
            <w:top w:val="none" w:sz="0" w:space="0" w:color="auto"/>
            <w:left w:val="none" w:sz="0" w:space="0" w:color="auto"/>
            <w:bottom w:val="none" w:sz="0" w:space="0" w:color="auto"/>
            <w:right w:val="none" w:sz="0" w:space="0" w:color="auto"/>
          </w:divBdr>
        </w:div>
        <w:div w:id="1419792630">
          <w:marLeft w:val="640"/>
          <w:marRight w:val="0"/>
          <w:marTop w:val="0"/>
          <w:marBottom w:val="0"/>
          <w:divBdr>
            <w:top w:val="none" w:sz="0" w:space="0" w:color="auto"/>
            <w:left w:val="none" w:sz="0" w:space="0" w:color="auto"/>
            <w:bottom w:val="none" w:sz="0" w:space="0" w:color="auto"/>
            <w:right w:val="none" w:sz="0" w:space="0" w:color="auto"/>
          </w:divBdr>
        </w:div>
        <w:div w:id="385567264">
          <w:marLeft w:val="640"/>
          <w:marRight w:val="0"/>
          <w:marTop w:val="0"/>
          <w:marBottom w:val="0"/>
          <w:divBdr>
            <w:top w:val="none" w:sz="0" w:space="0" w:color="auto"/>
            <w:left w:val="none" w:sz="0" w:space="0" w:color="auto"/>
            <w:bottom w:val="none" w:sz="0" w:space="0" w:color="auto"/>
            <w:right w:val="none" w:sz="0" w:space="0" w:color="auto"/>
          </w:divBdr>
        </w:div>
        <w:div w:id="1433167267">
          <w:marLeft w:val="640"/>
          <w:marRight w:val="0"/>
          <w:marTop w:val="0"/>
          <w:marBottom w:val="0"/>
          <w:divBdr>
            <w:top w:val="none" w:sz="0" w:space="0" w:color="auto"/>
            <w:left w:val="none" w:sz="0" w:space="0" w:color="auto"/>
            <w:bottom w:val="none" w:sz="0" w:space="0" w:color="auto"/>
            <w:right w:val="none" w:sz="0" w:space="0" w:color="auto"/>
          </w:divBdr>
        </w:div>
        <w:div w:id="922029745">
          <w:marLeft w:val="640"/>
          <w:marRight w:val="0"/>
          <w:marTop w:val="0"/>
          <w:marBottom w:val="0"/>
          <w:divBdr>
            <w:top w:val="none" w:sz="0" w:space="0" w:color="auto"/>
            <w:left w:val="none" w:sz="0" w:space="0" w:color="auto"/>
            <w:bottom w:val="none" w:sz="0" w:space="0" w:color="auto"/>
            <w:right w:val="none" w:sz="0" w:space="0" w:color="auto"/>
          </w:divBdr>
        </w:div>
        <w:div w:id="878930117">
          <w:marLeft w:val="640"/>
          <w:marRight w:val="0"/>
          <w:marTop w:val="0"/>
          <w:marBottom w:val="0"/>
          <w:divBdr>
            <w:top w:val="none" w:sz="0" w:space="0" w:color="auto"/>
            <w:left w:val="none" w:sz="0" w:space="0" w:color="auto"/>
            <w:bottom w:val="none" w:sz="0" w:space="0" w:color="auto"/>
            <w:right w:val="none" w:sz="0" w:space="0" w:color="auto"/>
          </w:divBdr>
        </w:div>
        <w:div w:id="1838498537">
          <w:marLeft w:val="640"/>
          <w:marRight w:val="0"/>
          <w:marTop w:val="0"/>
          <w:marBottom w:val="0"/>
          <w:divBdr>
            <w:top w:val="none" w:sz="0" w:space="0" w:color="auto"/>
            <w:left w:val="none" w:sz="0" w:space="0" w:color="auto"/>
            <w:bottom w:val="none" w:sz="0" w:space="0" w:color="auto"/>
            <w:right w:val="none" w:sz="0" w:space="0" w:color="auto"/>
          </w:divBdr>
        </w:div>
        <w:div w:id="223612283">
          <w:marLeft w:val="640"/>
          <w:marRight w:val="0"/>
          <w:marTop w:val="0"/>
          <w:marBottom w:val="0"/>
          <w:divBdr>
            <w:top w:val="none" w:sz="0" w:space="0" w:color="auto"/>
            <w:left w:val="none" w:sz="0" w:space="0" w:color="auto"/>
            <w:bottom w:val="none" w:sz="0" w:space="0" w:color="auto"/>
            <w:right w:val="none" w:sz="0" w:space="0" w:color="auto"/>
          </w:divBdr>
        </w:div>
        <w:div w:id="1163621003">
          <w:marLeft w:val="640"/>
          <w:marRight w:val="0"/>
          <w:marTop w:val="0"/>
          <w:marBottom w:val="0"/>
          <w:divBdr>
            <w:top w:val="none" w:sz="0" w:space="0" w:color="auto"/>
            <w:left w:val="none" w:sz="0" w:space="0" w:color="auto"/>
            <w:bottom w:val="none" w:sz="0" w:space="0" w:color="auto"/>
            <w:right w:val="none" w:sz="0" w:space="0" w:color="auto"/>
          </w:divBdr>
        </w:div>
        <w:div w:id="1744140771">
          <w:marLeft w:val="640"/>
          <w:marRight w:val="0"/>
          <w:marTop w:val="0"/>
          <w:marBottom w:val="0"/>
          <w:divBdr>
            <w:top w:val="none" w:sz="0" w:space="0" w:color="auto"/>
            <w:left w:val="none" w:sz="0" w:space="0" w:color="auto"/>
            <w:bottom w:val="none" w:sz="0" w:space="0" w:color="auto"/>
            <w:right w:val="none" w:sz="0" w:space="0" w:color="auto"/>
          </w:divBdr>
        </w:div>
        <w:div w:id="942343336">
          <w:marLeft w:val="640"/>
          <w:marRight w:val="0"/>
          <w:marTop w:val="0"/>
          <w:marBottom w:val="0"/>
          <w:divBdr>
            <w:top w:val="none" w:sz="0" w:space="0" w:color="auto"/>
            <w:left w:val="none" w:sz="0" w:space="0" w:color="auto"/>
            <w:bottom w:val="none" w:sz="0" w:space="0" w:color="auto"/>
            <w:right w:val="none" w:sz="0" w:space="0" w:color="auto"/>
          </w:divBdr>
        </w:div>
        <w:div w:id="615213737">
          <w:marLeft w:val="640"/>
          <w:marRight w:val="0"/>
          <w:marTop w:val="0"/>
          <w:marBottom w:val="0"/>
          <w:divBdr>
            <w:top w:val="none" w:sz="0" w:space="0" w:color="auto"/>
            <w:left w:val="none" w:sz="0" w:space="0" w:color="auto"/>
            <w:bottom w:val="none" w:sz="0" w:space="0" w:color="auto"/>
            <w:right w:val="none" w:sz="0" w:space="0" w:color="auto"/>
          </w:divBdr>
        </w:div>
        <w:div w:id="1961766857">
          <w:marLeft w:val="640"/>
          <w:marRight w:val="0"/>
          <w:marTop w:val="0"/>
          <w:marBottom w:val="0"/>
          <w:divBdr>
            <w:top w:val="none" w:sz="0" w:space="0" w:color="auto"/>
            <w:left w:val="none" w:sz="0" w:space="0" w:color="auto"/>
            <w:bottom w:val="none" w:sz="0" w:space="0" w:color="auto"/>
            <w:right w:val="none" w:sz="0" w:space="0" w:color="auto"/>
          </w:divBdr>
        </w:div>
        <w:div w:id="1218052975">
          <w:marLeft w:val="640"/>
          <w:marRight w:val="0"/>
          <w:marTop w:val="0"/>
          <w:marBottom w:val="0"/>
          <w:divBdr>
            <w:top w:val="none" w:sz="0" w:space="0" w:color="auto"/>
            <w:left w:val="none" w:sz="0" w:space="0" w:color="auto"/>
            <w:bottom w:val="none" w:sz="0" w:space="0" w:color="auto"/>
            <w:right w:val="none" w:sz="0" w:space="0" w:color="auto"/>
          </w:divBdr>
        </w:div>
        <w:div w:id="1191726912">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4971616">
      <w:bodyDiv w:val="1"/>
      <w:marLeft w:val="0"/>
      <w:marRight w:val="0"/>
      <w:marTop w:val="0"/>
      <w:marBottom w:val="0"/>
      <w:divBdr>
        <w:top w:val="none" w:sz="0" w:space="0" w:color="auto"/>
        <w:left w:val="none" w:sz="0" w:space="0" w:color="auto"/>
        <w:bottom w:val="none" w:sz="0" w:space="0" w:color="auto"/>
        <w:right w:val="none" w:sz="0" w:space="0" w:color="auto"/>
      </w:divBdr>
      <w:divsChild>
        <w:div w:id="687021492">
          <w:marLeft w:val="640"/>
          <w:marRight w:val="0"/>
          <w:marTop w:val="0"/>
          <w:marBottom w:val="0"/>
          <w:divBdr>
            <w:top w:val="none" w:sz="0" w:space="0" w:color="auto"/>
            <w:left w:val="none" w:sz="0" w:space="0" w:color="auto"/>
            <w:bottom w:val="none" w:sz="0" w:space="0" w:color="auto"/>
            <w:right w:val="none" w:sz="0" w:space="0" w:color="auto"/>
          </w:divBdr>
        </w:div>
        <w:div w:id="237906673">
          <w:marLeft w:val="640"/>
          <w:marRight w:val="0"/>
          <w:marTop w:val="0"/>
          <w:marBottom w:val="0"/>
          <w:divBdr>
            <w:top w:val="none" w:sz="0" w:space="0" w:color="auto"/>
            <w:left w:val="none" w:sz="0" w:space="0" w:color="auto"/>
            <w:bottom w:val="none" w:sz="0" w:space="0" w:color="auto"/>
            <w:right w:val="none" w:sz="0" w:space="0" w:color="auto"/>
          </w:divBdr>
        </w:div>
        <w:div w:id="1975527713">
          <w:marLeft w:val="640"/>
          <w:marRight w:val="0"/>
          <w:marTop w:val="0"/>
          <w:marBottom w:val="0"/>
          <w:divBdr>
            <w:top w:val="none" w:sz="0" w:space="0" w:color="auto"/>
            <w:left w:val="none" w:sz="0" w:space="0" w:color="auto"/>
            <w:bottom w:val="none" w:sz="0" w:space="0" w:color="auto"/>
            <w:right w:val="none" w:sz="0" w:space="0" w:color="auto"/>
          </w:divBdr>
        </w:div>
        <w:div w:id="1649355098">
          <w:marLeft w:val="640"/>
          <w:marRight w:val="0"/>
          <w:marTop w:val="0"/>
          <w:marBottom w:val="0"/>
          <w:divBdr>
            <w:top w:val="none" w:sz="0" w:space="0" w:color="auto"/>
            <w:left w:val="none" w:sz="0" w:space="0" w:color="auto"/>
            <w:bottom w:val="none" w:sz="0" w:space="0" w:color="auto"/>
            <w:right w:val="none" w:sz="0" w:space="0" w:color="auto"/>
          </w:divBdr>
        </w:div>
        <w:div w:id="2005434257">
          <w:marLeft w:val="640"/>
          <w:marRight w:val="0"/>
          <w:marTop w:val="0"/>
          <w:marBottom w:val="0"/>
          <w:divBdr>
            <w:top w:val="none" w:sz="0" w:space="0" w:color="auto"/>
            <w:left w:val="none" w:sz="0" w:space="0" w:color="auto"/>
            <w:bottom w:val="none" w:sz="0" w:space="0" w:color="auto"/>
            <w:right w:val="none" w:sz="0" w:space="0" w:color="auto"/>
          </w:divBdr>
        </w:div>
        <w:div w:id="85423056">
          <w:marLeft w:val="640"/>
          <w:marRight w:val="0"/>
          <w:marTop w:val="0"/>
          <w:marBottom w:val="0"/>
          <w:divBdr>
            <w:top w:val="none" w:sz="0" w:space="0" w:color="auto"/>
            <w:left w:val="none" w:sz="0" w:space="0" w:color="auto"/>
            <w:bottom w:val="none" w:sz="0" w:space="0" w:color="auto"/>
            <w:right w:val="none" w:sz="0" w:space="0" w:color="auto"/>
          </w:divBdr>
        </w:div>
        <w:div w:id="469634547">
          <w:marLeft w:val="640"/>
          <w:marRight w:val="0"/>
          <w:marTop w:val="0"/>
          <w:marBottom w:val="0"/>
          <w:divBdr>
            <w:top w:val="none" w:sz="0" w:space="0" w:color="auto"/>
            <w:left w:val="none" w:sz="0" w:space="0" w:color="auto"/>
            <w:bottom w:val="none" w:sz="0" w:space="0" w:color="auto"/>
            <w:right w:val="none" w:sz="0" w:space="0" w:color="auto"/>
          </w:divBdr>
        </w:div>
        <w:div w:id="1024283726">
          <w:marLeft w:val="640"/>
          <w:marRight w:val="0"/>
          <w:marTop w:val="0"/>
          <w:marBottom w:val="0"/>
          <w:divBdr>
            <w:top w:val="none" w:sz="0" w:space="0" w:color="auto"/>
            <w:left w:val="none" w:sz="0" w:space="0" w:color="auto"/>
            <w:bottom w:val="none" w:sz="0" w:space="0" w:color="auto"/>
            <w:right w:val="none" w:sz="0" w:space="0" w:color="auto"/>
          </w:divBdr>
        </w:div>
        <w:div w:id="1209411742">
          <w:marLeft w:val="640"/>
          <w:marRight w:val="0"/>
          <w:marTop w:val="0"/>
          <w:marBottom w:val="0"/>
          <w:divBdr>
            <w:top w:val="none" w:sz="0" w:space="0" w:color="auto"/>
            <w:left w:val="none" w:sz="0" w:space="0" w:color="auto"/>
            <w:bottom w:val="none" w:sz="0" w:space="0" w:color="auto"/>
            <w:right w:val="none" w:sz="0" w:space="0" w:color="auto"/>
          </w:divBdr>
        </w:div>
        <w:div w:id="1492868063">
          <w:marLeft w:val="640"/>
          <w:marRight w:val="0"/>
          <w:marTop w:val="0"/>
          <w:marBottom w:val="0"/>
          <w:divBdr>
            <w:top w:val="none" w:sz="0" w:space="0" w:color="auto"/>
            <w:left w:val="none" w:sz="0" w:space="0" w:color="auto"/>
            <w:bottom w:val="none" w:sz="0" w:space="0" w:color="auto"/>
            <w:right w:val="none" w:sz="0" w:space="0" w:color="auto"/>
          </w:divBdr>
        </w:div>
        <w:div w:id="804353089">
          <w:marLeft w:val="640"/>
          <w:marRight w:val="0"/>
          <w:marTop w:val="0"/>
          <w:marBottom w:val="0"/>
          <w:divBdr>
            <w:top w:val="none" w:sz="0" w:space="0" w:color="auto"/>
            <w:left w:val="none" w:sz="0" w:space="0" w:color="auto"/>
            <w:bottom w:val="none" w:sz="0" w:space="0" w:color="auto"/>
            <w:right w:val="none" w:sz="0" w:space="0" w:color="auto"/>
          </w:divBdr>
        </w:div>
        <w:div w:id="320546703">
          <w:marLeft w:val="640"/>
          <w:marRight w:val="0"/>
          <w:marTop w:val="0"/>
          <w:marBottom w:val="0"/>
          <w:divBdr>
            <w:top w:val="none" w:sz="0" w:space="0" w:color="auto"/>
            <w:left w:val="none" w:sz="0" w:space="0" w:color="auto"/>
            <w:bottom w:val="none" w:sz="0" w:space="0" w:color="auto"/>
            <w:right w:val="none" w:sz="0" w:space="0" w:color="auto"/>
          </w:divBdr>
        </w:div>
        <w:div w:id="704523445">
          <w:marLeft w:val="640"/>
          <w:marRight w:val="0"/>
          <w:marTop w:val="0"/>
          <w:marBottom w:val="0"/>
          <w:divBdr>
            <w:top w:val="none" w:sz="0" w:space="0" w:color="auto"/>
            <w:left w:val="none" w:sz="0" w:space="0" w:color="auto"/>
            <w:bottom w:val="none" w:sz="0" w:space="0" w:color="auto"/>
            <w:right w:val="none" w:sz="0" w:space="0" w:color="auto"/>
          </w:divBdr>
        </w:div>
        <w:div w:id="894245312">
          <w:marLeft w:val="640"/>
          <w:marRight w:val="0"/>
          <w:marTop w:val="0"/>
          <w:marBottom w:val="0"/>
          <w:divBdr>
            <w:top w:val="none" w:sz="0" w:space="0" w:color="auto"/>
            <w:left w:val="none" w:sz="0" w:space="0" w:color="auto"/>
            <w:bottom w:val="none" w:sz="0" w:space="0" w:color="auto"/>
            <w:right w:val="none" w:sz="0" w:space="0" w:color="auto"/>
          </w:divBdr>
        </w:div>
        <w:div w:id="2084983345">
          <w:marLeft w:val="640"/>
          <w:marRight w:val="0"/>
          <w:marTop w:val="0"/>
          <w:marBottom w:val="0"/>
          <w:divBdr>
            <w:top w:val="none" w:sz="0" w:space="0" w:color="auto"/>
            <w:left w:val="none" w:sz="0" w:space="0" w:color="auto"/>
            <w:bottom w:val="none" w:sz="0" w:space="0" w:color="auto"/>
            <w:right w:val="none" w:sz="0" w:space="0" w:color="auto"/>
          </w:divBdr>
        </w:div>
        <w:div w:id="832375983">
          <w:marLeft w:val="640"/>
          <w:marRight w:val="0"/>
          <w:marTop w:val="0"/>
          <w:marBottom w:val="0"/>
          <w:divBdr>
            <w:top w:val="none" w:sz="0" w:space="0" w:color="auto"/>
            <w:left w:val="none" w:sz="0" w:space="0" w:color="auto"/>
            <w:bottom w:val="none" w:sz="0" w:space="0" w:color="auto"/>
            <w:right w:val="none" w:sz="0" w:space="0" w:color="auto"/>
          </w:divBdr>
        </w:div>
        <w:div w:id="635450530">
          <w:marLeft w:val="640"/>
          <w:marRight w:val="0"/>
          <w:marTop w:val="0"/>
          <w:marBottom w:val="0"/>
          <w:divBdr>
            <w:top w:val="none" w:sz="0" w:space="0" w:color="auto"/>
            <w:left w:val="none" w:sz="0" w:space="0" w:color="auto"/>
            <w:bottom w:val="none" w:sz="0" w:space="0" w:color="auto"/>
            <w:right w:val="none" w:sz="0" w:space="0" w:color="auto"/>
          </w:divBdr>
        </w:div>
        <w:div w:id="1177840237">
          <w:marLeft w:val="640"/>
          <w:marRight w:val="0"/>
          <w:marTop w:val="0"/>
          <w:marBottom w:val="0"/>
          <w:divBdr>
            <w:top w:val="none" w:sz="0" w:space="0" w:color="auto"/>
            <w:left w:val="none" w:sz="0" w:space="0" w:color="auto"/>
            <w:bottom w:val="none" w:sz="0" w:space="0" w:color="auto"/>
            <w:right w:val="none" w:sz="0" w:space="0" w:color="auto"/>
          </w:divBdr>
        </w:div>
        <w:div w:id="1890997284">
          <w:marLeft w:val="640"/>
          <w:marRight w:val="0"/>
          <w:marTop w:val="0"/>
          <w:marBottom w:val="0"/>
          <w:divBdr>
            <w:top w:val="none" w:sz="0" w:space="0" w:color="auto"/>
            <w:left w:val="none" w:sz="0" w:space="0" w:color="auto"/>
            <w:bottom w:val="none" w:sz="0" w:space="0" w:color="auto"/>
            <w:right w:val="none" w:sz="0" w:space="0" w:color="auto"/>
          </w:divBdr>
        </w:div>
        <w:div w:id="2019385182">
          <w:marLeft w:val="640"/>
          <w:marRight w:val="0"/>
          <w:marTop w:val="0"/>
          <w:marBottom w:val="0"/>
          <w:divBdr>
            <w:top w:val="none" w:sz="0" w:space="0" w:color="auto"/>
            <w:left w:val="none" w:sz="0" w:space="0" w:color="auto"/>
            <w:bottom w:val="none" w:sz="0" w:space="0" w:color="auto"/>
            <w:right w:val="none" w:sz="0" w:space="0" w:color="auto"/>
          </w:divBdr>
        </w:div>
        <w:div w:id="932007147">
          <w:marLeft w:val="640"/>
          <w:marRight w:val="0"/>
          <w:marTop w:val="0"/>
          <w:marBottom w:val="0"/>
          <w:divBdr>
            <w:top w:val="none" w:sz="0" w:space="0" w:color="auto"/>
            <w:left w:val="none" w:sz="0" w:space="0" w:color="auto"/>
            <w:bottom w:val="none" w:sz="0" w:space="0" w:color="auto"/>
            <w:right w:val="none" w:sz="0" w:space="0" w:color="auto"/>
          </w:divBdr>
        </w:div>
        <w:div w:id="1682077609">
          <w:marLeft w:val="640"/>
          <w:marRight w:val="0"/>
          <w:marTop w:val="0"/>
          <w:marBottom w:val="0"/>
          <w:divBdr>
            <w:top w:val="none" w:sz="0" w:space="0" w:color="auto"/>
            <w:left w:val="none" w:sz="0" w:space="0" w:color="auto"/>
            <w:bottom w:val="none" w:sz="0" w:space="0" w:color="auto"/>
            <w:right w:val="none" w:sz="0" w:space="0" w:color="auto"/>
          </w:divBdr>
        </w:div>
        <w:div w:id="1180854934">
          <w:marLeft w:val="640"/>
          <w:marRight w:val="0"/>
          <w:marTop w:val="0"/>
          <w:marBottom w:val="0"/>
          <w:divBdr>
            <w:top w:val="none" w:sz="0" w:space="0" w:color="auto"/>
            <w:left w:val="none" w:sz="0" w:space="0" w:color="auto"/>
            <w:bottom w:val="none" w:sz="0" w:space="0" w:color="auto"/>
            <w:right w:val="none" w:sz="0" w:space="0" w:color="auto"/>
          </w:divBdr>
        </w:div>
        <w:div w:id="841090168">
          <w:marLeft w:val="640"/>
          <w:marRight w:val="0"/>
          <w:marTop w:val="0"/>
          <w:marBottom w:val="0"/>
          <w:divBdr>
            <w:top w:val="none" w:sz="0" w:space="0" w:color="auto"/>
            <w:left w:val="none" w:sz="0" w:space="0" w:color="auto"/>
            <w:bottom w:val="none" w:sz="0" w:space="0" w:color="auto"/>
            <w:right w:val="none" w:sz="0" w:space="0" w:color="auto"/>
          </w:divBdr>
        </w:div>
        <w:div w:id="2087992296">
          <w:marLeft w:val="640"/>
          <w:marRight w:val="0"/>
          <w:marTop w:val="0"/>
          <w:marBottom w:val="0"/>
          <w:divBdr>
            <w:top w:val="none" w:sz="0" w:space="0" w:color="auto"/>
            <w:left w:val="none" w:sz="0" w:space="0" w:color="auto"/>
            <w:bottom w:val="none" w:sz="0" w:space="0" w:color="auto"/>
            <w:right w:val="none" w:sz="0" w:space="0" w:color="auto"/>
          </w:divBdr>
        </w:div>
        <w:div w:id="1473209611">
          <w:marLeft w:val="640"/>
          <w:marRight w:val="0"/>
          <w:marTop w:val="0"/>
          <w:marBottom w:val="0"/>
          <w:divBdr>
            <w:top w:val="none" w:sz="0" w:space="0" w:color="auto"/>
            <w:left w:val="none" w:sz="0" w:space="0" w:color="auto"/>
            <w:bottom w:val="none" w:sz="0" w:space="0" w:color="auto"/>
            <w:right w:val="none" w:sz="0" w:space="0" w:color="auto"/>
          </w:divBdr>
        </w:div>
        <w:div w:id="67004655">
          <w:marLeft w:val="640"/>
          <w:marRight w:val="0"/>
          <w:marTop w:val="0"/>
          <w:marBottom w:val="0"/>
          <w:divBdr>
            <w:top w:val="none" w:sz="0" w:space="0" w:color="auto"/>
            <w:left w:val="none" w:sz="0" w:space="0" w:color="auto"/>
            <w:bottom w:val="none" w:sz="0" w:space="0" w:color="auto"/>
            <w:right w:val="none" w:sz="0" w:space="0" w:color="auto"/>
          </w:divBdr>
        </w:div>
        <w:div w:id="1129854791">
          <w:marLeft w:val="640"/>
          <w:marRight w:val="0"/>
          <w:marTop w:val="0"/>
          <w:marBottom w:val="0"/>
          <w:divBdr>
            <w:top w:val="none" w:sz="0" w:space="0" w:color="auto"/>
            <w:left w:val="none" w:sz="0" w:space="0" w:color="auto"/>
            <w:bottom w:val="none" w:sz="0" w:space="0" w:color="auto"/>
            <w:right w:val="none" w:sz="0" w:space="0" w:color="auto"/>
          </w:divBdr>
        </w:div>
        <w:div w:id="1108744858">
          <w:marLeft w:val="640"/>
          <w:marRight w:val="0"/>
          <w:marTop w:val="0"/>
          <w:marBottom w:val="0"/>
          <w:divBdr>
            <w:top w:val="none" w:sz="0" w:space="0" w:color="auto"/>
            <w:left w:val="none" w:sz="0" w:space="0" w:color="auto"/>
            <w:bottom w:val="none" w:sz="0" w:space="0" w:color="auto"/>
            <w:right w:val="none" w:sz="0" w:space="0" w:color="auto"/>
          </w:divBdr>
        </w:div>
        <w:div w:id="182330842">
          <w:marLeft w:val="640"/>
          <w:marRight w:val="0"/>
          <w:marTop w:val="0"/>
          <w:marBottom w:val="0"/>
          <w:divBdr>
            <w:top w:val="none" w:sz="0" w:space="0" w:color="auto"/>
            <w:left w:val="none" w:sz="0" w:space="0" w:color="auto"/>
            <w:bottom w:val="none" w:sz="0" w:space="0" w:color="auto"/>
            <w:right w:val="none" w:sz="0" w:space="0" w:color="auto"/>
          </w:divBdr>
        </w:div>
        <w:div w:id="765881016">
          <w:marLeft w:val="640"/>
          <w:marRight w:val="0"/>
          <w:marTop w:val="0"/>
          <w:marBottom w:val="0"/>
          <w:divBdr>
            <w:top w:val="none" w:sz="0" w:space="0" w:color="auto"/>
            <w:left w:val="none" w:sz="0" w:space="0" w:color="auto"/>
            <w:bottom w:val="none" w:sz="0" w:space="0" w:color="auto"/>
            <w:right w:val="none" w:sz="0" w:space="0" w:color="auto"/>
          </w:divBdr>
        </w:div>
        <w:div w:id="885406735">
          <w:marLeft w:val="640"/>
          <w:marRight w:val="0"/>
          <w:marTop w:val="0"/>
          <w:marBottom w:val="0"/>
          <w:divBdr>
            <w:top w:val="none" w:sz="0" w:space="0" w:color="auto"/>
            <w:left w:val="none" w:sz="0" w:space="0" w:color="auto"/>
            <w:bottom w:val="none" w:sz="0" w:space="0" w:color="auto"/>
            <w:right w:val="none" w:sz="0" w:space="0" w:color="auto"/>
          </w:divBdr>
        </w:div>
        <w:div w:id="373309520">
          <w:marLeft w:val="640"/>
          <w:marRight w:val="0"/>
          <w:marTop w:val="0"/>
          <w:marBottom w:val="0"/>
          <w:divBdr>
            <w:top w:val="none" w:sz="0" w:space="0" w:color="auto"/>
            <w:left w:val="none" w:sz="0" w:space="0" w:color="auto"/>
            <w:bottom w:val="none" w:sz="0" w:space="0" w:color="auto"/>
            <w:right w:val="none" w:sz="0" w:space="0" w:color="auto"/>
          </w:divBdr>
        </w:div>
        <w:div w:id="1660380338">
          <w:marLeft w:val="640"/>
          <w:marRight w:val="0"/>
          <w:marTop w:val="0"/>
          <w:marBottom w:val="0"/>
          <w:divBdr>
            <w:top w:val="none" w:sz="0" w:space="0" w:color="auto"/>
            <w:left w:val="none" w:sz="0" w:space="0" w:color="auto"/>
            <w:bottom w:val="none" w:sz="0" w:space="0" w:color="auto"/>
            <w:right w:val="none" w:sz="0" w:space="0" w:color="auto"/>
          </w:divBdr>
        </w:div>
        <w:div w:id="350497949">
          <w:marLeft w:val="640"/>
          <w:marRight w:val="0"/>
          <w:marTop w:val="0"/>
          <w:marBottom w:val="0"/>
          <w:divBdr>
            <w:top w:val="none" w:sz="0" w:space="0" w:color="auto"/>
            <w:left w:val="none" w:sz="0" w:space="0" w:color="auto"/>
            <w:bottom w:val="none" w:sz="0" w:space="0" w:color="auto"/>
            <w:right w:val="none" w:sz="0" w:space="0" w:color="auto"/>
          </w:divBdr>
        </w:div>
        <w:div w:id="578029260">
          <w:marLeft w:val="640"/>
          <w:marRight w:val="0"/>
          <w:marTop w:val="0"/>
          <w:marBottom w:val="0"/>
          <w:divBdr>
            <w:top w:val="none" w:sz="0" w:space="0" w:color="auto"/>
            <w:left w:val="none" w:sz="0" w:space="0" w:color="auto"/>
            <w:bottom w:val="none" w:sz="0" w:space="0" w:color="auto"/>
            <w:right w:val="none" w:sz="0" w:space="0" w:color="auto"/>
          </w:divBdr>
        </w:div>
        <w:div w:id="1084228668">
          <w:marLeft w:val="640"/>
          <w:marRight w:val="0"/>
          <w:marTop w:val="0"/>
          <w:marBottom w:val="0"/>
          <w:divBdr>
            <w:top w:val="none" w:sz="0" w:space="0" w:color="auto"/>
            <w:left w:val="none" w:sz="0" w:space="0" w:color="auto"/>
            <w:bottom w:val="none" w:sz="0" w:space="0" w:color="auto"/>
            <w:right w:val="none" w:sz="0" w:space="0" w:color="auto"/>
          </w:divBdr>
        </w:div>
        <w:div w:id="1997373078">
          <w:marLeft w:val="640"/>
          <w:marRight w:val="0"/>
          <w:marTop w:val="0"/>
          <w:marBottom w:val="0"/>
          <w:divBdr>
            <w:top w:val="none" w:sz="0" w:space="0" w:color="auto"/>
            <w:left w:val="none" w:sz="0" w:space="0" w:color="auto"/>
            <w:bottom w:val="none" w:sz="0" w:space="0" w:color="auto"/>
            <w:right w:val="none" w:sz="0" w:space="0" w:color="auto"/>
          </w:divBdr>
        </w:div>
        <w:div w:id="1693845013">
          <w:marLeft w:val="640"/>
          <w:marRight w:val="0"/>
          <w:marTop w:val="0"/>
          <w:marBottom w:val="0"/>
          <w:divBdr>
            <w:top w:val="none" w:sz="0" w:space="0" w:color="auto"/>
            <w:left w:val="none" w:sz="0" w:space="0" w:color="auto"/>
            <w:bottom w:val="none" w:sz="0" w:space="0" w:color="auto"/>
            <w:right w:val="none" w:sz="0" w:space="0" w:color="auto"/>
          </w:divBdr>
        </w:div>
        <w:div w:id="1306082615">
          <w:marLeft w:val="640"/>
          <w:marRight w:val="0"/>
          <w:marTop w:val="0"/>
          <w:marBottom w:val="0"/>
          <w:divBdr>
            <w:top w:val="none" w:sz="0" w:space="0" w:color="auto"/>
            <w:left w:val="none" w:sz="0" w:space="0" w:color="auto"/>
            <w:bottom w:val="none" w:sz="0" w:space="0" w:color="auto"/>
            <w:right w:val="none" w:sz="0" w:space="0" w:color="auto"/>
          </w:divBdr>
        </w:div>
        <w:div w:id="1920171389">
          <w:marLeft w:val="640"/>
          <w:marRight w:val="0"/>
          <w:marTop w:val="0"/>
          <w:marBottom w:val="0"/>
          <w:divBdr>
            <w:top w:val="none" w:sz="0" w:space="0" w:color="auto"/>
            <w:left w:val="none" w:sz="0" w:space="0" w:color="auto"/>
            <w:bottom w:val="none" w:sz="0" w:space="0" w:color="auto"/>
            <w:right w:val="none" w:sz="0" w:space="0" w:color="auto"/>
          </w:divBdr>
        </w:div>
        <w:div w:id="1228146060">
          <w:marLeft w:val="640"/>
          <w:marRight w:val="0"/>
          <w:marTop w:val="0"/>
          <w:marBottom w:val="0"/>
          <w:divBdr>
            <w:top w:val="none" w:sz="0" w:space="0" w:color="auto"/>
            <w:left w:val="none" w:sz="0" w:space="0" w:color="auto"/>
            <w:bottom w:val="none" w:sz="0" w:space="0" w:color="auto"/>
            <w:right w:val="none" w:sz="0" w:space="0" w:color="auto"/>
          </w:divBdr>
        </w:div>
        <w:div w:id="1587350150">
          <w:marLeft w:val="640"/>
          <w:marRight w:val="0"/>
          <w:marTop w:val="0"/>
          <w:marBottom w:val="0"/>
          <w:divBdr>
            <w:top w:val="none" w:sz="0" w:space="0" w:color="auto"/>
            <w:left w:val="none" w:sz="0" w:space="0" w:color="auto"/>
            <w:bottom w:val="none" w:sz="0" w:space="0" w:color="auto"/>
            <w:right w:val="none" w:sz="0" w:space="0" w:color="auto"/>
          </w:divBdr>
        </w:div>
        <w:div w:id="1218518724">
          <w:marLeft w:val="640"/>
          <w:marRight w:val="0"/>
          <w:marTop w:val="0"/>
          <w:marBottom w:val="0"/>
          <w:divBdr>
            <w:top w:val="none" w:sz="0" w:space="0" w:color="auto"/>
            <w:left w:val="none" w:sz="0" w:space="0" w:color="auto"/>
            <w:bottom w:val="none" w:sz="0" w:space="0" w:color="auto"/>
            <w:right w:val="none" w:sz="0" w:space="0" w:color="auto"/>
          </w:divBdr>
        </w:div>
        <w:div w:id="1223756695">
          <w:marLeft w:val="640"/>
          <w:marRight w:val="0"/>
          <w:marTop w:val="0"/>
          <w:marBottom w:val="0"/>
          <w:divBdr>
            <w:top w:val="none" w:sz="0" w:space="0" w:color="auto"/>
            <w:left w:val="none" w:sz="0" w:space="0" w:color="auto"/>
            <w:bottom w:val="none" w:sz="0" w:space="0" w:color="auto"/>
            <w:right w:val="none" w:sz="0" w:space="0" w:color="auto"/>
          </w:divBdr>
        </w:div>
        <w:div w:id="1016495291">
          <w:marLeft w:val="640"/>
          <w:marRight w:val="0"/>
          <w:marTop w:val="0"/>
          <w:marBottom w:val="0"/>
          <w:divBdr>
            <w:top w:val="none" w:sz="0" w:space="0" w:color="auto"/>
            <w:left w:val="none" w:sz="0" w:space="0" w:color="auto"/>
            <w:bottom w:val="none" w:sz="0" w:space="0" w:color="auto"/>
            <w:right w:val="none" w:sz="0" w:space="0" w:color="auto"/>
          </w:divBdr>
        </w:div>
        <w:div w:id="1132213273">
          <w:marLeft w:val="640"/>
          <w:marRight w:val="0"/>
          <w:marTop w:val="0"/>
          <w:marBottom w:val="0"/>
          <w:divBdr>
            <w:top w:val="none" w:sz="0" w:space="0" w:color="auto"/>
            <w:left w:val="none" w:sz="0" w:space="0" w:color="auto"/>
            <w:bottom w:val="none" w:sz="0" w:space="0" w:color="auto"/>
            <w:right w:val="none" w:sz="0" w:space="0" w:color="auto"/>
          </w:divBdr>
        </w:div>
        <w:div w:id="1030034434">
          <w:marLeft w:val="640"/>
          <w:marRight w:val="0"/>
          <w:marTop w:val="0"/>
          <w:marBottom w:val="0"/>
          <w:divBdr>
            <w:top w:val="none" w:sz="0" w:space="0" w:color="auto"/>
            <w:left w:val="none" w:sz="0" w:space="0" w:color="auto"/>
            <w:bottom w:val="none" w:sz="0" w:space="0" w:color="auto"/>
            <w:right w:val="none" w:sz="0" w:space="0" w:color="auto"/>
          </w:divBdr>
        </w:div>
        <w:div w:id="357659693">
          <w:marLeft w:val="640"/>
          <w:marRight w:val="0"/>
          <w:marTop w:val="0"/>
          <w:marBottom w:val="0"/>
          <w:divBdr>
            <w:top w:val="none" w:sz="0" w:space="0" w:color="auto"/>
            <w:left w:val="none" w:sz="0" w:space="0" w:color="auto"/>
            <w:bottom w:val="none" w:sz="0" w:space="0" w:color="auto"/>
            <w:right w:val="none" w:sz="0" w:space="0" w:color="auto"/>
          </w:divBdr>
        </w:div>
        <w:div w:id="297220678">
          <w:marLeft w:val="640"/>
          <w:marRight w:val="0"/>
          <w:marTop w:val="0"/>
          <w:marBottom w:val="0"/>
          <w:divBdr>
            <w:top w:val="none" w:sz="0" w:space="0" w:color="auto"/>
            <w:left w:val="none" w:sz="0" w:space="0" w:color="auto"/>
            <w:bottom w:val="none" w:sz="0" w:space="0" w:color="auto"/>
            <w:right w:val="none" w:sz="0" w:space="0" w:color="auto"/>
          </w:divBdr>
        </w:div>
        <w:div w:id="441388798">
          <w:marLeft w:val="640"/>
          <w:marRight w:val="0"/>
          <w:marTop w:val="0"/>
          <w:marBottom w:val="0"/>
          <w:divBdr>
            <w:top w:val="none" w:sz="0" w:space="0" w:color="auto"/>
            <w:left w:val="none" w:sz="0" w:space="0" w:color="auto"/>
            <w:bottom w:val="none" w:sz="0" w:space="0" w:color="auto"/>
            <w:right w:val="none" w:sz="0" w:space="0" w:color="auto"/>
          </w:divBdr>
        </w:div>
        <w:div w:id="1039934509">
          <w:marLeft w:val="640"/>
          <w:marRight w:val="0"/>
          <w:marTop w:val="0"/>
          <w:marBottom w:val="0"/>
          <w:divBdr>
            <w:top w:val="none" w:sz="0" w:space="0" w:color="auto"/>
            <w:left w:val="none" w:sz="0" w:space="0" w:color="auto"/>
            <w:bottom w:val="none" w:sz="0" w:space="0" w:color="auto"/>
            <w:right w:val="none" w:sz="0" w:space="0" w:color="auto"/>
          </w:divBdr>
        </w:div>
        <w:div w:id="1467351159">
          <w:marLeft w:val="640"/>
          <w:marRight w:val="0"/>
          <w:marTop w:val="0"/>
          <w:marBottom w:val="0"/>
          <w:divBdr>
            <w:top w:val="none" w:sz="0" w:space="0" w:color="auto"/>
            <w:left w:val="none" w:sz="0" w:space="0" w:color="auto"/>
            <w:bottom w:val="none" w:sz="0" w:space="0" w:color="auto"/>
            <w:right w:val="none" w:sz="0" w:space="0" w:color="auto"/>
          </w:divBdr>
        </w:div>
        <w:div w:id="1683051264">
          <w:marLeft w:val="640"/>
          <w:marRight w:val="0"/>
          <w:marTop w:val="0"/>
          <w:marBottom w:val="0"/>
          <w:divBdr>
            <w:top w:val="none" w:sz="0" w:space="0" w:color="auto"/>
            <w:left w:val="none" w:sz="0" w:space="0" w:color="auto"/>
            <w:bottom w:val="none" w:sz="0" w:space="0" w:color="auto"/>
            <w:right w:val="none" w:sz="0" w:space="0" w:color="auto"/>
          </w:divBdr>
        </w:div>
        <w:div w:id="1306664365">
          <w:marLeft w:val="640"/>
          <w:marRight w:val="0"/>
          <w:marTop w:val="0"/>
          <w:marBottom w:val="0"/>
          <w:divBdr>
            <w:top w:val="none" w:sz="0" w:space="0" w:color="auto"/>
            <w:left w:val="none" w:sz="0" w:space="0" w:color="auto"/>
            <w:bottom w:val="none" w:sz="0" w:space="0" w:color="auto"/>
            <w:right w:val="none" w:sz="0" w:space="0" w:color="auto"/>
          </w:divBdr>
        </w:div>
        <w:div w:id="357465999">
          <w:marLeft w:val="640"/>
          <w:marRight w:val="0"/>
          <w:marTop w:val="0"/>
          <w:marBottom w:val="0"/>
          <w:divBdr>
            <w:top w:val="none" w:sz="0" w:space="0" w:color="auto"/>
            <w:left w:val="none" w:sz="0" w:space="0" w:color="auto"/>
            <w:bottom w:val="none" w:sz="0" w:space="0" w:color="auto"/>
            <w:right w:val="none" w:sz="0" w:space="0" w:color="auto"/>
          </w:divBdr>
        </w:div>
        <w:div w:id="788090458">
          <w:marLeft w:val="640"/>
          <w:marRight w:val="0"/>
          <w:marTop w:val="0"/>
          <w:marBottom w:val="0"/>
          <w:divBdr>
            <w:top w:val="none" w:sz="0" w:space="0" w:color="auto"/>
            <w:left w:val="none" w:sz="0" w:space="0" w:color="auto"/>
            <w:bottom w:val="none" w:sz="0" w:space="0" w:color="auto"/>
            <w:right w:val="none" w:sz="0" w:space="0" w:color="auto"/>
          </w:divBdr>
        </w:div>
        <w:div w:id="1914004452">
          <w:marLeft w:val="640"/>
          <w:marRight w:val="0"/>
          <w:marTop w:val="0"/>
          <w:marBottom w:val="0"/>
          <w:divBdr>
            <w:top w:val="none" w:sz="0" w:space="0" w:color="auto"/>
            <w:left w:val="none" w:sz="0" w:space="0" w:color="auto"/>
            <w:bottom w:val="none" w:sz="0" w:space="0" w:color="auto"/>
            <w:right w:val="none" w:sz="0" w:space="0" w:color="auto"/>
          </w:divBdr>
        </w:div>
        <w:div w:id="1220247240">
          <w:marLeft w:val="640"/>
          <w:marRight w:val="0"/>
          <w:marTop w:val="0"/>
          <w:marBottom w:val="0"/>
          <w:divBdr>
            <w:top w:val="none" w:sz="0" w:space="0" w:color="auto"/>
            <w:left w:val="none" w:sz="0" w:space="0" w:color="auto"/>
            <w:bottom w:val="none" w:sz="0" w:space="0" w:color="auto"/>
            <w:right w:val="none" w:sz="0" w:space="0" w:color="auto"/>
          </w:divBdr>
        </w:div>
        <w:div w:id="1680499937">
          <w:marLeft w:val="640"/>
          <w:marRight w:val="0"/>
          <w:marTop w:val="0"/>
          <w:marBottom w:val="0"/>
          <w:divBdr>
            <w:top w:val="none" w:sz="0" w:space="0" w:color="auto"/>
            <w:left w:val="none" w:sz="0" w:space="0" w:color="auto"/>
            <w:bottom w:val="none" w:sz="0" w:space="0" w:color="auto"/>
            <w:right w:val="none" w:sz="0" w:space="0" w:color="auto"/>
          </w:divBdr>
        </w:div>
        <w:div w:id="1106585689">
          <w:marLeft w:val="640"/>
          <w:marRight w:val="0"/>
          <w:marTop w:val="0"/>
          <w:marBottom w:val="0"/>
          <w:divBdr>
            <w:top w:val="none" w:sz="0" w:space="0" w:color="auto"/>
            <w:left w:val="none" w:sz="0" w:space="0" w:color="auto"/>
            <w:bottom w:val="none" w:sz="0" w:space="0" w:color="auto"/>
            <w:right w:val="none" w:sz="0" w:space="0" w:color="auto"/>
          </w:divBdr>
        </w:div>
        <w:div w:id="1626350514">
          <w:marLeft w:val="640"/>
          <w:marRight w:val="0"/>
          <w:marTop w:val="0"/>
          <w:marBottom w:val="0"/>
          <w:divBdr>
            <w:top w:val="none" w:sz="0" w:space="0" w:color="auto"/>
            <w:left w:val="none" w:sz="0" w:space="0" w:color="auto"/>
            <w:bottom w:val="none" w:sz="0" w:space="0" w:color="auto"/>
            <w:right w:val="none" w:sz="0" w:space="0" w:color="auto"/>
          </w:divBdr>
        </w:div>
        <w:div w:id="5133215">
          <w:marLeft w:val="640"/>
          <w:marRight w:val="0"/>
          <w:marTop w:val="0"/>
          <w:marBottom w:val="0"/>
          <w:divBdr>
            <w:top w:val="none" w:sz="0" w:space="0" w:color="auto"/>
            <w:left w:val="none" w:sz="0" w:space="0" w:color="auto"/>
            <w:bottom w:val="none" w:sz="0" w:space="0" w:color="auto"/>
            <w:right w:val="none" w:sz="0" w:space="0" w:color="auto"/>
          </w:divBdr>
        </w:div>
        <w:div w:id="293412032">
          <w:marLeft w:val="640"/>
          <w:marRight w:val="0"/>
          <w:marTop w:val="0"/>
          <w:marBottom w:val="0"/>
          <w:divBdr>
            <w:top w:val="none" w:sz="0" w:space="0" w:color="auto"/>
            <w:left w:val="none" w:sz="0" w:space="0" w:color="auto"/>
            <w:bottom w:val="none" w:sz="0" w:space="0" w:color="auto"/>
            <w:right w:val="none" w:sz="0" w:space="0" w:color="auto"/>
          </w:divBdr>
        </w:div>
        <w:div w:id="268240481">
          <w:marLeft w:val="640"/>
          <w:marRight w:val="0"/>
          <w:marTop w:val="0"/>
          <w:marBottom w:val="0"/>
          <w:divBdr>
            <w:top w:val="none" w:sz="0" w:space="0" w:color="auto"/>
            <w:left w:val="none" w:sz="0" w:space="0" w:color="auto"/>
            <w:bottom w:val="none" w:sz="0" w:space="0" w:color="auto"/>
            <w:right w:val="none" w:sz="0" w:space="0" w:color="auto"/>
          </w:divBdr>
        </w:div>
        <w:div w:id="850920298">
          <w:marLeft w:val="640"/>
          <w:marRight w:val="0"/>
          <w:marTop w:val="0"/>
          <w:marBottom w:val="0"/>
          <w:divBdr>
            <w:top w:val="none" w:sz="0" w:space="0" w:color="auto"/>
            <w:left w:val="none" w:sz="0" w:space="0" w:color="auto"/>
            <w:bottom w:val="none" w:sz="0" w:space="0" w:color="auto"/>
            <w:right w:val="none" w:sz="0" w:space="0" w:color="auto"/>
          </w:divBdr>
        </w:div>
        <w:div w:id="38631123">
          <w:marLeft w:val="640"/>
          <w:marRight w:val="0"/>
          <w:marTop w:val="0"/>
          <w:marBottom w:val="0"/>
          <w:divBdr>
            <w:top w:val="none" w:sz="0" w:space="0" w:color="auto"/>
            <w:left w:val="none" w:sz="0" w:space="0" w:color="auto"/>
            <w:bottom w:val="none" w:sz="0" w:space="0" w:color="auto"/>
            <w:right w:val="none" w:sz="0" w:space="0" w:color="auto"/>
          </w:divBdr>
        </w:div>
        <w:div w:id="377821116">
          <w:marLeft w:val="640"/>
          <w:marRight w:val="0"/>
          <w:marTop w:val="0"/>
          <w:marBottom w:val="0"/>
          <w:divBdr>
            <w:top w:val="none" w:sz="0" w:space="0" w:color="auto"/>
            <w:left w:val="none" w:sz="0" w:space="0" w:color="auto"/>
            <w:bottom w:val="none" w:sz="0" w:space="0" w:color="auto"/>
            <w:right w:val="none" w:sz="0" w:space="0" w:color="auto"/>
          </w:divBdr>
        </w:div>
        <w:div w:id="459300952">
          <w:marLeft w:val="640"/>
          <w:marRight w:val="0"/>
          <w:marTop w:val="0"/>
          <w:marBottom w:val="0"/>
          <w:divBdr>
            <w:top w:val="none" w:sz="0" w:space="0" w:color="auto"/>
            <w:left w:val="none" w:sz="0" w:space="0" w:color="auto"/>
            <w:bottom w:val="none" w:sz="0" w:space="0" w:color="auto"/>
            <w:right w:val="none" w:sz="0" w:space="0" w:color="auto"/>
          </w:divBdr>
        </w:div>
        <w:div w:id="571081187">
          <w:marLeft w:val="640"/>
          <w:marRight w:val="0"/>
          <w:marTop w:val="0"/>
          <w:marBottom w:val="0"/>
          <w:divBdr>
            <w:top w:val="none" w:sz="0" w:space="0" w:color="auto"/>
            <w:left w:val="none" w:sz="0" w:space="0" w:color="auto"/>
            <w:bottom w:val="none" w:sz="0" w:space="0" w:color="auto"/>
            <w:right w:val="none" w:sz="0" w:space="0" w:color="auto"/>
          </w:divBdr>
        </w:div>
        <w:div w:id="2061324611">
          <w:marLeft w:val="640"/>
          <w:marRight w:val="0"/>
          <w:marTop w:val="0"/>
          <w:marBottom w:val="0"/>
          <w:divBdr>
            <w:top w:val="none" w:sz="0" w:space="0" w:color="auto"/>
            <w:left w:val="none" w:sz="0" w:space="0" w:color="auto"/>
            <w:bottom w:val="none" w:sz="0" w:space="0" w:color="auto"/>
            <w:right w:val="none" w:sz="0" w:space="0" w:color="auto"/>
          </w:divBdr>
        </w:div>
        <w:div w:id="429400306">
          <w:marLeft w:val="640"/>
          <w:marRight w:val="0"/>
          <w:marTop w:val="0"/>
          <w:marBottom w:val="0"/>
          <w:divBdr>
            <w:top w:val="none" w:sz="0" w:space="0" w:color="auto"/>
            <w:left w:val="none" w:sz="0" w:space="0" w:color="auto"/>
            <w:bottom w:val="none" w:sz="0" w:space="0" w:color="auto"/>
            <w:right w:val="none" w:sz="0" w:space="0" w:color="auto"/>
          </w:divBdr>
        </w:div>
        <w:div w:id="2131629086">
          <w:marLeft w:val="640"/>
          <w:marRight w:val="0"/>
          <w:marTop w:val="0"/>
          <w:marBottom w:val="0"/>
          <w:divBdr>
            <w:top w:val="none" w:sz="0" w:space="0" w:color="auto"/>
            <w:left w:val="none" w:sz="0" w:space="0" w:color="auto"/>
            <w:bottom w:val="none" w:sz="0" w:space="0" w:color="auto"/>
            <w:right w:val="none" w:sz="0" w:space="0" w:color="auto"/>
          </w:divBdr>
        </w:div>
        <w:div w:id="1525560653">
          <w:marLeft w:val="640"/>
          <w:marRight w:val="0"/>
          <w:marTop w:val="0"/>
          <w:marBottom w:val="0"/>
          <w:divBdr>
            <w:top w:val="none" w:sz="0" w:space="0" w:color="auto"/>
            <w:left w:val="none" w:sz="0" w:space="0" w:color="auto"/>
            <w:bottom w:val="none" w:sz="0" w:space="0" w:color="auto"/>
            <w:right w:val="none" w:sz="0" w:space="0" w:color="auto"/>
          </w:divBdr>
        </w:div>
        <w:div w:id="1407453702">
          <w:marLeft w:val="640"/>
          <w:marRight w:val="0"/>
          <w:marTop w:val="0"/>
          <w:marBottom w:val="0"/>
          <w:divBdr>
            <w:top w:val="none" w:sz="0" w:space="0" w:color="auto"/>
            <w:left w:val="none" w:sz="0" w:space="0" w:color="auto"/>
            <w:bottom w:val="none" w:sz="0" w:space="0" w:color="auto"/>
            <w:right w:val="none" w:sz="0" w:space="0" w:color="auto"/>
          </w:divBdr>
        </w:div>
        <w:div w:id="347754852">
          <w:marLeft w:val="640"/>
          <w:marRight w:val="0"/>
          <w:marTop w:val="0"/>
          <w:marBottom w:val="0"/>
          <w:divBdr>
            <w:top w:val="none" w:sz="0" w:space="0" w:color="auto"/>
            <w:left w:val="none" w:sz="0" w:space="0" w:color="auto"/>
            <w:bottom w:val="none" w:sz="0" w:space="0" w:color="auto"/>
            <w:right w:val="none" w:sz="0" w:space="0" w:color="auto"/>
          </w:divBdr>
        </w:div>
        <w:div w:id="323818016">
          <w:marLeft w:val="640"/>
          <w:marRight w:val="0"/>
          <w:marTop w:val="0"/>
          <w:marBottom w:val="0"/>
          <w:divBdr>
            <w:top w:val="none" w:sz="0" w:space="0" w:color="auto"/>
            <w:left w:val="none" w:sz="0" w:space="0" w:color="auto"/>
            <w:bottom w:val="none" w:sz="0" w:space="0" w:color="auto"/>
            <w:right w:val="none" w:sz="0" w:space="0" w:color="auto"/>
          </w:divBdr>
        </w:div>
        <w:div w:id="1752774880">
          <w:marLeft w:val="640"/>
          <w:marRight w:val="0"/>
          <w:marTop w:val="0"/>
          <w:marBottom w:val="0"/>
          <w:divBdr>
            <w:top w:val="none" w:sz="0" w:space="0" w:color="auto"/>
            <w:left w:val="none" w:sz="0" w:space="0" w:color="auto"/>
            <w:bottom w:val="none" w:sz="0" w:space="0" w:color="auto"/>
            <w:right w:val="none" w:sz="0" w:space="0" w:color="auto"/>
          </w:divBdr>
        </w:div>
        <w:div w:id="312024951">
          <w:marLeft w:val="640"/>
          <w:marRight w:val="0"/>
          <w:marTop w:val="0"/>
          <w:marBottom w:val="0"/>
          <w:divBdr>
            <w:top w:val="none" w:sz="0" w:space="0" w:color="auto"/>
            <w:left w:val="none" w:sz="0" w:space="0" w:color="auto"/>
            <w:bottom w:val="none" w:sz="0" w:space="0" w:color="auto"/>
            <w:right w:val="none" w:sz="0" w:space="0" w:color="auto"/>
          </w:divBdr>
        </w:div>
        <w:div w:id="457841341">
          <w:marLeft w:val="640"/>
          <w:marRight w:val="0"/>
          <w:marTop w:val="0"/>
          <w:marBottom w:val="0"/>
          <w:divBdr>
            <w:top w:val="none" w:sz="0" w:space="0" w:color="auto"/>
            <w:left w:val="none" w:sz="0" w:space="0" w:color="auto"/>
            <w:bottom w:val="none" w:sz="0" w:space="0" w:color="auto"/>
            <w:right w:val="none" w:sz="0" w:space="0" w:color="auto"/>
          </w:divBdr>
        </w:div>
        <w:div w:id="1293709906">
          <w:marLeft w:val="640"/>
          <w:marRight w:val="0"/>
          <w:marTop w:val="0"/>
          <w:marBottom w:val="0"/>
          <w:divBdr>
            <w:top w:val="none" w:sz="0" w:space="0" w:color="auto"/>
            <w:left w:val="none" w:sz="0" w:space="0" w:color="auto"/>
            <w:bottom w:val="none" w:sz="0" w:space="0" w:color="auto"/>
            <w:right w:val="none" w:sz="0" w:space="0" w:color="auto"/>
          </w:divBdr>
        </w:div>
        <w:div w:id="1688557766">
          <w:marLeft w:val="640"/>
          <w:marRight w:val="0"/>
          <w:marTop w:val="0"/>
          <w:marBottom w:val="0"/>
          <w:divBdr>
            <w:top w:val="none" w:sz="0" w:space="0" w:color="auto"/>
            <w:left w:val="none" w:sz="0" w:space="0" w:color="auto"/>
            <w:bottom w:val="none" w:sz="0" w:space="0" w:color="auto"/>
            <w:right w:val="none" w:sz="0" w:space="0" w:color="auto"/>
          </w:divBdr>
        </w:div>
        <w:div w:id="1351032234">
          <w:marLeft w:val="640"/>
          <w:marRight w:val="0"/>
          <w:marTop w:val="0"/>
          <w:marBottom w:val="0"/>
          <w:divBdr>
            <w:top w:val="none" w:sz="0" w:space="0" w:color="auto"/>
            <w:left w:val="none" w:sz="0" w:space="0" w:color="auto"/>
            <w:bottom w:val="none" w:sz="0" w:space="0" w:color="auto"/>
            <w:right w:val="none" w:sz="0" w:space="0" w:color="auto"/>
          </w:divBdr>
        </w:div>
        <w:div w:id="221261755">
          <w:marLeft w:val="640"/>
          <w:marRight w:val="0"/>
          <w:marTop w:val="0"/>
          <w:marBottom w:val="0"/>
          <w:divBdr>
            <w:top w:val="none" w:sz="0" w:space="0" w:color="auto"/>
            <w:left w:val="none" w:sz="0" w:space="0" w:color="auto"/>
            <w:bottom w:val="none" w:sz="0" w:space="0" w:color="auto"/>
            <w:right w:val="none" w:sz="0" w:space="0" w:color="auto"/>
          </w:divBdr>
        </w:div>
        <w:div w:id="999191189">
          <w:marLeft w:val="640"/>
          <w:marRight w:val="0"/>
          <w:marTop w:val="0"/>
          <w:marBottom w:val="0"/>
          <w:divBdr>
            <w:top w:val="none" w:sz="0" w:space="0" w:color="auto"/>
            <w:left w:val="none" w:sz="0" w:space="0" w:color="auto"/>
            <w:bottom w:val="none" w:sz="0" w:space="0" w:color="auto"/>
            <w:right w:val="none" w:sz="0" w:space="0" w:color="auto"/>
          </w:divBdr>
        </w:div>
        <w:div w:id="1674185440">
          <w:marLeft w:val="640"/>
          <w:marRight w:val="0"/>
          <w:marTop w:val="0"/>
          <w:marBottom w:val="0"/>
          <w:divBdr>
            <w:top w:val="none" w:sz="0" w:space="0" w:color="auto"/>
            <w:left w:val="none" w:sz="0" w:space="0" w:color="auto"/>
            <w:bottom w:val="none" w:sz="0" w:space="0" w:color="auto"/>
            <w:right w:val="none" w:sz="0" w:space="0" w:color="auto"/>
          </w:divBdr>
        </w:div>
        <w:div w:id="910430900">
          <w:marLeft w:val="640"/>
          <w:marRight w:val="0"/>
          <w:marTop w:val="0"/>
          <w:marBottom w:val="0"/>
          <w:divBdr>
            <w:top w:val="none" w:sz="0" w:space="0" w:color="auto"/>
            <w:left w:val="none" w:sz="0" w:space="0" w:color="auto"/>
            <w:bottom w:val="none" w:sz="0" w:space="0" w:color="auto"/>
            <w:right w:val="none" w:sz="0" w:space="0" w:color="auto"/>
          </w:divBdr>
        </w:div>
        <w:div w:id="302582348">
          <w:marLeft w:val="640"/>
          <w:marRight w:val="0"/>
          <w:marTop w:val="0"/>
          <w:marBottom w:val="0"/>
          <w:divBdr>
            <w:top w:val="none" w:sz="0" w:space="0" w:color="auto"/>
            <w:left w:val="none" w:sz="0" w:space="0" w:color="auto"/>
            <w:bottom w:val="none" w:sz="0" w:space="0" w:color="auto"/>
            <w:right w:val="none" w:sz="0" w:space="0" w:color="auto"/>
          </w:divBdr>
        </w:div>
        <w:div w:id="39672541">
          <w:marLeft w:val="640"/>
          <w:marRight w:val="0"/>
          <w:marTop w:val="0"/>
          <w:marBottom w:val="0"/>
          <w:divBdr>
            <w:top w:val="none" w:sz="0" w:space="0" w:color="auto"/>
            <w:left w:val="none" w:sz="0" w:space="0" w:color="auto"/>
            <w:bottom w:val="none" w:sz="0" w:space="0" w:color="auto"/>
            <w:right w:val="none" w:sz="0" w:space="0" w:color="auto"/>
          </w:divBdr>
        </w:div>
        <w:div w:id="17826851">
          <w:marLeft w:val="640"/>
          <w:marRight w:val="0"/>
          <w:marTop w:val="0"/>
          <w:marBottom w:val="0"/>
          <w:divBdr>
            <w:top w:val="none" w:sz="0" w:space="0" w:color="auto"/>
            <w:left w:val="none" w:sz="0" w:space="0" w:color="auto"/>
            <w:bottom w:val="none" w:sz="0" w:space="0" w:color="auto"/>
            <w:right w:val="none" w:sz="0" w:space="0" w:color="auto"/>
          </w:divBdr>
        </w:div>
        <w:div w:id="1220900130">
          <w:marLeft w:val="640"/>
          <w:marRight w:val="0"/>
          <w:marTop w:val="0"/>
          <w:marBottom w:val="0"/>
          <w:divBdr>
            <w:top w:val="none" w:sz="0" w:space="0" w:color="auto"/>
            <w:left w:val="none" w:sz="0" w:space="0" w:color="auto"/>
            <w:bottom w:val="none" w:sz="0" w:space="0" w:color="auto"/>
            <w:right w:val="none" w:sz="0" w:space="0" w:color="auto"/>
          </w:divBdr>
        </w:div>
        <w:div w:id="848908226">
          <w:marLeft w:val="640"/>
          <w:marRight w:val="0"/>
          <w:marTop w:val="0"/>
          <w:marBottom w:val="0"/>
          <w:divBdr>
            <w:top w:val="none" w:sz="0" w:space="0" w:color="auto"/>
            <w:left w:val="none" w:sz="0" w:space="0" w:color="auto"/>
            <w:bottom w:val="none" w:sz="0" w:space="0" w:color="auto"/>
            <w:right w:val="none" w:sz="0" w:space="0" w:color="auto"/>
          </w:divBdr>
        </w:div>
        <w:div w:id="1917125670">
          <w:marLeft w:val="640"/>
          <w:marRight w:val="0"/>
          <w:marTop w:val="0"/>
          <w:marBottom w:val="0"/>
          <w:divBdr>
            <w:top w:val="none" w:sz="0" w:space="0" w:color="auto"/>
            <w:left w:val="none" w:sz="0" w:space="0" w:color="auto"/>
            <w:bottom w:val="none" w:sz="0" w:space="0" w:color="auto"/>
            <w:right w:val="none" w:sz="0" w:space="0" w:color="auto"/>
          </w:divBdr>
        </w:div>
        <w:div w:id="583612704">
          <w:marLeft w:val="640"/>
          <w:marRight w:val="0"/>
          <w:marTop w:val="0"/>
          <w:marBottom w:val="0"/>
          <w:divBdr>
            <w:top w:val="none" w:sz="0" w:space="0" w:color="auto"/>
            <w:left w:val="none" w:sz="0" w:space="0" w:color="auto"/>
            <w:bottom w:val="none" w:sz="0" w:space="0" w:color="auto"/>
            <w:right w:val="none" w:sz="0" w:space="0" w:color="auto"/>
          </w:divBdr>
        </w:div>
        <w:div w:id="565799711">
          <w:marLeft w:val="640"/>
          <w:marRight w:val="0"/>
          <w:marTop w:val="0"/>
          <w:marBottom w:val="0"/>
          <w:divBdr>
            <w:top w:val="none" w:sz="0" w:space="0" w:color="auto"/>
            <w:left w:val="none" w:sz="0" w:space="0" w:color="auto"/>
            <w:bottom w:val="none" w:sz="0" w:space="0" w:color="auto"/>
            <w:right w:val="none" w:sz="0" w:space="0" w:color="auto"/>
          </w:divBdr>
        </w:div>
        <w:div w:id="434254165">
          <w:marLeft w:val="640"/>
          <w:marRight w:val="0"/>
          <w:marTop w:val="0"/>
          <w:marBottom w:val="0"/>
          <w:divBdr>
            <w:top w:val="none" w:sz="0" w:space="0" w:color="auto"/>
            <w:left w:val="none" w:sz="0" w:space="0" w:color="auto"/>
            <w:bottom w:val="none" w:sz="0" w:space="0" w:color="auto"/>
            <w:right w:val="none" w:sz="0" w:space="0" w:color="auto"/>
          </w:divBdr>
        </w:div>
        <w:div w:id="725027798">
          <w:marLeft w:val="640"/>
          <w:marRight w:val="0"/>
          <w:marTop w:val="0"/>
          <w:marBottom w:val="0"/>
          <w:divBdr>
            <w:top w:val="none" w:sz="0" w:space="0" w:color="auto"/>
            <w:left w:val="none" w:sz="0" w:space="0" w:color="auto"/>
            <w:bottom w:val="none" w:sz="0" w:space="0" w:color="auto"/>
            <w:right w:val="none" w:sz="0" w:space="0" w:color="auto"/>
          </w:divBdr>
        </w:div>
        <w:div w:id="554776907">
          <w:marLeft w:val="640"/>
          <w:marRight w:val="0"/>
          <w:marTop w:val="0"/>
          <w:marBottom w:val="0"/>
          <w:divBdr>
            <w:top w:val="none" w:sz="0" w:space="0" w:color="auto"/>
            <w:left w:val="none" w:sz="0" w:space="0" w:color="auto"/>
            <w:bottom w:val="none" w:sz="0" w:space="0" w:color="auto"/>
            <w:right w:val="none" w:sz="0" w:space="0" w:color="auto"/>
          </w:divBdr>
        </w:div>
        <w:div w:id="302321499">
          <w:marLeft w:val="640"/>
          <w:marRight w:val="0"/>
          <w:marTop w:val="0"/>
          <w:marBottom w:val="0"/>
          <w:divBdr>
            <w:top w:val="none" w:sz="0" w:space="0" w:color="auto"/>
            <w:left w:val="none" w:sz="0" w:space="0" w:color="auto"/>
            <w:bottom w:val="none" w:sz="0" w:space="0" w:color="auto"/>
            <w:right w:val="none" w:sz="0" w:space="0" w:color="auto"/>
          </w:divBdr>
        </w:div>
        <w:div w:id="565184397">
          <w:marLeft w:val="640"/>
          <w:marRight w:val="0"/>
          <w:marTop w:val="0"/>
          <w:marBottom w:val="0"/>
          <w:divBdr>
            <w:top w:val="none" w:sz="0" w:space="0" w:color="auto"/>
            <w:left w:val="none" w:sz="0" w:space="0" w:color="auto"/>
            <w:bottom w:val="none" w:sz="0" w:space="0" w:color="auto"/>
            <w:right w:val="none" w:sz="0" w:space="0" w:color="auto"/>
          </w:divBdr>
        </w:div>
        <w:div w:id="885064049">
          <w:marLeft w:val="640"/>
          <w:marRight w:val="0"/>
          <w:marTop w:val="0"/>
          <w:marBottom w:val="0"/>
          <w:divBdr>
            <w:top w:val="none" w:sz="0" w:space="0" w:color="auto"/>
            <w:left w:val="none" w:sz="0" w:space="0" w:color="auto"/>
            <w:bottom w:val="none" w:sz="0" w:space="0" w:color="auto"/>
            <w:right w:val="none" w:sz="0" w:space="0" w:color="auto"/>
          </w:divBdr>
        </w:div>
        <w:div w:id="1523396192">
          <w:marLeft w:val="640"/>
          <w:marRight w:val="0"/>
          <w:marTop w:val="0"/>
          <w:marBottom w:val="0"/>
          <w:divBdr>
            <w:top w:val="none" w:sz="0" w:space="0" w:color="auto"/>
            <w:left w:val="none" w:sz="0" w:space="0" w:color="auto"/>
            <w:bottom w:val="none" w:sz="0" w:space="0" w:color="auto"/>
            <w:right w:val="none" w:sz="0" w:space="0" w:color="auto"/>
          </w:divBdr>
        </w:div>
        <w:div w:id="748381596">
          <w:marLeft w:val="640"/>
          <w:marRight w:val="0"/>
          <w:marTop w:val="0"/>
          <w:marBottom w:val="0"/>
          <w:divBdr>
            <w:top w:val="none" w:sz="0" w:space="0" w:color="auto"/>
            <w:left w:val="none" w:sz="0" w:space="0" w:color="auto"/>
            <w:bottom w:val="none" w:sz="0" w:space="0" w:color="auto"/>
            <w:right w:val="none" w:sz="0" w:space="0" w:color="auto"/>
          </w:divBdr>
        </w:div>
        <w:div w:id="1211724249">
          <w:marLeft w:val="640"/>
          <w:marRight w:val="0"/>
          <w:marTop w:val="0"/>
          <w:marBottom w:val="0"/>
          <w:divBdr>
            <w:top w:val="none" w:sz="0" w:space="0" w:color="auto"/>
            <w:left w:val="none" w:sz="0" w:space="0" w:color="auto"/>
            <w:bottom w:val="none" w:sz="0" w:space="0" w:color="auto"/>
            <w:right w:val="none" w:sz="0" w:space="0" w:color="auto"/>
          </w:divBdr>
        </w:div>
        <w:div w:id="902369977">
          <w:marLeft w:val="640"/>
          <w:marRight w:val="0"/>
          <w:marTop w:val="0"/>
          <w:marBottom w:val="0"/>
          <w:divBdr>
            <w:top w:val="none" w:sz="0" w:space="0" w:color="auto"/>
            <w:left w:val="none" w:sz="0" w:space="0" w:color="auto"/>
            <w:bottom w:val="none" w:sz="0" w:space="0" w:color="auto"/>
            <w:right w:val="none" w:sz="0" w:space="0" w:color="auto"/>
          </w:divBdr>
        </w:div>
        <w:div w:id="1584992537">
          <w:marLeft w:val="640"/>
          <w:marRight w:val="0"/>
          <w:marTop w:val="0"/>
          <w:marBottom w:val="0"/>
          <w:divBdr>
            <w:top w:val="none" w:sz="0" w:space="0" w:color="auto"/>
            <w:left w:val="none" w:sz="0" w:space="0" w:color="auto"/>
            <w:bottom w:val="none" w:sz="0" w:space="0" w:color="auto"/>
            <w:right w:val="none" w:sz="0" w:space="0" w:color="auto"/>
          </w:divBdr>
        </w:div>
        <w:div w:id="2096241901">
          <w:marLeft w:val="640"/>
          <w:marRight w:val="0"/>
          <w:marTop w:val="0"/>
          <w:marBottom w:val="0"/>
          <w:divBdr>
            <w:top w:val="none" w:sz="0" w:space="0" w:color="auto"/>
            <w:left w:val="none" w:sz="0" w:space="0" w:color="auto"/>
            <w:bottom w:val="none" w:sz="0" w:space="0" w:color="auto"/>
            <w:right w:val="none" w:sz="0" w:space="0" w:color="auto"/>
          </w:divBdr>
        </w:div>
        <w:div w:id="1026442745">
          <w:marLeft w:val="640"/>
          <w:marRight w:val="0"/>
          <w:marTop w:val="0"/>
          <w:marBottom w:val="0"/>
          <w:divBdr>
            <w:top w:val="none" w:sz="0" w:space="0" w:color="auto"/>
            <w:left w:val="none" w:sz="0" w:space="0" w:color="auto"/>
            <w:bottom w:val="none" w:sz="0" w:space="0" w:color="auto"/>
            <w:right w:val="none" w:sz="0" w:space="0" w:color="auto"/>
          </w:divBdr>
        </w:div>
        <w:div w:id="2061711166">
          <w:marLeft w:val="640"/>
          <w:marRight w:val="0"/>
          <w:marTop w:val="0"/>
          <w:marBottom w:val="0"/>
          <w:divBdr>
            <w:top w:val="none" w:sz="0" w:space="0" w:color="auto"/>
            <w:left w:val="none" w:sz="0" w:space="0" w:color="auto"/>
            <w:bottom w:val="none" w:sz="0" w:space="0" w:color="auto"/>
            <w:right w:val="none" w:sz="0" w:space="0" w:color="auto"/>
          </w:divBdr>
        </w:div>
        <w:div w:id="1629123847">
          <w:marLeft w:val="640"/>
          <w:marRight w:val="0"/>
          <w:marTop w:val="0"/>
          <w:marBottom w:val="0"/>
          <w:divBdr>
            <w:top w:val="none" w:sz="0" w:space="0" w:color="auto"/>
            <w:left w:val="none" w:sz="0" w:space="0" w:color="auto"/>
            <w:bottom w:val="none" w:sz="0" w:space="0" w:color="auto"/>
            <w:right w:val="none" w:sz="0" w:space="0" w:color="auto"/>
          </w:divBdr>
        </w:div>
        <w:div w:id="748625141">
          <w:marLeft w:val="640"/>
          <w:marRight w:val="0"/>
          <w:marTop w:val="0"/>
          <w:marBottom w:val="0"/>
          <w:divBdr>
            <w:top w:val="none" w:sz="0" w:space="0" w:color="auto"/>
            <w:left w:val="none" w:sz="0" w:space="0" w:color="auto"/>
            <w:bottom w:val="none" w:sz="0" w:space="0" w:color="auto"/>
            <w:right w:val="none" w:sz="0" w:space="0" w:color="auto"/>
          </w:divBdr>
        </w:div>
        <w:div w:id="1861233751">
          <w:marLeft w:val="640"/>
          <w:marRight w:val="0"/>
          <w:marTop w:val="0"/>
          <w:marBottom w:val="0"/>
          <w:divBdr>
            <w:top w:val="none" w:sz="0" w:space="0" w:color="auto"/>
            <w:left w:val="none" w:sz="0" w:space="0" w:color="auto"/>
            <w:bottom w:val="none" w:sz="0" w:space="0" w:color="auto"/>
            <w:right w:val="none" w:sz="0" w:space="0" w:color="auto"/>
          </w:divBdr>
        </w:div>
        <w:div w:id="203911485">
          <w:marLeft w:val="640"/>
          <w:marRight w:val="0"/>
          <w:marTop w:val="0"/>
          <w:marBottom w:val="0"/>
          <w:divBdr>
            <w:top w:val="none" w:sz="0" w:space="0" w:color="auto"/>
            <w:left w:val="none" w:sz="0" w:space="0" w:color="auto"/>
            <w:bottom w:val="none" w:sz="0" w:space="0" w:color="auto"/>
            <w:right w:val="none" w:sz="0" w:space="0" w:color="auto"/>
          </w:divBdr>
        </w:div>
        <w:div w:id="1492022781">
          <w:marLeft w:val="640"/>
          <w:marRight w:val="0"/>
          <w:marTop w:val="0"/>
          <w:marBottom w:val="0"/>
          <w:divBdr>
            <w:top w:val="none" w:sz="0" w:space="0" w:color="auto"/>
            <w:left w:val="none" w:sz="0" w:space="0" w:color="auto"/>
            <w:bottom w:val="none" w:sz="0" w:space="0" w:color="auto"/>
            <w:right w:val="none" w:sz="0" w:space="0" w:color="auto"/>
          </w:divBdr>
        </w:div>
        <w:div w:id="409817735">
          <w:marLeft w:val="640"/>
          <w:marRight w:val="0"/>
          <w:marTop w:val="0"/>
          <w:marBottom w:val="0"/>
          <w:divBdr>
            <w:top w:val="none" w:sz="0" w:space="0" w:color="auto"/>
            <w:left w:val="none" w:sz="0" w:space="0" w:color="auto"/>
            <w:bottom w:val="none" w:sz="0" w:space="0" w:color="auto"/>
            <w:right w:val="none" w:sz="0" w:space="0" w:color="auto"/>
          </w:divBdr>
        </w:div>
        <w:div w:id="746808595">
          <w:marLeft w:val="640"/>
          <w:marRight w:val="0"/>
          <w:marTop w:val="0"/>
          <w:marBottom w:val="0"/>
          <w:divBdr>
            <w:top w:val="none" w:sz="0" w:space="0" w:color="auto"/>
            <w:left w:val="none" w:sz="0" w:space="0" w:color="auto"/>
            <w:bottom w:val="none" w:sz="0" w:space="0" w:color="auto"/>
            <w:right w:val="none" w:sz="0" w:space="0" w:color="auto"/>
          </w:divBdr>
        </w:div>
        <w:div w:id="491027346">
          <w:marLeft w:val="640"/>
          <w:marRight w:val="0"/>
          <w:marTop w:val="0"/>
          <w:marBottom w:val="0"/>
          <w:divBdr>
            <w:top w:val="none" w:sz="0" w:space="0" w:color="auto"/>
            <w:left w:val="none" w:sz="0" w:space="0" w:color="auto"/>
            <w:bottom w:val="none" w:sz="0" w:space="0" w:color="auto"/>
            <w:right w:val="none" w:sz="0" w:space="0" w:color="auto"/>
          </w:divBdr>
        </w:div>
        <w:div w:id="1044863317">
          <w:marLeft w:val="640"/>
          <w:marRight w:val="0"/>
          <w:marTop w:val="0"/>
          <w:marBottom w:val="0"/>
          <w:divBdr>
            <w:top w:val="none" w:sz="0" w:space="0" w:color="auto"/>
            <w:left w:val="none" w:sz="0" w:space="0" w:color="auto"/>
            <w:bottom w:val="none" w:sz="0" w:space="0" w:color="auto"/>
            <w:right w:val="none" w:sz="0" w:space="0" w:color="auto"/>
          </w:divBdr>
        </w:div>
        <w:div w:id="900288766">
          <w:marLeft w:val="640"/>
          <w:marRight w:val="0"/>
          <w:marTop w:val="0"/>
          <w:marBottom w:val="0"/>
          <w:divBdr>
            <w:top w:val="none" w:sz="0" w:space="0" w:color="auto"/>
            <w:left w:val="none" w:sz="0" w:space="0" w:color="auto"/>
            <w:bottom w:val="none" w:sz="0" w:space="0" w:color="auto"/>
            <w:right w:val="none" w:sz="0" w:space="0" w:color="auto"/>
          </w:divBdr>
        </w:div>
        <w:div w:id="1400054141">
          <w:marLeft w:val="640"/>
          <w:marRight w:val="0"/>
          <w:marTop w:val="0"/>
          <w:marBottom w:val="0"/>
          <w:divBdr>
            <w:top w:val="none" w:sz="0" w:space="0" w:color="auto"/>
            <w:left w:val="none" w:sz="0" w:space="0" w:color="auto"/>
            <w:bottom w:val="none" w:sz="0" w:space="0" w:color="auto"/>
            <w:right w:val="none" w:sz="0" w:space="0" w:color="auto"/>
          </w:divBdr>
        </w:div>
        <w:div w:id="1488008895">
          <w:marLeft w:val="640"/>
          <w:marRight w:val="0"/>
          <w:marTop w:val="0"/>
          <w:marBottom w:val="0"/>
          <w:divBdr>
            <w:top w:val="none" w:sz="0" w:space="0" w:color="auto"/>
            <w:left w:val="none" w:sz="0" w:space="0" w:color="auto"/>
            <w:bottom w:val="none" w:sz="0" w:space="0" w:color="auto"/>
            <w:right w:val="none" w:sz="0" w:space="0" w:color="auto"/>
          </w:divBdr>
        </w:div>
        <w:div w:id="1359896000">
          <w:marLeft w:val="640"/>
          <w:marRight w:val="0"/>
          <w:marTop w:val="0"/>
          <w:marBottom w:val="0"/>
          <w:divBdr>
            <w:top w:val="none" w:sz="0" w:space="0" w:color="auto"/>
            <w:left w:val="none" w:sz="0" w:space="0" w:color="auto"/>
            <w:bottom w:val="none" w:sz="0" w:space="0" w:color="auto"/>
            <w:right w:val="none" w:sz="0" w:space="0" w:color="auto"/>
          </w:divBdr>
        </w:div>
        <w:div w:id="953486133">
          <w:marLeft w:val="640"/>
          <w:marRight w:val="0"/>
          <w:marTop w:val="0"/>
          <w:marBottom w:val="0"/>
          <w:divBdr>
            <w:top w:val="none" w:sz="0" w:space="0" w:color="auto"/>
            <w:left w:val="none" w:sz="0" w:space="0" w:color="auto"/>
            <w:bottom w:val="none" w:sz="0" w:space="0" w:color="auto"/>
            <w:right w:val="none" w:sz="0" w:space="0" w:color="auto"/>
          </w:divBdr>
        </w:div>
        <w:div w:id="1753623363">
          <w:marLeft w:val="640"/>
          <w:marRight w:val="0"/>
          <w:marTop w:val="0"/>
          <w:marBottom w:val="0"/>
          <w:divBdr>
            <w:top w:val="none" w:sz="0" w:space="0" w:color="auto"/>
            <w:left w:val="none" w:sz="0" w:space="0" w:color="auto"/>
            <w:bottom w:val="none" w:sz="0" w:space="0" w:color="auto"/>
            <w:right w:val="none" w:sz="0" w:space="0" w:color="auto"/>
          </w:divBdr>
        </w:div>
        <w:div w:id="781656671">
          <w:marLeft w:val="640"/>
          <w:marRight w:val="0"/>
          <w:marTop w:val="0"/>
          <w:marBottom w:val="0"/>
          <w:divBdr>
            <w:top w:val="none" w:sz="0" w:space="0" w:color="auto"/>
            <w:left w:val="none" w:sz="0" w:space="0" w:color="auto"/>
            <w:bottom w:val="none" w:sz="0" w:space="0" w:color="auto"/>
            <w:right w:val="none" w:sz="0" w:space="0" w:color="auto"/>
          </w:divBdr>
        </w:div>
        <w:div w:id="726731846">
          <w:marLeft w:val="640"/>
          <w:marRight w:val="0"/>
          <w:marTop w:val="0"/>
          <w:marBottom w:val="0"/>
          <w:divBdr>
            <w:top w:val="none" w:sz="0" w:space="0" w:color="auto"/>
            <w:left w:val="none" w:sz="0" w:space="0" w:color="auto"/>
            <w:bottom w:val="none" w:sz="0" w:space="0" w:color="auto"/>
            <w:right w:val="none" w:sz="0" w:space="0" w:color="auto"/>
          </w:divBdr>
        </w:div>
        <w:div w:id="1792625903">
          <w:marLeft w:val="640"/>
          <w:marRight w:val="0"/>
          <w:marTop w:val="0"/>
          <w:marBottom w:val="0"/>
          <w:divBdr>
            <w:top w:val="none" w:sz="0" w:space="0" w:color="auto"/>
            <w:left w:val="none" w:sz="0" w:space="0" w:color="auto"/>
            <w:bottom w:val="none" w:sz="0" w:space="0" w:color="auto"/>
            <w:right w:val="none" w:sz="0" w:space="0" w:color="auto"/>
          </w:divBdr>
        </w:div>
        <w:div w:id="199975961">
          <w:marLeft w:val="640"/>
          <w:marRight w:val="0"/>
          <w:marTop w:val="0"/>
          <w:marBottom w:val="0"/>
          <w:divBdr>
            <w:top w:val="none" w:sz="0" w:space="0" w:color="auto"/>
            <w:left w:val="none" w:sz="0" w:space="0" w:color="auto"/>
            <w:bottom w:val="none" w:sz="0" w:space="0" w:color="auto"/>
            <w:right w:val="none" w:sz="0" w:space="0" w:color="auto"/>
          </w:divBdr>
        </w:div>
        <w:div w:id="849563908">
          <w:marLeft w:val="640"/>
          <w:marRight w:val="0"/>
          <w:marTop w:val="0"/>
          <w:marBottom w:val="0"/>
          <w:divBdr>
            <w:top w:val="none" w:sz="0" w:space="0" w:color="auto"/>
            <w:left w:val="none" w:sz="0" w:space="0" w:color="auto"/>
            <w:bottom w:val="none" w:sz="0" w:space="0" w:color="auto"/>
            <w:right w:val="none" w:sz="0" w:space="0" w:color="auto"/>
          </w:divBdr>
        </w:div>
        <w:div w:id="341275641">
          <w:marLeft w:val="640"/>
          <w:marRight w:val="0"/>
          <w:marTop w:val="0"/>
          <w:marBottom w:val="0"/>
          <w:divBdr>
            <w:top w:val="none" w:sz="0" w:space="0" w:color="auto"/>
            <w:left w:val="none" w:sz="0" w:space="0" w:color="auto"/>
            <w:bottom w:val="none" w:sz="0" w:space="0" w:color="auto"/>
            <w:right w:val="none" w:sz="0" w:space="0" w:color="auto"/>
          </w:divBdr>
        </w:div>
        <w:div w:id="820275647">
          <w:marLeft w:val="640"/>
          <w:marRight w:val="0"/>
          <w:marTop w:val="0"/>
          <w:marBottom w:val="0"/>
          <w:divBdr>
            <w:top w:val="none" w:sz="0" w:space="0" w:color="auto"/>
            <w:left w:val="none" w:sz="0" w:space="0" w:color="auto"/>
            <w:bottom w:val="none" w:sz="0" w:space="0" w:color="auto"/>
            <w:right w:val="none" w:sz="0" w:space="0" w:color="auto"/>
          </w:divBdr>
        </w:div>
        <w:div w:id="1499232161">
          <w:marLeft w:val="640"/>
          <w:marRight w:val="0"/>
          <w:marTop w:val="0"/>
          <w:marBottom w:val="0"/>
          <w:divBdr>
            <w:top w:val="none" w:sz="0" w:space="0" w:color="auto"/>
            <w:left w:val="none" w:sz="0" w:space="0" w:color="auto"/>
            <w:bottom w:val="none" w:sz="0" w:space="0" w:color="auto"/>
            <w:right w:val="none" w:sz="0" w:space="0" w:color="auto"/>
          </w:divBdr>
        </w:div>
        <w:div w:id="220990207">
          <w:marLeft w:val="640"/>
          <w:marRight w:val="0"/>
          <w:marTop w:val="0"/>
          <w:marBottom w:val="0"/>
          <w:divBdr>
            <w:top w:val="none" w:sz="0" w:space="0" w:color="auto"/>
            <w:left w:val="none" w:sz="0" w:space="0" w:color="auto"/>
            <w:bottom w:val="none" w:sz="0" w:space="0" w:color="auto"/>
            <w:right w:val="none" w:sz="0" w:space="0" w:color="auto"/>
          </w:divBdr>
        </w:div>
        <w:div w:id="1733692661">
          <w:marLeft w:val="640"/>
          <w:marRight w:val="0"/>
          <w:marTop w:val="0"/>
          <w:marBottom w:val="0"/>
          <w:divBdr>
            <w:top w:val="none" w:sz="0" w:space="0" w:color="auto"/>
            <w:left w:val="none" w:sz="0" w:space="0" w:color="auto"/>
            <w:bottom w:val="none" w:sz="0" w:space="0" w:color="auto"/>
            <w:right w:val="none" w:sz="0" w:space="0" w:color="auto"/>
          </w:divBdr>
        </w:div>
        <w:div w:id="277489343">
          <w:marLeft w:val="640"/>
          <w:marRight w:val="0"/>
          <w:marTop w:val="0"/>
          <w:marBottom w:val="0"/>
          <w:divBdr>
            <w:top w:val="none" w:sz="0" w:space="0" w:color="auto"/>
            <w:left w:val="none" w:sz="0" w:space="0" w:color="auto"/>
            <w:bottom w:val="none" w:sz="0" w:space="0" w:color="auto"/>
            <w:right w:val="none" w:sz="0" w:space="0" w:color="auto"/>
          </w:divBdr>
        </w:div>
        <w:div w:id="140464438">
          <w:marLeft w:val="640"/>
          <w:marRight w:val="0"/>
          <w:marTop w:val="0"/>
          <w:marBottom w:val="0"/>
          <w:divBdr>
            <w:top w:val="none" w:sz="0" w:space="0" w:color="auto"/>
            <w:left w:val="none" w:sz="0" w:space="0" w:color="auto"/>
            <w:bottom w:val="none" w:sz="0" w:space="0" w:color="auto"/>
            <w:right w:val="none" w:sz="0" w:space="0" w:color="auto"/>
          </w:divBdr>
        </w:div>
        <w:div w:id="715131373">
          <w:marLeft w:val="640"/>
          <w:marRight w:val="0"/>
          <w:marTop w:val="0"/>
          <w:marBottom w:val="0"/>
          <w:divBdr>
            <w:top w:val="none" w:sz="0" w:space="0" w:color="auto"/>
            <w:left w:val="none" w:sz="0" w:space="0" w:color="auto"/>
            <w:bottom w:val="none" w:sz="0" w:space="0" w:color="auto"/>
            <w:right w:val="none" w:sz="0" w:space="0" w:color="auto"/>
          </w:divBdr>
        </w:div>
        <w:div w:id="1543589362">
          <w:marLeft w:val="640"/>
          <w:marRight w:val="0"/>
          <w:marTop w:val="0"/>
          <w:marBottom w:val="0"/>
          <w:divBdr>
            <w:top w:val="none" w:sz="0" w:space="0" w:color="auto"/>
            <w:left w:val="none" w:sz="0" w:space="0" w:color="auto"/>
            <w:bottom w:val="none" w:sz="0" w:space="0" w:color="auto"/>
            <w:right w:val="none" w:sz="0" w:space="0" w:color="auto"/>
          </w:divBdr>
        </w:div>
        <w:div w:id="1781103043">
          <w:marLeft w:val="640"/>
          <w:marRight w:val="0"/>
          <w:marTop w:val="0"/>
          <w:marBottom w:val="0"/>
          <w:divBdr>
            <w:top w:val="none" w:sz="0" w:space="0" w:color="auto"/>
            <w:left w:val="none" w:sz="0" w:space="0" w:color="auto"/>
            <w:bottom w:val="none" w:sz="0" w:space="0" w:color="auto"/>
            <w:right w:val="none" w:sz="0" w:space="0" w:color="auto"/>
          </w:divBdr>
        </w:div>
        <w:div w:id="1731534268">
          <w:marLeft w:val="640"/>
          <w:marRight w:val="0"/>
          <w:marTop w:val="0"/>
          <w:marBottom w:val="0"/>
          <w:divBdr>
            <w:top w:val="none" w:sz="0" w:space="0" w:color="auto"/>
            <w:left w:val="none" w:sz="0" w:space="0" w:color="auto"/>
            <w:bottom w:val="none" w:sz="0" w:space="0" w:color="auto"/>
            <w:right w:val="none" w:sz="0" w:space="0" w:color="auto"/>
          </w:divBdr>
        </w:div>
        <w:div w:id="1064719476">
          <w:marLeft w:val="640"/>
          <w:marRight w:val="0"/>
          <w:marTop w:val="0"/>
          <w:marBottom w:val="0"/>
          <w:divBdr>
            <w:top w:val="none" w:sz="0" w:space="0" w:color="auto"/>
            <w:left w:val="none" w:sz="0" w:space="0" w:color="auto"/>
            <w:bottom w:val="none" w:sz="0" w:space="0" w:color="auto"/>
            <w:right w:val="none" w:sz="0" w:space="0" w:color="auto"/>
          </w:divBdr>
        </w:div>
        <w:div w:id="2126774385">
          <w:marLeft w:val="640"/>
          <w:marRight w:val="0"/>
          <w:marTop w:val="0"/>
          <w:marBottom w:val="0"/>
          <w:divBdr>
            <w:top w:val="none" w:sz="0" w:space="0" w:color="auto"/>
            <w:left w:val="none" w:sz="0" w:space="0" w:color="auto"/>
            <w:bottom w:val="none" w:sz="0" w:space="0" w:color="auto"/>
            <w:right w:val="none" w:sz="0" w:space="0" w:color="auto"/>
          </w:divBdr>
        </w:div>
        <w:div w:id="132871833">
          <w:marLeft w:val="640"/>
          <w:marRight w:val="0"/>
          <w:marTop w:val="0"/>
          <w:marBottom w:val="0"/>
          <w:divBdr>
            <w:top w:val="none" w:sz="0" w:space="0" w:color="auto"/>
            <w:left w:val="none" w:sz="0" w:space="0" w:color="auto"/>
            <w:bottom w:val="none" w:sz="0" w:space="0" w:color="auto"/>
            <w:right w:val="none" w:sz="0" w:space="0" w:color="auto"/>
          </w:divBdr>
        </w:div>
        <w:div w:id="1922331708">
          <w:marLeft w:val="640"/>
          <w:marRight w:val="0"/>
          <w:marTop w:val="0"/>
          <w:marBottom w:val="0"/>
          <w:divBdr>
            <w:top w:val="none" w:sz="0" w:space="0" w:color="auto"/>
            <w:left w:val="none" w:sz="0" w:space="0" w:color="auto"/>
            <w:bottom w:val="none" w:sz="0" w:space="0" w:color="auto"/>
            <w:right w:val="none" w:sz="0" w:space="0" w:color="auto"/>
          </w:divBdr>
        </w:div>
        <w:div w:id="1431969731">
          <w:marLeft w:val="640"/>
          <w:marRight w:val="0"/>
          <w:marTop w:val="0"/>
          <w:marBottom w:val="0"/>
          <w:divBdr>
            <w:top w:val="none" w:sz="0" w:space="0" w:color="auto"/>
            <w:left w:val="none" w:sz="0" w:space="0" w:color="auto"/>
            <w:bottom w:val="none" w:sz="0" w:space="0" w:color="auto"/>
            <w:right w:val="none" w:sz="0" w:space="0" w:color="auto"/>
          </w:divBdr>
        </w:div>
        <w:div w:id="344937905">
          <w:marLeft w:val="640"/>
          <w:marRight w:val="0"/>
          <w:marTop w:val="0"/>
          <w:marBottom w:val="0"/>
          <w:divBdr>
            <w:top w:val="none" w:sz="0" w:space="0" w:color="auto"/>
            <w:left w:val="none" w:sz="0" w:space="0" w:color="auto"/>
            <w:bottom w:val="none" w:sz="0" w:space="0" w:color="auto"/>
            <w:right w:val="none" w:sz="0" w:space="0" w:color="auto"/>
          </w:divBdr>
        </w:div>
        <w:div w:id="49771874">
          <w:marLeft w:val="640"/>
          <w:marRight w:val="0"/>
          <w:marTop w:val="0"/>
          <w:marBottom w:val="0"/>
          <w:divBdr>
            <w:top w:val="none" w:sz="0" w:space="0" w:color="auto"/>
            <w:left w:val="none" w:sz="0" w:space="0" w:color="auto"/>
            <w:bottom w:val="none" w:sz="0" w:space="0" w:color="auto"/>
            <w:right w:val="none" w:sz="0" w:space="0" w:color="auto"/>
          </w:divBdr>
        </w:div>
        <w:div w:id="1571501721">
          <w:marLeft w:val="640"/>
          <w:marRight w:val="0"/>
          <w:marTop w:val="0"/>
          <w:marBottom w:val="0"/>
          <w:divBdr>
            <w:top w:val="none" w:sz="0" w:space="0" w:color="auto"/>
            <w:left w:val="none" w:sz="0" w:space="0" w:color="auto"/>
            <w:bottom w:val="none" w:sz="0" w:space="0" w:color="auto"/>
            <w:right w:val="none" w:sz="0" w:space="0" w:color="auto"/>
          </w:divBdr>
        </w:div>
        <w:div w:id="660281191">
          <w:marLeft w:val="640"/>
          <w:marRight w:val="0"/>
          <w:marTop w:val="0"/>
          <w:marBottom w:val="0"/>
          <w:divBdr>
            <w:top w:val="none" w:sz="0" w:space="0" w:color="auto"/>
            <w:left w:val="none" w:sz="0" w:space="0" w:color="auto"/>
            <w:bottom w:val="none" w:sz="0" w:space="0" w:color="auto"/>
            <w:right w:val="none" w:sz="0" w:space="0" w:color="auto"/>
          </w:divBdr>
        </w:div>
        <w:div w:id="1281453857">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1905987154">
          <w:marLeft w:val="640"/>
          <w:marRight w:val="0"/>
          <w:marTop w:val="0"/>
          <w:marBottom w:val="0"/>
          <w:divBdr>
            <w:top w:val="none" w:sz="0" w:space="0" w:color="auto"/>
            <w:left w:val="none" w:sz="0" w:space="0" w:color="auto"/>
            <w:bottom w:val="none" w:sz="0" w:space="0" w:color="auto"/>
            <w:right w:val="none" w:sz="0" w:space="0" w:color="auto"/>
          </w:divBdr>
        </w:div>
        <w:div w:id="1928493214">
          <w:marLeft w:val="640"/>
          <w:marRight w:val="0"/>
          <w:marTop w:val="0"/>
          <w:marBottom w:val="0"/>
          <w:divBdr>
            <w:top w:val="none" w:sz="0" w:space="0" w:color="auto"/>
            <w:left w:val="none" w:sz="0" w:space="0" w:color="auto"/>
            <w:bottom w:val="none" w:sz="0" w:space="0" w:color="auto"/>
            <w:right w:val="none" w:sz="0" w:space="0" w:color="auto"/>
          </w:divBdr>
        </w:div>
        <w:div w:id="1750343338">
          <w:marLeft w:val="640"/>
          <w:marRight w:val="0"/>
          <w:marTop w:val="0"/>
          <w:marBottom w:val="0"/>
          <w:divBdr>
            <w:top w:val="none" w:sz="0" w:space="0" w:color="auto"/>
            <w:left w:val="none" w:sz="0" w:space="0" w:color="auto"/>
            <w:bottom w:val="none" w:sz="0" w:space="0" w:color="auto"/>
            <w:right w:val="none" w:sz="0" w:space="0" w:color="auto"/>
          </w:divBdr>
        </w:div>
        <w:div w:id="1810392297">
          <w:marLeft w:val="640"/>
          <w:marRight w:val="0"/>
          <w:marTop w:val="0"/>
          <w:marBottom w:val="0"/>
          <w:divBdr>
            <w:top w:val="none" w:sz="0" w:space="0" w:color="auto"/>
            <w:left w:val="none" w:sz="0" w:space="0" w:color="auto"/>
            <w:bottom w:val="none" w:sz="0" w:space="0" w:color="auto"/>
            <w:right w:val="none" w:sz="0" w:space="0" w:color="auto"/>
          </w:divBdr>
        </w:div>
        <w:div w:id="1938713991">
          <w:marLeft w:val="640"/>
          <w:marRight w:val="0"/>
          <w:marTop w:val="0"/>
          <w:marBottom w:val="0"/>
          <w:divBdr>
            <w:top w:val="none" w:sz="0" w:space="0" w:color="auto"/>
            <w:left w:val="none" w:sz="0" w:space="0" w:color="auto"/>
            <w:bottom w:val="none" w:sz="0" w:space="0" w:color="auto"/>
            <w:right w:val="none" w:sz="0" w:space="0" w:color="auto"/>
          </w:divBdr>
        </w:div>
      </w:divsChild>
    </w:div>
    <w:div w:id="2005156869">
      <w:bodyDiv w:val="1"/>
      <w:marLeft w:val="0"/>
      <w:marRight w:val="0"/>
      <w:marTop w:val="0"/>
      <w:marBottom w:val="0"/>
      <w:divBdr>
        <w:top w:val="none" w:sz="0" w:space="0" w:color="auto"/>
        <w:left w:val="none" w:sz="0" w:space="0" w:color="auto"/>
        <w:bottom w:val="none" w:sz="0" w:space="0" w:color="auto"/>
        <w:right w:val="none" w:sz="0" w:space="0" w:color="auto"/>
      </w:divBdr>
      <w:divsChild>
        <w:div w:id="1797941473">
          <w:marLeft w:val="640"/>
          <w:marRight w:val="0"/>
          <w:marTop w:val="0"/>
          <w:marBottom w:val="0"/>
          <w:divBdr>
            <w:top w:val="none" w:sz="0" w:space="0" w:color="auto"/>
            <w:left w:val="none" w:sz="0" w:space="0" w:color="auto"/>
            <w:bottom w:val="none" w:sz="0" w:space="0" w:color="auto"/>
            <w:right w:val="none" w:sz="0" w:space="0" w:color="auto"/>
          </w:divBdr>
        </w:div>
        <w:div w:id="592713274">
          <w:marLeft w:val="640"/>
          <w:marRight w:val="0"/>
          <w:marTop w:val="0"/>
          <w:marBottom w:val="0"/>
          <w:divBdr>
            <w:top w:val="none" w:sz="0" w:space="0" w:color="auto"/>
            <w:left w:val="none" w:sz="0" w:space="0" w:color="auto"/>
            <w:bottom w:val="none" w:sz="0" w:space="0" w:color="auto"/>
            <w:right w:val="none" w:sz="0" w:space="0" w:color="auto"/>
          </w:divBdr>
        </w:div>
        <w:div w:id="942881158">
          <w:marLeft w:val="640"/>
          <w:marRight w:val="0"/>
          <w:marTop w:val="0"/>
          <w:marBottom w:val="0"/>
          <w:divBdr>
            <w:top w:val="none" w:sz="0" w:space="0" w:color="auto"/>
            <w:left w:val="none" w:sz="0" w:space="0" w:color="auto"/>
            <w:bottom w:val="none" w:sz="0" w:space="0" w:color="auto"/>
            <w:right w:val="none" w:sz="0" w:space="0" w:color="auto"/>
          </w:divBdr>
        </w:div>
        <w:div w:id="1498232705">
          <w:marLeft w:val="640"/>
          <w:marRight w:val="0"/>
          <w:marTop w:val="0"/>
          <w:marBottom w:val="0"/>
          <w:divBdr>
            <w:top w:val="none" w:sz="0" w:space="0" w:color="auto"/>
            <w:left w:val="none" w:sz="0" w:space="0" w:color="auto"/>
            <w:bottom w:val="none" w:sz="0" w:space="0" w:color="auto"/>
            <w:right w:val="none" w:sz="0" w:space="0" w:color="auto"/>
          </w:divBdr>
        </w:div>
        <w:div w:id="1542129336">
          <w:marLeft w:val="640"/>
          <w:marRight w:val="0"/>
          <w:marTop w:val="0"/>
          <w:marBottom w:val="0"/>
          <w:divBdr>
            <w:top w:val="none" w:sz="0" w:space="0" w:color="auto"/>
            <w:left w:val="none" w:sz="0" w:space="0" w:color="auto"/>
            <w:bottom w:val="none" w:sz="0" w:space="0" w:color="auto"/>
            <w:right w:val="none" w:sz="0" w:space="0" w:color="auto"/>
          </w:divBdr>
        </w:div>
        <w:div w:id="1078940994">
          <w:marLeft w:val="640"/>
          <w:marRight w:val="0"/>
          <w:marTop w:val="0"/>
          <w:marBottom w:val="0"/>
          <w:divBdr>
            <w:top w:val="none" w:sz="0" w:space="0" w:color="auto"/>
            <w:left w:val="none" w:sz="0" w:space="0" w:color="auto"/>
            <w:bottom w:val="none" w:sz="0" w:space="0" w:color="auto"/>
            <w:right w:val="none" w:sz="0" w:space="0" w:color="auto"/>
          </w:divBdr>
        </w:div>
        <w:div w:id="1607344472">
          <w:marLeft w:val="640"/>
          <w:marRight w:val="0"/>
          <w:marTop w:val="0"/>
          <w:marBottom w:val="0"/>
          <w:divBdr>
            <w:top w:val="none" w:sz="0" w:space="0" w:color="auto"/>
            <w:left w:val="none" w:sz="0" w:space="0" w:color="auto"/>
            <w:bottom w:val="none" w:sz="0" w:space="0" w:color="auto"/>
            <w:right w:val="none" w:sz="0" w:space="0" w:color="auto"/>
          </w:divBdr>
        </w:div>
        <w:div w:id="1275404497">
          <w:marLeft w:val="640"/>
          <w:marRight w:val="0"/>
          <w:marTop w:val="0"/>
          <w:marBottom w:val="0"/>
          <w:divBdr>
            <w:top w:val="none" w:sz="0" w:space="0" w:color="auto"/>
            <w:left w:val="none" w:sz="0" w:space="0" w:color="auto"/>
            <w:bottom w:val="none" w:sz="0" w:space="0" w:color="auto"/>
            <w:right w:val="none" w:sz="0" w:space="0" w:color="auto"/>
          </w:divBdr>
        </w:div>
        <w:div w:id="93093439">
          <w:marLeft w:val="640"/>
          <w:marRight w:val="0"/>
          <w:marTop w:val="0"/>
          <w:marBottom w:val="0"/>
          <w:divBdr>
            <w:top w:val="none" w:sz="0" w:space="0" w:color="auto"/>
            <w:left w:val="none" w:sz="0" w:space="0" w:color="auto"/>
            <w:bottom w:val="none" w:sz="0" w:space="0" w:color="auto"/>
            <w:right w:val="none" w:sz="0" w:space="0" w:color="auto"/>
          </w:divBdr>
        </w:div>
        <w:div w:id="1796827509">
          <w:marLeft w:val="640"/>
          <w:marRight w:val="0"/>
          <w:marTop w:val="0"/>
          <w:marBottom w:val="0"/>
          <w:divBdr>
            <w:top w:val="none" w:sz="0" w:space="0" w:color="auto"/>
            <w:left w:val="none" w:sz="0" w:space="0" w:color="auto"/>
            <w:bottom w:val="none" w:sz="0" w:space="0" w:color="auto"/>
            <w:right w:val="none" w:sz="0" w:space="0" w:color="auto"/>
          </w:divBdr>
        </w:div>
        <w:div w:id="1412314549">
          <w:marLeft w:val="640"/>
          <w:marRight w:val="0"/>
          <w:marTop w:val="0"/>
          <w:marBottom w:val="0"/>
          <w:divBdr>
            <w:top w:val="none" w:sz="0" w:space="0" w:color="auto"/>
            <w:left w:val="none" w:sz="0" w:space="0" w:color="auto"/>
            <w:bottom w:val="none" w:sz="0" w:space="0" w:color="auto"/>
            <w:right w:val="none" w:sz="0" w:space="0" w:color="auto"/>
          </w:divBdr>
        </w:div>
        <w:div w:id="1950769884">
          <w:marLeft w:val="640"/>
          <w:marRight w:val="0"/>
          <w:marTop w:val="0"/>
          <w:marBottom w:val="0"/>
          <w:divBdr>
            <w:top w:val="none" w:sz="0" w:space="0" w:color="auto"/>
            <w:left w:val="none" w:sz="0" w:space="0" w:color="auto"/>
            <w:bottom w:val="none" w:sz="0" w:space="0" w:color="auto"/>
            <w:right w:val="none" w:sz="0" w:space="0" w:color="auto"/>
          </w:divBdr>
        </w:div>
        <w:div w:id="983041623">
          <w:marLeft w:val="640"/>
          <w:marRight w:val="0"/>
          <w:marTop w:val="0"/>
          <w:marBottom w:val="0"/>
          <w:divBdr>
            <w:top w:val="none" w:sz="0" w:space="0" w:color="auto"/>
            <w:left w:val="none" w:sz="0" w:space="0" w:color="auto"/>
            <w:bottom w:val="none" w:sz="0" w:space="0" w:color="auto"/>
            <w:right w:val="none" w:sz="0" w:space="0" w:color="auto"/>
          </w:divBdr>
        </w:div>
        <w:div w:id="1228565573">
          <w:marLeft w:val="640"/>
          <w:marRight w:val="0"/>
          <w:marTop w:val="0"/>
          <w:marBottom w:val="0"/>
          <w:divBdr>
            <w:top w:val="none" w:sz="0" w:space="0" w:color="auto"/>
            <w:left w:val="none" w:sz="0" w:space="0" w:color="auto"/>
            <w:bottom w:val="none" w:sz="0" w:space="0" w:color="auto"/>
            <w:right w:val="none" w:sz="0" w:space="0" w:color="auto"/>
          </w:divBdr>
        </w:div>
        <w:div w:id="898630397">
          <w:marLeft w:val="640"/>
          <w:marRight w:val="0"/>
          <w:marTop w:val="0"/>
          <w:marBottom w:val="0"/>
          <w:divBdr>
            <w:top w:val="none" w:sz="0" w:space="0" w:color="auto"/>
            <w:left w:val="none" w:sz="0" w:space="0" w:color="auto"/>
            <w:bottom w:val="none" w:sz="0" w:space="0" w:color="auto"/>
            <w:right w:val="none" w:sz="0" w:space="0" w:color="auto"/>
          </w:divBdr>
        </w:div>
        <w:div w:id="430928639">
          <w:marLeft w:val="640"/>
          <w:marRight w:val="0"/>
          <w:marTop w:val="0"/>
          <w:marBottom w:val="0"/>
          <w:divBdr>
            <w:top w:val="none" w:sz="0" w:space="0" w:color="auto"/>
            <w:left w:val="none" w:sz="0" w:space="0" w:color="auto"/>
            <w:bottom w:val="none" w:sz="0" w:space="0" w:color="auto"/>
            <w:right w:val="none" w:sz="0" w:space="0" w:color="auto"/>
          </w:divBdr>
        </w:div>
        <w:div w:id="1316378459">
          <w:marLeft w:val="640"/>
          <w:marRight w:val="0"/>
          <w:marTop w:val="0"/>
          <w:marBottom w:val="0"/>
          <w:divBdr>
            <w:top w:val="none" w:sz="0" w:space="0" w:color="auto"/>
            <w:left w:val="none" w:sz="0" w:space="0" w:color="auto"/>
            <w:bottom w:val="none" w:sz="0" w:space="0" w:color="auto"/>
            <w:right w:val="none" w:sz="0" w:space="0" w:color="auto"/>
          </w:divBdr>
        </w:div>
        <w:div w:id="1807356219">
          <w:marLeft w:val="640"/>
          <w:marRight w:val="0"/>
          <w:marTop w:val="0"/>
          <w:marBottom w:val="0"/>
          <w:divBdr>
            <w:top w:val="none" w:sz="0" w:space="0" w:color="auto"/>
            <w:left w:val="none" w:sz="0" w:space="0" w:color="auto"/>
            <w:bottom w:val="none" w:sz="0" w:space="0" w:color="auto"/>
            <w:right w:val="none" w:sz="0" w:space="0" w:color="auto"/>
          </w:divBdr>
        </w:div>
        <w:div w:id="297999404">
          <w:marLeft w:val="640"/>
          <w:marRight w:val="0"/>
          <w:marTop w:val="0"/>
          <w:marBottom w:val="0"/>
          <w:divBdr>
            <w:top w:val="none" w:sz="0" w:space="0" w:color="auto"/>
            <w:left w:val="none" w:sz="0" w:space="0" w:color="auto"/>
            <w:bottom w:val="none" w:sz="0" w:space="0" w:color="auto"/>
            <w:right w:val="none" w:sz="0" w:space="0" w:color="auto"/>
          </w:divBdr>
        </w:div>
        <w:div w:id="1631085625">
          <w:marLeft w:val="640"/>
          <w:marRight w:val="0"/>
          <w:marTop w:val="0"/>
          <w:marBottom w:val="0"/>
          <w:divBdr>
            <w:top w:val="none" w:sz="0" w:space="0" w:color="auto"/>
            <w:left w:val="none" w:sz="0" w:space="0" w:color="auto"/>
            <w:bottom w:val="none" w:sz="0" w:space="0" w:color="auto"/>
            <w:right w:val="none" w:sz="0" w:space="0" w:color="auto"/>
          </w:divBdr>
        </w:div>
        <w:div w:id="2036029891">
          <w:marLeft w:val="640"/>
          <w:marRight w:val="0"/>
          <w:marTop w:val="0"/>
          <w:marBottom w:val="0"/>
          <w:divBdr>
            <w:top w:val="none" w:sz="0" w:space="0" w:color="auto"/>
            <w:left w:val="none" w:sz="0" w:space="0" w:color="auto"/>
            <w:bottom w:val="none" w:sz="0" w:space="0" w:color="auto"/>
            <w:right w:val="none" w:sz="0" w:space="0" w:color="auto"/>
          </w:divBdr>
        </w:div>
        <w:div w:id="944339327">
          <w:marLeft w:val="640"/>
          <w:marRight w:val="0"/>
          <w:marTop w:val="0"/>
          <w:marBottom w:val="0"/>
          <w:divBdr>
            <w:top w:val="none" w:sz="0" w:space="0" w:color="auto"/>
            <w:left w:val="none" w:sz="0" w:space="0" w:color="auto"/>
            <w:bottom w:val="none" w:sz="0" w:space="0" w:color="auto"/>
            <w:right w:val="none" w:sz="0" w:space="0" w:color="auto"/>
          </w:divBdr>
        </w:div>
        <w:div w:id="392197678">
          <w:marLeft w:val="640"/>
          <w:marRight w:val="0"/>
          <w:marTop w:val="0"/>
          <w:marBottom w:val="0"/>
          <w:divBdr>
            <w:top w:val="none" w:sz="0" w:space="0" w:color="auto"/>
            <w:left w:val="none" w:sz="0" w:space="0" w:color="auto"/>
            <w:bottom w:val="none" w:sz="0" w:space="0" w:color="auto"/>
            <w:right w:val="none" w:sz="0" w:space="0" w:color="auto"/>
          </w:divBdr>
        </w:div>
        <w:div w:id="1929536910">
          <w:marLeft w:val="640"/>
          <w:marRight w:val="0"/>
          <w:marTop w:val="0"/>
          <w:marBottom w:val="0"/>
          <w:divBdr>
            <w:top w:val="none" w:sz="0" w:space="0" w:color="auto"/>
            <w:left w:val="none" w:sz="0" w:space="0" w:color="auto"/>
            <w:bottom w:val="none" w:sz="0" w:space="0" w:color="auto"/>
            <w:right w:val="none" w:sz="0" w:space="0" w:color="auto"/>
          </w:divBdr>
        </w:div>
        <w:div w:id="223181670">
          <w:marLeft w:val="640"/>
          <w:marRight w:val="0"/>
          <w:marTop w:val="0"/>
          <w:marBottom w:val="0"/>
          <w:divBdr>
            <w:top w:val="none" w:sz="0" w:space="0" w:color="auto"/>
            <w:left w:val="none" w:sz="0" w:space="0" w:color="auto"/>
            <w:bottom w:val="none" w:sz="0" w:space="0" w:color="auto"/>
            <w:right w:val="none" w:sz="0" w:space="0" w:color="auto"/>
          </w:divBdr>
        </w:div>
        <w:div w:id="871116993">
          <w:marLeft w:val="640"/>
          <w:marRight w:val="0"/>
          <w:marTop w:val="0"/>
          <w:marBottom w:val="0"/>
          <w:divBdr>
            <w:top w:val="none" w:sz="0" w:space="0" w:color="auto"/>
            <w:left w:val="none" w:sz="0" w:space="0" w:color="auto"/>
            <w:bottom w:val="none" w:sz="0" w:space="0" w:color="auto"/>
            <w:right w:val="none" w:sz="0" w:space="0" w:color="auto"/>
          </w:divBdr>
        </w:div>
        <w:div w:id="2046369831">
          <w:marLeft w:val="640"/>
          <w:marRight w:val="0"/>
          <w:marTop w:val="0"/>
          <w:marBottom w:val="0"/>
          <w:divBdr>
            <w:top w:val="none" w:sz="0" w:space="0" w:color="auto"/>
            <w:left w:val="none" w:sz="0" w:space="0" w:color="auto"/>
            <w:bottom w:val="none" w:sz="0" w:space="0" w:color="auto"/>
            <w:right w:val="none" w:sz="0" w:space="0" w:color="auto"/>
          </w:divBdr>
        </w:div>
        <w:div w:id="86776623">
          <w:marLeft w:val="640"/>
          <w:marRight w:val="0"/>
          <w:marTop w:val="0"/>
          <w:marBottom w:val="0"/>
          <w:divBdr>
            <w:top w:val="none" w:sz="0" w:space="0" w:color="auto"/>
            <w:left w:val="none" w:sz="0" w:space="0" w:color="auto"/>
            <w:bottom w:val="none" w:sz="0" w:space="0" w:color="auto"/>
            <w:right w:val="none" w:sz="0" w:space="0" w:color="auto"/>
          </w:divBdr>
        </w:div>
        <w:div w:id="1804494063">
          <w:marLeft w:val="640"/>
          <w:marRight w:val="0"/>
          <w:marTop w:val="0"/>
          <w:marBottom w:val="0"/>
          <w:divBdr>
            <w:top w:val="none" w:sz="0" w:space="0" w:color="auto"/>
            <w:left w:val="none" w:sz="0" w:space="0" w:color="auto"/>
            <w:bottom w:val="none" w:sz="0" w:space="0" w:color="auto"/>
            <w:right w:val="none" w:sz="0" w:space="0" w:color="auto"/>
          </w:divBdr>
        </w:div>
        <w:div w:id="1047998001">
          <w:marLeft w:val="640"/>
          <w:marRight w:val="0"/>
          <w:marTop w:val="0"/>
          <w:marBottom w:val="0"/>
          <w:divBdr>
            <w:top w:val="none" w:sz="0" w:space="0" w:color="auto"/>
            <w:left w:val="none" w:sz="0" w:space="0" w:color="auto"/>
            <w:bottom w:val="none" w:sz="0" w:space="0" w:color="auto"/>
            <w:right w:val="none" w:sz="0" w:space="0" w:color="auto"/>
          </w:divBdr>
        </w:div>
        <w:div w:id="802308925">
          <w:marLeft w:val="640"/>
          <w:marRight w:val="0"/>
          <w:marTop w:val="0"/>
          <w:marBottom w:val="0"/>
          <w:divBdr>
            <w:top w:val="none" w:sz="0" w:space="0" w:color="auto"/>
            <w:left w:val="none" w:sz="0" w:space="0" w:color="auto"/>
            <w:bottom w:val="none" w:sz="0" w:space="0" w:color="auto"/>
            <w:right w:val="none" w:sz="0" w:space="0" w:color="auto"/>
          </w:divBdr>
        </w:div>
        <w:div w:id="299960864">
          <w:marLeft w:val="640"/>
          <w:marRight w:val="0"/>
          <w:marTop w:val="0"/>
          <w:marBottom w:val="0"/>
          <w:divBdr>
            <w:top w:val="none" w:sz="0" w:space="0" w:color="auto"/>
            <w:left w:val="none" w:sz="0" w:space="0" w:color="auto"/>
            <w:bottom w:val="none" w:sz="0" w:space="0" w:color="auto"/>
            <w:right w:val="none" w:sz="0" w:space="0" w:color="auto"/>
          </w:divBdr>
        </w:div>
        <w:div w:id="1856149">
          <w:marLeft w:val="640"/>
          <w:marRight w:val="0"/>
          <w:marTop w:val="0"/>
          <w:marBottom w:val="0"/>
          <w:divBdr>
            <w:top w:val="none" w:sz="0" w:space="0" w:color="auto"/>
            <w:left w:val="none" w:sz="0" w:space="0" w:color="auto"/>
            <w:bottom w:val="none" w:sz="0" w:space="0" w:color="auto"/>
            <w:right w:val="none" w:sz="0" w:space="0" w:color="auto"/>
          </w:divBdr>
        </w:div>
        <w:div w:id="785197986">
          <w:marLeft w:val="640"/>
          <w:marRight w:val="0"/>
          <w:marTop w:val="0"/>
          <w:marBottom w:val="0"/>
          <w:divBdr>
            <w:top w:val="none" w:sz="0" w:space="0" w:color="auto"/>
            <w:left w:val="none" w:sz="0" w:space="0" w:color="auto"/>
            <w:bottom w:val="none" w:sz="0" w:space="0" w:color="auto"/>
            <w:right w:val="none" w:sz="0" w:space="0" w:color="auto"/>
          </w:divBdr>
        </w:div>
        <w:div w:id="82072442">
          <w:marLeft w:val="640"/>
          <w:marRight w:val="0"/>
          <w:marTop w:val="0"/>
          <w:marBottom w:val="0"/>
          <w:divBdr>
            <w:top w:val="none" w:sz="0" w:space="0" w:color="auto"/>
            <w:left w:val="none" w:sz="0" w:space="0" w:color="auto"/>
            <w:bottom w:val="none" w:sz="0" w:space="0" w:color="auto"/>
            <w:right w:val="none" w:sz="0" w:space="0" w:color="auto"/>
          </w:divBdr>
        </w:div>
        <w:div w:id="154688286">
          <w:marLeft w:val="640"/>
          <w:marRight w:val="0"/>
          <w:marTop w:val="0"/>
          <w:marBottom w:val="0"/>
          <w:divBdr>
            <w:top w:val="none" w:sz="0" w:space="0" w:color="auto"/>
            <w:left w:val="none" w:sz="0" w:space="0" w:color="auto"/>
            <w:bottom w:val="none" w:sz="0" w:space="0" w:color="auto"/>
            <w:right w:val="none" w:sz="0" w:space="0" w:color="auto"/>
          </w:divBdr>
        </w:div>
        <w:div w:id="853767839">
          <w:marLeft w:val="640"/>
          <w:marRight w:val="0"/>
          <w:marTop w:val="0"/>
          <w:marBottom w:val="0"/>
          <w:divBdr>
            <w:top w:val="none" w:sz="0" w:space="0" w:color="auto"/>
            <w:left w:val="none" w:sz="0" w:space="0" w:color="auto"/>
            <w:bottom w:val="none" w:sz="0" w:space="0" w:color="auto"/>
            <w:right w:val="none" w:sz="0" w:space="0" w:color="auto"/>
          </w:divBdr>
        </w:div>
        <w:div w:id="1868719404">
          <w:marLeft w:val="640"/>
          <w:marRight w:val="0"/>
          <w:marTop w:val="0"/>
          <w:marBottom w:val="0"/>
          <w:divBdr>
            <w:top w:val="none" w:sz="0" w:space="0" w:color="auto"/>
            <w:left w:val="none" w:sz="0" w:space="0" w:color="auto"/>
            <w:bottom w:val="none" w:sz="0" w:space="0" w:color="auto"/>
            <w:right w:val="none" w:sz="0" w:space="0" w:color="auto"/>
          </w:divBdr>
        </w:div>
        <w:div w:id="1895042287">
          <w:marLeft w:val="640"/>
          <w:marRight w:val="0"/>
          <w:marTop w:val="0"/>
          <w:marBottom w:val="0"/>
          <w:divBdr>
            <w:top w:val="none" w:sz="0" w:space="0" w:color="auto"/>
            <w:left w:val="none" w:sz="0" w:space="0" w:color="auto"/>
            <w:bottom w:val="none" w:sz="0" w:space="0" w:color="auto"/>
            <w:right w:val="none" w:sz="0" w:space="0" w:color="auto"/>
          </w:divBdr>
        </w:div>
        <w:div w:id="903954418">
          <w:marLeft w:val="640"/>
          <w:marRight w:val="0"/>
          <w:marTop w:val="0"/>
          <w:marBottom w:val="0"/>
          <w:divBdr>
            <w:top w:val="none" w:sz="0" w:space="0" w:color="auto"/>
            <w:left w:val="none" w:sz="0" w:space="0" w:color="auto"/>
            <w:bottom w:val="none" w:sz="0" w:space="0" w:color="auto"/>
            <w:right w:val="none" w:sz="0" w:space="0" w:color="auto"/>
          </w:divBdr>
        </w:div>
        <w:div w:id="969431593">
          <w:marLeft w:val="640"/>
          <w:marRight w:val="0"/>
          <w:marTop w:val="0"/>
          <w:marBottom w:val="0"/>
          <w:divBdr>
            <w:top w:val="none" w:sz="0" w:space="0" w:color="auto"/>
            <w:left w:val="none" w:sz="0" w:space="0" w:color="auto"/>
            <w:bottom w:val="none" w:sz="0" w:space="0" w:color="auto"/>
            <w:right w:val="none" w:sz="0" w:space="0" w:color="auto"/>
          </w:divBdr>
        </w:div>
        <w:div w:id="1935941288">
          <w:marLeft w:val="640"/>
          <w:marRight w:val="0"/>
          <w:marTop w:val="0"/>
          <w:marBottom w:val="0"/>
          <w:divBdr>
            <w:top w:val="none" w:sz="0" w:space="0" w:color="auto"/>
            <w:left w:val="none" w:sz="0" w:space="0" w:color="auto"/>
            <w:bottom w:val="none" w:sz="0" w:space="0" w:color="auto"/>
            <w:right w:val="none" w:sz="0" w:space="0" w:color="auto"/>
          </w:divBdr>
        </w:div>
        <w:div w:id="839197664">
          <w:marLeft w:val="640"/>
          <w:marRight w:val="0"/>
          <w:marTop w:val="0"/>
          <w:marBottom w:val="0"/>
          <w:divBdr>
            <w:top w:val="none" w:sz="0" w:space="0" w:color="auto"/>
            <w:left w:val="none" w:sz="0" w:space="0" w:color="auto"/>
            <w:bottom w:val="none" w:sz="0" w:space="0" w:color="auto"/>
            <w:right w:val="none" w:sz="0" w:space="0" w:color="auto"/>
          </w:divBdr>
        </w:div>
        <w:div w:id="1613048408">
          <w:marLeft w:val="640"/>
          <w:marRight w:val="0"/>
          <w:marTop w:val="0"/>
          <w:marBottom w:val="0"/>
          <w:divBdr>
            <w:top w:val="none" w:sz="0" w:space="0" w:color="auto"/>
            <w:left w:val="none" w:sz="0" w:space="0" w:color="auto"/>
            <w:bottom w:val="none" w:sz="0" w:space="0" w:color="auto"/>
            <w:right w:val="none" w:sz="0" w:space="0" w:color="auto"/>
          </w:divBdr>
        </w:div>
        <w:div w:id="273749096">
          <w:marLeft w:val="640"/>
          <w:marRight w:val="0"/>
          <w:marTop w:val="0"/>
          <w:marBottom w:val="0"/>
          <w:divBdr>
            <w:top w:val="none" w:sz="0" w:space="0" w:color="auto"/>
            <w:left w:val="none" w:sz="0" w:space="0" w:color="auto"/>
            <w:bottom w:val="none" w:sz="0" w:space="0" w:color="auto"/>
            <w:right w:val="none" w:sz="0" w:space="0" w:color="auto"/>
          </w:divBdr>
        </w:div>
        <w:div w:id="1706590147">
          <w:marLeft w:val="640"/>
          <w:marRight w:val="0"/>
          <w:marTop w:val="0"/>
          <w:marBottom w:val="0"/>
          <w:divBdr>
            <w:top w:val="none" w:sz="0" w:space="0" w:color="auto"/>
            <w:left w:val="none" w:sz="0" w:space="0" w:color="auto"/>
            <w:bottom w:val="none" w:sz="0" w:space="0" w:color="auto"/>
            <w:right w:val="none" w:sz="0" w:space="0" w:color="auto"/>
          </w:divBdr>
        </w:div>
        <w:div w:id="336202462">
          <w:marLeft w:val="640"/>
          <w:marRight w:val="0"/>
          <w:marTop w:val="0"/>
          <w:marBottom w:val="0"/>
          <w:divBdr>
            <w:top w:val="none" w:sz="0" w:space="0" w:color="auto"/>
            <w:left w:val="none" w:sz="0" w:space="0" w:color="auto"/>
            <w:bottom w:val="none" w:sz="0" w:space="0" w:color="auto"/>
            <w:right w:val="none" w:sz="0" w:space="0" w:color="auto"/>
          </w:divBdr>
        </w:div>
        <w:div w:id="2013947162">
          <w:marLeft w:val="640"/>
          <w:marRight w:val="0"/>
          <w:marTop w:val="0"/>
          <w:marBottom w:val="0"/>
          <w:divBdr>
            <w:top w:val="none" w:sz="0" w:space="0" w:color="auto"/>
            <w:left w:val="none" w:sz="0" w:space="0" w:color="auto"/>
            <w:bottom w:val="none" w:sz="0" w:space="0" w:color="auto"/>
            <w:right w:val="none" w:sz="0" w:space="0" w:color="auto"/>
          </w:divBdr>
        </w:div>
        <w:div w:id="1059404906">
          <w:marLeft w:val="640"/>
          <w:marRight w:val="0"/>
          <w:marTop w:val="0"/>
          <w:marBottom w:val="0"/>
          <w:divBdr>
            <w:top w:val="none" w:sz="0" w:space="0" w:color="auto"/>
            <w:left w:val="none" w:sz="0" w:space="0" w:color="auto"/>
            <w:bottom w:val="none" w:sz="0" w:space="0" w:color="auto"/>
            <w:right w:val="none" w:sz="0" w:space="0" w:color="auto"/>
          </w:divBdr>
        </w:div>
        <w:div w:id="1198129781">
          <w:marLeft w:val="640"/>
          <w:marRight w:val="0"/>
          <w:marTop w:val="0"/>
          <w:marBottom w:val="0"/>
          <w:divBdr>
            <w:top w:val="none" w:sz="0" w:space="0" w:color="auto"/>
            <w:left w:val="none" w:sz="0" w:space="0" w:color="auto"/>
            <w:bottom w:val="none" w:sz="0" w:space="0" w:color="auto"/>
            <w:right w:val="none" w:sz="0" w:space="0" w:color="auto"/>
          </w:divBdr>
        </w:div>
        <w:div w:id="1298877773">
          <w:marLeft w:val="640"/>
          <w:marRight w:val="0"/>
          <w:marTop w:val="0"/>
          <w:marBottom w:val="0"/>
          <w:divBdr>
            <w:top w:val="none" w:sz="0" w:space="0" w:color="auto"/>
            <w:left w:val="none" w:sz="0" w:space="0" w:color="auto"/>
            <w:bottom w:val="none" w:sz="0" w:space="0" w:color="auto"/>
            <w:right w:val="none" w:sz="0" w:space="0" w:color="auto"/>
          </w:divBdr>
        </w:div>
        <w:div w:id="679283395">
          <w:marLeft w:val="640"/>
          <w:marRight w:val="0"/>
          <w:marTop w:val="0"/>
          <w:marBottom w:val="0"/>
          <w:divBdr>
            <w:top w:val="none" w:sz="0" w:space="0" w:color="auto"/>
            <w:left w:val="none" w:sz="0" w:space="0" w:color="auto"/>
            <w:bottom w:val="none" w:sz="0" w:space="0" w:color="auto"/>
            <w:right w:val="none" w:sz="0" w:space="0" w:color="auto"/>
          </w:divBdr>
        </w:div>
        <w:div w:id="1851218808">
          <w:marLeft w:val="640"/>
          <w:marRight w:val="0"/>
          <w:marTop w:val="0"/>
          <w:marBottom w:val="0"/>
          <w:divBdr>
            <w:top w:val="none" w:sz="0" w:space="0" w:color="auto"/>
            <w:left w:val="none" w:sz="0" w:space="0" w:color="auto"/>
            <w:bottom w:val="none" w:sz="0" w:space="0" w:color="auto"/>
            <w:right w:val="none" w:sz="0" w:space="0" w:color="auto"/>
          </w:divBdr>
        </w:div>
        <w:div w:id="580605717">
          <w:marLeft w:val="640"/>
          <w:marRight w:val="0"/>
          <w:marTop w:val="0"/>
          <w:marBottom w:val="0"/>
          <w:divBdr>
            <w:top w:val="none" w:sz="0" w:space="0" w:color="auto"/>
            <w:left w:val="none" w:sz="0" w:space="0" w:color="auto"/>
            <w:bottom w:val="none" w:sz="0" w:space="0" w:color="auto"/>
            <w:right w:val="none" w:sz="0" w:space="0" w:color="auto"/>
          </w:divBdr>
        </w:div>
        <w:div w:id="1634671184">
          <w:marLeft w:val="640"/>
          <w:marRight w:val="0"/>
          <w:marTop w:val="0"/>
          <w:marBottom w:val="0"/>
          <w:divBdr>
            <w:top w:val="none" w:sz="0" w:space="0" w:color="auto"/>
            <w:left w:val="none" w:sz="0" w:space="0" w:color="auto"/>
            <w:bottom w:val="none" w:sz="0" w:space="0" w:color="auto"/>
            <w:right w:val="none" w:sz="0" w:space="0" w:color="auto"/>
          </w:divBdr>
        </w:div>
        <w:div w:id="192114764">
          <w:marLeft w:val="640"/>
          <w:marRight w:val="0"/>
          <w:marTop w:val="0"/>
          <w:marBottom w:val="0"/>
          <w:divBdr>
            <w:top w:val="none" w:sz="0" w:space="0" w:color="auto"/>
            <w:left w:val="none" w:sz="0" w:space="0" w:color="auto"/>
            <w:bottom w:val="none" w:sz="0" w:space="0" w:color="auto"/>
            <w:right w:val="none" w:sz="0" w:space="0" w:color="auto"/>
          </w:divBdr>
        </w:div>
        <w:div w:id="867523423">
          <w:marLeft w:val="640"/>
          <w:marRight w:val="0"/>
          <w:marTop w:val="0"/>
          <w:marBottom w:val="0"/>
          <w:divBdr>
            <w:top w:val="none" w:sz="0" w:space="0" w:color="auto"/>
            <w:left w:val="none" w:sz="0" w:space="0" w:color="auto"/>
            <w:bottom w:val="none" w:sz="0" w:space="0" w:color="auto"/>
            <w:right w:val="none" w:sz="0" w:space="0" w:color="auto"/>
          </w:divBdr>
        </w:div>
        <w:div w:id="1866677931">
          <w:marLeft w:val="640"/>
          <w:marRight w:val="0"/>
          <w:marTop w:val="0"/>
          <w:marBottom w:val="0"/>
          <w:divBdr>
            <w:top w:val="none" w:sz="0" w:space="0" w:color="auto"/>
            <w:left w:val="none" w:sz="0" w:space="0" w:color="auto"/>
            <w:bottom w:val="none" w:sz="0" w:space="0" w:color="auto"/>
            <w:right w:val="none" w:sz="0" w:space="0" w:color="auto"/>
          </w:divBdr>
        </w:div>
        <w:div w:id="793793231">
          <w:marLeft w:val="640"/>
          <w:marRight w:val="0"/>
          <w:marTop w:val="0"/>
          <w:marBottom w:val="0"/>
          <w:divBdr>
            <w:top w:val="none" w:sz="0" w:space="0" w:color="auto"/>
            <w:left w:val="none" w:sz="0" w:space="0" w:color="auto"/>
            <w:bottom w:val="none" w:sz="0" w:space="0" w:color="auto"/>
            <w:right w:val="none" w:sz="0" w:space="0" w:color="auto"/>
          </w:divBdr>
        </w:div>
        <w:div w:id="6754625">
          <w:marLeft w:val="640"/>
          <w:marRight w:val="0"/>
          <w:marTop w:val="0"/>
          <w:marBottom w:val="0"/>
          <w:divBdr>
            <w:top w:val="none" w:sz="0" w:space="0" w:color="auto"/>
            <w:left w:val="none" w:sz="0" w:space="0" w:color="auto"/>
            <w:bottom w:val="none" w:sz="0" w:space="0" w:color="auto"/>
            <w:right w:val="none" w:sz="0" w:space="0" w:color="auto"/>
          </w:divBdr>
        </w:div>
        <w:div w:id="1880896273">
          <w:marLeft w:val="640"/>
          <w:marRight w:val="0"/>
          <w:marTop w:val="0"/>
          <w:marBottom w:val="0"/>
          <w:divBdr>
            <w:top w:val="none" w:sz="0" w:space="0" w:color="auto"/>
            <w:left w:val="none" w:sz="0" w:space="0" w:color="auto"/>
            <w:bottom w:val="none" w:sz="0" w:space="0" w:color="auto"/>
            <w:right w:val="none" w:sz="0" w:space="0" w:color="auto"/>
          </w:divBdr>
        </w:div>
        <w:div w:id="961304130">
          <w:marLeft w:val="640"/>
          <w:marRight w:val="0"/>
          <w:marTop w:val="0"/>
          <w:marBottom w:val="0"/>
          <w:divBdr>
            <w:top w:val="none" w:sz="0" w:space="0" w:color="auto"/>
            <w:left w:val="none" w:sz="0" w:space="0" w:color="auto"/>
            <w:bottom w:val="none" w:sz="0" w:space="0" w:color="auto"/>
            <w:right w:val="none" w:sz="0" w:space="0" w:color="auto"/>
          </w:divBdr>
        </w:div>
        <w:div w:id="1078870784">
          <w:marLeft w:val="640"/>
          <w:marRight w:val="0"/>
          <w:marTop w:val="0"/>
          <w:marBottom w:val="0"/>
          <w:divBdr>
            <w:top w:val="none" w:sz="0" w:space="0" w:color="auto"/>
            <w:left w:val="none" w:sz="0" w:space="0" w:color="auto"/>
            <w:bottom w:val="none" w:sz="0" w:space="0" w:color="auto"/>
            <w:right w:val="none" w:sz="0" w:space="0" w:color="auto"/>
          </w:divBdr>
        </w:div>
        <w:div w:id="2074766456">
          <w:marLeft w:val="640"/>
          <w:marRight w:val="0"/>
          <w:marTop w:val="0"/>
          <w:marBottom w:val="0"/>
          <w:divBdr>
            <w:top w:val="none" w:sz="0" w:space="0" w:color="auto"/>
            <w:left w:val="none" w:sz="0" w:space="0" w:color="auto"/>
            <w:bottom w:val="none" w:sz="0" w:space="0" w:color="auto"/>
            <w:right w:val="none" w:sz="0" w:space="0" w:color="auto"/>
          </w:divBdr>
        </w:div>
        <w:div w:id="1456677990">
          <w:marLeft w:val="640"/>
          <w:marRight w:val="0"/>
          <w:marTop w:val="0"/>
          <w:marBottom w:val="0"/>
          <w:divBdr>
            <w:top w:val="none" w:sz="0" w:space="0" w:color="auto"/>
            <w:left w:val="none" w:sz="0" w:space="0" w:color="auto"/>
            <w:bottom w:val="none" w:sz="0" w:space="0" w:color="auto"/>
            <w:right w:val="none" w:sz="0" w:space="0" w:color="auto"/>
          </w:divBdr>
        </w:div>
        <w:div w:id="1556352201">
          <w:marLeft w:val="640"/>
          <w:marRight w:val="0"/>
          <w:marTop w:val="0"/>
          <w:marBottom w:val="0"/>
          <w:divBdr>
            <w:top w:val="none" w:sz="0" w:space="0" w:color="auto"/>
            <w:left w:val="none" w:sz="0" w:space="0" w:color="auto"/>
            <w:bottom w:val="none" w:sz="0" w:space="0" w:color="auto"/>
            <w:right w:val="none" w:sz="0" w:space="0" w:color="auto"/>
          </w:divBdr>
        </w:div>
        <w:div w:id="206529577">
          <w:marLeft w:val="640"/>
          <w:marRight w:val="0"/>
          <w:marTop w:val="0"/>
          <w:marBottom w:val="0"/>
          <w:divBdr>
            <w:top w:val="none" w:sz="0" w:space="0" w:color="auto"/>
            <w:left w:val="none" w:sz="0" w:space="0" w:color="auto"/>
            <w:bottom w:val="none" w:sz="0" w:space="0" w:color="auto"/>
            <w:right w:val="none" w:sz="0" w:space="0" w:color="auto"/>
          </w:divBdr>
        </w:div>
        <w:div w:id="490293270">
          <w:marLeft w:val="640"/>
          <w:marRight w:val="0"/>
          <w:marTop w:val="0"/>
          <w:marBottom w:val="0"/>
          <w:divBdr>
            <w:top w:val="none" w:sz="0" w:space="0" w:color="auto"/>
            <w:left w:val="none" w:sz="0" w:space="0" w:color="auto"/>
            <w:bottom w:val="none" w:sz="0" w:space="0" w:color="auto"/>
            <w:right w:val="none" w:sz="0" w:space="0" w:color="auto"/>
          </w:divBdr>
        </w:div>
        <w:div w:id="483667499">
          <w:marLeft w:val="640"/>
          <w:marRight w:val="0"/>
          <w:marTop w:val="0"/>
          <w:marBottom w:val="0"/>
          <w:divBdr>
            <w:top w:val="none" w:sz="0" w:space="0" w:color="auto"/>
            <w:left w:val="none" w:sz="0" w:space="0" w:color="auto"/>
            <w:bottom w:val="none" w:sz="0" w:space="0" w:color="auto"/>
            <w:right w:val="none" w:sz="0" w:space="0" w:color="auto"/>
          </w:divBdr>
        </w:div>
        <w:div w:id="1064599447">
          <w:marLeft w:val="640"/>
          <w:marRight w:val="0"/>
          <w:marTop w:val="0"/>
          <w:marBottom w:val="0"/>
          <w:divBdr>
            <w:top w:val="none" w:sz="0" w:space="0" w:color="auto"/>
            <w:left w:val="none" w:sz="0" w:space="0" w:color="auto"/>
            <w:bottom w:val="none" w:sz="0" w:space="0" w:color="auto"/>
            <w:right w:val="none" w:sz="0" w:space="0" w:color="auto"/>
          </w:divBdr>
        </w:div>
        <w:div w:id="1621381417">
          <w:marLeft w:val="640"/>
          <w:marRight w:val="0"/>
          <w:marTop w:val="0"/>
          <w:marBottom w:val="0"/>
          <w:divBdr>
            <w:top w:val="none" w:sz="0" w:space="0" w:color="auto"/>
            <w:left w:val="none" w:sz="0" w:space="0" w:color="auto"/>
            <w:bottom w:val="none" w:sz="0" w:space="0" w:color="auto"/>
            <w:right w:val="none" w:sz="0" w:space="0" w:color="auto"/>
          </w:divBdr>
        </w:div>
        <w:div w:id="530532172">
          <w:marLeft w:val="640"/>
          <w:marRight w:val="0"/>
          <w:marTop w:val="0"/>
          <w:marBottom w:val="0"/>
          <w:divBdr>
            <w:top w:val="none" w:sz="0" w:space="0" w:color="auto"/>
            <w:left w:val="none" w:sz="0" w:space="0" w:color="auto"/>
            <w:bottom w:val="none" w:sz="0" w:space="0" w:color="auto"/>
            <w:right w:val="none" w:sz="0" w:space="0" w:color="auto"/>
          </w:divBdr>
        </w:div>
        <w:div w:id="1326736909">
          <w:marLeft w:val="640"/>
          <w:marRight w:val="0"/>
          <w:marTop w:val="0"/>
          <w:marBottom w:val="0"/>
          <w:divBdr>
            <w:top w:val="none" w:sz="0" w:space="0" w:color="auto"/>
            <w:left w:val="none" w:sz="0" w:space="0" w:color="auto"/>
            <w:bottom w:val="none" w:sz="0" w:space="0" w:color="auto"/>
            <w:right w:val="none" w:sz="0" w:space="0" w:color="auto"/>
          </w:divBdr>
        </w:div>
        <w:div w:id="735935064">
          <w:marLeft w:val="640"/>
          <w:marRight w:val="0"/>
          <w:marTop w:val="0"/>
          <w:marBottom w:val="0"/>
          <w:divBdr>
            <w:top w:val="none" w:sz="0" w:space="0" w:color="auto"/>
            <w:left w:val="none" w:sz="0" w:space="0" w:color="auto"/>
            <w:bottom w:val="none" w:sz="0" w:space="0" w:color="auto"/>
            <w:right w:val="none" w:sz="0" w:space="0" w:color="auto"/>
          </w:divBdr>
        </w:div>
        <w:div w:id="701176992">
          <w:marLeft w:val="640"/>
          <w:marRight w:val="0"/>
          <w:marTop w:val="0"/>
          <w:marBottom w:val="0"/>
          <w:divBdr>
            <w:top w:val="none" w:sz="0" w:space="0" w:color="auto"/>
            <w:left w:val="none" w:sz="0" w:space="0" w:color="auto"/>
            <w:bottom w:val="none" w:sz="0" w:space="0" w:color="auto"/>
            <w:right w:val="none" w:sz="0" w:space="0" w:color="auto"/>
          </w:divBdr>
        </w:div>
        <w:div w:id="955983092">
          <w:marLeft w:val="640"/>
          <w:marRight w:val="0"/>
          <w:marTop w:val="0"/>
          <w:marBottom w:val="0"/>
          <w:divBdr>
            <w:top w:val="none" w:sz="0" w:space="0" w:color="auto"/>
            <w:left w:val="none" w:sz="0" w:space="0" w:color="auto"/>
            <w:bottom w:val="none" w:sz="0" w:space="0" w:color="auto"/>
            <w:right w:val="none" w:sz="0" w:space="0" w:color="auto"/>
          </w:divBdr>
        </w:div>
        <w:div w:id="1032420594">
          <w:marLeft w:val="640"/>
          <w:marRight w:val="0"/>
          <w:marTop w:val="0"/>
          <w:marBottom w:val="0"/>
          <w:divBdr>
            <w:top w:val="none" w:sz="0" w:space="0" w:color="auto"/>
            <w:left w:val="none" w:sz="0" w:space="0" w:color="auto"/>
            <w:bottom w:val="none" w:sz="0" w:space="0" w:color="auto"/>
            <w:right w:val="none" w:sz="0" w:space="0" w:color="auto"/>
          </w:divBdr>
        </w:div>
        <w:div w:id="1811943076">
          <w:marLeft w:val="640"/>
          <w:marRight w:val="0"/>
          <w:marTop w:val="0"/>
          <w:marBottom w:val="0"/>
          <w:divBdr>
            <w:top w:val="none" w:sz="0" w:space="0" w:color="auto"/>
            <w:left w:val="none" w:sz="0" w:space="0" w:color="auto"/>
            <w:bottom w:val="none" w:sz="0" w:space="0" w:color="auto"/>
            <w:right w:val="none" w:sz="0" w:space="0" w:color="auto"/>
          </w:divBdr>
        </w:div>
        <w:div w:id="732236525">
          <w:marLeft w:val="640"/>
          <w:marRight w:val="0"/>
          <w:marTop w:val="0"/>
          <w:marBottom w:val="0"/>
          <w:divBdr>
            <w:top w:val="none" w:sz="0" w:space="0" w:color="auto"/>
            <w:left w:val="none" w:sz="0" w:space="0" w:color="auto"/>
            <w:bottom w:val="none" w:sz="0" w:space="0" w:color="auto"/>
            <w:right w:val="none" w:sz="0" w:space="0" w:color="auto"/>
          </w:divBdr>
        </w:div>
        <w:div w:id="1123304919">
          <w:marLeft w:val="640"/>
          <w:marRight w:val="0"/>
          <w:marTop w:val="0"/>
          <w:marBottom w:val="0"/>
          <w:divBdr>
            <w:top w:val="none" w:sz="0" w:space="0" w:color="auto"/>
            <w:left w:val="none" w:sz="0" w:space="0" w:color="auto"/>
            <w:bottom w:val="none" w:sz="0" w:space="0" w:color="auto"/>
            <w:right w:val="none" w:sz="0" w:space="0" w:color="auto"/>
          </w:divBdr>
        </w:div>
        <w:div w:id="2006351234">
          <w:marLeft w:val="640"/>
          <w:marRight w:val="0"/>
          <w:marTop w:val="0"/>
          <w:marBottom w:val="0"/>
          <w:divBdr>
            <w:top w:val="none" w:sz="0" w:space="0" w:color="auto"/>
            <w:left w:val="none" w:sz="0" w:space="0" w:color="auto"/>
            <w:bottom w:val="none" w:sz="0" w:space="0" w:color="auto"/>
            <w:right w:val="none" w:sz="0" w:space="0" w:color="auto"/>
          </w:divBdr>
        </w:div>
        <w:div w:id="2128312479">
          <w:marLeft w:val="640"/>
          <w:marRight w:val="0"/>
          <w:marTop w:val="0"/>
          <w:marBottom w:val="0"/>
          <w:divBdr>
            <w:top w:val="none" w:sz="0" w:space="0" w:color="auto"/>
            <w:left w:val="none" w:sz="0" w:space="0" w:color="auto"/>
            <w:bottom w:val="none" w:sz="0" w:space="0" w:color="auto"/>
            <w:right w:val="none" w:sz="0" w:space="0" w:color="auto"/>
          </w:divBdr>
        </w:div>
        <w:div w:id="674648460">
          <w:marLeft w:val="640"/>
          <w:marRight w:val="0"/>
          <w:marTop w:val="0"/>
          <w:marBottom w:val="0"/>
          <w:divBdr>
            <w:top w:val="none" w:sz="0" w:space="0" w:color="auto"/>
            <w:left w:val="none" w:sz="0" w:space="0" w:color="auto"/>
            <w:bottom w:val="none" w:sz="0" w:space="0" w:color="auto"/>
            <w:right w:val="none" w:sz="0" w:space="0" w:color="auto"/>
          </w:divBdr>
        </w:div>
        <w:div w:id="257251904">
          <w:marLeft w:val="640"/>
          <w:marRight w:val="0"/>
          <w:marTop w:val="0"/>
          <w:marBottom w:val="0"/>
          <w:divBdr>
            <w:top w:val="none" w:sz="0" w:space="0" w:color="auto"/>
            <w:left w:val="none" w:sz="0" w:space="0" w:color="auto"/>
            <w:bottom w:val="none" w:sz="0" w:space="0" w:color="auto"/>
            <w:right w:val="none" w:sz="0" w:space="0" w:color="auto"/>
          </w:divBdr>
        </w:div>
        <w:div w:id="1929465674">
          <w:marLeft w:val="640"/>
          <w:marRight w:val="0"/>
          <w:marTop w:val="0"/>
          <w:marBottom w:val="0"/>
          <w:divBdr>
            <w:top w:val="none" w:sz="0" w:space="0" w:color="auto"/>
            <w:left w:val="none" w:sz="0" w:space="0" w:color="auto"/>
            <w:bottom w:val="none" w:sz="0" w:space="0" w:color="auto"/>
            <w:right w:val="none" w:sz="0" w:space="0" w:color="auto"/>
          </w:divBdr>
        </w:div>
        <w:div w:id="1469929980">
          <w:marLeft w:val="640"/>
          <w:marRight w:val="0"/>
          <w:marTop w:val="0"/>
          <w:marBottom w:val="0"/>
          <w:divBdr>
            <w:top w:val="none" w:sz="0" w:space="0" w:color="auto"/>
            <w:left w:val="none" w:sz="0" w:space="0" w:color="auto"/>
            <w:bottom w:val="none" w:sz="0" w:space="0" w:color="auto"/>
            <w:right w:val="none" w:sz="0" w:space="0" w:color="auto"/>
          </w:divBdr>
        </w:div>
        <w:div w:id="1159539800">
          <w:marLeft w:val="640"/>
          <w:marRight w:val="0"/>
          <w:marTop w:val="0"/>
          <w:marBottom w:val="0"/>
          <w:divBdr>
            <w:top w:val="none" w:sz="0" w:space="0" w:color="auto"/>
            <w:left w:val="none" w:sz="0" w:space="0" w:color="auto"/>
            <w:bottom w:val="none" w:sz="0" w:space="0" w:color="auto"/>
            <w:right w:val="none" w:sz="0" w:space="0" w:color="auto"/>
          </w:divBdr>
        </w:div>
        <w:div w:id="1005592617">
          <w:marLeft w:val="640"/>
          <w:marRight w:val="0"/>
          <w:marTop w:val="0"/>
          <w:marBottom w:val="0"/>
          <w:divBdr>
            <w:top w:val="none" w:sz="0" w:space="0" w:color="auto"/>
            <w:left w:val="none" w:sz="0" w:space="0" w:color="auto"/>
            <w:bottom w:val="none" w:sz="0" w:space="0" w:color="auto"/>
            <w:right w:val="none" w:sz="0" w:space="0" w:color="auto"/>
          </w:divBdr>
        </w:div>
        <w:div w:id="1526214662">
          <w:marLeft w:val="640"/>
          <w:marRight w:val="0"/>
          <w:marTop w:val="0"/>
          <w:marBottom w:val="0"/>
          <w:divBdr>
            <w:top w:val="none" w:sz="0" w:space="0" w:color="auto"/>
            <w:left w:val="none" w:sz="0" w:space="0" w:color="auto"/>
            <w:bottom w:val="none" w:sz="0" w:space="0" w:color="auto"/>
            <w:right w:val="none" w:sz="0" w:space="0" w:color="auto"/>
          </w:divBdr>
        </w:div>
        <w:div w:id="1720665844">
          <w:marLeft w:val="640"/>
          <w:marRight w:val="0"/>
          <w:marTop w:val="0"/>
          <w:marBottom w:val="0"/>
          <w:divBdr>
            <w:top w:val="none" w:sz="0" w:space="0" w:color="auto"/>
            <w:left w:val="none" w:sz="0" w:space="0" w:color="auto"/>
            <w:bottom w:val="none" w:sz="0" w:space="0" w:color="auto"/>
            <w:right w:val="none" w:sz="0" w:space="0" w:color="auto"/>
          </w:divBdr>
        </w:div>
        <w:div w:id="672071719">
          <w:marLeft w:val="640"/>
          <w:marRight w:val="0"/>
          <w:marTop w:val="0"/>
          <w:marBottom w:val="0"/>
          <w:divBdr>
            <w:top w:val="none" w:sz="0" w:space="0" w:color="auto"/>
            <w:left w:val="none" w:sz="0" w:space="0" w:color="auto"/>
            <w:bottom w:val="none" w:sz="0" w:space="0" w:color="auto"/>
            <w:right w:val="none" w:sz="0" w:space="0" w:color="auto"/>
          </w:divBdr>
        </w:div>
        <w:div w:id="1494108117">
          <w:marLeft w:val="640"/>
          <w:marRight w:val="0"/>
          <w:marTop w:val="0"/>
          <w:marBottom w:val="0"/>
          <w:divBdr>
            <w:top w:val="none" w:sz="0" w:space="0" w:color="auto"/>
            <w:left w:val="none" w:sz="0" w:space="0" w:color="auto"/>
            <w:bottom w:val="none" w:sz="0" w:space="0" w:color="auto"/>
            <w:right w:val="none" w:sz="0" w:space="0" w:color="auto"/>
          </w:divBdr>
        </w:div>
        <w:div w:id="1693530701">
          <w:marLeft w:val="640"/>
          <w:marRight w:val="0"/>
          <w:marTop w:val="0"/>
          <w:marBottom w:val="0"/>
          <w:divBdr>
            <w:top w:val="none" w:sz="0" w:space="0" w:color="auto"/>
            <w:left w:val="none" w:sz="0" w:space="0" w:color="auto"/>
            <w:bottom w:val="none" w:sz="0" w:space="0" w:color="auto"/>
            <w:right w:val="none" w:sz="0" w:space="0" w:color="auto"/>
          </w:divBdr>
        </w:div>
        <w:div w:id="897547426">
          <w:marLeft w:val="640"/>
          <w:marRight w:val="0"/>
          <w:marTop w:val="0"/>
          <w:marBottom w:val="0"/>
          <w:divBdr>
            <w:top w:val="none" w:sz="0" w:space="0" w:color="auto"/>
            <w:left w:val="none" w:sz="0" w:space="0" w:color="auto"/>
            <w:bottom w:val="none" w:sz="0" w:space="0" w:color="auto"/>
            <w:right w:val="none" w:sz="0" w:space="0" w:color="auto"/>
          </w:divBdr>
        </w:div>
        <w:div w:id="260844845">
          <w:marLeft w:val="640"/>
          <w:marRight w:val="0"/>
          <w:marTop w:val="0"/>
          <w:marBottom w:val="0"/>
          <w:divBdr>
            <w:top w:val="none" w:sz="0" w:space="0" w:color="auto"/>
            <w:left w:val="none" w:sz="0" w:space="0" w:color="auto"/>
            <w:bottom w:val="none" w:sz="0" w:space="0" w:color="auto"/>
            <w:right w:val="none" w:sz="0" w:space="0" w:color="auto"/>
          </w:divBdr>
        </w:div>
        <w:div w:id="996032412">
          <w:marLeft w:val="640"/>
          <w:marRight w:val="0"/>
          <w:marTop w:val="0"/>
          <w:marBottom w:val="0"/>
          <w:divBdr>
            <w:top w:val="none" w:sz="0" w:space="0" w:color="auto"/>
            <w:left w:val="none" w:sz="0" w:space="0" w:color="auto"/>
            <w:bottom w:val="none" w:sz="0" w:space="0" w:color="auto"/>
            <w:right w:val="none" w:sz="0" w:space="0" w:color="auto"/>
          </w:divBdr>
        </w:div>
        <w:div w:id="1389301136">
          <w:marLeft w:val="640"/>
          <w:marRight w:val="0"/>
          <w:marTop w:val="0"/>
          <w:marBottom w:val="0"/>
          <w:divBdr>
            <w:top w:val="none" w:sz="0" w:space="0" w:color="auto"/>
            <w:left w:val="none" w:sz="0" w:space="0" w:color="auto"/>
            <w:bottom w:val="none" w:sz="0" w:space="0" w:color="auto"/>
            <w:right w:val="none" w:sz="0" w:space="0" w:color="auto"/>
          </w:divBdr>
        </w:div>
        <w:div w:id="1387216606">
          <w:marLeft w:val="640"/>
          <w:marRight w:val="0"/>
          <w:marTop w:val="0"/>
          <w:marBottom w:val="0"/>
          <w:divBdr>
            <w:top w:val="none" w:sz="0" w:space="0" w:color="auto"/>
            <w:left w:val="none" w:sz="0" w:space="0" w:color="auto"/>
            <w:bottom w:val="none" w:sz="0" w:space="0" w:color="auto"/>
            <w:right w:val="none" w:sz="0" w:space="0" w:color="auto"/>
          </w:divBdr>
        </w:div>
        <w:div w:id="1906454660">
          <w:marLeft w:val="640"/>
          <w:marRight w:val="0"/>
          <w:marTop w:val="0"/>
          <w:marBottom w:val="0"/>
          <w:divBdr>
            <w:top w:val="none" w:sz="0" w:space="0" w:color="auto"/>
            <w:left w:val="none" w:sz="0" w:space="0" w:color="auto"/>
            <w:bottom w:val="none" w:sz="0" w:space="0" w:color="auto"/>
            <w:right w:val="none" w:sz="0" w:space="0" w:color="auto"/>
          </w:divBdr>
        </w:div>
        <w:div w:id="1630743011">
          <w:marLeft w:val="640"/>
          <w:marRight w:val="0"/>
          <w:marTop w:val="0"/>
          <w:marBottom w:val="0"/>
          <w:divBdr>
            <w:top w:val="none" w:sz="0" w:space="0" w:color="auto"/>
            <w:left w:val="none" w:sz="0" w:space="0" w:color="auto"/>
            <w:bottom w:val="none" w:sz="0" w:space="0" w:color="auto"/>
            <w:right w:val="none" w:sz="0" w:space="0" w:color="auto"/>
          </w:divBdr>
        </w:div>
        <w:div w:id="1938366657">
          <w:marLeft w:val="640"/>
          <w:marRight w:val="0"/>
          <w:marTop w:val="0"/>
          <w:marBottom w:val="0"/>
          <w:divBdr>
            <w:top w:val="none" w:sz="0" w:space="0" w:color="auto"/>
            <w:left w:val="none" w:sz="0" w:space="0" w:color="auto"/>
            <w:bottom w:val="none" w:sz="0" w:space="0" w:color="auto"/>
            <w:right w:val="none" w:sz="0" w:space="0" w:color="auto"/>
          </w:divBdr>
        </w:div>
        <w:div w:id="684745086">
          <w:marLeft w:val="640"/>
          <w:marRight w:val="0"/>
          <w:marTop w:val="0"/>
          <w:marBottom w:val="0"/>
          <w:divBdr>
            <w:top w:val="none" w:sz="0" w:space="0" w:color="auto"/>
            <w:left w:val="none" w:sz="0" w:space="0" w:color="auto"/>
            <w:bottom w:val="none" w:sz="0" w:space="0" w:color="auto"/>
            <w:right w:val="none" w:sz="0" w:space="0" w:color="auto"/>
          </w:divBdr>
        </w:div>
        <w:div w:id="901527004">
          <w:marLeft w:val="640"/>
          <w:marRight w:val="0"/>
          <w:marTop w:val="0"/>
          <w:marBottom w:val="0"/>
          <w:divBdr>
            <w:top w:val="none" w:sz="0" w:space="0" w:color="auto"/>
            <w:left w:val="none" w:sz="0" w:space="0" w:color="auto"/>
            <w:bottom w:val="none" w:sz="0" w:space="0" w:color="auto"/>
            <w:right w:val="none" w:sz="0" w:space="0" w:color="auto"/>
          </w:divBdr>
        </w:div>
        <w:div w:id="1365250704">
          <w:marLeft w:val="640"/>
          <w:marRight w:val="0"/>
          <w:marTop w:val="0"/>
          <w:marBottom w:val="0"/>
          <w:divBdr>
            <w:top w:val="none" w:sz="0" w:space="0" w:color="auto"/>
            <w:left w:val="none" w:sz="0" w:space="0" w:color="auto"/>
            <w:bottom w:val="none" w:sz="0" w:space="0" w:color="auto"/>
            <w:right w:val="none" w:sz="0" w:space="0" w:color="auto"/>
          </w:divBdr>
        </w:div>
        <w:div w:id="715549788">
          <w:marLeft w:val="640"/>
          <w:marRight w:val="0"/>
          <w:marTop w:val="0"/>
          <w:marBottom w:val="0"/>
          <w:divBdr>
            <w:top w:val="none" w:sz="0" w:space="0" w:color="auto"/>
            <w:left w:val="none" w:sz="0" w:space="0" w:color="auto"/>
            <w:bottom w:val="none" w:sz="0" w:space="0" w:color="auto"/>
            <w:right w:val="none" w:sz="0" w:space="0" w:color="auto"/>
          </w:divBdr>
        </w:div>
        <w:div w:id="591400493">
          <w:marLeft w:val="640"/>
          <w:marRight w:val="0"/>
          <w:marTop w:val="0"/>
          <w:marBottom w:val="0"/>
          <w:divBdr>
            <w:top w:val="none" w:sz="0" w:space="0" w:color="auto"/>
            <w:left w:val="none" w:sz="0" w:space="0" w:color="auto"/>
            <w:bottom w:val="none" w:sz="0" w:space="0" w:color="auto"/>
            <w:right w:val="none" w:sz="0" w:space="0" w:color="auto"/>
          </w:divBdr>
        </w:div>
        <w:div w:id="1400059491">
          <w:marLeft w:val="640"/>
          <w:marRight w:val="0"/>
          <w:marTop w:val="0"/>
          <w:marBottom w:val="0"/>
          <w:divBdr>
            <w:top w:val="none" w:sz="0" w:space="0" w:color="auto"/>
            <w:left w:val="none" w:sz="0" w:space="0" w:color="auto"/>
            <w:bottom w:val="none" w:sz="0" w:space="0" w:color="auto"/>
            <w:right w:val="none" w:sz="0" w:space="0" w:color="auto"/>
          </w:divBdr>
        </w:div>
        <w:div w:id="374039474">
          <w:marLeft w:val="640"/>
          <w:marRight w:val="0"/>
          <w:marTop w:val="0"/>
          <w:marBottom w:val="0"/>
          <w:divBdr>
            <w:top w:val="none" w:sz="0" w:space="0" w:color="auto"/>
            <w:left w:val="none" w:sz="0" w:space="0" w:color="auto"/>
            <w:bottom w:val="none" w:sz="0" w:space="0" w:color="auto"/>
            <w:right w:val="none" w:sz="0" w:space="0" w:color="auto"/>
          </w:divBdr>
        </w:div>
        <w:div w:id="959341238">
          <w:marLeft w:val="640"/>
          <w:marRight w:val="0"/>
          <w:marTop w:val="0"/>
          <w:marBottom w:val="0"/>
          <w:divBdr>
            <w:top w:val="none" w:sz="0" w:space="0" w:color="auto"/>
            <w:left w:val="none" w:sz="0" w:space="0" w:color="auto"/>
            <w:bottom w:val="none" w:sz="0" w:space="0" w:color="auto"/>
            <w:right w:val="none" w:sz="0" w:space="0" w:color="auto"/>
          </w:divBdr>
        </w:div>
        <w:div w:id="180165230">
          <w:marLeft w:val="640"/>
          <w:marRight w:val="0"/>
          <w:marTop w:val="0"/>
          <w:marBottom w:val="0"/>
          <w:divBdr>
            <w:top w:val="none" w:sz="0" w:space="0" w:color="auto"/>
            <w:left w:val="none" w:sz="0" w:space="0" w:color="auto"/>
            <w:bottom w:val="none" w:sz="0" w:space="0" w:color="auto"/>
            <w:right w:val="none" w:sz="0" w:space="0" w:color="auto"/>
          </w:divBdr>
        </w:div>
        <w:div w:id="272395996">
          <w:marLeft w:val="640"/>
          <w:marRight w:val="0"/>
          <w:marTop w:val="0"/>
          <w:marBottom w:val="0"/>
          <w:divBdr>
            <w:top w:val="none" w:sz="0" w:space="0" w:color="auto"/>
            <w:left w:val="none" w:sz="0" w:space="0" w:color="auto"/>
            <w:bottom w:val="none" w:sz="0" w:space="0" w:color="auto"/>
            <w:right w:val="none" w:sz="0" w:space="0" w:color="auto"/>
          </w:divBdr>
        </w:div>
        <w:div w:id="537937890">
          <w:marLeft w:val="640"/>
          <w:marRight w:val="0"/>
          <w:marTop w:val="0"/>
          <w:marBottom w:val="0"/>
          <w:divBdr>
            <w:top w:val="none" w:sz="0" w:space="0" w:color="auto"/>
            <w:left w:val="none" w:sz="0" w:space="0" w:color="auto"/>
            <w:bottom w:val="none" w:sz="0" w:space="0" w:color="auto"/>
            <w:right w:val="none" w:sz="0" w:space="0" w:color="auto"/>
          </w:divBdr>
        </w:div>
        <w:div w:id="1062294980">
          <w:marLeft w:val="640"/>
          <w:marRight w:val="0"/>
          <w:marTop w:val="0"/>
          <w:marBottom w:val="0"/>
          <w:divBdr>
            <w:top w:val="none" w:sz="0" w:space="0" w:color="auto"/>
            <w:left w:val="none" w:sz="0" w:space="0" w:color="auto"/>
            <w:bottom w:val="none" w:sz="0" w:space="0" w:color="auto"/>
            <w:right w:val="none" w:sz="0" w:space="0" w:color="auto"/>
          </w:divBdr>
        </w:div>
        <w:div w:id="1638759071">
          <w:marLeft w:val="640"/>
          <w:marRight w:val="0"/>
          <w:marTop w:val="0"/>
          <w:marBottom w:val="0"/>
          <w:divBdr>
            <w:top w:val="none" w:sz="0" w:space="0" w:color="auto"/>
            <w:left w:val="none" w:sz="0" w:space="0" w:color="auto"/>
            <w:bottom w:val="none" w:sz="0" w:space="0" w:color="auto"/>
            <w:right w:val="none" w:sz="0" w:space="0" w:color="auto"/>
          </w:divBdr>
        </w:div>
        <w:div w:id="1431315053">
          <w:marLeft w:val="640"/>
          <w:marRight w:val="0"/>
          <w:marTop w:val="0"/>
          <w:marBottom w:val="0"/>
          <w:divBdr>
            <w:top w:val="none" w:sz="0" w:space="0" w:color="auto"/>
            <w:left w:val="none" w:sz="0" w:space="0" w:color="auto"/>
            <w:bottom w:val="none" w:sz="0" w:space="0" w:color="auto"/>
            <w:right w:val="none" w:sz="0" w:space="0" w:color="auto"/>
          </w:divBdr>
        </w:div>
        <w:div w:id="838158629">
          <w:marLeft w:val="640"/>
          <w:marRight w:val="0"/>
          <w:marTop w:val="0"/>
          <w:marBottom w:val="0"/>
          <w:divBdr>
            <w:top w:val="none" w:sz="0" w:space="0" w:color="auto"/>
            <w:left w:val="none" w:sz="0" w:space="0" w:color="auto"/>
            <w:bottom w:val="none" w:sz="0" w:space="0" w:color="auto"/>
            <w:right w:val="none" w:sz="0" w:space="0" w:color="auto"/>
          </w:divBdr>
        </w:div>
        <w:div w:id="639961043">
          <w:marLeft w:val="640"/>
          <w:marRight w:val="0"/>
          <w:marTop w:val="0"/>
          <w:marBottom w:val="0"/>
          <w:divBdr>
            <w:top w:val="none" w:sz="0" w:space="0" w:color="auto"/>
            <w:left w:val="none" w:sz="0" w:space="0" w:color="auto"/>
            <w:bottom w:val="none" w:sz="0" w:space="0" w:color="auto"/>
            <w:right w:val="none" w:sz="0" w:space="0" w:color="auto"/>
          </w:divBdr>
        </w:div>
        <w:div w:id="834565333">
          <w:marLeft w:val="640"/>
          <w:marRight w:val="0"/>
          <w:marTop w:val="0"/>
          <w:marBottom w:val="0"/>
          <w:divBdr>
            <w:top w:val="none" w:sz="0" w:space="0" w:color="auto"/>
            <w:left w:val="none" w:sz="0" w:space="0" w:color="auto"/>
            <w:bottom w:val="none" w:sz="0" w:space="0" w:color="auto"/>
            <w:right w:val="none" w:sz="0" w:space="0" w:color="auto"/>
          </w:divBdr>
        </w:div>
        <w:div w:id="924338677">
          <w:marLeft w:val="640"/>
          <w:marRight w:val="0"/>
          <w:marTop w:val="0"/>
          <w:marBottom w:val="0"/>
          <w:divBdr>
            <w:top w:val="none" w:sz="0" w:space="0" w:color="auto"/>
            <w:left w:val="none" w:sz="0" w:space="0" w:color="auto"/>
            <w:bottom w:val="none" w:sz="0" w:space="0" w:color="auto"/>
            <w:right w:val="none" w:sz="0" w:space="0" w:color="auto"/>
          </w:divBdr>
        </w:div>
        <w:div w:id="1517036530">
          <w:marLeft w:val="640"/>
          <w:marRight w:val="0"/>
          <w:marTop w:val="0"/>
          <w:marBottom w:val="0"/>
          <w:divBdr>
            <w:top w:val="none" w:sz="0" w:space="0" w:color="auto"/>
            <w:left w:val="none" w:sz="0" w:space="0" w:color="auto"/>
            <w:bottom w:val="none" w:sz="0" w:space="0" w:color="auto"/>
            <w:right w:val="none" w:sz="0" w:space="0" w:color="auto"/>
          </w:divBdr>
        </w:div>
        <w:div w:id="462191413">
          <w:marLeft w:val="640"/>
          <w:marRight w:val="0"/>
          <w:marTop w:val="0"/>
          <w:marBottom w:val="0"/>
          <w:divBdr>
            <w:top w:val="none" w:sz="0" w:space="0" w:color="auto"/>
            <w:left w:val="none" w:sz="0" w:space="0" w:color="auto"/>
            <w:bottom w:val="none" w:sz="0" w:space="0" w:color="auto"/>
            <w:right w:val="none" w:sz="0" w:space="0" w:color="auto"/>
          </w:divBdr>
        </w:div>
        <w:div w:id="1019039607">
          <w:marLeft w:val="640"/>
          <w:marRight w:val="0"/>
          <w:marTop w:val="0"/>
          <w:marBottom w:val="0"/>
          <w:divBdr>
            <w:top w:val="none" w:sz="0" w:space="0" w:color="auto"/>
            <w:left w:val="none" w:sz="0" w:space="0" w:color="auto"/>
            <w:bottom w:val="none" w:sz="0" w:space="0" w:color="auto"/>
            <w:right w:val="none" w:sz="0" w:space="0" w:color="auto"/>
          </w:divBdr>
        </w:div>
        <w:div w:id="475756489">
          <w:marLeft w:val="640"/>
          <w:marRight w:val="0"/>
          <w:marTop w:val="0"/>
          <w:marBottom w:val="0"/>
          <w:divBdr>
            <w:top w:val="none" w:sz="0" w:space="0" w:color="auto"/>
            <w:left w:val="none" w:sz="0" w:space="0" w:color="auto"/>
            <w:bottom w:val="none" w:sz="0" w:space="0" w:color="auto"/>
            <w:right w:val="none" w:sz="0" w:space="0" w:color="auto"/>
          </w:divBdr>
        </w:div>
        <w:div w:id="17587194">
          <w:marLeft w:val="640"/>
          <w:marRight w:val="0"/>
          <w:marTop w:val="0"/>
          <w:marBottom w:val="0"/>
          <w:divBdr>
            <w:top w:val="none" w:sz="0" w:space="0" w:color="auto"/>
            <w:left w:val="none" w:sz="0" w:space="0" w:color="auto"/>
            <w:bottom w:val="none" w:sz="0" w:space="0" w:color="auto"/>
            <w:right w:val="none" w:sz="0" w:space="0" w:color="auto"/>
          </w:divBdr>
        </w:div>
        <w:div w:id="889921484">
          <w:marLeft w:val="640"/>
          <w:marRight w:val="0"/>
          <w:marTop w:val="0"/>
          <w:marBottom w:val="0"/>
          <w:divBdr>
            <w:top w:val="none" w:sz="0" w:space="0" w:color="auto"/>
            <w:left w:val="none" w:sz="0" w:space="0" w:color="auto"/>
            <w:bottom w:val="none" w:sz="0" w:space="0" w:color="auto"/>
            <w:right w:val="none" w:sz="0" w:space="0" w:color="auto"/>
          </w:divBdr>
        </w:div>
        <w:div w:id="1820148061">
          <w:marLeft w:val="640"/>
          <w:marRight w:val="0"/>
          <w:marTop w:val="0"/>
          <w:marBottom w:val="0"/>
          <w:divBdr>
            <w:top w:val="none" w:sz="0" w:space="0" w:color="auto"/>
            <w:left w:val="none" w:sz="0" w:space="0" w:color="auto"/>
            <w:bottom w:val="none" w:sz="0" w:space="0" w:color="auto"/>
            <w:right w:val="none" w:sz="0" w:space="0" w:color="auto"/>
          </w:divBdr>
        </w:div>
        <w:div w:id="467743993">
          <w:marLeft w:val="640"/>
          <w:marRight w:val="0"/>
          <w:marTop w:val="0"/>
          <w:marBottom w:val="0"/>
          <w:divBdr>
            <w:top w:val="none" w:sz="0" w:space="0" w:color="auto"/>
            <w:left w:val="none" w:sz="0" w:space="0" w:color="auto"/>
            <w:bottom w:val="none" w:sz="0" w:space="0" w:color="auto"/>
            <w:right w:val="none" w:sz="0" w:space="0" w:color="auto"/>
          </w:divBdr>
        </w:div>
        <w:div w:id="1025909739">
          <w:marLeft w:val="640"/>
          <w:marRight w:val="0"/>
          <w:marTop w:val="0"/>
          <w:marBottom w:val="0"/>
          <w:divBdr>
            <w:top w:val="none" w:sz="0" w:space="0" w:color="auto"/>
            <w:left w:val="none" w:sz="0" w:space="0" w:color="auto"/>
            <w:bottom w:val="none" w:sz="0" w:space="0" w:color="auto"/>
            <w:right w:val="none" w:sz="0" w:space="0" w:color="auto"/>
          </w:divBdr>
        </w:div>
        <w:div w:id="137769446">
          <w:marLeft w:val="640"/>
          <w:marRight w:val="0"/>
          <w:marTop w:val="0"/>
          <w:marBottom w:val="0"/>
          <w:divBdr>
            <w:top w:val="none" w:sz="0" w:space="0" w:color="auto"/>
            <w:left w:val="none" w:sz="0" w:space="0" w:color="auto"/>
            <w:bottom w:val="none" w:sz="0" w:space="0" w:color="auto"/>
            <w:right w:val="none" w:sz="0" w:space="0" w:color="auto"/>
          </w:divBdr>
        </w:div>
        <w:div w:id="1363439111">
          <w:marLeft w:val="640"/>
          <w:marRight w:val="0"/>
          <w:marTop w:val="0"/>
          <w:marBottom w:val="0"/>
          <w:divBdr>
            <w:top w:val="none" w:sz="0" w:space="0" w:color="auto"/>
            <w:left w:val="none" w:sz="0" w:space="0" w:color="auto"/>
            <w:bottom w:val="none" w:sz="0" w:space="0" w:color="auto"/>
            <w:right w:val="none" w:sz="0" w:space="0" w:color="auto"/>
          </w:divBdr>
        </w:div>
        <w:div w:id="557517399">
          <w:marLeft w:val="640"/>
          <w:marRight w:val="0"/>
          <w:marTop w:val="0"/>
          <w:marBottom w:val="0"/>
          <w:divBdr>
            <w:top w:val="none" w:sz="0" w:space="0" w:color="auto"/>
            <w:left w:val="none" w:sz="0" w:space="0" w:color="auto"/>
            <w:bottom w:val="none" w:sz="0" w:space="0" w:color="auto"/>
            <w:right w:val="none" w:sz="0" w:space="0" w:color="auto"/>
          </w:divBdr>
        </w:div>
        <w:div w:id="1187451046">
          <w:marLeft w:val="640"/>
          <w:marRight w:val="0"/>
          <w:marTop w:val="0"/>
          <w:marBottom w:val="0"/>
          <w:divBdr>
            <w:top w:val="none" w:sz="0" w:space="0" w:color="auto"/>
            <w:left w:val="none" w:sz="0" w:space="0" w:color="auto"/>
            <w:bottom w:val="none" w:sz="0" w:space="0" w:color="auto"/>
            <w:right w:val="none" w:sz="0" w:space="0" w:color="auto"/>
          </w:divBdr>
        </w:div>
        <w:div w:id="835532491">
          <w:marLeft w:val="640"/>
          <w:marRight w:val="0"/>
          <w:marTop w:val="0"/>
          <w:marBottom w:val="0"/>
          <w:divBdr>
            <w:top w:val="none" w:sz="0" w:space="0" w:color="auto"/>
            <w:left w:val="none" w:sz="0" w:space="0" w:color="auto"/>
            <w:bottom w:val="none" w:sz="0" w:space="0" w:color="auto"/>
            <w:right w:val="none" w:sz="0" w:space="0" w:color="auto"/>
          </w:divBdr>
        </w:div>
        <w:div w:id="261685774">
          <w:marLeft w:val="640"/>
          <w:marRight w:val="0"/>
          <w:marTop w:val="0"/>
          <w:marBottom w:val="0"/>
          <w:divBdr>
            <w:top w:val="none" w:sz="0" w:space="0" w:color="auto"/>
            <w:left w:val="none" w:sz="0" w:space="0" w:color="auto"/>
            <w:bottom w:val="none" w:sz="0" w:space="0" w:color="auto"/>
            <w:right w:val="none" w:sz="0" w:space="0" w:color="auto"/>
          </w:divBdr>
        </w:div>
        <w:div w:id="1478034610">
          <w:marLeft w:val="640"/>
          <w:marRight w:val="0"/>
          <w:marTop w:val="0"/>
          <w:marBottom w:val="0"/>
          <w:divBdr>
            <w:top w:val="none" w:sz="0" w:space="0" w:color="auto"/>
            <w:left w:val="none" w:sz="0" w:space="0" w:color="auto"/>
            <w:bottom w:val="none" w:sz="0" w:space="0" w:color="auto"/>
            <w:right w:val="none" w:sz="0" w:space="0" w:color="auto"/>
          </w:divBdr>
        </w:div>
        <w:div w:id="537623175">
          <w:marLeft w:val="640"/>
          <w:marRight w:val="0"/>
          <w:marTop w:val="0"/>
          <w:marBottom w:val="0"/>
          <w:divBdr>
            <w:top w:val="none" w:sz="0" w:space="0" w:color="auto"/>
            <w:left w:val="none" w:sz="0" w:space="0" w:color="auto"/>
            <w:bottom w:val="none" w:sz="0" w:space="0" w:color="auto"/>
            <w:right w:val="none" w:sz="0" w:space="0" w:color="auto"/>
          </w:divBdr>
        </w:div>
        <w:div w:id="1102066086">
          <w:marLeft w:val="640"/>
          <w:marRight w:val="0"/>
          <w:marTop w:val="0"/>
          <w:marBottom w:val="0"/>
          <w:divBdr>
            <w:top w:val="none" w:sz="0" w:space="0" w:color="auto"/>
            <w:left w:val="none" w:sz="0" w:space="0" w:color="auto"/>
            <w:bottom w:val="none" w:sz="0" w:space="0" w:color="auto"/>
            <w:right w:val="none" w:sz="0" w:space="0" w:color="auto"/>
          </w:divBdr>
        </w:div>
        <w:div w:id="1044938367">
          <w:marLeft w:val="640"/>
          <w:marRight w:val="0"/>
          <w:marTop w:val="0"/>
          <w:marBottom w:val="0"/>
          <w:divBdr>
            <w:top w:val="none" w:sz="0" w:space="0" w:color="auto"/>
            <w:left w:val="none" w:sz="0" w:space="0" w:color="auto"/>
            <w:bottom w:val="none" w:sz="0" w:space="0" w:color="auto"/>
            <w:right w:val="none" w:sz="0" w:space="0" w:color="auto"/>
          </w:divBdr>
        </w:div>
        <w:div w:id="1901092837">
          <w:marLeft w:val="640"/>
          <w:marRight w:val="0"/>
          <w:marTop w:val="0"/>
          <w:marBottom w:val="0"/>
          <w:divBdr>
            <w:top w:val="none" w:sz="0" w:space="0" w:color="auto"/>
            <w:left w:val="none" w:sz="0" w:space="0" w:color="auto"/>
            <w:bottom w:val="none" w:sz="0" w:space="0" w:color="auto"/>
            <w:right w:val="none" w:sz="0" w:space="0" w:color="auto"/>
          </w:divBdr>
        </w:div>
        <w:div w:id="1720203659">
          <w:marLeft w:val="640"/>
          <w:marRight w:val="0"/>
          <w:marTop w:val="0"/>
          <w:marBottom w:val="0"/>
          <w:divBdr>
            <w:top w:val="none" w:sz="0" w:space="0" w:color="auto"/>
            <w:left w:val="none" w:sz="0" w:space="0" w:color="auto"/>
            <w:bottom w:val="none" w:sz="0" w:space="0" w:color="auto"/>
            <w:right w:val="none" w:sz="0" w:space="0" w:color="auto"/>
          </w:divBdr>
        </w:div>
        <w:div w:id="589968983">
          <w:marLeft w:val="640"/>
          <w:marRight w:val="0"/>
          <w:marTop w:val="0"/>
          <w:marBottom w:val="0"/>
          <w:divBdr>
            <w:top w:val="none" w:sz="0" w:space="0" w:color="auto"/>
            <w:left w:val="none" w:sz="0" w:space="0" w:color="auto"/>
            <w:bottom w:val="none" w:sz="0" w:space="0" w:color="auto"/>
            <w:right w:val="none" w:sz="0" w:space="0" w:color="auto"/>
          </w:divBdr>
        </w:div>
        <w:div w:id="950356520">
          <w:marLeft w:val="640"/>
          <w:marRight w:val="0"/>
          <w:marTop w:val="0"/>
          <w:marBottom w:val="0"/>
          <w:divBdr>
            <w:top w:val="none" w:sz="0" w:space="0" w:color="auto"/>
            <w:left w:val="none" w:sz="0" w:space="0" w:color="auto"/>
            <w:bottom w:val="none" w:sz="0" w:space="0" w:color="auto"/>
            <w:right w:val="none" w:sz="0" w:space="0" w:color="auto"/>
          </w:divBdr>
        </w:div>
        <w:div w:id="2090468428">
          <w:marLeft w:val="640"/>
          <w:marRight w:val="0"/>
          <w:marTop w:val="0"/>
          <w:marBottom w:val="0"/>
          <w:divBdr>
            <w:top w:val="none" w:sz="0" w:space="0" w:color="auto"/>
            <w:left w:val="none" w:sz="0" w:space="0" w:color="auto"/>
            <w:bottom w:val="none" w:sz="0" w:space="0" w:color="auto"/>
            <w:right w:val="none" w:sz="0" w:space="0" w:color="auto"/>
          </w:divBdr>
        </w:div>
        <w:div w:id="1653486268">
          <w:marLeft w:val="640"/>
          <w:marRight w:val="0"/>
          <w:marTop w:val="0"/>
          <w:marBottom w:val="0"/>
          <w:divBdr>
            <w:top w:val="none" w:sz="0" w:space="0" w:color="auto"/>
            <w:left w:val="none" w:sz="0" w:space="0" w:color="auto"/>
            <w:bottom w:val="none" w:sz="0" w:space="0" w:color="auto"/>
            <w:right w:val="none" w:sz="0" w:space="0" w:color="auto"/>
          </w:divBdr>
        </w:div>
        <w:div w:id="1874344578">
          <w:marLeft w:val="640"/>
          <w:marRight w:val="0"/>
          <w:marTop w:val="0"/>
          <w:marBottom w:val="0"/>
          <w:divBdr>
            <w:top w:val="none" w:sz="0" w:space="0" w:color="auto"/>
            <w:left w:val="none" w:sz="0" w:space="0" w:color="auto"/>
            <w:bottom w:val="none" w:sz="0" w:space="0" w:color="auto"/>
            <w:right w:val="none" w:sz="0" w:space="0" w:color="auto"/>
          </w:divBdr>
        </w:div>
        <w:div w:id="682706603">
          <w:marLeft w:val="640"/>
          <w:marRight w:val="0"/>
          <w:marTop w:val="0"/>
          <w:marBottom w:val="0"/>
          <w:divBdr>
            <w:top w:val="none" w:sz="0" w:space="0" w:color="auto"/>
            <w:left w:val="none" w:sz="0" w:space="0" w:color="auto"/>
            <w:bottom w:val="none" w:sz="0" w:space="0" w:color="auto"/>
            <w:right w:val="none" w:sz="0" w:space="0" w:color="auto"/>
          </w:divBdr>
        </w:div>
        <w:div w:id="908465020">
          <w:marLeft w:val="640"/>
          <w:marRight w:val="0"/>
          <w:marTop w:val="0"/>
          <w:marBottom w:val="0"/>
          <w:divBdr>
            <w:top w:val="none" w:sz="0" w:space="0" w:color="auto"/>
            <w:left w:val="none" w:sz="0" w:space="0" w:color="auto"/>
            <w:bottom w:val="none" w:sz="0" w:space="0" w:color="auto"/>
            <w:right w:val="none" w:sz="0" w:space="0" w:color="auto"/>
          </w:divBdr>
        </w:div>
        <w:div w:id="244994107">
          <w:marLeft w:val="640"/>
          <w:marRight w:val="0"/>
          <w:marTop w:val="0"/>
          <w:marBottom w:val="0"/>
          <w:divBdr>
            <w:top w:val="none" w:sz="0" w:space="0" w:color="auto"/>
            <w:left w:val="none" w:sz="0" w:space="0" w:color="auto"/>
            <w:bottom w:val="none" w:sz="0" w:space="0" w:color="auto"/>
            <w:right w:val="none" w:sz="0" w:space="0" w:color="auto"/>
          </w:divBdr>
        </w:div>
        <w:div w:id="1962106477">
          <w:marLeft w:val="640"/>
          <w:marRight w:val="0"/>
          <w:marTop w:val="0"/>
          <w:marBottom w:val="0"/>
          <w:divBdr>
            <w:top w:val="none" w:sz="0" w:space="0" w:color="auto"/>
            <w:left w:val="none" w:sz="0" w:space="0" w:color="auto"/>
            <w:bottom w:val="none" w:sz="0" w:space="0" w:color="auto"/>
            <w:right w:val="none" w:sz="0" w:space="0" w:color="auto"/>
          </w:divBdr>
        </w:div>
        <w:div w:id="410664924">
          <w:marLeft w:val="640"/>
          <w:marRight w:val="0"/>
          <w:marTop w:val="0"/>
          <w:marBottom w:val="0"/>
          <w:divBdr>
            <w:top w:val="none" w:sz="0" w:space="0" w:color="auto"/>
            <w:left w:val="none" w:sz="0" w:space="0" w:color="auto"/>
            <w:bottom w:val="none" w:sz="0" w:space="0" w:color="auto"/>
            <w:right w:val="none" w:sz="0" w:space="0" w:color="auto"/>
          </w:divBdr>
        </w:div>
        <w:div w:id="2111388953">
          <w:marLeft w:val="640"/>
          <w:marRight w:val="0"/>
          <w:marTop w:val="0"/>
          <w:marBottom w:val="0"/>
          <w:divBdr>
            <w:top w:val="none" w:sz="0" w:space="0" w:color="auto"/>
            <w:left w:val="none" w:sz="0" w:space="0" w:color="auto"/>
            <w:bottom w:val="none" w:sz="0" w:space="0" w:color="auto"/>
            <w:right w:val="none" w:sz="0" w:space="0" w:color="auto"/>
          </w:divBdr>
        </w:div>
        <w:div w:id="314533680">
          <w:marLeft w:val="640"/>
          <w:marRight w:val="0"/>
          <w:marTop w:val="0"/>
          <w:marBottom w:val="0"/>
          <w:divBdr>
            <w:top w:val="none" w:sz="0" w:space="0" w:color="auto"/>
            <w:left w:val="none" w:sz="0" w:space="0" w:color="auto"/>
            <w:bottom w:val="none" w:sz="0" w:space="0" w:color="auto"/>
            <w:right w:val="none" w:sz="0" w:space="0" w:color="auto"/>
          </w:divBdr>
        </w:div>
        <w:div w:id="1411076368">
          <w:marLeft w:val="640"/>
          <w:marRight w:val="0"/>
          <w:marTop w:val="0"/>
          <w:marBottom w:val="0"/>
          <w:divBdr>
            <w:top w:val="none" w:sz="0" w:space="0" w:color="auto"/>
            <w:left w:val="none" w:sz="0" w:space="0" w:color="auto"/>
            <w:bottom w:val="none" w:sz="0" w:space="0" w:color="auto"/>
            <w:right w:val="none" w:sz="0" w:space="0" w:color="auto"/>
          </w:divBdr>
        </w:div>
        <w:div w:id="19013437">
          <w:marLeft w:val="640"/>
          <w:marRight w:val="0"/>
          <w:marTop w:val="0"/>
          <w:marBottom w:val="0"/>
          <w:divBdr>
            <w:top w:val="none" w:sz="0" w:space="0" w:color="auto"/>
            <w:left w:val="none" w:sz="0" w:space="0" w:color="auto"/>
            <w:bottom w:val="none" w:sz="0" w:space="0" w:color="auto"/>
            <w:right w:val="none" w:sz="0" w:space="0" w:color="auto"/>
          </w:divBdr>
        </w:div>
        <w:div w:id="1933856604">
          <w:marLeft w:val="640"/>
          <w:marRight w:val="0"/>
          <w:marTop w:val="0"/>
          <w:marBottom w:val="0"/>
          <w:divBdr>
            <w:top w:val="none" w:sz="0" w:space="0" w:color="auto"/>
            <w:left w:val="none" w:sz="0" w:space="0" w:color="auto"/>
            <w:bottom w:val="none" w:sz="0" w:space="0" w:color="auto"/>
            <w:right w:val="none" w:sz="0" w:space="0" w:color="auto"/>
          </w:divBdr>
        </w:div>
        <w:div w:id="612057133">
          <w:marLeft w:val="640"/>
          <w:marRight w:val="0"/>
          <w:marTop w:val="0"/>
          <w:marBottom w:val="0"/>
          <w:divBdr>
            <w:top w:val="none" w:sz="0" w:space="0" w:color="auto"/>
            <w:left w:val="none" w:sz="0" w:space="0" w:color="auto"/>
            <w:bottom w:val="none" w:sz="0" w:space="0" w:color="auto"/>
            <w:right w:val="none" w:sz="0" w:space="0" w:color="auto"/>
          </w:divBdr>
        </w:div>
        <w:div w:id="747121002">
          <w:marLeft w:val="640"/>
          <w:marRight w:val="0"/>
          <w:marTop w:val="0"/>
          <w:marBottom w:val="0"/>
          <w:divBdr>
            <w:top w:val="none" w:sz="0" w:space="0" w:color="auto"/>
            <w:left w:val="none" w:sz="0" w:space="0" w:color="auto"/>
            <w:bottom w:val="none" w:sz="0" w:space="0" w:color="auto"/>
            <w:right w:val="none" w:sz="0" w:space="0" w:color="auto"/>
          </w:divBdr>
        </w:div>
        <w:div w:id="1804812802">
          <w:marLeft w:val="640"/>
          <w:marRight w:val="0"/>
          <w:marTop w:val="0"/>
          <w:marBottom w:val="0"/>
          <w:divBdr>
            <w:top w:val="none" w:sz="0" w:space="0" w:color="auto"/>
            <w:left w:val="none" w:sz="0" w:space="0" w:color="auto"/>
            <w:bottom w:val="none" w:sz="0" w:space="0" w:color="auto"/>
            <w:right w:val="none" w:sz="0" w:space="0" w:color="auto"/>
          </w:divBdr>
        </w:div>
        <w:div w:id="1390231840">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28094953">
      <w:bodyDiv w:val="1"/>
      <w:marLeft w:val="0"/>
      <w:marRight w:val="0"/>
      <w:marTop w:val="0"/>
      <w:marBottom w:val="0"/>
      <w:divBdr>
        <w:top w:val="none" w:sz="0" w:space="0" w:color="auto"/>
        <w:left w:val="none" w:sz="0" w:space="0" w:color="auto"/>
        <w:bottom w:val="none" w:sz="0" w:space="0" w:color="auto"/>
        <w:right w:val="none" w:sz="0" w:space="0" w:color="auto"/>
      </w:divBdr>
      <w:divsChild>
        <w:div w:id="1468430779">
          <w:marLeft w:val="640"/>
          <w:marRight w:val="0"/>
          <w:marTop w:val="0"/>
          <w:marBottom w:val="0"/>
          <w:divBdr>
            <w:top w:val="none" w:sz="0" w:space="0" w:color="auto"/>
            <w:left w:val="none" w:sz="0" w:space="0" w:color="auto"/>
            <w:bottom w:val="none" w:sz="0" w:space="0" w:color="auto"/>
            <w:right w:val="none" w:sz="0" w:space="0" w:color="auto"/>
          </w:divBdr>
        </w:div>
        <w:div w:id="447238445">
          <w:marLeft w:val="640"/>
          <w:marRight w:val="0"/>
          <w:marTop w:val="0"/>
          <w:marBottom w:val="0"/>
          <w:divBdr>
            <w:top w:val="none" w:sz="0" w:space="0" w:color="auto"/>
            <w:left w:val="none" w:sz="0" w:space="0" w:color="auto"/>
            <w:bottom w:val="none" w:sz="0" w:space="0" w:color="auto"/>
            <w:right w:val="none" w:sz="0" w:space="0" w:color="auto"/>
          </w:divBdr>
        </w:div>
        <w:div w:id="1041901847">
          <w:marLeft w:val="640"/>
          <w:marRight w:val="0"/>
          <w:marTop w:val="0"/>
          <w:marBottom w:val="0"/>
          <w:divBdr>
            <w:top w:val="none" w:sz="0" w:space="0" w:color="auto"/>
            <w:left w:val="none" w:sz="0" w:space="0" w:color="auto"/>
            <w:bottom w:val="none" w:sz="0" w:space="0" w:color="auto"/>
            <w:right w:val="none" w:sz="0" w:space="0" w:color="auto"/>
          </w:divBdr>
        </w:div>
        <w:div w:id="1723407052">
          <w:marLeft w:val="640"/>
          <w:marRight w:val="0"/>
          <w:marTop w:val="0"/>
          <w:marBottom w:val="0"/>
          <w:divBdr>
            <w:top w:val="none" w:sz="0" w:space="0" w:color="auto"/>
            <w:left w:val="none" w:sz="0" w:space="0" w:color="auto"/>
            <w:bottom w:val="none" w:sz="0" w:space="0" w:color="auto"/>
            <w:right w:val="none" w:sz="0" w:space="0" w:color="auto"/>
          </w:divBdr>
        </w:div>
        <w:div w:id="455946611">
          <w:marLeft w:val="640"/>
          <w:marRight w:val="0"/>
          <w:marTop w:val="0"/>
          <w:marBottom w:val="0"/>
          <w:divBdr>
            <w:top w:val="none" w:sz="0" w:space="0" w:color="auto"/>
            <w:left w:val="none" w:sz="0" w:space="0" w:color="auto"/>
            <w:bottom w:val="none" w:sz="0" w:space="0" w:color="auto"/>
            <w:right w:val="none" w:sz="0" w:space="0" w:color="auto"/>
          </w:divBdr>
        </w:div>
        <w:div w:id="501898069">
          <w:marLeft w:val="640"/>
          <w:marRight w:val="0"/>
          <w:marTop w:val="0"/>
          <w:marBottom w:val="0"/>
          <w:divBdr>
            <w:top w:val="none" w:sz="0" w:space="0" w:color="auto"/>
            <w:left w:val="none" w:sz="0" w:space="0" w:color="auto"/>
            <w:bottom w:val="none" w:sz="0" w:space="0" w:color="auto"/>
            <w:right w:val="none" w:sz="0" w:space="0" w:color="auto"/>
          </w:divBdr>
        </w:div>
        <w:div w:id="1677151533">
          <w:marLeft w:val="640"/>
          <w:marRight w:val="0"/>
          <w:marTop w:val="0"/>
          <w:marBottom w:val="0"/>
          <w:divBdr>
            <w:top w:val="none" w:sz="0" w:space="0" w:color="auto"/>
            <w:left w:val="none" w:sz="0" w:space="0" w:color="auto"/>
            <w:bottom w:val="none" w:sz="0" w:space="0" w:color="auto"/>
            <w:right w:val="none" w:sz="0" w:space="0" w:color="auto"/>
          </w:divBdr>
        </w:div>
        <w:div w:id="1238250744">
          <w:marLeft w:val="640"/>
          <w:marRight w:val="0"/>
          <w:marTop w:val="0"/>
          <w:marBottom w:val="0"/>
          <w:divBdr>
            <w:top w:val="none" w:sz="0" w:space="0" w:color="auto"/>
            <w:left w:val="none" w:sz="0" w:space="0" w:color="auto"/>
            <w:bottom w:val="none" w:sz="0" w:space="0" w:color="auto"/>
            <w:right w:val="none" w:sz="0" w:space="0" w:color="auto"/>
          </w:divBdr>
        </w:div>
        <w:div w:id="525757789">
          <w:marLeft w:val="640"/>
          <w:marRight w:val="0"/>
          <w:marTop w:val="0"/>
          <w:marBottom w:val="0"/>
          <w:divBdr>
            <w:top w:val="none" w:sz="0" w:space="0" w:color="auto"/>
            <w:left w:val="none" w:sz="0" w:space="0" w:color="auto"/>
            <w:bottom w:val="none" w:sz="0" w:space="0" w:color="auto"/>
            <w:right w:val="none" w:sz="0" w:space="0" w:color="auto"/>
          </w:divBdr>
        </w:div>
        <w:div w:id="1070540477">
          <w:marLeft w:val="640"/>
          <w:marRight w:val="0"/>
          <w:marTop w:val="0"/>
          <w:marBottom w:val="0"/>
          <w:divBdr>
            <w:top w:val="none" w:sz="0" w:space="0" w:color="auto"/>
            <w:left w:val="none" w:sz="0" w:space="0" w:color="auto"/>
            <w:bottom w:val="none" w:sz="0" w:space="0" w:color="auto"/>
            <w:right w:val="none" w:sz="0" w:space="0" w:color="auto"/>
          </w:divBdr>
        </w:div>
        <w:div w:id="1026712555">
          <w:marLeft w:val="640"/>
          <w:marRight w:val="0"/>
          <w:marTop w:val="0"/>
          <w:marBottom w:val="0"/>
          <w:divBdr>
            <w:top w:val="none" w:sz="0" w:space="0" w:color="auto"/>
            <w:left w:val="none" w:sz="0" w:space="0" w:color="auto"/>
            <w:bottom w:val="none" w:sz="0" w:space="0" w:color="auto"/>
            <w:right w:val="none" w:sz="0" w:space="0" w:color="auto"/>
          </w:divBdr>
        </w:div>
        <w:div w:id="1130973901">
          <w:marLeft w:val="640"/>
          <w:marRight w:val="0"/>
          <w:marTop w:val="0"/>
          <w:marBottom w:val="0"/>
          <w:divBdr>
            <w:top w:val="none" w:sz="0" w:space="0" w:color="auto"/>
            <w:left w:val="none" w:sz="0" w:space="0" w:color="auto"/>
            <w:bottom w:val="none" w:sz="0" w:space="0" w:color="auto"/>
            <w:right w:val="none" w:sz="0" w:space="0" w:color="auto"/>
          </w:divBdr>
        </w:div>
        <w:div w:id="902907487">
          <w:marLeft w:val="640"/>
          <w:marRight w:val="0"/>
          <w:marTop w:val="0"/>
          <w:marBottom w:val="0"/>
          <w:divBdr>
            <w:top w:val="none" w:sz="0" w:space="0" w:color="auto"/>
            <w:left w:val="none" w:sz="0" w:space="0" w:color="auto"/>
            <w:bottom w:val="none" w:sz="0" w:space="0" w:color="auto"/>
            <w:right w:val="none" w:sz="0" w:space="0" w:color="auto"/>
          </w:divBdr>
        </w:div>
        <w:div w:id="1289773827">
          <w:marLeft w:val="640"/>
          <w:marRight w:val="0"/>
          <w:marTop w:val="0"/>
          <w:marBottom w:val="0"/>
          <w:divBdr>
            <w:top w:val="none" w:sz="0" w:space="0" w:color="auto"/>
            <w:left w:val="none" w:sz="0" w:space="0" w:color="auto"/>
            <w:bottom w:val="none" w:sz="0" w:space="0" w:color="auto"/>
            <w:right w:val="none" w:sz="0" w:space="0" w:color="auto"/>
          </w:divBdr>
        </w:div>
        <w:div w:id="233249780">
          <w:marLeft w:val="640"/>
          <w:marRight w:val="0"/>
          <w:marTop w:val="0"/>
          <w:marBottom w:val="0"/>
          <w:divBdr>
            <w:top w:val="none" w:sz="0" w:space="0" w:color="auto"/>
            <w:left w:val="none" w:sz="0" w:space="0" w:color="auto"/>
            <w:bottom w:val="none" w:sz="0" w:space="0" w:color="auto"/>
            <w:right w:val="none" w:sz="0" w:space="0" w:color="auto"/>
          </w:divBdr>
        </w:div>
        <w:div w:id="2020694617">
          <w:marLeft w:val="640"/>
          <w:marRight w:val="0"/>
          <w:marTop w:val="0"/>
          <w:marBottom w:val="0"/>
          <w:divBdr>
            <w:top w:val="none" w:sz="0" w:space="0" w:color="auto"/>
            <w:left w:val="none" w:sz="0" w:space="0" w:color="auto"/>
            <w:bottom w:val="none" w:sz="0" w:space="0" w:color="auto"/>
            <w:right w:val="none" w:sz="0" w:space="0" w:color="auto"/>
          </w:divBdr>
        </w:div>
        <w:div w:id="999389987">
          <w:marLeft w:val="640"/>
          <w:marRight w:val="0"/>
          <w:marTop w:val="0"/>
          <w:marBottom w:val="0"/>
          <w:divBdr>
            <w:top w:val="none" w:sz="0" w:space="0" w:color="auto"/>
            <w:left w:val="none" w:sz="0" w:space="0" w:color="auto"/>
            <w:bottom w:val="none" w:sz="0" w:space="0" w:color="auto"/>
            <w:right w:val="none" w:sz="0" w:space="0" w:color="auto"/>
          </w:divBdr>
        </w:div>
        <w:div w:id="486751009">
          <w:marLeft w:val="640"/>
          <w:marRight w:val="0"/>
          <w:marTop w:val="0"/>
          <w:marBottom w:val="0"/>
          <w:divBdr>
            <w:top w:val="none" w:sz="0" w:space="0" w:color="auto"/>
            <w:left w:val="none" w:sz="0" w:space="0" w:color="auto"/>
            <w:bottom w:val="none" w:sz="0" w:space="0" w:color="auto"/>
            <w:right w:val="none" w:sz="0" w:space="0" w:color="auto"/>
          </w:divBdr>
        </w:div>
        <w:div w:id="2023239898">
          <w:marLeft w:val="640"/>
          <w:marRight w:val="0"/>
          <w:marTop w:val="0"/>
          <w:marBottom w:val="0"/>
          <w:divBdr>
            <w:top w:val="none" w:sz="0" w:space="0" w:color="auto"/>
            <w:left w:val="none" w:sz="0" w:space="0" w:color="auto"/>
            <w:bottom w:val="none" w:sz="0" w:space="0" w:color="auto"/>
            <w:right w:val="none" w:sz="0" w:space="0" w:color="auto"/>
          </w:divBdr>
        </w:div>
        <w:div w:id="1141768558">
          <w:marLeft w:val="640"/>
          <w:marRight w:val="0"/>
          <w:marTop w:val="0"/>
          <w:marBottom w:val="0"/>
          <w:divBdr>
            <w:top w:val="none" w:sz="0" w:space="0" w:color="auto"/>
            <w:left w:val="none" w:sz="0" w:space="0" w:color="auto"/>
            <w:bottom w:val="none" w:sz="0" w:space="0" w:color="auto"/>
            <w:right w:val="none" w:sz="0" w:space="0" w:color="auto"/>
          </w:divBdr>
        </w:div>
        <w:div w:id="1676960159">
          <w:marLeft w:val="640"/>
          <w:marRight w:val="0"/>
          <w:marTop w:val="0"/>
          <w:marBottom w:val="0"/>
          <w:divBdr>
            <w:top w:val="none" w:sz="0" w:space="0" w:color="auto"/>
            <w:left w:val="none" w:sz="0" w:space="0" w:color="auto"/>
            <w:bottom w:val="none" w:sz="0" w:space="0" w:color="auto"/>
            <w:right w:val="none" w:sz="0" w:space="0" w:color="auto"/>
          </w:divBdr>
        </w:div>
        <w:div w:id="1120102743">
          <w:marLeft w:val="640"/>
          <w:marRight w:val="0"/>
          <w:marTop w:val="0"/>
          <w:marBottom w:val="0"/>
          <w:divBdr>
            <w:top w:val="none" w:sz="0" w:space="0" w:color="auto"/>
            <w:left w:val="none" w:sz="0" w:space="0" w:color="auto"/>
            <w:bottom w:val="none" w:sz="0" w:space="0" w:color="auto"/>
            <w:right w:val="none" w:sz="0" w:space="0" w:color="auto"/>
          </w:divBdr>
        </w:div>
        <w:div w:id="1255283550">
          <w:marLeft w:val="640"/>
          <w:marRight w:val="0"/>
          <w:marTop w:val="0"/>
          <w:marBottom w:val="0"/>
          <w:divBdr>
            <w:top w:val="none" w:sz="0" w:space="0" w:color="auto"/>
            <w:left w:val="none" w:sz="0" w:space="0" w:color="auto"/>
            <w:bottom w:val="none" w:sz="0" w:space="0" w:color="auto"/>
            <w:right w:val="none" w:sz="0" w:space="0" w:color="auto"/>
          </w:divBdr>
        </w:div>
        <w:div w:id="119420835">
          <w:marLeft w:val="640"/>
          <w:marRight w:val="0"/>
          <w:marTop w:val="0"/>
          <w:marBottom w:val="0"/>
          <w:divBdr>
            <w:top w:val="none" w:sz="0" w:space="0" w:color="auto"/>
            <w:left w:val="none" w:sz="0" w:space="0" w:color="auto"/>
            <w:bottom w:val="none" w:sz="0" w:space="0" w:color="auto"/>
            <w:right w:val="none" w:sz="0" w:space="0" w:color="auto"/>
          </w:divBdr>
        </w:div>
        <w:div w:id="318265481">
          <w:marLeft w:val="640"/>
          <w:marRight w:val="0"/>
          <w:marTop w:val="0"/>
          <w:marBottom w:val="0"/>
          <w:divBdr>
            <w:top w:val="none" w:sz="0" w:space="0" w:color="auto"/>
            <w:left w:val="none" w:sz="0" w:space="0" w:color="auto"/>
            <w:bottom w:val="none" w:sz="0" w:space="0" w:color="auto"/>
            <w:right w:val="none" w:sz="0" w:space="0" w:color="auto"/>
          </w:divBdr>
        </w:div>
        <w:div w:id="330377862">
          <w:marLeft w:val="640"/>
          <w:marRight w:val="0"/>
          <w:marTop w:val="0"/>
          <w:marBottom w:val="0"/>
          <w:divBdr>
            <w:top w:val="none" w:sz="0" w:space="0" w:color="auto"/>
            <w:left w:val="none" w:sz="0" w:space="0" w:color="auto"/>
            <w:bottom w:val="none" w:sz="0" w:space="0" w:color="auto"/>
            <w:right w:val="none" w:sz="0" w:space="0" w:color="auto"/>
          </w:divBdr>
        </w:div>
        <w:div w:id="1838425748">
          <w:marLeft w:val="640"/>
          <w:marRight w:val="0"/>
          <w:marTop w:val="0"/>
          <w:marBottom w:val="0"/>
          <w:divBdr>
            <w:top w:val="none" w:sz="0" w:space="0" w:color="auto"/>
            <w:left w:val="none" w:sz="0" w:space="0" w:color="auto"/>
            <w:bottom w:val="none" w:sz="0" w:space="0" w:color="auto"/>
            <w:right w:val="none" w:sz="0" w:space="0" w:color="auto"/>
          </w:divBdr>
        </w:div>
        <w:div w:id="303780505">
          <w:marLeft w:val="640"/>
          <w:marRight w:val="0"/>
          <w:marTop w:val="0"/>
          <w:marBottom w:val="0"/>
          <w:divBdr>
            <w:top w:val="none" w:sz="0" w:space="0" w:color="auto"/>
            <w:left w:val="none" w:sz="0" w:space="0" w:color="auto"/>
            <w:bottom w:val="none" w:sz="0" w:space="0" w:color="auto"/>
            <w:right w:val="none" w:sz="0" w:space="0" w:color="auto"/>
          </w:divBdr>
        </w:div>
        <w:div w:id="1318922221">
          <w:marLeft w:val="640"/>
          <w:marRight w:val="0"/>
          <w:marTop w:val="0"/>
          <w:marBottom w:val="0"/>
          <w:divBdr>
            <w:top w:val="none" w:sz="0" w:space="0" w:color="auto"/>
            <w:left w:val="none" w:sz="0" w:space="0" w:color="auto"/>
            <w:bottom w:val="none" w:sz="0" w:space="0" w:color="auto"/>
            <w:right w:val="none" w:sz="0" w:space="0" w:color="auto"/>
          </w:divBdr>
        </w:div>
        <w:div w:id="928464663">
          <w:marLeft w:val="640"/>
          <w:marRight w:val="0"/>
          <w:marTop w:val="0"/>
          <w:marBottom w:val="0"/>
          <w:divBdr>
            <w:top w:val="none" w:sz="0" w:space="0" w:color="auto"/>
            <w:left w:val="none" w:sz="0" w:space="0" w:color="auto"/>
            <w:bottom w:val="none" w:sz="0" w:space="0" w:color="auto"/>
            <w:right w:val="none" w:sz="0" w:space="0" w:color="auto"/>
          </w:divBdr>
        </w:div>
        <w:div w:id="1638727931">
          <w:marLeft w:val="640"/>
          <w:marRight w:val="0"/>
          <w:marTop w:val="0"/>
          <w:marBottom w:val="0"/>
          <w:divBdr>
            <w:top w:val="none" w:sz="0" w:space="0" w:color="auto"/>
            <w:left w:val="none" w:sz="0" w:space="0" w:color="auto"/>
            <w:bottom w:val="none" w:sz="0" w:space="0" w:color="auto"/>
            <w:right w:val="none" w:sz="0" w:space="0" w:color="auto"/>
          </w:divBdr>
        </w:div>
        <w:div w:id="388769935">
          <w:marLeft w:val="640"/>
          <w:marRight w:val="0"/>
          <w:marTop w:val="0"/>
          <w:marBottom w:val="0"/>
          <w:divBdr>
            <w:top w:val="none" w:sz="0" w:space="0" w:color="auto"/>
            <w:left w:val="none" w:sz="0" w:space="0" w:color="auto"/>
            <w:bottom w:val="none" w:sz="0" w:space="0" w:color="auto"/>
            <w:right w:val="none" w:sz="0" w:space="0" w:color="auto"/>
          </w:divBdr>
        </w:div>
        <w:div w:id="2106925310">
          <w:marLeft w:val="640"/>
          <w:marRight w:val="0"/>
          <w:marTop w:val="0"/>
          <w:marBottom w:val="0"/>
          <w:divBdr>
            <w:top w:val="none" w:sz="0" w:space="0" w:color="auto"/>
            <w:left w:val="none" w:sz="0" w:space="0" w:color="auto"/>
            <w:bottom w:val="none" w:sz="0" w:space="0" w:color="auto"/>
            <w:right w:val="none" w:sz="0" w:space="0" w:color="auto"/>
          </w:divBdr>
        </w:div>
        <w:div w:id="988434613">
          <w:marLeft w:val="640"/>
          <w:marRight w:val="0"/>
          <w:marTop w:val="0"/>
          <w:marBottom w:val="0"/>
          <w:divBdr>
            <w:top w:val="none" w:sz="0" w:space="0" w:color="auto"/>
            <w:left w:val="none" w:sz="0" w:space="0" w:color="auto"/>
            <w:bottom w:val="none" w:sz="0" w:space="0" w:color="auto"/>
            <w:right w:val="none" w:sz="0" w:space="0" w:color="auto"/>
          </w:divBdr>
        </w:div>
        <w:div w:id="1049184996">
          <w:marLeft w:val="640"/>
          <w:marRight w:val="0"/>
          <w:marTop w:val="0"/>
          <w:marBottom w:val="0"/>
          <w:divBdr>
            <w:top w:val="none" w:sz="0" w:space="0" w:color="auto"/>
            <w:left w:val="none" w:sz="0" w:space="0" w:color="auto"/>
            <w:bottom w:val="none" w:sz="0" w:space="0" w:color="auto"/>
            <w:right w:val="none" w:sz="0" w:space="0" w:color="auto"/>
          </w:divBdr>
        </w:div>
        <w:div w:id="785731915">
          <w:marLeft w:val="640"/>
          <w:marRight w:val="0"/>
          <w:marTop w:val="0"/>
          <w:marBottom w:val="0"/>
          <w:divBdr>
            <w:top w:val="none" w:sz="0" w:space="0" w:color="auto"/>
            <w:left w:val="none" w:sz="0" w:space="0" w:color="auto"/>
            <w:bottom w:val="none" w:sz="0" w:space="0" w:color="auto"/>
            <w:right w:val="none" w:sz="0" w:space="0" w:color="auto"/>
          </w:divBdr>
        </w:div>
        <w:div w:id="1099838465">
          <w:marLeft w:val="640"/>
          <w:marRight w:val="0"/>
          <w:marTop w:val="0"/>
          <w:marBottom w:val="0"/>
          <w:divBdr>
            <w:top w:val="none" w:sz="0" w:space="0" w:color="auto"/>
            <w:left w:val="none" w:sz="0" w:space="0" w:color="auto"/>
            <w:bottom w:val="none" w:sz="0" w:space="0" w:color="auto"/>
            <w:right w:val="none" w:sz="0" w:space="0" w:color="auto"/>
          </w:divBdr>
        </w:div>
        <w:div w:id="634334989">
          <w:marLeft w:val="640"/>
          <w:marRight w:val="0"/>
          <w:marTop w:val="0"/>
          <w:marBottom w:val="0"/>
          <w:divBdr>
            <w:top w:val="none" w:sz="0" w:space="0" w:color="auto"/>
            <w:left w:val="none" w:sz="0" w:space="0" w:color="auto"/>
            <w:bottom w:val="none" w:sz="0" w:space="0" w:color="auto"/>
            <w:right w:val="none" w:sz="0" w:space="0" w:color="auto"/>
          </w:divBdr>
        </w:div>
        <w:div w:id="515462544">
          <w:marLeft w:val="640"/>
          <w:marRight w:val="0"/>
          <w:marTop w:val="0"/>
          <w:marBottom w:val="0"/>
          <w:divBdr>
            <w:top w:val="none" w:sz="0" w:space="0" w:color="auto"/>
            <w:left w:val="none" w:sz="0" w:space="0" w:color="auto"/>
            <w:bottom w:val="none" w:sz="0" w:space="0" w:color="auto"/>
            <w:right w:val="none" w:sz="0" w:space="0" w:color="auto"/>
          </w:divBdr>
        </w:div>
        <w:div w:id="455952092">
          <w:marLeft w:val="640"/>
          <w:marRight w:val="0"/>
          <w:marTop w:val="0"/>
          <w:marBottom w:val="0"/>
          <w:divBdr>
            <w:top w:val="none" w:sz="0" w:space="0" w:color="auto"/>
            <w:left w:val="none" w:sz="0" w:space="0" w:color="auto"/>
            <w:bottom w:val="none" w:sz="0" w:space="0" w:color="auto"/>
            <w:right w:val="none" w:sz="0" w:space="0" w:color="auto"/>
          </w:divBdr>
        </w:div>
        <w:div w:id="136915942">
          <w:marLeft w:val="640"/>
          <w:marRight w:val="0"/>
          <w:marTop w:val="0"/>
          <w:marBottom w:val="0"/>
          <w:divBdr>
            <w:top w:val="none" w:sz="0" w:space="0" w:color="auto"/>
            <w:left w:val="none" w:sz="0" w:space="0" w:color="auto"/>
            <w:bottom w:val="none" w:sz="0" w:space="0" w:color="auto"/>
            <w:right w:val="none" w:sz="0" w:space="0" w:color="auto"/>
          </w:divBdr>
        </w:div>
        <w:div w:id="738020249">
          <w:marLeft w:val="640"/>
          <w:marRight w:val="0"/>
          <w:marTop w:val="0"/>
          <w:marBottom w:val="0"/>
          <w:divBdr>
            <w:top w:val="none" w:sz="0" w:space="0" w:color="auto"/>
            <w:left w:val="none" w:sz="0" w:space="0" w:color="auto"/>
            <w:bottom w:val="none" w:sz="0" w:space="0" w:color="auto"/>
            <w:right w:val="none" w:sz="0" w:space="0" w:color="auto"/>
          </w:divBdr>
        </w:div>
        <w:div w:id="1080057871">
          <w:marLeft w:val="640"/>
          <w:marRight w:val="0"/>
          <w:marTop w:val="0"/>
          <w:marBottom w:val="0"/>
          <w:divBdr>
            <w:top w:val="none" w:sz="0" w:space="0" w:color="auto"/>
            <w:left w:val="none" w:sz="0" w:space="0" w:color="auto"/>
            <w:bottom w:val="none" w:sz="0" w:space="0" w:color="auto"/>
            <w:right w:val="none" w:sz="0" w:space="0" w:color="auto"/>
          </w:divBdr>
        </w:div>
        <w:div w:id="1448963764">
          <w:marLeft w:val="640"/>
          <w:marRight w:val="0"/>
          <w:marTop w:val="0"/>
          <w:marBottom w:val="0"/>
          <w:divBdr>
            <w:top w:val="none" w:sz="0" w:space="0" w:color="auto"/>
            <w:left w:val="none" w:sz="0" w:space="0" w:color="auto"/>
            <w:bottom w:val="none" w:sz="0" w:space="0" w:color="auto"/>
            <w:right w:val="none" w:sz="0" w:space="0" w:color="auto"/>
          </w:divBdr>
        </w:div>
        <w:div w:id="100952016">
          <w:marLeft w:val="640"/>
          <w:marRight w:val="0"/>
          <w:marTop w:val="0"/>
          <w:marBottom w:val="0"/>
          <w:divBdr>
            <w:top w:val="none" w:sz="0" w:space="0" w:color="auto"/>
            <w:left w:val="none" w:sz="0" w:space="0" w:color="auto"/>
            <w:bottom w:val="none" w:sz="0" w:space="0" w:color="auto"/>
            <w:right w:val="none" w:sz="0" w:space="0" w:color="auto"/>
          </w:divBdr>
        </w:div>
        <w:div w:id="946238196">
          <w:marLeft w:val="640"/>
          <w:marRight w:val="0"/>
          <w:marTop w:val="0"/>
          <w:marBottom w:val="0"/>
          <w:divBdr>
            <w:top w:val="none" w:sz="0" w:space="0" w:color="auto"/>
            <w:left w:val="none" w:sz="0" w:space="0" w:color="auto"/>
            <w:bottom w:val="none" w:sz="0" w:space="0" w:color="auto"/>
            <w:right w:val="none" w:sz="0" w:space="0" w:color="auto"/>
          </w:divBdr>
        </w:div>
        <w:div w:id="664013603">
          <w:marLeft w:val="640"/>
          <w:marRight w:val="0"/>
          <w:marTop w:val="0"/>
          <w:marBottom w:val="0"/>
          <w:divBdr>
            <w:top w:val="none" w:sz="0" w:space="0" w:color="auto"/>
            <w:left w:val="none" w:sz="0" w:space="0" w:color="auto"/>
            <w:bottom w:val="none" w:sz="0" w:space="0" w:color="auto"/>
            <w:right w:val="none" w:sz="0" w:space="0" w:color="auto"/>
          </w:divBdr>
        </w:div>
        <w:div w:id="1075274182">
          <w:marLeft w:val="640"/>
          <w:marRight w:val="0"/>
          <w:marTop w:val="0"/>
          <w:marBottom w:val="0"/>
          <w:divBdr>
            <w:top w:val="none" w:sz="0" w:space="0" w:color="auto"/>
            <w:left w:val="none" w:sz="0" w:space="0" w:color="auto"/>
            <w:bottom w:val="none" w:sz="0" w:space="0" w:color="auto"/>
            <w:right w:val="none" w:sz="0" w:space="0" w:color="auto"/>
          </w:divBdr>
        </w:div>
        <w:div w:id="346055604">
          <w:marLeft w:val="640"/>
          <w:marRight w:val="0"/>
          <w:marTop w:val="0"/>
          <w:marBottom w:val="0"/>
          <w:divBdr>
            <w:top w:val="none" w:sz="0" w:space="0" w:color="auto"/>
            <w:left w:val="none" w:sz="0" w:space="0" w:color="auto"/>
            <w:bottom w:val="none" w:sz="0" w:space="0" w:color="auto"/>
            <w:right w:val="none" w:sz="0" w:space="0" w:color="auto"/>
          </w:divBdr>
        </w:div>
        <w:div w:id="222985485">
          <w:marLeft w:val="640"/>
          <w:marRight w:val="0"/>
          <w:marTop w:val="0"/>
          <w:marBottom w:val="0"/>
          <w:divBdr>
            <w:top w:val="none" w:sz="0" w:space="0" w:color="auto"/>
            <w:left w:val="none" w:sz="0" w:space="0" w:color="auto"/>
            <w:bottom w:val="none" w:sz="0" w:space="0" w:color="auto"/>
            <w:right w:val="none" w:sz="0" w:space="0" w:color="auto"/>
          </w:divBdr>
        </w:div>
        <w:div w:id="184295116">
          <w:marLeft w:val="640"/>
          <w:marRight w:val="0"/>
          <w:marTop w:val="0"/>
          <w:marBottom w:val="0"/>
          <w:divBdr>
            <w:top w:val="none" w:sz="0" w:space="0" w:color="auto"/>
            <w:left w:val="none" w:sz="0" w:space="0" w:color="auto"/>
            <w:bottom w:val="none" w:sz="0" w:space="0" w:color="auto"/>
            <w:right w:val="none" w:sz="0" w:space="0" w:color="auto"/>
          </w:divBdr>
        </w:div>
        <w:div w:id="211692943">
          <w:marLeft w:val="640"/>
          <w:marRight w:val="0"/>
          <w:marTop w:val="0"/>
          <w:marBottom w:val="0"/>
          <w:divBdr>
            <w:top w:val="none" w:sz="0" w:space="0" w:color="auto"/>
            <w:left w:val="none" w:sz="0" w:space="0" w:color="auto"/>
            <w:bottom w:val="none" w:sz="0" w:space="0" w:color="auto"/>
            <w:right w:val="none" w:sz="0" w:space="0" w:color="auto"/>
          </w:divBdr>
        </w:div>
        <w:div w:id="1560557971">
          <w:marLeft w:val="640"/>
          <w:marRight w:val="0"/>
          <w:marTop w:val="0"/>
          <w:marBottom w:val="0"/>
          <w:divBdr>
            <w:top w:val="none" w:sz="0" w:space="0" w:color="auto"/>
            <w:left w:val="none" w:sz="0" w:space="0" w:color="auto"/>
            <w:bottom w:val="none" w:sz="0" w:space="0" w:color="auto"/>
            <w:right w:val="none" w:sz="0" w:space="0" w:color="auto"/>
          </w:divBdr>
        </w:div>
        <w:div w:id="1245340154">
          <w:marLeft w:val="640"/>
          <w:marRight w:val="0"/>
          <w:marTop w:val="0"/>
          <w:marBottom w:val="0"/>
          <w:divBdr>
            <w:top w:val="none" w:sz="0" w:space="0" w:color="auto"/>
            <w:left w:val="none" w:sz="0" w:space="0" w:color="auto"/>
            <w:bottom w:val="none" w:sz="0" w:space="0" w:color="auto"/>
            <w:right w:val="none" w:sz="0" w:space="0" w:color="auto"/>
          </w:divBdr>
        </w:div>
        <w:div w:id="1725370127">
          <w:marLeft w:val="640"/>
          <w:marRight w:val="0"/>
          <w:marTop w:val="0"/>
          <w:marBottom w:val="0"/>
          <w:divBdr>
            <w:top w:val="none" w:sz="0" w:space="0" w:color="auto"/>
            <w:left w:val="none" w:sz="0" w:space="0" w:color="auto"/>
            <w:bottom w:val="none" w:sz="0" w:space="0" w:color="auto"/>
            <w:right w:val="none" w:sz="0" w:space="0" w:color="auto"/>
          </w:divBdr>
        </w:div>
        <w:div w:id="1117064441">
          <w:marLeft w:val="640"/>
          <w:marRight w:val="0"/>
          <w:marTop w:val="0"/>
          <w:marBottom w:val="0"/>
          <w:divBdr>
            <w:top w:val="none" w:sz="0" w:space="0" w:color="auto"/>
            <w:left w:val="none" w:sz="0" w:space="0" w:color="auto"/>
            <w:bottom w:val="none" w:sz="0" w:space="0" w:color="auto"/>
            <w:right w:val="none" w:sz="0" w:space="0" w:color="auto"/>
          </w:divBdr>
        </w:div>
        <w:div w:id="1060909845">
          <w:marLeft w:val="640"/>
          <w:marRight w:val="0"/>
          <w:marTop w:val="0"/>
          <w:marBottom w:val="0"/>
          <w:divBdr>
            <w:top w:val="none" w:sz="0" w:space="0" w:color="auto"/>
            <w:left w:val="none" w:sz="0" w:space="0" w:color="auto"/>
            <w:bottom w:val="none" w:sz="0" w:space="0" w:color="auto"/>
            <w:right w:val="none" w:sz="0" w:space="0" w:color="auto"/>
          </w:divBdr>
        </w:div>
        <w:div w:id="1306085702">
          <w:marLeft w:val="640"/>
          <w:marRight w:val="0"/>
          <w:marTop w:val="0"/>
          <w:marBottom w:val="0"/>
          <w:divBdr>
            <w:top w:val="none" w:sz="0" w:space="0" w:color="auto"/>
            <w:left w:val="none" w:sz="0" w:space="0" w:color="auto"/>
            <w:bottom w:val="none" w:sz="0" w:space="0" w:color="auto"/>
            <w:right w:val="none" w:sz="0" w:space="0" w:color="auto"/>
          </w:divBdr>
        </w:div>
        <w:div w:id="632370041">
          <w:marLeft w:val="640"/>
          <w:marRight w:val="0"/>
          <w:marTop w:val="0"/>
          <w:marBottom w:val="0"/>
          <w:divBdr>
            <w:top w:val="none" w:sz="0" w:space="0" w:color="auto"/>
            <w:left w:val="none" w:sz="0" w:space="0" w:color="auto"/>
            <w:bottom w:val="none" w:sz="0" w:space="0" w:color="auto"/>
            <w:right w:val="none" w:sz="0" w:space="0" w:color="auto"/>
          </w:divBdr>
        </w:div>
        <w:div w:id="1112360048">
          <w:marLeft w:val="640"/>
          <w:marRight w:val="0"/>
          <w:marTop w:val="0"/>
          <w:marBottom w:val="0"/>
          <w:divBdr>
            <w:top w:val="none" w:sz="0" w:space="0" w:color="auto"/>
            <w:left w:val="none" w:sz="0" w:space="0" w:color="auto"/>
            <w:bottom w:val="none" w:sz="0" w:space="0" w:color="auto"/>
            <w:right w:val="none" w:sz="0" w:space="0" w:color="auto"/>
          </w:divBdr>
        </w:div>
        <w:div w:id="278882561">
          <w:marLeft w:val="640"/>
          <w:marRight w:val="0"/>
          <w:marTop w:val="0"/>
          <w:marBottom w:val="0"/>
          <w:divBdr>
            <w:top w:val="none" w:sz="0" w:space="0" w:color="auto"/>
            <w:left w:val="none" w:sz="0" w:space="0" w:color="auto"/>
            <w:bottom w:val="none" w:sz="0" w:space="0" w:color="auto"/>
            <w:right w:val="none" w:sz="0" w:space="0" w:color="auto"/>
          </w:divBdr>
        </w:div>
        <w:div w:id="1623682949">
          <w:marLeft w:val="640"/>
          <w:marRight w:val="0"/>
          <w:marTop w:val="0"/>
          <w:marBottom w:val="0"/>
          <w:divBdr>
            <w:top w:val="none" w:sz="0" w:space="0" w:color="auto"/>
            <w:left w:val="none" w:sz="0" w:space="0" w:color="auto"/>
            <w:bottom w:val="none" w:sz="0" w:space="0" w:color="auto"/>
            <w:right w:val="none" w:sz="0" w:space="0" w:color="auto"/>
          </w:divBdr>
        </w:div>
        <w:div w:id="2071807950">
          <w:marLeft w:val="640"/>
          <w:marRight w:val="0"/>
          <w:marTop w:val="0"/>
          <w:marBottom w:val="0"/>
          <w:divBdr>
            <w:top w:val="none" w:sz="0" w:space="0" w:color="auto"/>
            <w:left w:val="none" w:sz="0" w:space="0" w:color="auto"/>
            <w:bottom w:val="none" w:sz="0" w:space="0" w:color="auto"/>
            <w:right w:val="none" w:sz="0" w:space="0" w:color="auto"/>
          </w:divBdr>
        </w:div>
        <w:div w:id="1476338756">
          <w:marLeft w:val="640"/>
          <w:marRight w:val="0"/>
          <w:marTop w:val="0"/>
          <w:marBottom w:val="0"/>
          <w:divBdr>
            <w:top w:val="none" w:sz="0" w:space="0" w:color="auto"/>
            <w:left w:val="none" w:sz="0" w:space="0" w:color="auto"/>
            <w:bottom w:val="none" w:sz="0" w:space="0" w:color="auto"/>
            <w:right w:val="none" w:sz="0" w:space="0" w:color="auto"/>
          </w:divBdr>
        </w:div>
        <w:div w:id="1634288205">
          <w:marLeft w:val="640"/>
          <w:marRight w:val="0"/>
          <w:marTop w:val="0"/>
          <w:marBottom w:val="0"/>
          <w:divBdr>
            <w:top w:val="none" w:sz="0" w:space="0" w:color="auto"/>
            <w:left w:val="none" w:sz="0" w:space="0" w:color="auto"/>
            <w:bottom w:val="none" w:sz="0" w:space="0" w:color="auto"/>
            <w:right w:val="none" w:sz="0" w:space="0" w:color="auto"/>
          </w:divBdr>
        </w:div>
        <w:div w:id="498929308">
          <w:marLeft w:val="640"/>
          <w:marRight w:val="0"/>
          <w:marTop w:val="0"/>
          <w:marBottom w:val="0"/>
          <w:divBdr>
            <w:top w:val="none" w:sz="0" w:space="0" w:color="auto"/>
            <w:left w:val="none" w:sz="0" w:space="0" w:color="auto"/>
            <w:bottom w:val="none" w:sz="0" w:space="0" w:color="auto"/>
            <w:right w:val="none" w:sz="0" w:space="0" w:color="auto"/>
          </w:divBdr>
        </w:div>
        <w:div w:id="2052267147">
          <w:marLeft w:val="640"/>
          <w:marRight w:val="0"/>
          <w:marTop w:val="0"/>
          <w:marBottom w:val="0"/>
          <w:divBdr>
            <w:top w:val="none" w:sz="0" w:space="0" w:color="auto"/>
            <w:left w:val="none" w:sz="0" w:space="0" w:color="auto"/>
            <w:bottom w:val="none" w:sz="0" w:space="0" w:color="auto"/>
            <w:right w:val="none" w:sz="0" w:space="0" w:color="auto"/>
          </w:divBdr>
        </w:div>
        <w:div w:id="2110926499">
          <w:marLeft w:val="640"/>
          <w:marRight w:val="0"/>
          <w:marTop w:val="0"/>
          <w:marBottom w:val="0"/>
          <w:divBdr>
            <w:top w:val="none" w:sz="0" w:space="0" w:color="auto"/>
            <w:left w:val="none" w:sz="0" w:space="0" w:color="auto"/>
            <w:bottom w:val="none" w:sz="0" w:space="0" w:color="auto"/>
            <w:right w:val="none" w:sz="0" w:space="0" w:color="auto"/>
          </w:divBdr>
        </w:div>
        <w:div w:id="835003070">
          <w:marLeft w:val="640"/>
          <w:marRight w:val="0"/>
          <w:marTop w:val="0"/>
          <w:marBottom w:val="0"/>
          <w:divBdr>
            <w:top w:val="none" w:sz="0" w:space="0" w:color="auto"/>
            <w:left w:val="none" w:sz="0" w:space="0" w:color="auto"/>
            <w:bottom w:val="none" w:sz="0" w:space="0" w:color="auto"/>
            <w:right w:val="none" w:sz="0" w:space="0" w:color="auto"/>
          </w:divBdr>
        </w:div>
        <w:div w:id="1641883218">
          <w:marLeft w:val="640"/>
          <w:marRight w:val="0"/>
          <w:marTop w:val="0"/>
          <w:marBottom w:val="0"/>
          <w:divBdr>
            <w:top w:val="none" w:sz="0" w:space="0" w:color="auto"/>
            <w:left w:val="none" w:sz="0" w:space="0" w:color="auto"/>
            <w:bottom w:val="none" w:sz="0" w:space="0" w:color="auto"/>
            <w:right w:val="none" w:sz="0" w:space="0" w:color="auto"/>
          </w:divBdr>
        </w:div>
        <w:div w:id="637608000">
          <w:marLeft w:val="640"/>
          <w:marRight w:val="0"/>
          <w:marTop w:val="0"/>
          <w:marBottom w:val="0"/>
          <w:divBdr>
            <w:top w:val="none" w:sz="0" w:space="0" w:color="auto"/>
            <w:left w:val="none" w:sz="0" w:space="0" w:color="auto"/>
            <w:bottom w:val="none" w:sz="0" w:space="0" w:color="auto"/>
            <w:right w:val="none" w:sz="0" w:space="0" w:color="auto"/>
          </w:divBdr>
        </w:div>
        <w:div w:id="1365323176">
          <w:marLeft w:val="640"/>
          <w:marRight w:val="0"/>
          <w:marTop w:val="0"/>
          <w:marBottom w:val="0"/>
          <w:divBdr>
            <w:top w:val="none" w:sz="0" w:space="0" w:color="auto"/>
            <w:left w:val="none" w:sz="0" w:space="0" w:color="auto"/>
            <w:bottom w:val="none" w:sz="0" w:space="0" w:color="auto"/>
            <w:right w:val="none" w:sz="0" w:space="0" w:color="auto"/>
          </w:divBdr>
        </w:div>
        <w:div w:id="504513709">
          <w:marLeft w:val="640"/>
          <w:marRight w:val="0"/>
          <w:marTop w:val="0"/>
          <w:marBottom w:val="0"/>
          <w:divBdr>
            <w:top w:val="none" w:sz="0" w:space="0" w:color="auto"/>
            <w:left w:val="none" w:sz="0" w:space="0" w:color="auto"/>
            <w:bottom w:val="none" w:sz="0" w:space="0" w:color="auto"/>
            <w:right w:val="none" w:sz="0" w:space="0" w:color="auto"/>
          </w:divBdr>
        </w:div>
        <w:div w:id="738863069">
          <w:marLeft w:val="640"/>
          <w:marRight w:val="0"/>
          <w:marTop w:val="0"/>
          <w:marBottom w:val="0"/>
          <w:divBdr>
            <w:top w:val="none" w:sz="0" w:space="0" w:color="auto"/>
            <w:left w:val="none" w:sz="0" w:space="0" w:color="auto"/>
            <w:bottom w:val="none" w:sz="0" w:space="0" w:color="auto"/>
            <w:right w:val="none" w:sz="0" w:space="0" w:color="auto"/>
          </w:divBdr>
        </w:div>
        <w:div w:id="1767572256">
          <w:marLeft w:val="640"/>
          <w:marRight w:val="0"/>
          <w:marTop w:val="0"/>
          <w:marBottom w:val="0"/>
          <w:divBdr>
            <w:top w:val="none" w:sz="0" w:space="0" w:color="auto"/>
            <w:left w:val="none" w:sz="0" w:space="0" w:color="auto"/>
            <w:bottom w:val="none" w:sz="0" w:space="0" w:color="auto"/>
            <w:right w:val="none" w:sz="0" w:space="0" w:color="auto"/>
          </w:divBdr>
        </w:div>
        <w:div w:id="1959414924">
          <w:marLeft w:val="640"/>
          <w:marRight w:val="0"/>
          <w:marTop w:val="0"/>
          <w:marBottom w:val="0"/>
          <w:divBdr>
            <w:top w:val="none" w:sz="0" w:space="0" w:color="auto"/>
            <w:left w:val="none" w:sz="0" w:space="0" w:color="auto"/>
            <w:bottom w:val="none" w:sz="0" w:space="0" w:color="auto"/>
            <w:right w:val="none" w:sz="0" w:space="0" w:color="auto"/>
          </w:divBdr>
        </w:div>
        <w:div w:id="1003237538">
          <w:marLeft w:val="640"/>
          <w:marRight w:val="0"/>
          <w:marTop w:val="0"/>
          <w:marBottom w:val="0"/>
          <w:divBdr>
            <w:top w:val="none" w:sz="0" w:space="0" w:color="auto"/>
            <w:left w:val="none" w:sz="0" w:space="0" w:color="auto"/>
            <w:bottom w:val="none" w:sz="0" w:space="0" w:color="auto"/>
            <w:right w:val="none" w:sz="0" w:space="0" w:color="auto"/>
          </w:divBdr>
        </w:div>
        <w:div w:id="1179469208">
          <w:marLeft w:val="640"/>
          <w:marRight w:val="0"/>
          <w:marTop w:val="0"/>
          <w:marBottom w:val="0"/>
          <w:divBdr>
            <w:top w:val="none" w:sz="0" w:space="0" w:color="auto"/>
            <w:left w:val="none" w:sz="0" w:space="0" w:color="auto"/>
            <w:bottom w:val="none" w:sz="0" w:space="0" w:color="auto"/>
            <w:right w:val="none" w:sz="0" w:space="0" w:color="auto"/>
          </w:divBdr>
        </w:div>
        <w:div w:id="1801144226">
          <w:marLeft w:val="640"/>
          <w:marRight w:val="0"/>
          <w:marTop w:val="0"/>
          <w:marBottom w:val="0"/>
          <w:divBdr>
            <w:top w:val="none" w:sz="0" w:space="0" w:color="auto"/>
            <w:left w:val="none" w:sz="0" w:space="0" w:color="auto"/>
            <w:bottom w:val="none" w:sz="0" w:space="0" w:color="auto"/>
            <w:right w:val="none" w:sz="0" w:space="0" w:color="auto"/>
          </w:divBdr>
        </w:div>
        <w:div w:id="474181672">
          <w:marLeft w:val="640"/>
          <w:marRight w:val="0"/>
          <w:marTop w:val="0"/>
          <w:marBottom w:val="0"/>
          <w:divBdr>
            <w:top w:val="none" w:sz="0" w:space="0" w:color="auto"/>
            <w:left w:val="none" w:sz="0" w:space="0" w:color="auto"/>
            <w:bottom w:val="none" w:sz="0" w:space="0" w:color="auto"/>
            <w:right w:val="none" w:sz="0" w:space="0" w:color="auto"/>
          </w:divBdr>
        </w:div>
        <w:div w:id="1536114169">
          <w:marLeft w:val="640"/>
          <w:marRight w:val="0"/>
          <w:marTop w:val="0"/>
          <w:marBottom w:val="0"/>
          <w:divBdr>
            <w:top w:val="none" w:sz="0" w:space="0" w:color="auto"/>
            <w:left w:val="none" w:sz="0" w:space="0" w:color="auto"/>
            <w:bottom w:val="none" w:sz="0" w:space="0" w:color="auto"/>
            <w:right w:val="none" w:sz="0" w:space="0" w:color="auto"/>
          </w:divBdr>
        </w:div>
        <w:div w:id="424036908">
          <w:marLeft w:val="640"/>
          <w:marRight w:val="0"/>
          <w:marTop w:val="0"/>
          <w:marBottom w:val="0"/>
          <w:divBdr>
            <w:top w:val="none" w:sz="0" w:space="0" w:color="auto"/>
            <w:left w:val="none" w:sz="0" w:space="0" w:color="auto"/>
            <w:bottom w:val="none" w:sz="0" w:space="0" w:color="auto"/>
            <w:right w:val="none" w:sz="0" w:space="0" w:color="auto"/>
          </w:divBdr>
        </w:div>
        <w:div w:id="341784240">
          <w:marLeft w:val="640"/>
          <w:marRight w:val="0"/>
          <w:marTop w:val="0"/>
          <w:marBottom w:val="0"/>
          <w:divBdr>
            <w:top w:val="none" w:sz="0" w:space="0" w:color="auto"/>
            <w:left w:val="none" w:sz="0" w:space="0" w:color="auto"/>
            <w:bottom w:val="none" w:sz="0" w:space="0" w:color="auto"/>
            <w:right w:val="none" w:sz="0" w:space="0" w:color="auto"/>
          </w:divBdr>
        </w:div>
        <w:div w:id="378478680">
          <w:marLeft w:val="640"/>
          <w:marRight w:val="0"/>
          <w:marTop w:val="0"/>
          <w:marBottom w:val="0"/>
          <w:divBdr>
            <w:top w:val="none" w:sz="0" w:space="0" w:color="auto"/>
            <w:left w:val="none" w:sz="0" w:space="0" w:color="auto"/>
            <w:bottom w:val="none" w:sz="0" w:space="0" w:color="auto"/>
            <w:right w:val="none" w:sz="0" w:space="0" w:color="auto"/>
          </w:divBdr>
        </w:div>
        <w:div w:id="1741830104">
          <w:marLeft w:val="640"/>
          <w:marRight w:val="0"/>
          <w:marTop w:val="0"/>
          <w:marBottom w:val="0"/>
          <w:divBdr>
            <w:top w:val="none" w:sz="0" w:space="0" w:color="auto"/>
            <w:left w:val="none" w:sz="0" w:space="0" w:color="auto"/>
            <w:bottom w:val="none" w:sz="0" w:space="0" w:color="auto"/>
            <w:right w:val="none" w:sz="0" w:space="0" w:color="auto"/>
          </w:divBdr>
        </w:div>
        <w:div w:id="2109811814">
          <w:marLeft w:val="640"/>
          <w:marRight w:val="0"/>
          <w:marTop w:val="0"/>
          <w:marBottom w:val="0"/>
          <w:divBdr>
            <w:top w:val="none" w:sz="0" w:space="0" w:color="auto"/>
            <w:left w:val="none" w:sz="0" w:space="0" w:color="auto"/>
            <w:bottom w:val="none" w:sz="0" w:space="0" w:color="auto"/>
            <w:right w:val="none" w:sz="0" w:space="0" w:color="auto"/>
          </w:divBdr>
        </w:div>
        <w:div w:id="1628391012">
          <w:marLeft w:val="640"/>
          <w:marRight w:val="0"/>
          <w:marTop w:val="0"/>
          <w:marBottom w:val="0"/>
          <w:divBdr>
            <w:top w:val="none" w:sz="0" w:space="0" w:color="auto"/>
            <w:left w:val="none" w:sz="0" w:space="0" w:color="auto"/>
            <w:bottom w:val="none" w:sz="0" w:space="0" w:color="auto"/>
            <w:right w:val="none" w:sz="0" w:space="0" w:color="auto"/>
          </w:divBdr>
        </w:div>
        <w:div w:id="322126860">
          <w:marLeft w:val="640"/>
          <w:marRight w:val="0"/>
          <w:marTop w:val="0"/>
          <w:marBottom w:val="0"/>
          <w:divBdr>
            <w:top w:val="none" w:sz="0" w:space="0" w:color="auto"/>
            <w:left w:val="none" w:sz="0" w:space="0" w:color="auto"/>
            <w:bottom w:val="none" w:sz="0" w:space="0" w:color="auto"/>
            <w:right w:val="none" w:sz="0" w:space="0" w:color="auto"/>
          </w:divBdr>
        </w:div>
        <w:div w:id="759453105">
          <w:marLeft w:val="640"/>
          <w:marRight w:val="0"/>
          <w:marTop w:val="0"/>
          <w:marBottom w:val="0"/>
          <w:divBdr>
            <w:top w:val="none" w:sz="0" w:space="0" w:color="auto"/>
            <w:left w:val="none" w:sz="0" w:space="0" w:color="auto"/>
            <w:bottom w:val="none" w:sz="0" w:space="0" w:color="auto"/>
            <w:right w:val="none" w:sz="0" w:space="0" w:color="auto"/>
          </w:divBdr>
        </w:div>
        <w:div w:id="288171302">
          <w:marLeft w:val="640"/>
          <w:marRight w:val="0"/>
          <w:marTop w:val="0"/>
          <w:marBottom w:val="0"/>
          <w:divBdr>
            <w:top w:val="none" w:sz="0" w:space="0" w:color="auto"/>
            <w:left w:val="none" w:sz="0" w:space="0" w:color="auto"/>
            <w:bottom w:val="none" w:sz="0" w:space="0" w:color="auto"/>
            <w:right w:val="none" w:sz="0" w:space="0" w:color="auto"/>
          </w:divBdr>
        </w:div>
        <w:div w:id="604771062">
          <w:marLeft w:val="640"/>
          <w:marRight w:val="0"/>
          <w:marTop w:val="0"/>
          <w:marBottom w:val="0"/>
          <w:divBdr>
            <w:top w:val="none" w:sz="0" w:space="0" w:color="auto"/>
            <w:left w:val="none" w:sz="0" w:space="0" w:color="auto"/>
            <w:bottom w:val="none" w:sz="0" w:space="0" w:color="auto"/>
            <w:right w:val="none" w:sz="0" w:space="0" w:color="auto"/>
          </w:divBdr>
        </w:div>
        <w:div w:id="1675960334">
          <w:marLeft w:val="640"/>
          <w:marRight w:val="0"/>
          <w:marTop w:val="0"/>
          <w:marBottom w:val="0"/>
          <w:divBdr>
            <w:top w:val="none" w:sz="0" w:space="0" w:color="auto"/>
            <w:left w:val="none" w:sz="0" w:space="0" w:color="auto"/>
            <w:bottom w:val="none" w:sz="0" w:space="0" w:color="auto"/>
            <w:right w:val="none" w:sz="0" w:space="0" w:color="auto"/>
          </w:divBdr>
        </w:div>
        <w:div w:id="1124664168">
          <w:marLeft w:val="640"/>
          <w:marRight w:val="0"/>
          <w:marTop w:val="0"/>
          <w:marBottom w:val="0"/>
          <w:divBdr>
            <w:top w:val="none" w:sz="0" w:space="0" w:color="auto"/>
            <w:left w:val="none" w:sz="0" w:space="0" w:color="auto"/>
            <w:bottom w:val="none" w:sz="0" w:space="0" w:color="auto"/>
            <w:right w:val="none" w:sz="0" w:space="0" w:color="auto"/>
          </w:divBdr>
        </w:div>
        <w:div w:id="1203205413">
          <w:marLeft w:val="640"/>
          <w:marRight w:val="0"/>
          <w:marTop w:val="0"/>
          <w:marBottom w:val="0"/>
          <w:divBdr>
            <w:top w:val="none" w:sz="0" w:space="0" w:color="auto"/>
            <w:left w:val="none" w:sz="0" w:space="0" w:color="auto"/>
            <w:bottom w:val="none" w:sz="0" w:space="0" w:color="auto"/>
            <w:right w:val="none" w:sz="0" w:space="0" w:color="auto"/>
          </w:divBdr>
        </w:div>
        <w:div w:id="717516280">
          <w:marLeft w:val="640"/>
          <w:marRight w:val="0"/>
          <w:marTop w:val="0"/>
          <w:marBottom w:val="0"/>
          <w:divBdr>
            <w:top w:val="none" w:sz="0" w:space="0" w:color="auto"/>
            <w:left w:val="none" w:sz="0" w:space="0" w:color="auto"/>
            <w:bottom w:val="none" w:sz="0" w:space="0" w:color="auto"/>
            <w:right w:val="none" w:sz="0" w:space="0" w:color="auto"/>
          </w:divBdr>
        </w:div>
        <w:div w:id="1574510071">
          <w:marLeft w:val="640"/>
          <w:marRight w:val="0"/>
          <w:marTop w:val="0"/>
          <w:marBottom w:val="0"/>
          <w:divBdr>
            <w:top w:val="none" w:sz="0" w:space="0" w:color="auto"/>
            <w:left w:val="none" w:sz="0" w:space="0" w:color="auto"/>
            <w:bottom w:val="none" w:sz="0" w:space="0" w:color="auto"/>
            <w:right w:val="none" w:sz="0" w:space="0" w:color="auto"/>
          </w:divBdr>
        </w:div>
        <w:div w:id="362292494">
          <w:marLeft w:val="640"/>
          <w:marRight w:val="0"/>
          <w:marTop w:val="0"/>
          <w:marBottom w:val="0"/>
          <w:divBdr>
            <w:top w:val="none" w:sz="0" w:space="0" w:color="auto"/>
            <w:left w:val="none" w:sz="0" w:space="0" w:color="auto"/>
            <w:bottom w:val="none" w:sz="0" w:space="0" w:color="auto"/>
            <w:right w:val="none" w:sz="0" w:space="0" w:color="auto"/>
          </w:divBdr>
        </w:div>
        <w:div w:id="592200098">
          <w:marLeft w:val="640"/>
          <w:marRight w:val="0"/>
          <w:marTop w:val="0"/>
          <w:marBottom w:val="0"/>
          <w:divBdr>
            <w:top w:val="none" w:sz="0" w:space="0" w:color="auto"/>
            <w:left w:val="none" w:sz="0" w:space="0" w:color="auto"/>
            <w:bottom w:val="none" w:sz="0" w:space="0" w:color="auto"/>
            <w:right w:val="none" w:sz="0" w:space="0" w:color="auto"/>
          </w:divBdr>
        </w:div>
        <w:div w:id="234509519">
          <w:marLeft w:val="640"/>
          <w:marRight w:val="0"/>
          <w:marTop w:val="0"/>
          <w:marBottom w:val="0"/>
          <w:divBdr>
            <w:top w:val="none" w:sz="0" w:space="0" w:color="auto"/>
            <w:left w:val="none" w:sz="0" w:space="0" w:color="auto"/>
            <w:bottom w:val="none" w:sz="0" w:space="0" w:color="auto"/>
            <w:right w:val="none" w:sz="0" w:space="0" w:color="auto"/>
          </w:divBdr>
        </w:div>
        <w:div w:id="398940983">
          <w:marLeft w:val="640"/>
          <w:marRight w:val="0"/>
          <w:marTop w:val="0"/>
          <w:marBottom w:val="0"/>
          <w:divBdr>
            <w:top w:val="none" w:sz="0" w:space="0" w:color="auto"/>
            <w:left w:val="none" w:sz="0" w:space="0" w:color="auto"/>
            <w:bottom w:val="none" w:sz="0" w:space="0" w:color="auto"/>
            <w:right w:val="none" w:sz="0" w:space="0" w:color="auto"/>
          </w:divBdr>
        </w:div>
        <w:div w:id="1579241668">
          <w:marLeft w:val="640"/>
          <w:marRight w:val="0"/>
          <w:marTop w:val="0"/>
          <w:marBottom w:val="0"/>
          <w:divBdr>
            <w:top w:val="none" w:sz="0" w:space="0" w:color="auto"/>
            <w:left w:val="none" w:sz="0" w:space="0" w:color="auto"/>
            <w:bottom w:val="none" w:sz="0" w:space="0" w:color="auto"/>
            <w:right w:val="none" w:sz="0" w:space="0" w:color="auto"/>
          </w:divBdr>
        </w:div>
        <w:div w:id="364141746">
          <w:marLeft w:val="640"/>
          <w:marRight w:val="0"/>
          <w:marTop w:val="0"/>
          <w:marBottom w:val="0"/>
          <w:divBdr>
            <w:top w:val="none" w:sz="0" w:space="0" w:color="auto"/>
            <w:left w:val="none" w:sz="0" w:space="0" w:color="auto"/>
            <w:bottom w:val="none" w:sz="0" w:space="0" w:color="auto"/>
            <w:right w:val="none" w:sz="0" w:space="0" w:color="auto"/>
          </w:divBdr>
        </w:div>
        <w:div w:id="1079672517">
          <w:marLeft w:val="640"/>
          <w:marRight w:val="0"/>
          <w:marTop w:val="0"/>
          <w:marBottom w:val="0"/>
          <w:divBdr>
            <w:top w:val="none" w:sz="0" w:space="0" w:color="auto"/>
            <w:left w:val="none" w:sz="0" w:space="0" w:color="auto"/>
            <w:bottom w:val="none" w:sz="0" w:space="0" w:color="auto"/>
            <w:right w:val="none" w:sz="0" w:space="0" w:color="auto"/>
          </w:divBdr>
        </w:div>
        <w:div w:id="1970819389">
          <w:marLeft w:val="640"/>
          <w:marRight w:val="0"/>
          <w:marTop w:val="0"/>
          <w:marBottom w:val="0"/>
          <w:divBdr>
            <w:top w:val="none" w:sz="0" w:space="0" w:color="auto"/>
            <w:left w:val="none" w:sz="0" w:space="0" w:color="auto"/>
            <w:bottom w:val="none" w:sz="0" w:space="0" w:color="auto"/>
            <w:right w:val="none" w:sz="0" w:space="0" w:color="auto"/>
          </w:divBdr>
        </w:div>
        <w:div w:id="524489570">
          <w:marLeft w:val="640"/>
          <w:marRight w:val="0"/>
          <w:marTop w:val="0"/>
          <w:marBottom w:val="0"/>
          <w:divBdr>
            <w:top w:val="none" w:sz="0" w:space="0" w:color="auto"/>
            <w:left w:val="none" w:sz="0" w:space="0" w:color="auto"/>
            <w:bottom w:val="none" w:sz="0" w:space="0" w:color="auto"/>
            <w:right w:val="none" w:sz="0" w:space="0" w:color="auto"/>
          </w:divBdr>
        </w:div>
        <w:div w:id="738478811">
          <w:marLeft w:val="640"/>
          <w:marRight w:val="0"/>
          <w:marTop w:val="0"/>
          <w:marBottom w:val="0"/>
          <w:divBdr>
            <w:top w:val="none" w:sz="0" w:space="0" w:color="auto"/>
            <w:left w:val="none" w:sz="0" w:space="0" w:color="auto"/>
            <w:bottom w:val="none" w:sz="0" w:space="0" w:color="auto"/>
            <w:right w:val="none" w:sz="0" w:space="0" w:color="auto"/>
          </w:divBdr>
        </w:div>
        <w:div w:id="1504472377">
          <w:marLeft w:val="640"/>
          <w:marRight w:val="0"/>
          <w:marTop w:val="0"/>
          <w:marBottom w:val="0"/>
          <w:divBdr>
            <w:top w:val="none" w:sz="0" w:space="0" w:color="auto"/>
            <w:left w:val="none" w:sz="0" w:space="0" w:color="auto"/>
            <w:bottom w:val="none" w:sz="0" w:space="0" w:color="auto"/>
            <w:right w:val="none" w:sz="0" w:space="0" w:color="auto"/>
          </w:divBdr>
        </w:div>
        <w:div w:id="1138915662">
          <w:marLeft w:val="640"/>
          <w:marRight w:val="0"/>
          <w:marTop w:val="0"/>
          <w:marBottom w:val="0"/>
          <w:divBdr>
            <w:top w:val="none" w:sz="0" w:space="0" w:color="auto"/>
            <w:left w:val="none" w:sz="0" w:space="0" w:color="auto"/>
            <w:bottom w:val="none" w:sz="0" w:space="0" w:color="auto"/>
            <w:right w:val="none" w:sz="0" w:space="0" w:color="auto"/>
          </w:divBdr>
        </w:div>
        <w:div w:id="1083920026">
          <w:marLeft w:val="640"/>
          <w:marRight w:val="0"/>
          <w:marTop w:val="0"/>
          <w:marBottom w:val="0"/>
          <w:divBdr>
            <w:top w:val="none" w:sz="0" w:space="0" w:color="auto"/>
            <w:left w:val="none" w:sz="0" w:space="0" w:color="auto"/>
            <w:bottom w:val="none" w:sz="0" w:space="0" w:color="auto"/>
            <w:right w:val="none" w:sz="0" w:space="0" w:color="auto"/>
          </w:divBdr>
        </w:div>
        <w:div w:id="249045040">
          <w:marLeft w:val="640"/>
          <w:marRight w:val="0"/>
          <w:marTop w:val="0"/>
          <w:marBottom w:val="0"/>
          <w:divBdr>
            <w:top w:val="none" w:sz="0" w:space="0" w:color="auto"/>
            <w:left w:val="none" w:sz="0" w:space="0" w:color="auto"/>
            <w:bottom w:val="none" w:sz="0" w:space="0" w:color="auto"/>
            <w:right w:val="none" w:sz="0" w:space="0" w:color="auto"/>
          </w:divBdr>
        </w:div>
        <w:div w:id="1339886624">
          <w:marLeft w:val="640"/>
          <w:marRight w:val="0"/>
          <w:marTop w:val="0"/>
          <w:marBottom w:val="0"/>
          <w:divBdr>
            <w:top w:val="none" w:sz="0" w:space="0" w:color="auto"/>
            <w:left w:val="none" w:sz="0" w:space="0" w:color="auto"/>
            <w:bottom w:val="none" w:sz="0" w:space="0" w:color="auto"/>
            <w:right w:val="none" w:sz="0" w:space="0" w:color="auto"/>
          </w:divBdr>
        </w:div>
        <w:div w:id="894270383">
          <w:marLeft w:val="640"/>
          <w:marRight w:val="0"/>
          <w:marTop w:val="0"/>
          <w:marBottom w:val="0"/>
          <w:divBdr>
            <w:top w:val="none" w:sz="0" w:space="0" w:color="auto"/>
            <w:left w:val="none" w:sz="0" w:space="0" w:color="auto"/>
            <w:bottom w:val="none" w:sz="0" w:space="0" w:color="auto"/>
            <w:right w:val="none" w:sz="0" w:space="0" w:color="auto"/>
          </w:divBdr>
        </w:div>
        <w:div w:id="428500766">
          <w:marLeft w:val="640"/>
          <w:marRight w:val="0"/>
          <w:marTop w:val="0"/>
          <w:marBottom w:val="0"/>
          <w:divBdr>
            <w:top w:val="none" w:sz="0" w:space="0" w:color="auto"/>
            <w:left w:val="none" w:sz="0" w:space="0" w:color="auto"/>
            <w:bottom w:val="none" w:sz="0" w:space="0" w:color="auto"/>
            <w:right w:val="none" w:sz="0" w:space="0" w:color="auto"/>
          </w:divBdr>
        </w:div>
        <w:div w:id="245310595">
          <w:marLeft w:val="640"/>
          <w:marRight w:val="0"/>
          <w:marTop w:val="0"/>
          <w:marBottom w:val="0"/>
          <w:divBdr>
            <w:top w:val="none" w:sz="0" w:space="0" w:color="auto"/>
            <w:left w:val="none" w:sz="0" w:space="0" w:color="auto"/>
            <w:bottom w:val="none" w:sz="0" w:space="0" w:color="auto"/>
            <w:right w:val="none" w:sz="0" w:space="0" w:color="auto"/>
          </w:divBdr>
        </w:div>
        <w:div w:id="1511992128">
          <w:marLeft w:val="640"/>
          <w:marRight w:val="0"/>
          <w:marTop w:val="0"/>
          <w:marBottom w:val="0"/>
          <w:divBdr>
            <w:top w:val="none" w:sz="0" w:space="0" w:color="auto"/>
            <w:left w:val="none" w:sz="0" w:space="0" w:color="auto"/>
            <w:bottom w:val="none" w:sz="0" w:space="0" w:color="auto"/>
            <w:right w:val="none" w:sz="0" w:space="0" w:color="auto"/>
          </w:divBdr>
        </w:div>
        <w:div w:id="1000738796">
          <w:marLeft w:val="640"/>
          <w:marRight w:val="0"/>
          <w:marTop w:val="0"/>
          <w:marBottom w:val="0"/>
          <w:divBdr>
            <w:top w:val="none" w:sz="0" w:space="0" w:color="auto"/>
            <w:left w:val="none" w:sz="0" w:space="0" w:color="auto"/>
            <w:bottom w:val="none" w:sz="0" w:space="0" w:color="auto"/>
            <w:right w:val="none" w:sz="0" w:space="0" w:color="auto"/>
          </w:divBdr>
        </w:div>
        <w:div w:id="1319073237">
          <w:marLeft w:val="640"/>
          <w:marRight w:val="0"/>
          <w:marTop w:val="0"/>
          <w:marBottom w:val="0"/>
          <w:divBdr>
            <w:top w:val="none" w:sz="0" w:space="0" w:color="auto"/>
            <w:left w:val="none" w:sz="0" w:space="0" w:color="auto"/>
            <w:bottom w:val="none" w:sz="0" w:space="0" w:color="auto"/>
            <w:right w:val="none" w:sz="0" w:space="0" w:color="auto"/>
          </w:divBdr>
        </w:div>
        <w:div w:id="487214810">
          <w:marLeft w:val="640"/>
          <w:marRight w:val="0"/>
          <w:marTop w:val="0"/>
          <w:marBottom w:val="0"/>
          <w:divBdr>
            <w:top w:val="none" w:sz="0" w:space="0" w:color="auto"/>
            <w:left w:val="none" w:sz="0" w:space="0" w:color="auto"/>
            <w:bottom w:val="none" w:sz="0" w:space="0" w:color="auto"/>
            <w:right w:val="none" w:sz="0" w:space="0" w:color="auto"/>
          </w:divBdr>
        </w:div>
        <w:div w:id="531922214">
          <w:marLeft w:val="640"/>
          <w:marRight w:val="0"/>
          <w:marTop w:val="0"/>
          <w:marBottom w:val="0"/>
          <w:divBdr>
            <w:top w:val="none" w:sz="0" w:space="0" w:color="auto"/>
            <w:left w:val="none" w:sz="0" w:space="0" w:color="auto"/>
            <w:bottom w:val="none" w:sz="0" w:space="0" w:color="auto"/>
            <w:right w:val="none" w:sz="0" w:space="0" w:color="auto"/>
          </w:divBdr>
        </w:div>
        <w:div w:id="1248150143">
          <w:marLeft w:val="640"/>
          <w:marRight w:val="0"/>
          <w:marTop w:val="0"/>
          <w:marBottom w:val="0"/>
          <w:divBdr>
            <w:top w:val="none" w:sz="0" w:space="0" w:color="auto"/>
            <w:left w:val="none" w:sz="0" w:space="0" w:color="auto"/>
            <w:bottom w:val="none" w:sz="0" w:space="0" w:color="auto"/>
            <w:right w:val="none" w:sz="0" w:space="0" w:color="auto"/>
          </w:divBdr>
        </w:div>
        <w:div w:id="258568848">
          <w:marLeft w:val="640"/>
          <w:marRight w:val="0"/>
          <w:marTop w:val="0"/>
          <w:marBottom w:val="0"/>
          <w:divBdr>
            <w:top w:val="none" w:sz="0" w:space="0" w:color="auto"/>
            <w:left w:val="none" w:sz="0" w:space="0" w:color="auto"/>
            <w:bottom w:val="none" w:sz="0" w:space="0" w:color="auto"/>
            <w:right w:val="none" w:sz="0" w:space="0" w:color="auto"/>
          </w:divBdr>
        </w:div>
        <w:div w:id="430129245">
          <w:marLeft w:val="640"/>
          <w:marRight w:val="0"/>
          <w:marTop w:val="0"/>
          <w:marBottom w:val="0"/>
          <w:divBdr>
            <w:top w:val="none" w:sz="0" w:space="0" w:color="auto"/>
            <w:left w:val="none" w:sz="0" w:space="0" w:color="auto"/>
            <w:bottom w:val="none" w:sz="0" w:space="0" w:color="auto"/>
            <w:right w:val="none" w:sz="0" w:space="0" w:color="auto"/>
          </w:divBdr>
        </w:div>
        <w:div w:id="991133664">
          <w:marLeft w:val="640"/>
          <w:marRight w:val="0"/>
          <w:marTop w:val="0"/>
          <w:marBottom w:val="0"/>
          <w:divBdr>
            <w:top w:val="none" w:sz="0" w:space="0" w:color="auto"/>
            <w:left w:val="none" w:sz="0" w:space="0" w:color="auto"/>
            <w:bottom w:val="none" w:sz="0" w:space="0" w:color="auto"/>
            <w:right w:val="none" w:sz="0" w:space="0" w:color="auto"/>
          </w:divBdr>
        </w:div>
        <w:div w:id="1865167547">
          <w:marLeft w:val="640"/>
          <w:marRight w:val="0"/>
          <w:marTop w:val="0"/>
          <w:marBottom w:val="0"/>
          <w:divBdr>
            <w:top w:val="none" w:sz="0" w:space="0" w:color="auto"/>
            <w:left w:val="none" w:sz="0" w:space="0" w:color="auto"/>
            <w:bottom w:val="none" w:sz="0" w:space="0" w:color="auto"/>
            <w:right w:val="none" w:sz="0" w:space="0" w:color="auto"/>
          </w:divBdr>
        </w:div>
        <w:div w:id="1459450450">
          <w:marLeft w:val="640"/>
          <w:marRight w:val="0"/>
          <w:marTop w:val="0"/>
          <w:marBottom w:val="0"/>
          <w:divBdr>
            <w:top w:val="none" w:sz="0" w:space="0" w:color="auto"/>
            <w:left w:val="none" w:sz="0" w:space="0" w:color="auto"/>
            <w:bottom w:val="none" w:sz="0" w:space="0" w:color="auto"/>
            <w:right w:val="none" w:sz="0" w:space="0" w:color="auto"/>
          </w:divBdr>
        </w:div>
        <w:div w:id="1321731935">
          <w:marLeft w:val="640"/>
          <w:marRight w:val="0"/>
          <w:marTop w:val="0"/>
          <w:marBottom w:val="0"/>
          <w:divBdr>
            <w:top w:val="none" w:sz="0" w:space="0" w:color="auto"/>
            <w:left w:val="none" w:sz="0" w:space="0" w:color="auto"/>
            <w:bottom w:val="none" w:sz="0" w:space="0" w:color="auto"/>
            <w:right w:val="none" w:sz="0" w:space="0" w:color="auto"/>
          </w:divBdr>
        </w:div>
        <w:div w:id="1279336726">
          <w:marLeft w:val="640"/>
          <w:marRight w:val="0"/>
          <w:marTop w:val="0"/>
          <w:marBottom w:val="0"/>
          <w:divBdr>
            <w:top w:val="none" w:sz="0" w:space="0" w:color="auto"/>
            <w:left w:val="none" w:sz="0" w:space="0" w:color="auto"/>
            <w:bottom w:val="none" w:sz="0" w:space="0" w:color="auto"/>
            <w:right w:val="none" w:sz="0" w:space="0" w:color="auto"/>
          </w:divBdr>
        </w:div>
        <w:div w:id="1774007002">
          <w:marLeft w:val="640"/>
          <w:marRight w:val="0"/>
          <w:marTop w:val="0"/>
          <w:marBottom w:val="0"/>
          <w:divBdr>
            <w:top w:val="none" w:sz="0" w:space="0" w:color="auto"/>
            <w:left w:val="none" w:sz="0" w:space="0" w:color="auto"/>
            <w:bottom w:val="none" w:sz="0" w:space="0" w:color="auto"/>
            <w:right w:val="none" w:sz="0" w:space="0" w:color="auto"/>
          </w:divBdr>
        </w:div>
        <w:div w:id="1748385079">
          <w:marLeft w:val="640"/>
          <w:marRight w:val="0"/>
          <w:marTop w:val="0"/>
          <w:marBottom w:val="0"/>
          <w:divBdr>
            <w:top w:val="none" w:sz="0" w:space="0" w:color="auto"/>
            <w:left w:val="none" w:sz="0" w:space="0" w:color="auto"/>
            <w:bottom w:val="none" w:sz="0" w:space="0" w:color="auto"/>
            <w:right w:val="none" w:sz="0" w:space="0" w:color="auto"/>
          </w:divBdr>
        </w:div>
        <w:div w:id="2095398097">
          <w:marLeft w:val="640"/>
          <w:marRight w:val="0"/>
          <w:marTop w:val="0"/>
          <w:marBottom w:val="0"/>
          <w:divBdr>
            <w:top w:val="none" w:sz="0" w:space="0" w:color="auto"/>
            <w:left w:val="none" w:sz="0" w:space="0" w:color="auto"/>
            <w:bottom w:val="none" w:sz="0" w:space="0" w:color="auto"/>
            <w:right w:val="none" w:sz="0" w:space="0" w:color="auto"/>
          </w:divBdr>
        </w:div>
        <w:div w:id="850681097">
          <w:marLeft w:val="640"/>
          <w:marRight w:val="0"/>
          <w:marTop w:val="0"/>
          <w:marBottom w:val="0"/>
          <w:divBdr>
            <w:top w:val="none" w:sz="0" w:space="0" w:color="auto"/>
            <w:left w:val="none" w:sz="0" w:space="0" w:color="auto"/>
            <w:bottom w:val="none" w:sz="0" w:space="0" w:color="auto"/>
            <w:right w:val="none" w:sz="0" w:space="0" w:color="auto"/>
          </w:divBdr>
        </w:div>
        <w:div w:id="1308626309">
          <w:marLeft w:val="640"/>
          <w:marRight w:val="0"/>
          <w:marTop w:val="0"/>
          <w:marBottom w:val="0"/>
          <w:divBdr>
            <w:top w:val="none" w:sz="0" w:space="0" w:color="auto"/>
            <w:left w:val="none" w:sz="0" w:space="0" w:color="auto"/>
            <w:bottom w:val="none" w:sz="0" w:space="0" w:color="auto"/>
            <w:right w:val="none" w:sz="0" w:space="0" w:color="auto"/>
          </w:divBdr>
        </w:div>
        <w:div w:id="683626330">
          <w:marLeft w:val="640"/>
          <w:marRight w:val="0"/>
          <w:marTop w:val="0"/>
          <w:marBottom w:val="0"/>
          <w:divBdr>
            <w:top w:val="none" w:sz="0" w:space="0" w:color="auto"/>
            <w:left w:val="none" w:sz="0" w:space="0" w:color="auto"/>
            <w:bottom w:val="none" w:sz="0" w:space="0" w:color="auto"/>
            <w:right w:val="none" w:sz="0" w:space="0" w:color="auto"/>
          </w:divBdr>
        </w:div>
        <w:div w:id="1630546335">
          <w:marLeft w:val="640"/>
          <w:marRight w:val="0"/>
          <w:marTop w:val="0"/>
          <w:marBottom w:val="0"/>
          <w:divBdr>
            <w:top w:val="none" w:sz="0" w:space="0" w:color="auto"/>
            <w:left w:val="none" w:sz="0" w:space="0" w:color="auto"/>
            <w:bottom w:val="none" w:sz="0" w:space="0" w:color="auto"/>
            <w:right w:val="none" w:sz="0" w:space="0" w:color="auto"/>
          </w:divBdr>
        </w:div>
        <w:div w:id="1292902497">
          <w:marLeft w:val="640"/>
          <w:marRight w:val="0"/>
          <w:marTop w:val="0"/>
          <w:marBottom w:val="0"/>
          <w:divBdr>
            <w:top w:val="none" w:sz="0" w:space="0" w:color="auto"/>
            <w:left w:val="none" w:sz="0" w:space="0" w:color="auto"/>
            <w:bottom w:val="none" w:sz="0" w:space="0" w:color="auto"/>
            <w:right w:val="none" w:sz="0" w:space="0" w:color="auto"/>
          </w:divBdr>
        </w:div>
        <w:div w:id="920407763">
          <w:marLeft w:val="640"/>
          <w:marRight w:val="0"/>
          <w:marTop w:val="0"/>
          <w:marBottom w:val="0"/>
          <w:divBdr>
            <w:top w:val="none" w:sz="0" w:space="0" w:color="auto"/>
            <w:left w:val="none" w:sz="0" w:space="0" w:color="auto"/>
            <w:bottom w:val="none" w:sz="0" w:space="0" w:color="auto"/>
            <w:right w:val="none" w:sz="0" w:space="0" w:color="auto"/>
          </w:divBdr>
        </w:div>
        <w:div w:id="418988246">
          <w:marLeft w:val="640"/>
          <w:marRight w:val="0"/>
          <w:marTop w:val="0"/>
          <w:marBottom w:val="0"/>
          <w:divBdr>
            <w:top w:val="none" w:sz="0" w:space="0" w:color="auto"/>
            <w:left w:val="none" w:sz="0" w:space="0" w:color="auto"/>
            <w:bottom w:val="none" w:sz="0" w:space="0" w:color="auto"/>
            <w:right w:val="none" w:sz="0" w:space="0" w:color="auto"/>
          </w:divBdr>
        </w:div>
        <w:div w:id="1990211372">
          <w:marLeft w:val="640"/>
          <w:marRight w:val="0"/>
          <w:marTop w:val="0"/>
          <w:marBottom w:val="0"/>
          <w:divBdr>
            <w:top w:val="none" w:sz="0" w:space="0" w:color="auto"/>
            <w:left w:val="none" w:sz="0" w:space="0" w:color="auto"/>
            <w:bottom w:val="none" w:sz="0" w:space="0" w:color="auto"/>
            <w:right w:val="none" w:sz="0" w:space="0" w:color="auto"/>
          </w:divBdr>
        </w:div>
        <w:div w:id="594364140">
          <w:marLeft w:val="640"/>
          <w:marRight w:val="0"/>
          <w:marTop w:val="0"/>
          <w:marBottom w:val="0"/>
          <w:divBdr>
            <w:top w:val="none" w:sz="0" w:space="0" w:color="auto"/>
            <w:left w:val="none" w:sz="0" w:space="0" w:color="auto"/>
            <w:bottom w:val="none" w:sz="0" w:space="0" w:color="auto"/>
            <w:right w:val="none" w:sz="0" w:space="0" w:color="auto"/>
          </w:divBdr>
        </w:div>
        <w:div w:id="1730298129">
          <w:marLeft w:val="640"/>
          <w:marRight w:val="0"/>
          <w:marTop w:val="0"/>
          <w:marBottom w:val="0"/>
          <w:divBdr>
            <w:top w:val="none" w:sz="0" w:space="0" w:color="auto"/>
            <w:left w:val="none" w:sz="0" w:space="0" w:color="auto"/>
            <w:bottom w:val="none" w:sz="0" w:space="0" w:color="auto"/>
            <w:right w:val="none" w:sz="0" w:space="0" w:color="auto"/>
          </w:divBdr>
        </w:div>
        <w:div w:id="1266693566">
          <w:marLeft w:val="640"/>
          <w:marRight w:val="0"/>
          <w:marTop w:val="0"/>
          <w:marBottom w:val="0"/>
          <w:divBdr>
            <w:top w:val="none" w:sz="0" w:space="0" w:color="auto"/>
            <w:left w:val="none" w:sz="0" w:space="0" w:color="auto"/>
            <w:bottom w:val="none" w:sz="0" w:space="0" w:color="auto"/>
            <w:right w:val="none" w:sz="0" w:space="0" w:color="auto"/>
          </w:divBdr>
        </w:div>
        <w:div w:id="1605112673">
          <w:marLeft w:val="640"/>
          <w:marRight w:val="0"/>
          <w:marTop w:val="0"/>
          <w:marBottom w:val="0"/>
          <w:divBdr>
            <w:top w:val="none" w:sz="0" w:space="0" w:color="auto"/>
            <w:left w:val="none" w:sz="0" w:space="0" w:color="auto"/>
            <w:bottom w:val="none" w:sz="0" w:space="0" w:color="auto"/>
            <w:right w:val="none" w:sz="0" w:space="0" w:color="auto"/>
          </w:divBdr>
        </w:div>
        <w:div w:id="273093566">
          <w:marLeft w:val="640"/>
          <w:marRight w:val="0"/>
          <w:marTop w:val="0"/>
          <w:marBottom w:val="0"/>
          <w:divBdr>
            <w:top w:val="none" w:sz="0" w:space="0" w:color="auto"/>
            <w:left w:val="none" w:sz="0" w:space="0" w:color="auto"/>
            <w:bottom w:val="none" w:sz="0" w:space="0" w:color="auto"/>
            <w:right w:val="none" w:sz="0" w:space="0" w:color="auto"/>
          </w:divBdr>
        </w:div>
        <w:div w:id="1612083064">
          <w:marLeft w:val="640"/>
          <w:marRight w:val="0"/>
          <w:marTop w:val="0"/>
          <w:marBottom w:val="0"/>
          <w:divBdr>
            <w:top w:val="none" w:sz="0" w:space="0" w:color="auto"/>
            <w:left w:val="none" w:sz="0" w:space="0" w:color="auto"/>
            <w:bottom w:val="none" w:sz="0" w:space="0" w:color="auto"/>
            <w:right w:val="none" w:sz="0" w:space="0" w:color="auto"/>
          </w:divBdr>
        </w:div>
        <w:div w:id="2059166201">
          <w:marLeft w:val="640"/>
          <w:marRight w:val="0"/>
          <w:marTop w:val="0"/>
          <w:marBottom w:val="0"/>
          <w:divBdr>
            <w:top w:val="none" w:sz="0" w:space="0" w:color="auto"/>
            <w:left w:val="none" w:sz="0" w:space="0" w:color="auto"/>
            <w:bottom w:val="none" w:sz="0" w:space="0" w:color="auto"/>
            <w:right w:val="none" w:sz="0" w:space="0" w:color="auto"/>
          </w:divBdr>
        </w:div>
        <w:div w:id="1076125834">
          <w:marLeft w:val="640"/>
          <w:marRight w:val="0"/>
          <w:marTop w:val="0"/>
          <w:marBottom w:val="0"/>
          <w:divBdr>
            <w:top w:val="none" w:sz="0" w:space="0" w:color="auto"/>
            <w:left w:val="none" w:sz="0" w:space="0" w:color="auto"/>
            <w:bottom w:val="none" w:sz="0" w:space="0" w:color="auto"/>
            <w:right w:val="none" w:sz="0" w:space="0" w:color="auto"/>
          </w:divBdr>
        </w:div>
        <w:div w:id="937441886">
          <w:marLeft w:val="640"/>
          <w:marRight w:val="0"/>
          <w:marTop w:val="0"/>
          <w:marBottom w:val="0"/>
          <w:divBdr>
            <w:top w:val="none" w:sz="0" w:space="0" w:color="auto"/>
            <w:left w:val="none" w:sz="0" w:space="0" w:color="auto"/>
            <w:bottom w:val="none" w:sz="0" w:space="0" w:color="auto"/>
            <w:right w:val="none" w:sz="0" w:space="0" w:color="auto"/>
          </w:divBdr>
        </w:div>
        <w:div w:id="832839468">
          <w:marLeft w:val="640"/>
          <w:marRight w:val="0"/>
          <w:marTop w:val="0"/>
          <w:marBottom w:val="0"/>
          <w:divBdr>
            <w:top w:val="none" w:sz="0" w:space="0" w:color="auto"/>
            <w:left w:val="none" w:sz="0" w:space="0" w:color="auto"/>
            <w:bottom w:val="none" w:sz="0" w:space="0" w:color="auto"/>
            <w:right w:val="none" w:sz="0" w:space="0" w:color="auto"/>
          </w:divBdr>
        </w:div>
        <w:div w:id="1570117716">
          <w:marLeft w:val="640"/>
          <w:marRight w:val="0"/>
          <w:marTop w:val="0"/>
          <w:marBottom w:val="0"/>
          <w:divBdr>
            <w:top w:val="none" w:sz="0" w:space="0" w:color="auto"/>
            <w:left w:val="none" w:sz="0" w:space="0" w:color="auto"/>
            <w:bottom w:val="none" w:sz="0" w:space="0" w:color="auto"/>
            <w:right w:val="none" w:sz="0" w:space="0" w:color="auto"/>
          </w:divBdr>
        </w:div>
        <w:div w:id="1621574776">
          <w:marLeft w:val="640"/>
          <w:marRight w:val="0"/>
          <w:marTop w:val="0"/>
          <w:marBottom w:val="0"/>
          <w:divBdr>
            <w:top w:val="none" w:sz="0" w:space="0" w:color="auto"/>
            <w:left w:val="none" w:sz="0" w:space="0" w:color="auto"/>
            <w:bottom w:val="none" w:sz="0" w:space="0" w:color="auto"/>
            <w:right w:val="none" w:sz="0" w:space="0" w:color="auto"/>
          </w:divBdr>
        </w:div>
        <w:div w:id="1143546574">
          <w:marLeft w:val="640"/>
          <w:marRight w:val="0"/>
          <w:marTop w:val="0"/>
          <w:marBottom w:val="0"/>
          <w:divBdr>
            <w:top w:val="none" w:sz="0" w:space="0" w:color="auto"/>
            <w:left w:val="none" w:sz="0" w:space="0" w:color="auto"/>
            <w:bottom w:val="none" w:sz="0" w:space="0" w:color="auto"/>
            <w:right w:val="none" w:sz="0" w:space="0" w:color="auto"/>
          </w:divBdr>
        </w:div>
        <w:div w:id="1347370872">
          <w:marLeft w:val="640"/>
          <w:marRight w:val="0"/>
          <w:marTop w:val="0"/>
          <w:marBottom w:val="0"/>
          <w:divBdr>
            <w:top w:val="none" w:sz="0" w:space="0" w:color="auto"/>
            <w:left w:val="none" w:sz="0" w:space="0" w:color="auto"/>
            <w:bottom w:val="none" w:sz="0" w:space="0" w:color="auto"/>
            <w:right w:val="none" w:sz="0" w:space="0" w:color="auto"/>
          </w:divBdr>
        </w:div>
        <w:div w:id="1942838937">
          <w:marLeft w:val="640"/>
          <w:marRight w:val="0"/>
          <w:marTop w:val="0"/>
          <w:marBottom w:val="0"/>
          <w:divBdr>
            <w:top w:val="none" w:sz="0" w:space="0" w:color="auto"/>
            <w:left w:val="none" w:sz="0" w:space="0" w:color="auto"/>
            <w:bottom w:val="none" w:sz="0" w:space="0" w:color="auto"/>
            <w:right w:val="none" w:sz="0" w:space="0" w:color="auto"/>
          </w:divBdr>
        </w:div>
        <w:div w:id="1032732976">
          <w:marLeft w:val="640"/>
          <w:marRight w:val="0"/>
          <w:marTop w:val="0"/>
          <w:marBottom w:val="0"/>
          <w:divBdr>
            <w:top w:val="none" w:sz="0" w:space="0" w:color="auto"/>
            <w:left w:val="none" w:sz="0" w:space="0" w:color="auto"/>
            <w:bottom w:val="none" w:sz="0" w:space="0" w:color="auto"/>
            <w:right w:val="none" w:sz="0" w:space="0" w:color="auto"/>
          </w:divBdr>
        </w:div>
      </w:divsChild>
    </w:div>
    <w:div w:id="2029326101">
      <w:bodyDiv w:val="1"/>
      <w:marLeft w:val="0"/>
      <w:marRight w:val="0"/>
      <w:marTop w:val="0"/>
      <w:marBottom w:val="0"/>
      <w:divBdr>
        <w:top w:val="none" w:sz="0" w:space="0" w:color="auto"/>
        <w:left w:val="none" w:sz="0" w:space="0" w:color="auto"/>
        <w:bottom w:val="none" w:sz="0" w:space="0" w:color="auto"/>
        <w:right w:val="none" w:sz="0" w:space="0" w:color="auto"/>
      </w:divBdr>
      <w:divsChild>
        <w:div w:id="67191394">
          <w:marLeft w:val="640"/>
          <w:marRight w:val="0"/>
          <w:marTop w:val="0"/>
          <w:marBottom w:val="0"/>
          <w:divBdr>
            <w:top w:val="none" w:sz="0" w:space="0" w:color="auto"/>
            <w:left w:val="none" w:sz="0" w:space="0" w:color="auto"/>
            <w:bottom w:val="none" w:sz="0" w:space="0" w:color="auto"/>
            <w:right w:val="none" w:sz="0" w:space="0" w:color="auto"/>
          </w:divBdr>
        </w:div>
        <w:div w:id="866063730">
          <w:marLeft w:val="640"/>
          <w:marRight w:val="0"/>
          <w:marTop w:val="0"/>
          <w:marBottom w:val="0"/>
          <w:divBdr>
            <w:top w:val="none" w:sz="0" w:space="0" w:color="auto"/>
            <w:left w:val="none" w:sz="0" w:space="0" w:color="auto"/>
            <w:bottom w:val="none" w:sz="0" w:space="0" w:color="auto"/>
            <w:right w:val="none" w:sz="0" w:space="0" w:color="auto"/>
          </w:divBdr>
        </w:div>
        <w:div w:id="1305085502">
          <w:marLeft w:val="640"/>
          <w:marRight w:val="0"/>
          <w:marTop w:val="0"/>
          <w:marBottom w:val="0"/>
          <w:divBdr>
            <w:top w:val="none" w:sz="0" w:space="0" w:color="auto"/>
            <w:left w:val="none" w:sz="0" w:space="0" w:color="auto"/>
            <w:bottom w:val="none" w:sz="0" w:space="0" w:color="auto"/>
            <w:right w:val="none" w:sz="0" w:space="0" w:color="auto"/>
          </w:divBdr>
        </w:div>
        <w:div w:id="253436018">
          <w:marLeft w:val="640"/>
          <w:marRight w:val="0"/>
          <w:marTop w:val="0"/>
          <w:marBottom w:val="0"/>
          <w:divBdr>
            <w:top w:val="none" w:sz="0" w:space="0" w:color="auto"/>
            <w:left w:val="none" w:sz="0" w:space="0" w:color="auto"/>
            <w:bottom w:val="none" w:sz="0" w:space="0" w:color="auto"/>
            <w:right w:val="none" w:sz="0" w:space="0" w:color="auto"/>
          </w:divBdr>
        </w:div>
        <w:div w:id="1176308194">
          <w:marLeft w:val="640"/>
          <w:marRight w:val="0"/>
          <w:marTop w:val="0"/>
          <w:marBottom w:val="0"/>
          <w:divBdr>
            <w:top w:val="none" w:sz="0" w:space="0" w:color="auto"/>
            <w:left w:val="none" w:sz="0" w:space="0" w:color="auto"/>
            <w:bottom w:val="none" w:sz="0" w:space="0" w:color="auto"/>
            <w:right w:val="none" w:sz="0" w:space="0" w:color="auto"/>
          </w:divBdr>
        </w:div>
        <w:div w:id="600265133">
          <w:marLeft w:val="640"/>
          <w:marRight w:val="0"/>
          <w:marTop w:val="0"/>
          <w:marBottom w:val="0"/>
          <w:divBdr>
            <w:top w:val="none" w:sz="0" w:space="0" w:color="auto"/>
            <w:left w:val="none" w:sz="0" w:space="0" w:color="auto"/>
            <w:bottom w:val="none" w:sz="0" w:space="0" w:color="auto"/>
            <w:right w:val="none" w:sz="0" w:space="0" w:color="auto"/>
          </w:divBdr>
        </w:div>
        <w:div w:id="1876693663">
          <w:marLeft w:val="640"/>
          <w:marRight w:val="0"/>
          <w:marTop w:val="0"/>
          <w:marBottom w:val="0"/>
          <w:divBdr>
            <w:top w:val="none" w:sz="0" w:space="0" w:color="auto"/>
            <w:left w:val="none" w:sz="0" w:space="0" w:color="auto"/>
            <w:bottom w:val="none" w:sz="0" w:space="0" w:color="auto"/>
            <w:right w:val="none" w:sz="0" w:space="0" w:color="auto"/>
          </w:divBdr>
        </w:div>
        <w:div w:id="1552613948">
          <w:marLeft w:val="640"/>
          <w:marRight w:val="0"/>
          <w:marTop w:val="0"/>
          <w:marBottom w:val="0"/>
          <w:divBdr>
            <w:top w:val="none" w:sz="0" w:space="0" w:color="auto"/>
            <w:left w:val="none" w:sz="0" w:space="0" w:color="auto"/>
            <w:bottom w:val="none" w:sz="0" w:space="0" w:color="auto"/>
            <w:right w:val="none" w:sz="0" w:space="0" w:color="auto"/>
          </w:divBdr>
        </w:div>
        <w:div w:id="1164902793">
          <w:marLeft w:val="640"/>
          <w:marRight w:val="0"/>
          <w:marTop w:val="0"/>
          <w:marBottom w:val="0"/>
          <w:divBdr>
            <w:top w:val="none" w:sz="0" w:space="0" w:color="auto"/>
            <w:left w:val="none" w:sz="0" w:space="0" w:color="auto"/>
            <w:bottom w:val="none" w:sz="0" w:space="0" w:color="auto"/>
            <w:right w:val="none" w:sz="0" w:space="0" w:color="auto"/>
          </w:divBdr>
        </w:div>
        <w:div w:id="2066565296">
          <w:marLeft w:val="640"/>
          <w:marRight w:val="0"/>
          <w:marTop w:val="0"/>
          <w:marBottom w:val="0"/>
          <w:divBdr>
            <w:top w:val="none" w:sz="0" w:space="0" w:color="auto"/>
            <w:left w:val="none" w:sz="0" w:space="0" w:color="auto"/>
            <w:bottom w:val="none" w:sz="0" w:space="0" w:color="auto"/>
            <w:right w:val="none" w:sz="0" w:space="0" w:color="auto"/>
          </w:divBdr>
        </w:div>
        <w:div w:id="460805372">
          <w:marLeft w:val="640"/>
          <w:marRight w:val="0"/>
          <w:marTop w:val="0"/>
          <w:marBottom w:val="0"/>
          <w:divBdr>
            <w:top w:val="none" w:sz="0" w:space="0" w:color="auto"/>
            <w:left w:val="none" w:sz="0" w:space="0" w:color="auto"/>
            <w:bottom w:val="none" w:sz="0" w:space="0" w:color="auto"/>
            <w:right w:val="none" w:sz="0" w:space="0" w:color="auto"/>
          </w:divBdr>
        </w:div>
        <w:div w:id="1752852605">
          <w:marLeft w:val="640"/>
          <w:marRight w:val="0"/>
          <w:marTop w:val="0"/>
          <w:marBottom w:val="0"/>
          <w:divBdr>
            <w:top w:val="none" w:sz="0" w:space="0" w:color="auto"/>
            <w:left w:val="none" w:sz="0" w:space="0" w:color="auto"/>
            <w:bottom w:val="none" w:sz="0" w:space="0" w:color="auto"/>
            <w:right w:val="none" w:sz="0" w:space="0" w:color="auto"/>
          </w:divBdr>
        </w:div>
        <w:div w:id="665595670">
          <w:marLeft w:val="640"/>
          <w:marRight w:val="0"/>
          <w:marTop w:val="0"/>
          <w:marBottom w:val="0"/>
          <w:divBdr>
            <w:top w:val="none" w:sz="0" w:space="0" w:color="auto"/>
            <w:left w:val="none" w:sz="0" w:space="0" w:color="auto"/>
            <w:bottom w:val="none" w:sz="0" w:space="0" w:color="auto"/>
            <w:right w:val="none" w:sz="0" w:space="0" w:color="auto"/>
          </w:divBdr>
        </w:div>
        <w:div w:id="1990479439">
          <w:marLeft w:val="640"/>
          <w:marRight w:val="0"/>
          <w:marTop w:val="0"/>
          <w:marBottom w:val="0"/>
          <w:divBdr>
            <w:top w:val="none" w:sz="0" w:space="0" w:color="auto"/>
            <w:left w:val="none" w:sz="0" w:space="0" w:color="auto"/>
            <w:bottom w:val="none" w:sz="0" w:space="0" w:color="auto"/>
            <w:right w:val="none" w:sz="0" w:space="0" w:color="auto"/>
          </w:divBdr>
        </w:div>
        <w:div w:id="1525361262">
          <w:marLeft w:val="640"/>
          <w:marRight w:val="0"/>
          <w:marTop w:val="0"/>
          <w:marBottom w:val="0"/>
          <w:divBdr>
            <w:top w:val="none" w:sz="0" w:space="0" w:color="auto"/>
            <w:left w:val="none" w:sz="0" w:space="0" w:color="auto"/>
            <w:bottom w:val="none" w:sz="0" w:space="0" w:color="auto"/>
            <w:right w:val="none" w:sz="0" w:space="0" w:color="auto"/>
          </w:divBdr>
        </w:div>
        <w:div w:id="1135415132">
          <w:marLeft w:val="640"/>
          <w:marRight w:val="0"/>
          <w:marTop w:val="0"/>
          <w:marBottom w:val="0"/>
          <w:divBdr>
            <w:top w:val="none" w:sz="0" w:space="0" w:color="auto"/>
            <w:left w:val="none" w:sz="0" w:space="0" w:color="auto"/>
            <w:bottom w:val="none" w:sz="0" w:space="0" w:color="auto"/>
            <w:right w:val="none" w:sz="0" w:space="0" w:color="auto"/>
          </w:divBdr>
        </w:div>
        <w:div w:id="1190143974">
          <w:marLeft w:val="640"/>
          <w:marRight w:val="0"/>
          <w:marTop w:val="0"/>
          <w:marBottom w:val="0"/>
          <w:divBdr>
            <w:top w:val="none" w:sz="0" w:space="0" w:color="auto"/>
            <w:left w:val="none" w:sz="0" w:space="0" w:color="auto"/>
            <w:bottom w:val="none" w:sz="0" w:space="0" w:color="auto"/>
            <w:right w:val="none" w:sz="0" w:space="0" w:color="auto"/>
          </w:divBdr>
        </w:div>
        <w:div w:id="690375152">
          <w:marLeft w:val="640"/>
          <w:marRight w:val="0"/>
          <w:marTop w:val="0"/>
          <w:marBottom w:val="0"/>
          <w:divBdr>
            <w:top w:val="none" w:sz="0" w:space="0" w:color="auto"/>
            <w:left w:val="none" w:sz="0" w:space="0" w:color="auto"/>
            <w:bottom w:val="none" w:sz="0" w:space="0" w:color="auto"/>
            <w:right w:val="none" w:sz="0" w:space="0" w:color="auto"/>
          </w:divBdr>
        </w:div>
        <w:div w:id="271985324">
          <w:marLeft w:val="640"/>
          <w:marRight w:val="0"/>
          <w:marTop w:val="0"/>
          <w:marBottom w:val="0"/>
          <w:divBdr>
            <w:top w:val="none" w:sz="0" w:space="0" w:color="auto"/>
            <w:left w:val="none" w:sz="0" w:space="0" w:color="auto"/>
            <w:bottom w:val="none" w:sz="0" w:space="0" w:color="auto"/>
            <w:right w:val="none" w:sz="0" w:space="0" w:color="auto"/>
          </w:divBdr>
        </w:div>
        <w:div w:id="518081816">
          <w:marLeft w:val="640"/>
          <w:marRight w:val="0"/>
          <w:marTop w:val="0"/>
          <w:marBottom w:val="0"/>
          <w:divBdr>
            <w:top w:val="none" w:sz="0" w:space="0" w:color="auto"/>
            <w:left w:val="none" w:sz="0" w:space="0" w:color="auto"/>
            <w:bottom w:val="none" w:sz="0" w:space="0" w:color="auto"/>
            <w:right w:val="none" w:sz="0" w:space="0" w:color="auto"/>
          </w:divBdr>
        </w:div>
        <w:div w:id="645429671">
          <w:marLeft w:val="640"/>
          <w:marRight w:val="0"/>
          <w:marTop w:val="0"/>
          <w:marBottom w:val="0"/>
          <w:divBdr>
            <w:top w:val="none" w:sz="0" w:space="0" w:color="auto"/>
            <w:left w:val="none" w:sz="0" w:space="0" w:color="auto"/>
            <w:bottom w:val="none" w:sz="0" w:space="0" w:color="auto"/>
            <w:right w:val="none" w:sz="0" w:space="0" w:color="auto"/>
          </w:divBdr>
        </w:div>
        <w:div w:id="508643987">
          <w:marLeft w:val="640"/>
          <w:marRight w:val="0"/>
          <w:marTop w:val="0"/>
          <w:marBottom w:val="0"/>
          <w:divBdr>
            <w:top w:val="none" w:sz="0" w:space="0" w:color="auto"/>
            <w:left w:val="none" w:sz="0" w:space="0" w:color="auto"/>
            <w:bottom w:val="none" w:sz="0" w:space="0" w:color="auto"/>
            <w:right w:val="none" w:sz="0" w:space="0" w:color="auto"/>
          </w:divBdr>
        </w:div>
        <w:div w:id="131485178">
          <w:marLeft w:val="640"/>
          <w:marRight w:val="0"/>
          <w:marTop w:val="0"/>
          <w:marBottom w:val="0"/>
          <w:divBdr>
            <w:top w:val="none" w:sz="0" w:space="0" w:color="auto"/>
            <w:left w:val="none" w:sz="0" w:space="0" w:color="auto"/>
            <w:bottom w:val="none" w:sz="0" w:space="0" w:color="auto"/>
            <w:right w:val="none" w:sz="0" w:space="0" w:color="auto"/>
          </w:divBdr>
        </w:div>
        <w:div w:id="361173549">
          <w:marLeft w:val="640"/>
          <w:marRight w:val="0"/>
          <w:marTop w:val="0"/>
          <w:marBottom w:val="0"/>
          <w:divBdr>
            <w:top w:val="none" w:sz="0" w:space="0" w:color="auto"/>
            <w:left w:val="none" w:sz="0" w:space="0" w:color="auto"/>
            <w:bottom w:val="none" w:sz="0" w:space="0" w:color="auto"/>
            <w:right w:val="none" w:sz="0" w:space="0" w:color="auto"/>
          </w:divBdr>
        </w:div>
        <w:div w:id="1670255702">
          <w:marLeft w:val="640"/>
          <w:marRight w:val="0"/>
          <w:marTop w:val="0"/>
          <w:marBottom w:val="0"/>
          <w:divBdr>
            <w:top w:val="none" w:sz="0" w:space="0" w:color="auto"/>
            <w:left w:val="none" w:sz="0" w:space="0" w:color="auto"/>
            <w:bottom w:val="none" w:sz="0" w:space="0" w:color="auto"/>
            <w:right w:val="none" w:sz="0" w:space="0" w:color="auto"/>
          </w:divBdr>
        </w:div>
        <w:div w:id="988024353">
          <w:marLeft w:val="640"/>
          <w:marRight w:val="0"/>
          <w:marTop w:val="0"/>
          <w:marBottom w:val="0"/>
          <w:divBdr>
            <w:top w:val="none" w:sz="0" w:space="0" w:color="auto"/>
            <w:left w:val="none" w:sz="0" w:space="0" w:color="auto"/>
            <w:bottom w:val="none" w:sz="0" w:space="0" w:color="auto"/>
            <w:right w:val="none" w:sz="0" w:space="0" w:color="auto"/>
          </w:divBdr>
        </w:div>
        <w:div w:id="303583497">
          <w:marLeft w:val="640"/>
          <w:marRight w:val="0"/>
          <w:marTop w:val="0"/>
          <w:marBottom w:val="0"/>
          <w:divBdr>
            <w:top w:val="none" w:sz="0" w:space="0" w:color="auto"/>
            <w:left w:val="none" w:sz="0" w:space="0" w:color="auto"/>
            <w:bottom w:val="none" w:sz="0" w:space="0" w:color="auto"/>
            <w:right w:val="none" w:sz="0" w:space="0" w:color="auto"/>
          </w:divBdr>
        </w:div>
        <w:div w:id="1947231376">
          <w:marLeft w:val="640"/>
          <w:marRight w:val="0"/>
          <w:marTop w:val="0"/>
          <w:marBottom w:val="0"/>
          <w:divBdr>
            <w:top w:val="none" w:sz="0" w:space="0" w:color="auto"/>
            <w:left w:val="none" w:sz="0" w:space="0" w:color="auto"/>
            <w:bottom w:val="none" w:sz="0" w:space="0" w:color="auto"/>
            <w:right w:val="none" w:sz="0" w:space="0" w:color="auto"/>
          </w:divBdr>
        </w:div>
        <w:div w:id="408045464">
          <w:marLeft w:val="640"/>
          <w:marRight w:val="0"/>
          <w:marTop w:val="0"/>
          <w:marBottom w:val="0"/>
          <w:divBdr>
            <w:top w:val="none" w:sz="0" w:space="0" w:color="auto"/>
            <w:left w:val="none" w:sz="0" w:space="0" w:color="auto"/>
            <w:bottom w:val="none" w:sz="0" w:space="0" w:color="auto"/>
            <w:right w:val="none" w:sz="0" w:space="0" w:color="auto"/>
          </w:divBdr>
        </w:div>
        <w:div w:id="1064796009">
          <w:marLeft w:val="640"/>
          <w:marRight w:val="0"/>
          <w:marTop w:val="0"/>
          <w:marBottom w:val="0"/>
          <w:divBdr>
            <w:top w:val="none" w:sz="0" w:space="0" w:color="auto"/>
            <w:left w:val="none" w:sz="0" w:space="0" w:color="auto"/>
            <w:bottom w:val="none" w:sz="0" w:space="0" w:color="auto"/>
            <w:right w:val="none" w:sz="0" w:space="0" w:color="auto"/>
          </w:divBdr>
        </w:div>
        <w:div w:id="186601199">
          <w:marLeft w:val="640"/>
          <w:marRight w:val="0"/>
          <w:marTop w:val="0"/>
          <w:marBottom w:val="0"/>
          <w:divBdr>
            <w:top w:val="none" w:sz="0" w:space="0" w:color="auto"/>
            <w:left w:val="none" w:sz="0" w:space="0" w:color="auto"/>
            <w:bottom w:val="none" w:sz="0" w:space="0" w:color="auto"/>
            <w:right w:val="none" w:sz="0" w:space="0" w:color="auto"/>
          </w:divBdr>
        </w:div>
        <w:div w:id="1377124237">
          <w:marLeft w:val="640"/>
          <w:marRight w:val="0"/>
          <w:marTop w:val="0"/>
          <w:marBottom w:val="0"/>
          <w:divBdr>
            <w:top w:val="none" w:sz="0" w:space="0" w:color="auto"/>
            <w:left w:val="none" w:sz="0" w:space="0" w:color="auto"/>
            <w:bottom w:val="none" w:sz="0" w:space="0" w:color="auto"/>
            <w:right w:val="none" w:sz="0" w:space="0" w:color="auto"/>
          </w:divBdr>
        </w:div>
        <w:div w:id="817188984">
          <w:marLeft w:val="640"/>
          <w:marRight w:val="0"/>
          <w:marTop w:val="0"/>
          <w:marBottom w:val="0"/>
          <w:divBdr>
            <w:top w:val="none" w:sz="0" w:space="0" w:color="auto"/>
            <w:left w:val="none" w:sz="0" w:space="0" w:color="auto"/>
            <w:bottom w:val="none" w:sz="0" w:space="0" w:color="auto"/>
            <w:right w:val="none" w:sz="0" w:space="0" w:color="auto"/>
          </w:divBdr>
        </w:div>
        <w:div w:id="600842701">
          <w:marLeft w:val="640"/>
          <w:marRight w:val="0"/>
          <w:marTop w:val="0"/>
          <w:marBottom w:val="0"/>
          <w:divBdr>
            <w:top w:val="none" w:sz="0" w:space="0" w:color="auto"/>
            <w:left w:val="none" w:sz="0" w:space="0" w:color="auto"/>
            <w:bottom w:val="none" w:sz="0" w:space="0" w:color="auto"/>
            <w:right w:val="none" w:sz="0" w:space="0" w:color="auto"/>
          </w:divBdr>
        </w:div>
        <w:div w:id="1483699236">
          <w:marLeft w:val="640"/>
          <w:marRight w:val="0"/>
          <w:marTop w:val="0"/>
          <w:marBottom w:val="0"/>
          <w:divBdr>
            <w:top w:val="none" w:sz="0" w:space="0" w:color="auto"/>
            <w:left w:val="none" w:sz="0" w:space="0" w:color="auto"/>
            <w:bottom w:val="none" w:sz="0" w:space="0" w:color="auto"/>
            <w:right w:val="none" w:sz="0" w:space="0" w:color="auto"/>
          </w:divBdr>
        </w:div>
        <w:div w:id="782112102">
          <w:marLeft w:val="640"/>
          <w:marRight w:val="0"/>
          <w:marTop w:val="0"/>
          <w:marBottom w:val="0"/>
          <w:divBdr>
            <w:top w:val="none" w:sz="0" w:space="0" w:color="auto"/>
            <w:left w:val="none" w:sz="0" w:space="0" w:color="auto"/>
            <w:bottom w:val="none" w:sz="0" w:space="0" w:color="auto"/>
            <w:right w:val="none" w:sz="0" w:space="0" w:color="auto"/>
          </w:divBdr>
        </w:div>
        <w:div w:id="2012949514">
          <w:marLeft w:val="640"/>
          <w:marRight w:val="0"/>
          <w:marTop w:val="0"/>
          <w:marBottom w:val="0"/>
          <w:divBdr>
            <w:top w:val="none" w:sz="0" w:space="0" w:color="auto"/>
            <w:left w:val="none" w:sz="0" w:space="0" w:color="auto"/>
            <w:bottom w:val="none" w:sz="0" w:space="0" w:color="auto"/>
            <w:right w:val="none" w:sz="0" w:space="0" w:color="auto"/>
          </w:divBdr>
        </w:div>
        <w:div w:id="75826997">
          <w:marLeft w:val="640"/>
          <w:marRight w:val="0"/>
          <w:marTop w:val="0"/>
          <w:marBottom w:val="0"/>
          <w:divBdr>
            <w:top w:val="none" w:sz="0" w:space="0" w:color="auto"/>
            <w:left w:val="none" w:sz="0" w:space="0" w:color="auto"/>
            <w:bottom w:val="none" w:sz="0" w:space="0" w:color="auto"/>
            <w:right w:val="none" w:sz="0" w:space="0" w:color="auto"/>
          </w:divBdr>
        </w:div>
        <w:div w:id="261227604">
          <w:marLeft w:val="640"/>
          <w:marRight w:val="0"/>
          <w:marTop w:val="0"/>
          <w:marBottom w:val="0"/>
          <w:divBdr>
            <w:top w:val="none" w:sz="0" w:space="0" w:color="auto"/>
            <w:left w:val="none" w:sz="0" w:space="0" w:color="auto"/>
            <w:bottom w:val="none" w:sz="0" w:space="0" w:color="auto"/>
            <w:right w:val="none" w:sz="0" w:space="0" w:color="auto"/>
          </w:divBdr>
        </w:div>
        <w:div w:id="390858116">
          <w:marLeft w:val="640"/>
          <w:marRight w:val="0"/>
          <w:marTop w:val="0"/>
          <w:marBottom w:val="0"/>
          <w:divBdr>
            <w:top w:val="none" w:sz="0" w:space="0" w:color="auto"/>
            <w:left w:val="none" w:sz="0" w:space="0" w:color="auto"/>
            <w:bottom w:val="none" w:sz="0" w:space="0" w:color="auto"/>
            <w:right w:val="none" w:sz="0" w:space="0" w:color="auto"/>
          </w:divBdr>
        </w:div>
        <w:div w:id="840701650">
          <w:marLeft w:val="640"/>
          <w:marRight w:val="0"/>
          <w:marTop w:val="0"/>
          <w:marBottom w:val="0"/>
          <w:divBdr>
            <w:top w:val="none" w:sz="0" w:space="0" w:color="auto"/>
            <w:left w:val="none" w:sz="0" w:space="0" w:color="auto"/>
            <w:bottom w:val="none" w:sz="0" w:space="0" w:color="auto"/>
            <w:right w:val="none" w:sz="0" w:space="0" w:color="auto"/>
          </w:divBdr>
        </w:div>
        <w:div w:id="1987204674">
          <w:marLeft w:val="640"/>
          <w:marRight w:val="0"/>
          <w:marTop w:val="0"/>
          <w:marBottom w:val="0"/>
          <w:divBdr>
            <w:top w:val="none" w:sz="0" w:space="0" w:color="auto"/>
            <w:left w:val="none" w:sz="0" w:space="0" w:color="auto"/>
            <w:bottom w:val="none" w:sz="0" w:space="0" w:color="auto"/>
            <w:right w:val="none" w:sz="0" w:space="0" w:color="auto"/>
          </w:divBdr>
        </w:div>
        <w:div w:id="1416779186">
          <w:marLeft w:val="640"/>
          <w:marRight w:val="0"/>
          <w:marTop w:val="0"/>
          <w:marBottom w:val="0"/>
          <w:divBdr>
            <w:top w:val="none" w:sz="0" w:space="0" w:color="auto"/>
            <w:left w:val="none" w:sz="0" w:space="0" w:color="auto"/>
            <w:bottom w:val="none" w:sz="0" w:space="0" w:color="auto"/>
            <w:right w:val="none" w:sz="0" w:space="0" w:color="auto"/>
          </w:divBdr>
        </w:div>
        <w:div w:id="860556822">
          <w:marLeft w:val="640"/>
          <w:marRight w:val="0"/>
          <w:marTop w:val="0"/>
          <w:marBottom w:val="0"/>
          <w:divBdr>
            <w:top w:val="none" w:sz="0" w:space="0" w:color="auto"/>
            <w:left w:val="none" w:sz="0" w:space="0" w:color="auto"/>
            <w:bottom w:val="none" w:sz="0" w:space="0" w:color="auto"/>
            <w:right w:val="none" w:sz="0" w:space="0" w:color="auto"/>
          </w:divBdr>
        </w:div>
        <w:div w:id="1944989704">
          <w:marLeft w:val="640"/>
          <w:marRight w:val="0"/>
          <w:marTop w:val="0"/>
          <w:marBottom w:val="0"/>
          <w:divBdr>
            <w:top w:val="none" w:sz="0" w:space="0" w:color="auto"/>
            <w:left w:val="none" w:sz="0" w:space="0" w:color="auto"/>
            <w:bottom w:val="none" w:sz="0" w:space="0" w:color="auto"/>
            <w:right w:val="none" w:sz="0" w:space="0" w:color="auto"/>
          </w:divBdr>
        </w:div>
        <w:div w:id="886187104">
          <w:marLeft w:val="640"/>
          <w:marRight w:val="0"/>
          <w:marTop w:val="0"/>
          <w:marBottom w:val="0"/>
          <w:divBdr>
            <w:top w:val="none" w:sz="0" w:space="0" w:color="auto"/>
            <w:left w:val="none" w:sz="0" w:space="0" w:color="auto"/>
            <w:bottom w:val="none" w:sz="0" w:space="0" w:color="auto"/>
            <w:right w:val="none" w:sz="0" w:space="0" w:color="auto"/>
          </w:divBdr>
        </w:div>
        <w:div w:id="422841008">
          <w:marLeft w:val="640"/>
          <w:marRight w:val="0"/>
          <w:marTop w:val="0"/>
          <w:marBottom w:val="0"/>
          <w:divBdr>
            <w:top w:val="none" w:sz="0" w:space="0" w:color="auto"/>
            <w:left w:val="none" w:sz="0" w:space="0" w:color="auto"/>
            <w:bottom w:val="none" w:sz="0" w:space="0" w:color="auto"/>
            <w:right w:val="none" w:sz="0" w:space="0" w:color="auto"/>
          </w:divBdr>
        </w:div>
        <w:div w:id="245115537">
          <w:marLeft w:val="640"/>
          <w:marRight w:val="0"/>
          <w:marTop w:val="0"/>
          <w:marBottom w:val="0"/>
          <w:divBdr>
            <w:top w:val="none" w:sz="0" w:space="0" w:color="auto"/>
            <w:left w:val="none" w:sz="0" w:space="0" w:color="auto"/>
            <w:bottom w:val="none" w:sz="0" w:space="0" w:color="auto"/>
            <w:right w:val="none" w:sz="0" w:space="0" w:color="auto"/>
          </w:divBdr>
        </w:div>
        <w:div w:id="323290016">
          <w:marLeft w:val="640"/>
          <w:marRight w:val="0"/>
          <w:marTop w:val="0"/>
          <w:marBottom w:val="0"/>
          <w:divBdr>
            <w:top w:val="none" w:sz="0" w:space="0" w:color="auto"/>
            <w:left w:val="none" w:sz="0" w:space="0" w:color="auto"/>
            <w:bottom w:val="none" w:sz="0" w:space="0" w:color="auto"/>
            <w:right w:val="none" w:sz="0" w:space="0" w:color="auto"/>
          </w:divBdr>
        </w:div>
        <w:div w:id="619535046">
          <w:marLeft w:val="640"/>
          <w:marRight w:val="0"/>
          <w:marTop w:val="0"/>
          <w:marBottom w:val="0"/>
          <w:divBdr>
            <w:top w:val="none" w:sz="0" w:space="0" w:color="auto"/>
            <w:left w:val="none" w:sz="0" w:space="0" w:color="auto"/>
            <w:bottom w:val="none" w:sz="0" w:space="0" w:color="auto"/>
            <w:right w:val="none" w:sz="0" w:space="0" w:color="auto"/>
          </w:divBdr>
        </w:div>
        <w:div w:id="1886409241">
          <w:marLeft w:val="640"/>
          <w:marRight w:val="0"/>
          <w:marTop w:val="0"/>
          <w:marBottom w:val="0"/>
          <w:divBdr>
            <w:top w:val="none" w:sz="0" w:space="0" w:color="auto"/>
            <w:left w:val="none" w:sz="0" w:space="0" w:color="auto"/>
            <w:bottom w:val="none" w:sz="0" w:space="0" w:color="auto"/>
            <w:right w:val="none" w:sz="0" w:space="0" w:color="auto"/>
          </w:divBdr>
        </w:div>
        <w:div w:id="483282261">
          <w:marLeft w:val="640"/>
          <w:marRight w:val="0"/>
          <w:marTop w:val="0"/>
          <w:marBottom w:val="0"/>
          <w:divBdr>
            <w:top w:val="none" w:sz="0" w:space="0" w:color="auto"/>
            <w:left w:val="none" w:sz="0" w:space="0" w:color="auto"/>
            <w:bottom w:val="none" w:sz="0" w:space="0" w:color="auto"/>
            <w:right w:val="none" w:sz="0" w:space="0" w:color="auto"/>
          </w:divBdr>
        </w:div>
        <w:div w:id="1232471917">
          <w:marLeft w:val="640"/>
          <w:marRight w:val="0"/>
          <w:marTop w:val="0"/>
          <w:marBottom w:val="0"/>
          <w:divBdr>
            <w:top w:val="none" w:sz="0" w:space="0" w:color="auto"/>
            <w:left w:val="none" w:sz="0" w:space="0" w:color="auto"/>
            <w:bottom w:val="none" w:sz="0" w:space="0" w:color="auto"/>
            <w:right w:val="none" w:sz="0" w:space="0" w:color="auto"/>
          </w:divBdr>
        </w:div>
        <w:div w:id="2025210103">
          <w:marLeft w:val="640"/>
          <w:marRight w:val="0"/>
          <w:marTop w:val="0"/>
          <w:marBottom w:val="0"/>
          <w:divBdr>
            <w:top w:val="none" w:sz="0" w:space="0" w:color="auto"/>
            <w:left w:val="none" w:sz="0" w:space="0" w:color="auto"/>
            <w:bottom w:val="none" w:sz="0" w:space="0" w:color="auto"/>
            <w:right w:val="none" w:sz="0" w:space="0" w:color="auto"/>
          </w:divBdr>
        </w:div>
        <w:div w:id="1481460848">
          <w:marLeft w:val="640"/>
          <w:marRight w:val="0"/>
          <w:marTop w:val="0"/>
          <w:marBottom w:val="0"/>
          <w:divBdr>
            <w:top w:val="none" w:sz="0" w:space="0" w:color="auto"/>
            <w:left w:val="none" w:sz="0" w:space="0" w:color="auto"/>
            <w:bottom w:val="none" w:sz="0" w:space="0" w:color="auto"/>
            <w:right w:val="none" w:sz="0" w:space="0" w:color="auto"/>
          </w:divBdr>
        </w:div>
        <w:div w:id="2082480989">
          <w:marLeft w:val="640"/>
          <w:marRight w:val="0"/>
          <w:marTop w:val="0"/>
          <w:marBottom w:val="0"/>
          <w:divBdr>
            <w:top w:val="none" w:sz="0" w:space="0" w:color="auto"/>
            <w:left w:val="none" w:sz="0" w:space="0" w:color="auto"/>
            <w:bottom w:val="none" w:sz="0" w:space="0" w:color="auto"/>
            <w:right w:val="none" w:sz="0" w:space="0" w:color="auto"/>
          </w:divBdr>
        </w:div>
        <w:div w:id="923103110">
          <w:marLeft w:val="640"/>
          <w:marRight w:val="0"/>
          <w:marTop w:val="0"/>
          <w:marBottom w:val="0"/>
          <w:divBdr>
            <w:top w:val="none" w:sz="0" w:space="0" w:color="auto"/>
            <w:left w:val="none" w:sz="0" w:space="0" w:color="auto"/>
            <w:bottom w:val="none" w:sz="0" w:space="0" w:color="auto"/>
            <w:right w:val="none" w:sz="0" w:space="0" w:color="auto"/>
          </w:divBdr>
        </w:div>
        <w:div w:id="199980874">
          <w:marLeft w:val="640"/>
          <w:marRight w:val="0"/>
          <w:marTop w:val="0"/>
          <w:marBottom w:val="0"/>
          <w:divBdr>
            <w:top w:val="none" w:sz="0" w:space="0" w:color="auto"/>
            <w:left w:val="none" w:sz="0" w:space="0" w:color="auto"/>
            <w:bottom w:val="none" w:sz="0" w:space="0" w:color="auto"/>
            <w:right w:val="none" w:sz="0" w:space="0" w:color="auto"/>
          </w:divBdr>
        </w:div>
        <w:div w:id="78139173">
          <w:marLeft w:val="640"/>
          <w:marRight w:val="0"/>
          <w:marTop w:val="0"/>
          <w:marBottom w:val="0"/>
          <w:divBdr>
            <w:top w:val="none" w:sz="0" w:space="0" w:color="auto"/>
            <w:left w:val="none" w:sz="0" w:space="0" w:color="auto"/>
            <w:bottom w:val="none" w:sz="0" w:space="0" w:color="auto"/>
            <w:right w:val="none" w:sz="0" w:space="0" w:color="auto"/>
          </w:divBdr>
        </w:div>
        <w:div w:id="1604799041">
          <w:marLeft w:val="640"/>
          <w:marRight w:val="0"/>
          <w:marTop w:val="0"/>
          <w:marBottom w:val="0"/>
          <w:divBdr>
            <w:top w:val="none" w:sz="0" w:space="0" w:color="auto"/>
            <w:left w:val="none" w:sz="0" w:space="0" w:color="auto"/>
            <w:bottom w:val="none" w:sz="0" w:space="0" w:color="auto"/>
            <w:right w:val="none" w:sz="0" w:space="0" w:color="auto"/>
          </w:divBdr>
        </w:div>
        <w:div w:id="1083641694">
          <w:marLeft w:val="640"/>
          <w:marRight w:val="0"/>
          <w:marTop w:val="0"/>
          <w:marBottom w:val="0"/>
          <w:divBdr>
            <w:top w:val="none" w:sz="0" w:space="0" w:color="auto"/>
            <w:left w:val="none" w:sz="0" w:space="0" w:color="auto"/>
            <w:bottom w:val="none" w:sz="0" w:space="0" w:color="auto"/>
            <w:right w:val="none" w:sz="0" w:space="0" w:color="auto"/>
          </w:divBdr>
        </w:div>
        <w:div w:id="142284346">
          <w:marLeft w:val="640"/>
          <w:marRight w:val="0"/>
          <w:marTop w:val="0"/>
          <w:marBottom w:val="0"/>
          <w:divBdr>
            <w:top w:val="none" w:sz="0" w:space="0" w:color="auto"/>
            <w:left w:val="none" w:sz="0" w:space="0" w:color="auto"/>
            <w:bottom w:val="none" w:sz="0" w:space="0" w:color="auto"/>
            <w:right w:val="none" w:sz="0" w:space="0" w:color="auto"/>
          </w:divBdr>
        </w:div>
        <w:div w:id="766577013">
          <w:marLeft w:val="640"/>
          <w:marRight w:val="0"/>
          <w:marTop w:val="0"/>
          <w:marBottom w:val="0"/>
          <w:divBdr>
            <w:top w:val="none" w:sz="0" w:space="0" w:color="auto"/>
            <w:left w:val="none" w:sz="0" w:space="0" w:color="auto"/>
            <w:bottom w:val="none" w:sz="0" w:space="0" w:color="auto"/>
            <w:right w:val="none" w:sz="0" w:space="0" w:color="auto"/>
          </w:divBdr>
        </w:div>
        <w:div w:id="1176310040">
          <w:marLeft w:val="640"/>
          <w:marRight w:val="0"/>
          <w:marTop w:val="0"/>
          <w:marBottom w:val="0"/>
          <w:divBdr>
            <w:top w:val="none" w:sz="0" w:space="0" w:color="auto"/>
            <w:left w:val="none" w:sz="0" w:space="0" w:color="auto"/>
            <w:bottom w:val="none" w:sz="0" w:space="0" w:color="auto"/>
            <w:right w:val="none" w:sz="0" w:space="0" w:color="auto"/>
          </w:divBdr>
        </w:div>
        <w:div w:id="1431194619">
          <w:marLeft w:val="640"/>
          <w:marRight w:val="0"/>
          <w:marTop w:val="0"/>
          <w:marBottom w:val="0"/>
          <w:divBdr>
            <w:top w:val="none" w:sz="0" w:space="0" w:color="auto"/>
            <w:left w:val="none" w:sz="0" w:space="0" w:color="auto"/>
            <w:bottom w:val="none" w:sz="0" w:space="0" w:color="auto"/>
            <w:right w:val="none" w:sz="0" w:space="0" w:color="auto"/>
          </w:divBdr>
        </w:div>
        <w:div w:id="1912033826">
          <w:marLeft w:val="640"/>
          <w:marRight w:val="0"/>
          <w:marTop w:val="0"/>
          <w:marBottom w:val="0"/>
          <w:divBdr>
            <w:top w:val="none" w:sz="0" w:space="0" w:color="auto"/>
            <w:left w:val="none" w:sz="0" w:space="0" w:color="auto"/>
            <w:bottom w:val="none" w:sz="0" w:space="0" w:color="auto"/>
            <w:right w:val="none" w:sz="0" w:space="0" w:color="auto"/>
          </w:divBdr>
        </w:div>
        <w:div w:id="2026637369">
          <w:marLeft w:val="640"/>
          <w:marRight w:val="0"/>
          <w:marTop w:val="0"/>
          <w:marBottom w:val="0"/>
          <w:divBdr>
            <w:top w:val="none" w:sz="0" w:space="0" w:color="auto"/>
            <w:left w:val="none" w:sz="0" w:space="0" w:color="auto"/>
            <w:bottom w:val="none" w:sz="0" w:space="0" w:color="auto"/>
            <w:right w:val="none" w:sz="0" w:space="0" w:color="auto"/>
          </w:divBdr>
        </w:div>
        <w:div w:id="98306209">
          <w:marLeft w:val="640"/>
          <w:marRight w:val="0"/>
          <w:marTop w:val="0"/>
          <w:marBottom w:val="0"/>
          <w:divBdr>
            <w:top w:val="none" w:sz="0" w:space="0" w:color="auto"/>
            <w:left w:val="none" w:sz="0" w:space="0" w:color="auto"/>
            <w:bottom w:val="none" w:sz="0" w:space="0" w:color="auto"/>
            <w:right w:val="none" w:sz="0" w:space="0" w:color="auto"/>
          </w:divBdr>
        </w:div>
        <w:div w:id="548762313">
          <w:marLeft w:val="640"/>
          <w:marRight w:val="0"/>
          <w:marTop w:val="0"/>
          <w:marBottom w:val="0"/>
          <w:divBdr>
            <w:top w:val="none" w:sz="0" w:space="0" w:color="auto"/>
            <w:left w:val="none" w:sz="0" w:space="0" w:color="auto"/>
            <w:bottom w:val="none" w:sz="0" w:space="0" w:color="auto"/>
            <w:right w:val="none" w:sz="0" w:space="0" w:color="auto"/>
          </w:divBdr>
        </w:div>
        <w:div w:id="1010912149">
          <w:marLeft w:val="640"/>
          <w:marRight w:val="0"/>
          <w:marTop w:val="0"/>
          <w:marBottom w:val="0"/>
          <w:divBdr>
            <w:top w:val="none" w:sz="0" w:space="0" w:color="auto"/>
            <w:left w:val="none" w:sz="0" w:space="0" w:color="auto"/>
            <w:bottom w:val="none" w:sz="0" w:space="0" w:color="auto"/>
            <w:right w:val="none" w:sz="0" w:space="0" w:color="auto"/>
          </w:divBdr>
        </w:div>
        <w:div w:id="597910903">
          <w:marLeft w:val="640"/>
          <w:marRight w:val="0"/>
          <w:marTop w:val="0"/>
          <w:marBottom w:val="0"/>
          <w:divBdr>
            <w:top w:val="none" w:sz="0" w:space="0" w:color="auto"/>
            <w:left w:val="none" w:sz="0" w:space="0" w:color="auto"/>
            <w:bottom w:val="none" w:sz="0" w:space="0" w:color="auto"/>
            <w:right w:val="none" w:sz="0" w:space="0" w:color="auto"/>
          </w:divBdr>
        </w:div>
        <w:div w:id="545875172">
          <w:marLeft w:val="640"/>
          <w:marRight w:val="0"/>
          <w:marTop w:val="0"/>
          <w:marBottom w:val="0"/>
          <w:divBdr>
            <w:top w:val="none" w:sz="0" w:space="0" w:color="auto"/>
            <w:left w:val="none" w:sz="0" w:space="0" w:color="auto"/>
            <w:bottom w:val="none" w:sz="0" w:space="0" w:color="auto"/>
            <w:right w:val="none" w:sz="0" w:space="0" w:color="auto"/>
          </w:divBdr>
        </w:div>
        <w:div w:id="511456207">
          <w:marLeft w:val="640"/>
          <w:marRight w:val="0"/>
          <w:marTop w:val="0"/>
          <w:marBottom w:val="0"/>
          <w:divBdr>
            <w:top w:val="none" w:sz="0" w:space="0" w:color="auto"/>
            <w:left w:val="none" w:sz="0" w:space="0" w:color="auto"/>
            <w:bottom w:val="none" w:sz="0" w:space="0" w:color="auto"/>
            <w:right w:val="none" w:sz="0" w:space="0" w:color="auto"/>
          </w:divBdr>
        </w:div>
        <w:div w:id="306250930">
          <w:marLeft w:val="640"/>
          <w:marRight w:val="0"/>
          <w:marTop w:val="0"/>
          <w:marBottom w:val="0"/>
          <w:divBdr>
            <w:top w:val="none" w:sz="0" w:space="0" w:color="auto"/>
            <w:left w:val="none" w:sz="0" w:space="0" w:color="auto"/>
            <w:bottom w:val="none" w:sz="0" w:space="0" w:color="auto"/>
            <w:right w:val="none" w:sz="0" w:space="0" w:color="auto"/>
          </w:divBdr>
        </w:div>
        <w:div w:id="475151644">
          <w:marLeft w:val="640"/>
          <w:marRight w:val="0"/>
          <w:marTop w:val="0"/>
          <w:marBottom w:val="0"/>
          <w:divBdr>
            <w:top w:val="none" w:sz="0" w:space="0" w:color="auto"/>
            <w:left w:val="none" w:sz="0" w:space="0" w:color="auto"/>
            <w:bottom w:val="none" w:sz="0" w:space="0" w:color="auto"/>
            <w:right w:val="none" w:sz="0" w:space="0" w:color="auto"/>
          </w:divBdr>
        </w:div>
        <w:div w:id="2028751801">
          <w:marLeft w:val="640"/>
          <w:marRight w:val="0"/>
          <w:marTop w:val="0"/>
          <w:marBottom w:val="0"/>
          <w:divBdr>
            <w:top w:val="none" w:sz="0" w:space="0" w:color="auto"/>
            <w:left w:val="none" w:sz="0" w:space="0" w:color="auto"/>
            <w:bottom w:val="none" w:sz="0" w:space="0" w:color="auto"/>
            <w:right w:val="none" w:sz="0" w:space="0" w:color="auto"/>
          </w:divBdr>
        </w:div>
        <w:div w:id="112947187">
          <w:marLeft w:val="640"/>
          <w:marRight w:val="0"/>
          <w:marTop w:val="0"/>
          <w:marBottom w:val="0"/>
          <w:divBdr>
            <w:top w:val="none" w:sz="0" w:space="0" w:color="auto"/>
            <w:left w:val="none" w:sz="0" w:space="0" w:color="auto"/>
            <w:bottom w:val="none" w:sz="0" w:space="0" w:color="auto"/>
            <w:right w:val="none" w:sz="0" w:space="0" w:color="auto"/>
          </w:divBdr>
        </w:div>
        <w:div w:id="1737194562">
          <w:marLeft w:val="640"/>
          <w:marRight w:val="0"/>
          <w:marTop w:val="0"/>
          <w:marBottom w:val="0"/>
          <w:divBdr>
            <w:top w:val="none" w:sz="0" w:space="0" w:color="auto"/>
            <w:left w:val="none" w:sz="0" w:space="0" w:color="auto"/>
            <w:bottom w:val="none" w:sz="0" w:space="0" w:color="auto"/>
            <w:right w:val="none" w:sz="0" w:space="0" w:color="auto"/>
          </w:divBdr>
        </w:div>
        <w:div w:id="245961280">
          <w:marLeft w:val="640"/>
          <w:marRight w:val="0"/>
          <w:marTop w:val="0"/>
          <w:marBottom w:val="0"/>
          <w:divBdr>
            <w:top w:val="none" w:sz="0" w:space="0" w:color="auto"/>
            <w:left w:val="none" w:sz="0" w:space="0" w:color="auto"/>
            <w:bottom w:val="none" w:sz="0" w:space="0" w:color="auto"/>
            <w:right w:val="none" w:sz="0" w:space="0" w:color="auto"/>
          </w:divBdr>
        </w:div>
        <w:div w:id="812941195">
          <w:marLeft w:val="640"/>
          <w:marRight w:val="0"/>
          <w:marTop w:val="0"/>
          <w:marBottom w:val="0"/>
          <w:divBdr>
            <w:top w:val="none" w:sz="0" w:space="0" w:color="auto"/>
            <w:left w:val="none" w:sz="0" w:space="0" w:color="auto"/>
            <w:bottom w:val="none" w:sz="0" w:space="0" w:color="auto"/>
            <w:right w:val="none" w:sz="0" w:space="0" w:color="auto"/>
          </w:divBdr>
        </w:div>
        <w:div w:id="540214990">
          <w:marLeft w:val="640"/>
          <w:marRight w:val="0"/>
          <w:marTop w:val="0"/>
          <w:marBottom w:val="0"/>
          <w:divBdr>
            <w:top w:val="none" w:sz="0" w:space="0" w:color="auto"/>
            <w:left w:val="none" w:sz="0" w:space="0" w:color="auto"/>
            <w:bottom w:val="none" w:sz="0" w:space="0" w:color="auto"/>
            <w:right w:val="none" w:sz="0" w:space="0" w:color="auto"/>
          </w:divBdr>
        </w:div>
        <w:div w:id="585115826">
          <w:marLeft w:val="640"/>
          <w:marRight w:val="0"/>
          <w:marTop w:val="0"/>
          <w:marBottom w:val="0"/>
          <w:divBdr>
            <w:top w:val="none" w:sz="0" w:space="0" w:color="auto"/>
            <w:left w:val="none" w:sz="0" w:space="0" w:color="auto"/>
            <w:bottom w:val="none" w:sz="0" w:space="0" w:color="auto"/>
            <w:right w:val="none" w:sz="0" w:space="0" w:color="auto"/>
          </w:divBdr>
        </w:div>
        <w:div w:id="1110859533">
          <w:marLeft w:val="640"/>
          <w:marRight w:val="0"/>
          <w:marTop w:val="0"/>
          <w:marBottom w:val="0"/>
          <w:divBdr>
            <w:top w:val="none" w:sz="0" w:space="0" w:color="auto"/>
            <w:left w:val="none" w:sz="0" w:space="0" w:color="auto"/>
            <w:bottom w:val="none" w:sz="0" w:space="0" w:color="auto"/>
            <w:right w:val="none" w:sz="0" w:space="0" w:color="auto"/>
          </w:divBdr>
        </w:div>
        <w:div w:id="272981710">
          <w:marLeft w:val="640"/>
          <w:marRight w:val="0"/>
          <w:marTop w:val="0"/>
          <w:marBottom w:val="0"/>
          <w:divBdr>
            <w:top w:val="none" w:sz="0" w:space="0" w:color="auto"/>
            <w:left w:val="none" w:sz="0" w:space="0" w:color="auto"/>
            <w:bottom w:val="none" w:sz="0" w:space="0" w:color="auto"/>
            <w:right w:val="none" w:sz="0" w:space="0" w:color="auto"/>
          </w:divBdr>
        </w:div>
        <w:div w:id="921448051">
          <w:marLeft w:val="640"/>
          <w:marRight w:val="0"/>
          <w:marTop w:val="0"/>
          <w:marBottom w:val="0"/>
          <w:divBdr>
            <w:top w:val="none" w:sz="0" w:space="0" w:color="auto"/>
            <w:left w:val="none" w:sz="0" w:space="0" w:color="auto"/>
            <w:bottom w:val="none" w:sz="0" w:space="0" w:color="auto"/>
            <w:right w:val="none" w:sz="0" w:space="0" w:color="auto"/>
          </w:divBdr>
        </w:div>
        <w:div w:id="40713696">
          <w:marLeft w:val="640"/>
          <w:marRight w:val="0"/>
          <w:marTop w:val="0"/>
          <w:marBottom w:val="0"/>
          <w:divBdr>
            <w:top w:val="none" w:sz="0" w:space="0" w:color="auto"/>
            <w:left w:val="none" w:sz="0" w:space="0" w:color="auto"/>
            <w:bottom w:val="none" w:sz="0" w:space="0" w:color="auto"/>
            <w:right w:val="none" w:sz="0" w:space="0" w:color="auto"/>
          </w:divBdr>
        </w:div>
        <w:div w:id="1560822759">
          <w:marLeft w:val="640"/>
          <w:marRight w:val="0"/>
          <w:marTop w:val="0"/>
          <w:marBottom w:val="0"/>
          <w:divBdr>
            <w:top w:val="none" w:sz="0" w:space="0" w:color="auto"/>
            <w:left w:val="none" w:sz="0" w:space="0" w:color="auto"/>
            <w:bottom w:val="none" w:sz="0" w:space="0" w:color="auto"/>
            <w:right w:val="none" w:sz="0" w:space="0" w:color="auto"/>
          </w:divBdr>
        </w:div>
        <w:div w:id="295379822">
          <w:marLeft w:val="640"/>
          <w:marRight w:val="0"/>
          <w:marTop w:val="0"/>
          <w:marBottom w:val="0"/>
          <w:divBdr>
            <w:top w:val="none" w:sz="0" w:space="0" w:color="auto"/>
            <w:left w:val="none" w:sz="0" w:space="0" w:color="auto"/>
            <w:bottom w:val="none" w:sz="0" w:space="0" w:color="auto"/>
            <w:right w:val="none" w:sz="0" w:space="0" w:color="auto"/>
          </w:divBdr>
        </w:div>
        <w:div w:id="1104768298">
          <w:marLeft w:val="640"/>
          <w:marRight w:val="0"/>
          <w:marTop w:val="0"/>
          <w:marBottom w:val="0"/>
          <w:divBdr>
            <w:top w:val="none" w:sz="0" w:space="0" w:color="auto"/>
            <w:left w:val="none" w:sz="0" w:space="0" w:color="auto"/>
            <w:bottom w:val="none" w:sz="0" w:space="0" w:color="auto"/>
            <w:right w:val="none" w:sz="0" w:space="0" w:color="auto"/>
          </w:divBdr>
        </w:div>
        <w:div w:id="432475070">
          <w:marLeft w:val="640"/>
          <w:marRight w:val="0"/>
          <w:marTop w:val="0"/>
          <w:marBottom w:val="0"/>
          <w:divBdr>
            <w:top w:val="none" w:sz="0" w:space="0" w:color="auto"/>
            <w:left w:val="none" w:sz="0" w:space="0" w:color="auto"/>
            <w:bottom w:val="none" w:sz="0" w:space="0" w:color="auto"/>
            <w:right w:val="none" w:sz="0" w:space="0" w:color="auto"/>
          </w:divBdr>
        </w:div>
        <w:div w:id="1885749581">
          <w:marLeft w:val="640"/>
          <w:marRight w:val="0"/>
          <w:marTop w:val="0"/>
          <w:marBottom w:val="0"/>
          <w:divBdr>
            <w:top w:val="none" w:sz="0" w:space="0" w:color="auto"/>
            <w:left w:val="none" w:sz="0" w:space="0" w:color="auto"/>
            <w:bottom w:val="none" w:sz="0" w:space="0" w:color="auto"/>
            <w:right w:val="none" w:sz="0" w:space="0" w:color="auto"/>
          </w:divBdr>
        </w:div>
        <w:div w:id="859856926">
          <w:marLeft w:val="640"/>
          <w:marRight w:val="0"/>
          <w:marTop w:val="0"/>
          <w:marBottom w:val="0"/>
          <w:divBdr>
            <w:top w:val="none" w:sz="0" w:space="0" w:color="auto"/>
            <w:left w:val="none" w:sz="0" w:space="0" w:color="auto"/>
            <w:bottom w:val="none" w:sz="0" w:space="0" w:color="auto"/>
            <w:right w:val="none" w:sz="0" w:space="0" w:color="auto"/>
          </w:divBdr>
        </w:div>
        <w:div w:id="272178405">
          <w:marLeft w:val="640"/>
          <w:marRight w:val="0"/>
          <w:marTop w:val="0"/>
          <w:marBottom w:val="0"/>
          <w:divBdr>
            <w:top w:val="none" w:sz="0" w:space="0" w:color="auto"/>
            <w:left w:val="none" w:sz="0" w:space="0" w:color="auto"/>
            <w:bottom w:val="none" w:sz="0" w:space="0" w:color="auto"/>
            <w:right w:val="none" w:sz="0" w:space="0" w:color="auto"/>
          </w:divBdr>
        </w:div>
        <w:div w:id="391806341">
          <w:marLeft w:val="640"/>
          <w:marRight w:val="0"/>
          <w:marTop w:val="0"/>
          <w:marBottom w:val="0"/>
          <w:divBdr>
            <w:top w:val="none" w:sz="0" w:space="0" w:color="auto"/>
            <w:left w:val="none" w:sz="0" w:space="0" w:color="auto"/>
            <w:bottom w:val="none" w:sz="0" w:space="0" w:color="auto"/>
            <w:right w:val="none" w:sz="0" w:space="0" w:color="auto"/>
          </w:divBdr>
        </w:div>
        <w:div w:id="2018532658">
          <w:marLeft w:val="640"/>
          <w:marRight w:val="0"/>
          <w:marTop w:val="0"/>
          <w:marBottom w:val="0"/>
          <w:divBdr>
            <w:top w:val="none" w:sz="0" w:space="0" w:color="auto"/>
            <w:left w:val="none" w:sz="0" w:space="0" w:color="auto"/>
            <w:bottom w:val="none" w:sz="0" w:space="0" w:color="auto"/>
            <w:right w:val="none" w:sz="0" w:space="0" w:color="auto"/>
          </w:divBdr>
        </w:div>
        <w:div w:id="1564096182">
          <w:marLeft w:val="640"/>
          <w:marRight w:val="0"/>
          <w:marTop w:val="0"/>
          <w:marBottom w:val="0"/>
          <w:divBdr>
            <w:top w:val="none" w:sz="0" w:space="0" w:color="auto"/>
            <w:left w:val="none" w:sz="0" w:space="0" w:color="auto"/>
            <w:bottom w:val="none" w:sz="0" w:space="0" w:color="auto"/>
            <w:right w:val="none" w:sz="0" w:space="0" w:color="auto"/>
          </w:divBdr>
        </w:div>
        <w:div w:id="1778021512">
          <w:marLeft w:val="640"/>
          <w:marRight w:val="0"/>
          <w:marTop w:val="0"/>
          <w:marBottom w:val="0"/>
          <w:divBdr>
            <w:top w:val="none" w:sz="0" w:space="0" w:color="auto"/>
            <w:left w:val="none" w:sz="0" w:space="0" w:color="auto"/>
            <w:bottom w:val="none" w:sz="0" w:space="0" w:color="auto"/>
            <w:right w:val="none" w:sz="0" w:space="0" w:color="auto"/>
          </w:divBdr>
        </w:div>
        <w:div w:id="778332954">
          <w:marLeft w:val="640"/>
          <w:marRight w:val="0"/>
          <w:marTop w:val="0"/>
          <w:marBottom w:val="0"/>
          <w:divBdr>
            <w:top w:val="none" w:sz="0" w:space="0" w:color="auto"/>
            <w:left w:val="none" w:sz="0" w:space="0" w:color="auto"/>
            <w:bottom w:val="none" w:sz="0" w:space="0" w:color="auto"/>
            <w:right w:val="none" w:sz="0" w:space="0" w:color="auto"/>
          </w:divBdr>
        </w:div>
        <w:div w:id="1859924516">
          <w:marLeft w:val="640"/>
          <w:marRight w:val="0"/>
          <w:marTop w:val="0"/>
          <w:marBottom w:val="0"/>
          <w:divBdr>
            <w:top w:val="none" w:sz="0" w:space="0" w:color="auto"/>
            <w:left w:val="none" w:sz="0" w:space="0" w:color="auto"/>
            <w:bottom w:val="none" w:sz="0" w:space="0" w:color="auto"/>
            <w:right w:val="none" w:sz="0" w:space="0" w:color="auto"/>
          </w:divBdr>
        </w:div>
        <w:div w:id="897323323">
          <w:marLeft w:val="640"/>
          <w:marRight w:val="0"/>
          <w:marTop w:val="0"/>
          <w:marBottom w:val="0"/>
          <w:divBdr>
            <w:top w:val="none" w:sz="0" w:space="0" w:color="auto"/>
            <w:left w:val="none" w:sz="0" w:space="0" w:color="auto"/>
            <w:bottom w:val="none" w:sz="0" w:space="0" w:color="auto"/>
            <w:right w:val="none" w:sz="0" w:space="0" w:color="auto"/>
          </w:divBdr>
        </w:div>
        <w:div w:id="12651098">
          <w:marLeft w:val="640"/>
          <w:marRight w:val="0"/>
          <w:marTop w:val="0"/>
          <w:marBottom w:val="0"/>
          <w:divBdr>
            <w:top w:val="none" w:sz="0" w:space="0" w:color="auto"/>
            <w:left w:val="none" w:sz="0" w:space="0" w:color="auto"/>
            <w:bottom w:val="none" w:sz="0" w:space="0" w:color="auto"/>
            <w:right w:val="none" w:sz="0" w:space="0" w:color="auto"/>
          </w:divBdr>
        </w:div>
        <w:div w:id="405494570">
          <w:marLeft w:val="640"/>
          <w:marRight w:val="0"/>
          <w:marTop w:val="0"/>
          <w:marBottom w:val="0"/>
          <w:divBdr>
            <w:top w:val="none" w:sz="0" w:space="0" w:color="auto"/>
            <w:left w:val="none" w:sz="0" w:space="0" w:color="auto"/>
            <w:bottom w:val="none" w:sz="0" w:space="0" w:color="auto"/>
            <w:right w:val="none" w:sz="0" w:space="0" w:color="auto"/>
          </w:divBdr>
        </w:div>
        <w:div w:id="14698791">
          <w:marLeft w:val="640"/>
          <w:marRight w:val="0"/>
          <w:marTop w:val="0"/>
          <w:marBottom w:val="0"/>
          <w:divBdr>
            <w:top w:val="none" w:sz="0" w:space="0" w:color="auto"/>
            <w:left w:val="none" w:sz="0" w:space="0" w:color="auto"/>
            <w:bottom w:val="none" w:sz="0" w:space="0" w:color="auto"/>
            <w:right w:val="none" w:sz="0" w:space="0" w:color="auto"/>
          </w:divBdr>
        </w:div>
        <w:div w:id="166095294">
          <w:marLeft w:val="640"/>
          <w:marRight w:val="0"/>
          <w:marTop w:val="0"/>
          <w:marBottom w:val="0"/>
          <w:divBdr>
            <w:top w:val="none" w:sz="0" w:space="0" w:color="auto"/>
            <w:left w:val="none" w:sz="0" w:space="0" w:color="auto"/>
            <w:bottom w:val="none" w:sz="0" w:space="0" w:color="auto"/>
            <w:right w:val="none" w:sz="0" w:space="0" w:color="auto"/>
          </w:divBdr>
        </w:div>
        <w:div w:id="1431731658">
          <w:marLeft w:val="640"/>
          <w:marRight w:val="0"/>
          <w:marTop w:val="0"/>
          <w:marBottom w:val="0"/>
          <w:divBdr>
            <w:top w:val="none" w:sz="0" w:space="0" w:color="auto"/>
            <w:left w:val="none" w:sz="0" w:space="0" w:color="auto"/>
            <w:bottom w:val="none" w:sz="0" w:space="0" w:color="auto"/>
            <w:right w:val="none" w:sz="0" w:space="0" w:color="auto"/>
          </w:divBdr>
        </w:div>
        <w:div w:id="1579317625">
          <w:marLeft w:val="640"/>
          <w:marRight w:val="0"/>
          <w:marTop w:val="0"/>
          <w:marBottom w:val="0"/>
          <w:divBdr>
            <w:top w:val="none" w:sz="0" w:space="0" w:color="auto"/>
            <w:left w:val="none" w:sz="0" w:space="0" w:color="auto"/>
            <w:bottom w:val="none" w:sz="0" w:space="0" w:color="auto"/>
            <w:right w:val="none" w:sz="0" w:space="0" w:color="auto"/>
          </w:divBdr>
        </w:div>
        <w:div w:id="1319267772">
          <w:marLeft w:val="640"/>
          <w:marRight w:val="0"/>
          <w:marTop w:val="0"/>
          <w:marBottom w:val="0"/>
          <w:divBdr>
            <w:top w:val="none" w:sz="0" w:space="0" w:color="auto"/>
            <w:left w:val="none" w:sz="0" w:space="0" w:color="auto"/>
            <w:bottom w:val="none" w:sz="0" w:space="0" w:color="auto"/>
            <w:right w:val="none" w:sz="0" w:space="0" w:color="auto"/>
          </w:divBdr>
        </w:div>
        <w:div w:id="1759788863">
          <w:marLeft w:val="640"/>
          <w:marRight w:val="0"/>
          <w:marTop w:val="0"/>
          <w:marBottom w:val="0"/>
          <w:divBdr>
            <w:top w:val="none" w:sz="0" w:space="0" w:color="auto"/>
            <w:left w:val="none" w:sz="0" w:space="0" w:color="auto"/>
            <w:bottom w:val="none" w:sz="0" w:space="0" w:color="auto"/>
            <w:right w:val="none" w:sz="0" w:space="0" w:color="auto"/>
          </w:divBdr>
        </w:div>
        <w:div w:id="2032103383">
          <w:marLeft w:val="640"/>
          <w:marRight w:val="0"/>
          <w:marTop w:val="0"/>
          <w:marBottom w:val="0"/>
          <w:divBdr>
            <w:top w:val="none" w:sz="0" w:space="0" w:color="auto"/>
            <w:left w:val="none" w:sz="0" w:space="0" w:color="auto"/>
            <w:bottom w:val="none" w:sz="0" w:space="0" w:color="auto"/>
            <w:right w:val="none" w:sz="0" w:space="0" w:color="auto"/>
          </w:divBdr>
        </w:div>
        <w:div w:id="920018669">
          <w:marLeft w:val="640"/>
          <w:marRight w:val="0"/>
          <w:marTop w:val="0"/>
          <w:marBottom w:val="0"/>
          <w:divBdr>
            <w:top w:val="none" w:sz="0" w:space="0" w:color="auto"/>
            <w:left w:val="none" w:sz="0" w:space="0" w:color="auto"/>
            <w:bottom w:val="none" w:sz="0" w:space="0" w:color="auto"/>
            <w:right w:val="none" w:sz="0" w:space="0" w:color="auto"/>
          </w:divBdr>
        </w:div>
        <w:div w:id="1454402206">
          <w:marLeft w:val="640"/>
          <w:marRight w:val="0"/>
          <w:marTop w:val="0"/>
          <w:marBottom w:val="0"/>
          <w:divBdr>
            <w:top w:val="none" w:sz="0" w:space="0" w:color="auto"/>
            <w:left w:val="none" w:sz="0" w:space="0" w:color="auto"/>
            <w:bottom w:val="none" w:sz="0" w:space="0" w:color="auto"/>
            <w:right w:val="none" w:sz="0" w:space="0" w:color="auto"/>
          </w:divBdr>
        </w:div>
        <w:div w:id="1593970168">
          <w:marLeft w:val="640"/>
          <w:marRight w:val="0"/>
          <w:marTop w:val="0"/>
          <w:marBottom w:val="0"/>
          <w:divBdr>
            <w:top w:val="none" w:sz="0" w:space="0" w:color="auto"/>
            <w:left w:val="none" w:sz="0" w:space="0" w:color="auto"/>
            <w:bottom w:val="none" w:sz="0" w:space="0" w:color="auto"/>
            <w:right w:val="none" w:sz="0" w:space="0" w:color="auto"/>
          </w:divBdr>
        </w:div>
        <w:div w:id="1949773716">
          <w:marLeft w:val="640"/>
          <w:marRight w:val="0"/>
          <w:marTop w:val="0"/>
          <w:marBottom w:val="0"/>
          <w:divBdr>
            <w:top w:val="none" w:sz="0" w:space="0" w:color="auto"/>
            <w:left w:val="none" w:sz="0" w:space="0" w:color="auto"/>
            <w:bottom w:val="none" w:sz="0" w:space="0" w:color="auto"/>
            <w:right w:val="none" w:sz="0" w:space="0" w:color="auto"/>
          </w:divBdr>
        </w:div>
        <w:div w:id="1665087646">
          <w:marLeft w:val="640"/>
          <w:marRight w:val="0"/>
          <w:marTop w:val="0"/>
          <w:marBottom w:val="0"/>
          <w:divBdr>
            <w:top w:val="none" w:sz="0" w:space="0" w:color="auto"/>
            <w:left w:val="none" w:sz="0" w:space="0" w:color="auto"/>
            <w:bottom w:val="none" w:sz="0" w:space="0" w:color="auto"/>
            <w:right w:val="none" w:sz="0" w:space="0" w:color="auto"/>
          </w:divBdr>
        </w:div>
        <w:div w:id="772631056">
          <w:marLeft w:val="640"/>
          <w:marRight w:val="0"/>
          <w:marTop w:val="0"/>
          <w:marBottom w:val="0"/>
          <w:divBdr>
            <w:top w:val="none" w:sz="0" w:space="0" w:color="auto"/>
            <w:left w:val="none" w:sz="0" w:space="0" w:color="auto"/>
            <w:bottom w:val="none" w:sz="0" w:space="0" w:color="auto"/>
            <w:right w:val="none" w:sz="0" w:space="0" w:color="auto"/>
          </w:divBdr>
        </w:div>
        <w:div w:id="514268188">
          <w:marLeft w:val="640"/>
          <w:marRight w:val="0"/>
          <w:marTop w:val="0"/>
          <w:marBottom w:val="0"/>
          <w:divBdr>
            <w:top w:val="none" w:sz="0" w:space="0" w:color="auto"/>
            <w:left w:val="none" w:sz="0" w:space="0" w:color="auto"/>
            <w:bottom w:val="none" w:sz="0" w:space="0" w:color="auto"/>
            <w:right w:val="none" w:sz="0" w:space="0" w:color="auto"/>
          </w:divBdr>
        </w:div>
        <w:div w:id="1689328232">
          <w:marLeft w:val="640"/>
          <w:marRight w:val="0"/>
          <w:marTop w:val="0"/>
          <w:marBottom w:val="0"/>
          <w:divBdr>
            <w:top w:val="none" w:sz="0" w:space="0" w:color="auto"/>
            <w:left w:val="none" w:sz="0" w:space="0" w:color="auto"/>
            <w:bottom w:val="none" w:sz="0" w:space="0" w:color="auto"/>
            <w:right w:val="none" w:sz="0" w:space="0" w:color="auto"/>
          </w:divBdr>
        </w:div>
        <w:div w:id="601839098">
          <w:marLeft w:val="640"/>
          <w:marRight w:val="0"/>
          <w:marTop w:val="0"/>
          <w:marBottom w:val="0"/>
          <w:divBdr>
            <w:top w:val="none" w:sz="0" w:space="0" w:color="auto"/>
            <w:left w:val="none" w:sz="0" w:space="0" w:color="auto"/>
            <w:bottom w:val="none" w:sz="0" w:space="0" w:color="auto"/>
            <w:right w:val="none" w:sz="0" w:space="0" w:color="auto"/>
          </w:divBdr>
        </w:div>
        <w:div w:id="22481126">
          <w:marLeft w:val="640"/>
          <w:marRight w:val="0"/>
          <w:marTop w:val="0"/>
          <w:marBottom w:val="0"/>
          <w:divBdr>
            <w:top w:val="none" w:sz="0" w:space="0" w:color="auto"/>
            <w:left w:val="none" w:sz="0" w:space="0" w:color="auto"/>
            <w:bottom w:val="none" w:sz="0" w:space="0" w:color="auto"/>
            <w:right w:val="none" w:sz="0" w:space="0" w:color="auto"/>
          </w:divBdr>
        </w:div>
        <w:div w:id="2025009009">
          <w:marLeft w:val="640"/>
          <w:marRight w:val="0"/>
          <w:marTop w:val="0"/>
          <w:marBottom w:val="0"/>
          <w:divBdr>
            <w:top w:val="none" w:sz="0" w:space="0" w:color="auto"/>
            <w:left w:val="none" w:sz="0" w:space="0" w:color="auto"/>
            <w:bottom w:val="none" w:sz="0" w:space="0" w:color="auto"/>
            <w:right w:val="none" w:sz="0" w:space="0" w:color="auto"/>
          </w:divBdr>
        </w:div>
        <w:div w:id="219631188">
          <w:marLeft w:val="640"/>
          <w:marRight w:val="0"/>
          <w:marTop w:val="0"/>
          <w:marBottom w:val="0"/>
          <w:divBdr>
            <w:top w:val="none" w:sz="0" w:space="0" w:color="auto"/>
            <w:left w:val="none" w:sz="0" w:space="0" w:color="auto"/>
            <w:bottom w:val="none" w:sz="0" w:space="0" w:color="auto"/>
            <w:right w:val="none" w:sz="0" w:space="0" w:color="auto"/>
          </w:divBdr>
        </w:div>
        <w:div w:id="37634672">
          <w:marLeft w:val="640"/>
          <w:marRight w:val="0"/>
          <w:marTop w:val="0"/>
          <w:marBottom w:val="0"/>
          <w:divBdr>
            <w:top w:val="none" w:sz="0" w:space="0" w:color="auto"/>
            <w:left w:val="none" w:sz="0" w:space="0" w:color="auto"/>
            <w:bottom w:val="none" w:sz="0" w:space="0" w:color="auto"/>
            <w:right w:val="none" w:sz="0" w:space="0" w:color="auto"/>
          </w:divBdr>
        </w:div>
        <w:div w:id="1621493121">
          <w:marLeft w:val="640"/>
          <w:marRight w:val="0"/>
          <w:marTop w:val="0"/>
          <w:marBottom w:val="0"/>
          <w:divBdr>
            <w:top w:val="none" w:sz="0" w:space="0" w:color="auto"/>
            <w:left w:val="none" w:sz="0" w:space="0" w:color="auto"/>
            <w:bottom w:val="none" w:sz="0" w:space="0" w:color="auto"/>
            <w:right w:val="none" w:sz="0" w:space="0" w:color="auto"/>
          </w:divBdr>
        </w:div>
        <w:div w:id="567768918">
          <w:marLeft w:val="640"/>
          <w:marRight w:val="0"/>
          <w:marTop w:val="0"/>
          <w:marBottom w:val="0"/>
          <w:divBdr>
            <w:top w:val="none" w:sz="0" w:space="0" w:color="auto"/>
            <w:left w:val="none" w:sz="0" w:space="0" w:color="auto"/>
            <w:bottom w:val="none" w:sz="0" w:space="0" w:color="auto"/>
            <w:right w:val="none" w:sz="0" w:space="0" w:color="auto"/>
          </w:divBdr>
        </w:div>
        <w:div w:id="1133594198">
          <w:marLeft w:val="640"/>
          <w:marRight w:val="0"/>
          <w:marTop w:val="0"/>
          <w:marBottom w:val="0"/>
          <w:divBdr>
            <w:top w:val="none" w:sz="0" w:space="0" w:color="auto"/>
            <w:left w:val="none" w:sz="0" w:space="0" w:color="auto"/>
            <w:bottom w:val="none" w:sz="0" w:space="0" w:color="auto"/>
            <w:right w:val="none" w:sz="0" w:space="0" w:color="auto"/>
          </w:divBdr>
        </w:div>
        <w:div w:id="1796212703">
          <w:marLeft w:val="640"/>
          <w:marRight w:val="0"/>
          <w:marTop w:val="0"/>
          <w:marBottom w:val="0"/>
          <w:divBdr>
            <w:top w:val="none" w:sz="0" w:space="0" w:color="auto"/>
            <w:left w:val="none" w:sz="0" w:space="0" w:color="auto"/>
            <w:bottom w:val="none" w:sz="0" w:space="0" w:color="auto"/>
            <w:right w:val="none" w:sz="0" w:space="0" w:color="auto"/>
          </w:divBdr>
        </w:div>
        <w:div w:id="1871527509">
          <w:marLeft w:val="640"/>
          <w:marRight w:val="0"/>
          <w:marTop w:val="0"/>
          <w:marBottom w:val="0"/>
          <w:divBdr>
            <w:top w:val="none" w:sz="0" w:space="0" w:color="auto"/>
            <w:left w:val="none" w:sz="0" w:space="0" w:color="auto"/>
            <w:bottom w:val="none" w:sz="0" w:space="0" w:color="auto"/>
            <w:right w:val="none" w:sz="0" w:space="0" w:color="auto"/>
          </w:divBdr>
        </w:div>
        <w:div w:id="1614094062">
          <w:marLeft w:val="640"/>
          <w:marRight w:val="0"/>
          <w:marTop w:val="0"/>
          <w:marBottom w:val="0"/>
          <w:divBdr>
            <w:top w:val="none" w:sz="0" w:space="0" w:color="auto"/>
            <w:left w:val="none" w:sz="0" w:space="0" w:color="auto"/>
            <w:bottom w:val="none" w:sz="0" w:space="0" w:color="auto"/>
            <w:right w:val="none" w:sz="0" w:space="0" w:color="auto"/>
          </w:divBdr>
        </w:div>
        <w:div w:id="781387396">
          <w:marLeft w:val="640"/>
          <w:marRight w:val="0"/>
          <w:marTop w:val="0"/>
          <w:marBottom w:val="0"/>
          <w:divBdr>
            <w:top w:val="none" w:sz="0" w:space="0" w:color="auto"/>
            <w:left w:val="none" w:sz="0" w:space="0" w:color="auto"/>
            <w:bottom w:val="none" w:sz="0" w:space="0" w:color="auto"/>
            <w:right w:val="none" w:sz="0" w:space="0" w:color="auto"/>
          </w:divBdr>
        </w:div>
        <w:div w:id="1860047506">
          <w:marLeft w:val="640"/>
          <w:marRight w:val="0"/>
          <w:marTop w:val="0"/>
          <w:marBottom w:val="0"/>
          <w:divBdr>
            <w:top w:val="none" w:sz="0" w:space="0" w:color="auto"/>
            <w:left w:val="none" w:sz="0" w:space="0" w:color="auto"/>
            <w:bottom w:val="none" w:sz="0" w:space="0" w:color="auto"/>
            <w:right w:val="none" w:sz="0" w:space="0" w:color="auto"/>
          </w:divBdr>
        </w:div>
        <w:div w:id="3871188">
          <w:marLeft w:val="640"/>
          <w:marRight w:val="0"/>
          <w:marTop w:val="0"/>
          <w:marBottom w:val="0"/>
          <w:divBdr>
            <w:top w:val="none" w:sz="0" w:space="0" w:color="auto"/>
            <w:left w:val="none" w:sz="0" w:space="0" w:color="auto"/>
            <w:bottom w:val="none" w:sz="0" w:space="0" w:color="auto"/>
            <w:right w:val="none" w:sz="0" w:space="0" w:color="auto"/>
          </w:divBdr>
        </w:div>
        <w:div w:id="1849055288">
          <w:marLeft w:val="640"/>
          <w:marRight w:val="0"/>
          <w:marTop w:val="0"/>
          <w:marBottom w:val="0"/>
          <w:divBdr>
            <w:top w:val="none" w:sz="0" w:space="0" w:color="auto"/>
            <w:left w:val="none" w:sz="0" w:space="0" w:color="auto"/>
            <w:bottom w:val="none" w:sz="0" w:space="0" w:color="auto"/>
            <w:right w:val="none" w:sz="0" w:space="0" w:color="auto"/>
          </w:divBdr>
        </w:div>
        <w:div w:id="1949392558">
          <w:marLeft w:val="640"/>
          <w:marRight w:val="0"/>
          <w:marTop w:val="0"/>
          <w:marBottom w:val="0"/>
          <w:divBdr>
            <w:top w:val="none" w:sz="0" w:space="0" w:color="auto"/>
            <w:left w:val="none" w:sz="0" w:space="0" w:color="auto"/>
            <w:bottom w:val="none" w:sz="0" w:space="0" w:color="auto"/>
            <w:right w:val="none" w:sz="0" w:space="0" w:color="auto"/>
          </w:divBdr>
        </w:div>
        <w:div w:id="1379816715">
          <w:marLeft w:val="640"/>
          <w:marRight w:val="0"/>
          <w:marTop w:val="0"/>
          <w:marBottom w:val="0"/>
          <w:divBdr>
            <w:top w:val="none" w:sz="0" w:space="0" w:color="auto"/>
            <w:left w:val="none" w:sz="0" w:space="0" w:color="auto"/>
            <w:bottom w:val="none" w:sz="0" w:space="0" w:color="auto"/>
            <w:right w:val="none" w:sz="0" w:space="0" w:color="auto"/>
          </w:divBdr>
        </w:div>
        <w:div w:id="742800388">
          <w:marLeft w:val="640"/>
          <w:marRight w:val="0"/>
          <w:marTop w:val="0"/>
          <w:marBottom w:val="0"/>
          <w:divBdr>
            <w:top w:val="none" w:sz="0" w:space="0" w:color="auto"/>
            <w:left w:val="none" w:sz="0" w:space="0" w:color="auto"/>
            <w:bottom w:val="none" w:sz="0" w:space="0" w:color="auto"/>
            <w:right w:val="none" w:sz="0" w:space="0" w:color="auto"/>
          </w:divBdr>
        </w:div>
        <w:div w:id="2109809287">
          <w:marLeft w:val="640"/>
          <w:marRight w:val="0"/>
          <w:marTop w:val="0"/>
          <w:marBottom w:val="0"/>
          <w:divBdr>
            <w:top w:val="none" w:sz="0" w:space="0" w:color="auto"/>
            <w:left w:val="none" w:sz="0" w:space="0" w:color="auto"/>
            <w:bottom w:val="none" w:sz="0" w:space="0" w:color="auto"/>
            <w:right w:val="none" w:sz="0" w:space="0" w:color="auto"/>
          </w:divBdr>
        </w:div>
        <w:div w:id="773206772">
          <w:marLeft w:val="640"/>
          <w:marRight w:val="0"/>
          <w:marTop w:val="0"/>
          <w:marBottom w:val="0"/>
          <w:divBdr>
            <w:top w:val="none" w:sz="0" w:space="0" w:color="auto"/>
            <w:left w:val="none" w:sz="0" w:space="0" w:color="auto"/>
            <w:bottom w:val="none" w:sz="0" w:space="0" w:color="auto"/>
            <w:right w:val="none" w:sz="0" w:space="0" w:color="auto"/>
          </w:divBdr>
        </w:div>
        <w:div w:id="1301619078">
          <w:marLeft w:val="640"/>
          <w:marRight w:val="0"/>
          <w:marTop w:val="0"/>
          <w:marBottom w:val="0"/>
          <w:divBdr>
            <w:top w:val="none" w:sz="0" w:space="0" w:color="auto"/>
            <w:left w:val="none" w:sz="0" w:space="0" w:color="auto"/>
            <w:bottom w:val="none" w:sz="0" w:space="0" w:color="auto"/>
            <w:right w:val="none" w:sz="0" w:space="0" w:color="auto"/>
          </w:divBdr>
        </w:div>
        <w:div w:id="717776772">
          <w:marLeft w:val="640"/>
          <w:marRight w:val="0"/>
          <w:marTop w:val="0"/>
          <w:marBottom w:val="0"/>
          <w:divBdr>
            <w:top w:val="none" w:sz="0" w:space="0" w:color="auto"/>
            <w:left w:val="none" w:sz="0" w:space="0" w:color="auto"/>
            <w:bottom w:val="none" w:sz="0" w:space="0" w:color="auto"/>
            <w:right w:val="none" w:sz="0" w:space="0" w:color="auto"/>
          </w:divBdr>
        </w:div>
        <w:div w:id="1684043050">
          <w:marLeft w:val="640"/>
          <w:marRight w:val="0"/>
          <w:marTop w:val="0"/>
          <w:marBottom w:val="0"/>
          <w:divBdr>
            <w:top w:val="none" w:sz="0" w:space="0" w:color="auto"/>
            <w:left w:val="none" w:sz="0" w:space="0" w:color="auto"/>
            <w:bottom w:val="none" w:sz="0" w:space="0" w:color="auto"/>
            <w:right w:val="none" w:sz="0" w:space="0" w:color="auto"/>
          </w:divBdr>
        </w:div>
        <w:div w:id="2056389751">
          <w:marLeft w:val="640"/>
          <w:marRight w:val="0"/>
          <w:marTop w:val="0"/>
          <w:marBottom w:val="0"/>
          <w:divBdr>
            <w:top w:val="none" w:sz="0" w:space="0" w:color="auto"/>
            <w:left w:val="none" w:sz="0" w:space="0" w:color="auto"/>
            <w:bottom w:val="none" w:sz="0" w:space="0" w:color="auto"/>
            <w:right w:val="none" w:sz="0" w:space="0" w:color="auto"/>
          </w:divBdr>
        </w:div>
        <w:div w:id="1221525906">
          <w:marLeft w:val="640"/>
          <w:marRight w:val="0"/>
          <w:marTop w:val="0"/>
          <w:marBottom w:val="0"/>
          <w:divBdr>
            <w:top w:val="none" w:sz="0" w:space="0" w:color="auto"/>
            <w:left w:val="none" w:sz="0" w:space="0" w:color="auto"/>
            <w:bottom w:val="none" w:sz="0" w:space="0" w:color="auto"/>
            <w:right w:val="none" w:sz="0" w:space="0" w:color="auto"/>
          </w:divBdr>
        </w:div>
        <w:div w:id="1468278377">
          <w:marLeft w:val="640"/>
          <w:marRight w:val="0"/>
          <w:marTop w:val="0"/>
          <w:marBottom w:val="0"/>
          <w:divBdr>
            <w:top w:val="none" w:sz="0" w:space="0" w:color="auto"/>
            <w:left w:val="none" w:sz="0" w:space="0" w:color="auto"/>
            <w:bottom w:val="none" w:sz="0" w:space="0" w:color="auto"/>
            <w:right w:val="none" w:sz="0" w:space="0" w:color="auto"/>
          </w:divBdr>
        </w:div>
        <w:div w:id="701906195">
          <w:marLeft w:val="640"/>
          <w:marRight w:val="0"/>
          <w:marTop w:val="0"/>
          <w:marBottom w:val="0"/>
          <w:divBdr>
            <w:top w:val="none" w:sz="0" w:space="0" w:color="auto"/>
            <w:left w:val="none" w:sz="0" w:space="0" w:color="auto"/>
            <w:bottom w:val="none" w:sz="0" w:space="0" w:color="auto"/>
            <w:right w:val="none" w:sz="0" w:space="0" w:color="auto"/>
          </w:divBdr>
        </w:div>
        <w:div w:id="201407978">
          <w:marLeft w:val="640"/>
          <w:marRight w:val="0"/>
          <w:marTop w:val="0"/>
          <w:marBottom w:val="0"/>
          <w:divBdr>
            <w:top w:val="none" w:sz="0" w:space="0" w:color="auto"/>
            <w:left w:val="none" w:sz="0" w:space="0" w:color="auto"/>
            <w:bottom w:val="none" w:sz="0" w:space="0" w:color="auto"/>
            <w:right w:val="none" w:sz="0" w:space="0" w:color="auto"/>
          </w:divBdr>
        </w:div>
        <w:div w:id="1664696573">
          <w:marLeft w:val="640"/>
          <w:marRight w:val="0"/>
          <w:marTop w:val="0"/>
          <w:marBottom w:val="0"/>
          <w:divBdr>
            <w:top w:val="none" w:sz="0" w:space="0" w:color="auto"/>
            <w:left w:val="none" w:sz="0" w:space="0" w:color="auto"/>
            <w:bottom w:val="none" w:sz="0" w:space="0" w:color="auto"/>
            <w:right w:val="none" w:sz="0" w:space="0" w:color="auto"/>
          </w:divBdr>
        </w:div>
        <w:div w:id="1413549883">
          <w:marLeft w:val="640"/>
          <w:marRight w:val="0"/>
          <w:marTop w:val="0"/>
          <w:marBottom w:val="0"/>
          <w:divBdr>
            <w:top w:val="none" w:sz="0" w:space="0" w:color="auto"/>
            <w:left w:val="none" w:sz="0" w:space="0" w:color="auto"/>
            <w:bottom w:val="none" w:sz="0" w:space="0" w:color="auto"/>
            <w:right w:val="none" w:sz="0" w:space="0" w:color="auto"/>
          </w:divBdr>
        </w:div>
        <w:div w:id="1503887173">
          <w:marLeft w:val="640"/>
          <w:marRight w:val="0"/>
          <w:marTop w:val="0"/>
          <w:marBottom w:val="0"/>
          <w:divBdr>
            <w:top w:val="none" w:sz="0" w:space="0" w:color="auto"/>
            <w:left w:val="none" w:sz="0" w:space="0" w:color="auto"/>
            <w:bottom w:val="none" w:sz="0" w:space="0" w:color="auto"/>
            <w:right w:val="none" w:sz="0" w:space="0" w:color="auto"/>
          </w:divBdr>
        </w:div>
        <w:div w:id="612827718">
          <w:marLeft w:val="640"/>
          <w:marRight w:val="0"/>
          <w:marTop w:val="0"/>
          <w:marBottom w:val="0"/>
          <w:divBdr>
            <w:top w:val="none" w:sz="0" w:space="0" w:color="auto"/>
            <w:left w:val="none" w:sz="0" w:space="0" w:color="auto"/>
            <w:bottom w:val="none" w:sz="0" w:space="0" w:color="auto"/>
            <w:right w:val="none" w:sz="0" w:space="0" w:color="auto"/>
          </w:divBdr>
        </w:div>
        <w:div w:id="1125738138">
          <w:marLeft w:val="640"/>
          <w:marRight w:val="0"/>
          <w:marTop w:val="0"/>
          <w:marBottom w:val="0"/>
          <w:divBdr>
            <w:top w:val="none" w:sz="0" w:space="0" w:color="auto"/>
            <w:left w:val="none" w:sz="0" w:space="0" w:color="auto"/>
            <w:bottom w:val="none" w:sz="0" w:space="0" w:color="auto"/>
            <w:right w:val="none" w:sz="0" w:space="0" w:color="auto"/>
          </w:divBdr>
        </w:div>
        <w:div w:id="895749368">
          <w:marLeft w:val="640"/>
          <w:marRight w:val="0"/>
          <w:marTop w:val="0"/>
          <w:marBottom w:val="0"/>
          <w:divBdr>
            <w:top w:val="none" w:sz="0" w:space="0" w:color="auto"/>
            <w:left w:val="none" w:sz="0" w:space="0" w:color="auto"/>
            <w:bottom w:val="none" w:sz="0" w:space="0" w:color="auto"/>
            <w:right w:val="none" w:sz="0" w:space="0" w:color="auto"/>
          </w:divBdr>
        </w:div>
        <w:div w:id="401412175">
          <w:marLeft w:val="640"/>
          <w:marRight w:val="0"/>
          <w:marTop w:val="0"/>
          <w:marBottom w:val="0"/>
          <w:divBdr>
            <w:top w:val="none" w:sz="0" w:space="0" w:color="auto"/>
            <w:left w:val="none" w:sz="0" w:space="0" w:color="auto"/>
            <w:bottom w:val="none" w:sz="0" w:space="0" w:color="auto"/>
            <w:right w:val="none" w:sz="0" w:space="0" w:color="auto"/>
          </w:divBdr>
        </w:div>
        <w:div w:id="919560475">
          <w:marLeft w:val="640"/>
          <w:marRight w:val="0"/>
          <w:marTop w:val="0"/>
          <w:marBottom w:val="0"/>
          <w:divBdr>
            <w:top w:val="none" w:sz="0" w:space="0" w:color="auto"/>
            <w:left w:val="none" w:sz="0" w:space="0" w:color="auto"/>
            <w:bottom w:val="none" w:sz="0" w:space="0" w:color="auto"/>
            <w:right w:val="none" w:sz="0" w:space="0" w:color="auto"/>
          </w:divBdr>
        </w:div>
        <w:div w:id="1712343953">
          <w:marLeft w:val="640"/>
          <w:marRight w:val="0"/>
          <w:marTop w:val="0"/>
          <w:marBottom w:val="0"/>
          <w:divBdr>
            <w:top w:val="none" w:sz="0" w:space="0" w:color="auto"/>
            <w:left w:val="none" w:sz="0" w:space="0" w:color="auto"/>
            <w:bottom w:val="none" w:sz="0" w:space="0" w:color="auto"/>
            <w:right w:val="none" w:sz="0" w:space="0" w:color="auto"/>
          </w:divBdr>
        </w:div>
        <w:div w:id="135680633">
          <w:marLeft w:val="640"/>
          <w:marRight w:val="0"/>
          <w:marTop w:val="0"/>
          <w:marBottom w:val="0"/>
          <w:divBdr>
            <w:top w:val="none" w:sz="0" w:space="0" w:color="auto"/>
            <w:left w:val="none" w:sz="0" w:space="0" w:color="auto"/>
            <w:bottom w:val="none" w:sz="0" w:space="0" w:color="auto"/>
            <w:right w:val="none" w:sz="0" w:space="0" w:color="auto"/>
          </w:divBdr>
        </w:div>
        <w:div w:id="2123064160">
          <w:marLeft w:val="640"/>
          <w:marRight w:val="0"/>
          <w:marTop w:val="0"/>
          <w:marBottom w:val="0"/>
          <w:divBdr>
            <w:top w:val="none" w:sz="0" w:space="0" w:color="auto"/>
            <w:left w:val="none" w:sz="0" w:space="0" w:color="auto"/>
            <w:bottom w:val="none" w:sz="0" w:space="0" w:color="auto"/>
            <w:right w:val="none" w:sz="0" w:space="0" w:color="auto"/>
          </w:divBdr>
        </w:div>
        <w:div w:id="157117018">
          <w:marLeft w:val="640"/>
          <w:marRight w:val="0"/>
          <w:marTop w:val="0"/>
          <w:marBottom w:val="0"/>
          <w:divBdr>
            <w:top w:val="none" w:sz="0" w:space="0" w:color="auto"/>
            <w:left w:val="none" w:sz="0" w:space="0" w:color="auto"/>
            <w:bottom w:val="none" w:sz="0" w:space="0" w:color="auto"/>
            <w:right w:val="none" w:sz="0" w:space="0" w:color="auto"/>
          </w:divBdr>
        </w:div>
        <w:div w:id="761682866">
          <w:marLeft w:val="640"/>
          <w:marRight w:val="0"/>
          <w:marTop w:val="0"/>
          <w:marBottom w:val="0"/>
          <w:divBdr>
            <w:top w:val="none" w:sz="0" w:space="0" w:color="auto"/>
            <w:left w:val="none" w:sz="0" w:space="0" w:color="auto"/>
            <w:bottom w:val="none" w:sz="0" w:space="0" w:color="auto"/>
            <w:right w:val="none" w:sz="0" w:space="0" w:color="auto"/>
          </w:divBdr>
        </w:div>
        <w:div w:id="1457484424">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1633077">
      <w:bodyDiv w:val="1"/>
      <w:marLeft w:val="0"/>
      <w:marRight w:val="0"/>
      <w:marTop w:val="0"/>
      <w:marBottom w:val="0"/>
      <w:divBdr>
        <w:top w:val="none" w:sz="0" w:space="0" w:color="auto"/>
        <w:left w:val="none" w:sz="0" w:space="0" w:color="auto"/>
        <w:bottom w:val="none" w:sz="0" w:space="0" w:color="auto"/>
        <w:right w:val="none" w:sz="0" w:space="0" w:color="auto"/>
      </w:divBdr>
      <w:divsChild>
        <w:div w:id="1419598169">
          <w:marLeft w:val="640"/>
          <w:marRight w:val="0"/>
          <w:marTop w:val="0"/>
          <w:marBottom w:val="0"/>
          <w:divBdr>
            <w:top w:val="none" w:sz="0" w:space="0" w:color="auto"/>
            <w:left w:val="none" w:sz="0" w:space="0" w:color="auto"/>
            <w:bottom w:val="none" w:sz="0" w:space="0" w:color="auto"/>
            <w:right w:val="none" w:sz="0" w:space="0" w:color="auto"/>
          </w:divBdr>
        </w:div>
        <w:div w:id="1398624314">
          <w:marLeft w:val="640"/>
          <w:marRight w:val="0"/>
          <w:marTop w:val="0"/>
          <w:marBottom w:val="0"/>
          <w:divBdr>
            <w:top w:val="none" w:sz="0" w:space="0" w:color="auto"/>
            <w:left w:val="none" w:sz="0" w:space="0" w:color="auto"/>
            <w:bottom w:val="none" w:sz="0" w:space="0" w:color="auto"/>
            <w:right w:val="none" w:sz="0" w:space="0" w:color="auto"/>
          </w:divBdr>
        </w:div>
        <w:div w:id="1795250181">
          <w:marLeft w:val="640"/>
          <w:marRight w:val="0"/>
          <w:marTop w:val="0"/>
          <w:marBottom w:val="0"/>
          <w:divBdr>
            <w:top w:val="none" w:sz="0" w:space="0" w:color="auto"/>
            <w:left w:val="none" w:sz="0" w:space="0" w:color="auto"/>
            <w:bottom w:val="none" w:sz="0" w:space="0" w:color="auto"/>
            <w:right w:val="none" w:sz="0" w:space="0" w:color="auto"/>
          </w:divBdr>
        </w:div>
        <w:div w:id="1675952659">
          <w:marLeft w:val="640"/>
          <w:marRight w:val="0"/>
          <w:marTop w:val="0"/>
          <w:marBottom w:val="0"/>
          <w:divBdr>
            <w:top w:val="none" w:sz="0" w:space="0" w:color="auto"/>
            <w:left w:val="none" w:sz="0" w:space="0" w:color="auto"/>
            <w:bottom w:val="none" w:sz="0" w:space="0" w:color="auto"/>
            <w:right w:val="none" w:sz="0" w:space="0" w:color="auto"/>
          </w:divBdr>
        </w:div>
        <w:div w:id="521359097">
          <w:marLeft w:val="640"/>
          <w:marRight w:val="0"/>
          <w:marTop w:val="0"/>
          <w:marBottom w:val="0"/>
          <w:divBdr>
            <w:top w:val="none" w:sz="0" w:space="0" w:color="auto"/>
            <w:left w:val="none" w:sz="0" w:space="0" w:color="auto"/>
            <w:bottom w:val="none" w:sz="0" w:space="0" w:color="auto"/>
            <w:right w:val="none" w:sz="0" w:space="0" w:color="auto"/>
          </w:divBdr>
        </w:div>
        <w:div w:id="1484078612">
          <w:marLeft w:val="640"/>
          <w:marRight w:val="0"/>
          <w:marTop w:val="0"/>
          <w:marBottom w:val="0"/>
          <w:divBdr>
            <w:top w:val="none" w:sz="0" w:space="0" w:color="auto"/>
            <w:left w:val="none" w:sz="0" w:space="0" w:color="auto"/>
            <w:bottom w:val="none" w:sz="0" w:space="0" w:color="auto"/>
            <w:right w:val="none" w:sz="0" w:space="0" w:color="auto"/>
          </w:divBdr>
        </w:div>
        <w:div w:id="517813670">
          <w:marLeft w:val="640"/>
          <w:marRight w:val="0"/>
          <w:marTop w:val="0"/>
          <w:marBottom w:val="0"/>
          <w:divBdr>
            <w:top w:val="none" w:sz="0" w:space="0" w:color="auto"/>
            <w:left w:val="none" w:sz="0" w:space="0" w:color="auto"/>
            <w:bottom w:val="none" w:sz="0" w:space="0" w:color="auto"/>
            <w:right w:val="none" w:sz="0" w:space="0" w:color="auto"/>
          </w:divBdr>
        </w:div>
        <w:div w:id="725758230">
          <w:marLeft w:val="640"/>
          <w:marRight w:val="0"/>
          <w:marTop w:val="0"/>
          <w:marBottom w:val="0"/>
          <w:divBdr>
            <w:top w:val="none" w:sz="0" w:space="0" w:color="auto"/>
            <w:left w:val="none" w:sz="0" w:space="0" w:color="auto"/>
            <w:bottom w:val="none" w:sz="0" w:space="0" w:color="auto"/>
            <w:right w:val="none" w:sz="0" w:space="0" w:color="auto"/>
          </w:divBdr>
        </w:div>
        <w:div w:id="912934582">
          <w:marLeft w:val="640"/>
          <w:marRight w:val="0"/>
          <w:marTop w:val="0"/>
          <w:marBottom w:val="0"/>
          <w:divBdr>
            <w:top w:val="none" w:sz="0" w:space="0" w:color="auto"/>
            <w:left w:val="none" w:sz="0" w:space="0" w:color="auto"/>
            <w:bottom w:val="none" w:sz="0" w:space="0" w:color="auto"/>
            <w:right w:val="none" w:sz="0" w:space="0" w:color="auto"/>
          </w:divBdr>
        </w:div>
        <w:div w:id="1564488025">
          <w:marLeft w:val="640"/>
          <w:marRight w:val="0"/>
          <w:marTop w:val="0"/>
          <w:marBottom w:val="0"/>
          <w:divBdr>
            <w:top w:val="none" w:sz="0" w:space="0" w:color="auto"/>
            <w:left w:val="none" w:sz="0" w:space="0" w:color="auto"/>
            <w:bottom w:val="none" w:sz="0" w:space="0" w:color="auto"/>
            <w:right w:val="none" w:sz="0" w:space="0" w:color="auto"/>
          </w:divBdr>
        </w:div>
        <w:div w:id="1106536593">
          <w:marLeft w:val="640"/>
          <w:marRight w:val="0"/>
          <w:marTop w:val="0"/>
          <w:marBottom w:val="0"/>
          <w:divBdr>
            <w:top w:val="none" w:sz="0" w:space="0" w:color="auto"/>
            <w:left w:val="none" w:sz="0" w:space="0" w:color="auto"/>
            <w:bottom w:val="none" w:sz="0" w:space="0" w:color="auto"/>
            <w:right w:val="none" w:sz="0" w:space="0" w:color="auto"/>
          </w:divBdr>
        </w:div>
        <w:div w:id="816648293">
          <w:marLeft w:val="640"/>
          <w:marRight w:val="0"/>
          <w:marTop w:val="0"/>
          <w:marBottom w:val="0"/>
          <w:divBdr>
            <w:top w:val="none" w:sz="0" w:space="0" w:color="auto"/>
            <w:left w:val="none" w:sz="0" w:space="0" w:color="auto"/>
            <w:bottom w:val="none" w:sz="0" w:space="0" w:color="auto"/>
            <w:right w:val="none" w:sz="0" w:space="0" w:color="auto"/>
          </w:divBdr>
        </w:div>
        <w:div w:id="1948392547">
          <w:marLeft w:val="640"/>
          <w:marRight w:val="0"/>
          <w:marTop w:val="0"/>
          <w:marBottom w:val="0"/>
          <w:divBdr>
            <w:top w:val="none" w:sz="0" w:space="0" w:color="auto"/>
            <w:left w:val="none" w:sz="0" w:space="0" w:color="auto"/>
            <w:bottom w:val="none" w:sz="0" w:space="0" w:color="auto"/>
            <w:right w:val="none" w:sz="0" w:space="0" w:color="auto"/>
          </w:divBdr>
        </w:div>
        <w:div w:id="171115374">
          <w:marLeft w:val="640"/>
          <w:marRight w:val="0"/>
          <w:marTop w:val="0"/>
          <w:marBottom w:val="0"/>
          <w:divBdr>
            <w:top w:val="none" w:sz="0" w:space="0" w:color="auto"/>
            <w:left w:val="none" w:sz="0" w:space="0" w:color="auto"/>
            <w:bottom w:val="none" w:sz="0" w:space="0" w:color="auto"/>
            <w:right w:val="none" w:sz="0" w:space="0" w:color="auto"/>
          </w:divBdr>
        </w:div>
        <w:div w:id="263146623">
          <w:marLeft w:val="640"/>
          <w:marRight w:val="0"/>
          <w:marTop w:val="0"/>
          <w:marBottom w:val="0"/>
          <w:divBdr>
            <w:top w:val="none" w:sz="0" w:space="0" w:color="auto"/>
            <w:left w:val="none" w:sz="0" w:space="0" w:color="auto"/>
            <w:bottom w:val="none" w:sz="0" w:space="0" w:color="auto"/>
            <w:right w:val="none" w:sz="0" w:space="0" w:color="auto"/>
          </w:divBdr>
        </w:div>
        <w:div w:id="912934007">
          <w:marLeft w:val="640"/>
          <w:marRight w:val="0"/>
          <w:marTop w:val="0"/>
          <w:marBottom w:val="0"/>
          <w:divBdr>
            <w:top w:val="none" w:sz="0" w:space="0" w:color="auto"/>
            <w:left w:val="none" w:sz="0" w:space="0" w:color="auto"/>
            <w:bottom w:val="none" w:sz="0" w:space="0" w:color="auto"/>
            <w:right w:val="none" w:sz="0" w:space="0" w:color="auto"/>
          </w:divBdr>
        </w:div>
        <w:div w:id="517306942">
          <w:marLeft w:val="640"/>
          <w:marRight w:val="0"/>
          <w:marTop w:val="0"/>
          <w:marBottom w:val="0"/>
          <w:divBdr>
            <w:top w:val="none" w:sz="0" w:space="0" w:color="auto"/>
            <w:left w:val="none" w:sz="0" w:space="0" w:color="auto"/>
            <w:bottom w:val="none" w:sz="0" w:space="0" w:color="auto"/>
            <w:right w:val="none" w:sz="0" w:space="0" w:color="auto"/>
          </w:divBdr>
        </w:div>
        <w:div w:id="935484595">
          <w:marLeft w:val="640"/>
          <w:marRight w:val="0"/>
          <w:marTop w:val="0"/>
          <w:marBottom w:val="0"/>
          <w:divBdr>
            <w:top w:val="none" w:sz="0" w:space="0" w:color="auto"/>
            <w:left w:val="none" w:sz="0" w:space="0" w:color="auto"/>
            <w:bottom w:val="none" w:sz="0" w:space="0" w:color="auto"/>
            <w:right w:val="none" w:sz="0" w:space="0" w:color="auto"/>
          </w:divBdr>
        </w:div>
        <w:div w:id="1603955306">
          <w:marLeft w:val="640"/>
          <w:marRight w:val="0"/>
          <w:marTop w:val="0"/>
          <w:marBottom w:val="0"/>
          <w:divBdr>
            <w:top w:val="none" w:sz="0" w:space="0" w:color="auto"/>
            <w:left w:val="none" w:sz="0" w:space="0" w:color="auto"/>
            <w:bottom w:val="none" w:sz="0" w:space="0" w:color="auto"/>
            <w:right w:val="none" w:sz="0" w:space="0" w:color="auto"/>
          </w:divBdr>
        </w:div>
        <w:div w:id="405877424">
          <w:marLeft w:val="640"/>
          <w:marRight w:val="0"/>
          <w:marTop w:val="0"/>
          <w:marBottom w:val="0"/>
          <w:divBdr>
            <w:top w:val="none" w:sz="0" w:space="0" w:color="auto"/>
            <w:left w:val="none" w:sz="0" w:space="0" w:color="auto"/>
            <w:bottom w:val="none" w:sz="0" w:space="0" w:color="auto"/>
            <w:right w:val="none" w:sz="0" w:space="0" w:color="auto"/>
          </w:divBdr>
        </w:div>
        <w:div w:id="626207794">
          <w:marLeft w:val="640"/>
          <w:marRight w:val="0"/>
          <w:marTop w:val="0"/>
          <w:marBottom w:val="0"/>
          <w:divBdr>
            <w:top w:val="none" w:sz="0" w:space="0" w:color="auto"/>
            <w:left w:val="none" w:sz="0" w:space="0" w:color="auto"/>
            <w:bottom w:val="none" w:sz="0" w:space="0" w:color="auto"/>
            <w:right w:val="none" w:sz="0" w:space="0" w:color="auto"/>
          </w:divBdr>
        </w:div>
        <w:div w:id="126241303">
          <w:marLeft w:val="640"/>
          <w:marRight w:val="0"/>
          <w:marTop w:val="0"/>
          <w:marBottom w:val="0"/>
          <w:divBdr>
            <w:top w:val="none" w:sz="0" w:space="0" w:color="auto"/>
            <w:left w:val="none" w:sz="0" w:space="0" w:color="auto"/>
            <w:bottom w:val="none" w:sz="0" w:space="0" w:color="auto"/>
            <w:right w:val="none" w:sz="0" w:space="0" w:color="auto"/>
          </w:divBdr>
        </w:div>
        <w:div w:id="1811365179">
          <w:marLeft w:val="640"/>
          <w:marRight w:val="0"/>
          <w:marTop w:val="0"/>
          <w:marBottom w:val="0"/>
          <w:divBdr>
            <w:top w:val="none" w:sz="0" w:space="0" w:color="auto"/>
            <w:left w:val="none" w:sz="0" w:space="0" w:color="auto"/>
            <w:bottom w:val="none" w:sz="0" w:space="0" w:color="auto"/>
            <w:right w:val="none" w:sz="0" w:space="0" w:color="auto"/>
          </w:divBdr>
        </w:div>
        <w:div w:id="129786385">
          <w:marLeft w:val="640"/>
          <w:marRight w:val="0"/>
          <w:marTop w:val="0"/>
          <w:marBottom w:val="0"/>
          <w:divBdr>
            <w:top w:val="none" w:sz="0" w:space="0" w:color="auto"/>
            <w:left w:val="none" w:sz="0" w:space="0" w:color="auto"/>
            <w:bottom w:val="none" w:sz="0" w:space="0" w:color="auto"/>
            <w:right w:val="none" w:sz="0" w:space="0" w:color="auto"/>
          </w:divBdr>
        </w:div>
        <w:div w:id="1279604677">
          <w:marLeft w:val="640"/>
          <w:marRight w:val="0"/>
          <w:marTop w:val="0"/>
          <w:marBottom w:val="0"/>
          <w:divBdr>
            <w:top w:val="none" w:sz="0" w:space="0" w:color="auto"/>
            <w:left w:val="none" w:sz="0" w:space="0" w:color="auto"/>
            <w:bottom w:val="none" w:sz="0" w:space="0" w:color="auto"/>
            <w:right w:val="none" w:sz="0" w:space="0" w:color="auto"/>
          </w:divBdr>
        </w:div>
        <w:div w:id="366877665">
          <w:marLeft w:val="640"/>
          <w:marRight w:val="0"/>
          <w:marTop w:val="0"/>
          <w:marBottom w:val="0"/>
          <w:divBdr>
            <w:top w:val="none" w:sz="0" w:space="0" w:color="auto"/>
            <w:left w:val="none" w:sz="0" w:space="0" w:color="auto"/>
            <w:bottom w:val="none" w:sz="0" w:space="0" w:color="auto"/>
            <w:right w:val="none" w:sz="0" w:space="0" w:color="auto"/>
          </w:divBdr>
        </w:div>
        <w:div w:id="119762145">
          <w:marLeft w:val="640"/>
          <w:marRight w:val="0"/>
          <w:marTop w:val="0"/>
          <w:marBottom w:val="0"/>
          <w:divBdr>
            <w:top w:val="none" w:sz="0" w:space="0" w:color="auto"/>
            <w:left w:val="none" w:sz="0" w:space="0" w:color="auto"/>
            <w:bottom w:val="none" w:sz="0" w:space="0" w:color="auto"/>
            <w:right w:val="none" w:sz="0" w:space="0" w:color="auto"/>
          </w:divBdr>
        </w:div>
        <w:div w:id="707492196">
          <w:marLeft w:val="640"/>
          <w:marRight w:val="0"/>
          <w:marTop w:val="0"/>
          <w:marBottom w:val="0"/>
          <w:divBdr>
            <w:top w:val="none" w:sz="0" w:space="0" w:color="auto"/>
            <w:left w:val="none" w:sz="0" w:space="0" w:color="auto"/>
            <w:bottom w:val="none" w:sz="0" w:space="0" w:color="auto"/>
            <w:right w:val="none" w:sz="0" w:space="0" w:color="auto"/>
          </w:divBdr>
        </w:div>
        <w:div w:id="812599903">
          <w:marLeft w:val="640"/>
          <w:marRight w:val="0"/>
          <w:marTop w:val="0"/>
          <w:marBottom w:val="0"/>
          <w:divBdr>
            <w:top w:val="none" w:sz="0" w:space="0" w:color="auto"/>
            <w:left w:val="none" w:sz="0" w:space="0" w:color="auto"/>
            <w:bottom w:val="none" w:sz="0" w:space="0" w:color="auto"/>
            <w:right w:val="none" w:sz="0" w:space="0" w:color="auto"/>
          </w:divBdr>
        </w:div>
        <w:div w:id="1124349601">
          <w:marLeft w:val="640"/>
          <w:marRight w:val="0"/>
          <w:marTop w:val="0"/>
          <w:marBottom w:val="0"/>
          <w:divBdr>
            <w:top w:val="none" w:sz="0" w:space="0" w:color="auto"/>
            <w:left w:val="none" w:sz="0" w:space="0" w:color="auto"/>
            <w:bottom w:val="none" w:sz="0" w:space="0" w:color="auto"/>
            <w:right w:val="none" w:sz="0" w:space="0" w:color="auto"/>
          </w:divBdr>
        </w:div>
        <w:div w:id="1752434314">
          <w:marLeft w:val="640"/>
          <w:marRight w:val="0"/>
          <w:marTop w:val="0"/>
          <w:marBottom w:val="0"/>
          <w:divBdr>
            <w:top w:val="none" w:sz="0" w:space="0" w:color="auto"/>
            <w:left w:val="none" w:sz="0" w:space="0" w:color="auto"/>
            <w:bottom w:val="none" w:sz="0" w:space="0" w:color="auto"/>
            <w:right w:val="none" w:sz="0" w:space="0" w:color="auto"/>
          </w:divBdr>
        </w:div>
        <w:div w:id="1483234185">
          <w:marLeft w:val="640"/>
          <w:marRight w:val="0"/>
          <w:marTop w:val="0"/>
          <w:marBottom w:val="0"/>
          <w:divBdr>
            <w:top w:val="none" w:sz="0" w:space="0" w:color="auto"/>
            <w:left w:val="none" w:sz="0" w:space="0" w:color="auto"/>
            <w:bottom w:val="none" w:sz="0" w:space="0" w:color="auto"/>
            <w:right w:val="none" w:sz="0" w:space="0" w:color="auto"/>
          </w:divBdr>
        </w:div>
        <w:div w:id="1205025910">
          <w:marLeft w:val="640"/>
          <w:marRight w:val="0"/>
          <w:marTop w:val="0"/>
          <w:marBottom w:val="0"/>
          <w:divBdr>
            <w:top w:val="none" w:sz="0" w:space="0" w:color="auto"/>
            <w:left w:val="none" w:sz="0" w:space="0" w:color="auto"/>
            <w:bottom w:val="none" w:sz="0" w:space="0" w:color="auto"/>
            <w:right w:val="none" w:sz="0" w:space="0" w:color="auto"/>
          </w:divBdr>
        </w:div>
        <w:div w:id="655767491">
          <w:marLeft w:val="640"/>
          <w:marRight w:val="0"/>
          <w:marTop w:val="0"/>
          <w:marBottom w:val="0"/>
          <w:divBdr>
            <w:top w:val="none" w:sz="0" w:space="0" w:color="auto"/>
            <w:left w:val="none" w:sz="0" w:space="0" w:color="auto"/>
            <w:bottom w:val="none" w:sz="0" w:space="0" w:color="auto"/>
            <w:right w:val="none" w:sz="0" w:space="0" w:color="auto"/>
          </w:divBdr>
        </w:div>
        <w:div w:id="1189300101">
          <w:marLeft w:val="640"/>
          <w:marRight w:val="0"/>
          <w:marTop w:val="0"/>
          <w:marBottom w:val="0"/>
          <w:divBdr>
            <w:top w:val="none" w:sz="0" w:space="0" w:color="auto"/>
            <w:left w:val="none" w:sz="0" w:space="0" w:color="auto"/>
            <w:bottom w:val="none" w:sz="0" w:space="0" w:color="auto"/>
            <w:right w:val="none" w:sz="0" w:space="0" w:color="auto"/>
          </w:divBdr>
        </w:div>
        <w:div w:id="1378505502">
          <w:marLeft w:val="640"/>
          <w:marRight w:val="0"/>
          <w:marTop w:val="0"/>
          <w:marBottom w:val="0"/>
          <w:divBdr>
            <w:top w:val="none" w:sz="0" w:space="0" w:color="auto"/>
            <w:left w:val="none" w:sz="0" w:space="0" w:color="auto"/>
            <w:bottom w:val="none" w:sz="0" w:space="0" w:color="auto"/>
            <w:right w:val="none" w:sz="0" w:space="0" w:color="auto"/>
          </w:divBdr>
        </w:div>
        <w:div w:id="1497071152">
          <w:marLeft w:val="640"/>
          <w:marRight w:val="0"/>
          <w:marTop w:val="0"/>
          <w:marBottom w:val="0"/>
          <w:divBdr>
            <w:top w:val="none" w:sz="0" w:space="0" w:color="auto"/>
            <w:left w:val="none" w:sz="0" w:space="0" w:color="auto"/>
            <w:bottom w:val="none" w:sz="0" w:space="0" w:color="auto"/>
            <w:right w:val="none" w:sz="0" w:space="0" w:color="auto"/>
          </w:divBdr>
        </w:div>
        <w:div w:id="464541650">
          <w:marLeft w:val="640"/>
          <w:marRight w:val="0"/>
          <w:marTop w:val="0"/>
          <w:marBottom w:val="0"/>
          <w:divBdr>
            <w:top w:val="none" w:sz="0" w:space="0" w:color="auto"/>
            <w:left w:val="none" w:sz="0" w:space="0" w:color="auto"/>
            <w:bottom w:val="none" w:sz="0" w:space="0" w:color="auto"/>
            <w:right w:val="none" w:sz="0" w:space="0" w:color="auto"/>
          </w:divBdr>
        </w:div>
        <w:div w:id="711267454">
          <w:marLeft w:val="640"/>
          <w:marRight w:val="0"/>
          <w:marTop w:val="0"/>
          <w:marBottom w:val="0"/>
          <w:divBdr>
            <w:top w:val="none" w:sz="0" w:space="0" w:color="auto"/>
            <w:left w:val="none" w:sz="0" w:space="0" w:color="auto"/>
            <w:bottom w:val="none" w:sz="0" w:space="0" w:color="auto"/>
            <w:right w:val="none" w:sz="0" w:space="0" w:color="auto"/>
          </w:divBdr>
        </w:div>
        <w:div w:id="1125854897">
          <w:marLeft w:val="640"/>
          <w:marRight w:val="0"/>
          <w:marTop w:val="0"/>
          <w:marBottom w:val="0"/>
          <w:divBdr>
            <w:top w:val="none" w:sz="0" w:space="0" w:color="auto"/>
            <w:left w:val="none" w:sz="0" w:space="0" w:color="auto"/>
            <w:bottom w:val="none" w:sz="0" w:space="0" w:color="auto"/>
            <w:right w:val="none" w:sz="0" w:space="0" w:color="auto"/>
          </w:divBdr>
        </w:div>
        <w:div w:id="1664701156">
          <w:marLeft w:val="640"/>
          <w:marRight w:val="0"/>
          <w:marTop w:val="0"/>
          <w:marBottom w:val="0"/>
          <w:divBdr>
            <w:top w:val="none" w:sz="0" w:space="0" w:color="auto"/>
            <w:left w:val="none" w:sz="0" w:space="0" w:color="auto"/>
            <w:bottom w:val="none" w:sz="0" w:space="0" w:color="auto"/>
            <w:right w:val="none" w:sz="0" w:space="0" w:color="auto"/>
          </w:divBdr>
        </w:div>
        <w:div w:id="589851036">
          <w:marLeft w:val="640"/>
          <w:marRight w:val="0"/>
          <w:marTop w:val="0"/>
          <w:marBottom w:val="0"/>
          <w:divBdr>
            <w:top w:val="none" w:sz="0" w:space="0" w:color="auto"/>
            <w:left w:val="none" w:sz="0" w:space="0" w:color="auto"/>
            <w:bottom w:val="none" w:sz="0" w:space="0" w:color="auto"/>
            <w:right w:val="none" w:sz="0" w:space="0" w:color="auto"/>
          </w:divBdr>
        </w:div>
        <w:div w:id="597251077">
          <w:marLeft w:val="640"/>
          <w:marRight w:val="0"/>
          <w:marTop w:val="0"/>
          <w:marBottom w:val="0"/>
          <w:divBdr>
            <w:top w:val="none" w:sz="0" w:space="0" w:color="auto"/>
            <w:left w:val="none" w:sz="0" w:space="0" w:color="auto"/>
            <w:bottom w:val="none" w:sz="0" w:space="0" w:color="auto"/>
            <w:right w:val="none" w:sz="0" w:space="0" w:color="auto"/>
          </w:divBdr>
        </w:div>
        <w:div w:id="1905674973">
          <w:marLeft w:val="640"/>
          <w:marRight w:val="0"/>
          <w:marTop w:val="0"/>
          <w:marBottom w:val="0"/>
          <w:divBdr>
            <w:top w:val="none" w:sz="0" w:space="0" w:color="auto"/>
            <w:left w:val="none" w:sz="0" w:space="0" w:color="auto"/>
            <w:bottom w:val="none" w:sz="0" w:space="0" w:color="auto"/>
            <w:right w:val="none" w:sz="0" w:space="0" w:color="auto"/>
          </w:divBdr>
        </w:div>
        <w:div w:id="268316074">
          <w:marLeft w:val="640"/>
          <w:marRight w:val="0"/>
          <w:marTop w:val="0"/>
          <w:marBottom w:val="0"/>
          <w:divBdr>
            <w:top w:val="none" w:sz="0" w:space="0" w:color="auto"/>
            <w:left w:val="none" w:sz="0" w:space="0" w:color="auto"/>
            <w:bottom w:val="none" w:sz="0" w:space="0" w:color="auto"/>
            <w:right w:val="none" w:sz="0" w:space="0" w:color="auto"/>
          </w:divBdr>
        </w:div>
        <w:div w:id="1657609588">
          <w:marLeft w:val="640"/>
          <w:marRight w:val="0"/>
          <w:marTop w:val="0"/>
          <w:marBottom w:val="0"/>
          <w:divBdr>
            <w:top w:val="none" w:sz="0" w:space="0" w:color="auto"/>
            <w:left w:val="none" w:sz="0" w:space="0" w:color="auto"/>
            <w:bottom w:val="none" w:sz="0" w:space="0" w:color="auto"/>
            <w:right w:val="none" w:sz="0" w:space="0" w:color="auto"/>
          </w:divBdr>
        </w:div>
        <w:div w:id="1968969388">
          <w:marLeft w:val="640"/>
          <w:marRight w:val="0"/>
          <w:marTop w:val="0"/>
          <w:marBottom w:val="0"/>
          <w:divBdr>
            <w:top w:val="none" w:sz="0" w:space="0" w:color="auto"/>
            <w:left w:val="none" w:sz="0" w:space="0" w:color="auto"/>
            <w:bottom w:val="none" w:sz="0" w:space="0" w:color="auto"/>
            <w:right w:val="none" w:sz="0" w:space="0" w:color="auto"/>
          </w:divBdr>
        </w:div>
        <w:div w:id="1418207234">
          <w:marLeft w:val="640"/>
          <w:marRight w:val="0"/>
          <w:marTop w:val="0"/>
          <w:marBottom w:val="0"/>
          <w:divBdr>
            <w:top w:val="none" w:sz="0" w:space="0" w:color="auto"/>
            <w:left w:val="none" w:sz="0" w:space="0" w:color="auto"/>
            <w:bottom w:val="none" w:sz="0" w:space="0" w:color="auto"/>
            <w:right w:val="none" w:sz="0" w:space="0" w:color="auto"/>
          </w:divBdr>
        </w:div>
        <w:div w:id="16079099">
          <w:marLeft w:val="640"/>
          <w:marRight w:val="0"/>
          <w:marTop w:val="0"/>
          <w:marBottom w:val="0"/>
          <w:divBdr>
            <w:top w:val="none" w:sz="0" w:space="0" w:color="auto"/>
            <w:left w:val="none" w:sz="0" w:space="0" w:color="auto"/>
            <w:bottom w:val="none" w:sz="0" w:space="0" w:color="auto"/>
            <w:right w:val="none" w:sz="0" w:space="0" w:color="auto"/>
          </w:divBdr>
        </w:div>
        <w:div w:id="898711378">
          <w:marLeft w:val="640"/>
          <w:marRight w:val="0"/>
          <w:marTop w:val="0"/>
          <w:marBottom w:val="0"/>
          <w:divBdr>
            <w:top w:val="none" w:sz="0" w:space="0" w:color="auto"/>
            <w:left w:val="none" w:sz="0" w:space="0" w:color="auto"/>
            <w:bottom w:val="none" w:sz="0" w:space="0" w:color="auto"/>
            <w:right w:val="none" w:sz="0" w:space="0" w:color="auto"/>
          </w:divBdr>
        </w:div>
        <w:div w:id="1107234463">
          <w:marLeft w:val="640"/>
          <w:marRight w:val="0"/>
          <w:marTop w:val="0"/>
          <w:marBottom w:val="0"/>
          <w:divBdr>
            <w:top w:val="none" w:sz="0" w:space="0" w:color="auto"/>
            <w:left w:val="none" w:sz="0" w:space="0" w:color="auto"/>
            <w:bottom w:val="none" w:sz="0" w:space="0" w:color="auto"/>
            <w:right w:val="none" w:sz="0" w:space="0" w:color="auto"/>
          </w:divBdr>
        </w:div>
        <w:div w:id="1835753366">
          <w:marLeft w:val="640"/>
          <w:marRight w:val="0"/>
          <w:marTop w:val="0"/>
          <w:marBottom w:val="0"/>
          <w:divBdr>
            <w:top w:val="none" w:sz="0" w:space="0" w:color="auto"/>
            <w:left w:val="none" w:sz="0" w:space="0" w:color="auto"/>
            <w:bottom w:val="none" w:sz="0" w:space="0" w:color="auto"/>
            <w:right w:val="none" w:sz="0" w:space="0" w:color="auto"/>
          </w:divBdr>
        </w:div>
        <w:div w:id="356582491">
          <w:marLeft w:val="640"/>
          <w:marRight w:val="0"/>
          <w:marTop w:val="0"/>
          <w:marBottom w:val="0"/>
          <w:divBdr>
            <w:top w:val="none" w:sz="0" w:space="0" w:color="auto"/>
            <w:left w:val="none" w:sz="0" w:space="0" w:color="auto"/>
            <w:bottom w:val="none" w:sz="0" w:space="0" w:color="auto"/>
            <w:right w:val="none" w:sz="0" w:space="0" w:color="auto"/>
          </w:divBdr>
        </w:div>
        <w:div w:id="789128971">
          <w:marLeft w:val="640"/>
          <w:marRight w:val="0"/>
          <w:marTop w:val="0"/>
          <w:marBottom w:val="0"/>
          <w:divBdr>
            <w:top w:val="none" w:sz="0" w:space="0" w:color="auto"/>
            <w:left w:val="none" w:sz="0" w:space="0" w:color="auto"/>
            <w:bottom w:val="none" w:sz="0" w:space="0" w:color="auto"/>
            <w:right w:val="none" w:sz="0" w:space="0" w:color="auto"/>
          </w:divBdr>
        </w:div>
        <w:div w:id="1680112602">
          <w:marLeft w:val="640"/>
          <w:marRight w:val="0"/>
          <w:marTop w:val="0"/>
          <w:marBottom w:val="0"/>
          <w:divBdr>
            <w:top w:val="none" w:sz="0" w:space="0" w:color="auto"/>
            <w:left w:val="none" w:sz="0" w:space="0" w:color="auto"/>
            <w:bottom w:val="none" w:sz="0" w:space="0" w:color="auto"/>
            <w:right w:val="none" w:sz="0" w:space="0" w:color="auto"/>
          </w:divBdr>
        </w:div>
        <w:div w:id="2121602741">
          <w:marLeft w:val="640"/>
          <w:marRight w:val="0"/>
          <w:marTop w:val="0"/>
          <w:marBottom w:val="0"/>
          <w:divBdr>
            <w:top w:val="none" w:sz="0" w:space="0" w:color="auto"/>
            <w:left w:val="none" w:sz="0" w:space="0" w:color="auto"/>
            <w:bottom w:val="none" w:sz="0" w:space="0" w:color="auto"/>
            <w:right w:val="none" w:sz="0" w:space="0" w:color="auto"/>
          </w:divBdr>
        </w:div>
        <w:div w:id="589242350">
          <w:marLeft w:val="640"/>
          <w:marRight w:val="0"/>
          <w:marTop w:val="0"/>
          <w:marBottom w:val="0"/>
          <w:divBdr>
            <w:top w:val="none" w:sz="0" w:space="0" w:color="auto"/>
            <w:left w:val="none" w:sz="0" w:space="0" w:color="auto"/>
            <w:bottom w:val="none" w:sz="0" w:space="0" w:color="auto"/>
            <w:right w:val="none" w:sz="0" w:space="0" w:color="auto"/>
          </w:divBdr>
        </w:div>
        <w:div w:id="1991254401">
          <w:marLeft w:val="640"/>
          <w:marRight w:val="0"/>
          <w:marTop w:val="0"/>
          <w:marBottom w:val="0"/>
          <w:divBdr>
            <w:top w:val="none" w:sz="0" w:space="0" w:color="auto"/>
            <w:left w:val="none" w:sz="0" w:space="0" w:color="auto"/>
            <w:bottom w:val="none" w:sz="0" w:space="0" w:color="auto"/>
            <w:right w:val="none" w:sz="0" w:space="0" w:color="auto"/>
          </w:divBdr>
        </w:div>
        <w:div w:id="1548565390">
          <w:marLeft w:val="640"/>
          <w:marRight w:val="0"/>
          <w:marTop w:val="0"/>
          <w:marBottom w:val="0"/>
          <w:divBdr>
            <w:top w:val="none" w:sz="0" w:space="0" w:color="auto"/>
            <w:left w:val="none" w:sz="0" w:space="0" w:color="auto"/>
            <w:bottom w:val="none" w:sz="0" w:space="0" w:color="auto"/>
            <w:right w:val="none" w:sz="0" w:space="0" w:color="auto"/>
          </w:divBdr>
        </w:div>
        <w:div w:id="1599632325">
          <w:marLeft w:val="640"/>
          <w:marRight w:val="0"/>
          <w:marTop w:val="0"/>
          <w:marBottom w:val="0"/>
          <w:divBdr>
            <w:top w:val="none" w:sz="0" w:space="0" w:color="auto"/>
            <w:left w:val="none" w:sz="0" w:space="0" w:color="auto"/>
            <w:bottom w:val="none" w:sz="0" w:space="0" w:color="auto"/>
            <w:right w:val="none" w:sz="0" w:space="0" w:color="auto"/>
          </w:divBdr>
        </w:div>
        <w:div w:id="1832871617">
          <w:marLeft w:val="640"/>
          <w:marRight w:val="0"/>
          <w:marTop w:val="0"/>
          <w:marBottom w:val="0"/>
          <w:divBdr>
            <w:top w:val="none" w:sz="0" w:space="0" w:color="auto"/>
            <w:left w:val="none" w:sz="0" w:space="0" w:color="auto"/>
            <w:bottom w:val="none" w:sz="0" w:space="0" w:color="auto"/>
            <w:right w:val="none" w:sz="0" w:space="0" w:color="auto"/>
          </w:divBdr>
        </w:div>
        <w:div w:id="350449714">
          <w:marLeft w:val="640"/>
          <w:marRight w:val="0"/>
          <w:marTop w:val="0"/>
          <w:marBottom w:val="0"/>
          <w:divBdr>
            <w:top w:val="none" w:sz="0" w:space="0" w:color="auto"/>
            <w:left w:val="none" w:sz="0" w:space="0" w:color="auto"/>
            <w:bottom w:val="none" w:sz="0" w:space="0" w:color="auto"/>
            <w:right w:val="none" w:sz="0" w:space="0" w:color="auto"/>
          </w:divBdr>
        </w:div>
        <w:div w:id="1284996726">
          <w:marLeft w:val="640"/>
          <w:marRight w:val="0"/>
          <w:marTop w:val="0"/>
          <w:marBottom w:val="0"/>
          <w:divBdr>
            <w:top w:val="none" w:sz="0" w:space="0" w:color="auto"/>
            <w:left w:val="none" w:sz="0" w:space="0" w:color="auto"/>
            <w:bottom w:val="none" w:sz="0" w:space="0" w:color="auto"/>
            <w:right w:val="none" w:sz="0" w:space="0" w:color="auto"/>
          </w:divBdr>
        </w:div>
        <w:div w:id="825979130">
          <w:marLeft w:val="640"/>
          <w:marRight w:val="0"/>
          <w:marTop w:val="0"/>
          <w:marBottom w:val="0"/>
          <w:divBdr>
            <w:top w:val="none" w:sz="0" w:space="0" w:color="auto"/>
            <w:left w:val="none" w:sz="0" w:space="0" w:color="auto"/>
            <w:bottom w:val="none" w:sz="0" w:space="0" w:color="auto"/>
            <w:right w:val="none" w:sz="0" w:space="0" w:color="auto"/>
          </w:divBdr>
        </w:div>
        <w:div w:id="1409571943">
          <w:marLeft w:val="640"/>
          <w:marRight w:val="0"/>
          <w:marTop w:val="0"/>
          <w:marBottom w:val="0"/>
          <w:divBdr>
            <w:top w:val="none" w:sz="0" w:space="0" w:color="auto"/>
            <w:left w:val="none" w:sz="0" w:space="0" w:color="auto"/>
            <w:bottom w:val="none" w:sz="0" w:space="0" w:color="auto"/>
            <w:right w:val="none" w:sz="0" w:space="0" w:color="auto"/>
          </w:divBdr>
        </w:div>
        <w:div w:id="1907177633">
          <w:marLeft w:val="640"/>
          <w:marRight w:val="0"/>
          <w:marTop w:val="0"/>
          <w:marBottom w:val="0"/>
          <w:divBdr>
            <w:top w:val="none" w:sz="0" w:space="0" w:color="auto"/>
            <w:left w:val="none" w:sz="0" w:space="0" w:color="auto"/>
            <w:bottom w:val="none" w:sz="0" w:space="0" w:color="auto"/>
            <w:right w:val="none" w:sz="0" w:space="0" w:color="auto"/>
          </w:divBdr>
        </w:div>
        <w:div w:id="602303991">
          <w:marLeft w:val="640"/>
          <w:marRight w:val="0"/>
          <w:marTop w:val="0"/>
          <w:marBottom w:val="0"/>
          <w:divBdr>
            <w:top w:val="none" w:sz="0" w:space="0" w:color="auto"/>
            <w:left w:val="none" w:sz="0" w:space="0" w:color="auto"/>
            <w:bottom w:val="none" w:sz="0" w:space="0" w:color="auto"/>
            <w:right w:val="none" w:sz="0" w:space="0" w:color="auto"/>
          </w:divBdr>
        </w:div>
        <w:div w:id="1423994458">
          <w:marLeft w:val="640"/>
          <w:marRight w:val="0"/>
          <w:marTop w:val="0"/>
          <w:marBottom w:val="0"/>
          <w:divBdr>
            <w:top w:val="none" w:sz="0" w:space="0" w:color="auto"/>
            <w:left w:val="none" w:sz="0" w:space="0" w:color="auto"/>
            <w:bottom w:val="none" w:sz="0" w:space="0" w:color="auto"/>
            <w:right w:val="none" w:sz="0" w:space="0" w:color="auto"/>
          </w:divBdr>
        </w:div>
        <w:div w:id="625699300">
          <w:marLeft w:val="640"/>
          <w:marRight w:val="0"/>
          <w:marTop w:val="0"/>
          <w:marBottom w:val="0"/>
          <w:divBdr>
            <w:top w:val="none" w:sz="0" w:space="0" w:color="auto"/>
            <w:left w:val="none" w:sz="0" w:space="0" w:color="auto"/>
            <w:bottom w:val="none" w:sz="0" w:space="0" w:color="auto"/>
            <w:right w:val="none" w:sz="0" w:space="0" w:color="auto"/>
          </w:divBdr>
        </w:div>
        <w:div w:id="1775243336">
          <w:marLeft w:val="640"/>
          <w:marRight w:val="0"/>
          <w:marTop w:val="0"/>
          <w:marBottom w:val="0"/>
          <w:divBdr>
            <w:top w:val="none" w:sz="0" w:space="0" w:color="auto"/>
            <w:left w:val="none" w:sz="0" w:space="0" w:color="auto"/>
            <w:bottom w:val="none" w:sz="0" w:space="0" w:color="auto"/>
            <w:right w:val="none" w:sz="0" w:space="0" w:color="auto"/>
          </w:divBdr>
        </w:div>
        <w:div w:id="754206464">
          <w:marLeft w:val="640"/>
          <w:marRight w:val="0"/>
          <w:marTop w:val="0"/>
          <w:marBottom w:val="0"/>
          <w:divBdr>
            <w:top w:val="none" w:sz="0" w:space="0" w:color="auto"/>
            <w:left w:val="none" w:sz="0" w:space="0" w:color="auto"/>
            <w:bottom w:val="none" w:sz="0" w:space="0" w:color="auto"/>
            <w:right w:val="none" w:sz="0" w:space="0" w:color="auto"/>
          </w:divBdr>
        </w:div>
        <w:div w:id="1459447537">
          <w:marLeft w:val="640"/>
          <w:marRight w:val="0"/>
          <w:marTop w:val="0"/>
          <w:marBottom w:val="0"/>
          <w:divBdr>
            <w:top w:val="none" w:sz="0" w:space="0" w:color="auto"/>
            <w:left w:val="none" w:sz="0" w:space="0" w:color="auto"/>
            <w:bottom w:val="none" w:sz="0" w:space="0" w:color="auto"/>
            <w:right w:val="none" w:sz="0" w:space="0" w:color="auto"/>
          </w:divBdr>
        </w:div>
        <w:div w:id="1542933220">
          <w:marLeft w:val="640"/>
          <w:marRight w:val="0"/>
          <w:marTop w:val="0"/>
          <w:marBottom w:val="0"/>
          <w:divBdr>
            <w:top w:val="none" w:sz="0" w:space="0" w:color="auto"/>
            <w:left w:val="none" w:sz="0" w:space="0" w:color="auto"/>
            <w:bottom w:val="none" w:sz="0" w:space="0" w:color="auto"/>
            <w:right w:val="none" w:sz="0" w:space="0" w:color="auto"/>
          </w:divBdr>
        </w:div>
        <w:div w:id="482282667">
          <w:marLeft w:val="640"/>
          <w:marRight w:val="0"/>
          <w:marTop w:val="0"/>
          <w:marBottom w:val="0"/>
          <w:divBdr>
            <w:top w:val="none" w:sz="0" w:space="0" w:color="auto"/>
            <w:left w:val="none" w:sz="0" w:space="0" w:color="auto"/>
            <w:bottom w:val="none" w:sz="0" w:space="0" w:color="auto"/>
            <w:right w:val="none" w:sz="0" w:space="0" w:color="auto"/>
          </w:divBdr>
        </w:div>
        <w:div w:id="134225671">
          <w:marLeft w:val="640"/>
          <w:marRight w:val="0"/>
          <w:marTop w:val="0"/>
          <w:marBottom w:val="0"/>
          <w:divBdr>
            <w:top w:val="none" w:sz="0" w:space="0" w:color="auto"/>
            <w:left w:val="none" w:sz="0" w:space="0" w:color="auto"/>
            <w:bottom w:val="none" w:sz="0" w:space="0" w:color="auto"/>
            <w:right w:val="none" w:sz="0" w:space="0" w:color="auto"/>
          </w:divBdr>
        </w:div>
        <w:div w:id="1463308372">
          <w:marLeft w:val="640"/>
          <w:marRight w:val="0"/>
          <w:marTop w:val="0"/>
          <w:marBottom w:val="0"/>
          <w:divBdr>
            <w:top w:val="none" w:sz="0" w:space="0" w:color="auto"/>
            <w:left w:val="none" w:sz="0" w:space="0" w:color="auto"/>
            <w:bottom w:val="none" w:sz="0" w:space="0" w:color="auto"/>
            <w:right w:val="none" w:sz="0" w:space="0" w:color="auto"/>
          </w:divBdr>
        </w:div>
        <w:div w:id="1259673437">
          <w:marLeft w:val="640"/>
          <w:marRight w:val="0"/>
          <w:marTop w:val="0"/>
          <w:marBottom w:val="0"/>
          <w:divBdr>
            <w:top w:val="none" w:sz="0" w:space="0" w:color="auto"/>
            <w:left w:val="none" w:sz="0" w:space="0" w:color="auto"/>
            <w:bottom w:val="none" w:sz="0" w:space="0" w:color="auto"/>
            <w:right w:val="none" w:sz="0" w:space="0" w:color="auto"/>
          </w:divBdr>
        </w:div>
        <w:div w:id="1642687518">
          <w:marLeft w:val="640"/>
          <w:marRight w:val="0"/>
          <w:marTop w:val="0"/>
          <w:marBottom w:val="0"/>
          <w:divBdr>
            <w:top w:val="none" w:sz="0" w:space="0" w:color="auto"/>
            <w:left w:val="none" w:sz="0" w:space="0" w:color="auto"/>
            <w:bottom w:val="none" w:sz="0" w:space="0" w:color="auto"/>
            <w:right w:val="none" w:sz="0" w:space="0" w:color="auto"/>
          </w:divBdr>
        </w:div>
        <w:div w:id="1441679717">
          <w:marLeft w:val="640"/>
          <w:marRight w:val="0"/>
          <w:marTop w:val="0"/>
          <w:marBottom w:val="0"/>
          <w:divBdr>
            <w:top w:val="none" w:sz="0" w:space="0" w:color="auto"/>
            <w:left w:val="none" w:sz="0" w:space="0" w:color="auto"/>
            <w:bottom w:val="none" w:sz="0" w:space="0" w:color="auto"/>
            <w:right w:val="none" w:sz="0" w:space="0" w:color="auto"/>
          </w:divBdr>
        </w:div>
        <w:div w:id="1150901969">
          <w:marLeft w:val="640"/>
          <w:marRight w:val="0"/>
          <w:marTop w:val="0"/>
          <w:marBottom w:val="0"/>
          <w:divBdr>
            <w:top w:val="none" w:sz="0" w:space="0" w:color="auto"/>
            <w:left w:val="none" w:sz="0" w:space="0" w:color="auto"/>
            <w:bottom w:val="none" w:sz="0" w:space="0" w:color="auto"/>
            <w:right w:val="none" w:sz="0" w:space="0" w:color="auto"/>
          </w:divBdr>
        </w:div>
        <w:div w:id="544953034">
          <w:marLeft w:val="640"/>
          <w:marRight w:val="0"/>
          <w:marTop w:val="0"/>
          <w:marBottom w:val="0"/>
          <w:divBdr>
            <w:top w:val="none" w:sz="0" w:space="0" w:color="auto"/>
            <w:left w:val="none" w:sz="0" w:space="0" w:color="auto"/>
            <w:bottom w:val="none" w:sz="0" w:space="0" w:color="auto"/>
            <w:right w:val="none" w:sz="0" w:space="0" w:color="auto"/>
          </w:divBdr>
        </w:div>
        <w:div w:id="631443704">
          <w:marLeft w:val="640"/>
          <w:marRight w:val="0"/>
          <w:marTop w:val="0"/>
          <w:marBottom w:val="0"/>
          <w:divBdr>
            <w:top w:val="none" w:sz="0" w:space="0" w:color="auto"/>
            <w:left w:val="none" w:sz="0" w:space="0" w:color="auto"/>
            <w:bottom w:val="none" w:sz="0" w:space="0" w:color="auto"/>
            <w:right w:val="none" w:sz="0" w:space="0" w:color="auto"/>
          </w:divBdr>
        </w:div>
        <w:div w:id="157620202">
          <w:marLeft w:val="640"/>
          <w:marRight w:val="0"/>
          <w:marTop w:val="0"/>
          <w:marBottom w:val="0"/>
          <w:divBdr>
            <w:top w:val="none" w:sz="0" w:space="0" w:color="auto"/>
            <w:left w:val="none" w:sz="0" w:space="0" w:color="auto"/>
            <w:bottom w:val="none" w:sz="0" w:space="0" w:color="auto"/>
            <w:right w:val="none" w:sz="0" w:space="0" w:color="auto"/>
          </w:divBdr>
        </w:div>
        <w:div w:id="8530421">
          <w:marLeft w:val="640"/>
          <w:marRight w:val="0"/>
          <w:marTop w:val="0"/>
          <w:marBottom w:val="0"/>
          <w:divBdr>
            <w:top w:val="none" w:sz="0" w:space="0" w:color="auto"/>
            <w:left w:val="none" w:sz="0" w:space="0" w:color="auto"/>
            <w:bottom w:val="none" w:sz="0" w:space="0" w:color="auto"/>
            <w:right w:val="none" w:sz="0" w:space="0" w:color="auto"/>
          </w:divBdr>
        </w:div>
        <w:div w:id="503202987">
          <w:marLeft w:val="640"/>
          <w:marRight w:val="0"/>
          <w:marTop w:val="0"/>
          <w:marBottom w:val="0"/>
          <w:divBdr>
            <w:top w:val="none" w:sz="0" w:space="0" w:color="auto"/>
            <w:left w:val="none" w:sz="0" w:space="0" w:color="auto"/>
            <w:bottom w:val="none" w:sz="0" w:space="0" w:color="auto"/>
            <w:right w:val="none" w:sz="0" w:space="0" w:color="auto"/>
          </w:divBdr>
        </w:div>
        <w:div w:id="1725719429">
          <w:marLeft w:val="640"/>
          <w:marRight w:val="0"/>
          <w:marTop w:val="0"/>
          <w:marBottom w:val="0"/>
          <w:divBdr>
            <w:top w:val="none" w:sz="0" w:space="0" w:color="auto"/>
            <w:left w:val="none" w:sz="0" w:space="0" w:color="auto"/>
            <w:bottom w:val="none" w:sz="0" w:space="0" w:color="auto"/>
            <w:right w:val="none" w:sz="0" w:space="0" w:color="auto"/>
          </w:divBdr>
        </w:div>
        <w:div w:id="150485107">
          <w:marLeft w:val="640"/>
          <w:marRight w:val="0"/>
          <w:marTop w:val="0"/>
          <w:marBottom w:val="0"/>
          <w:divBdr>
            <w:top w:val="none" w:sz="0" w:space="0" w:color="auto"/>
            <w:left w:val="none" w:sz="0" w:space="0" w:color="auto"/>
            <w:bottom w:val="none" w:sz="0" w:space="0" w:color="auto"/>
            <w:right w:val="none" w:sz="0" w:space="0" w:color="auto"/>
          </w:divBdr>
        </w:div>
        <w:div w:id="600649498">
          <w:marLeft w:val="640"/>
          <w:marRight w:val="0"/>
          <w:marTop w:val="0"/>
          <w:marBottom w:val="0"/>
          <w:divBdr>
            <w:top w:val="none" w:sz="0" w:space="0" w:color="auto"/>
            <w:left w:val="none" w:sz="0" w:space="0" w:color="auto"/>
            <w:bottom w:val="none" w:sz="0" w:space="0" w:color="auto"/>
            <w:right w:val="none" w:sz="0" w:space="0" w:color="auto"/>
          </w:divBdr>
        </w:div>
        <w:div w:id="2121803768">
          <w:marLeft w:val="640"/>
          <w:marRight w:val="0"/>
          <w:marTop w:val="0"/>
          <w:marBottom w:val="0"/>
          <w:divBdr>
            <w:top w:val="none" w:sz="0" w:space="0" w:color="auto"/>
            <w:left w:val="none" w:sz="0" w:space="0" w:color="auto"/>
            <w:bottom w:val="none" w:sz="0" w:space="0" w:color="auto"/>
            <w:right w:val="none" w:sz="0" w:space="0" w:color="auto"/>
          </w:divBdr>
        </w:div>
        <w:div w:id="1885753808">
          <w:marLeft w:val="640"/>
          <w:marRight w:val="0"/>
          <w:marTop w:val="0"/>
          <w:marBottom w:val="0"/>
          <w:divBdr>
            <w:top w:val="none" w:sz="0" w:space="0" w:color="auto"/>
            <w:left w:val="none" w:sz="0" w:space="0" w:color="auto"/>
            <w:bottom w:val="none" w:sz="0" w:space="0" w:color="auto"/>
            <w:right w:val="none" w:sz="0" w:space="0" w:color="auto"/>
          </w:divBdr>
        </w:div>
        <w:div w:id="960455905">
          <w:marLeft w:val="640"/>
          <w:marRight w:val="0"/>
          <w:marTop w:val="0"/>
          <w:marBottom w:val="0"/>
          <w:divBdr>
            <w:top w:val="none" w:sz="0" w:space="0" w:color="auto"/>
            <w:left w:val="none" w:sz="0" w:space="0" w:color="auto"/>
            <w:bottom w:val="none" w:sz="0" w:space="0" w:color="auto"/>
            <w:right w:val="none" w:sz="0" w:space="0" w:color="auto"/>
          </w:divBdr>
        </w:div>
        <w:div w:id="721908544">
          <w:marLeft w:val="640"/>
          <w:marRight w:val="0"/>
          <w:marTop w:val="0"/>
          <w:marBottom w:val="0"/>
          <w:divBdr>
            <w:top w:val="none" w:sz="0" w:space="0" w:color="auto"/>
            <w:left w:val="none" w:sz="0" w:space="0" w:color="auto"/>
            <w:bottom w:val="none" w:sz="0" w:space="0" w:color="auto"/>
            <w:right w:val="none" w:sz="0" w:space="0" w:color="auto"/>
          </w:divBdr>
        </w:div>
        <w:div w:id="305160602">
          <w:marLeft w:val="640"/>
          <w:marRight w:val="0"/>
          <w:marTop w:val="0"/>
          <w:marBottom w:val="0"/>
          <w:divBdr>
            <w:top w:val="none" w:sz="0" w:space="0" w:color="auto"/>
            <w:left w:val="none" w:sz="0" w:space="0" w:color="auto"/>
            <w:bottom w:val="none" w:sz="0" w:space="0" w:color="auto"/>
            <w:right w:val="none" w:sz="0" w:space="0" w:color="auto"/>
          </w:divBdr>
        </w:div>
        <w:div w:id="2002928821">
          <w:marLeft w:val="640"/>
          <w:marRight w:val="0"/>
          <w:marTop w:val="0"/>
          <w:marBottom w:val="0"/>
          <w:divBdr>
            <w:top w:val="none" w:sz="0" w:space="0" w:color="auto"/>
            <w:left w:val="none" w:sz="0" w:space="0" w:color="auto"/>
            <w:bottom w:val="none" w:sz="0" w:space="0" w:color="auto"/>
            <w:right w:val="none" w:sz="0" w:space="0" w:color="auto"/>
          </w:divBdr>
        </w:div>
        <w:div w:id="1939169688">
          <w:marLeft w:val="640"/>
          <w:marRight w:val="0"/>
          <w:marTop w:val="0"/>
          <w:marBottom w:val="0"/>
          <w:divBdr>
            <w:top w:val="none" w:sz="0" w:space="0" w:color="auto"/>
            <w:left w:val="none" w:sz="0" w:space="0" w:color="auto"/>
            <w:bottom w:val="none" w:sz="0" w:space="0" w:color="auto"/>
            <w:right w:val="none" w:sz="0" w:space="0" w:color="auto"/>
          </w:divBdr>
        </w:div>
        <w:div w:id="535776126">
          <w:marLeft w:val="640"/>
          <w:marRight w:val="0"/>
          <w:marTop w:val="0"/>
          <w:marBottom w:val="0"/>
          <w:divBdr>
            <w:top w:val="none" w:sz="0" w:space="0" w:color="auto"/>
            <w:left w:val="none" w:sz="0" w:space="0" w:color="auto"/>
            <w:bottom w:val="none" w:sz="0" w:space="0" w:color="auto"/>
            <w:right w:val="none" w:sz="0" w:space="0" w:color="auto"/>
          </w:divBdr>
        </w:div>
        <w:div w:id="943266520">
          <w:marLeft w:val="640"/>
          <w:marRight w:val="0"/>
          <w:marTop w:val="0"/>
          <w:marBottom w:val="0"/>
          <w:divBdr>
            <w:top w:val="none" w:sz="0" w:space="0" w:color="auto"/>
            <w:left w:val="none" w:sz="0" w:space="0" w:color="auto"/>
            <w:bottom w:val="none" w:sz="0" w:space="0" w:color="auto"/>
            <w:right w:val="none" w:sz="0" w:space="0" w:color="auto"/>
          </w:divBdr>
        </w:div>
        <w:div w:id="1431853820">
          <w:marLeft w:val="640"/>
          <w:marRight w:val="0"/>
          <w:marTop w:val="0"/>
          <w:marBottom w:val="0"/>
          <w:divBdr>
            <w:top w:val="none" w:sz="0" w:space="0" w:color="auto"/>
            <w:left w:val="none" w:sz="0" w:space="0" w:color="auto"/>
            <w:bottom w:val="none" w:sz="0" w:space="0" w:color="auto"/>
            <w:right w:val="none" w:sz="0" w:space="0" w:color="auto"/>
          </w:divBdr>
        </w:div>
        <w:div w:id="584336551">
          <w:marLeft w:val="640"/>
          <w:marRight w:val="0"/>
          <w:marTop w:val="0"/>
          <w:marBottom w:val="0"/>
          <w:divBdr>
            <w:top w:val="none" w:sz="0" w:space="0" w:color="auto"/>
            <w:left w:val="none" w:sz="0" w:space="0" w:color="auto"/>
            <w:bottom w:val="none" w:sz="0" w:space="0" w:color="auto"/>
            <w:right w:val="none" w:sz="0" w:space="0" w:color="auto"/>
          </w:divBdr>
        </w:div>
        <w:div w:id="1545210213">
          <w:marLeft w:val="640"/>
          <w:marRight w:val="0"/>
          <w:marTop w:val="0"/>
          <w:marBottom w:val="0"/>
          <w:divBdr>
            <w:top w:val="none" w:sz="0" w:space="0" w:color="auto"/>
            <w:left w:val="none" w:sz="0" w:space="0" w:color="auto"/>
            <w:bottom w:val="none" w:sz="0" w:space="0" w:color="auto"/>
            <w:right w:val="none" w:sz="0" w:space="0" w:color="auto"/>
          </w:divBdr>
        </w:div>
        <w:div w:id="69425103">
          <w:marLeft w:val="640"/>
          <w:marRight w:val="0"/>
          <w:marTop w:val="0"/>
          <w:marBottom w:val="0"/>
          <w:divBdr>
            <w:top w:val="none" w:sz="0" w:space="0" w:color="auto"/>
            <w:left w:val="none" w:sz="0" w:space="0" w:color="auto"/>
            <w:bottom w:val="none" w:sz="0" w:space="0" w:color="auto"/>
            <w:right w:val="none" w:sz="0" w:space="0" w:color="auto"/>
          </w:divBdr>
        </w:div>
        <w:div w:id="820733353">
          <w:marLeft w:val="640"/>
          <w:marRight w:val="0"/>
          <w:marTop w:val="0"/>
          <w:marBottom w:val="0"/>
          <w:divBdr>
            <w:top w:val="none" w:sz="0" w:space="0" w:color="auto"/>
            <w:left w:val="none" w:sz="0" w:space="0" w:color="auto"/>
            <w:bottom w:val="none" w:sz="0" w:space="0" w:color="auto"/>
            <w:right w:val="none" w:sz="0" w:space="0" w:color="auto"/>
          </w:divBdr>
        </w:div>
        <w:div w:id="1032730849">
          <w:marLeft w:val="640"/>
          <w:marRight w:val="0"/>
          <w:marTop w:val="0"/>
          <w:marBottom w:val="0"/>
          <w:divBdr>
            <w:top w:val="none" w:sz="0" w:space="0" w:color="auto"/>
            <w:left w:val="none" w:sz="0" w:space="0" w:color="auto"/>
            <w:bottom w:val="none" w:sz="0" w:space="0" w:color="auto"/>
            <w:right w:val="none" w:sz="0" w:space="0" w:color="auto"/>
          </w:divBdr>
        </w:div>
        <w:div w:id="624821989">
          <w:marLeft w:val="640"/>
          <w:marRight w:val="0"/>
          <w:marTop w:val="0"/>
          <w:marBottom w:val="0"/>
          <w:divBdr>
            <w:top w:val="none" w:sz="0" w:space="0" w:color="auto"/>
            <w:left w:val="none" w:sz="0" w:space="0" w:color="auto"/>
            <w:bottom w:val="none" w:sz="0" w:space="0" w:color="auto"/>
            <w:right w:val="none" w:sz="0" w:space="0" w:color="auto"/>
          </w:divBdr>
        </w:div>
        <w:div w:id="23410992">
          <w:marLeft w:val="640"/>
          <w:marRight w:val="0"/>
          <w:marTop w:val="0"/>
          <w:marBottom w:val="0"/>
          <w:divBdr>
            <w:top w:val="none" w:sz="0" w:space="0" w:color="auto"/>
            <w:left w:val="none" w:sz="0" w:space="0" w:color="auto"/>
            <w:bottom w:val="none" w:sz="0" w:space="0" w:color="auto"/>
            <w:right w:val="none" w:sz="0" w:space="0" w:color="auto"/>
          </w:divBdr>
        </w:div>
        <w:div w:id="56708682">
          <w:marLeft w:val="640"/>
          <w:marRight w:val="0"/>
          <w:marTop w:val="0"/>
          <w:marBottom w:val="0"/>
          <w:divBdr>
            <w:top w:val="none" w:sz="0" w:space="0" w:color="auto"/>
            <w:left w:val="none" w:sz="0" w:space="0" w:color="auto"/>
            <w:bottom w:val="none" w:sz="0" w:space="0" w:color="auto"/>
            <w:right w:val="none" w:sz="0" w:space="0" w:color="auto"/>
          </w:divBdr>
        </w:div>
        <w:div w:id="82339536">
          <w:marLeft w:val="640"/>
          <w:marRight w:val="0"/>
          <w:marTop w:val="0"/>
          <w:marBottom w:val="0"/>
          <w:divBdr>
            <w:top w:val="none" w:sz="0" w:space="0" w:color="auto"/>
            <w:left w:val="none" w:sz="0" w:space="0" w:color="auto"/>
            <w:bottom w:val="none" w:sz="0" w:space="0" w:color="auto"/>
            <w:right w:val="none" w:sz="0" w:space="0" w:color="auto"/>
          </w:divBdr>
        </w:div>
        <w:div w:id="1424566477">
          <w:marLeft w:val="640"/>
          <w:marRight w:val="0"/>
          <w:marTop w:val="0"/>
          <w:marBottom w:val="0"/>
          <w:divBdr>
            <w:top w:val="none" w:sz="0" w:space="0" w:color="auto"/>
            <w:left w:val="none" w:sz="0" w:space="0" w:color="auto"/>
            <w:bottom w:val="none" w:sz="0" w:space="0" w:color="auto"/>
            <w:right w:val="none" w:sz="0" w:space="0" w:color="auto"/>
          </w:divBdr>
        </w:div>
        <w:div w:id="1157573896">
          <w:marLeft w:val="640"/>
          <w:marRight w:val="0"/>
          <w:marTop w:val="0"/>
          <w:marBottom w:val="0"/>
          <w:divBdr>
            <w:top w:val="none" w:sz="0" w:space="0" w:color="auto"/>
            <w:left w:val="none" w:sz="0" w:space="0" w:color="auto"/>
            <w:bottom w:val="none" w:sz="0" w:space="0" w:color="auto"/>
            <w:right w:val="none" w:sz="0" w:space="0" w:color="auto"/>
          </w:divBdr>
        </w:div>
        <w:div w:id="513768364">
          <w:marLeft w:val="640"/>
          <w:marRight w:val="0"/>
          <w:marTop w:val="0"/>
          <w:marBottom w:val="0"/>
          <w:divBdr>
            <w:top w:val="none" w:sz="0" w:space="0" w:color="auto"/>
            <w:left w:val="none" w:sz="0" w:space="0" w:color="auto"/>
            <w:bottom w:val="none" w:sz="0" w:space="0" w:color="auto"/>
            <w:right w:val="none" w:sz="0" w:space="0" w:color="auto"/>
          </w:divBdr>
        </w:div>
        <w:div w:id="286158854">
          <w:marLeft w:val="640"/>
          <w:marRight w:val="0"/>
          <w:marTop w:val="0"/>
          <w:marBottom w:val="0"/>
          <w:divBdr>
            <w:top w:val="none" w:sz="0" w:space="0" w:color="auto"/>
            <w:left w:val="none" w:sz="0" w:space="0" w:color="auto"/>
            <w:bottom w:val="none" w:sz="0" w:space="0" w:color="auto"/>
            <w:right w:val="none" w:sz="0" w:space="0" w:color="auto"/>
          </w:divBdr>
        </w:div>
        <w:div w:id="833187400">
          <w:marLeft w:val="640"/>
          <w:marRight w:val="0"/>
          <w:marTop w:val="0"/>
          <w:marBottom w:val="0"/>
          <w:divBdr>
            <w:top w:val="none" w:sz="0" w:space="0" w:color="auto"/>
            <w:left w:val="none" w:sz="0" w:space="0" w:color="auto"/>
            <w:bottom w:val="none" w:sz="0" w:space="0" w:color="auto"/>
            <w:right w:val="none" w:sz="0" w:space="0" w:color="auto"/>
          </w:divBdr>
        </w:div>
        <w:div w:id="1910996754">
          <w:marLeft w:val="640"/>
          <w:marRight w:val="0"/>
          <w:marTop w:val="0"/>
          <w:marBottom w:val="0"/>
          <w:divBdr>
            <w:top w:val="none" w:sz="0" w:space="0" w:color="auto"/>
            <w:left w:val="none" w:sz="0" w:space="0" w:color="auto"/>
            <w:bottom w:val="none" w:sz="0" w:space="0" w:color="auto"/>
            <w:right w:val="none" w:sz="0" w:space="0" w:color="auto"/>
          </w:divBdr>
        </w:div>
        <w:div w:id="151141555">
          <w:marLeft w:val="640"/>
          <w:marRight w:val="0"/>
          <w:marTop w:val="0"/>
          <w:marBottom w:val="0"/>
          <w:divBdr>
            <w:top w:val="none" w:sz="0" w:space="0" w:color="auto"/>
            <w:left w:val="none" w:sz="0" w:space="0" w:color="auto"/>
            <w:bottom w:val="none" w:sz="0" w:space="0" w:color="auto"/>
            <w:right w:val="none" w:sz="0" w:space="0" w:color="auto"/>
          </w:divBdr>
        </w:div>
        <w:div w:id="781413022">
          <w:marLeft w:val="640"/>
          <w:marRight w:val="0"/>
          <w:marTop w:val="0"/>
          <w:marBottom w:val="0"/>
          <w:divBdr>
            <w:top w:val="none" w:sz="0" w:space="0" w:color="auto"/>
            <w:left w:val="none" w:sz="0" w:space="0" w:color="auto"/>
            <w:bottom w:val="none" w:sz="0" w:space="0" w:color="auto"/>
            <w:right w:val="none" w:sz="0" w:space="0" w:color="auto"/>
          </w:divBdr>
        </w:div>
        <w:div w:id="1234122062">
          <w:marLeft w:val="640"/>
          <w:marRight w:val="0"/>
          <w:marTop w:val="0"/>
          <w:marBottom w:val="0"/>
          <w:divBdr>
            <w:top w:val="none" w:sz="0" w:space="0" w:color="auto"/>
            <w:left w:val="none" w:sz="0" w:space="0" w:color="auto"/>
            <w:bottom w:val="none" w:sz="0" w:space="0" w:color="auto"/>
            <w:right w:val="none" w:sz="0" w:space="0" w:color="auto"/>
          </w:divBdr>
        </w:div>
        <w:div w:id="366443698">
          <w:marLeft w:val="640"/>
          <w:marRight w:val="0"/>
          <w:marTop w:val="0"/>
          <w:marBottom w:val="0"/>
          <w:divBdr>
            <w:top w:val="none" w:sz="0" w:space="0" w:color="auto"/>
            <w:left w:val="none" w:sz="0" w:space="0" w:color="auto"/>
            <w:bottom w:val="none" w:sz="0" w:space="0" w:color="auto"/>
            <w:right w:val="none" w:sz="0" w:space="0" w:color="auto"/>
          </w:divBdr>
        </w:div>
        <w:div w:id="2012565123">
          <w:marLeft w:val="640"/>
          <w:marRight w:val="0"/>
          <w:marTop w:val="0"/>
          <w:marBottom w:val="0"/>
          <w:divBdr>
            <w:top w:val="none" w:sz="0" w:space="0" w:color="auto"/>
            <w:left w:val="none" w:sz="0" w:space="0" w:color="auto"/>
            <w:bottom w:val="none" w:sz="0" w:space="0" w:color="auto"/>
            <w:right w:val="none" w:sz="0" w:space="0" w:color="auto"/>
          </w:divBdr>
        </w:div>
        <w:div w:id="478965390">
          <w:marLeft w:val="640"/>
          <w:marRight w:val="0"/>
          <w:marTop w:val="0"/>
          <w:marBottom w:val="0"/>
          <w:divBdr>
            <w:top w:val="none" w:sz="0" w:space="0" w:color="auto"/>
            <w:left w:val="none" w:sz="0" w:space="0" w:color="auto"/>
            <w:bottom w:val="none" w:sz="0" w:space="0" w:color="auto"/>
            <w:right w:val="none" w:sz="0" w:space="0" w:color="auto"/>
          </w:divBdr>
        </w:div>
        <w:div w:id="1796019066">
          <w:marLeft w:val="640"/>
          <w:marRight w:val="0"/>
          <w:marTop w:val="0"/>
          <w:marBottom w:val="0"/>
          <w:divBdr>
            <w:top w:val="none" w:sz="0" w:space="0" w:color="auto"/>
            <w:left w:val="none" w:sz="0" w:space="0" w:color="auto"/>
            <w:bottom w:val="none" w:sz="0" w:space="0" w:color="auto"/>
            <w:right w:val="none" w:sz="0" w:space="0" w:color="auto"/>
          </w:divBdr>
        </w:div>
        <w:div w:id="784349957">
          <w:marLeft w:val="640"/>
          <w:marRight w:val="0"/>
          <w:marTop w:val="0"/>
          <w:marBottom w:val="0"/>
          <w:divBdr>
            <w:top w:val="none" w:sz="0" w:space="0" w:color="auto"/>
            <w:left w:val="none" w:sz="0" w:space="0" w:color="auto"/>
            <w:bottom w:val="none" w:sz="0" w:space="0" w:color="auto"/>
            <w:right w:val="none" w:sz="0" w:space="0" w:color="auto"/>
          </w:divBdr>
        </w:div>
        <w:div w:id="1397703748">
          <w:marLeft w:val="640"/>
          <w:marRight w:val="0"/>
          <w:marTop w:val="0"/>
          <w:marBottom w:val="0"/>
          <w:divBdr>
            <w:top w:val="none" w:sz="0" w:space="0" w:color="auto"/>
            <w:left w:val="none" w:sz="0" w:space="0" w:color="auto"/>
            <w:bottom w:val="none" w:sz="0" w:space="0" w:color="auto"/>
            <w:right w:val="none" w:sz="0" w:space="0" w:color="auto"/>
          </w:divBdr>
        </w:div>
        <w:div w:id="268971515">
          <w:marLeft w:val="640"/>
          <w:marRight w:val="0"/>
          <w:marTop w:val="0"/>
          <w:marBottom w:val="0"/>
          <w:divBdr>
            <w:top w:val="none" w:sz="0" w:space="0" w:color="auto"/>
            <w:left w:val="none" w:sz="0" w:space="0" w:color="auto"/>
            <w:bottom w:val="none" w:sz="0" w:space="0" w:color="auto"/>
            <w:right w:val="none" w:sz="0" w:space="0" w:color="auto"/>
          </w:divBdr>
        </w:div>
        <w:div w:id="237327176">
          <w:marLeft w:val="640"/>
          <w:marRight w:val="0"/>
          <w:marTop w:val="0"/>
          <w:marBottom w:val="0"/>
          <w:divBdr>
            <w:top w:val="none" w:sz="0" w:space="0" w:color="auto"/>
            <w:left w:val="none" w:sz="0" w:space="0" w:color="auto"/>
            <w:bottom w:val="none" w:sz="0" w:space="0" w:color="auto"/>
            <w:right w:val="none" w:sz="0" w:space="0" w:color="auto"/>
          </w:divBdr>
        </w:div>
        <w:div w:id="108136032">
          <w:marLeft w:val="640"/>
          <w:marRight w:val="0"/>
          <w:marTop w:val="0"/>
          <w:marBottom w:val="0"/>
          <w:divBdr>
            <w:top w:val="none" w:sz="0" w:space="0" w:color="auto"/>
            <w:left w:val="none" w:sz="0" w:space="0" w:color="auto"/>
            <w:bottom w:val="none" w:sz="0" w:space="0" w:color="auto"/>
            <w:right w:val="none" w:sz="0" w:space="0" w:color="auto"/>
          </w:divBdr>
        </w:div>
        <w:div w:id="357508701">
          <w:marLeft w:val="640"/>
          <w:marRight w:val="0"/>
          <w:marTop w:val="0"/>
          <w:marBottom w:val="0"/>
          <w:divBdr>
            <w:top w:val="none" w:sz="0" w:space="0" w:color="auto"/>
            <w:left w:val="none" w:sz="0" w:space="0" w:color="auto"/>
            <w:bottom w:val="none" w:sz="0" w:space="0" w:color="auto"/>
            <w:right w:val="none" w:sz="0" w:space="0" w:color="auto"/>
          </w:divBdr>
        </w:div>
        <w:div w:id="1325236153">
          <w:marLeft w:val="640"/>
          <w:marRight w:val="0"/>
          <w:marTop w:val="0"/>
          <w:marBottom w:val="0"/>
          <w:divBdr>
            <w:top w:val="none" w:sz="0" w:space="0" w:color="auto"/>
            <w:left w:val="none" w:sz="0" w:space="0" w:color="auto"/>
            <w:bottom w:val="none" w:sz="0" w:space="0" w:color="auto"/>
            <w:right w:val="none" w:sz="0" w:space="0" w:color="auto"/>
          </w:divBdr>
        </w:div>
        <w:div w:id="138497866">
          <w:marLeft w:val="640"/>
          <w:marRight w:val="0"/>
          <w:marTop w:val="0"/>
          <w:marBottom w:val="0"/>
          <w:divBdr>
            <w:top w:val="none" w:sz="0" w:space="0" w:color="auto"/>
            <w:left w:val="none" w:sz="0" w:space="0" w:color="auto"/>
            <w:bottom w:val="none" w:sz="0" w:space="0" w:color="auto"/>
            <w:right w:val="none" w:sz="0" w:space="0" w:color="auto"/>
          </w:divBdr>
        </w:div>
        <w:div w:id="1789548829">
          <w:marLeft w:val="640"/>
          <w:marRight w:val="0"/>
          <w:marTop w:val="0"/>
          <w:marBottom w:val="0"/>
          <w:divBdr>
            <w:top w:val="none" w:sz="0" w:space="0" w:color="auto"/>
            <w:left w:val="none" w:sz="0" w:space="0" w:color="auto"/>
            <w:bottom w:val="none" w:sz="0" w:space="0" w:color="auto"/>
            <w:right w:val="none" w:sz="0" w:space="0" w:color="auto"/>
          </w:divBdr>
        </w:div>
        <w:div w:id="1037318918">
          <w:marLeft w:val="640"/>
          <w:marRight w:val="0"/>
          <w:marTop w:val="0"/>
          <w:marBottom w:val="0"/>
          <w:divBdr>
            <w:top w:val="none" w:sz="0" w:space="0" w:color="auto"/>
            <w:left w:val="none" w:sz="0" w:space="0" w:color="auto"/>
            <w:bottom w:val="none" w:sz="0" w:space="0" w:color="auto"/>
            <w:right w:val="none" w:sz="0" w:space="0" w:color="auto"/>
          </w:divBdr>
        </w:div>
        <w:div w:id="1645623909">
          <w:marLeft w:val="640"/>
          <w:marRight w:val="0"/>
          <w:marTop w:val="0"/>
          <w:marBottom w:val="0"/>
          <w:divBdr>
            <w:top w:val="none" w:sz="0" w:space="0" w:color="auto"/>
            <w:left w:val="none" w:sz="0" w:space="0" w:color="auto"/>
            <w:bottom w:val="none" w:sz="0" w:space="0" w:color="auto"/>
            <w:right w:val="none" w:sz="0" w:space="0" w:color="auto"/>
          </w:divBdr>
        </w:div>
        <w:div w:id="1007444196">
          <w:marLeft w:val="640"/>
          <w:marRight w:val="0"/>
          <w:marTop w:val="0"/>
          <w:marBottom w:val="0"/>
          <w:divBdr>
            <w:top w:val="none" w:sz="0" w:space="0" w:color="auto"/>
            <w:left w:val="none" w:sz="0" w:space="0" w:color="auto"/>
            <w:bottom w:val="none" w:sz="0" w:space="0" w:color="auto"/>
            <w:right w:val="none" w:sz="0" w:space="0" w:color="auto"/>
          </w:divBdr>
        </w:div>
        <w:div w:id="899362555">
          <w:marLeft w:val="640"/>
          <w:marRight w:val="0"/>
          <w:marTop w:val="0"/>
          <w:marBottom w:val="0"/>
          <w:divBdr>
            <w:top w:val="none" w:sz="0" w:space="0" w:color="auto"/>
            <w:left w:val="none" w:sz="0" w:space="0" w:color="auto"/>
            <w:bottom w:val="none" w:sz="0" w:space="0" w:color="auto"/>
            <w:right w:val="none" w:sz="0" w:space="0" w:color="auto"/>
          </w:divBdr>
        </w:div>
        <w:div w:id="1703285463">
          <w:marLeft w:val="640"/>
          <w:marRight w:val="0"/>
          <w:marTop w:val="0"/>
          <w:marBottom w:val="0"/>
          <w:divBdr>
            <w:top w:val="none" w:sz="0" w:space="0" w:color="auto"/>
            <w:left w:val="none" w:sz="0" w:space="0" w:color="auto"/>
            <w:bottom w:val="none" w:sz="0" w:space="0" w:color="auto"/>
            <w:right w:val="none" w:sz="0" w:space="0" w:color="auto"/>
          </w:divBdr>
        </w:div>
        <w:div w:id="1049958525">
          <w:marLeft w:val="640"/>
          <w:marRight w:val="0"/>
          <w:marTop w:val="0"/>
          <w:marBottom w:val="0"/>
          <w:divBdr>
            <w:top w:val="none" w:sz="0" w:space="0" w:color="auto"/>
            <w:left w:val="none" w:sz="0" w:space="0" w:color="auto"/>
            <w:bottom w:val="none" w:sz="0" w:space="0" w:color="auto"/>
            <w:right w:val="none" w:sz="0" w:space="0" w:color="auto"/>
          </w:divBdr>
        </w:div>
        <w:div w:id="252016322">
          <w:marLeft w:val="640"/>
          <w:marRight w:val="0"/>
          <w:marTop w:val="0"/>
          <w:marBottom w:val="0"/>
          <w:divBdr>
            <w:top w:val="none" w:sz="0" w:space="0" w:color="auto"/>
            <w:left w:val="none" w:sz="0" w:space="0" w:color="auto"/>
            <w:bottom w:val="none" w:sz="0" w:space="0" w:color="auto"/>
            <w:right w:val="none" w:sz="0" w:space="0" w:color="auto"/>
          </w:divBdr>
        </w:div>
        <w:div w:id="406270106">
          <w:marLeft w:val="640"/>
          <w:marRight w:val="0"/>
          <w:marTop w:val="0"/>
          <w:marBottom w:val="0"/>
          <w:divBdr>
            <w:top w:val="none" w:sz="0" w:space="0" w:color="auto"/>
            <w:left w:val="none" w:sz="0" w:space="0" w:color="auto"/>
            <w:bottom w:val="none" w:sz="0" w:space="0" w:color="auto"/>
            <w:right w:val="none" w:sz="0" w:space="0" w:color="auto"/>
          </w:divBdr>
        </w:div>
        <w:div w:id="703598405">
          <w:marLeft w:val="640"/>
          <w:marRight w:val="0"/>
          <w:marTop w:val="0"/>
          <w:marBottom w:val="0"/>
          <w:divBdr>
            <w:top w:val="none" w:sz="0" w:space="0" w:color="auto"/>
            <w:left w:val="none" w:sz="0" w:space="0" w:color="auto"/>
            <w:bottom w:val="none" w:sz="0" w:space="0" w:color="auto"/>
            <w:right w:val="none" w:sz="0" w:space="0" w:color="auto"/>
          </w:divBdr>
        </w:div>
        <w:div w:id="1467167052">
          <w:marLeft w:val="640"/>
          <w:marRight w:val="0"/>
          <w:marTop w:val="0"/>
          <w:marBottom w:val="0"/>
          <w:divBdr>
            <w:top w:val="none" w:sz="0" w:space="0" w:color="auto"/>
            <w:left w:val="none" w:sz="0" w:space="0" w:color="auto"/>
            <w:bottom w:val="none" w:sz="0" w:space="0" w:color="auto"/>
            <w:right w:val="none" w:sz="0" w:space="0" w:color="auto"/>
          </w:divBdr>
        </w:div>
        <w:div w:id="876744914">
          <w:marLeft w:val="640"/>
          <w:marRight w:val="0"/>
          <w:marTop w:val="0"/>
          <w:marBottom w:val="0"/>
          <w:divBdr>
            <w:top w:val="none" w:sz="0" w:space="0" w:color="auto"/>
            <w:left w:val="none" w:sz="0" w:space="0" w:color="auto"/>
            <w:bottom w:val="none" w:sz="0" w:space="0" w:color="auto"/>
            <w:right w:val="none" w:sz="0" w:space="0" w:color="auto"/>
          </w:divBdr>
        </w:div>
        <w:div w:id="1740974871">
          <w:marLeft w:val="640"/>
          <w:marRight w:val="0"/>
          <w:marTop w:val="0"/>
          <w:marBottom w:val="0"/>
          <w:divBdr>
            <w:top w:val="none" w:sz="0" w:space="0" w:color="auto"/>
            <w:left w:val="none" w:sz="0" w:space="0" w:color="auto"/>
            <w:bottom w:val="none" w:sz="0" w:space="0" w:color="auto"/>
            <w:right w:val="none" w:sz="0" w:space="0" w:color="auto"/>
          </w:divBdr>
        </w:div>
        <w:div w:id="611936512">
          <w:marLeft w:val="640"/>
          <w:marRight w:val="0"/>
          <w:marTop w:val="0"/>
          <w:marBottom w:val="0"/>
          <w:divBdr>
            <w:top w:val="none" w:sz="0" w:space="0" w:color="auto"/>
            <w:left w:val="none" w:sz="0" w:space="0" w:color="auto"/>
            <w:bottom w:val="none" w:sz="0" w:space="0" w:color="auto"/>
            <w:right w:val="none" w:sz="0" w:space="0" w:color="auto"/>
          </w:divBdr>
        </w:div>
        <w:div w:id="1495993993">
          <w:marLeft w:val="640"/>
          <w:marRight w:val="0"/>
          <w:marTop w:val="0"/>
          <w:marBottom w:val="0"/>
          <w:divBdr>
            <w:top w:val="none" w:sz="0" w:space="0" w:color="auto"/>
            <w:left w:val="none" w:sz="0" w:space="0" w:color="auto"/>
            <w:bottom w:val="none" w:sz="0" w:space="0" w:color="auto"/>
            <w:right w:val="none" w:sz="0" w:space="0" w:color="auto"/>
          </w:divBdr>
        </w:div>
        <w:div w:id="837119417">
          <w:marLeft w:val="640"/>
          <w:marRight w:val="0"/>
          <w:marTop w:val="0"/>
          <w:marBottom w:val="0"/>
          <w:divBdr>
            <w:top w:val="none" w:sz="0" w:space="0" w:color="auto"/>
            <w:left w:val="none" w:sz="0" w:space="0" w:color="auto"/>
            <w:bottom w:val="none" w:sz="0" w:space="0" w:color="auto"/>
            <w:right w:val="none" w:sz="0" w:space="0" w:color="auto"/>
          </w:divBdr>
        </w:div>
        <w:div w:id="50077160">
          <w:marLeft w:val="640"/>
          <w:marRight w:val="0"/>
          <w:marTop w:val="0"/>
          <w:marBottom w:val="0"/>
          <w:divBdr>
            <w:top w:val="none" w:sz="0" w:space="0" w:color="auto"/>
            <w:left w:val="none" w:sz="0" w:space="0" w:color="auto"/>
            <w:bottom w:val="none" w:sz="0" w:space="0" w:color="auto"/>
            <w:right w:val="none" w:sz="0" w:space="0" w:color="auto"/>
          </w:divBdr>
        </w:div>
        <w:div w:id="1276136725">
          <w:marLeft w:val="640"/>
          <w:marRight w:val="0"/>
          <w:marTop w:val="0"/>
          <w:marBottom w:val="0"/>
          <w:divBdr>
            <w:top w:val="none" w:sz="0" w:space="0" w:color="auto"/>
            <w:left w:val="none" w:sz="0" w:space="0" w:color="auto"/>
            <w:bottom w:val="none" w:sz="0" w:space="0" w:color="auto"/>
            <w:right w:val="none" w:sz="0" w:space="0" w:color="auto"/>
          </w:divBdr>
        </w:div>
        <w:div w:id="1087653289">
          <w:marLeft w:val="640"/>
          <w:marRight w:val="0"/>
          <w:marTop w:val="0"/>
          <w:marBottom w:val="0"/>
          <w:divBdr>
            <w:top w:val="none" w:sz="0" w:space="0" w:color="auto"/>
            <w:left w:val="none" w:sz="0" w:space="0" w:color="auto"/>
            <w:bottom w:val="none" w:sz="0" w:space="0" w:color="auto"/>
            <w:right w:val="none" w:sz="0" w:space="0" w:color="auto"/>
          </w:divBdr>
        </w:div>
        <w:div w:id="2041658725">
          <w:marLeft w:val="640"/>
          <w:marRight w:val="0"/>
          <w:marTop w:val="0"/>
          <w:marBottom w:val="0"/>
          <w:divBdr>
            <w:top w:val="none" w:sz="0" w:space="0" w:color="auto"/>
            <w:left w:val="none" w:sz="0" w:space="0" w:color="auto"/>
            <w:bottom w:val="none" w:sz="0" w:space="0" w:color="auto"/>
            <w:right w:val="none" w:sz="0" w:space="0" w:color="auto"/>
          </w:divBdr>
        </w:div>
        <w:div w:id="1400248451">
          <w:marLeft w:val="640"/>
          <w:marRight w:val="0"/>
          <w:marTop w:val="0"/>
          <w:marBottom w:val="0"/>
          <w:divBdr>
            <w:top w:val="none" w:sz="0" w:space="0" w:color="auto"/>
            <w:left w:val="none" w:sz="0" w:space="0" w:color="auto"/>
            <w:bottom w:val="none" w:sz="0" w:space="0" w:color="auto"/>
            <w:right w:val="none" w:sz="0" w:space="0" w:color="auto"/>
          </w:divBdr>
        </w:div>
        <w:div w:id="1534928368">
          <w:marLeft w:val="640"/>
          <w:marRight w:val="0"/>
          <w:marTop w:val="0"/>
          <w:marBottom w:val="0"/>
          <w:divBdr>
            <w:top w:val="none" w:sz="0" w:space="0" w:color="auto"/>
            <w:left w:val="none" w:sz="0" w:space="0" w:color="auto"/>
            <w:bottom w:val="none" w:sz="0" w:space="0" w:color="auto"/>
            <w:right w:val="none" w:sz="0" w:space="0" w:color="auto"/>
          </w:divBdr>
        </w:div>
        <w:div w:id="148209658">
          <w:marLeft w:val="640"/>
          <w:marRight w:val="0"/>
          <w:marTop w:val="0"/>
          <w:marBottom w:val="0"/>
          <w:divBdr>
            <w:top w:val="none" w:sz="0" w:space="0" w:color="auto"/>
            <w:left w:val="none" w:sz="0" w:space="0" w:color="auto"/>
            <w:bottom w:val="none" w:sz="0" w:space="0" w:color="auto"/>
            <w:right w:val="none" w:sz="0" w:space="0" w:color="auto"/>
          </w:divBdr>
        </w:div>
        <w:div w:id="1336228928">
          <w:marLeft w:val="640"/>
          <w:marRight w:val="0"/>
          <w:marTop w:val="0"/>
          <w:marBottom w:val="0"/>
          <w:divBdr>
            <w:top w:val="none" w:sz="0" w:space="0" w:color="auto"/>
            <w:left w:val="none" w:sz="0" w:space="0" w:color="auto"/>
            <w:bottom w:val="none" w:sz="0" w:space="0" w:color="auto"/>
            <w:right w:val="none" w:sz="0" w:space="0" w:color="auto"/>
          </w:divBdr>
        </w:div>
        <w:div w:id="1822968011">
          <w:marLeft w:val="640"/>
          <w:marRight w:val="0"/>
          <w:marTop w:val="0"/>
          <w:marBottom w:val="0"/>
          <w:divBdr>
            <w:top w:val="none" w:sz="0" w:space="0" w:color="auto"/>
            <w:left w:val="none" w:sz="0" w:space="0" w:color="auto"/>
            <w:bottom w:val="none" w:sz="0" w:space="0" w:color="auto"/>
            <w:right w:val="none" w:sz="0" w:space="0" w:color="auto"/>
          </w:divBdr>
        </w:div>
        <w:div w:id="924991702">
          <w:marLeft w:val="640"/>
          <w:marRight w:val="0"/>
          <w:marTop w:val="0"/>
          <w:marBottom w:val="0"/>
          <w:divBdr>
            <w:top w:val="none" w:sz="0" w:space="0" w:color="auto"/>
            <w:left w:val="none" w:sz="0" w:space="0" w:color="auto"/>
            <w:bottom w:val="none" w:sz="0" w:space="0" w:color="auto"/>
            <w:right w:val="none" w:sz="0" w:space="0" w:color="auto"/>
          </w:divBdr>
        </w:div>
        <w:div w:id="1509560716">
          <w:marLeft w:val="640"/>
          <w:marRight w:val="0"/>
          <w:marTop w:val="0"/>
          <w:marBottom w:val="0"/>
          <w:divBdr>
            <w:top w:val="none" w:sz="0" w:space="0" w:color="auto"/>
            <w:left w:val="none" w:sz="0" w:space="0" w:color="auto"/>
            <w:bottom w:val="none" w:sz="0" w:space="0" w:color="auto"/>
            <w:right w:val="none" w:sz="0" w:space="0" w:color="auto"/>
          </w:divBdr>
        </w:div>
        <w:div w:id="840856496">
          <w:marLeft w:val="640"/>
          <w:marRight w:val="0"/>
          <w:marTop w:val="0"/>
          <w:marBottom w:val="0"/>
          <w:divBdr>
            <w:top w:val="none" w:sz="0" w:space="0" w:color="auto"/>
            <w:left w:val="none" w:sz="0" w:space="0" w:color="auto"/>
            <w:bottom w:val="none" w:sz="0" w:space="0" w:color="auto"/>
            <w:right w:val="none" w:sz="0" w:space="0" w:color="auto"/>
          </w:divBdr>
        </w:div>
        <w:div w:id="1119227308">
          <w:marLeft w:val="640"/>
          <w:marRight w:val="0"/>
          <w:marTop w:val="0"/>
          <w:marBottom w:val="0"/>
          <w:divBdr>
            <w:top w:val="none" w:sz="0" w:space="0" w:color="auto"/>
            <w:left w:val="none" w:sz="0" w:space="0" w:color="auto"/>
            <w:bottom w:val="none" w:sz="0" w:space="0" w:color="auto"/>
            <w:right w:val="none" w:sz="0" w:space="0" w:color="auto"/>
          </w:divBdr>
        </w:div>
        <w:div w:id="2130465528">
          <w:marLeft w:val="640"/>
          <w:marRight w:val="0"/>
          <w:marTop w:val="0"/>
          <w:marBottom w:val="0"/>
          <w:divBdr>
            <w:top w:val="none" w:sz="0" w:space="0" w:color="auto"/>
            <w:left w:val="none" w:sz="0" w:space="0" w:color="auto"/>
            <w:bottom w:val="none" w:sz="0" w:space="0" w:color="auto"/>
            <w:right w:val="none" w:sz="0" w:space="0" w:color="auto"/>
          </w:divBdr>
        </w:div>
        <w:div w:id="477108316">
          <w:marLeft w:val="640"/>
          <w:marRight w:val="0"/>
          <w:marTop w:val="0"/>
          <w:marBottom w:val="0"/>
          <w:divBdr>
            <w:top w:val="none" w:sz="0" w:space="0" w:color="auto"/>
            <w:left w:val="none" w:sz="0" w:space="0" w:color="auto"/>
            <w:bottom w:val="none" w:sz="0" w:space="0" w:color="auto"/>
            <w:right w:val="none" w:sz="0" w:space="0" w:color="auto"/>
          </w:divBdr>
        </w:div>
        <w:div w:id="260798352">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35364936">
      <w:bodyDiv w:val="1"/>
      <w:marLeft w:val="0"/>
      <w:marRight w:val="0"/>
      <w:marTop w:val="0"/>
      <w:marBottom w:val="0"/>
      <w:divBdr>
        <w:top w:val="none" w:sz="0" w:space="0" w:color="auto"/>
        <w:left w:val="none" w:sz="0" w:space="0" w:color="auto"/>
        <w:bottom w:val="none" w:sz="0" w:space="0" w:color="auto"/>
        <w:right w:val="none" w:sz="0" w:space="0" w:color="auto"/>
      </w:divBdr>
      <w:divsChild>
        <w:div w:id="1467240768">
          <w:marLeft w:val="640"/>
          <w:marRight w:val="0"/>
          <w:marTop w:val="0"/>
          <w:marBottom w:val="0"/>
          <w:divBdr>
            <w:top w:val="none" w:sz="0" w:space="0" w:color="auto"/>
            <w:left w:val="none" w:sz="0" w:space="0" w:color="auto"/>
            <w:bottom w:val="none" w:sz="0" w:space="0" w:color="auto"/>
            <w:right w:val="none" w:sz="0" w:space="0" w:color="auto"/>
          </w:divBdr>
        </w:div>
        <w:div w:id="553782517">
          <w:marLeft w:val="640"/>
          <w:marRight w:val="0"/>
          <w:marTop w:val="0"/>
          <w:marBottom w:val="0"/>
          <w:divBdr>
            <w:top w:val="none" w:sz="0" w:space="0" w:color="auto"/>
            <w:left w:val="none" w:sz="0" w:space="0" w:color="auto"/>
            <w:bottom w:val="none" w:sz="0" w:space="0" w:color="auto"/>
            <w:right w:val="none" w:sz="0" w:space="0" w:color="auto"/>
          </w:divBdr>
        </w:div>
        <w:div w:id="640816973">
          <w:marLeft w:val="640"/>
          <w:marRight w:val="0"/>
          <w:marTop w:val="0"/>
          <w:marBottom w:val="0"/>
          <w:divBdr>
            <w:top w:val="none" w:sz="0" w:space="0" w:color="auto"/>
            <w:left w:val="none" w:sz="0" w:space="0" w:color="auto"/>
            <w:bottom w:val="none" w:sz="0" w:space="0" w:color="auto"/>
            <w:right w:val="none" w:sz="0" w:space="0" w:color="auto"/>
          </w:divBdr>
        </w:div>
        <w:div w:id="98188437">
          <w:marLeft w:val="640"/>
          <w:marRight w:val="0"/>
          <w:marTop w:val="0"/>
          <w:marBottom w:val="0"/>
          <w:divBdr>
            <w:top w:val="none" w:sz="0" w:space="0" w:color="auto"/>
            <w:left w:val="none" w:sz="0" w:space="0" w:color="auto"/>
            <w:bottom w:val="none" w:sz="0" w:space="0" w:color="auto"/>
            <w:right w:val="none" w:sz="0" w:space="0" w:color="auto"/>
          </w:divBdr>
        </w:div>
        <w:div w:id="669870204">
          <w:marLeft w:val="640"/>
          <w:marRight w:val="0"/>
          <w:marTop w:val="0"/>
          <w:marBottom w:val="0"/>
          <w:divBdr>
            <w:top w:val="none" w:sz="0" w:space="0" w:color="auto"/>
            <w:left w:val="none" w:sz="0" w:space="0" w:color="auto"/>
            <w:bottom w:val="none" w:sz="0" w:space="0" w:color="auto"/>
            <w:right w:val="none" w:sz="0" w:space="0" w:color="auto"/>
          </w:divBdr>
        </w:div>
        <w:div w:id="2130004947">
          <w:marLeft w:val="640"/>
          <w:marRight w:val="0"/>
          <w:marTop w:val="0"/>
          <w:marBottom w:val="0"/>
          <w:divBdr>
            <w:top w:val="none" w:sz="0" w:space="0" w:color="auto"/>
            <w:left w:val="none" w:sz="0" w:space="0" w:color="auto"/>
            <w:bottom w:val="none" w:sz="0" w:space="0" w:color="auto"/>
            <w:right w:val="none" w:sz="0" w:space="0" w:color="auto"/>
          </w:divBdr>
        </w:div>
        <w:div w:id="1822888950">
          <w:marLeft w:val="640"/>
          <w:marRight w:val="0"/>
          <w:marTop w:val="0"/>
          <w:marBottom w:val="0"/>
          <w:divBdr>
            <w:top w:val="none" w:sz="0" w:space="0" w:color="auto"/>
            <w:left w:val="none" w:sz="0" w:space="0" w:color="auto"/>
            <w:bottom w:val="none" w:sz="0" w:space="0" w:color="auto"/>
            <w:right w:val="none" w:sz="0" w:space="0" w:color="auto"/>
          </w:divBdr>
        </w:div>
        <w:div w:id="1515879279">
          <w:marLeft w:val="640"/>
          <w:marRight w:val="0"/>
          <w:marTop w:val="0"/>
          <w:marBottom w:val="0"/>
          <w:divBdr>
            <w:top w:val="none" w:sz="0" w:space="0" w:color="auto"/>
            <w:left w:val="none" w:sz="0" w:space="0" w:color="auto"/>
            <w:bottom w:val="none" w:sz="0" w:space="0" w:color="auto"/>
            <w:right w:val="none" w:sz="0" w:space="0" w:color="auto"/>
          </w:divBdr>
        </w:div>
        <w:div w:id="2135632470">
          <w:marLeft w:val="640"/>
          <w:marRight w:val="0"/>
          <w:marTop w:val="0"/>
          <w:marBottom w:val="0"/>
          <w:divBdr>
            <w:top w:val="none" w:sz="0" w:space="0" w:color="auto"/>
            <w:left w:val="none" w:sz="0" w:space="0" w:color="auto"/>
            <w:bottom w:val="none" w:sz="0" w:space="0" w:color="auto"/>
            <w:right w:val="none" w:sz="0" w:space="0" w:color="auto"/>
          </w:divBdr>
        </w:div>
        <w:div w:id="918716303">
          <w:marLeft w:val="640"/>
          <w:marRight w:val="0"/>
          <w:marTop w:val="0"/>
          <w:marBottom w:val="0"/>
          <w:divBdr>
            <w:top w:val="none" w:sz="0" w:space="0" w:color="auto"/>
            <w:left w:val="none" w:sz="0" w:space="0" w:color="auto"/>
            <w:bottom w:val="none" w:sz="0" w:space="0" w:color="auto"/>
            <w:right w:val="none" w:sz="0" w:space="0" w:color="auto"/>
          </w:divBdr>
        </w:div>
        <w:div w:id="1173493949">
          <w:marLeft w:val="640"/>
          <w:marRight w:val="0"/>
          <w:marTop w:val="0"/>
          <w:marBottom w:val="0"/>
          <w:divBdr>
            <w:top w:val="none" w:sz="0" w:space="0" w:color="auto"/>
            <w:left w:val="none" w:sz="0" w:space="0" w:color="auto"/>
            <w:bottom w:val="none" w:sz="0" w:space="0" w:color="auto"/>
            <w:right w:val="none" w:sz="0" w:space="0" w:color="auto"/>
          </w:divBdr>
        </w:div>
        <w:div w:id="451095260">
          <w:marLeft w:val="640"/>
          <w:marRight w:val="0"/>
          <w:marTop w:val="0"/>
          <w:marBottom w:val="0"/>
          <w:divBdr>
            <w:top w:val="none" w:sz="0" w:space="0" w:color="auto"/>
            <w:left w:val="none" w:sz="0" w:space="0" w:color="auto"/>
            <w:bottom w:val="none" w:sz="0" w:space="0" w:color="auto"/>
            <w:right w:val="none" w:sz="0" w:space="0" w:color="auto"/>
          </w:divBdr>
        </w:div>
        <w:div w:id="1638336106">
          <w:marLeft w:val="640"/>
          <w:marRight w:val="0"/>
          <w:marTop w:val="0"/>
          <w:marBottom w:val="0"/>
          <w:divBdr>
            <w:top w:val="none" w:sz="0" w:space="0" w:color="auto"/>
            <w:left w:val="none" w:sz="0" w:space="0" w:color="auto"/>
            <w:bottom w:val="none" w:sz="0" w:space="0" w:color="auto"/>
            <w:right w:val="none" w:sz="0" w:space="0" w:color="auto"/>
          </w:divBdr>
        </w:div>
        <w:div w:id="165247631">
          <w:marLeft w:val="640"/>
          <w:marRight w:val="0"/>
          <w:marTop w:val="0"/>
          <w:marBottom w:val="0"/>
          <w:divBdr>
            <w:top w:val="none" w:sz="0" w:space="0" w:color="auto"/>
            <w:left w:val="none" w:sz="0" w:space="0" w:color="auto"/>
            <w:bottom w:val="none" w:sz="0" w:space="0" w:color="auto"/>
            <w:right w:val="none" w:sz="0" w:space="0" w:color="auto"/>
          </w:divBdr>
        </w:div>
        <w:div w:id="1914200547">
          <w:marLeft w:val="640"/>
          <w:marRight w:val="0"/>
          <w:marTop w:val="0"/>
          <w:marBottom w:val="0"/>
          <w:divBdr>
            <w:top w:val="none" w:sz="0" w:space="0" w:color="auto"/>
            <w:left w:val="none" w:sz="0" w:space="0" w:color="auto"/>
            <w:bottom w:val="none" w:sz="0" w:space="0" w:color="auto"/>
            <w:right w:val="none" w:sz="0" w:space="0" w:color="auto"/>
          </w:divBdr>
        </w:div>
        <w:div w:id="1448431332">
          <w:marLeft w:val="640"/>
          <w:marRight w:val="0"/>
          <w:marTop w:val="0"/>
          <w:marBottom w:val="0"/>
          <w:divBdr>
            <w:top w:val="none" w:sz="0" w:space="0" w:color="auto"/>
            <w:left w:val="none" w:sz="0" w:space="0" w:color="auto"/>
            <w:bottom w:val="none" w:sz="0" w:space="0" w:color="auto"/>
            <w:right w:val="none" w:sz="0" w:space="0" w:color="auto"/>
          </w:divBdr>
        </w:div>
        <w:div w:id="661205593">
          <w:marLeft w:val="640"/>
          <w:marRight w:val="0"/>
          <w:marTop w:val="0"/>
          <w:marBottom w:val="0"/>
          <w:divBdr>
            <w:top w:val="none" w:sz="0" w:space="0" w:color="auto"/>
            <w:left w:val="none" w:sz="0" w:space="0" w:color="auto"/>
            <w:bottom w:val="none" w:sz="0" w:space="0" w:color="auto"/>
            <w:right w:val="none" w:sz="0" w:space="0" w:color="auto"/>
          </w:divBdr>
        </w:div>
        <w:div w:id="496920136">
          <w:marLeft w:val="640"/>
          <w:marRight w:val="0"/>
          <w:marTop w:val="0"/>
          <w:marBottom w:val="0"/>
          <w:divBdr>
            <w:top w:val="none" w:sz="0" w:space="0" w:color="auto"/>
            <w:left w:val="none" w:sz="0" w:space="0" w:color="auto"/>
            <w:bottom w:val="none" w:sz="0" w:space="0" w:color="auto"/>
            <w:right w:val="none" w:sz="0" w:space="0" w:color="auto"/>
          </w:divBdr>
        </w:div>
        <w:div w:id="1872526201">
          <w:marLeft w:val="640"/>
          <w:marRight w:val="0"/>
          <w:marTop w:val="0"/>
          <w:marBottom w:val="0"/>
          <w:divBdr>
            <w:top w:val="none" w:sz="0" w:space="0" w:color="auto"/>
            <w:left w:val="none" w:sz="0" w:space="0" w:color="auto"/>
            <w:bottom w:val="none" w:sz="0" w:space="0" w:color="auto"/>
            <w:right w:val="none" w:sz="0" w:space="0" w:color="auto"/>
          </w:divBdr>
        </w:div>
        <w:div w:id="2128117338">
          <w:marLeft w:val="640"/>
          <w:marRight w:val="0"/>
          <w:marTop w:val="0"/>
          <w:marBottom w:val="0"/>
          <w:divBdr>
            <w:top w:val="none" w:sz="0" w:space="0" w:color="auto"/>
            <w:left w:val="none" w:sz="0" w:space="0" w:color="auto"/>
            <w:bottom w:val="none" w:sz="0" w:space="0" w:color="auto"/>
            <w:right w:val="none" w:sz="0" w:space="0" w:color="auto"/>
          </w:divBdr>
        </w:div>
        <w:div w:id="1596478172">
          <w:marLeft w:val="640"/>
          <w:marRight w:val="0"/>
          <w:marTop w:val="0"/>
          <w:marBottom w:val="0"/>
          <w:divBdr>
            <w:top w:val="none" w:sz="0" w:space="0" w:color="auto"/>
            <w:left w:val="none" w:sz="0" w:space="0" w:color="auto"/>
            <w:bottom w:val="none" w:sz="0" w:space="0" w:color="auto"/>
            <w:right w:val="none" w:sz="0" w:space="0" w:color="auto"/>
          </w:divBdr>
        </w:div>
        <w:div w:id="1615672649">
          <w:marLeft w:val="640"/>
          <w:marRight w:val="0"/>
          <w:marTop w:val="0"/>
          <w:marBottom w:val="0"/>
          <w:divBdr>
            <w:top w:val="none" w:sz="0" w:space="0" w:color="auto"/>
            <w:left w:val="none" w:sz="0" w:space="0" w:color="auto"/>
            <w:bottom w:val="none" w:sz="0" w:space="0" w:color="auto"/>
            <w:right w:val="none" w:sz="0" w:space="0" w:color="auto"/>
          </w:divBdr>
        </w:div>
        <w:div w:id="1296524364">
          <w:marLeft w:val="640"/>
          <w:marRight w:val="0"/>
          <w:marTop w:val="0"/>
          <w:marBottom w:val="0"/>
          <w:divBdr>
            <w:top w:val="none" w:sz="0" w:space="0" w:color="auto"/>
            <w:left w:val="none" w:sz="0" w:space="0" w:color="auto"/>
            <w:bottom w:val="none" w:sz="0" w:space="0" w:color="auto"/>
            <w:right w:val="none" w:sz="0" w:space="0" w:color="auto"/>
          </w:divBdr>
        </w:div>
        <w:div w:id="1439957021">
          <w:marLeft w:val="640"/>
          <w:marRight w:val="0"/>
          <w:marTop w:val="0"/>
          <w:marBottom w:val="0"/>
          <w:divBdr>
            <w:top w:val="none" w:sz="0" w:space="0" w:color="auto"/>
            <w:left w:val="none" w:sz="0" w:space="0" w:color="auto"/>
            <w:bottom w:val="none" w:sz="0" w:space="0" w:color="auto"/>
            <w:right w:val="none" w:sz="0" w:space="0" w:color="auto"/>
          </w:divBdr>
        </w:div>
        <w:div w:id="1694070618">
          <w:marLeft w:val="640"/>
          <w:marRight w:val="0"/>
          <w:marTop w:val="0"/>
          <w:marBottom w:val="0"/>
          <w:divBdr>
            <w:top w:val="none" w:sz="0" w:space="0" w:color="auto"/>
            <w:left w:val="none" w:sz="0" w:space="0" w:color="auto"/>
            <w:bottom w:val="none" w:sz="0" w:space="0" w:color="auto"/>
            <w:right w:val="none" w:sz="0" w:space="0" w:color="auto"/>
          </w:divBdr>
        </w:div>
        <w:div w:id="1660964802">
          <w:marLeft w:val="640"/>
          <w:marRight w:val="0"/>
          <w:marTop w:val="0"/>
          <w:marBottom w:val="0"/>
          <w:divBdr>
            <w:top w:val="none" w:sz="0" w:space="0" w:color="auto"/>
            <w:left w:val="none" w:sz="0" w:space="0" w:color="auto"/>
            <w:bottom w:val="none" w:sz="0" w:space="0" w:color="auto"/>
            <w:right w:val="none" w:sz="0" w:space="0" w:color="auto"/>
          </w:divBdr>
        </w:div>
        <w:div w:id="1681002427">
          <w:marLeft w:val="640"/>
          <w:marRight w:val="0"/>
          <w:marTop w:val="0"/>
          <w:marBottom w:val="0"/>
          <w:divBdr>
            <w:top w:val="none" w:sz="0" w:space="0" w:color="auto"/>
            <w:left w:val="none" w:sz="0" w:space="0" w:color="auto"/>
            <w:bottom w:val="none" w:sz="0" w:space="0" w:color="auto"/>
            <w:right w:val="none" w:sz="0" w:space="0" w:color="auto"/>
          </w:divBdr>
        </w:div>
        <w:div w:id="319427911">
          <w:marLeft w:val="640"/>
          <w:marRight w:val="0"/>
          <w:marTop w:val="0"/>
          <w:marBottom w:val="0"/>
          <w:divBdr>
            <w:top w:val="none" w:sz="0" w:space="0" w:color="auto"/>
            <w:left w:val="none" w:sz="0" w:space="0" w:color="auto"/>
            <w:bottom w:val="none" w:sz="0" w:space="0" w:color="auto"/>
            <w:right w:val="none" w:sz="0" w:space="0" w:color="auto"/>
          </w:divBdr>
        </w:div>
        <w:div w:id="1477450305">
          <w:marLeft w:val="640"/>
          <w:marRight w:val="0"/>
          <w:marTop w:val="0"/>
          <w:marBottom w:val="0"/>
          <w:divBdr>
            <w:top w:val="none" w:sz="0" w:space="0" w:color="auto"/>
            <w:left w:val="none" w:sz="0" w:space="0" w:color="auto"/>
            <w:bottom w:val="none" w:sz="0" w:space="0" w:color="auto"/>
            <w:right w:val="none" w:sz="0" w:space="0" w:color="auto"/>
          </w:divBdr>
        </w:div>
        <w:div w:id="878280192">
          <w:marLeft w:val="640"/>
          <w:marRight w:val="0"/>
          <w:marTop w:val="0"/>
          <w:marBottom w:val="0"/>
          <w:divBdr>
            <w:top w:val="none" w:sz="0" w:space="0" w:color="auto"/>
            <w:left w:val="none" w:sz="0" w:space="0" w:color="auto"/>
            <w:bottom w:val="none" w:sz="0" w:space="0" w:color="auto"/>
            <w:right w:val="none" w:sz="0" w:space="0" w:color="auto"/>
          </w:divBdr>
        </w:div>
        <w:div w:id="1803036005">
          <w:marLeft w:val="640"/>
          <w:marRight w:val="0"/>
          <w:marTop w:val="0"/>
          <w:marBottom w:val="0"/>
          <w:divBdr>
            <w:top w:val="none" w:sz="0" w:space="0" w:color="auto"/>
            <w:left w:val="none" w:sz="0" w:space="0" w:color="auto"/>
            <w:bottom w:val="none" w:sz="0" w:space="0" w:color="auto"/>
            <w:right w:val="none" w:sz="0" w:space="0" w:color="auto"/>
          </w:divBdr>
        </w:div>
        <w:div w:id="694501614">
          <w:marLeft w:val="640"/>
          <w:marRight w:val="0"/>
          <w:marTop w:val="0"/>
          <w:marBottom w:val="0"/>
          <w:divBdr>
            <w:top w:val="none" w:sz="0" w:space="0" w:color="auto"/>
            <w:left w:val="none" w:sz="0" w:space="0" w:color="auto"/>
            <w:bottom w:val="none" w:sz="0" w:space="0" w:color="auto"/>
            <w:right w:val="none" w:sz="0" w:space="0" w:color="auto"/>
          </w:divBdr>
        </w:div>
        <w:div w:id="184056408">
          <w:marLeft w:val="640"/>
          <w:marRight w:val="0"/>
          <w:marTop w:val="0"/>
          <w:marBottom w:val="0"/>
          <w:divBdr>
            <w:top w:val="none" w:sz="0" w:space="0" w:color="auto"/>
            <w:left w:val="none" w:sz="0" w:space="0" w:color="auto"/>
            <w:bottom w:val="none" w:sz="0" w:space="0" w:color="auto"/>
            <w:right w:val="none" w:sz="0" w:space="0" w:color="auto"/>
          </w:divBdr>
        </w:div>
        <w:div w:id="669337212">
          <w:marLeft w:val="640"/>
          <w:marRight w:val="0"/>
          <w:marTop w:val="0"/>
          <w:marBottom w:val="0"/>
          <w:divBdr>
            <w:top w:val="none" w:sz="0" w:space="0" w:color="auto"/>
            <w:left w:val="none" w:sz="0" w:space="0" w:color="auto"/>
            <w:bottom w:val="none" w:sz="0" w:space="0" w:color="auto"/>
            <w:right w:val="none" w:sz="0" w:space="0" w:color="auto"/>
          </w:divBdr>
        </w:div>
        <w:div w:id="386997935">
          <w:marLeft w:val="640"/>
          <w:marRight w:val="0"/>
          <w:marTop w:val="0"/>
          <w:marBottom w:val="0"/>
          <w:divBdr>
            <w:top w:val="none" w:sz="0" w:space="0" w:color="auto"/>
            <w:left w:val="none" w:sz="0" w:space="0" w:color="auto"/>
            <w:bottom w:val="none" w:sz="0" w:space="0" w:color="auto"/>
            <w:right w:val="none" w:sz="0" w:space="0" w:color="auto"/>
          </w:divBdr>
        </w:div>
        <w:div w:id="822086488">
          <w:marLeft w:val="640"/>
          <w:marRight w:val="0"/>
          <w:marTop w:val="0"/>
          <w:marBottom w:val="0"/>
          <w:divBdr>
            <w:top w:val="none" w:sz="0" w:space="0" w:color="auto"/>
            <w:left w:val="none" w:sz="0" w:space="0" w:color="auto"/>
            <w:bottom w:val="none" w:sz="0" w:space="0" w:color="auto"/>
            <w:right w:val="none" w:sz="0" w:space="0" w:color="auto"/>
          </w:divBdr>
        </w:div>
        <w:div w:id="760761275">
          <w:marLeft w:val="640"/>
          <w:marRight w:val="0"/>
          <w:marTop w:val="0"/>
          <w:marBottom w:val="0"/>
          <w:divBdr>
            <w:top w:val="none" w:sz="0" w:space="0" w:color="auto"/>
            <w:left w:val="none" w:sz="0" w:space="0" w:color="auto"/>
            <w:bottom w:val="none" w:sz="0" w:space="0" w:color="auto"/>
            <w:right w:val="none" w:sz="0" w:space="0" w:color="auto"/>
          </w:divBdr>
        </w:div>
        <w:div w:id="1921019761">
          <w:marLeft w:val="640"/>
          <w:marRight w:val="0"/>
          <w:marTop w:val="0"/>
          <w:marBottom w:val="0"/>
          <w:divBdr>
            <w:top w:val="none" w:sz="0" w:space="0" w:color="auto"/>
            <w:left w:val="none" w:sz="0" w:space="0" w:color="auto"/>
            <w:bottom w:val="none" w:sz="0" w:space="0" w:color="auto"/>
            <w:right w:val="none" w:sz="0" w:space="0" w:color="auto"/>
          </w:divBdr>
        </w:div>
        <w:div w:id="1932278197">
          <w:marLeft w:val="640"/>
          <w:marRight w:val="0"/>
          <w:marTop w:val="0"/>
          <w:marBottom w:val="0"/>
          <w:divBdr>
            <w:top w:val="none" w:sz="0" w:space="0" w:color="auto"/>
            <w:left w:val="none" w:sz="0" w:space="0" w:color="auto"/>
            <w:bottom w:val="none" w:sz="0" w:space="0" w:color="auto"/>
            <w:right w:val="none" w:sz="0" w:space="0" w:color="auto"/>
          </w:divBdr>
        </w:div>
        <w:div w:id="2117016522">
          <w:marLeft w:val="640"/>
          <w:marRight w:val="0"/>
          <w:marTop w:val="0"/>
          <w:marBottom w:val="0"/>
          <w:divBdr>
            <w:top w:val="none" w:sz="0" w:space="0" w:color="auto"/>
            <w:left w:val="none" w:sz="0" w:space="0" w:color="auto"/>
            <w:bottom w:val="none" w:sz="0" w:space="0" w:color="auto"/>
            <w:right w:val="none" w:sz="0" w:space="0" w:color="auto"/>
          </w:divBdr>
        </w:div>
        <w:div w:id="525293078">
          <w:marLeft w:val="640"/>
          <w:marRight w:val="0"/>
          <w:marTop w:val="0"/>
          <w:marBottom w:val="0"/>
          <w:divBdr>
            <w:top w:val="none" w:sz="0" w:space="0" w:color="auto"/>
            <w:left w:val="none" w:sz="0" w:space="0" w:color="auto"/>
            <w:bottom w:val="none" w:sz="0" w:space="0" w:color="auto"/>
            <w:right w:val="none" w:sz="0" w:space="0" w:color="auto"/>
          </w:divBdr>
        </w:div>
        <w:div w:id="635450053">
          <w:marLeft w:val="640"/>
          <w:marRight w:val="0"/>
          <w:marTop w:val="0"/>
          <w:marBottom w:val="0"/>
          <w:divBdr>
            <w:top w:val="none" w:sz="0" w:space="0" w:color="auto"/>
            <w:left w:val="none" w:sz="0" w:space="0" w:color="auto"/>
            <w:bottom w:val="none" w:sz="0" w:space="0" w:color="auto"/>
            <w:right w:val="none" w:sz="0" w:space="0" w:color="auto"/>
          </w:divBdr>
        </w:div>
        <w:div w:id="1101023085">
          <w:marLeft w:val="640"/>
          <w:marRight w:val="0"/>
          <w:marTop w:val="0"/>
          <w:marBottom w:val="0"/>
          <w:divBdr>
            <w:top w:val="none" w:sz="0" w:space="0" w:color="auto"/>
            <w:left w:val="none" w:sz="0" w:space="0" w:color="auto"/>
            <w:bottom w:val="none" w:sz="0" w:space="0" w:color="auto"/>
            <w:right w:val="none" w:sz="0" w:space="0" w:color="auto"/>
          </w:divBdr>
        </w:div>
        <w:div w:id="1256859258">
          <w:marLeft w:val="640"/>
          <w:marRight w:val="0"/>
          <w:marTop w:val="0"/>
          <w:marBottom w:val="0"/>
          <w:divBdr>
            <w:top w:val="none" w:sz="0" w:space="0" w:color="auto"/>
            <w:left w:val="none" w:sz="0" w:space="0" w:color="auto"/>
            <w:bottom w:val="none" w:sz="0" w:space="0" w:color="auto"/>
            <w:right w:val="none" w:sz="0" w:space="0" w:color="auto"/>
          </w:divBdr>
        </w:div>
        <w:div w:id="554512923">
          <w:marLeft w:val="640"/>
          <w:marRight w:val="0"/>
          <w:marTop w:val="0"/>
          <w:marBottom w:val="0"/>
          <w:divBdr>
            <w:top w:val="none" w:sz="0" w:space="0" w:color="auto"/>
            <w:left w:val="none" w:sz="0" w:space="0" w:color="auto"/>
            <w:bottom w:val="none" w:sz="0" w:space="0" w:color="auto"/>
            <w:right w:val="none" w:sz="0" w:space="0" w:color="auto"/>
          </w:divBdr>
        </w:div>
        <w:div w:id="1389840236">
          <w:marLeft w:val="640"/>
          <w:marRight w:val="0"/>
          <w:marTop w:val="0"/>
          <w:marBottom w:val="0"/>
          <w:divBdr>
            <w:top w:val="none" w:sz="0" w:space="0" w:color="auto"/>
            <w:left w:val="none" w:sz="0" w:space="0" w:color="auto"/>
            <w:bottom w:val="none" w:sz="0" w:space="0" w:color="auto"/>
            <w:right w:val="none" w:sz="0" w:space="0" w:color="auto"/>
          </w:divBdr>
        </w:div>
        <w:div w:id="602691698">
          <w:marLeft w:val="640"/>
          <w:marRight w:val="0"/>
          <w:marTop w:val="0"/>
          <w:marBottom w:val="0"/>
          <w:divBdr>
            <w:top w:val="none" w:sz="0" w:space="0" w:color="auto"/>
            <w:left w:val="none" w:sz="0" w:space="0" w:color="auto"/>
            <w:bottom w:val="none" w:sz="0" w:space="0" w:color="auto"/>
            <w:right w:val="none" w:sz="0" w:space="0" w:color="auto"/>
          </w:divBdr>
        </w:div>
        <w:div w:id="665402250">
          <w:marLeft w:val="640"/>
          <w:marRight w:val="0"/>
          <w:marTop w:val="0"/>
          <w:marBottom w:val="0"/>
          <w:divBdr>
            <w:top w:val="none" w:sz="0" w:space="0" w:color="auto"/>
            <w:left w:val="none" w:sz="0" w:space="0" w:color="auto"/>
            <w:bottom w:val="none" w:sz="0" w:space="0" w:color="auto"/>
            <w:right w:val="none" w:sz="0" w:space="0" w:color="auto"/>
          </w:divBdr>
        </w:div>
        <w:div w:id="867915278">
          <w:marLeft w:val="640"/>
          <w:marRight w:val="0"/>
          <w:marTop w:val="0"/>
          <w:marBottom w:val="0"/>
          <w:divBdr>
            <w:top w:val="none" w:sz="0" w:space="0" w:color="auto"/>
            <w:left w:val="none" w:sz="0" w:space="0" w:color="auto"/>
            <w:bottom w:val="none" w:sz="0" w:space="0" w:color="auto"/>
            <w:right w:val="none" w:sz="0" w:space="0" w:color="auto"/>
          </w:divBdr>
        </w:div>
        <w:div w:id="2027290665">
          <w:marLeft w:val="640"/>
          <w:marRight w:val="0"/>
          <w:marTop w:val="0"/>
          <w:marBottom w:val="0"/>
          <w:divBdr>
            <w:top w:val="none" w:sz="0" w:space="0" w:color="auto"/>
            <w:left w:val="none" w:sz="0" w:space="0" w:color="auto"/>
            <w:bottom w:val="none" w:sz="0" w:space="0" w:color="auto"/>
            <w:right w:val="none" w:sz="0" w:space="0" w:color="auto"/>
          </w:divBdr>
        </w:div>
        <w:div w:id="821775870">
          <w:marLeft w:val="640"/>
          <w:marRight w:val="0"/>
          <w:marTop w:val="0"/>
          <w:marBottom w:val="0"/>
          <w:divBdr>
            <w:top w:val="none" w:sz="0" w:space="0" w:color="auto"/>
            <w:left w:val="none" w:sz="0" w:space="0" w:color="auto"/>
            <w:bottom w:val="none" w:sz="0" w:space="0" w:color="auto"/>
            <w:right w:val="none" w:sz="0" w:space="0" w:color="auto"/>
          </w:divBdr>
        </w:div>
        <w:div w:id="417753786">
          <w:marLeft w:val="640"/>
          <w:marRight w:val="0"/>
          <w:marTop w:val="0"/>
          <w:marBottom w:val="0"/>
          <w:divBdr>
            <w:top w:val="none" w:sz="0" w:space="0" w:color="auto"/>
            <w:left w:val="none" w:sz="0" w:space="0" w:color="auto"/>
            <w:bottom w:val="none" w:sz="0" w:space="0" w:color="auto"/>
            <w:right w:val="none" w:sz="0" w:space="0" w:color="auto"/>
          </w:divBdr>
        </w:div>
        <w:div w:id="2061130178">
          <w:marLeft w:val="640"/>
          <w:marRight w:val="0"/>
          <w:marTop w:val="0"/>
          <w:marBottom w:val="0"/>
          <w:divBdr>
            <w:top w:val="none" w:sz="0" w:space="0" w:color="auto"/>
            <w:left w:val="none" w:sz="0" w:space="0" w:color="auto"/>
            <w:bottom w:val="none" w:sz="0" w:space="0" w:color="auto"/>
            <w:right w:val="none" w:sz="0" w:space="0" w:color="auto"/>
          </w:divBdr>
        </w:div>
        <w:div w:id="390735198">
          <w:marLeft w:val="640"/>
          <w:marRight w:val="0"/>
          <w:marTop w:val="0"/>
          <w:marBottom w:val="0"/>
          <w:divBdr>
            <w:top w:val="none" w:sz="0" w:space="0" w:color="auto"/>
            <w:left w:val="none" w:sz="0" w:space="0" w:color="auto"/>
            <w:bottom w:val="none" w:sz="0" w:space="0" w:color="auto"/>
            <w:right w:val="none" w:sz="0" w:space="0" w:color="auto"/>
          </w:divBdr>
        </w:div>
        <w:div w:id="154496644">
          <w:marLeft w:val="640"/>
          <w:marRight w:val="0"/>
          <w:marTop w:val="0"/>
          <w:marBottom w:val="0"/>
          <w:divBdr>
            <w:top w:val="none" w:sz="0" w:space="0" w:color="auto"/>
            <w:left w:val="none" w:sz="0" w:space="0" w:color="auto"/>
            <w:bottom w:val="none" w:sz="0" w:space="0" w:color="auto"/>
            <w:right w:val="none" w:sz="0" w:space="0" w:color="auto"/>
          </w:divBdr>
        </w:div>
        <w:div w:id="1793480044">
          <w:marLeft w:val="640"/>
          <w:marRight w:val="0"/>
          <w:marTop w:val="0"/>
          <w:marBottom w:val="0"/>
          <w:divBdr>
            <w:top w:val="none" w:sz="0" w:space="0" w:color="auto"/>
            <w:left w:val="none" w:sz="0" w:space="0" w:color="auto"/>
            <w:bottom w:val="none" w:sz="0" w:space="0" w:color="auto"/>
            <w:right w:val="none" w:sz="0" w:space="0" w:color="auto"/>
          </w:divBdr>
        </w:div>
        <w:div w:id="669870529">
          <w:marLeft w:val="640"/>
          <w:marRight w:val="0"/>
          <w:marTop w:val="0"/>
          <w:marBottom w:val="0"/>
          <w:divBdr>
            <w:top w:val="none" w:sz="0" w:space="0" w:color="auto"/>
            <w:left w:val="none" w:sz="0" w:space="0" w:color="auto"/>
            <w:bottom w:val="none" w:sz="0" w:space="0" w:color="auto"/>
            <w:right w:val="none" w:sz="0" w:space="0" w:color="auto"/>
          </w:divBdr>
        </w:div>
        <w:div w:id="1092822870">
          <w:marLeft w:val="640"/>
          <w:marRight w:val="0"/>
          <w:marTop w:val="0"/>
          <w:marBottom w:val="0"/>
          <w:divBdr>
            <w:top w:val="none" w:sz="0" w:space="0" w:color="auto"/>
            <w:left w:val="none" w:sz="0" w:space="0" w:color="auto"/>
            <w:bottom w:val="none" w:sz="0" w:space="0" w:color="auto"/>
            <w:right w:val="none" w:sz="0" w:space="0" w:color="auto"/>
          </w:divBdr>
        </w:div>
        <w:div w:id="248000422">
          <w:marLeft w:val="640"/>
          <w:marRight w:val="0"/>
          <w:marTop w:val="0"/>
          <w:marBottom w:val="0"/>
          <w:divBdr>
            <w:top w:val="none" w:sz="0" w:space="0" w:color="auto"/>
            <w:left w:val="none" w:sz="0" w:space="0" w:color="auto"/>
            <w:bottom w:val="none" w:sz="0" w:space="0" w:color="auto"/>
            <w:right w:val="none" w:sz="0" w:space="0" w:color="auto"/>
          </w:divBdr>
        </w:div>
        <w:div w:id="353960612">
          <w:marLeft w:val="640"/>
          <w:marRight w:val="0"/>
          <w:marTop w:val="0"/>
          <w:marBottom w:val="0"/>
          <w:divBdr>
            <w:top w:val="none" w:sz="0" w:space="0" w:color="auto"/>
            <w:left w:val="none" w:sz="0" w:space="0" w:color="auto"/>
            <w:bottom w:val="none" w:sz="0" w:space="0" w:color="auto"/>
            <w:right w:val="none" w:sz="0" w:space="0" w:color="auto"/>
          </w:divBdr>
        </w:div>
        <w:div w:id="1406028189">
          <w:marLeft w:val="640"/>
          <w:marRight w:val="0"/>
          <w:marTop w:val="0"/>
          <w:marBottom w:val="0"/>
          <w:divBdr>
            <w:top w:val="none" w:sz="0" w:space="0" w:color="auto"/>
            <w:left w:val="none" w:sz="0" w:space="0" w:color="auto"/>
            <w:bottom w:val="none" w:sz="0" w:space="0" w:color="auto"/>
            <w:right w:val="none" w:sz="0" w:space="0" w:color="auto"/>
          </w:divBdr>
        </w:div>
        <w:div w:id="695352220">
          <w:marLeft w:val="640"/>
          <w:marRight w:val="0"/>
          <w:marTop w:val="0"/>
          <w:marBottom w:val="0"/>
          <w:divBdr>
            <w:top w:val="none" w:sz="0" w:space="0" w:color="auto"/>
            <w:left w:val="none" w:sz="0" w:space="0" w:color="auto"/>
            <w:bottom w:val="none" w:sz="0" w:space="0" w:color="auto"/>
            <w:right w:val="none" w:sz="0" w:space="0" w:color="auto"/>
          </w:divBdr>
        </w:div>
        <w:div w:id="1642806297">
          <w:marLeft w:val="640"/>
          <w:marRight w:val="0"/>
          <w:marTop w:val="0"/>
          <w:marBottom w:val="0"/>
          <w:divBdr>
            <w:top w:val="none" w:sz="0" w:space="0" w:color="auto"/>
            <w:left w:val="none" w:sz="0" w:space="0" w:color="auto"/>
            <w:bottom w:val="none" w:sz="0" w:space="0" w:color="auto"/>
            <w:right w:val="none" w:sz="0" w:space="0" w:color="auto"/>
          </w:divBdr>
        </w:div>
        <w:div w:id="717819173">
          <w:marLeft w:val="640"/>
          <w:marRight w:val="0"/>
          <w:marTop w:val="0"/>
          <w:marBottom w:val="0"/>
          <w:divBdr>
            <w:top w:val="none" w:sz="0" w:space="0" w:color="auto"/>
            <w:left w:val="none" w:sz="0" w:space="0" w:color="auto"/>
            <w:bottom w:val="none" w:sz="0" w:space="0" w:color="auto"/>
            <w:right w:val="none" w:sz="0" w:space="0" w:color="auto"/>
          </w:divBdr>
        </w:div>
        <w:div w:id="1640185434">
          <w:marLeft w:val="640"/>
          <w:marRight w:val="0"/>
          <w:marTop w:val="0"/>
          <w:marBottom w:val="0"/>
          <w:divBdr>
            <w:top w:val="none" w:sz="0" w:space="0" w:color="auto"/>
            <w:left w:val="none" w:sz="0" w:space="0" w:color="auto"/>
            <w:bottom w:val="none" w:sz="0" w:space="0" w:color="auto"/>
            <w:right w:val="none" w:sz="0" w:space="0" w:color="auto"/>
          </w:divBdr>
        </w:div>
        <w:div w:id="749541707">
          <w:marLeft w:val="640"/>
          <w:marRight w:val="0"/>
          <w:marTop w:val="0"/>
          <w:marBottom w:val="0"/>
          <w:divBdr>
            <w:top w:val="none" w:sz="0" w:space="0" w:color="auto"/>
            <w:left w:val="none" w:sz="0" w:space="0" w:color="auto"/>
            <w:bottom w:val="none" w:sz="0" w:space="0" w:color="auto"/>
            <w:right w:val="none" w:sz="0" w:space="0" w:color="auto"/>
          </w:divBdr>
        </w:div>
        <w:div w:id="1364671394">
          <w:marLeft w:val="640"/>
          <w:marRight w:val="0"/>
          <w:marTop w:val="0"/>
          <w:marBottom w:val="0"/>
          <w:divBdr>
            <w:top w:val="none" w:sz="0" w:space="0" w:color="auto"/>
            <w:left w:val="none" w:sz="0" w:space="0" w:color="auto"/>
            <w:bottom w:val="none" w:sz="0" w:space="0" w:color="auto"/>
            <w:right w:val="none" w:sz="0" w:space="0" w:color="auto"/>
          </w:divBdr>
        </w:div>
        <w:div w:id="1227179276">
          <w:marLeft w:val="640"/>
          <w:marRight w:val="0"/>
          <w:marTop w:val="0"/>
          <w:marBottom w:val="0"/>
          <w:divBdr>
            <w:top w:val="none" w:sz="0" w:space="0" w:color="auto"/>
            <w:left w:val="none" w:sz="0" w:space="0" w:color="auto"/>
            <w:bottom w:val="none" w:sz="0" w:space="0" w:color="auto"/>
            <w:right w:val="none" w:sz="0" w:space="0" w:color="auto"/>
          </w:divBdr>
        </w:div>
        <w:div w:id="2126121024">
          <w:marLeft w:val="640"/>
          <w:marRight w:val="0"/>
          <w:marTop w:val="0"/>
          <w:marBottom w:val="0"/>
          <w:divBdr>
            <w:top w:val="none" w:sz="0" w:space="0" w:color="auto"/>
            <w:left w:val="none" w:sz="0" w:space="0" w:color="auto"/>
            <w:bottom w:val="none" w:sz="0" w:space="0" w:color="auto"/>
            <w:right w:val="none" w:sz="0" w:space="0" w:color="auto"/>
          </w:divBdr>
        </w:div>
        <w:div w:id="1997146718">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626277450">
          <w:marLeft w:val="640"/>
          <w:marRight w:val="0"/>
          <w:marTop w:val="0"/>
          <w:marBottom w:val="0"/>
          <w:divBdr>
            <w:top w:val="none" w:sz="0" w:space="0" w:color="auto"/>
            <w:left w:val="none" w:sz="0" w:space="0" w:color="auto"/>
            <w:bottom w:val="none" w:sz="0" w:space="0" w:color="auto"/>
            <w:right w:val="none" w:sz="0" w:space="0" w:color="auto"/>
          </w:divBdr>
        </w:div>
        <w:div w:id="1636180417">
          <w:marLeft w:val="640"/>
          <w:marRight w:val="0"/>
          <w:marTop w:val="0"/>
          <w:marBottom w:val="0"/>
          <w:divBdr>
            <w:top w:val="none" w:sz="0" w:space="0" w:color="auto"/>
            <w:left w:val="none" w:sz="0" w:space="0" w:color="auto"/>
            <w:bottom w:val="none" w:sz="0" w:space="0" w:color="auto"/>
            <w:right w:val="none" w:sz="0" w:space="0" w:color="auto"/>
          </w:divBdr>
        </w:div>
        <w:div w:id="228927222">
          <w:marLeft w:val="640"/>
          <w:marRight w:val="0"/>
          <w:marTop w:val="0"/>
          <w:marBottom w:val="0"/>
          <w:divBdr>
            <w:top w:val="none" w:sz="0" w:space="0" w:color="auto"/>
            <w:left w:val="none" w:sz="0" w:space="0" w:color="auto"/>
            <w:bottom w:val="none" w:sz="0" w:space="0" w:color="auto"/>
            <w:right w:val="none" w:sz="0" w:space="0" w:color="auto"/>
          </w:divBdr>
        </w:div>
        <w:div w:id="1019745242">
          <w:marLeft w:val="640"/>
          <w:marRight w:val="0"/>
          <w:marTop w:val="0"/>
          <w:marBottom w:val="0"/>
          <w:divBdr>
            <w:top w:val="none" w:sz="0" w:space="0" w:color="auto"/>
            <w:left w:val="none" w:sz="0" w:space="0" w:color="auto"/>
            <w:bottom w:val="none" w:sz="0" w:space="0" w:color="auto"/>
            <w:right w:val="none" w:sz="0" w:space="0" w:color="auto"/>
          </w:divBdr>
        </w:div>
        <w:div w:id="306866081">
          <w:marLeft w:val="640"/>
          <w:marRight w:val="0"/>
          <w:marTop w:val="0"/>
          <w:marBottom w:val="0"/>
          <w:divBdr>
            <w:top w:val="none" w:sz="0" w:space="0" w:color="auto"/>
            <w:left w:val="none" w:sz="0" w:space="0" w:color="auto"/>
            <w:bottom w:val="none" w:sz="0" w:space="0" w:color="auto"/>
            <w:right w:val="none" w:sz="0" w:space="0" w:color="auto"/>
          </w:divBdr>
        </w:div>
        <w:div w:id="962273156">
          <w:marLeft w:val="640"/>
          <w:marRight w:val="0"/>
          <w:marTop w:val="0"/>
          <w:marBottom w:val="0"/>
          <w:divBdr>
            <w:top w:val="none" w:sz="0" w:space="0" w:color="auto"/>
            <w:left w:val="none" w:sz="0" w:space="0" w:color="auto"/>
            <w:bottom w:val="none" w:sz="0" w:space="0" w:color="auto"/>
            <w:right w:val="none" w:sz="0" w:space="0" w:color="auto"/>
          </w:divBdr>
        </w:div>
        <w:div w:id="634720161">
          <w:marLeft w:val="640"/>
          <w:marRight w:val="0"/>
          <w:marTop w:val="0"/>
          <w:marBottom w:val="0"/>
          <w:divBdr>
            <w:top w:val="none" w:sz="0" w:space="0" w:color="auto"/>
            <w:left w:val="none" w:sz="0" w:space="0" w:color="auto"/>
            <w:bottom w:val="none" w:sz="0" w:space="0" w:color="auto"/>
            <w:right w:val="none" w:sz="0" w:space="0" w:color="auto"/>
          </w:divBdr>
        </w:div>
        <w:div w:id="599291271">
          <w:marLeft w:val="640"/>
          <w:marRight w:val="0"/>
          <w:marTop w:val="0"/>
          <w:marBottom w:val="0"/>
          <w:divBdr>
            <w:top w:val="none" w:sz="0" w:space="0" w:color="auto"/>
            <w:left w:val="none" w:sz="0" w:space="0" w:color="auto"/>
            <w:bottom w:val="none" w:sz="0" w:space="0" w:color="auto"/>
            <w:right w:val="none" w:sz="0" w:space="0" w:color="auto"/>
          </w:divBdr>
        </w:div>
        <w:div w:id="2022004948">
          <w:marLeft w:val="640"/>
          <w:marRight w:val="0"/>
          <w:marTop w:val="0"/>
          <w:marBottom w:val="0"/>
          <w:divBdr>
            <w:top w:val="none" w:sz="0" w:space="0" w:color="auto"/>
            <w:left w:val="none" w:sz="0" w:space="0" w:color="auto"/>
            <w:bottom w:val="none" w:sz="0" w:space="0" w:color="auto"/>
            <w:right w:val="none" w:sz="0" w:space="0" w:color="auto"/>
          </w:divBdr>
        </w:div>
        <w:div w:id="1815948309">
          <w:marLeft w:val="640"/>
          <w:marRight w:val="0"/>
          <w:marTop w:val="0"/>
          <w:marBottom w:val="0"/>
          <w:divBdr>
            <w:top w:val="none" w:sz="0" w:space="0" w:color="auto"/>
            <w:left w:val="none" w:sz="0" w:space="0" w:color="auto"/>
            <w:bottom w:val="none" w:sz="0" w:space="0" w:color="auto"/>
            <w:right w:val="none" w:sz="0" w:space="0" w:color="auto"/>
          </w:divBdr>
        </w:div>
        <w:div w:id="1098018283">
          <w:marLeft w:val="640"/>
          <w:marRight w:val="0"/>
          <w:marTop w:val="0"/>
          <w:marBottom w:val="0"/>
          <w:divBdr>
            <w:top w:val="none" w:sz="0" w:space="0" w:color="auto"/>
            <w:left w:val="none" w:sz="0" w:space="0" w:color="auto"/>
            <w:bottom w:val="none" w:sz="0" w:space="0" w:color="auto"/>
            <w:right w:val="none" w:sz="0" w:space="0" w:color="auto"/>
          </w:divBdr>
        </w:div>
        <w:div w:id="1762603113">
          <w:marLeft w:val="640"/>
          <w:marRight w:val="0"/>
          <w:marTop w:val="0"/>
          <w:marBottom w:val="0"/>
          <w:divBdr>
            <w:top w:val="none" w:sz="0" w:space="0" w:color="auto"/>
            <w:left w:val="none" w:sz="0" w:space="0" w:color="auto"/>
            <w:bottom w:val="none" w:sz="0" w:space="0" w:color="auto"/>
            <w:right w:val="none" w:sz="0" w:space="0" w:color="auto"/>
          </w:divBdr>
        </w:div>
        <w:div w:id="1123503404">
          <w:marLeft w:val="640"/>
          <w:marRight w:val="0"/>
          <w:marTop w:val="0"/>
          <w:marBottom w:val="0"/>
          <w:divBdr>
            <w:top w:val="none" w:sz="0" w:space="0" w:color="auto"/>
            <w:left w:val="none" w:sz="0" w:space="0" w:color="auto"/>
            <w:bottom w:val="none" w:sz="0" w:space="0" w:color="auto"/>
            <w:right w:val="none" w:sz="0" w:space="0" w:color="auto"/>
          </w:divBdr>
        </w:div>
        <w:div w:id="663902104">
          <w:marLeft w:val="640"/>
          <w:marRight w:val="0"/>
          <w:marTop w:val="0"/>
          <w:marBottom w:val="0"/>
          <w:divBdr>
            <w:top w:val="none" w:sz="0" w:space="0" w:color="auto"/>
            <w:left w:val="none" w:sz="0" w:space="0" w:color="auto"/>
            <w:bottom w:val="none" w:sz="0" w:space="0" w:color="auto"/>
            <w:right w:val="none" w:sz="0" w:space="0" w:color="auto"/>
          </w:divBdr>
        </w:div>
        <w:div w:id="191189399">
          <w:marLeft w:val="640"/>
          <w:marRight w:val="0"/>
          <w:marTop w:val="0"/>
          <w:marBottom w:val="0"/>
          <w:divBdr>
            <w:top w:val="none" w:sz="0" w:space="0" w:color="auto"/>
            <w:left w:val="none" w:sz="0" w:space="0" w:color="auto"/>
            <w:bottom w:val="none" w:sz="0" w:space="0" w:color="auto"/>
            <w:right w:val="none" w:sz="0" w:space="0" w:color="auto"/>
          </w:divBdr>
        </w:div>
        <w:div w:id="912013068">
          <w:marLeft w:val="640"/>
          <w:marRight w:val="0"/>
          <w:marTop w:val="0"/>
          <w:marBottom w:val="0"/>
          <w:divBdr>
            <w:top w:val="none" w:sz="0" w:space="0" w:color="auto"/>
            <w:left w:val="none" w:sz="0" w:space="0" w:color="auto"/>
            <w:bottom w:val="none" w:sz="0" w:space="0" w:color="auto"/>
            <w:right w:val="none" w:sz="0" w:space="0" w:color="auto"/>
          </w:divBdr>
        </w:div>
        <w:div w:id="1357999644">
          <w:marLeft w:val="640"/>
          <w:marRight w:val="0"/>
          <w:marTop w:val="0"/>
          <w:marBottom w:val="0"/>
          <w:divBdr>
            <w:top w:val="none" w:sz="0" w:space="0" w:color="auto"/>
            <w:left w:val="none" w:sz="0" w:space="0" w:color="auto"/>
            <w:bottom w:val="none" w:sz="0" w:space="0" w:color="auto"/>
            <w:right w:val="none" w:sz="0" w:space="0" w:color="auto"/>
          </w:divBdr>
        </w:div>
        <w:div w:id="1096485056">
          <w:marLeft w:val="640"/>
          <w:marRight w:val="0"/>
          <w:marTop w:val="0"/>
          <w:marBottom w:val="0"/>
          <w:divBdr>
            <w:top w:val="none" w:sz="0" w:space="0" w:color="auto"/>
            <w:left w:val="none" w:sz="0" w:space="0" w:color="auto"/>
            <w:bottom w:val="none" w:sz="0" w:space="0" w:color="auto"/>
            <w:right w:val="none" w:sz="0" w:space="0" w:color="auto"/>
          </w:divBdr>
        </w:div>
        <w:div w:id="1035303464">
          <w:marLeft w:val="640"/>
          <w:marRight w:val="0"/>
          <w:marTop w:val="0"/>
          <w:marBottom w:val="0"/>
          <w:divBdr>
            <w:top w:val="none" w:sz="0" w:space="0" w:color="auto"/>
            <w:left w:val="none" w:sz="0" w:space="0" w:color="auto"/>
            <w:bottom w:val="none" w:sz="0" w:space="0" w:color="auto"/>
            <w:right w:val="none" w:sz="0" w:space="0" w:color="auto"/>
          </w:divBdr>
        </w:div>
        <w:div w:id="1842812664">
          <w:marLeft w:val="640"/>
          <w:marRight w:val="0"/>
          <w:marTop w:val="0"/>
          <w:marBottom w:val="0"/>
          <w:divBdr>
            <w:top w:val="none" w:sz="0" w:space="0" w:color="auto"/>
            <w:left w:val="none" w:sz="0" w:space="0" w:color="auto"/>
            <w:bottom w:val="none" w:sz="0" w:space="0" w:color="auto"/>
            <w:right w:val="none" w:sz="0" w:space="0" w:color="auto"/>
          </w:divBdr>
        </w:div>
        <w:div w:id="763770339">
          <w:marLeft w:val="640"/>
          <w:marRight w:val="0"/>
          <w:marTop w:val="0"/>
          <w:marBottom w:val="0"/>
          <w:divBdr>
            <w:top w:val="none" w:sz="0" w:space="0" w:color="auto"/>
            <w:left w:val="none" w:sz="0" w:space="0" w:color="auto"/>
            <w:bottom w:val="none" w:sz="0" w:space="0" w:color="auto"/>
            <w:right w:val="none" w:sz="0" w:space="0" w:color="auto"/>
          </w:divBdr>
        </w:div>
        <w:div w:id="1596934017">
          <w:marLeft w:val="640"/>
          <w:marRight w:val="0"/>
          <w:marTop w:val="0"/>
          <w:marBottom w:val="0"/>
          <w:divBdr>
            <w:top w:val="none" w:sz="0" w:space="0" w:color="auto"/>
            <w:left w:val="none" w:sz="0" w:space="0" w:color="auto"/>
            <w:bottom w:val="none" w:sz="0" w:space="0" w:color="auto"/>
            <w:right w:val="none" w:sz="0" w:space="0" w:color="auto"/>
          </w:divBdr>
        </w:div>
        <w:div w:id="705564737">
          <w:marLeft w:val="640"/>
          <w:marRight w:val="0"/>
          <w:marTop w:val="0"/>
          <w:marBottom w:val="0"/>
          <w:divBdr>
            <w:top w:val="none" w:sz="0" w:space="0" w:color="auto"/>
            <w:left w:val="none" w:sz="0" w:space="0" w:color="auto"/>
            <w:bottom w:val="none" w:sz="0" w:space="0" w:color="auto"/>
            <w:right w:val="none" w:sz="0" w:space="0" w:color="auto"/>
          </w:divBdr>
        </w:div>
        <w:div w:id="253367649">
          <w:marLeft w:val="640"/>
          <w:marRight w:val="0"/>
          <w:marTop w:val="0"/>
          <w:marBottom w:val="0"/>
          <w:divBdr>
            <w:top w:val="none" w:sz="0" w:space="0" w:color="auto"/>
            <w:left w:val="none" w:sz="0" w:space="0" w:color="auto"/>
            <w:bottom w:val="none" w:sz="0" w:space="0" w:color="auto"/>
            <w:right w:val="none" w:sz="0" w:space="0" w:color="auto"/>
          </w:divBdr>
        </w:div>
        <w:div w:id="681006827">
          <w:marLeft w:val="640"/>
          <w:marRight w:val="0"/>
          <w:marTop w:val="0"/>
          <w:marBottom w:val="0"/>
          <w:divBdr>
            <w:top w:val="none" w:sz="0" w:space="0" w:color="auto"/>
            <w:left w:val="none" w:sz="0" w:space="0" w:color="auto"/>
            <w:bottom w:val="none" w:sz="0" w:space="0" w:color="auto"/>
            <w:right w:val="none" w:sz="0" w:space="0" w:color="auto"/>
          </w:divBdr>
        </w:div>
        <w:div w:id="690644574">
          <w:marLeft w:val="640"/>
          <w:marRight w:val="0"/>
          <w:marTop w:val="0"/>
          <w:marBottom w:val="0"/>
          <w:divBdr>
            <w:top w:val="none" w:sz="0" w:space="0" w:color="auto"/>
            <w:left w:val="none" w:sz="0" w:space="0" w:color="auto"/>
            <w:bottom w:val="none" w:sz="0" w:space="0" w:color="auto"/>
            <w:right w:val="none" w:sz="0" w:space="0" w:color="auto"/>
          </w:divBdr>
        </w:div>
        <w:div w:id="1505046394">
          <w:marLeft w:val="640"/>
          <w:marRight w:val="0"/>
          <w:marTop w:val="0"/>
          <w:marBottom w:val="0"/>
          <w:divBdr>
            <w:top w:val="none" w:sz="0" w:space="0" w:color="auto"/>
            <w:left w:val="none" w:sz="0" w:space="0" w:color="auto"/>
            <w:bottom w:val="none" w:sz="0" w:space="0" w:color="auto"/>
            <w:right w:val="none" w:sz="0" w:space="0" w:color="auto"/>
          </w:divBdr>
        </w:div>
        <w:div w:id="2039770303">
          <w:marLeft w:val="640"/>
          <w:marRight w:val="0"/>
          <w:marTop w:val="0"/>
          <w:marBottom w:val="0"/>
          <w:divBdr>
            <w:top w:val="none" w:sz="0" w:space="0" w:color="auto"/>
            <w:left w:val="none" w:sz="0" w:space="0" w:color="auto"/>
            <w:bottom w:val="none" w:sz="0" w:space="0" w:color="auto"/>
            <w:right w:val="none" w:sz="0" w:space="0" w:color="auto"/>
          </w:divBdr>
        </w:div>
        <w:div w:id="296028155">
          <w:marLeft w:val="640"/>
          <w:marRight w:val="0"/>
          <w:marTop w:val="0"/>
          <w:marBottom w:val="0"/>
          <w:divBdr>
            <w:top w:val="none" w:sz="0" w:space="0" w:color="auto"/>
            <w:left w:val="none" w:sz="0" w:space="0" w:color="auto"/>
            <w:bottom w:val="none" w:sz="0" w:space="0" w:color="auto"/>
            <w:right w:val="none" w:sz="0" w:space="0" w:color="auto"/>
          </w:divBdr>
        </w:div>
        <w:div w:id="990518795">
          <w:marLeft w:val="640"/>
          <w:marRight w:val="0"/>
          <w:marTop w:val="0"/>
          <w:marBottom w:val="0"/>
          <w:divBdr>
            <w:top w:val="none" w:sz="0" w:space="0" w:color="auto"/>
            <w:left w:val="none" w:sz="0" w:space="0" w:color="auto"/>
            <w:bottom w:val="none" w:sz="0" w:space="0" w:color="auto"/>
            <w:right w:val="none" w:sz="0" w:space="0" w:color="auto"/>
          </w:divBdr>
        </w:div>
        <w:div w:id="629364147">
          <w:marLeft w:val="640"/>
          <w:marRight w:val="0"/>
          <w:marTop w:val="0"/>
          <w:marBottom w:val="0"/>
          <w:divBdr>
            <w:top w:val="none" w:sz="0" w:space="0" w:color="auto"/>
            <w:left w:val="none" w:sz="0" w:space="0" w:color="auto"/>
            <w:bottom w:val="none" w:sz="0" w:space="0" w:color="auto"/>
            <w:right w:val="none" w:sz="0" w:space="0" w:color="auto"/>
          </w:divBdr>
        </w:div>
        <w:div w:id="1327787454">
          <w:marLeft w:val="640"/>
          <w:marRight w:val="0"/>
          <w:marTop w:val="0"/>
          <w:marBottom w:val="0"/>
          <w:divBdr>
            <w:top w:val="none" w:sz="0" w:space="0" w:color="auto"/>
            <w:left w:val="none" w:sz="0" w:space="0" w:color="auto"/>
            <w:bottom w:val="none" w:sz="0" w:space="0" w:color="auto"/>
            <w:right w:val="none" w:sz="0" w:space="0" w:color="auto"/>
          </w:divBdr>
        </w:div>
        <w:div w:id="746461347">
          <w:marLeft w:val="640"/>
          <w:marRight w:val="0"/>
          <w:marTop w:val="0"/>
          <w:marBottom w:val="0"/>
          <w:divBdr>
            <w:top w:val="none" w:sz="0" w:space="0" w:color="auto"/>
            <w:left w:val="none" w:sz="0" w:space="0" w:color="auto"/>
            <w:bottom w:val="none" w:sz="0" w:space="0" w:color="auto"/>
            <w:right w:val="none" w:sz="0" w:space="0" w:color="auto"/>
          </w:divBdr>
        </w:div>
        <w:div w:id="904340259">
          <w:marLeft w:val="640"/>
          <w:marRight w:val="0"/>
          <w:marTop w:val="0"/>
          <w:marBottom w:val="0"/>
          <w:divBdr>
            <w:top w:val="none" w:sz="0" w:space="0" w:color="auto"/>
            <w:left w:val="none" w:sz="0" w:space="0" w:color="auto"/>
            <w:bottom w:val="none" w:sz="0" w:space="0" w:color="auto"/>
            <w:right w:val="none" w:sz="0" w:space="0" w:color="auto"/>
          </w:divBdr>
        </w:div>
        <w:div w:id="249896043">
          <w:marLeft w:val="640"/>
          <w:marRight w:val="0"/>
          <w:marTop w:val="0"/>
          <w:marBottom w:val="0"/>
          <w:divBdr>
            <w:top w:val="none" w:sz="0" w:space="0" w:color="auto"/>
            <w:left w:val="none" w:sz="0" w:space="0" w:color="auto"/>
            <w:bottom w:val="none" w:sz="0" w:space="0" w:color="auto"/>
            <w:right w:val="none" w:sz="0" w:space="0" w:color="auto"/>
          </w:divBdr>
        </w:div>
        <w:div w:id="1380671517">
          <w:marLeft w:val="640"/>
          <w:marRight w:val="0"/>
          <w:marTop w:val="0"/>
          <w:marBottom w:val="0"/>
          <w:divBdr>
            <w:top w:val="none" w:sz="0" w:space="0" w:color="auto"/>
            <w:left w:val="none" w:sz="0" w:space="0" w:color="auto"/>
            <w:bottom w:val="none" w:sz="0" w:space="0" w:color="auto"/>
            <w:right w:val="none" w:sz="0" w:space="0" w:color="auto"/>
          </w:divBdr>
        </w:div>
        <w:div w:id="1259171374">
          <w:marLeft w:val="640"/>
          <w:marRight w:val="0"/>
          <w:marTop w:val="0"/>
          <w:marBottom w:val="0"/>
          <w:divBdr>
            <w:top w:val="none" w:sz="0" w:space="0" w:color="auto"/>
            <w:left w:val="none" w:sz="0" w:space="0" w:color="auto"/>
            <w:bottom w:val="none" w:sz="0" w:space="0" w:color="auto"/>
            <w:right w:val="none" w:sz="0" w:space="0" w:color="auto"/>
          </w:divBdr>
        </w:div>
        <w:div w:id="333151172">
          <w:marLeft w:val="640"/>
          <w:marRight w:val="0"/>
          <w:marTop w:val="0"/>
          <w:marBottom w:val="0"/>
          <w:divBdr>
            <w:top w:val="none" w:sz="0" w:space="0" w:color="auto"/>
            <w:left w:val="none" w:sz="0" w:space="0" w:color="auto"/>
            <w:bottom w:val="none" w:sz="0" w:space="0" w:color="auto"/>
            <w:right w:val="none" w:sz="0" w:space="0" w:color="auto"/>
          </w:divBdr>
        </w:div>
        <w:div w:id="1248032042">
          <w:marLeft w:val="640"/>
          <w:marRight w:val="0"/>
          <w:marTop w:val="0"/>
          <w:marBottom w:val="0"/>
          <w:divBdr>
            <w:top w:val="none" w:sz="0" w:space="0" w:color="auto"/>
            <w:left w:val="none" w:sz="0" w:space="0" w:color="auto"/>
            <w:bottom w:val="none" w:sz="0" w:space="0" w:color="auto"/>
            <w:right w:val="none" w:sz="0" w:space="0" w:color="auto"/>
          </w:divBdr>
        </w:div>
        <w:div w:id="106891272">
          <w:marLeft w:val="640"/>
          <w:marRight w:val="0"/>
          <w:marTop w:val="0"/>
          <w:marBottom w:val="0"/>
          <w:divBdr>
            <w:top w:val="none" w:sz="0" w:space="0" w:color="auto"/>
            <w:left w:val="none" w:sz="0" w:space="0" w:color="auto"/>
            <w:bottom w:val="none" w:sz="0" w:space="0" w:color="auto"/>
            <w:right w:val="none" w:sz="0" w:space="0" w:color="auto"/>
          </w:divBdr>
        </w:div>
        <w:div w:id="591623260">
          <w:marLeft w:val="640"/>
          <w:marRight w:val="0"/>
          <w:marTop w:val="0"/>
          <w:marBottom w:val="0"/>
          <w:divBdr>
            <w:top w:val="none" w:sz="0" w:space="0" w:color="auto"/>
            <w:left w:val="none" w:sz="0" w:space="0" w:color="auto"/>
            <w:bottom w:val="none" w:sz="0" w:space="0" w:color="auto"/>
            <w:right w:val="none" w:sz="0" w:space="0" w:color="auto"/>
          </w:divBdr>
        </w:div>
        <w:div w:id="639648002">
          <w:marLeft w:val="640"/>
          <w:marRight w:val="0"/>
          <w:marTop w:val="0"/>
          <w:marBottom w:val="0"/>
          <w:divBdr>
            <w:top w:val="none" w:sz="0" w:space="0" w:color="auto"/>
            <w:left w:val="none" w:sz="0" w:space="0" w:color="auto"/>
            <w:bottom w:val="none" w:sz="0" w:space="0" w:color="auto"/>
            <w:right w:val="none" w:sz="0" w:space="0" w:color="auto"/>
          </w:divBdr>
        </w:div>
        <w:div w:id="339236017">
          <w:marLeft w:val="640"/>
          <w:marRight w:val="0"/>
          <w:marTop w:val="0"/>
          <w:marBottom w:val="0"/>
          <w:divBdr>
            <w:top w:val="none" w:sz="0" w:space="0" w:color="auto"/>
            <w:left w:val="none" w:sz="0" w:space="0" w:color="auto"/>
            <w:bottom w:val="none" w:sz="0" w:space="0" w:color="auto"/>
            <w:right w:val="none" w:sz="0" w:space="0" w:color="auto"/>
          </w:divBdr>
        </w:div>
        <w:div w:id="691109261">
          <w:marLeft w:val="640"/>
          <w:marRight w:val="0"/>
          <w:marTop w:val="0"/>
          <w:marBottom w:val="0"/>
          <w:divBdr>
            <w:top w:val="none" w:sz="0" w:space="0" w:color="auto"/>
            <w:left w:val="none" w:sz="0" w:space="0" w:color="auto"/>
            <w:bottom w:val="none" w:sz="0" w:space="0" w:color="auto"/>
            <w:right w:val="none" w:sz="0" w:space="0" w:color="auto"/>
          </w:divBdr>
        </w:div>
        <w:div w:id="714352960">
          <w:marLeft w:val="640"/>
          <w:marRight w:val="0"/>
          <w:marTop w:val="0"/>
          <w:marBottom w:val="0"/>
          <w:divBdr>
            <w:top w:val="none" w:sz="0" w:space="0" w:color="auto"/>
            <w:left w:val="none" w:sz="0" w:space="0" w:color="auto"/>
            <w:bottom w:val="none" w:sz="0" w:space="0" w:color="auto"/>
            <w:right w:val="none" w:sz="0" w:space="0" w:color="auto"/>
          </w:divBdr>
        </w:div>
        <w:div w:id="370038316">
          <w:marLeft w:val="640"/>
          <w:marRight w:val="0"/>
          <w:marTop w:val="0"/>
          <w:marBottom w:val="0"/>
          <w:divBdr>
            <w:top w:val="none" w:sz="0" w:space="0" w:color="auto"/>
            <w:left w:val="none" w:sz="0" w:space="0" w:color="auto"/>
            <w:bottom w:val="none" w:sz="0" w:space="0" w:color="auto"/>
            <w:right w:val="none" w:sz="0" w:space="0" w:color="auto"/>
          </w:divBdr>
        </w:div>
        <w:div w:id="1709180420">
          <w:marLeft w:val="640"/>
          <w:marRight w:val="0"/>
          <w:marTop w:val="0"/>
          <w:marBottom w:val="0"/>
          <w:divBdr>
            <w:top w:val="none" w:sz="0" w:space="0" w:color="auto"/>
            <w:left w:val="none" w:sz="0" w:space="0" w:color="auto"/>
            <w:bottom w:val="none" w:sz="0" w:space="0" w:color="auto"/>
            <w:right w:val="none" w:sz="0" w:space="0" w:color="auto"/>
          </w:divBdr>
        </w:div>
        <w:div w:id="1543398419">
          <w:marLeft w:val="640"/>
          <w:marRight w:val="0"/>
          <w:marTop w:val="0"/>
          <w:marBottom w:val="0"/>
          <w:divBdr>
            <w:top w:val="none" w:sz="0" w:space="0" w:color="auto"/>
            <w:left w:val="none" w:sz="0" w:space="0" w:color="auto"/>
            <w:bottom w:val="none" w:sz="0" w:space="0" w:color="auto"/>
            <w:right w:val="none" w:sz="0" w:space="0" w:color="auto"/>
          </w:divBdr>
        </w:div>
        <w:div w:id="1589189837">
          <w:marLeft w:val="640"/>
          <w:marRight w:val="0"/>
          <w:marTop w:val="0"/>
          <w:marBottom w:val="0"/>
          <w:divBdr>
            <w:top w:val="none" w:sz="0" w:space="0" w:color="auto"/>
            <w:left w:val="none" w:sz="0" w:space="0" w:color="auto"/>
            <w:bottom w:val="none" w:sz="0" w:space="0" w:color="auto"/>
            <w:right w:val="none" w:sz="0" w:space="0" w:color="auto"/>
          </w:divBdr>
        </w:div>
        <w:div w:id="1886529042">
          <w:marLeft w:val="640"/>
          <w:marRight w:val="0"/>
          <w:marTop w:val="0"/>
          <w:marBottom w:val="0"/>
          <w:divBdr>
            <w:top w:val="none" w:sz="0" w:space="0" w:color="auto"/>
            <w:left w:val="none" w:sz="0" w:space="0" w:color="auto"/>
            <w:bottom w:val="none" w:sz="0" w:space="0" w:color="auto"/>
            <w:right w:val="none" w:sz="0" w:space="0" w:color="auto"/>
          </w:divBdr>
        </w:div>
        <w:div w:id="429544692">
          <w:marLeft w:val="640"/>
          <w:marRight w:val="0"/>
          <w:marTop w:val="0"/>
          <w:marBottom w:val="0"/>
          <w:divBdr>
            <w:top w:val="none" w:sz="0" w:space="0" w:color="auto"/>
            <w:left w:val="none" w:sz="0" w:space="0" w:color="auto"/>
            <w:bottom w:val="none" w:sz="0" w:space="0" w:color="auto"/>
            <w:right w:val="none" w:sz="0" w:space="0" w:color="auto"/>
          </w:divBdr>
        </w:div>
        <w:div w:id="884759031">
          <w:marLeft w:val="640"/>
          <w:marRight w:val="0"/>
          <w:marTop w:val="0"/>
          <w:marBottom w:val="0"/>
          <w:divBdr>
            <w:top w:val="none" w:sz="0" w:space="0" w:color="auto"/>
            <w:left w:val="none" w:sz="0" w:space="0" w:color="auto"/>
            <w:bottom w:val="none" w:sz="0" w:space="0" w:color="auto"/>
            <w:right w:val="none" w:sz="0" w:space="0" w:color="auto"/>
          </w:divBdr>
        </w:div>
        <w:div w:id="1785149409">
          <w:marLeft w:val="640"/>
          <w:marRight w:val="0"/>
          <w:marTop w:val="0"/>
          <w:marBottom w:val="0"/>
          <w:divBdr>
            <w:top w:val="none" w:sz="0" w:space="0" w:color="auto"/>
            <w:left w:val="none" w:sz="0" w:space="0" w:color="auto"/>
            <w:bottom w:val="none" w:sz="0" w:space="0" w:color="auto"/>
            <w:right w:val="none" w:sz="0" w:space="0" w:color="auto"/>
          </w:divBdr>
        </w:div>
        <w:div w:id="1320814749">
          <w:marLeft w:val="640"/>
          <w:marRight w:val="0"/>
          <w:marTop w:val="0"/>
          <w:marBottom w:val="0"/>
          <w:divBdr>
            <w:top w:val="none" w:sz="0" w:space="0" w:color="auto"/>
            <w:left w:val="none" w:sz="0" w:space="0" w:color="auto"/>
            <w:bottom w:val="none" w:sz="0" w:space="0" w:color="auto"/>
            <w:right w:val="none" w:sz="0" w:space="0" w:color="auto"/>
          </w:divBdr>
        </w:div>
        <w:div w:id="75825180">
          <w:marLeft w:val="640"/>
          <w:marRight w:val="0"/>
          <w:marTop w:val="0"/>
          <w:marBottom w:val="0"/>
          <w:divBdr>
            <w:top w:val="none" w:sz="0" w:space="0" w:color="auto"/>
            <w:left w:val="none" w:sz="0" w:space="0" w:color="auto"/>
            <w:bottom w:val="none" w:sz="0" w:space="0" w:color="auto"/>
            <w:right w:val="none" w:sz="0" w:space="0" w:color="auto"/>
          </w:divBdr>
        </w:div>
        <w:div w:id="1155798341">
          <w:marLeft w:val="640"/>
          <w:marRight w:val="0"/>
          <w:marTop w:val="0"/>
          <w:marBottom w:val="0"/>
          <w:divBdr>
            <w:top w:val="none" w:sz="0" w:space="0" w:color="auto"/>
            <w:left w:val="none" w:sz="0" w:space="0" w:color="auto"/>
            <w:bottom w:val="none" w:sz="0" w:space="0" w:color="auto"/>
            <w:right w:val="none" w:sz="0" w:space="0" w:color="auto"/>
          </w:divBdr>
        </w:div>
        <w:div w:id="2100440180">
          <w:marLeft w:val="640"/>
          <w:marRight w:val="0"/>
          <w:marTop w:val="0"/>
          <w:marBottom w:val="0"/>
          <w:divBdr>
            <w:top w:val="none" w:sz="0" w:space="0" w:color="auto"/>
            <w:left w:val="none" w:sz="0" w:space="0" w:color="auto"/>
            <w:bottom w:val="none" w:sz="0" w:space="0" w:color="auto"/>
            <w:right w:val="none" w:sz="0" w:space="0" w:color="auto"/>
          </w:divBdr>
        </w:div>
        <w:div w:id="45497504">
          <w:marLeft w:val="640"/>
          <w:marRight w:val="0"/>
          <w:marTop w:val="0"/>
          <w:marBottom w:val="0"/>
          <w:divBdr>
            <w:top w:val="none" w:sz="0" w:space="0" w:color="auto"/>
            <w:left w:val="none" w:sz="0" w:space="0" w:color="auto"/>
            <w:bottom w:val="none" w:sz="0" w:space="0" w:color="auto"/>
            <w:right w:val="none" w:sz="0" w:space="0" w:color="auto"/>
          </w:divBdr>
        </w:div>
        <w:div w:id="1538276657">
          <w:marLeft w:val="640"/>
          <w:marRight w:val="0"/>
          <w:marTop w:val="0"/>
          <w:marBottom w:val="0"/>
          <w:divBdr>
            <w:top w:val="none" w:sz="0" w:space="0" w:color="auto"/>
            <w:left w:val="none" w:sz="0" w:space="0" w:color="auto"/>
            <w:bottom w:val="none" w:sz="0" w:space="0" w:color="auto"/>
            <w:right w:val="none" w:sz="0" w:space="0" w:color="auto"/>
          </w:divBdr>
        </w:div>
        <w:div w:id="578252656">
          <w:marLeft w:val="640"/>
          <w:marRight w:val="0"/>
          <w:marTop w:val="0"/>
          <w:marBottom w:val="0"/>
          <w:divBdr>
            <w:top w:val="none" w:sz="0" w:space="0" w:color="auto"/>
            <w:left w:val="none" w:sz="0" w:space="0" w:color="auto"/>
            <w:bottom w:val="none" w:sz="0" w:space="0" w:color="auto"/>
            <w:right w:val="none" w:sz="0" w:space="0" w:color="auto"/>
          </w:divBdr>
        </w:div>
        <w:div w:id="1211841876">
          <w:marLeft w:val="640"/>
          <w:marRight w:val="0"/>
          <w:marTop w:val="0"/>
          <w:marBottom w:val="0"/>
          <w:divBdr>
            <w:top w:val="none" w:sz="0" w:space="0" w:color="auto"/>
            <w:left w:val="none" w:sz="0" w:space="0" w:color="auto"/>
            <w:bottom w:val="none" w:sz="0" w:space="0" w:color="auto"/>
            <w:right w:val="none" w:sz="0" w:space="0" w:color="auto"/>
          </w:divBdr>
        </w:div>
        <w:div w:id="1785271186">
          <w:marLeft w:val="640"/>
          <w:marRight w:val="0"/>
          <w:marTop w:val="0"/>
          <w:marBottom w:val="0"/>
          <w:divBdr>
            <w:top w:val="none" w:sz="0" w:space="0" w:color="auto"/>
            <w:left w:val="none" w:sz="0" w:space="0" w:color="auto"/>
            <w:bottom w:val="none" w:sz="0" w:space="0" w:color="auto"/>
            <w:right w:val="none" w:sz="0" w:space="0" w:color="auto"/>
          </w:divBdr>
        </w:div>
        <w:div w:id="1324242148">
          <w:marLeft w:val="640"/>
          <w:marRight w:val="0"/>
          <w:marTop w:val="0"/>
          <w:marBottom w:val="0"/>
          <w:divBdr>
            <w:top w:val="none" w:sz="0" w:space="0" w:color="auto"/>
            <w:left w:val="none" w:sz="0" w:space="0" w:color="auto"/>
            <w:bottom w:val="none" w:sz="0" w:space="0" w:color="auto"/>
            <w:right w:val="none" w:sz="0" w:space="0" w:color="auto"/>
          </w:divBdr>
        </w:div>
        <w:div w:id="1090273251">
          <w:marLeft w:val="640"/>
          <w:marRight w:val="0"/>
          <w:marTop w:val="0"/>
          <w:marBottom w:val="0"/>
          <w:divBdr>
            <w:top w:val="none" w:sz="0" w:space="0" w:color="auto"/>
            <w:left w:val="none" w:sz="0" w:space="0" w:color="auto"/>
            <w:bottom w:val="none" w:sz="0" w:space="0" w:color="auto"/>
            <w:right w:val="none" w:sz="0" w:space="0" w:color="auto"/>
          </w:divBdr>
        </w:div>
        <w:div w:id="2081174900">
          <w:marLeft w:val="640"/>
          <w:marRight w:val="0"/>
          <w:marTop w:val="0"/>
          <w:marBottom w:val="0"/>
          <w:divBdr>
            <w:top w:val="none" w:sz="0" w:space="0" w:color="auto"/>
            <w:left w:val="none" w:sz="0" w:space="0" w:color="auto"/>
            <w:bottom w:val="none" w:sz="0" w:space="0" w:color="auto"/>
            <w:right w:val="none" w:sz="0" w:space="0" w:color="auto"/>
          </w:divBdr>
        </w:div>
        <w:div w:id="1213735707">
          <w:marLeft w:val="640"/>
          <w:marRight w:val="0"/>
          <w:marTop w:val="0"/>
          <w:marBottom w:val="0"/>
          <w:divBdr>
            <w:top w:val="none" w:sz="0" w:space="0" w:color="auto"/>
            <w:left w:val="none" w:sz="0" w:space="0" w:color="auto"/>
            <w:bottom w:val="none" w:sz="0" w:space="0" w:color="auto"/>
            <w:right w:val="none" w:sz="0" w:space="0" w:color="auto"/>
          </w:divBdr>
        </w:div>
        <w:div w:id="1309283589">
          <w:marLeft w:val="640"/>
          <w:marRight w:val="0"/>
          <w:marTop w:val="0"/>
          <w:marBottom w:val="0"/>
          <w:divBdr>
            <w:top w:val="none" w:sz="0" w:space="0" w:color="auto"/>
            <w:left w:val="none" w:sz="0" w:space="0" w:color="auto"/>
            <w:bottom w:val="none" w:sz="0" w:space="0" w:color="auto"/>
            <w:right w:val="none" w:sz="0" w:space="0" w:color="auto"/>
          </w:divBdr>
        </w:div>
        <w:div w:id="2083914325">
          <w:marLeft w:val="640"/>
          <w:marRight w:val="0"/>
          <w:marTop w:val="0"/>
          <w:marBottom w:val="0"/>
          <w:divBdr>
            <w:top w:val="none" w:sz="0" w:space="0" w:color="auto"/>
            <w:left w:val="none" w:sz="0" w:space="0" w:color="auto"/>
            <w:bottom w:val="none" w:sz="0" w:space="0" w:color="auto"/>
            <w:right w:val="none" w:sz="0" w:space="0" w:color="auto"/>
          </w:divBdr>
        </w:div>
        <w:div w:id="1921212079">
          <w:marLeft w:val="640"/>
          <w:marRight w:val="0"/>
          <w:marTop w:val="0"/>
          <w:marBottom w:val="0"/>
          <w:divBdr>
            <w:top w:val="none" w:sz="0" w:space="0" w:color="auto"/>
            <w:left w:val="none" w:sz="0" w:space="0" w:color="auto"/>
            <w:bottom w:val="none" w:sz="0" w:space="0" w:color="auto"/>
            <w:right w:val="none" w:sz="0" w:space="0" w:color="auto"/>
          </w:divBdr>
        </w:div>
        <w:div w:id="84696815">
          <w:marLeft w:val="640"/>
          <w:marRight w:val="0"/>
          <w:marTop w:val="0"/>
          <w:marBottom w:val="0"/>
          <w:divBdr>
            <w:top w:val="none" w:sz="0" w:space="0" w:color="auto"/>
            <w:left w:val="none" w:sz="0" w:space="0" w:color="auto"/>
            <w:bottom w:val="none" w:sz="0" w:space="0" w:color="auto"/>
            <w:right w:val="none" w:sz="0" w:space="0" w:color="auto"/>
          </w:divBdr>
        </w:div>
        <w:div w:id="411970255">
          <w:marLeft w:val="640"/>
          <w:marRight w:val="0"/>
          <w:marTop w:val="0"/>
          <w:marBottom w:val="0"/>
          <w:divBdr>
            <w:top w:val="none" w:sz="0" w:space="0" w:color="auto"/>
            <w:left w:val="none" w:sz="0" w:space="0" w:color="auto"/>
            <w:bottom w:val="none" w:sz="0" w:space="0" w:color="auto"/>
            <w:right w:val="none" w:sz="0" w:space="0" w:color="auto"/>
          </w:divBdr>
        </w:div>
        <w:div w:id="1283616633">
          <w:marLeft w:val="640"/>
          <w:marRight w:val="0"/>
          <w:marTop w:val="0"/>
          <w:marBottom w:val="0"/>
          <w:divBdr>
            <w:top w:val="none" w:sz="0" w:space="0" w:color="auto"/>
            <w:left w:val="none" w:sz="0" w:space="0" w:color="auto"/>
            <w:bottom w:val="none" w:sz="0" w:space="0" w:color="auto"/>
            <w:right w:val="none" w:sz="0" w:space="0" w:color="auto"/>
          </w:divBdr>
        </w:div>
        <w:div w:id="590044641">
          <w:marLeft w:val="640"/>
          <w:marRight w:val="0"/>
          <w:marTop w:val="0"/>
          <w:marBottom w:val="0"/>
          <w:divBdr>
            <w:top w:val="none" w:sz="0" w:space="0" w:color="auto"/>
            <w:left w:val="none" w:sz="0" w:space="0" w:color="auto"/>
            <w:bottom w:val="none" w:sz="0" w:space="0" w:color="auto"/>
            <w:right w:val="none" w:sz="0" w:space="0" w:color="auto"/>
          </w:divBdr>
        </w:div>
        <w:div w:id="419259574">
          <w:marLeft w:val="640"/>
          <w:marRight w:val="0"/>
          <w:marTop w:val="0"/>
          <w:marBottom w:val="0"/>
          <w:divBdr>
            <w:top w:val="none" w:sz="0" w:space="0" w:color="auto"/>
            <w:left w:val="none" w:sz="0" w:space="0" w:color="auto"/>
            <w:bottom w:val="none" w:sz="0" w:space="0" w:color="auto"/>
            <w:right w:val="none" w:sz="0" w:space="0" w:color="auto"/>
          </w:divBdr>
        </w:div>
        <w:div w:id="884366924">
          <w:marLeft w:val="640"/>
          <w:marRight w:val="0"/>
          <w:marTop w:val="0"/>
          <w:marBottom w:val="0"/>
          <w:divBdr>
            <w:top w:val="none" w:sz="0" w:space="0" w:color="auto"/>
            <w:left w:val="none" w:sz="0" w:space="0" w:color="auto"/>
            <w:bottom w:val="none" w:sz="0" w:space="0" w:color="auto"/>
            <w:right w:val="none" w:sz="0" w:space="0" w:color="auto"/>
          </w:divBdr>
        </w:div>
        <w:div w:id="485517741">
          <w:marLeft w:val="640"/>
          <w:marRight w:val="0"/>
          <w:marTop w:val="0"/>
          <w:marBottom w:val="0"/>
          <w:divBdr>
            <w:top w:val="none" w:sz="0" w:space="0" w:color="auto"/>
            <w:left w:val="none" w:sz="0" w:space="0" w:color="auto"/>
            <w:bottom w:val="none" w:sz="0" w:space="0" w:color="auto"/>
            <w:right w:val="none" w:sz="0" w:space="0" w:color="auto"/>
          </w:divBdr>
        </w:div>
        <w:div w:id="802383397">
          <w:marLeft w:val="640"/>
          <w:marRight w:val="0"/>
          <w:marTop w:val="0"/>
          <w:marBottom w:val="0"/>
          <w:divBdr>
            <w:top w:val="none" w:sz="0" w:space="0" w:color="auto"/>
            <w:left w:val="none" w:sz="0" w:space="0" w:color="auto"/>
            <w:bottom w:val="none" w:sz="0" w:space="0" w:color="auto"/>
            <w:right w:val="none" w:sz="0" w:space="0" w:color="auto"/>
          </w:divBdr>
        </w:div>
        <w:div w:id="1249195070">
          <w:marLeft w:val="640"/>
          <w:marRight w:val="0"/>
          <w:marTop w:val="0"/>
          <w:marBottom w:val="0"/>
          <w:divBdr>
            <w:top w:val="none" w:sz="0" w:space="0" w:color="auto"/>
            <w:left w:val="none" w:sz="0" w:space="0" w:color="auto"/>
            <w:bottom w:val="none" w:sz="0" w:space="0" w:color="auto"/>
            <w:right w:val="none" w:sz="0" w:space="0" w:color="auto"/>
          </w:divBdr>
        </w:div>
        <w:div w:id="1147867498">
          <w:marLeft w:val="640"/>
          <w:marRight w:val="0"/>
          <w:marTop w:val="0"/>
          <w:marBottom w:val="0"/>
          <w:divBdr>
            <w:top w:val="none" w:sz="0" w:space="0" w:color="auto"/>
            <w:left w:val="none" w:sz="0" w:space="0" w:color="auto"/>
            <w:bottom w:val="none" w:sz="0" w:space="0" w:color="auto"/>
            <w:right w:val="none" w:sz="0" w:space="0" w:color="auto"/>
          </w:divBdr>
        </w:div>
        <w:div w:id="530648601">
          <w:marLeft w:val="640"/>
          <w:marRight w:val="0"/>
          <w:marTop w:val="0"/>
          <w:marBottom w:val="0"/>
          <w:divBdr>
            <w:top w:val="none" w:sz="0" w:space="0" w:color="auto"/>
            <w:left w:val="none" w:sz="0" w:space="0" w:color="auto"/>
            <w:bottom w:val="none" w:sz="0" w:space="0" w:color="auto"/>
            <w:right w:val="none" w:sz="0" w:space="0" w:color="auto"/>
          </w:divBdr>
        </w:div>
        <w:div w:id="1477605296">
          <w:marLeft w:val="640"/>
          <w:marRight w:val="0"/>
          <w:marTop w:val="0"/>
          <w:marBottom w:val="0"/>
          <w:divBdr>
            <w:top w:val="none" w:sz="0" w:space="0" w:color="auto"/>
            <w:left w:val="none" w:sz="0" w:space="0" w:color="auto"/>
            <w:bottom w:val="none" w:sz="0" w:space="0" w:color="auto"/>
            <w:right w:val="none" w:sz="0" w:space="0" w:color="auto"/>
          </w:divBdr>
        </w:div>
        <w:div w:id="1140655588">
          <w:marLeft w:val="640"/>
          <w:marRight w:val="0"/>
          <w:marTop w:val="0"/>
          <w:marBottom w:val="0"/>
          <w:divBdr>
            <w:top w:val="none" w:sz="0" w:space="0" w:color="auto"/>
            <w:left w:val="none" w:sz="0" w:space="0" w:color="auto"/>
            <w:bottom w:val="none" w:sz="0" w:space="0" w:color="auto"/>
            <w:right w:val="none" w:sz="0" w:space="0" w:color="auto"/>
          </w:divBdr>
        </w:div>
      </w:divsChild>
    </w:div>
    <w:div w:id="2138138183">
      <w:bodyDiv w:val="1"/>
      <w:marLeft w:val="0"/>
      <w:marRight w:val="0"/>
      <w:marTop w:val="0"/>
      <w:marBottom w:val="0"/>
      <w:divBdr>
        <w:top w:val="none" w:sz="0" w:space="0" w:color="auto"/>
        <w:left w:val="none" w:sz="0" w:space="0" w:color="auto"/>
        <w:bottom w:val="none" w:sz="0" w:space="0" w:color="auto"/>
        <w:right w:val="none" w:sz="0" w:space="0" w:color="auto"/>
      </w:divBdr>
      <w:divsChild>
        <w:div w:id="777219180">
          <w:marLeft w:val="640"/>
          <w:marRight w:val="0"/>
          <w:marTop w:val="0"/>
          <w:marBottom w:val="0"/>
          <w:divBdr>
            <w:top w:val="none" w:sz="0" w:space="0" w:color="auto"/>
            <w:left w:val="none" w:sz="0" w:space="0" w:color="auto"/>
            <w:bottom w:val="none" w:sz="0" w:space="0" w:color="auto"/>
            <w:right w:val="none" w:sz="0" w:space="0" w:color="auto"/>
          </w:divBdr>
        </w:div>
        <w:div w:id="127745045">
          <w:marLeft w:val="640"/>
          <w:marRight w:val="0"/>
          <w:marTop w:val="0"/>
          <w:marBottom w:val="0"/>
          <w:divBdr>
            <w:top w:val="none" w:sz="0" w:space="0" w:color="auto"/>
            <w:left w:val="none" w:sz="0" w:space="0" w:color="auto"/>
            <w:bottom w:val="none" w:sz="0" w:space="0" w:color="auto"/>
            <w:right w:val="none" w:sz="0" w:space="0" w:color="auto"/>
          </w:divBdr>
        </w:div>
        <w:div w:id="196507050">
          <w:marLeft w:val="640"/>
          <w:marRight w:val="0"/>
          <w:marTop w:val="0"/>
          <w:marBottom w:val="0"/>
          <w:divBdr>
            <w:top w:val="none" w:sz="0" w:space="0" w:color="auto"/>
            <w:left w:val="none" w:sz="0" w:space="0" w:color="auto"/>
            <w:bottom w:val="none" w:sz="0" w:space="0" w:color="auto"/>
            <w:right w:val="none" w:sz="0" w:space="0" w:color="auto"/>
          </w:divBdr>
        </w:div>
        <w:div w:id="570235745">
          <w:marLeft w:val="640"/>
          <w:marRight w:val="0"/>
          <w:marTop w:val="0"/>
          <w:marBottom w:val="0"/>
          <w:divBdr>
            <w:top w:val="none" w:sz="0" w:space="0" w:color="auto"/>
            <w:left w:val="none" w:sz="0" w:space="0" w:color="auto"/>
            <w:bottom w:val="none" w:sz="0" w:space="0" w:color="auto"/>
            <w:right w:val="none" w:sz="0" w:space="0" w:color="auto"/>
          </w:divBdr>
        </w:div>
        <w:div w:id="2057005517">
          <w:marLeft w:val="640"/>
          <w:marRight w:val="0"/>
          <w:marTop w:val="0"/>
          <w:marBottom w:val="0"/>
          <w:divBdr>
            <w:top w:val="none" w:sz="0" w:space="0" w:color="auto"/>
            <w:left w:val="none" w:sz="0" w:space="0" w:color="auto"/>
            <w:bottom w:val="none" w:sz="0" w:space="0" w:color="auto"/>
            <w:right w:val="none" w:sz="0" w:space="0" w:color="auto"/>
          </w:divBdr>
        </w:div>
        <w:div w:id="1995837224">
          <w:marLeft w:val="640"/>
          <w:marRight w:val="0"/>
          <w:marTop w:val="0"/>
          <w:marBottom w:val="0"/>
          <w:divBdr>
            <w:top w:val="none" w:sz="0" w:space="0" w:color="auto"/>
            <w:left w:val="none" w:sz="0" w:space="0" w:color="auto"/>
            <w:bottom w:val="none" w:sz="0" w:space="0" w:color="auto"/>
            <w:right w:val="none" w:sz="0" w:space="0" w:color="auto"/>
          </w:divBdr>
        </w:div>
        <w:div w:id="1849055608">
          <w:marLeft w:val="640"/>
          <w:marRight w:val="0"/>
          <w:marTop w:val="0"/>
          <w:marBottom w:val="0"/>
          <w:divBdr>
            <w:top w:val="none" w:sz="0" w:space="0" w:color="auto"/>
            <w:left w:val="none" w:sz="0" w:space="0" w:color="auto"/>
            <w:bottom w:val="none" w:sz="0" w:space="0" w:color="auto"/>
            <w:right w:val="none" w:sz="0" w:space="0" w:color="auto"/>
          </w:divBdr>
        </w:div>
        <w:div w:id="91738">
          <w:marLeft w:val="640"/>
          <w:marRight w:val="0"/>
          <w:marTop w:val="0"/>
          <w:marBottom w:val="0"/>
          <w:divBdr>
            <w:top w:val="none" w:sz="0" w:space="0" w:color="auto"/>
            <w:left w:val="none" w:sz="0" w:space="0" w:color="auto"/>
            <w:bottom w:val="none" w:sz="0" w:space="0" w:color="auto"/>
            <w:right w:val="none" w:sz="0" w:space="0" w:color="auto"/>
          </w:divBdr>
        </w:div>
        <w:div w:id="674040893">
          <w:marLeft w:val="640"/>
          <w:marRight w:val="0"/>
          <w:marTop w:val="0"/>
          <w:marBottom w:val="0"/>
          <w:divBdr>
            <w:top w:val="none" w:sz="0" w:space="0" w:color="auto"/>
            <w:left w:val="none" w:sz="0" w:space="0" w:color="auto"/>
            <w:bottom w:val="none" w:sz="0" w:space="0" w:color="auto"/>
            <w:right w:val="none" w:sz="0" w:space="0" w:color="auto"/>
          </w:divBdr>
        </w:div>
        <w:div w:id="405348011">
          <w:marLeft w:val="640"/>
          <w:marRight w:val="0"/>
          <w:marTop w:val="0"/>
          <w:marBottom w:val="0"/>
          <w:divBdr>
            <w:top w:val="none" w:sz="0" w:space="0" w:color="auto"/>
            <w:left w:val="none" w:sz="0" w:space="0" w:color="auto"/>
            <w:bottom w:val="none" w:sz="0" w:space="0" w:color="auto"/>
            <w:right w:val="none" w:sz="0" w:space="0" w:color="auto"/>
          </w:divBdr>
        </w:div>
        <w:div w:id="394427161">
          <w:marLeft w:val="640"/>
          <w:marRight w:val="0"/>
          <w:marTop w:val="0"/>
          <w:marBottom w:val="0"/>
          <w:divBdr>
            <w:top w:val="none" w:sz="0" w:space="0" w:color="auto"/>
            <w:left w:val="none" w:sz="0" w:space="0" w:color="auto"/>
            <w:bottom w:val="none" w:sz="0" w:space="0" w:color="auto"/>
            <w:right w:val="none" w:sz="0" w:space="0" w:color="auto"/>
          </w:divBdr>
        </w:div>
        <w:div w:id="737823113">
          <w:marLeft w:val="640"/>
          <w:marRight w:val="0"/>
          <w:marTop w:val="0"/>
          <w:marBottom w:val="0"/>
          <w:divBdr>
            <w:top w:val="none" w:sz="0" w:space="0" w:color="auto"/>
            <w:left w:val="none" w:sz="0" w:space="0" w:color="auto"/>
            <w:bottom w:val="none" w:sz="0" w:space="0" w:color="auto"/>
            <w:right w:val="none" w:sz="0" w:space="0" w:color="auto"/>
          </w:divBdr>
        </w:div>
        <w:div w:id="668026159">
          <w:marLeft w:val="640"/>
          <w:marRight w:val="0"/>
          <w:marTop w:val="0"/>
          <w:marBottom w:val="0"/>
          <w:divBdr>
            <w:top w:val="none" w:sz="0" w:space="0" w:color="auto"/>
            <w:left w:val="none" w:sz="0" w:space="0" w:color="auto"/>
            <w:bottom w:val="none" w:sz="0" w:space="0" w:color="auto"/>
            <w:right w:val="none" w:sz="0" w:space="0" w:color="auto"/>
          </w:divBdr>
        </w:div>
        <w:div w:id="1201478206">
          <w:marLeft w:val="640"/>
          <w:marRight w:val="0"/>
          <w:marTop w:val="0"/>
          <w:marBottom w:val="0"/>
          <w:divBdr>
            <w:top w:val="none" w:sz="0" w:space="0" w:color="auto"/>
            <w:left w:val="none" w:sz="0" w:space="0" w:color="auto"/>
            <w:bottom w:val="none" w:sz="0" w:space="0" w:color="auto"/>
            <w:right w:val="none" w:sz="0" w:space="0" w:color="auto"/>
          </w:divBdr>
        </w:div>
        <w:div w:id="1488549053">
          <w:marLeft w:val="640"/>
          <w:marRight w:val="0"/>
          <w:marTop w:val="0"/>
          <w:marBottom w:val="0"/>
          <w:divBdr>
            <w:top w:val="none" w:sz="0" w:space="0" w:color="auto"/>
            <w:left w:val="none" w:sz="0" w:space="0" w:color="auto"/>
            <w:bottom w:val="none" w:sz="0" w:space="0" w:color="auto"/>
            <w:right w:val="none" w:sz="0" w:space="0" w:color="auto"/>
          </w:divBdr>
        </w:div>
        <w:div w:id="280384613">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1167475801">
          <w:marLeft w:val="640"/>
          <w:marRight w:val="0"/>
          <w:marTop w:val="0"/>
          <w:marBottom w:val="0"/>
          <w:divBdr>
            <w:top w:val="none" w:sz="0" w:space="0" w:color="auto"/>
            <w:left w:val="none" w:sz="0" w:space="0" w:color="auto"/>
            <w:bottom w:val="none" w:sz="0" w:space="0" w:color="auto"/>
            <w:right w:val="none" w:sz="0" w:space="0" w:color="auto"/>
          </w:divBdr>
        </w:div>
        <w:div w:id="643319813">
          <w:marLeft w:val="640"/>
          <w:marRight w:val="0"/>
          <w:marTop w:val="0"/>
          <w:marBottom w:val="0"/>
          <w:divBdr>
            <w:top w:val="none" w:sz="0" w:space="0" w:color="auto"/>
            <w:left w:val="none" w:sz="0" w:space="0" w:color="auto"/>
            <w:bottom w:val="none" w:sz="0" w:space="0" w:color="auto"/>
            <w:right w:val="none" w:sz="0" w:space="0" w:color="auto"/>
          </w:divBdr>
        </w:div>
        <w:div w:id="388185939">
          <w:marLeft w:val="640"/>
          <w:marRight w:val="0"/>
          <w:marTop w:val="0"/>
          <w:marBottom w:val="0"/>
          <w:divBdr>
            <w:top w:val="none" w:sz="0" w:space="0" w:color="auto"/>
            <w:left w:val="none" w:sz="0" w:space="0" w:color="auto"/>
            <w:bottom w:val="none" w:sz="0" w:space="0" w:color="auto"/>
            <w:right w:val="none" w:sz="0" w:space="0" w:color="auto"/>
          </w:divBdr>
        </w:div>
        <w:div w:id="2056806891">
          <w:marLeft w:val="640"/>
          <w:marRight w:val="0"/>
          <w:marTop w:val="0"/>
          <w:marBottom w:val="0"/>
          <w:divBdr>
            <w:top w:val="none" w:sz="0" w:space="0" w:color="auto"/>
            <w:left w:val="none" w:sz="0" w:space="0" w:color="auto"/>
            <w:bottom w:val="none" w:sz="0" w:space="0" w:color="auto"/>
            <w:right w:val="none" w:sz="0" w:space="0" w:color="auto"/>
          </w:divBdr>
        </w:div>
        <w:div w:id="147400959">
          <w:marLeft w:val="640"/>
          <w:marRight w:val="0"/>
          <w:marTop w:val="0"/>
          <w:marBottom w:val="0"/>
          <w:divBdr>
            <w:top w:val="none" w:sz="0" w:space="0" w:color="auto"/>
            <w:left w:val="none" w:sz="0" w:space="0" w:color="auto"/>
            <w:bottom w:val="none" w:sz="0" w:space="0" w:color="auto"/>
            <w:right w:val="none" w:sz="0" w:space="0" w:color="auto"/>
          </w:divBdr>
        </w:div>
        <w:div w:id="1194071616">
          <w:marLeft w:val="640"/>
          <w:marRight w:val="0"/>
          <w:marTop w:val="0"/>
          <w:marBottom w:val="0"/>
          <w:divBdr>
            <w:top w:val="none" w:sz="0" w:space="0" w:color="auto"/>
            <w:left w:val="none" w:sz="0" w:space="0" w:color="auto"/>
            <w:bottom w:val="none" w:sz="0" w:space="0" w:color="auto"/>
            <w:right w:val="none" w:sz="0" w:space="0" w:color="auto"/>
          </w:divBdr>
        </w:div>
        <w:div w:id="322049875">
          <w:marLeft w:val="640"/>
          <w:marRight w:val="0"/>
          <w:marTop w:val="0"/>
          <w:marBottom w:val="0"/>
          <w:divBdr>
            <w:top w:val="none" w:sz="0" w:space="0" w:color="auto"/>
            <w:left w:val="none" w:sz="0" w:space="0" w:color="auto"/>
            <w:bottom w:val="none" w:sz="0" w:space="0" w:color="auto"/>
            <w:right w:val="none" w:sz="0" w:space="0" w:color="auto"/>
          </w:divBdr>
        </w:div>
        <w:div w:id="1209026991">
          <w:marLeft w:val="640"/>
          <w:marRight w:val="0"/>
          <w:marTop w:val="0"/>
          <w:marBottom w:val="0"/>
          <w:divBdr>
            <w:top w:val="none" w:sz="0" w:space="0" w:color="auto"/>
            <w:left w:val="none" w:sz="0" w:space="0" w:color="auto"/>
            <w:bottom w:val="none" w:sz="0" w:space="0" w:color="auto"/>
            <w:right w:val="none" w:sz="0" w:space="0" w:color="auto"/>
          </w:divBdr>
        </w:div>
        <w:div w:id="1449591987">
          <w:marLeft w:val="640"/>
          <w:marRight w:val="0"/>
          <w:marTop w:val="0"/>
          <w:marBottom w:val="0"/>
          <w:divBdr>
            <w:top w:val="none" w:sz="0" w:space="0" w:color="auto"/>
            <w:left w:val="none" w:sz="0" w:space="0" w:color="auto"/>
            <w:bottom w:val="none" w:sz="0" w:space="0" w:color="auto"/>
            <w:right w:val="none" w:sz="0" w:space="0" w:color="auto"/>
          </w:divBdr>
        </w:div>
        <w:div w:id="1387492310">
          <w:marLeft w:val="640"/>
          <w:marRight w:val="0"/>
          <w:marTop w:val="0"/>
          <w:marBottom w:val="0"/>
          <w:divBdr>
            <w:top w:val="none" w:sz="0" w:space="0" w:color="auto"/>
            <w:left w:val="none" w:sz="0" w:space="0" w:color="auto"/>
            <w:bottom w:val="none" w:sz="0" w:space="0" w:color="auto"/>
            <w:right w:val="none" w:sz="0" w:space="0" w:color="auto"/>
          </w:divBdr>
        </w:div>
        <w:div w:id="224992269">
          <w:marLeft w:val="640"/>
          <w:marRight w:val="0"/>
          <w:marTop w:val="0"/>
          <w:marBottom w:val="0"/>
          <w:divBdr>
            <w:top w:val="none" w:sz="0" w:space="0" w:color="auto"/>
            <w:left w:val="none" w:sz="0" w:space="0" w:color="auto"/>
            <w:bottom w:val="none" w:sz="0" w:space="0" w:color="auto"/>
            <w:right w:val="none" w:sz="0" w:space="0" w:color="auto"/>
          </w:divBdr>
        </w:div>
        <w:div w:id="488248156">
          <w:marLeft w:val="640"/>
          <w:marRight w:val="0"/>
          <w:marTop w:val="0"/>
          <w:marBottom w:val="0"/>
          <w:divBdr>
            <w:top w:val="none" w:sz="0" w:space="0" w:color="auto"/>
            <w:left w:val="none" w:sz="0" w:space="0" w:color="auto"/>
            <w:bottom w:val="none" w:sz="0" w:space="0" w:color="auto"/>
            <w:right w:val="none" w:sz="0" w:space="0" w:color="auto"/>
          </w:divBdr>
        </w:div>
        <w:div w:id="847718956">
          <w:marLeft w:val="640"/>
          <w:marRight w:val="0"/>
          <w:marTop w:val="0"/>
          <w:marBottom w:val="0"/>
          <w:divBdr>
            <w:top w:val="none" w:sz="0" w:space="0" w:color="auto"/>
            <w:left w:val="none" w:sz="0" w:space="0" w:color="auto"/>
            <w:bottom w:val="none" w:sz="0" w:space="0" w:color="auto"/>
            <w:right w:val="none" w:sz="0" w:space="0" w:color="auto"/>
          </w:divBdr>
        </w:div>
        <w:div w:id="1996180010">
          <w:marLeft w:val="640"/>
          <w:marRight w:val="0"/>
          <w:marTop w:val="0"/>
          <w:marBottom w:val="0"/>
          <w:divBdr>
            <w:top w:val="none" w:sz="0" w:space="0" w:color="auto"/>
            <w:left w:val="none" w:sz="0" w:space="0" w:color="auto"/>
            <w:bottom w:val="none" w:sz="0" w:space="0" w:color="auto"/>
            <w:right w:val="none" w:sz="0" w:space="0" w:color="auto"/>
          </w:divBdr>
        </w:div>
        <w:div w:id="959456374">
          <w:marLeft w:val="640"/>
          <w:marRight w:val="0"/>
          <w:marTop w:val="0"/>
          <w:marBottom w:val="0"/>
          <w:divBdr>
            <w:top w:val="none" w:sz="0" w:space="0" w:color="auto"/>
            <w:left w:val="none" w:sz="0" w:space="0" w:color="auto"/>
            <w:bottom w:val="none" w:sz="0" w:space="0" w:color="auto"/>
            <w:right w:val="none" w:sz="0" w:space="0" w:color="auto"/>
          </w:divBdr>
        </w:div>
        <w:div w:id="1490246933">
          <w:marLeft w:val="640"/>
          <w:marRight w:val="0"/>
          <w:marTop w:val="0"/>
          <w:marBottom w:val="0"/>
          <w:divBdr>
            <w:top w:val="none" w:sz="0" w:space="0" w:color="auto"/>
            <w:left w:val="none" w:sz="0" w:space="0" w:color="auto"/>
            <w:bottom w:val="none" w:sz="0" w:space="0" w:color="auto"/>
            <w:right w:val="none" w:sz="0" w:space="0" w:color="auto"/>
          </w:divBdr>
        </w:div>
        <w:div w:id="554387449">
          <w:marLeft w:val="640"/>
          <w:marRight w:val="0"/>
          <w:marTop w:val="0"/>
          <w:marBottom w:val="0"/>
          <w:divBdr>
            <w:top w:val="none" w:sz="0" w:space="0" w:color="auto"/>
            <w:left w:val="none" w:sz="0" w:space="0" w:color="auto"/>
            <w:bottom w:val="none" w:sz="0" w:space="0" w:color="auto"/>
            <w:right w:val="none" w:sz="0" w:space="0" w:color="auto"/>
          </w:divBdr>
        </w:div>
        <w:div w:id="906955733">
          <w:marLeft w:val="640"/>
          <w:marRight w:val="0"/>
          <w:marTop w:val="0"/>
          <w:marBottom w:val="0"/>
          <w:divBdr>
            <w:top w:val="none" w:sz="0" w:space="0" w:color="auto"/>
            <w:left w:val="none" w:sz="0" w:space="0" w:color="auto"/>
            <w:bottom w:val="none" w:sz="0" w:space="0" w:color="auto"/>
            <w:right w:val="none" w:sz="0" w:space="0" w:color="auto"/>
          </w:divBdr>
        </w:div>
        <w:div w:id="79907447">
          <w:marLeft w:val="640"/>
          <w:marRight w:val="0"/>
          <w:marTop w:val="0"/>
          <w:marBottom w:val="0"/>
          <w:divBdr>
            <w:top w:val="none" w:sz="0" w:space="0" w:color="auto"/>
            <w:left w:val="none" w:sz="0" w:space="0" w:color="auto"/>
            <w:bottom w:val="none" w:sz="0" w:space="0" w:color="auto"/>
            <w:right w:val="none" w:sz="0" w:space="0" w:color="auto"/>
          </w:divBdr>
        </w:div>
        <w:div w:id="1471941394">
          <w:marLeft w:val="640"/>
          <w:marRight w:val="0"/>
          <w:marTop w:val="0"/>
          <w:marBottom w:val="0"/>
          <w:divBdr>
            <w:top w:val="none" w:sz="0" w:space="0" w:color="auto"/>
            <w:left w:val="none" w:sz="0" w:space="0" w:color="auto"/>
            <w:bottom w:val="none" w:sz="0" w:space="0" w:color="auto"/>
            <w:right w:val="none" w:sz="0" w:space="0" w:color="auto"/>
          </w:divBdr>
        </w:div>
        <w:div w:id="989748015">
          <w:marLeft w:val="640"/>
          <w:marRight w:val="0"/>
          <w:marTop w:val="0"/>
          <w:marBottom w:val="0"/>
          <w:divBdr>
            <w:top w:val="none" w:sz="0" w:space="0" w:color="auto"/>
            <w:left w:val="none" w:sz="0" w:space="0" w:color="auto"/>
            <w:bottom w:val="none" w:sz="0" w:space="0" w:color="auto"/>
            <w:right w:val="none" w:sz="0" w:space="0" w:color="auto"/>
          </w:divBdr>
        </w:div>
        <w:div w:id="812988313">
          <w:marLeft w:val="640"/>
          <w:marRight w:val="0"/>
          <w:marTop w:val="0"/>
          <w:marBottom w:val="0"/>
          <w:divBdr>
            <w:top w:val="none" w:sz="0" w:space="0" w:color="auto"/>
            <w:left w:val="none" w:sz="0" w:space="0" w:color="auto"/>
            <w:bottom w:val="none" w:sz="0" w:space="0" w:color="auto"/>
            <w:right w:val="none" w:sz="0" w:space="0" w:color="auto"/>
          </w:divBdr>
        </w:div>
        <w:div w:id="257641478">
          <w:marLeft w:val="640"/>
          <w:marRight w:val="0"/>
          <w:marTop w:val="0"/>
          <w:marBottom w:val="0"/>
          <w:divBdr>
            <w:top w:val="none" w:sz="0" w:space="0" w:color="auto"/>
            <w:left w:val="none" w:sz="0" w:space="0" w:color="auto"/>
            <w:bottom w:val="none" w:sz="0" w:space="0" w:color="auto"/>
            <w:right w:val="none" w:sz="0" w:space="0" w:color="auto"/>
          </w:divBdr>
        </w:div>
        <w:div w:id="612706550">
          <w:marLeft w:val="640"/>
          <w:marRight w:val="0"/>
          <w:marTop w:val="0"/>
          <w:marBottom w:val="0"/>
          <w:divBdr>
            <w:top w:val="none" w:sz="0" w:space="0" w:color="auto"/>
            <w:left w:val="none" w:sz="0" w:space="0" w:color="auto"/>
            <w:bottom w:val="none" w:sz="0" w:space="0" w:color="auto"/>
            <w:right w:val="none" w:sz="0" w:space="0" w:color="auto"/>
          </w:divBdr>
        </w:div>
        <w:div w:id="1918901326">
          <w:marLeft w:val="640"/>
          <w:marRight w:val="0"/>
          <w:marTop w:val="0"/>
          <w:marBottom w:val="0"/>
          <w:divBdr>
            <w:top w:val="none" w:sz="0" w:space="0" w:color="auto"/>
            <w:left w:val="none" w:sz="0" w:space="0" w:color="auto"/>
            <w:bottom w:val="none" w:sz="0" w:space="0" w:color="auto"/>
            <w:right w:val="none" w:sz="0" w:space="0" w:color="auto"/>
          </w:divBdr>
        </w:div>
        <w:div w:id="2137746817">
          <w:marLeft w:val="640"/>
          <w:marRight w:val="0"/>
          <w:marTop w:val="0"/>
          <w:marBottom w:val="0"/>
          <w:divBdr>
            <w:top w:val="none" w:sz="0" w:space="0" w:color="auto"/>
            <w:left w:val="none" w:sz="0" w:space="0" w:color="auto"/>
            <w:bottom w:val="none" w:sz="0" w:space="0" w:color="auto"/>
            <w:right w:val="none" w:sz="0" w:space="0" w:color="auto"/>
          </w:divBdr>
        </w:div>
        <w:div w:id="619726276">
          <w:marLeft w:val="640"/>
          <w:marRight w:val="0"/>
          <w:marTop w:val="0"/>
          <w:marBottom w:val="0"/>
          <w:divBdr>
            <w:top w:val="none" w:sz="0" w:space="0" w:color="auto"/>
            <w:left w:val="none" w:sz="0" w:space="0" w:color="auto"/>
            <w:bottom w:val="none" w:sz="0" w:space="0" w:color="auto"/>
            <w:right w:val="none" w:sz="0" w:space="0" w:color="auto"/>
          </w:divBdr>
        </w:div>
        <w:div w:id="127211446">
          <w:marLeft w:val="640"/>
          <w:marRight w:val="0"/>
          <w:marTop w:val="0"/>
          <w:marBottom w:val="0"/>
          <w:divBdr>
            <w:top w:val="none" w:sz="0" w:space="0" w:color="auto"/>
            <w:left w:val="none" w:sz="0" w:space="0" w:color="auto"/>
            <w:bottom w:val="none" w:sz="0" w:space="0" w:color="auto"/>
            <w:right w:val="none" w:sz="0" w:space="0" w:color="auto"/>
          </w:divBdr>
        </w:div>
        <w:div w:id="909577800">
          <w:marLeft w:val="640"/>
          <w:marRight w:val="0"/>
          <w:marTop w:val="0"/>
          <w:marBottom w:val="0"/>
          <w:divBdr>
            <w:top w:val="none" w:sz="0" w:space="0" w:color="auto"/>
            <w:left w:val="none" w:sz="0" w:space="0" w:color="auto"/>
            <w:bottom w:val="none" w:sz="0" w:space="0" w:color="auto"/>
            <w:right w:val="none" w:sz="0" w:space="0" w:color="auto"/>
          </w:divBdr>
        </w:div>
        <w:div w:id="1976063788">
          <w:marLeft w:val="640"/>
          <w:marRight w:val="0"/>
          <w:marTop w:val="0"/>
          <w:marBottom w:val="0"/>
          <w:divBdr>
            <w:top w:val="none" w:sz="0" w:space="0" w:color="auto"/>
            <w:left w:val="none" w:sz="0" w:space="0" w:color="auto"/>
            <w:bottom w:val="none" w:sz="0" w:space="0" w:color="auto"/>
            <w:right w:val="none" w:sz="0" w:space="0" w:color="auto"/>
          </w:divBdr>
        </w:div>
        <w:div w:id="1730689831">
          <w:marLeft w:val="640"/>
          <w:marRight w:val="0"/>
          <w:marTop w:val="0"/>
          <w:marBottom w:val="0"/>
          <w:divBdr>
            <w:top w:val="none" w:sz="0" w:space="0" w:color="auto"/>
            <w:left w:val="none" w:sz="0" w:space="0" w:color="auto"/>
            <w:bottom w:val="none" w:sz="0" w:space="0" w:color="auto"/>
            <w:right w:val="none" w:sz="0" w:space="0" w:color="auto"/>
          </w:divBdr>
        </w:div>
        <w:div w:id="1346517711">
          <w:marLeft w:val="640"/>
          <w:marRight w:val="0"/>
          <w:marTop w:val="0"/>
          <w:marBottom w:val="0"/>
          <w:divBdr>
            <w:top w:val="none" w:sz="0" w:space="0" w:color="auto"/>
            <w:left w:val="none" w:sz="0" w:space="0" w:color="auto"/>
            <w:bottom w:val="none" w:sz="0" w:space="0" w:color="auto"/>
            <w:right w:val="none" w:sz="0" w:space="0" w:color="auto"/>
          </w:divBdr>
        </w:div>
        <w:div w:id="694769224">
          <w:marLeft w:val="640"/>
          <w:marRight w:val="0"/>
          <w:marTop w:val="0"/>
          <w:marBottom w:val="0"/>
          <w:divBdr>
            <w:top w:val="none" w:sz="0" w:space="0" w:color="auto"/>
            <w:left w:val="none" w:sz="0" w:space="0" w:color="auto"/>
            <w:bottom w:val="none" w:sz="0" w:space="0" w:color="auto"/>
            <w:right w:val="none" w:sz="0" w:space="0" w:color="auto"/>
          </w:divBdr>
        </w:div>
        <w:div w:id="665743331">
          <w:marLeft w:val="640"/>
          <w:marRight w:val="0"/>
          <w:marTop w:val="0"/>
          <w:marBottom w:val="0"/>
          <w:divBdr>
            <w:top w:val="none" w:sz="0" w:space="0" w:color="auto"/>
            <w:left w:val="none" w:sz="0" w:space="0" w:color="auto"/>
            <w:bottom w:val="none" w:sz="0" w:space="0" w:color="auto"/>
            <w:right w:val="none" w:sz="0" w:space="0" w:color="auto"/>
          </w:divBdr>
        </w:div>
        <w:div w:id="308093410">
          <w:marLeft w:val="640"/>
          <w:marRight w:val="0"/>
          <w:marTop w:val="0"/>
          <w:marBottom w:val="0"/>
          <w:divBdr>
            <w:top w:val="none" w:sz="0" w:space="0" w:color="auto"/>
            <w:left w:val="none" w:sz="0" w:space="0" w:color="auto"/>
            <w:bottom w:val="none" w:sz="0" w:space="0" w:color="auto"/>
            <w:right w:val="none" w:sz="0" w:space="0" w:color="auto"/>
          </w:divBdr>
        </w:div>
        <w:div w:id="2134321000">
          <w:marLeft w:val="640"/>
          <w:marRight w:val="0"/>
          <w:marTop w:val="0"/>
          <w:marBottom w:val="0"/>
          <w:divBdr>
            <w:top w:val="none" w:sz="0" w:space="0" w:color="auto"/>
            <w:left w:val="none" w:sz="0" w:space="0" w:color="auto"/>
            <w:bottom w:val="none" w:sz="0" w:space="0" w:color="auto"/>
            <w:right w:val="none" w:sz="0" w:space="0" w:color="auto"/>
          </w:divBdr>
        </w:div>
        <w:div w:id="1365133727">
          <w:marLeft w:val="640"/>
          <w:marRight w:val="0"/>
          <w:marTop w:val="0"/>
          <w:marBottom w:val="0"/>
          <w:divBdr>
            <w:top w:val="none" w:sz="0" w:space="0" w:color="auto"/>
            <w:left w:val="none" w:sz="0" w:space="0" w:color="auto"/>
            <w:bottom w:val="none" w:sz="0" w:space="0" w:color="auto"/>
            <w:right w:val="none" w:sz="0" w:space="0" w:color="auto"/>
          </w:divBdr>
        </w:div>
        <w:div w:id="1685984373">
          <w:marLeft w:val="640"/>
          <w:marRight w:val="0"/>
          <w:marTop w:val="0"/>
          <w:marBottom w:val="0"/>
          <w:divBdr>
            <w:top w:val="none" w:sz="0" w:space="0" w:color="auto"/>
            <w:left w:val="none" w:sz="0" w:space="0" w:color="auto"/>
            <w:bottom w:val="none" w:sz="0" w:space="0" w:color="auto"/>
            <w:right w:val="none" w:sz="0" w:space="0" w:color="auto"/>
          </w:divBdr>
        </w:div>
        <w:div w:id="1527258356">
          <w:marLeft w:val="640"/>
          <w:marRight w:val="0"/>
          <w:marTop w:val="0"/>
          <w:marBottom w:val="0"/>
          <w:divBdr>
            <w:top w:val="none" w:sz="0" w:space="0" w:color="auto"/>
            <w:left w:val="none" w:sz="0" w:space="0" w:color="auto"/>
            <w:bottom w:val="none" w:sz="0" w:space="0" w:color="auto"/>
            <w:right w:val="none" w:sz="0" w:space="0" w:color="auto"/>
          </w:divBdr>
        </w:div>
        <w:div w:id="1326129150">
          <w:marLeft w:val="640"/>
          <w:marRight w:val="0"/>
          <w:marTop w:val="0"/>
          <w:marBottom w:val="0"/>
          <w:divBdr>
            <w:top w:val="none" w:sz="0" w:space="0" w:color="auto"/>
            <w:left w:val="none" w:sz="0" w:space="0" w:color="auto"/>
            <w:bottom w:val="none" w:sz="0" w:space="0" w:color="auto"/>
            <w:right w:val="none" w:sz="0" w:space="0" w:color="auto"/>
          </w:divBdr>
        </w:div>
        <w:div w:id="2004894460">
          <w:marLeft w:val="640"/>
          <w:marRight w:val="0"/>
          <w:marTop w:val="0"/>
          <w:marBottom w:val="0"/>
          <w:divBdr>
            <w:top w:val="none" w:sz="0" w:space="0" w:color="auto"/>
            <w:left w:val="none" w:sz="0" w:space="0" w:color="auto"/>
            <w:bottom w:val="none" w:sz="0" w:space="0" w:color="auto"/>
            <w:right w:val="none" w:sz="0" w:space="0" w:color="auto"/>
          </w:divBdr>
        </w:div>
        <w:div w:id="1770151319">
          <w:marLeft w:val="640"/>
          <w:marRight w:val="0"/>
          <w:marTop w:val="0"/>
          <w:marBottom w:val="0"/>
          <w:divBdr>
            <w:top w:val="none" w:sz="0" w:space="0" w:color="auto"/>
            <w:left w:val="none" w:sz="0" w:space="0" w:color="auto"/>
            <w:bottom w:val="none" w:sz="0" w:space="0" w:color="auto"/>
            <w:right w:val="none" w:sz="0" w:space="0" w:color="auto"/>
          </w:divBdr>
        </w:div>
        <w:div w:id="2059469186">
          <w:marLeft w:val="640"/>
          <w:marRight w:val="0"/>
          <w:marTop w:val="0"/>
          <w:marBottom w:val="0"/>
          <w:divBdr>
            <w:top w:val="none" w:sz="0" w:space="0" w:color="auto"/>
            <w:left w:val="none" w:sz="0" w:space="0" w:color="auto"/>
            <w:bottom w:val="none" w:sz="0" w:space="0" w:color="auto"/>
            <w:right w:val="none" w:sz="0" w:space="0" w:color="auto"/>
          </w:divBdr>
        </w:div>
        <w:div w:id="1875773670">
          <w:marLeft w:val="640"/>
          <w:marRight w:val="0"/>
          <w:marTop w:val="0"/>
          <w:marBottom w:val="0"/>
          <w:divBdr>
            <w:top w:val="none" w:sz="0" w:space="0" w:color="auto"/>
            <w:left w:val="none" w:sz="0" w:space="0" w:color="auto"/>
            <w:bottom w:val="none" w:sz="0" w:space="0" w:color="auto"/>
            <w:right w:val="none" w:sz="0" w:space="0" w:color="auto"/>
          </w:divBdr>
        </w:div>
        <w:div w:id="1621105405">
          <w:marLeft w:val="640"/>
          <w:marRight w:val="0"/>
          <w:marTop w:val="0"/>
          <w:marBottom w:val="0"/>
          <w:divBdr>
            <w:top w:val="none" w:sz="0" w:space="0" w:color="auto"/>
            <w:left w:val="none" w:sz="0" w:space="0" w:color="auto"/>
            <w:bottom w:val="none" w:sz="0" w:space="0" w:color="auto"/>
            <w:right w:val="none" w:sz="0" w:space="0" w:color="auto"/>
          </w:divBdr>
        </w:div>
        <w:div w:id="1999991090">
          <w:marLeft w:val="640"/>
          <w:marRight w:val="0"/>
          <w:marTop w:val="0"/>
          <w:marBottom w:val="0"/>
          <w:divBdr>
            <w:top w:val="none" w:sz="0" w:space="0" w:color="auto"/>
            <w:left w:val="none" w:sz="0" w:space="0" w:color="auto"/>
            <w:bottom w:val="none" w:sz="0" w:space="0" w:color="auto"/>
            <w:right w:val="none" w:sz="0" w:space="0" w:color="auto"/>
          </w:divBdr>
        </w:div>
        <w:div w:id="795871715">
          <w:marLeft w:val="640"/>
          <w:marRight w:val="0"/>
          <w:marTop w:val="0"/>
          <w:marBottom w:val="0"/>
          <w:divBdr>
            <w:top w:val="none" w:sz="0" w:space="0" w:color="auto"/>
            <w:left w:val="none" w:sz="0" w:space="0" w:color="auto"/>
            <w:bottom w:val="none" w:sz="0" w:space="0" w:color="auto"/>
            <w:right w:val="none" w:sz="0" w:space="0" w:color="auto"/>
          </w:divBdr>
        </w:div>
        <w:div w:id="1478298593">
          <w:marLeft w:val="640"/>
          <w:marRight w:val="0"/>
          <w:marTop w:val="0"/>
          <w:marBottom w:val="0"/>
          <w:divBdr>
            <w:top w:val="none" w:sz="0" w:space="0" w:color="auto"/>
            <w:left w:val="none" w:sz="0" w:space="0" w:color="auto"/>
            <w:bottom w:val="none" w:sz="0" w:space="0" w:color="auto"/>
            <w:right w:val="none" w:sz="0" w:space="0" w:color="auto"/>
          </w:divBdr>
        </w:div>
        <w:div w:id="934634778">
          <w:marLeft w:val="640"/>
          <w:marRight w:val="0"/>
          <w:marTop w:val="0"/>
          <w:marBottom w:val="0"/>
          <w:divBdr>
            <w:top w:val="none" w:sz="0" w:space="0" w:color="auto"/>
            <w:left w:val="none" w:sz="0" w:space="0" w:color="auto"/>
            <w:bottom w:val="none" w:sz="0" w:space="0" w:color="auto"/>
            <w:right w:val="none" w:sz="0" w:space="0" w:color="auto"/>
          </w:divBdr>
        </w:div>
        <w:div w:id="721440587">
          <w:marLeft w:val="640"/>
          <w:marRight w:val="0"/>
          <w:marTop w:val="0"/>
          <w:marBottom w:val="0"/>
          <w:divBdr>
            <w:top w:val="none" w:sz="0" w:space="0" w:color="auto"/>
            <w:left w:val="none" w:sz="0" w:space="0" w:color="auto"/>
            <w:bottom w:val="none" w:sz="0" w:space="0" w:color="auto"/>
            <w:right w:val="none" w:sz="0" w:space="0" w:color="auto"/>
          </w:divBdr>
        </w:div>
        <w:div w:id="583606592">
          <w:marLeft w:val="640"/>
          <w:marRight w:val="0"/>
          <w:marTop w:val="0"/>
          <w:marBottom w:val="0"/>
          <w:divBdr>
            <w:top w:val="none" w:sz="0" w:space="0" w:color="auto"/>
            <w:left w:val="none" w:sz="0" w:space="0" w:color="auto"/>
            <w:bottom w:val="none" w:sz="0" w:space="0" w:color="auto"/>
            <w:right w:val="none" w:sz="0" w:space="0" w:color="auto"/>
          </w:divBdr>
        </w:div>
        <w:div w:id="783960270">
          <w:marLeft w:val="640"/>
          <w:marRight w:val="0"/>
          <w:marTop w:val="0"/>
          <w:marBottom w:val="0"/>
          <w:divBdr>
            <w:top w:val="none" w:sz="0" w:space="0" w:color="auto"/>
            <w:left w:val="none" w:sz="0" w:space="0" w:color="auto"/>
            <w:bottom w:val="none" w:sz="0" w:space="0" w:color="auto"/>
            <w:right w:val="none" w:sz="0" w:space="0" w:color="auto"/>
          </w:divBdr>
        </w:div>
        <w:div w:id="807356101">
          <w:marLeft w:val="640"/>
          <w:marRight w:val="0"/>
          <w:marTop w:val="0"/>
          <w:marBottom w:val="0"/>
          <w:divBdr>
            <w:top w:val="none" w:sz="0" w:space="0" w:color="auto"/>
            <w:left w:val="none" w:sz="0" w:space="0" w:color="auto"/>
            <w:bottom w:val="none" w:sz="0" w:space="0" w:color="auto"/>
            <w:right w:val="none" w:sz="0" w:space="0" w:color="auto"/>
          </w:divBdr>
        </w:div>
        <w:div w:id="213397090">
          <w:marLeft w:val="640"/>
          <w:marRight w:val="0"/>
          <w:marTop w:val="0"/>
          <w:marBottom w:val="0"/>
          <w:divBdr>
            <w:top w:val="none" w:sz="0" w:space="0" w:color="auto"/>
            <w:left w:val="none" w:sz="0" w:space="0" w:color="auto"/>
            <w:bottom w:val="none" w:sz="0" w:space="0" w:color="auto"/>
            <w:right w:val="none" w:sz="0" w:space="0" w:color="auto"/>
          </w:divBdr>
        </w:div>
        <w:div w:id="1791515569">
          <w:marLeft w:val="640"/>
          <w:marRight w:val="0"/>
          <w:marTop w:val="0"/>
          <w:marBottom w:val="0"/>
          <w:divBdr>
            <w:top w:val="none" w:sz="0" w:space="0" w:color="auto"/>
            <w:left w:val="none" w:sz="0" w:space="0" w:color="auto"/>
            <w:bottom w:val="none" w:sz="0" w:space="0" w:color="auto"/>
            <w:right w:val="none" w:sz="0" w:space="0" w:color="auto"/>
          </w:divBdr>
        </w:div>
        <w:div w:id="1253275205">
          <w:marLeft w:val="640"/>
          <w:marRight w:val="0"/>
          <w:marTop w:val="0"/>
          <w:marBottom w:val="0"/>
          <w:divBdr>
            <w:top w:val="none" w:sz="0" w:space="0" w:color="auto"/>
            <w:left w:val="none" w:sz="0" w:space="0" w:color="auto"/>
            <w:bottom w:val="none" w:sz="0" w:space="0" w:color="auto"/>
            <w:right w:val="none" w:sz="0" w:space="0" w:color="auto"/>
          </w:divBdr>
        </w:div>
        <w:div w:id="1380279738">
          <w:marLeft w:val="640"/>
          <w:marRight w:val="0"/>
          <w:marTop w:val="0"/>
          <w:marBottom w:val="0"/>
          <w:divBdr>
            <w:top w:val="none" w:sz="0" w:space="0" w:color="auto"/>
            <w:left w:val="none" w:sz="0" w:space="0" w:color="auto"/>
            <w:bottom w:val="none" w:sz="0" w:space="0" w:color="auto"/>
            <w:right w:val="none" w:sz="0" w:space="0" w:color="auto"/>
          </w:divBdr>
        </w:div>
        <w:div w:id="1032802025">
          <w:marLeft w:val="640"/>
          <w:marRight w:val="0"/>
          <w:marTop w:val="0"/>
          <w:marBottom w:val="0"/>
          <w:divBdr>
            <w:top w:val="none" w:sz="0" w:space="0" w:color="auto"/>
            <w:left w:val="none" w:sz="0" w:space="0" w:color="auto"/>
            <w:bottom w:val="none" w:sz="0" w:space="0" w:color="auto"/>
            <w:right w:val="none" w:sz="0" w:space="0" w:color="auto"/>
          </w:divBdr>
        </w:div>
        <w:div w:id="1806435759">
          <w:marLeft w:val="640"/>
          <w:marRight w:val="0"/>
          <w:marTop w:val="0"/>
          <w:marBottom w:val="0"/>
          <w:divBdr>
            <w:top w:val="none" w:sz="0" w:space="0" w:color="auto"/>
            <w:left w:val="none" w:sz="0" w:space="0" w:color="auto"/>
            <w:bottom w:val="none" w:sz="0" w:space="0" w:color="auto"/>
            <w:right w:val="none" w:sz="0" w:space="0" w:color="auto"/>
          </w:divBdr>
        </w:div>
        <w:div w:id="506335506">
          <w:marLeft w:val="640"/>
          <w:marRight w:val="0"/>
          <w:marTop w:val="0"/>
          <w:marBottom w:val="0"/>
          <w:divBdr>
            <w:top w:val="none" w:sz="0" w:space="0" w:color="auto"/>
            <w:left w:val="none" w:sz="0" w:space="0" w:color="auto"/>
            <w:bottom w:val="none" w:sz="0" w:space="0" w:color="auto"/>
            <w:right w:val="none" w:sz="0" w:space="0" w:color="auto"/>
          </w:divBdr>
        </w:div>
        <w:div w:id="1838836967">
          <w:marLeft w:val="640"/>
          <w:marRight w:val="0"/>
          <w:marTop w:val="0"/>
          <w:marBottom w:val="0"/>
          <w:divBdr>
            <w:top w:val="none" w:sz="0" w:space="0" w:color="auto"/>
            <w:left w:val="none" w:sz="0" w:space="0" w:color="auto"/>
            <w:bottom w:val="none" w:sz="0" w:space="0" w:color="auto"/>
            <w:right w:val="none" w:sz="0" w:space="0" w:color="auto"/>
          </w:divBdr>
        </w:div>
        <w:div w:id="1889563740">
          <w:marLeft w:val="640"/>
          <w:marRight w:val="0"/>
          <w:marTop w:val="0"/>
          <w:marBottom w:val="0"/>
          <w:divBdr>
            <w:top w:val="none" w:sz="0" w:space="0" w:color="auto"/>
            <w:left w:val="none" w:sz="0" w:space="0" w:color="auto"/>
            <w:bottom w:val="none" w:sz="0" w:space="0" w:color="auto"/>
            <w:right w:val="none" w:sz="0" w:space="0" w:color="auto"/>
          </w:divBdr>
        </w:div>
        <w:div w:id="333342081">
          <w:marLeft w:val="640"/>
          <w:marRight w:val="0"/>
          <w:marTop w:val="0"/>
          <w:marBottom w:val="0"/>
          <w:divBdr>
            <w:top w:val="none" w:sz="0" w:space="0" w:color="auto"/>
            <w:left w:val="none" w:sz="0" w:space="0" w:color="auto"/>
            <w:bottom w:val="none" w:sz="0" w:space="0" w:color="auto"/>
            <w:right w:val="none" w:sz="0" w:space="0" w:color="auto"/>
          </w:divBdr>
        </w:div>
        <w:div w:id="551499267">
          <w:marLeft w:val="640"/>
          <w:marRight w:val="0"/>
          <w:marTop w:val="0"/>
          <w:marBottom w:val="0"/>
          <w:divBdr>
            <w:top w:val="none" w:sz="0" w:space="0" w:color="auto"/>
            <w:left w:val="none" w:sz="0" w:space="0" w:color="auto"/>
            <w:bottom w:val="none" w:sz="0" w:space="0" w:color="auto"/>
            <w:right w:val="none" w:sz="0" w:space="0" w:color="auto"/>
          </w:divBdr>
        </w:div>
        <w:div w:id="422803973">
          <w:marLeft w:val="640"/>
          <w:marRight w:val="0"/>
          <w:marTop w:val="0"/>
          <w:marBottom w:val="0"/>
          <w:divBdr>
            <w:top w:val="none" w:sz="0" w:space="0" w:color="auto"/>
            <w:left w:val="none" w:sz="0" w:space="0" w:color="auto"/>
            <w:bottom w:val="none" w:sz="0" w:space="0" w:color="auto"/>
            <w:right w:val="none" w:sz="0" w:space="0" w:color="auto"/>
          </w:divBdr>
        </w:div>
        <w:div w:id="1173958419">
          <w:marLeft w:val="640"/>
          <w:marRight w:val="0"/>
          <w:marTop w:val="0"/>
          <w:marBottom w:val="0"/>
          <w:divBdr>
            <w:top w:val="none" w:sz="0" w:space="0" w:color="auto"/>
            <w:left w:val="none" w:sz="0" w:space="0" w:color="auto"/>
            <w:bottom w:val="none" w:sz="0" w:space="0" w:color="auto"/>
            <w:right w:val="none" w:sz="0" w:space="0" w:color="auto"/>
          </w:divBdr>
        </w:div>
        <w:div w:id="1936863303">
          <w:marLeft w:val="640"/>
          <w:marRight w:val="0"/>
          <w:marTop w:val="0"/>
          <w:marBottom w:val="0"/>
          <w:divBdr>
            <w:top w:val="none" w:sz="0" w:space="0" w:color="auto"/>
            <w:left w:val="none" w:sz="0" w:space="0" w:color="auto"/>
            <w:bottom w:val="none" w:sz="0" w:space="0" w:color="auto"/>
            <w:right w:val="none" w:sz="0" w:space="0" w:color="auto"/>
          </w:divBdr>
        </w:div>
        <w:div w:id="980500771">
          <w:marLeft w:val="640"/>
          <w:marRight w:val="0"/>
          <w:marTop w:val="0"/>
          <w:marBottom w:val="0"/>
          <w:divBdr>
            <w:top w:val="none" w:sz="0" w:space="0" w:color="auto"/>
            <w:left w:val="none" w:sz="0" w:space="0" w:color="auto"/>
            <w:bottom w:val="none" w:sz="0" w:space="0" w:color="auto"/>
            <w:right w:val="none" w:sz="0" w:space="0" w:color="auto"/>
          </w:divBdr>
        </w:div>
        <w:div w:id="1810056233">
          <w:marLeft w:val="640"/>
          <w:marRight w:val="0"/>
          <w:marTop w:val="0"/>
          <w:marBottom w:val="0"/>
          <w:divBdr>
            <w:top w:val="none" w:sz="0" w:space="0" w:color="auto"/>
            <w:left w:val="none" w:sz="0" w:space="0" w:color="auto"/>
            <w:bottom w:val="none" w:sz="0" w:space="0" w:color="auto"/>
            <w:right w:val="none" w:sz="0" w:space="0" w:color="auto"/>
          </w:divBdr>
        </w:div>
        <w:div w:id="39986188">
          <w:marLeft w:val="640"/>
          <w:marRight w:val="0"/>
          <w:marTop w:val="0"/>
          <w:marBottom w:val="0"/>
          <w:divBdr>
            <w:top w:val="none" w:sz="0" w:space="0" w:color="auto"/>
            <w:left w:val="none" w:sz="0" w:space="0" w:color="auto"/>
            <w:bottom w:val="none" w:sz="0" w:space="0" w:color="auto"/>
            <w:right w:val="none" w:sz="0" w:space="0" w:color="auto"/>
          </w:divBdr>
        </w:div>
        <w:div w:id="1698308119">
          <w:marLeft w:val="640"/>
          <w:marRight w:val="0"/>
          <w:marTop w:val="0"/>
          <w:marBottom w:val="0"/>
          <w:divBdr>
            <w:top w:val="none" w:sz="0" w:space="0" w:color="auto"/>
            <w:left w:val="none" w:sz="0" w:space="0" w:color="auto"/>
            <w:bottom w:val="none" w:sz="0" w:space="0" w:color="auto"/>
            <w:right w:val="none" w:sz="0" w:space="0" w:color="auto"/>
          </w:divBdr>
        </w:div>
        <w:div w:id="315761913">
          <w:marLeft w:val="640"/>
          <w:marRight w:val="0"/>
          <w:marTop w:val="0"/>
          <w:marBottom w:val="0"/>
          <w:divBdr>
            <w:top w:val="none" w:sz="0" w:space="0" w:color="auto"/>
            <w:left w:val="none" w:sz="0" w:space="0" w:color="auto"/>
            <w:bottom w:val="none" w:sz="0" w:space="0" w:color="auto"/>
            <w:right w:val="none" w:sz="0" w:space="0" w:color="auto"/>
          </w:divBdr>
        </w:div>
        <w:div w:id="1829395926">
          <w:marLeft w:val="640"/>
          <w:marRight w:val="0"/>
          <w:marTop w:val="0"/>
          <w:marBottom w:val="0"/>
          <w:divBdr>
            <w:top w:val="none" w:sz="0" w:space="0" w:color="auto"/>
            <w:left w:val="none" w:sz="0" w:space="0" w:color="auto"/>
            <w:bottom w:val="none" w:sz="0" w:space="0" w:color="auto"/>
            <w:right w:val="none" w:sz="0" w:space="0" w:color="auto"/>
          </w:divBdr>
        </w:div>
        <w:div w:id="2038771085">
          <w:marLeft w:val="640"/>
          <w:marRight w:val="0"/>
          <w:marTop w:val="0"/>
          <w:marBottom w:val="0"/>
          <w:divBdr>
            <w:top w:val="none" w:sz="0" w:space="0" w:color="auto"/>
            <w:left w:val="none" w:sz="0" w:space="0" w:color="auto"/>
            <w:bottom w:val="none" w:sz="0" w:space="0" w:color="auto"/>
            <w:right w:val="none" w:sz="0" w:space="0" w:color="auto"/>
          </w:divBdr>
        </w:div>
        <w:div w:id="2112120870">
          <w:marLeft w:val="640"/>
          <w:marRight w:val="0"/>
          <w:marTop w:val="0"/>
          <w:marBottom w:val="0"/>
          <w:divBdr>
            <w:top w:val="none" w:sz="0" w:space="0" w:color="auto"/>
            <w:left w:val="none" w:sz="0" w:space="0" w:color="auto"/>
            <w:bottom w:val="none" w:sz="0" w:space="0" w:color="auto"/>
            <w:right w:val="none" w:sz="0" w:space="0" w:color="auto"/>
          </w:divBdr>
        </w:div>
        <w:div w:id="249627458">
          <w:marLeft w:val="640"/>
          <w:marRight w:val="0"/>
          <w:marTop w:val="0"/>
          <w:marBottom w:val="0"/>
          <w:divBdr>
            <w:top w:val="none" w:sz="0" w:space="0" w:color="auto"/>
            <w:left w:val="none" w:sz="0" w:space="0" w:color="auto"/>
            <w:bottom w:val="none" w:sz="0" w:space="0" w:color="auto"/>
            <w:right w:val="none" w:sz="0" w:space="0" w:color="auto"/>
          </w:divBdr>
        </w:div>
        <w:div w:id="173156900">
          <w:marLeft w:val="640"/>
          <w:marRight w:val="0"/>
          <w:marTop w:val="0"/>
          <w:marBottom w:val="0"/>
          <w:divBdr>
            <w:top w:val="none" w:sz="0" w:space="0" w:color="auto"/>
            <w:left w:val="none" w:sz="0" w:space="0" w:color="auto"/>
            <w:bottom w:val="none" w:sz="0" w:space="0" w:color="auto"/>
            <w:right w:val="none" w:sz="0" w:space="0" w:color="auto"/>
          </w:divBdr>
        </w:div>
        <w:div w:id="1162618693">
          <w:marLeft w:val="640"/>
          <w:marRight w:val="0"/>
          <w:marTop w:val="0"/>
          <w:marBottom w:val="0"/>
          <w:divBdr>
            <w:top w:val="none" w:sz="0" w:space="0" w:color="auto"/>
            <w:left w:val="none" w:sz="0" w:space="0" w:color="auto"/>
            <w:bottom w:val="none" w:sz="0" w:space="0" w:color="auto"/>
            <w:right w:val="none" w:sz="0" w:space="0" w:color="auto"/>
          </w:divBdr>
        </w:div>
        <w:div w:id="510485284">
          <w:marLeft w:val="640"/>
          <w:marRight w:val="0"/>
          <w:marTop w:val="0"/>
          <w:marBottom w:val="0"/>
          <w:divBdr>
            <w:top w:val="none" w:sz="0" w:space="0" w:color="auto"/>
            <w:left w:val="none" w:sz="0" w:space="0" w:color="auto"/>
            <w:bottom w:val="none" w:sz="0" w:space="0" w:color="auto"/>
            <w:right w:val="none" w:sz="0" w:space="0" w:color="auto"/>
          </w:divBdr>
        </w:div>
        <w:div w:id="1977637613">
          <w:marLeft w:val="640"/>
          <w:marRight w:val="0"/>
          <w:marTop w:val="0"/>
          <w:marBottom w:val="0"/>
          <w:divBdr>
            <w:top w:val="none" w:sz="0" w:space="0" w:color="auto"/>
            <w:left w:val="none" w:sz="0" w:space="0" w:color="auto"/>
            <w:bottom w:val="none" w:sz="0" w:space="0" w:color="auto"/>
            <w:right w:val="none" w:sz="0" w:space="0" w:color="auto"/>
          </w:divBdr>
        </w:div>
        <w:div w:id="1673681294">
          <w:marLeft w:val="640"/>
          <w:marRight w:val="0"/>
          <w:marTop w:val="0"/>
          <w:marBottom w:val="0"/>
          <w:divBdr>
            <w:top w:val="none" w:sz="0" w:space="0" w:color="auto"/>
            <w:left w:val="none" w:sz="0" w:space="0" w:color="auto"/>
            <w:bottom w:val="none" w:sz="0" w:space="0" w:color="auto"/>
            <w:right w:val="none" w:sz="0" w:space="0" w:color="auto"/>
          </w:divBdr>
        </w:div>
        <w:div w:id="988366306">
          <w:marLeft w:val="640"/>
          <w:marRight w:val="0"/>
          <w:marTop w:val="0"/>
          <w:marBottom w:val="0"/>
          <w:divBdr>
            <w:top w:val="none" w:sz="0" w:space="0" w:color="auto"/>
            <w:left w:val="none" w:sz="0" w:space="0" w:color="auto"/>
            <w:bottom w:val="none" w:sz="0" w:space="0" w:color="auto"/>
            <w:right w:val="none" w:sz="0" w:space="0" w:color="auto"/>
          </w:divBdr>
        </w:div>
        <w:div w:id="428235983">
          <w:marLeft w:val="640"/>
          <w:marRight w:val="0"/>
          <w:marTop w:val="0"/>
          <w:marBottom w:val="0"/>
          <w:divBdr>
            <w:top w:val="none" w:sz="0" w:space="0" w:color="auto"/>
            <w:left w:val="none" w:sz="0" w:space="0" w:color="auto"/>
            <w:bottom w:val="none" w:sz="0" w:space="0" w:color="auto"/>
            <w:right w:val="none" w:sz="0" w:space="0" w:color="auto"/>
          </w:divBdr>
        </w:div>
        <w:div w:id="36901556">
          <w:marLeft w:val="640"/>
          <w:marRight w:val="0"/>
          <w:marTop w:val="0"/>
          <w:marBottom w:val="0"/>
          <w:divBdr>
            <w:top w:val="none" w:sz="0" w:space="0" w:color="auto"/>
            <w:left w:val="none" w:sz="0" w:space="0" w:color="auto"/>
            <w:bottom w:val="none" w:sz="0" w:space="0" w:color="auto"/>
            <w:right w:val="none" w:sz="0" w:space="0" w:color="auto"/>
          </w:divBdr>
        </w:div>
        <w:div w:id="7759387">
          <w:marLeft w:val="640"/>
          <w:marRight w:val="0"/>
          <w:marTop w:val="0"/>
          <w:marBottom w:val="0"/>
          <w:divBdr>
            <w:top w:val="none" w:sz="0" w:space="0" w:color="auto"/>
            <w:left w:val="none" w:sz="0" w:space="0" w:color="auto"/>
            <w:bottom w:val="none" w:sz="0" w:space="0" w:color="auto"/>
            <w:right w:val="none" w:sz="0" w:space="0" w:color="auto"/>
          </w:divBdr>
        </w:div>
        <w:div w:id="853762865">
          <w:marLeft w:val="640"/>
          <w:marRight w:val="0"/>
          <w:marTop w:val="0"/>
          <w:marBottom w:val="0"/>
          <w:divBdr>
            <w:top w:val="none" w:sz="0" w:space="0" w:color="auto"/>
            <w:left w:val="none" w:sz="0" w:space="0" w:color="auto"/>
            <w:bottom w:val="none" w:sz="0" w:space="0" w:color="auto"/>
            <w:right w:val="none" w:sz="0" w:space="0" w:color="auto"/>
          </w:divBdr>
        </w:div>
        <w:div w:id="2100902614">
          <w:marLeft w:val="640"/>
          <w:marRight w:val="0"/>
          <w:marTop w:val="0"/>
          <w:marBottom w:val="0"/>
          <w:divBdr>
            <w:top w:val="none" w:sz="0" w:space="0" w:color="auto"/>
            <w:left w:val="none" w:sz="0" w:space="0" w:color="auto"/>
            <w:bottom w:val="none" w:sz="0" w:space="0" w:color="auto"/>
            <w:right w:val="none" w:sz="0" w:space="0" w:color="auto"/>
          </w:divBdr>
        </w:div>
        <w:div w:id="1001349193">
          <w:marLeft w:val="640"/>
          <w:marRight w:val="0"/>
          <w:marTop w:val="0"/>
          <w:marBottom w:val="0"/>
          <w:divBdr>
            <w:top w:val="none" w:sz="0" w:space="0" w:color="auto"/>
            <w:left w:val="none" w:sz="0" w:space="0" w:color="auto"/>
            <w:bottom w:val="none" w:sz="0" w:space="0" w:color="auto"/>
            <w:right w:val="none" w:sz="0" w:space="0" w:color="auto"/>
          </w:divBdr>
        </w:div>
        <w:div w:id="1943488934">
          <w:marLeft w:val="640"/>
          <w:marRight w:val="0"/>
          <w:marTop w:val="0"/>
          <w:marBottom w:val="0"/>
          <w:divBdr>
            <w:top w:val="none" w:sz="0" w:space="0" w:color="auto"/>
            <w:left w:val="none" w:sz="0" w:space="0" w:color="auto"/>
            <w:bottom w:val="none" w:sz="0" w:space="0" w:color="auto"/>
            <w:right w:val="none" w:sz="0" w:space="0" w:color="auto"/>
          </w:divBdr>
        </w:div>
        <w:div w:id="195166392">
          <w:marLeft w:val="640"/>
          <w:marRight w:val="0"/>
          <w:marTop w:val="0"/>
          <w:marBottom w:val="0"/>
          <w:divBdr>
            <w:top w:val="none" w:sz="0" w:space="0" w:color="auto"/>
            <w:left w:val="none" w:sz="0" w:space="0" w:color="auto"/>
            <w:bottom w:val="none" w:sz="0" w:space="0" w:color="auto"/>
            <w:right w:val="none" w:sz="0" w:space="0" w:color="auto"/>
          </w:divBdr>
        </w:div>
        <w:div w:id="598103922">
          <w:marLeft w:val="640"/>
          <w:marRight w:val="0"/>
          <w:marTop w:val="0"/>
          <w:marBottom w:val="0"/>
          <w:divBdr>
            <w:top w:val="none" w:sz="0" w:space="0" w:color="auto"/>
            <w:left w:val="none" w:sz="0" w:space="0" w:color="auto"/>
            <w:bottom w:val="none" w:sz="0" w:space="0" w:color="auto"/>
            <w:right w:val="none" w:sz="0" w:space="0" w:color="auto"/>
          </w:divBdr>
        </w:div>
        <w:div w:id="1574854043">
          <w:marLeft w:val="640"/>
          <w:marRight w:val="0"/>
          <w:marTop w:val="0"/>
          <w:marBottom w:val="0"/>
          <w:divBdr>
            <w:top w:val="none" w:sz="0" w:space="0" w:color="auto"/>
            <w:left w:val="none" w:sz="0" w:space="0" w:color="auto"/>
            <w:bottom w:val="none" w:sz="0" w:space="0" w:color="auto"/>
            <w:right w:val="none" w:sz="0" w:space="0" w:color="auto"/>
          </w:divBdr>
        </w:div>
        <w:div w:id="754672190">
          <w:marLeft w:val="640"/>
          <w:marRight w:val="0"/>
          <w:marTop w:val="0"/>
          <w:marBottom w:val="0"/>
          <w:divBdr>
            <w:top w:val="none" w:sz="0" w:space="0" w:color="auto"/>
            <w:left w:val="none" w:sz="0" w:space="0" w:color="auto"/>
            <w:bottom w:val="none" w:sz="0" w:space="0" w:color="auto"/>
            <w:right w:val="none" w:sz="0" w:space="0" w:color="auto"/>
          </w:divBdr>
        </w:div>
        <w:div w:id="245388028">
          <w:marLeft w:val="640"/>
          <w:marRight w:val="0"/>
          <w:marTop w:val="0"/>
          <w:marBottom w:val="0"/>
          <w:divBdr>
            <w:top w:val="none" w:sz="0" w:space="0" w:color="auto"/>
            <w:left w:val="none" w:sz="0" w:space="0" w:color="auto"/>
            <w:bottom w:val="none" w:sz="0" w:space="0" w:color="auto"/>
            <w:right w:val="none" w:sz="0" w:space="0" w:color="auto"/>
          </w:divBdr>
        </w:div>
        <w:div w:id="1042705354">
          <w:marLeft w:val="640"/>
          <w:marRight w:val="0"/>
          <w:marTop w:val="0"/>
          <w:marBottom w:val="0"/>
          <w:divBdr>
            <w:top w:val="none" w:sz="0" w:space="0" w:color="auto"/>
            <w:left w:val="none" w:sz="0" w:space="0" w:color="auto"/>
            <w:bottom w:val="none" w:sz="0" w:space="0" w:color="auto"/>
            <w:right w:val="none" w:sz="0" w:space="0" w:color="auto"/>
          </w:divBdr>
        </w:div>
        <w:div w:id="1015886352">
          <w:marLeft w:val="640"/>
          <w:marRight w:val="0"/>
          <w:marTop w:val="0"/>
          <w:marBottom w:val="0"/>
          <w:divBdr>
            <w:top w:val="none" w:sz="0" w:space="0" w:color="auto"/>
            <w:left w:val="none" w:sz="0" w:space="0" w:color="auto"/>
            <w:bottom w:val="none" w:sz="0" w:space="0" w:color="auto"/>
            <w:right w:val="none" w:sz="0" w:space="0" w:color="auto"/>
          </w:divBdr>
        </w:div>
        <w:div w:id="730424258">
          <w:marLeft w:val="640"/>
          <w:marRight w:val="0"/>
          <w:marTop w:val="0"/>
          <w:marBottom w:val="0"/>
          <w:divBdr>
            <w:top w:val="none" w:sz="0" w:space="0" w:color="auto"/>
            <w:left w:val="none" w:sz="0" w:space="0" w:color="auto"/>
            <w:bottom w:val="none" w:sz="0" w:space="0" w:color="auto"/>
            <w:right w:val="none" w:sz="0" w:space="0" w:color="auto"/>
          </w:divBdr>
        </w:div>
        <w:div w:id="509687813">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576278156">
          <w:marLeft w:val="640"/>
          <w:marRight w:val="0"/>
          <w:marTop w:val="0"/>
          <w:marBottom w:val="0"/>
          <w:divBdr>
            <w:top w:val="none" w:sz="0" w:space="0" w:color="auto"/>
            <w:left w:val="none" w:sz="0" w:space="0" w:color="auto"/>
            <w:bottom w:val="none" w:sz="0" w:space="0" w:color="auto"/>
            <w:right w:val="none" w:sz="0" w:space="0" w:color="auto"/>
          </w:divBdr>
        </w:div>
        <w:div w:id="1246066002">
          <w:marLeft w:val="640"/>
          <w:marRight w:val="0"/>
          <w:marTop w:val="0"/>
          <w:marBottom w:val="0"/>
          <w:divBdr>
            <w:top w:val="none" w:sz="0" w:space="0" w:color="auto"/>
            <w:left w:val="none" w:sz="0" w:space="0" w:color="auto"/>
            <w:bottom w:val="none" w:sz="0" w:space="0" w:color="auto"/>
            <w:right w:val="none" w:sz="0" w:space="0" w:color="auto"/>
          </w:divBdr>
        </w:div>
        <w:div w:id="1947694329">
          <w:marLeft w:val="640"/>
          <w:marRight w:val="0"/>
          <w:marTop w:val="0"/>
          <w:marBottom w:val="0"/>
          <w:divBdr>
            <w:top w:val="none" w:sz="0" w:space="0" w:color="auto"/>
            <w:left w:val="none" w:sz="0" w:space="0" w:color="auto"/>
            <w:bottom w:val="none" w:sz="0" w:space="0" w:color="auto"/>
            <w:right w:val="none" w:sz="0" w:space="0" w:color="auto"/>
          </w:divBdr>
        </w:div>
        <w:div w:id="592934332">
          <w:marLeft w:val="640"/>
          <w:marRight w:val="0"/>
          <w:marTop w:val="0"/>
          <w:marBottom w:val="0"/>
          <w:divBdr>
            <w:top w:val="none" w:sz="0" w:space="0" w:color="auto"/>
            <w:left w:val="none" w:sz="0" w:space="0" w:color="auto"/>
            <w:bottom w:val="none" w:sz="0" w:space="0" w:color="auto"/>
            <w:right w:val="none" w:sz="0" w:space="0" w:color="auto"/>
          </w:divBdr>
        </w:div>
        <w:div w:id="1575165486">
          <w:marLeft w:val="640"/>
          <w:marRight w:val="0"/>
          <w:marTop w:val="0"/>
          <w:marBottom w:val="0"/>
          <w:divBdr>
            <w:top w:val="none" w:sz="0" w:space="0" w:color="auto"/>
            <w:left w:val="none" w:sz="0" w:space="0" w:color="auto"/>
            <w:bottom w:val="none" w:sz="0" w:space="0" w:color="auto"/>
            <w:right w:val="none" w:sz="0" w:space="0" w:color="auto"/>
          </w:divBdr>
        </w:div>
        <w:div w:id="1826822064">
          <w:marLeft w:val="640"/>
          <w:marRight w:val="0"/>
          <w:marTop w:val="0"/>
          <w:marBottom w:val="0"/>
          <w:divBdr>
            <w:top w:val="none" w:sz="0" w:space="0" w:color="auto"/>
            <w:left w:val="none" w:sz="0" w:space="0" w:color="auto"/>
            <w:bottom w:val="none" w:sz="0" w:space="0" w:color="auto"/>
            <w:right w:val="none" w:sz="0" w:space="0" w:color="auto"/>
          </w:divBdr>
        </w:div>
        <w:div w:id="1001934660">
          <w:marLeft w:val="640"/>
          <w:marRight w:val="0"/>
          <w:marTop w:val="0"/>
          <w:marBottom w:val="0"/>
          <w:divBdr>
            <w:top w:val="none" w:sz="0" w:space="0" w:color="auto"/>
            <w:left w:val="none" w:sz="0" w:space="0" w:color="auto"/>
            <w:bottom w:val="none" w:sz="0" w:space="0" w:color="auto"/>
            <w:right w:val="none" w:sz="0" w:space="0" w:color="auto"/>
          </w:divBdr>
        </w:div>
        <w:div w:id="2071885225">
          <w:marLeft w:val="640"/>
          <w:marRight w:val="0"/>
          <w:marTop w:val="0"/>
          <w:marBottom w:val="0"/>
          <w:divBdr>
            <w:top w:val="none" w:sz="0" w:space="0" w:color="auto"/>
            <w:left w:val="none" w:sz="0" w:space="0" w:color="auto"/>
            <w:bottom w:val="none" w:sz="0" w:space="0" w:color="auto"/>
            <w:right w:val="none" w:sz="0" w:space="0" w:color="auto"/>
          </w:divBdr>
        </w:div>
        <w:div w:id="42100725">
          <w:marLeft w:val="640"/>
          <w:marRight w:val="0"/>
          <w:marTop w:val="0"/>
          <w:marBottom w:val="0"/>
          <w:divBdr>
            <w:top w:val="none" w:sz="0" w:space="0" w:color="auto"/>
            <w:left w:val="none" w:sz="0" w:space="0" w:color="auto"/>
            <w:bottom w:val="none" w:sz="0" w:space="0" w:color="auto"/>
            <w:right w:val="none" w:sz="0" w:space="0" w:color="auto"/>
          </w:divBdr>
        </w:div>
        <w:div w:id="1146974391">
          <w:marLeft w:val="640"/>
          <w:marRight w:val="0"/>
          <w:marTop w:val="0"/>
          <w:marBottom w:val="0"/>
          <w:divBdr>
            <w:top w:val="none" w:sz="0" w:space="0" w:color="auto"/>
            <w:left w:val="none" w:sz="0" w:space="0" w:color="auto"/>
            <w:bottom w:val="none" w:sz="0" w:space="0" w:color="auto"/>
            <w:right w:val="none" w:sz="0" w:space="0" w:color="auto"/>
          </w:divBdr>
        </w:div>
        <w:div w:id="1411929550">
          <w:marLeft w:val="640"/>
          <w:marRight w:val="0"/>
          <w:marTop w:val="0"/>
          <w:marBottom w:val="0"/>
          <w:divBdr>
            <w:top w:val="none" w:sz="0" w:space="0" w:color="auto"/>
            <w:left w:val="none" w:sz="0" w:space="0" w:color="auto"/>
            <w:bottom w:val="none" w:sz="0" w:space="0" w:color="auto"/>
            <w:right w:val="none" w:sz="0" w:space="0" w:color="auto"/>
          </w:divBdr>
        </w:div>
        <w:div w:id="1840077589">
          <w:marLeft w:val="640"/>
          <w:marRight w:val="0"/>
          <w:marTop w:val="0"/>
          <w:marBottom w:val="0"/>
          <w:divBdr>
            <w:top w:val="none" w:sz="0" w:space="0" w:color="auto"/>
            <w:left w:val="none" w:sz="0" w:space="0" w:color="auto"/>
            <w:bottom w:val="none" w:sz="0" w:space="0" w:color="auto"/>
            <w:right w:val="none" w:sz="0" w:space="0" w:color="auto"/>
          </w:divBdr>
        </w:div>
        <w:div w:id="1711689424">
          <w:marLeft w:val="640"/>
          <w:marRight w:val="0"/>
          <w:marTop w:val="0"/>
          <w:marBottom w:val="0"/>
          <w:divBdr>
            <w:top w:val="none" w:sz="0" w:space="0" w:color="auto"/>
            <w:left w:val="none" w:sz="0" w:space="0" w:color="auto"/>
            <w:bottom w:val="none" w:sz="0" w:space="0" w:color="auto"/>
            <w:right w:val="none" w:sz="0" w:space="0" w:color="auto"/>
          </w:divBdr>
        </w:div>
        <w:div w:id="678894570">
          <w:marLeft w:val="640"/>
          <w:marRight w:val="0"/>
          <w:marTop w:val="0"/>
          <w:marBottom w:val="0"/>
          <w:divBdr>
            <w:top w:val="none" w:sz="0" w:space="0" w:color="auto"/>
            <w:left w:val="none" w:sz="0" w:space="0" w:color="auto"/>
            <w:bottom w:val="none" w:sz="0" w:space="0" w:color="auto"/>
            <w:right w:val="none" w:sz="0" w:space="0" w:color="auto"/>
          </w:divBdr>
        </w:div>
        <w:div w:id="1639795515">
          <w:marLeft w:val="640"/>
          <w:marRight w:val="0"/>
          <w:marTop w:val="0"/>
          <w:marBottom w:val="0"/>
          <w:divBdr>
            <w:top w:val="none" w:sz="0" w:space="0" w:color="auto"/>
            <w:left w:val="none" w:sz="0" w:space="0" w:color="auto"/>
            <w:bottom w:val="none" w:sz="0" w:space="0" w:color="auto"/>
            <w:right w:val="none" w:sz="0" w:space="0" w:color="auto"/>
          </w:divBdr>
        </w:div>
        <w:div w:id="702436555">
          <w:marLeft w:val="640"/>
          <w:marRight w:val="0"/>
          <w:marTop w:val="0"/>
          <w:marBottom w:val="0"/>
          <w:divBdr>
            <w:top w:val="none" w:sz="0" w:space="0" w:color="auto"/>
            <w:left w:val="none" w:sz="0" w:space="0" w:color="auto"/>
            <w:bottom w:val="none" w:sz="0" w:space="0" w:color="auto"/>
            <w:right w:val="none" w:sz="0" w:space="0" w:color="auto"/>
          </w:divBdr>
        </w:div>
        <w:div w:id="232395371">
          <w:marLeft w:val="640"/>
          <w:marRight w:val="0"/>
          <w:marTop w:val="0"/>
          <w:marBottom w:val="0"/>
          <w:divBdr>
            <w:top w:val="none" w:sz="0" w:space="0" w:color="auto"/>
            <w:left w:val="none" w:sz="0" w:space="0" w:color="auto"/>
            <w:bottom w:val="none" w:sz="0" w:space="0" w:color="auto"/>
            <w:right w:val="none" w:sz="0" w:space="0" w:color="auto"/>
          </w:divBdr>
        </w:div>
        <w:div w:id="301929508">
          <w:marLeft w:val="640"/>
          <w:marRight w:val="0"/>
          <w:marTop w:val="0"/>
          <w:marBottom w:val="0"/>
          <w:divBdr>
            <w:top w:val="none" w:sz="0" w:space="0" w:color="auto"/>
            <w:left w:val="none" w:sz="0" w:space="0" w:color="auto"/>
            <w:bottom w:val="none" w:sz="0" w:space="0" w:color="auto"/>
            <w:right w:val="none" w:sz="0" w:space="0" w:color="auto"/>
          </w:divBdr>
        </w:div>
        <w:div w:id="1006640687">
          <w:marLeft w:val="640"/>
          <w:marRight w:val="0"/>
          <w:marTop w:val="0"/>
          <w:marBottom w:val="0"/>
          <w:divBdr>
            <w:top w:val="none" w:sz="0" w:space="0" w:color="auto"/>
            <w:left w:val="none" w:sz="0" w:space="0" w:color="auto"/>
            <w:bottom w:val="none" w:sz="0" w:space="0" w:color="auto"/>
            <w:right w:val="none" w:sz="0" w:space="0" w:color="auto"/>
          </w:divBdr>
        </w:div>
        <w:div w:id="2144039055">
          <w:marLeft w:val="640"/>
          <w:marRight w:val="0"/>
          <w:marTop w:val="0"/>
          <w:marBottom w:val="0"/>
          <w:divBdr>
            <w:top w:val="none" w:sz="0" w:space="0" w:color="auto"/>
            <w:left w:val="none" w:sz="0" w:space="0" w:color="auto"/>
            <w:bottom w:val="none" w:sz="0" w:space="0" w:color="auto"/>
            <w:right w:val="none" w:sz="0" w:space="0" w:color="auto"/>
          </w:divBdr>
        </w:div>
        <w:div w:id="889683004">
          <w:marLeft w:val="640"/>
          <w:marRight w:val="0"/>
          <w:marTop w:val="0"/>
          <w:marBottom w:val="0"/>
          <w:divBdr>
            <w:top w:val="none" w:sz="0" w:space="0" w:color="auto"/>
            <w:left w:val="none" w:sz="0" w:space="0" w:color="auto"/>
            <w:bottom w:val="none" w:sz="0" w:space="0" w:color="auto"/>
            <w:right w:val="none" w:sz="0" w:space="0" w:color="auto"/>
          </w:divBdr>
        </w:div>
        <w:div w:id="661157485">
          <w:marLeft w:val="640"/>
          <w:marRight w:val="0"/>
          <w:marTop w:val="0"/>
          <w:marBottom w:val="0"/>
          <w:divBdr>
            <w:top w:val="none" w:sz="0" w:space="0" w:color="auto"/>
            <w:left w:val="none" w:sz="0" w:space="0" w:color="auto"/>
            <w:bottom w:val="none" w:sz="0" w:space="0" w:color="auto"/>
            <w:right w:val="none" w:sz="0" w:space="0" w:color="auto"/>
          </w:divBdr>
        </w:div>
        <w:div w:id="1329168264">
          <w:marLeft w:val="640"/>
          <w:marRight w:val="0"/>
          <w:marTop w:val="0"/>
          <w:marBottom w:val="0"/>
          <w:divBdr>
            <w:top w:val="none" w:sz="0" w:space="0" w:color="auto"/>
            <w:left w:val="none" w:sz="0" w:space="0" w:color="auto"/>
            <w:bottom w:val="none" w:sz="0" w:space="0" w:color="auto"/>
            <w:right w:val="none" w:sz="0" w:space="0" w:color="auto"/>
          </w:divBdr>
        </w:div>
        <w:div w:id="1025012189">
          <w:marLeft w:val="640"/>
          <w:marRight w:val="0"/>
          <w:marTop w:val="0"/>
          <w:marBottom w:val="0"/>
          <w:divBdr>
            <w:top w:val="none" w:sz="0" w:space="0" w:color="auto"/>
            <w:left w:val="none" w:sz="0" w:space="0" w:color="auto"/>
            <w:bottom w:val="none" w:sz="0" w:space="0" w:color="auto"/>
            <w:right w:val="none" w:sz="0" w:space="0" w:color="auto"/>
          </w:divBdr>
        </w:div>
        <w:div w:id="1606615261">
          <w:marLeft w:val="640"/>
          <w:marRight w:val="0"/>
          <w:marTop w:val="0"/>
          <w:marBottom w:val="0"/>
          <w:divBdr>
            <w:top w:val="none" w:sz="0" w:space="0" w:color="auto"/>
            <w:left w:val="none" w:sz="0" w:space="0" w:color="auto"/>
            <w:bottom w:val="none" w:sz="0" w:space="0" w:color="auto"/>
            <w:right w:val="none" w:sz="0" w:space="0" w:color="auto"/>
          </w:divBdr>
        </w:div>
        <w:div w:id="863204155">
          <w:marLeft w:val="640"/>
          <w:marRight w:val="0"/>
          <w:marTop w:val="0"/>
          <w:marBottom w:val="0"/>
          <w:divBdr>
            <w:top w:val="none" w:sz="0" w:space="0" w:color="auto"/>
            <w:left w:val="none" w:sz="0" w:space="0" w:color="auto"/>
            <w:bottom w:val="none" w:sz="0" w:space="0" w:color="auto"/>
            <w:right w:val="none" w:sz="0" w:space="0" w:color="auto"/>
          </w:divBdr>
        </w:div>
        <w:div w:id="1511329287">
          <w:marLeft w:val="640"/>
          <w:marRight w:val="0"/>
          <w:marTop w:val="0"/>
          <w:marBottom w:val="0"/>
          <w:divBdr>
            <w:top w:val="none" w:sz="0" w:space="0" w:color="auto"/>
            <w:left w:val="none" w:sz="0" w:space="0" w:color="auto"/>
            <w:bottom w:val="none" w:sz="0" w:space="0" w:color="auto"/>
            <w:right w:val="none" w:sz="0" w:space="0" w:color="auto"/>
          </w:divBdr>
        </w:div>
        <w:div w:id="479424813">
          <w:marLeft w:val="640"/>
          <w:marRight w:val="0"/>
          <w:marTop w:val="0"/>
          <w:marBottom w:val="0"/>
          <w:divBdr>
            <w:top w:val="none" w:sz="0" w:space="0" w:color="auto"/>
            <w:left w:val="none" w:sz="0" w:space="0" w:color="auto"/>
            <w:bottom w:val="none" w:sz="0" w:space="0" w:color="auto"/>
            <w:right w:val="none" w:sz="0" w:space="0" w:color="auto"/>
          </w:divBdr>
        </w:div>
        <w:div w:id="1726951968">
          <w:marLeft w:val="640"/>
          <w:marRight w:val="0"/>
          <w:marTop w:val="0"/>
          <w:marBottom w:val="0"/>
          <w:divBdr>
            <w:top w:val="none" w:sz="0" w:space="0" w:color="auto"/>
            <w:left w:val="none" w:sz="0" w:space="0" w:color="auto"/>
            <w:bottom w:val="none" w:sz="0" w:space="0" w:color="auto"/>
            <w:right w:val="none" w:sz="0" w:space="0" w:color="auto"/>
          </w:divBdr>
        </w:div>
        <w:div w:id="2102750480">
          <w:marLeft w:val="640"/>
          <w:marRight w:val="0"/>
          <w:marTop w:val="0"/>
          <w:marBottom w:val="0"/>
          <w:divBdr>
            <w:top w:val="none" w:sz="0" w:space="0" w:color="auto"/>
            <w:left w:val="none" w:sz="0" w:space="0" w:color="auto"/>
            <w:bottom w:val="none" w:sz="0" w:space="0" w:color="auto"/>
            <w:right w:val="none" w:sz="0" w:space="0" w:color="auto"/>
          </w:divBdr>
        </w:div>
        <w:div w:id="679158139">
          <w:marLeft w:val="640"/>
          <w:marRight w:val="0"/>
          <w:marTop w:val="0"/>
          <w:marBottom w:val="0"/>
          <w:divBdr>
            <w:top w:val="none" w:sz="0" w:space="0" w:color="auto"/>
            <w:left w:val="none" w:sz="0" w:space="0" w:color="auto"/>
            <w:bottom w:val="none" w:sz="0" w:space="0" w:color="auto"/>
            <w:right w:val="none" w:sz="0" w:space="0" w:color="auto"/>
          </w:divBdr>
        </w:div>
        <w:div w:id="1925919949">
          <w:marLeft w:val="640"/>
          <w:marRight w:val="0"/>
          <w:marTop w:val="0"/>
          <w:marBottom w:val="0"/>
          <w:divBdr>
            <w:top w:val="none" w:sz="0" w:space="0" w:color="auto"/>
            <w:left w:val="none" w:sz="0" w:space="0" w:color="auto"/>
            <w:bottom w:val="none" w:sz="0" w:space="0" w:color="auto"/>
            <w:right w:val="none" w:sz="0" w:space="0" w:color="auto"/>
          </w:divBdr>
        </w:div>
        <w:div w:id="1018002269">
          <w:marLeft w:val="640"/>
          <w:marRight w:val="0"/>
          <w:marTop w:val="0"/>
          <w:marBottom w:val="0"/>
          <w:divBdr>
            <w:top w:val="none" w:sz="0" w:space="0" w:color="auto"/>
            <w:left w:val="none" w:sz="0" w:space="0" w:color="auto"/>
            <w:bottom w:val="none" w:sz="0" w:space="0" w:color="auto"/>
            <w:right w:val="none" w:sz="0" w:space="0" w:color="auto"/>
          </w:divBdr>
        </w:div>
        <w:div w:id="1130826438">
          <w:marLeft w:val="640"/>
          <w:marRight w:val="0"/>
          <w:marTop w:val="0"/>
          <w:marBottom w:val="0"/>
          <w:divBdr>
            <w:top w:val="none" w:sz="0" w:space="0" w:color="auto"/>
            <w:left w:val="none" w:sz="0" w:space="0" w:color="auto"/>
            <w:bottom w:val="none" w:sz="0" w:space="0" w:color="auto"/>
            <w:right w:val="none" w:sz="0" w:space="0" w:color="auto"/>
          </w:divBdr>
        </w:div>
        <w:div w:id="1466698449">
          <w:marLeft w:val="640"/>
          <w:marRight w:val="0"/>
          <w:marTop w:val="0"/>
          <w:marBottom w:val="0"/>
          <w:divBdr>
            <w:top w:val="none" w:sz="0" w:space="0" w:color="auto"/>
            <w:left w:val="none" w:sz="0" w:space="0" w:color="auto"/>
            <w:bottom w:val="none" w:sz="0" w:space="0" w:color="auto"/>
            <w:right w:val="none" w:sz="0" w:space="0" w:color="auto"/>
          </w:divBdr>
        </w:div>
        <w:div w:id="1850563839">
          <w:marLeft w:val="640"/>
          <w:marRight w:val="0"/>
          <w:marTop w:val="0"/>
          <w:marBottom w:val="0"/>
          <w:divBdr>
            <w:top w:val="none" w:sz="0" w:space="0" w:color="auto"/>
            <w:left w:val="none" w:sz="0" w:space="0" w:color="auto"/>
            <w:bottom w:val="none" w:sz="0" w:space="0" w:color="auto"/>
            <w:right w:val="none" w:sz="0" w:space="0" w:color="auto"/>
          </w:divBdr>
        </w:div>
        <w:div w:id="1176841559">
          <w:marLeft w:val="640"/>
          <w:marRight w:val="0"/>
          <w:marTop w:val="0"/>
          <w:marBottom w:val="0"/>
          <w:divBdr>
            <w:top w:val="none" w:sz="0" w:space="0" w:color="auto"/>
            <w:left w:val="none" w:sz="0" w:space="0" w:color="auto"/>
            <w:bottom w:val="none" w:sz="0" w:space="0" w:color="auto"/>
            <w:right w:val="none" w:sz="0" w:space="0" w:color="auto"/>
          </w:divBdr>
        </w:div>
        <w:div w:id="2085641561">
          <w:marLeft w:val="640"/>
          <w:marRight w:val="0"/>
          <w:marTop w:val="0"/>
          <w:marBottom w:val="0"/>
          <w:divBdr>
            <w:top w:val="none" w:sz="0" w:space="0" w:color="auto"/>
            <w:left w:val="none" w:sz="0" w:space="0" w:color="auto"/>
            <w:bottom w:val="none" w:sz="0" w:space="0" w:color="auto"/>
            <w:right w:val="none" w:sz="0" w:space="0" w:color="auto"/>
          </w:divBdr>
        </w:div>
        <w:div w:id="838010245">
          <w:marLeft w:val="640"/>
          <w:marRight w:val="0"/>
          <w:marTop w:val="0"/>
          <w:marBottom w:val="0"/>
          <w:divBdr>
            <w:top w:val="none" w:sz="0" w:space="0" w:color="auto"/>
            <w:left w:val="none" w:sz="0" w:space="0" w:color="auto"/>
            <w:bottom w:val="none" w:sz="0" w:space="0" w:color="auto"/>
            <w:right w:val="none" w:sz="0" w:space="0" w:color="auto"/>
          </w:divBdr>
        </w:div>
        <w:div w:id="1022899035">
          <w:marLeft w:val="640"/>
          <w:marRight w:val="0"/>
          <w:marTop w:val="0"/>
          <w:marBottom w:val="0"/>
          <w:divBdr>
            <w:top w:val="none" w:sz="0" w:space="0" w:color="auto"/>
            <w:left w:val="none" w:sz="0" w:space="0" w:color="auto"/>
            <w:bottom w:val="none" w:sz="0" w:space="0" w:color="auto"/>
            <w:right w:val="none" w:sz="0" w:space="0" w:color="auto"/>
          </w:divBdr>
        </w:div>
        <w:div w:id="1265262722">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
      <w:docPartPr>
        <w:name w:val="D3EE3B488F894B518E2BBAB11EA3CDE6"/>
        <w:category>
          <w:name w:val="Obecné"/>
          <w:gallery w:val="placeholder"/>
        </w:category>
        <w:types>
          <w:type w:val="bbPlcHdr"/>
        </w:types>
        <w:behaviors>
          <w:behavior w:val="content"/>
        </w:behaviors>
        <w:guid w:val="{E81CD534-C695-4710-B64F-AA82F709B07E}"/>
      </w:docPartPr>
      <w:docPartBody>
        <w:p w:rsidR="006D1969" w:rsidRDefault="00400BC6" w:rsidP="00400BC6">
          <w:pPr>
            <w:pStyle w:val="D3EE3B488F894B518E2BBAB11EA3CDE6"/>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04A89"/>
    <w:rsid w:val="00036E95"/>
    <w:rsid w:val="00087593"/>
    <w:rsid w:val="000A451C"/>
    <w:rsid w:val="000E6273"/>
    <w:rsid w:val="000F0D83"/>
    <w:rsid w:val="000F679B"/>
    <w:rsid w:val="00101307"/>
    <w:rsid w:val="00105620"/>
    <w:rsid w:val="0011568C"/>
    <w:rsid w:val="00136C14"/>
    <w:rsid w:val="001603DE"/>
    <w:rsid w:val="00190747"/>
    <w:rsid w:val="001A18F6"/>
    <w:rsid w:val="001E46EC"/>
    <w:rsid w:val="001E63BB"/>
    <w:rsid w:val="001F2471"/>
    <w:rsid w:val="001F6A87"/>
    <w:rsid w:val="00200610"/>
    <w:rsid w:val="002057E9"/>
    <w:rsid w:val="002237F3"/>
    <w:rsid w:val="00246577"/>
    <w:rsid w:val="00291291"/>
    <w:rsid w:val="002E1F88"/>
    <w:rsid w:val="002F608E"/>
    <w:rsid w:val="0030226D"/>
    <w:rsid w:val="00310398"/>
    <w:rsid w:val="00323F41"/>
    <w:rsid w:val="00336167"/>
    <w:rsid w:val="00353C4B"/>
    <w:rsid w:val="00375392"/>
    <w:rsid w:val="00375B91"/>
    <w:rsid w:val="00391B84"/>
    <w:rsid w:val="003A1C1D"/>
    <w:rsid w:val="003B337D"/>
    <w:rsid w:val="003C1BF3"/>
    <w:rsid w:val="003F5194"/>
    <w:rsid w:val="003F5403"/>
    <w:rsid w:val="00400BC6"/>
    <w:rsid w:val="00422AFC"/>
    <w:rsid w:val="00431671"/>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5903"/>
    <w:rsid w:val="00673CF9"/>
    <w:rsid w:val="006C6845"/>
    <w:rsid w:val="006D1969"/>
    <w:rsid w:val="006E26F2"/>
    <w:rsid w:val="007538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16F"/>
    <w:rsid w:val="00A40303"/>
    <w:rsid w:val="00A658F8"/>
    <w:rsid w:val="00A83128"/>
    <w:rsid w:val="00A90D3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CF202F"/>
    <w:rsid w:val="00D17398"/>
    <w:rsid w:val="00D85AC1"/>
    <w:rsid w:val="00D85F59"/>
    <w:rsid w:val="00D9058C"/>
    <w:rsid w:val="00DD059E"/>
    <w:rsid w:val="00DD103F"/>
    <w:rsid w:val="00DD1100"/>
    <w:rsid w:val="00E64DB2"/>
    <w:rsid w:val="00E73776"/>
    <w:rsid w:val="00E929CC"/>
    <w:rsid w:val="00EB0622"/>
    <w:rsid w:val="00EB5EC9"/>
    <w:rsid w:val="00ED1393"/>
    <w:rsid w:val="00EF1455"/>
    <w:rsid w:val="00F026E6"/>
    <w:rsid w:val="00F15378"/>
    <w:rsid w:val="00F3166B"/>
    <w:rsid w:val="00F33EF9"/>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00BC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D3EE3B488F894B518E2BBAB11EA3CDE6">
    <w:name w:val="D3EE3B488F894B518E2BBAB11EA3CDE6"/>
    <w:rsid w:val="00400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isTemporary&quot;:false}],&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140562</TotalTime>
  <Pages>40</Pages>
  <Words>14664</Words>
  <Characters>86519</Characters>
  <Application>Microsoft Office Word</Application>
  <DocSecurity>0</DocSecurity>
  <Lines>720</Lines>
  <Paragraphs>201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920</cp:revision>
  <cp:lastPrinted>2023-03-24T19:30:00Z</cp:lastPrinted>
  <dcterms:created xsi:type="dcterms:W3CDTF">2021-03-29T20:15:00Z</dcterms:created>
  <dcterms:modified xsi:type="dcterms:W3CDTF">2023-03-26T17:47:00Z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