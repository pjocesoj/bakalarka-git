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404399A0"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E3778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094FECCA"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E3778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336431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E3778F" w:rsidRPr="00F7533D">
        <w:t xml:space="preserve">Tab. </w:t>
      </w:r>
      <w:r w:rsidR="00E3778F">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E3778F">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9100418"/>
      <w:r w:rsidRPr="00621687">
        <w:rPr>
          <w:rStyle w:val="Nadpis2Char"/>
          <w:rFonts w:asciiTheme="minorHAnsi" w:hAnsiTheme="minorHAnsi" w:cstheme="minorHAnsi"/>
        </w:rPr>
        <w:t>4.1 RPG</w:t>
      </w:r>
      <w:bookmarkEnd w:id="34"/>
      <w:bookmarkEnd w:id="35"/>
    </w:p>
    <w:p w14:paraId="2D212D08" w14:textId="3F37CA92"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9100419"/>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9100420"/>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9100421"/>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9100422"/>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9100423"/>
      <w:bookmarkStart w:id="43" w:name="_Hlk76031975"/>
      <w:r w:rsidRPr="00621687">
        <w:rPr>
          <w:rStyle w:val="Nadpis1Char"/>
          <w:rFonts w:asciiTheme="minorHAnsi" w:hAnsiTheme="minorHAnsi" w:cstheme="minorHAnsi"/>
        </w:rPr>
        <w:t>5. Grafické výstupy aplikací</w:t>
      </w:r>
      <w:bookmarkEnd w:id="42"/>
    </w:p>
    <w:bookmarkEnd w:id="43"/>
    <w:p w14:paraId="4426DE4A" w14:textId="72F0E138"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3C37FB4" w:rsidR="00F67031" w:rsidRDefault="00621EB4" w:rsidP="00621EB4">
      <w:pPr>
        <w:pStyle w:val="Titulek"/>
        <w:ind w:left="1416" w:firstLine="708"/>
        <w:jc w:val="both"/>
      </w:pPr>
      <w:bookmarkStart w:id="44" w:name="_Ref86178372"/>
      <w:r>
        <w:t xml:space="preserve">Obr. </w:t>
      </w:r>
      <w:fldSimple w:instr=" SEQ Obrázek \* ARABIC ">
        <w:r w:rsidR="00E3778F">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9100424"/>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9100425"/>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9100426"/>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9100427"/>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2B668013"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E3778F">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9100428"/>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9100429"/>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9100430"/>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59" w:name="_Ref75370800"/>
      <w:r>
        <w:t xml:space="preserve">Tab. </w:t>
      </w:r>
      <w:fldSimple w:instr=" SEQ Tabulka \* ARABIC ">
        <w:r w:rsidR="00E3778F">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9100437"/>
      <w:r w:rsidRPr="00621687">
        <w:rPr>
          <w:rStyle w:val="Nadpis1Char"/>
          <w:rFonts w:asciiTheme="minorHAnsi" w:hAnsiTheme="minorHAnsi" w:cstheme="minorHAnsi"/>
        </w:rPr>
        <w:t>6. Návrh aplikačního modelu</w:t>
      </w:r>
      <w:bookmarkEnd w:id="60"/>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1AA64D4" w:rsidR="00326B51" w:rsidRDefault="00112F07" w:rsidP="00112F07">
      <w:pPr>
        <w:pStyle w:val="Titulek"/>
        <w:rPr>
          <w:highlight w:val="yellow"/>
          <w:shd w:val="clear" w:color="auto" w:fill="FFFFFF"/>
        </w:rPr>
      </w:pPr>
      <w:bookmarkStart w:id="61" w:name="_Ref127987606"/>
      <w:r>
        <w:t xml:space="preserve">Obr. </w:t>
      </w:r>
      <w:fldSimple w:instr=" SEQ Obrázek \* ARABIC ">
        <w:r w:rsidR="00E3778F">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9100439"/>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9100440"/>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9100441"/>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9100442"/>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9100443"/>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9100444"/>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9100445"/>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9100446"/>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9100447"/>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9100449"/>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9100450"/>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9100451"/>
      <w:r w:rsidRPr="00026347">
        <w:t>7</w:t>
      </w:r>
      <w:r w:rsidR="0069559A" w:rsidRPr="00026347">
        <w:t>.2.1</w:t>
      </w:r>
      <w:r w:rsidR="00555477" w:rsidRPr="00026347">
        <w:t xml:space="preserve"> okno</w:t>
      </w:r>
      <w:r w:rsidR="0069559A" w:rsidRPr="00026347">
        <w:t xml:space="preserve"> Form1</w:t>
      </w:r>
      <w:bookmarkEnd w:id="76"/>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0B768B87" w:rsidR="0069559A" w:rsidRPr="0069559A" w:rsidRDefault="0069559A" w:rsidP="0069559A">
      <w:pPr>
        <w:pStyle w:val="Titulek"/>
      </w:pPr>
      <w:bookmarkStart w:id="77" w:name="_Ref124797379"/>
      <w:bookmarkStart w:id="78" w:name="_Ref124797370"/>
      <w:r>
        <w:t xml:space="preserve">Obr. </w:t>
      </w:r>
      <w:fldSimple w:instr=" SEQ Obrázek \* ARABIC ">
        <w:r w:rsidR="00E3778F">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9100452"/>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48894E74" w:rsidR="00237525" w:rsidRDefault="00237525" w:rsidP="00237525">
      <w:pPr>
        <w:pStyle w:val="Titulek"/>
      </w:pPr>
      <w:bookmarkStart w:id="80" w:name="_Ref124798461"/>
      <w:r>
        <w:t xml:space="preserve">Obr. </w:t>
      </w:r>
      <w:fldSimple w:instr=" SEQ Obrázek \* ARABIC ">
        <w:r w:rsidR="00E3778F">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9100453"/>
      <w:r w:rsidRPr="00026347">
        <w:t>7</w:t>
      </w:r>
      <w:r w:rsidR="007F1C5C" w:rsidRPr="00026347">
        <w:t xml:space="preserve">.2.3 okno </w:t>
      </w:r>
      <w:proofErr w:type="spellStart"/>
      <w:r w:rsidR="007F1C5C" w:rsidRPr="00026347">
        <w:t>Combat</w:t>
      </w:r>
      <w:bookmarkEnd w:id="81"/>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2B980C9" w:rsidR="007F1C5C" w:rsidRPr="007F1C5C" w:rsidRDefault="007F1C5C" w:rsidP="007F1C5C">
      <w:pPr>
        <w:pStyle w:val="Titulek"/>
      </w:pPr>
      <w:bookmarkStart w:id="82" w:name="_Ref124799884"/>
      <w:r>
        <w:t xml:space="preserve">Obr. </w:t>
      </w:r>
      <w:fldSimple w:instr=" SEQ Obrázek \* ARABIC ">
        <w:r w:rsidR="00E3778F">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9100454"/>
      <w:r w:rsidRPr="00026347">
        <w:t>7</w:t>
      </w:r>
      <w:r w:rsidR="00185E5F" w:rsidRPr="00026347">
        <w:t xml:space="preserve">.2.4 okno </w:t>
      </w:r>
      <w:proofErr w:type="spellStart"/>
      <w:r w:rsidR="00185E5F" w:rsidRPr="00026347">
        <w:t>BuffForm</w:t>
      </w:r>
      <w:bookmarkEnd w:id="83"/>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1961D261" w:rsidR="00185E5F" w:rsidRPr="00185E5F" w:rsidRDefault="00185E5F" w:rsidP="00185E5F">
      <w:pPr>
        <w:pStyle w:val="Titulek"/>
      </w:pPr>
      <w:bookmarkStart w:id="84" w:name="_Ref128410514"/>
      <w:r>
        <w:t xml:space="preserve">Obr. </w:t>
      </w:r>
      <w:fldSimple w:instr=" SEQ Obrázek \* ARABIC ">
        <w:r w:rsidR="00E3778F">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9100455"/>
      <w:r w:rsidRPr="00026347">
        <w:t>7</w:t>
      </w:r>
      <w:r w:rsidR="00417082" w:rsidRPr="00026347">
        <w:t xml:space="preserve">.2.5 okno </w:t>
      </w:r>
      <w:proofErr w:type="spellStart"/>
      <w:r w:rsidR="00417082" w:rsidRPr="00026347">
        <w:t>InventarForm</w:t>
      </w:r>
      <w:bookmarkEnd w:id="85"/>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CF7C6DE" w:rsidR="0012288F" w:rsidRDefault="005A7027" w:rsidP="005A7027">
      <w:pPr>
        <w:pStyle w:val="Titulek"/>
      </w:pPr>
      <w:bookmarkStart w:id="86" w:name="_Ref128413124"/>
      <w:r>
        <w:t xml:space="preserve">Obr. </w:t>
      </w:r>
      <w:fldSimple w:instr=" SEQ Obrázek \* ARABIC ">
        <w:r w:rsidR="00E3778F">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87"/>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020F4866" w:rsidR="00417082" w:rsidRPr="00026347" w:rsidRDefault="007E3A5C" w:rsidP="00C31739">
      <w:pPr>
        <w:pStyle w:val="Titulek"/>
      </w:pPr>
      <w:bookmarkStart w:id="88" w:name="_Ref128417280"/>
      <w:r>
        <w:t xml:space="preserve">Obr. </w:t>
      </w:r>
      <w:fldSimple w:instr=" SEQ Obrázek \* ARABIC ">
        <w:r w:rsidR="00E3778F">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9100457"/>
      <w:r w:rsidRPr="00026347">
        <w:t>7</w:t>
      </w:r>
      <w:r w:rsidR="00417082" w:rsidRPr="00026347">
        <w:t xml:space="preserve">.2.7 okno </w:t>
      </w:r>
      <w:proofErr w:type="spellStart"/>
      <w:r w:rsidR="00417082" w:rsidRPr="00026347">
        <w:t>UkolForm</w:t>
      </w:r>
      <w:bookmarkEnd w:id="89"/>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1F71749A" w:rsidR="00467315" w:rsidRPr="00026347" w:rsidRDefault="00A9126E" w:rsidP="00A9126E">
      <w:pPr>
        <w:pStyle w:val="Titulek"/>
      </w:pPr>
      <w:bookmarkStart w:id="90" w:name="_Ref128418537"/>
      <w:r>
        <w:t xml:space="preserve">Obr. </w:t>
      </w:r>
      <w:fldSimple w:instr=" SEQ Obrázek \* ARABIC ">
        <w:r w:rsidR="00E3778F">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9100458"/>
      <w:r w:rsidRPr="00026347">
        <w:t>7</w:t>
      </w:r>
      <w:r w:rsidR="00417082" w:rsidRPr="00026347">
        <w:t xml:space="preserve">.2.8 okno </w:t>
      </w:r>
      <w:proofErr w:type="spellStart"/>
      <w:r w:rsidR="00417082" w:rsidRPr="00026347">
        <w:t>NastaveniForm</w:t>
      </w:r>
      <w:bookmarkEnd w:id="91"/>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5DB2747F" w:rsidR="00417082" w:rsidRPr="00026347" w:rsidRDefault="00F01FF8" w:rsidP="00F01FF8">
      <w:pPr>
        <w:pStyle w:val="Titulek"/>
      </w:pPr>
      <w:bookmarkStart w:id="92" w:name="_Ref128468001"/>
      <w:r>
        <w:t>Obr</w:t>
      </w:r>
      <w:r w:rsidR="00675849">
        <w:t>.</w:t>
      </w:r>
      <w:r>
        <w:t xml:space="preserve"> </w:t>
      </w:r>
      <w:fldSimple w:instr=" SEQ Obrázek \* ARABIC ">
        <w:r w:rsidR="00E3778F">
          <w:rPr>
            <w:noProof/>
          </w:rPr>
          <w:t>13</w:t>
        </w:r>
      </w:fldSimple>
      <w:bookmarkEnd w:id="92"/>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93" w:name="_Toc129100459"/>
      <w:r w:rsidRPr="00026347">
        <w:t>7</w:t>
      </w:r>
      <w:r w:rsidR="00E02B9D" w:rsidRPr="00026347">
        <w:t xml:space="preserve">.2.9 okno </w:t>
      </w:r>
      <w:proofErr w:type="spellStart"/>
      <w:r w:rsidR="003F6983" w:rsidRPr="00026347">
        <w:t>GMMapaForm</w:t>
      </w:r>
      <w:bookmarkEnd w:id="93"/>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630F27ED" w:rsidR="005A2FA8" w:rsidRPr="00026347" w:rsidRDefault="005A2FA8" w:rsidP="000B4A8E">
      <w:pPr>
        <w:pStyle w:val="Titulek"/>
      </w:pPr>
      <w:bookmarkStart w:id="94" w:name="_Ref128488987"/>
      <w:r>
        <w:t xml:space="preserve">Obr. </w:t>
      </w:r>
      <w:fldSimple w:instr=" SEQ Obrázek \* ARABIC ">
        <w:r w:rsidR="00E3778F">
          <w:rPr>
            <w:noProof/>
          </w:rPr>
          <w:t>14</w:t>
        </w:r>
      </w:fldSimple>
      <w:bookmarkEnd w:id="94"/>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95" w:name="_Toc129100460"/>
      <w:r w:rsidRPr="00026347">
        <w:t>7</w:t>
      </w:r>
      <w:r w:rsidR="00E02B9D" w:rsidRPr="00026347">
        <w:t xml:space="preserve">.2.10 okno </w:t>
      </w:r>
      <w:proofErr w:type="spellStart"/>
      <w:r w:rsidR="003F6983">
        <w:t>GMPostavyForm</w:t>
      </w:r>
      <w:bookmarkEnd w:id="95"/>
      <w:proofErr w:type="spellEnd"/>
      <w:r w:rsidR="003F6983">
        <w:t xml:space="preserve"> </w:t>
      </w:r>
    </w:p>
    <w:p w14:paraId="0F05CA46" w14:textId="19A1D3C8" w:rsidR="00E02B9D" w:rsidRPr="00026347" w:rsidRDefault="00B33767" w:rsidP="00835E74">
      <w:pPr>
        <w:jc w:val="both"/>
        <w:pPrChange w:id="96" w:author="Martin Novák" w:date="2023-03-07T17:52:00Z">
          <w:pPr/>
        </w:pPrChange>
      </w:pPr>
      <w:ins w:id="97" w:author="Martin Novák" w:date="2023-03-07T17:14:00Z">
        <w:r>
          <w:t xml:space="preserve">Ačkoliv na první pohled toto okno vypadá stejně jako </w:t>
        </w:r>
        <w:proofErr w:type="spellStart"/>
        <w:r w:rsidRPr="0021250C">
          <w:rPr>
            <w:i/>
            <w:iCs/>
            <w:rPrChange w:id="98" w:author="Martin Novák" w:date="2023-03-07T17:36:00Z">
              <w:rPr/>
            </w:rPrChange>
          </w:rPr>
          <w:t>VypisPostava</w:t>
        </w:r>
        <w:proofErr w:type="spellEnd"/>
        <w:r>
          <w:t>, tak logika na pozadí j</w:t>
        </w:r>
      </w:ins>
      <w:ins w:id="99" w:author="Martin Novák" w:date="2023-03-07T17:15:00Z">
        <w:r>
          <w:t>e odlišná.</w:t>
        </w:r>
      </w:ins>
      <w:ins w:id="100" w:author="Martin Novák" w:date="2023-03-07T17:34:00Z">
        <w:r w:rsidR="00CF7FCA">
          <w:t xml:space="preserve"> Postavy nejsou vytvářeny </w:t>
        </w:r>
      </w:ins>
      <w:ins w:id="101" w:author="Martin Novák" w:date="2023-03-07T17:35:00Z">
        <w:r w:rsidR="00CF7FCA">
          <w:t>přímo kódem na pozadí tohoto okna, ale je zavolána</w:t>
        </w:r>
      </w:ins>
      <w:ins w:id="102" w:author="Martin Novák" w:date="2023-03-07T17:36:00Z">
        <w:r w:rsidR="0021250C">
          <w:t xml:space="preserve"> metoda v</w:t>
        </w:r>
      </w:ins>
      <w:ins w:id="103" w:author="Martin Novák" w:date="2023-03-07T17:37:00Z">
        <w:r w:rsidR="0021250C">
          <w:t> </w:t>
        </w:r>
      </w:ins>
      <w:proofErr w:type="spellStart"/>
      <w:ins w:id="104" w:author="Martin Novák" w:date="2023-03-07T17:36:00Z">
        <w:r w:rsidR="0021250C">
          <w:t>gamemanegeru</w:t>
        </w:r>
      </w:ins>
      <w:proofErr w:type="spellEnd"/>
      <w:ins w:id="105" w:author="Martin Novák" w:date="2023-03-07T17:37:00Z">
        <w:r w:rsidR="0021250C">
          <w:t xml:space="preserve">, </w:t>
        </w:r>
      </w:ins>
      <w:ins w:id="106" w:author="Martin Novák" w:date="2023-03-07T17:39:00Z">
        <w:r w:rsidR="0021250C">
          <w:t>již</w:t>
        </w:r>
      </w:ins>
      <w:ins w:id="107" w:author="Martin Novák" w:date="2023-03-07T17:37:00Z">
        <w:r w:rsidR="0021250C">
          <w:t xml:space="preserve"> je předán seznam skupin</w:t>
        </w:r>
      </w:ins>
      <w:ins w:id="108" w:author="Martin Novák" w:date="2023-03-07T17:38:00Z">
        <w:r w:rsidR="0021250C">
          <w:t xml:space="preserve"> </w:t>
        </w:r>
        <w:proofErr w:type="spellStart"/>
        <w:r w:rsidR="0021250C">
          <w:t>Statů</w:t>
        </w:r>
        <w:proofErr w:type="spellEnd"/>
        <w:r w:rsidR="0021250C">
          <w:t xml:space="preserve">, které má </w:t>
        </w:r>
      </w:ins>
      <w:ins w:id="109" w:author="Martin Novák" w:date="2023-03-07T17:39:00Z">
        <w:r w:rsidR="0021250C">
          <w:t>nově vytvořená postava mít.</w:t>
        </w:r>
      </w:ins>
    </w:p>
    <w:p w14:paraId="2E749CE8" w14:textId="28E7866C" w:rsidR="00E02B9D" w:rsidRDefault="00C77786" w:rsidP="00E02B9D">
      <w:pPr>
        <w:pStyle w:val="Nadpis3"/>
      </w:pPr>
      <w:bookmarkStart w:id="110" w:name="_Toc129100461"/>
      <w:r w:rsidRPr="00026347">
        <w:t>7</w:t>
      </w:r>
      <w:r w:rsidR="00E02B9D" w:rsidRPr="00026347">
        <w:t xml:space="preserve">.2.11 okno </w:t>
      </w:r>
      <w:proofErr w:type="spellStart"/>
      <w:r w:rsidR="00E02B9D" w:rsidRPr="00026347">
        <w:t>GMUkldaniForm</w:t>
      </w:r>
      <w:bookmarkEnd w:id="110"/>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111" w:name="_Toc129100462"/>
      <w:r w:rsidRPr="00621687">
        <w:rPr>
          <w:rStyle w:val="Nadpis1Char"/>
          <w:rFonts w:asciiTheme="minorHAnsi" w:hAnsiTheme="minorHAnsi" w:cstheme="minorHAnsi"/>
        </w:rPr>
        <w:t>8. Zhodnocení realizace aplikace</w:t>
      </w:r>
      <w:bookmarkEnd w:id="111"/>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 xml:space="preserve">Do budoucna je v plánu udělat plnohodnotnou implementaci do různých technologií a odhalit </w:t>
      </w:r>
      <w:r w:rsidR="00FB4E78" w:rsidRPr="00383178">
        <w:rPr>
          <w:rFonts w:cstheme="minorHAnsi"/>
          <w:color w:val="000000"/>
          <w:shd w:val="clear" w:color="auto" w:fill="FFFFFF"/>
        </w:rPr>
        <w:lastRenderedPageBreak/>
        <w:t>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12" w:name="_Toc129100463"/>
      <w:r w:rsidRPr="00621687">
        <w:rPr>
          <w:rFonts w:asciiTheme="minorHAnsi" w:hAnsiTheme="minorHAnsi" w:cstheme="minorHAnsi"/>
          <w:shd w:val="clear" w:color="auto" w:fill="FFFFFF"/>
        </w:rPr>
        <w:t>9. Závěr</w:t>
      </w:r>
      <w:bookmarkEnd w:id="112"/>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3"/>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13" w:name="_Toc129100464"/>
      <w:r>
        <w:lastRenderedPageBreak/>
        <w:t>Použité zdroje</w:t>
      </w:r>
      <w:bookmarkEnd w:id="113"/>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B5EB4" w14:textId="77777777" w:rsidR="00820E26" w:rsidRDefault="00820E26" w:rsidP="00891BAF">
      <w:pPr>
        <w:spacing w:after="0" w:line="240" w:lineRule="auto"/>
      </w:pPr>
      <w:r>
        <w:separator/>
      </w:r>
    </w:p>
  </w:endnote>
  <w:endnote w:type="continuationSeparator" w:id="0">
    <w:p w14:paraId="3FCDD9A7" w14:textId="77777777" w:rsidR="00820E26" w:rsidRDefault="00820E2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111DF" w14:textId="77777777" w:rsidR="00820E26" w:rsidRDefault="00820E26" w:rsidP="00891BAF">
      <w:pPr>
        <w:spacing w:after="0" w:line="240" w:lineRule="auto"/>
      </w:pPr>
      <w:r>
        <w:separator/>
      </w:r>
    </w:p>
  </w:footnote>
  <w:footnote w:type="continuationSeparator" w:id="0">
    <w:p w14:paraId="70289F7A" w14:textId="77777777" w:rsidR="00820E26" w:rsidRDefault="00820E2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0E26"/>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D39"/>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CF7FCA"/>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30F36"/>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130011</TotalTime>
  <Pages>35</Pages>
  <Words>12985</Words>
  <Characters>76614</Characters>
  <Application>Microsoft Office Word</Application>
  <DocSecurity>0</DocSecurity>
  <Lines>638</Lines>
  <Paragraphs>178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588</cp:revision>
  <cp:lastPrinted>2023-02-12T16:23:00Z</cp:lastPrinted>
  <dcterms:created xsi:type="dcterms:W3CDTF">2021-03-29T20:15:00Z</dcterms:created>
  <dcterms:modified xsi:type="dcterms:W3CDTF">2023-03-07T16:52:00Z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