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ins w:id="0" w:author="Martin Novák" w:date="2023-03-27T15:41:00Z"/>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rPr>
          <w:ins w:id="1" w:author="Martin Novák" w:date="2023-03-27T15:41:00Z"/>
        </w:rPr>
      </w:pPr>
      <w:bookmarkStart w:id="2" w:name="_Toc130825342"/>
      <w:ins w:id="3" w:author="Martin Novák" w:date="2023-03-27T15:41:00Z">
        <w:r>
          <w:t>Abstrakt</w:t>
        </w:r>
        <w:bookmarkEnd w:id="2"/>
      </w:ins>
    </w:p>
    <w:p w14:paraId="0F45E56D" w14:textId="0E7A3513" w:rsidR="00865033" w:rsidRPr="00865033" w:rsidRDefault="00865033" w:rsidP="00165D51">
      <w:pPr>
        <w:jc w:val="both"/>
        <w:rPr>
          <w:ins w:id="4" w:author="Martin Novák" w:date="2023-03-27T15:41:00Z"/>
        </w:rPr>
        <w:pPrChange w:id="5" w:author="Martin Novák" w:date="2023-03-27T15:44:00Z">
          <w:pPr>
            <w:pStyle w:val="Nadpis1"/>
          </w:pPr>
        </w:pPrChange>
      </w:pPr>
      <w:ins w:id="6" w:author="Martin Novák" w:date="2023-03-27T15:41:00Z">
        <w:r>
          <w:t>Tato bakalářská práce se zab</w:t>
        </w:r>
      </w:ins>
      <w:ins w:id="7" w:author="Martin Novák" w:date="2023-03-27T15:42:00Z">
        <w:r>
          <w:t xml:space="preserve">ývá navržením a následnou realizací knihovny obsahující univerzální logiku společnou pro všechny hry </w:t>
        </w:r>
      </w:ins>
      <w:ins w:id="8" w:author="Martin Novák" w:date="2023-03-27T15:43:00Z">
        <w:r>
          <w:t>na hrdiny. Při návrhu knihovny je myšleno na to, aby ji bylo možné použít na j</w:t>
        </w:r>
      </w:ins>
      <w:ins w:id="9" w:author="Martin Novák" w:date="2023-03-27T15:44:00Z">
        <w:r>
          <w:t>akémkoliv uživatelském rozhraní</w:t>
        </w:r>
        <w:r w:rsidR="00165D51">
          <w:t>.</w:t>
        </w:r>
      </w:ins>
      <w:ins w:id="10" w:author="Martin Novák" w:date="2023-03-27T15:47:00Z">
        <w:r w:rsidR="00165D51">
          <w:t xml:space="preserve"> V teoretické části je vysvětleno dělení programovacích jazyků a provedeno porovnání C++, Javy a C#. </w:t>
        </w:r>
      </w:ins>
      <w:ins w:id="11" w:author="Martin Novák" w:date="2023-03-27T15:48:00Z">
        <w:r w:rsidR="00165D51">
          <w:t>Následuje přehled základních herních žánrů</w:t>
        </w:r>
      </w:ins>
      <w:ins w:id="12" w:author="Martin Novák" w:date="2023-03-27T15:49:00Z">
        <w:r w:rsidR="00165D51">
          <w:t>,</w:t>
        </w:r>
      </w:ins>
      <w:ins w:id="13" w:author="Martin Novák" w:date="2023-03-27T15:48:00Z">
        <w:r w:rsidR="00165D51">
          <w:t xml:space="preserve"> jejic</w:t>
        </w:r>
      </w:ins>
      <w:ins w:id="14" w:author="Martin Novák" w:date="2023-03-27T15:49:00Z">
        <w:r w:rsidR="00165D51">
          <w:t xml:space="preserve">h mechanik a zhodnocení, zda je třeba při návrhu brát v potaz. </w:t>
        </w:r>
      </w:ins>
      <w:ins w:id="15" w:author="Martin Novák" w:date="2023-03-27T15:50:00Z">
        <w:r w:rsidR="00165D51">
          <w:t>Teoretická část je zakončena přehledem uživatelských rozhraní. V</w:t>
        </w:r>
      </w:ins>
      <w:ins w:id="16" w:author="Martin Novák" w:date="2023-03-27T15:51:00Z">
        <w:r w:rsidR="00165D51">
          <w:t> </w:t>
        </w:r>
      </w:ins>
      <w:ins w:id="17" w:author="Martin Novák" w:date="2023-03-27T15:50:00Z">
        <w:r w:rsidR="00165D51">
          <w:t>pra</w:t>
        </w:r>
      </w:ins>
      <w:ins w:id="18" w:author="Martin Novák" w:date="2023-03-27T15:51:00Z">
        <w:r w:rsidR="00165D51">
          <w:t xml:space="preserve">ktické části </w:t>
        </w:r>
        <w:r w:rsidR="003E70AD">
          <w:t>je proveden návrh knihovny a o</w:t>
        </w:r>
      </w:ins>
      <w:ins w:id="19" w:author="Martin Novák" w:date="2023-03-27T15:52:00Z">
        <w:r w:rsidR="003E70AD">
          <w:t>čekávané komunikace s implementací. Následuje vysvětlení návrhových vzorů použitých v návrhu a představení tříd</w:t>
        </w:r>
      </w:ins>
      <w:ins w:id="20" w:author="Martin Novák" w:date="2023-03-27T15:53:00Z">
        <w:r w:rsidR="003E70AD">
          <w:t xml:space="preserve"> v knihovně.</w:t>
        </w:r>
      </w:ins>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FF2B667" w14:textId="3DD7281F" w:rsidR="00FE0EEF"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825342" w:history="1">
            <w:r w:rsidR="00FE0EEF" w:rsidRPr="00E86CEC">
              <w:rPr>
                <w:rStyle w:val="Hypertextovodkaz"/>
                <w:noProof/>
              </w:rPr>
              <w:t>Abstrakt</w:t>
            </w:r>
            <w:r w:rsidR="00FE0EEF">
              <w:rPr>
                <w:noProof/>
                <w:webHidden/>
              </w:rPr>
              <w:tab/>
            </w:r>
            <w:r w:rsidR="00FE0EEF">
              <w:rPr>
                <w:noProof/>
                <w:webHidden/>
              </w:rPr>
              <w:fldChar w:fldCharType="begin"/>
            </w:r>
            <w:r w:rsidR="00FE0EEF">
              <w:rPr>
                <w:noProof/>
                <w:webHidden/>
              </w:rPr>
              <w:instrText xml:space="preserve"> PAGEREF _Toc130825342 \h </w:instrText>
            </w:r>
            <w:r w:rsidR="00FE0EEF">
              <w:rPr>
                <w:noProof/>
                <w:webHidden/>
              </w:rPr>
            </w:r>
            <w:r w:rsidR="00FE0EEF">
              <w:rPr>
                <w:noProof/>
                <w:webHidden/>
              </w:rPr>
              <w:fldChar w:fldCharType="separate"/>
            </w:r>
            <w:r w:rsidR="00FE0EEF">
              <w:rPr>
                <w:noProof/>
                <w:webHidden/>
              </w:rPr>
              <w:t>1</w:t>
            </w:r>
            <w:r w:rsidR="00FE0EEF">
              <w:rPr>
                <w:noProof/>
                <w:webHidden/>
              </w:rPr>
              <w:fldChar w:fldCharType="end"/>
            </w:r>
          </w:hyperlink>
        </w:p>
        <w:p w14:paraId="3D4C46E3" w14:textId="18738A2A" w:rsidR="00FE0EEF" w:rsidRDefault="00FE0EEF">
          <w:pPr>
            <w:pStyle w:val="Obsah1"/>
            <w:rPr>
              <w:rFonts w:eastAsiaTheme="minorEastAsia"/>
              <w:noProof/>
              <w:lang w:eastAsia="cs-CZ"/>
            </w:rPr>
          </w:pPr>
          <w:hyperlink w:anchor="_Toc130825343" w:history="1">
            <w:r w:rsidRPr="00E86CEC">
              <w:rPr>
                <w:rStyle w:val="Hypertextovodkaz"/>
                <w:noProof/>
              </w:rPr>
              <w:t xml:space="preserve">1. </w:t>
            </w:r>
            <w:r w:rsidRPr="00E86CEC">
              <w:rPr>
                <w:rStyle w:val="Hypertextovodkaz"/>
                <w:rFonts w:cstheme="minorHAnsi"/>
                <w:noProof/>
              </w:rPr>
              <w:t>Úvod</w:t>
            </w:r>
            <w:r>
              <w:rPr>
                <w:noProof/>
                <w:webHidden/>
              </w:rPr>
              <w:tab/>
            </w:r>
            <w:r>
              <w:rPr>
                <w:noProof/>
                <w:webHidden/>
              </w:rPr>
              <w:fldChar w:fldCharType="begin"/>
            </w:r>
            <w:r>
              <w:rPr>
                <w:noProof/>
                <w:webHidden/>
              </w:rPr>
              <w:instrText xml:space="preserve"> PAGEREF _Toc130825343 \h </w:instrText>
            </w:r>
            <w:r>
              <w:rPr>
                <w:noProof/>
                <w:webHidden/>
              </w:rPr>
            </w:r>
            <w:r>
              <w:rPr>
                <w:noProof/>
                <w:webHidden/>
              </w:rPr>
              <w:fldChar w:fldCharType="separate"/>
            </w:r>
            <w:r>
              <w:rPr>
                <w:noProof/>
                <w:webHidden/>
              </w:rPr>
              <w:t>1</w:t>
            </w:r>
            <w:r>
              <w:rPr>
                <w:noProof/>
                <w:webHidden/>
              </w:rPr>
              <w:fldChar w:fldCharType="end"/>
            </w:r>
          </w:hyperlink>
        </w:p>
        <w:p w14:paraId="32485885" w14:textId="47C2CB3F" w:rsidR="00FE0EEF" w:rsidRDefault="00FE0EEF">
          <w:pPr>
            <w:pStyle w:val="Obsah1"/>
            <w:rPr>
              <w:rFonts w:eastAsiaTheme="minorEastAsia"/>
              <w:noProof/>
              <w:lang w:eastAsia="cs-CZ"/>
            </w:rPr>
          </w:pPr>
          <w:hyperlink w:anchor="_Toc130825344" w:history="1">
            <w:r w:rsidRPr="00E86CEC">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_Toc130825344 \h </w:instrText>
            </w:r>
            <w:r>
              <w:rPr>
                <w:noProof/>
                <w:webHidden/>
              </w:rPr>
            </w:r>
            <w:r>
              <w:rPr>
                <w:noProof/>
                <w:webHidden/>
              </w:rPr>
              <w:fldChar w:fldCharType="separate"/>
            </w:r>
            <w:r>
              <w:rPr>
                <w:noProof/>
                <w:webHidden/>
              </w:rPr>
              <w:t>1</w:t>
            </w:r>
            <w:r>
              <w:rPr>
                <w:noProof/>
                <w:webHidden/>
              </w:rPr>
              <w:fldChar w:fldCharType="end"/>
            </w:r>
          </w:hyperlink>
        </w:p>
        <w:p w14:paraId="1C78A8EE" w14:textId="2FA3C69C" w:rsidR="00FE0EEF" w:rsidRDefault="00FE0EEF">
          <w:pPr>
            <w:pStyle w:val="Obsah2"/>
            <w:rPr>
              <w:rFonts w:eastAsiaTheme="minorEastAsia"/>
              <w:noProof/>
              <w:lang w:eastAsia="cs-CZ"/>
            </w:rPr>
          </w:pPr>
          <w:hyperlink w:anchor="_Toc130825345" w:history="1">
            <w:r w:rsidRPr="00E86CEC">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_Toc130825345 \h </w:instrText>
            </w:r>
            <w:r>
              <w:rPr>
                <w:noProof/>
                <w:webHidden/>
              </w:rPr>
            </w:r>
            <w:r>
              <w:rPr>
                <w:noProof/>
                <w:webHidden/>
              </w:rPr>
              <w:fldChar w:fldCharType="separate"/>
            </w:r>
            <w:r>
              <w:rPr>
                <w:noProof/>
                <w:webHidden/>
              </w:rPr>
              <w:t>1</w:t>
            </w:r>
            <w:r>
              <w:rPr>
                <w:noProof/>
                <w:webHidden/>
              </w:rPr>
              <w:fldChar w:fldCharType="end"/>
            </w:r>
          </w:hyperlink>
        </w:p>
        <w:p w14:paraId="5BF5784B" w14:textId="35F2DD33" w:rsidR="00FE0EEF" w:rsidRDefault="00FE0EEF">
          <w:pPr>
            <w:pStyle w:val="Obsah2"/>
            <w:rPr>
              <w:rFonts w:eastAsiaTheme="minorEastAsia"/>
              <w:noProof/>
              <w:lang w:eastAsia="cs-CZ"/>
            </w:rPr>
          </w:pPr>
          <w:hyperlink w:anchor="_Toc130825346" w:history="1">
            <w:r w:rsidRPr="00E86CEC">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_Toc130825346 \h </w:instrText>
            </w:r>
            <w:r>
              <w:rPr>
                <w:noProof/>
                <w:webHidden/>
              </w:rPr>
            </w:r>
            <w:r>
              <w:rPr>
                <w:noProof/>
                <w:webHidden/>
              </w:rPr>
              <w:fldChar w:fldCharType="separate"/>
            </w:r>
            <w:r>
              <w:rPr>
                <w:noProof/>
                <w:webHidden/>
              </w:rPr>
              <w:t>1</w:t>
            </w:r>
            <w:r>
              <w:rPr>
                <w:noProof/>
                <w:webHidden/>
              </w:rPr>
              <w:fldChar w:fldCharType="end"/>
            </w:r>
          </w:hyperlink>
        </w:p>
        <w:p w14:paraId="7314BA2C" w14:textId="2C5E52F9" w:rsidR="00FE0EEF" w:rsidRDefault="00FE0EEF">
          <w:pPr>
            <w:pStyle w:val="Obsah1"/>
            <w:rPr>
              <w:rFonts w:eastAsiaTheme="minorEastAsia"/>
              <w:noProof/>
              <w:lang w:eastAsia="cs-CZ"/>
            </w:rPr>
          </w:pPr>
          <w:hyperlink w:anchor="_Toc130825347" w:history="1">
            <w:r w:rsidRPr="00E86CEC">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_Toc130825347 \h </w:instrText>
            </w:r>
            <w:r>
              <w:rPr>
                <w:noProof/>
                <w:webHidden/>
              </w:rPr>
            </w:r>
            <w:r>
              <w:rPr>
                <w:noProof/>
                <w:webHidden/>
              </w:rPr>
              <w:fldChar w:fldCharType="separate"/>
            </w:r>
            <w:r>
              <w:rPr>
                <w:noProof/>
                <w:webHidden/>
              </w:rPr>
              <w:t>1</w:t>
            </w:r>
            <w:r>
              <w:rPr>
                <w:noProof/>
                <w:webHidden/>
              </w:rPr>
              <w:fldChar w:fldCharType="end"/>
            </w:r>
          </w:hyperlink>
        </w:p>
        <w:p w14:paraId="7D371D85" w14:textId="1D5957FC" w:rsidR="00FE0EEF" w:rsidRDefault="00FE0EEF">
          <w:pPr>
            <w:pStyle w:val="Obsah2"/>
            <w:rPr>
              <w:rFonts w:eastAsiaTheme="minorEastAsia"/>
              <w:noProof/>
              <w:lang w:eastAsia="cs-CZ"/>
            </w:rPr>
          </w:pPr>
          <w:hyperlink w:anchor="_Toc130825348" w:history="1">
            <w:r w:rsidRPr="00E86CEC">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_Toc130825348 \h </w:instrText>
            </w:r>
            <w:r>
              <w:rPr>
                <w:noProof/>
                <w:webHidden/>
              </w:rPr>
            </w:r>
            <w:r>
              <w:rPr>
                <w:noProof/>
                <w:webHidden/>
              </w:rPr>
              <w:fldChar w:fldCharType="separate"/>
            </w:r>
            <w:r>
              <w:rPr>
                <w:noProof/>
                <w:webHidden/>
              </w:rPr>
              <w:t>3</w:t>
            </w:r>
            <w:r>
              <w:rPr>
                <w:noProof/>
                <w:webHidden/>
              </w:rPr>
              <w:fldChar w:fldCharType="end"/>
            </w:r>
          </w:hyperlink>
        </w:p>
        <w:p w14:paraId="46747B1D" w14:textId="443129BA" w:rsidR="00FE0EEF" w:rsidRDefault="00FE0EEF" w:rsidP="00FE0EEF">
          <w:pPr>
            <w:pStyle w:val="Obsah3"/>
            <w:rPr>
              <w:rFonts w:eastAsiaTheme="minorEastAsia"/>
              <w:noProof/>
              <w:lang w:eastAsia="cs-CZ"/>
            </w:rPr>
          </w:pPr>
          <w:hyperlink w:anchor="_Toc130825349" w:history="1">
            <w:r w:rsidRPr="00E86CEC">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_Toc130825349 \h </w:instrText>
            </w:r>
            <w:r>
              <w:rPr>
                <w:noProof/>
                <w:webHidden/>
              </w:rPr>
            </w:r>
            <w:r>
              <w:rPr>
                <w:noProof/>
                <w:webHidden/>
              </w:rPr>
              <w:fldChar w:fldCharType="separate"/>
            </w:r>
            <w:r>
              <w:rPr>
                <w:noProof/>
                <w:webHidden/>
              </w:rPr>
              <w:t>3</w:t>
            </w:r>
            <w:r>
              <w:rPr>
                <w:noProof/>
                <w:webHidden/>
              </w:rPr>
              <w:fldChar w:fldCharType="end"/>
            </w:r>
          </w:hyperlink>
        </w:p>
        <w:p w14:paraId="7DA3F4DA" w14:textId="7CC47DF7" w:rsidR="00FE0EEF" w:rsidRDefault="00FE0EEF" w:rsidP="00FE0EEF">
          <w:pPr>
            <w:pStyle w:val="Obsah3"/>
            <w:rPr>
              <w:rFonts w:eastAsiaTheme="minorEastAsia"/>
              <w:noProof/>
              <w:lang w:eastAsia="cs-CZ"/>
            </w:rPr>
          </w:pPr>
          <w:hyperlink w:anchor="_Toc130825350" w:history="1">
            <w:r w:rsidRPr="00E86CEC">
              <w:rPr>
                <w:rStyle w:val="Hypertextovodkaz"/>
                <w:noProof/>
                <w:highlight w:val="green"/>
              </w:rPr>
              <w:t>3.1.2 novinky oproti C</w:t>
            </w:r>
            <w:r>
              <w:rPr>
                <w:noProof/>
                <w:webHidden/>
              </w:rPr>
              <w:tab/>
            </w:r>
            <w:r>
              <w:rPr>
                <w:noProof/>
                <w:webHidden/>
              </w:rPr>
              <w:fldChar w:fldCharType="begin"/>
            </w:r>
            <w:r>
              <w:rPr>
                <w:noProof/>
                <w:webHidden/>
              </w:rPr>
              <w:instrText xml:space="preserve"> PAGEREF _Toc130825350 \h </w:instrText>
            </w:r>
            <w:r>
              <w:rPr>
                <w:noProof/>
                <w:webHidden/>
              </w:rPr>
            </w:r>
            <w:r>
              <w:rPr>
                <w:noProof/>
                <w:webHidden/>
              </w:rPr>
              <w:fldChar w:fldCharType="separate"/>
            </w:r>
            <w:r>
              <w:rPr>
                <w:noProof/>
                <w:webHidden/>
              </w:rPr>
              <w:t>3</w:t>
            </w:r>
            <w:r>
              <w:rPr>
                <w:noProof/>
                <w:webHidden/>
              </w:rPr>
              <w:fldChar w:fldCharType="end"/>
            </w:r>
          </w:hyperlink>
        </w:p>
        <w:p w14:paraId="15F54FED" w14:textId="2206B686" w:rsidR="00FE0EEF" w:rsidRDefault="00FE0EEF" w:rsidP="00FE0EEF">
          <w:pPr>
            <w:pStyle w:val="Obsah3"/>
            <w:rPr>
              <w:rFonts w:eastAsiaTheme="minorEastAsia"/>
              <w:noProof/>
              <w:lang w:eastAsia="cs-CZ"/>
            </w:rPr>
          </w:pPr>
          <w:hyperlink w:anchor="_Toc130825351" w:history="1">
            <w:r w:rsidRPr="00E86CEC">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_Toc130825351 \h </w:instrText>
            </w:r>
            <w:r>
              <w:rPr>
                <w:noProof/>
                <w:webHidden/>
              </w:rPr>
            </w:r>
            <w:r>
              <w:rPr>
                <w:noProof/>
                <w:webHidden/>
              </w:rPr>
              <w:fldChar w:fldCharType="separate"/>
            </w:r>
            <w:r>
              <w:rPr>
                <w:noProof/>
                <w:webHidden/>
              </w:rPr>
              <w:t>3</w:t>
            </w:r>
            <w:r>
              <w:rPr>
                <w:noProof/>
                <w:webHidden/>
              </w:rPr>
              <w:fldChar w:fldCharType="end"/>
            </w:r>
          </w:hyperlink>
        </w:p>
        <w:p w14:paraId="7F07ECF8" w14:textId="309240E3" w:rsidR="00FE0EEF" w:rsidRDefault="00FE0EEF">
          <w:pPr>
            <w:pStyle w:val="Obsah2"/>
            <w:rPr>
              <w:rFonts w:eastAsiaTheme="minorEastAsia"/>
              <w:noProof/>
              <w:lang w:eastAsia="cs-CZ"/>
            </w:rPr>
          </w:pPr>
          <w:hyperlink w:anchor="_Toc130825352" w:history="1">
            <w:r w:rsidRPr="00E86CEC">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_Toc130825352 \h </w:instrText>
            </w:r>
            <w:r>
              <w:rPr>
                <w:noProof/>
                <w:webHidden/>
              </w:rPr>
            </w:r>
            <w:r>
              <w:rPr>
                <w:noProof/>
                <w:webHidden/>
              </w:rPr>
              <w:fldChar w:fldCharType="separate"/>
            </w:r>
            <w:r>
              <w:rPr>
                <w:noProof/>
                <w:webHidden/>
              </w:rPr>
              <w:t>3</w:t>
            </w:r>
            <w:r>
              <w:rPr>
                <w:noProof/>
                <w:webHidden/>
              </w:rPr>
              <w:fldChar w:fldCharType="end"/>
            </w:r>
          </w:hyperlink>
        </w:p>
        <w:p w14:paraId="6E1AD6EF" w14:textId="4E07CA1D" w:rsidR="00FE0EEF" w:rsidRDefault="00FE0EEF" w:rsidP="00FE0EEF">
          <w:pPr>
            <w:pStyle w:val="Obsah3"/>
            <w:rPr>
              <w:rFonts w:eastAsiaTheme="minorEastAsia"/>
              <w:noProof/>
              <w:lang w:eastAsia="cs-CZ"/>
            </w:rPr>
          </w:pPr>
          <w:hyperlink w:anchor="_Toc130825353" w:history="1">
            <w:r w:rsidRPr="00E86CEC">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_Toc130825353 \h </w:instrText>
            </w:r>
            <w:r>
              <w:rPr>
                <w:noProof/>
                <w:webHidden/>
              </w:rPr>
            </w:r>
            <w:r>
              <w:rPr>
                <w:noProof/>
                <w:webHidden/>
              </w:rPr>
              <w:fldChar w:fldCharType="separate"/>
            </w:r>
            <w:r>
              <w:rPr>
                <w:noProof/>
                <w:webHidden/>
              </w:rPr>
              <w:t>4</w:t>
            </w:r>
            <w:r>
              <w:rPr>
                <w:noProof/>
                <w:webHidden/>
              </w:rPr>
              <w:fldChar w:fldCharType="end"/>
            </w:r>
          </w:hyperlink>
        </w:p>
        <w:p w14:paraId="16B47DF2" w14:textId="0F3092A5" w:rsidR="00FE0EEF" w:rsidRDefault="00FE0EEF" w:rsidP="00FE0EEF">
          <w:pPr>
            <w:pStyle w:val="Obsah3"/>
            <w:rPr>
              <w:rFonts w:eastAsiaTheme="minorEastAsia"/>
              <w:noProof/>
              <w:lang w:eastAsia="cs-CZ"/>
            </w:rPr>
          </w:pPr>
          <w:hyperlink w:anchor="_Toc130825354" w:history="1">
            <w:r w:rsidRPr="00E86CEC">
              <w:rPr>
                <w:rStyle w:val="Hypertextovodkaz"/>
                <w:noProof/>
                <w:highlight w:val="green"/>
                <w:shd w:val="clear" w:color="auto" w:fill="FFFFFF"/>
              </w:rPr>
              <w:t xml:space="preserve">3.2.2 </w:t>
            </w:r>
            <w:r w:rsidRPr="00E86CEC">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_Toc130825354 \h </w:instrText>
            </w:r>
            <w:r>
              <w:rPr>
                <w:noProof/>
                <w:webHidden/>
              </w:rPr>
            </w:r>
            <w:r>
              <w:rPr>
                <w:noProof/>
                <w:webHidden/>
              </w:rPr>
              <w:fldChar w:fldCharType="separate"/>
            </w:r>
            <w:r>
              <w:rPr>
                <w:noProof/>
                <w:webHidden/>
              </w:rPr>
              <w:t>4</w:t>
            </w:r>
            <w:r>
              <w:rPr>
                <w:noProof/>
                <w:webHidden/>
              </w:rPr>
              <w:fldChar w:fldCharType="end"/>
            </w:r>
          </w:hyperlink>
        </w:p>
        <w:p w14:paraId="25506EC7" w14:textId="649771CA" w:rsidR="00FE0EEF" w:rsidRDefault="00FE0EEF" w:rsidP="00FE0EEF">
          <w:pPr>
            <w:pStyle w:val="Obsah3"/>
            <w:rPr>
              <w:rFonts w:eastAsiaTheme="minorEastAsia"/>
              <w:noProof/>
              <w:lang w:eastAsia="cs-CZ"/>
            </w:rPr>
          </w:pPr>
          <w:hyperlink w:anchor="_Toc130825355" w:history="1">
            <w:r w:rsidRPr="00E86CEC">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_Toc130825355 \h </w:instrText>
            </w:r>
            <w:r>
              <w:rPr>
                <w:noProof/>
                <w:webHidden/>
              </w:rPr>
            </w:r>
            <w:r>
              <w:rPr>
                <w:noProof/>
                <w:webHidden/>
              </w:rPr>
              <w:fldChar w:fldCharType="separate"/>
            </w:r>
            <w:r>
              <w:rPr>
                <w:noProof/>
                <w:webHidden/>
              </w:rPr>
              <w:t>4</w:t>
            </w:r>
            <w:r>
              <w:rPr>
                <w:noProof/>
                <w:webHidden/>
              </w:rPr>
              <w:fldChar w:fldCharType="end"/>
            </w:r>
          </w:hyperlink>
        </w:p>
        <w:p w14:paraId="19B6952C" w14:textId="2573B421" w:rsidR="00FE0EEF" w:rsidRDefault="00FE0EEF" w:rsidP="00FE0EEF">
          <w:pPr>
            <w:pStyle w:val="Obsah3"/>
            <w:rPr>
              <w:rFonts w:eastAsiaTheme="minorEastAsia"/>
              <w:noProof/>
              <w:lang w:eastAsia="cs-CZ"/>
            </w:rPr>
          </w:pPr>
          <w:hyperlink w:anchor="_Toc130825356" w:history="1">
            <w:r w:rsidRPr="00E86CEC">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_Toc130825356 \h </w:instrText>
            </w:r>
            <w:r>
              <w:rPr>
                <w:noProof/>
                <w:webHidden/>
              </w:rPr>
            </w:r>
            <w:r>
              <w:rPr>
                <w:noProof/>
                <w:webHidden/>
              </w:rPr>
              <w:fldChar w:fldCharType="separate"/>
            </w:r>
            <w:r>
              <w:rPr>
                <w:noProof/>
                <w:webHidden/>
              </w:rPr>
              <w:t>4</w:t>
            </w:r>
            <w:r>
              <w:rPr>
                <w:noProof/>
                <w:webHidden/>
              </w:rPr>
              <w:fldChar w:fldCharType="end"/>
            </w:r>
          </w:hyperlink>
        </w:p>
        <w:p w14:paraId="0C857A66" w14:textId="0F2220B3" w:rsidR="00FE0EEF" w:rsidRDefault="00FE0EEF">
          <w:pPr>
            <w:pStyle w:val="Obsah2"/>
            <w:rPr>
              <w:rFonts w:eastAsiaTheme="minorEastAsia"/>
              <w:noProof/>
              <w:lang w:eastAsia="cs-CZ"/>
            </w:rPr>
          </w:pPr>
          <w:hyperlink w:anchor="_Toc130825357" w:history="1">
            <w:r w:rsidRPr="00E86CEC">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_Toc130825357 \h </w:instrText>
            </w:r>
            <w:r>
              <w:rPr>
                <w:noProof/>
                <w:webHidden/>
              </w:rPr>
            </w:r>
            <w:r>
              <w:rPr>
                <w:noProof/>
                <w:webHidden/>
              </w:rPr>
              <w:fldChar w:fldCharType="separate"/>
            </w:r>
            <w:r>
              <w:rPr>
                <w:noProof/>
                <w:webHidden/>
              </w:rPr>
              <w:t>4</w:t>
            </w:r>
            <w:r>
              <w:rPr>
                <w:noProof/>
                <w:webHidden/>
              </w:rPr>
              <w:fldChar w:fldCharType="end"/>
            </w:r>
          </w:hyperlink>
        </w:p>
        <w:p w14:paraId="77B5647B" w14:textId="080E03FE" w:rsidR="00FE0EEF" w:rsidRDefault="00FE0EEF" w:rsidP="00FE0EEF">
          <w:pPr>
            <w:pStyle w:val="Obsah3"/>
            <w:rPr>
              <w:rFonts w:eastAsiaTheme="minorEastAsia"/>
              <w:noProof/>
              <w:lang w:eastAsia="cs-CZ"/>
            </w:rPr>
          </w:pPr>
          <w:hyperlink w:anchor="_Toc130825358" w:history="1">
            <w:r w:rsidRPr="00E86CEC">
              <w:rPr>
                <w:rStyle w:val="Hypertextovodkaz"/>
                <w:noProof/>
                <w:highlight w:val="green"/>
              </w:rPr>
              <w:t>3.3.1 Microsoft .NET</w:t>
            </w:r>
            <w:r>
              <w:rPr>
                <w:noProof/>
                <w:webHidden/>
              </w:rPr>
              <w:tab/>
            </w:r>
            <w:r>
              <w:rPr>
                <w:noProof/>
                <w:webHidden/>
              </w:rPr>
              <w:fldChar w:fldCharType="begin"/>
            </w:r>
            <w:r>
              <w:rPr>
                <w:noProof/>
                <w:webHidden/>
              </w:rPr>
              <w:instrText xml:space="preserve"> PAGEREF _Toc130825358 \h </w:instrText>
            </w:r>
            <w:r>
              <w:rPr>
                <w:noProof/>
                <w:webHidden/>
              </w:rPr>
            </w:r>
            <w:r>
              <w:rPr>
                <w:noProof/>
                <w:webHidden/>
              </w:rPr>
              <w:fldChar w:fldCharType="separate"/>
            </w:r>
            <w:r>
              <w:rPr>
                <w:noProof/>
                <w:webHidden/>
              </w:rPr>
              <w:t>5</w:t>
            </w:r>
            <w:r>
              <w:rPr>
                <w:noProof/>
                <w:webHidden/>
              </w:rPr>
              <w:fldChar w:fldCharType="end"/>
            </w:r>
          </w:hyperlink>
        </w:p>
        <w:p w14:paraId="04DCC331" w14:textId="3C52EAB8" w:rsidR="00FE0EEF" w:rsidRDefault="00FE0EEF" w:rsidP="00FE0EEF">
          <w:pPr>
            <w:pStyle w:val="Obsah3"/>
            <w:rPr>
              <w:rFonts w:eastAsiaTheme="minorEastAsia"/>
              <w:noProof/>
              <w:lang w:eastAsia="cs-CZ"/>
            </w:rPr>
          </w:pPr>
          <w:hyperlink w:anchor="_Toc130825359" w:history="1">
            <w:r w:rsidRPr="00E86CEC">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_Toc130825359 \h </w:instrText>
            </w:r>
            <w:r>
              <w:rPr>
                <w:noProof/>
                <w:webHidden/>
              </w:rPr>
            </w:r>
            <w:r>
              <w:rPr>
                <w:noProof/>
                <w:webHidden/>
              </w:rPr>
              <w:fldChar w:fldCharType="separate"/>
            </w:r>
            <w:r>
              <w:rPr>
                <w:noProof/>
                <w:webHidden/>
              </w:rPr>
              <w:t>5</w:t>
            </w:r>
            <w:r>
              <w:rPr>
                <w:noProof/>
                <w:webHidden/>
              </w:rPr>
              <w:fldChar w:fldCharType="end"/>
            </w:r>
          </w:hyperlink>
        </w:p>
        <w:p w14:paraId="2438CFB2" w14:textId="74B24594" w:rsidR="00FE0EEF" w:rsidRDefault="00FE0EEF" w:rsidP="00FE0EEF">
          <w:pPr>
            <w:pStyle w:val="Obsah3"/>
            <w:rPr>
              <w:rFonts w:eastAsiaTheme="minorEastAsia"/>
              <w:noProof/>
              <w:lang w:eastAsia="cs-CZ"/>
            </w:rPr>
          </w:pPr>
          <w:hyperlink w:anchor="_Toc130825360" w:history="1">
            <w:r w:rsidRPr="00E86CEC">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_Toc130825360 \h </w:instrText>
            </w:r>
            <w:r>
              <w:rPr>
                <w:noProof/>
                <w:webHidden/>
              </w:rPr>
            </w:r>
            <w:r>
              <w:rPr>
                <w:noProof/>
                <w:webHidden/>
              </w:rPr>
              <w:fldChar w:fldCharType="separate"/>
            </w:r>
            <w:r>
              <w:rPr>
                <w:noProof/>
                <w:webHidden/>
              </w:rPr>
              <w:t>5</w:t>
            </w:r>
            <w:r>
              <w:rPr>
                <w:noProof/>
                <w:webHidden/>
              </w:rPr>
              <w:fldChar w:fldCharType="end"/>
            </w:r>
          </w:hyperlink>
        </w:p>
        <w:p w14:paraId="3284AF8A" w14:textId="2246A02E" w:rsidR="00FE0EEF" w:rsidRDefault="00FE0EEF" w:rsidP="00FE0EEF">
          <w:pPr>
            <w:pStyle w:val="Obsah3"/>
            <w:rPr>
              <w:rFonts w:eastAsiaTheme="minorEastAsia"/>
              <w:noProof/>
              <w:lang w:eastAsia="cs-CZ"/>
            </w:rPr>
          </w:pPr>
          <w:hyperlink w:anchor="_Toc130825361" w:history="1">
            <w:r w:rsidRPr="00E86CEC">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_Toc130825361 \h </w:instrText>
            </w:r>
            <w:r>
              <w:rPr>
                <w:noProof/>
                <w:webHidden/>
              </w:rPr>
            </w:r>
            <w:r>
              <w:rPr>
                <w:noProof/>
                <w:webHidden/>
              </w:rPr>
              <w:fldChar w:fldCharType="separate"/>
            </w:r>
            <w:r>
              <w:rPr>
                <w:noProof/>
                <w:webHidden/>
              </w:rPr>
              <w:t>6</w:t>
            </w:r>
            <w:r>
              <w:rPr>
                <w:noProof/>
                <w:webHidden/>
              </w:rPr>
              <w:fldChar w:fldCharType="end"/>
            </w:r>
          </w:hyperlink>
        </w:p>
        <w:p w14:paraId="274F0CBD" w14:textId="6EB339ED" w:rsidR="00FE0EEF" w:rsidRDefault="00FE0EEF" w:rsidP="00FE0EEF">
          <w:pPr>
            <w:pStyle w:val="Obsah3"/>
            <w:rPr>
              <w:rFonts w:eastAsiaTheme="minorEastAsia"/>
              <w:noProof/>
              <w:lang w:eastAsia="cs-CZ"/>
            </w:rPr>
          </w:pPr>
          <w:hyperlink w:anchor="_Toc130825362" w:history="1">
            <w:r w:rsidRPr="00E86CEC">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_Toc130825362 \h </w:instrText>
            </w:r>
            <w:r>
              <w:rPr>
                <w:noProof/>
                <w:webHidden/>
              </w:rPr>
            </w:r>
            <w:r>
              <w:rPr>
                <w:noProof/>
                <w:webHidden/>
              </w:rPr>
              <w:fldChar w:fldCharType="separate"/>
            </w:r>
            <w:r>
              <w:rPr>
                <w:noProof/>
                <w:webHidden/>
              </w:rPr>
              <w:t>6</w:t>
            </w:r>
            <w:r>
              <w:rPr>
                <w:noProof/>
                <w:webHidden/>
              </w:rPr>
              <w:fldChar w:fldCharType="end"/>
            </w:r>
          </w:hyperlink>
        </w:p>
        <w:p w14:paraId="1EA86CB4" w14:textId="587BB305" w:rsidR="00FE0EEF" w:rsidRDefault="00FE0EEF" w:rsidP="00FE0EEF">
          <w:pPr>
            <w:pStyle w:val="Obsah3"/>
            <w:rPr>
              <w:rFonts w:eastAsiaTheme="minorEastAsia"/>
              <w:noProof/>
              <w:lang w:eastAsia="cs-CZ"/>
            </w:rPr>
          </w:pPr>
          <w:hyperlink w:anchor="_Toc130825363" w:history="1">
            <w:r w:rsidRPr="00E86CEC">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_Toc130825363 \h </w:instrText>
            </w:r>
            <w:r>
              <w:rPr>
                <w:noProof/>
                <w:webHidden/>
              </w:rPr>
            </w:r>
            <w:r>
              <w:rPr>
                <w:noProof/>
                <w:webHidden/>
              </w:rPr>
              <w:fldChar w:fldCharType="separate"/>
            </w:r>
            <w:r>
              <w:rPr>
                <w:noProof/>
                <w:webHidden/>
              </w:rPr>
              <w:t>6</w:t>
            </w:r>
            <w:r>
              <w:rPr>
                <w:noProof/>
                <w:webHidden/>
              </w:rPr>
              <w:fldChar w:fldCharType="end"/>
            </w:r>
          </w:hyperlink>
        </w:p>
        <w:p w14:paraId="3E5EF827" w14:textId="6D437C39" w:rsidR="00FE0EEF" w:rsidRDefault="00FE0EEF">
          <w:pPr>
            <w:pStyle w:val="Obsah2"/>
            <w:rPr>
              <w:rFonts w:eastAsiaTheme="minorEastAsia"/>
              <w:noProof/>
              <w:lang w:eastAsia="cs-CZ"/>
            </w:rPr>
          </w:pPr>
          <w:hyperlink w:anchor="_Toc130825364" w:history="1">
            <w:r w:rsidRPr="00E86CEC">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_Toc130825364 \h </w:instrText>
            </w:r>
            <w:r>
              <w:rPr>
                <w:noProof/>
                <w:webHidden/>
              </w:rPr>
            </w:r>
            <w:r>
              <w:rPr>
                <w:noProof/>
                <w:webHidden/>
              </w:rPr>
              <w:fldChar w:fldCharType="separate"/>
            </w:r>
            <w:r>
              <w:rPr>
                <w:noProof/>
                <w:webHidden/>
              </w:rPr>
              <w:t>6</w:t>
            </w:r>
            <w:r>
              <w:rPr>
                <w:noProof/>
                <w:webHidden/>
              </w:rPr>
              <w:fldChar w:fldCharType="end"/>
            </w:r>
          </w:hyperlink>
        </w:p>
        <w:p w14:paraId="5C62C3F0" w14:textId="4D9832F2" w:rsidR="00FE0EEF" w:rsidRDefault="00FE0EEF">
          <w:pPr>
            <w:pStyle w:val="Obsah1"/>
            <w:rPr>
              <w:rFonts w:eastAsiaTheme="minorEastAsia"/>
              <w:noProof/>
              <w:lang w:eastAsia="cs-CZ"/>
            </w:rPr>
          </w:pPr>
          <w:hyperlink w:anchor="_Toc130825365" w:history="1">
            <w:r w:rsidRPr="00E86CEC">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_Toc130825365 \h </w:instrText>
            </w:r>
            <w:r>
              <w:rPr>
                <w:noProof/>
                <w:webHidden/>
              </w:rPr>
            </w:r>
            <w:r>
              <w:rPr>
                <w:noProof/>
                <w:webHidden/>
              </w:rPr>
              <w:fldChar w:fldCharType="separate"/>
            </w:r>
            <w:r>
              <w:rPr>
                <w:noProof/>
                <w:webHidden/>
              </w:rPr>
              <w:t>7</w:t>
            </w:r>
            <w:r>
              <w:rPr>
                <w:noProof/>
                <w:webHidden/>
              </w:rPr>
              <w:fldChar w:fldCharType="end"/>
            </w:r>
          </w:hyperlink>
        </w:p>
        <w:p w14:paraId="5403AADF" w14:textId="2A8D5013" w:rsidR="00FE0EEF" w:rsidRDefault="00FE0EEF">
          <w:pPr>
            <w:pStyle w:val="Obsah2"/>
            <w:rPr>
              <w:rFonts w:eastAsiaTheme="minorEastAsia"/>
              <w:noProof/>
              <w:lang w:eastAsia="cs-CZ"/>
            </w:rPr>
          </w:pPr>
          <w:hyperlink w:anchor="_Toc130825366" w:history="1">
            <w:r w:rsidRPr="00E86CEC">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_Toc130825366 \h </w:instrText>
            </w:r>
            <w:r>
              <w:rPr>
                <w:noProof/>
                <w:webHidden/>
              </w:rPr>
            </w:r>
            <w:r>
              <w:rPr>
                <w:noProof/>
                <w:webHidden/>
              </w:rPr>
              <w:fldChar w:fldCharType="separate"/>
            </w:r>
            <w:r>
              <w:rPr>
                <w:noProof/>
                <w:webHidden/>
              </w:rPr>
              <w:t>8</w:t>
            </w:r>
            <w:r>
              <w:rPr>
                <w:noProof/>
                <w:webHidden/>
              </w:rPr>
              <w:fldChar w:fldCharType="end"/>
            </w:r>
          </w:hyperlink>
        </w:p>
        <w:p w14:paraId="2BBF214D" w14:textId="26A5BB48" w:rsidR="00FE0EEF" w:rsidRDefault="00FE0EEF">
          <w:pPr>
            <w:pStyle w:val="Obsah2"/>
            <w:rPr>
              <w:rFonts w:eastAsiaTheme="minorEastAsia"/>
              <w:noProof/>
              <w:lang w:eastAsia="cs-CZ"/>
            </w:rPr>
          </w:pPr>
          <w:hyperlink w:anchor="_Toc130825367" w:history="1">
            <w:r w:rsidRPr="00E86CEC">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_Toc130825367 \h </w:instrText>
            </w:r>
            <w:r>
              <w:rPr>
                <w:noProof/>
                <w:webHidden/>
              </w:rPr>
            </w:r>
            <w:r>
              <w:rPr>
                <w:noProof/>
                <w:webHidden/>
              </w:rPr>
              <w:fldChar w:fldCharType="separate"/>
            </w:r>
            <w:r>
              <w:rPr>
                <w:noProof/>
                <w:webHidden/>
              </w:rPr>
              <w:t>9</w:t>
            </w:r>
            <w:r>
              <w:rPr>
                <w:noProof/>
                <w:webHidden/>
              </w:rPr>
              <w:fldChar w:fldCharType="end"/>
            </w:r>
          </w:hyperlink>
        </w:p>
        <w:p w14:paraId="5E6D5D37" w14:textId="4AA1B333" w:rsidR="00FE0EEF" w:rsidRDefault="00FE0EEF">
          <w:pPr>
            <w:pStyle w:val="Obsah2"/>
            <w:rPr>
              <w:rFonts w:eastAsiaTheme="minorEastAsia"/>
              <w:noProof/>
              <w:lang w:eastAsia="cs-CZ"/>
            </w:rPr>
          </w:pPr>
          <w:hyperlink w:anchor="_Toc130825368" w:history="1">
            <w:r w:rsidRPr="00E86CEC">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_Toc130825368 \h </w:instrText>
            </w:r>
            <w:r>
              <w:rPr>
                <w:noProof/>
                <w:webHidden/>
              </w:rPr>
            </w:r>
            <w:r>
              <w:rPr>
                <w:noProof/>
                <w:webHidden/>
              </w:rPr>
              <w:fldChar w:fldCharType="separate"/>
            </w:r>
            <w:r>
              <w:rPr>
                <w:noProof/>
                <w:webHidden/>
              </w:rPr>
              <w:t>9</w:t>
            </w:r>
            <w:r>
              <w:rPr>
                <w:noProof/>
                <w:webHidden/>
              </w:rPr>
              <w:fldChar w:fldCharType="end"/>
            </w:r>
          </w:hyperlink>
        </w:p>
        <w:p w14:paraId="249DE372" w14:textId="43ED0A42" w:rsidR="00FE0EEF" w:rsidRDefault="00FE0EEF">
          <w:pPr>
            <w:pStyle w:val="Obsah2"/>
            <w:rPr>
              <w:rFonts w:eastAsiaTheme="minorEastAsia"/>
              <w:noProof/>
              <w:lang w:eastAsia="cs-CZ"/>
            </w:rPr>
          </w:pPr>
          <w:hyperlink w:anchor="_Toc130825369" w:history="1">
            <w:r w:rsidRPr="00E86CEC">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_Toc130825369 \h </w:instrText>
            </w:r>
            <w:r>
              <w:rPr>
                <w:noProof/>
                <w:webHidden/>
              </w:rPr>
            </w:r>
            <w:r>
              <w:rPr>
                <w:noProof/>
                <w:webHidden/>
              </w:rPr>
              <w:fldChar w:fldCharType="separate"/>
            </w:r>
            <w:r>
              <w:rPr>
                <w:noProof/>
                <w:webHidden/>
              </w:rPr>
              <w:t>9</w:t>
            </w:r>
            <w:r>
              <w:rPr>
                <w:noProof/>
                <w:webHidden/>
              </w:rPr>
              <w:fldChar w:fldCharType="end"/>
            </w:r>
          </w:hyperlink>
        </w:p>
        <w:p w14:paraId="582B456F" w14:textId="1571DAD1" w:rsidR="00FE0EEF" w:rsidRDefault="00FE0EEF">
          <w:pPr>
            <w:pStyle w:val="Obsah2"/>
            <w:rPr>
              <w:rFonts w:eastAsiaTheme="minorEastAsia"/>
              <w:noProof/>
              <w:lang w:eastAsia="cs-CZ"/>
            </w:rPr>
          </w:pPr>
          <w:hyperlink w:anchor="_Toc130825370" w:history="1">
            <w:r w:rsidRPr="00E86CEC">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_Toc130825370 \h </w:instrText>
            </w:r>
            <w:r>
              <w:rPr>
                <w:noProof/>
                <w:webHidden/>
              </w:rPr>
            </w:r>
            <w:r>
              <w:rPr>
                <w:noProof/>
                <w:webHidden/>
              </w:rPr>
              <w:fldChar w:fldCharType="separate"/>
            </w:r>
            <w:r>
              <w:rPr>
                <w:noProof/>
                <w:webHidden/>
              </w:rPr>
              <w:t>9</w:t>
            </w:r>
            <w:r>
              <w:rPr>
                <w:noProof/>
                <w:webHidden/>
              </w:rPr>
              <w:fldChar w:fldCharType="end"/>
            </w:r>
          </w:hyperlink>
        </w:p>
        <w:p w14:paraId="0F1395EF" w14:textId="322F9FEA" w:rsidR="00FE0EEF" w:rsidRDefault="00FE0EEF">
          <w:pPr>
            <w:pStyle w:val="Obsah1"/>
            <w:rPr>
              <w:rFonts w:eastAsiaTheme="minorEastAsia"/>
              <w:noProof/>
              <w:lang w:eastAsia="cs-CZ"/>
            </w:rPr>
          </w:pPr>
          <w:hyperlink w:anchor="_Toc130825371" w:history="1">
            <w:r w:rsidRPr="00E86CEC">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_Toc130825371 \h </w:instrText>
            </w:r>
            <w:r>
              <w:rPr>
                <w:noProof/>
                <w:webHidden/>
              </w:rPr>
            </w:r>
            <w:r>
              <w:rPr>
                <w:noProof/>
                <w:webHidden/>
              </w:rPr>
              <w:fldChar w:fldCharType="separate"/>
            </w:r>
            <w:r>
              <w:rPr>
                <w:noProof/>
                <w:webHidden/>
              </w:rPr>
              <w:t>10</w:t>
            </w:r>
            <w:r>
              <w:rPr>
                <w:noProof/>
                <w:webHidden/>
              </w:rPr>
              <w:fldChar w:fldCharType="end"/>
            </w:r>
          </w:hyperlink>
        </w:p>
        <w:p w14:paraId="7D6BA6CC" w14:textId="3A2E9510" w:rsidR="00FE0EEF" w:rsidRDefault="00FE0EEF">
          <w:pPr>
            <w:pStyle w:val="Obsah2"/>
            <w:rPr>
              <w:rFonts w:eastAsiaTheme="minorEastAsia"/>
              <w:noProof/>
              <w:lang w:eastAsia="cs-CZ"/>
            </w:rPr>
          </w:pPr>
          <w:hyperlink w:anchor="_Toc130825372" w:history="1">
            <w:r w:rsidRPr="00E86CEC">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_Toc130825372 \h </w:instrText>
            </w:r>
            <w:r>
              <w:rPr>
                <w:noProof/>
                <w:webHidden/>
              </w:rPr>
            </w:r>
            <w:r>
              <w:rPr>
                <w:noProof/>
                <w:webHidden/>
              </w:rPr>
              <w:fldChar w:fldCharType="separate"/>
            </w:r>
            <w:r>
              <w:rPr>
                <w:noProof/>
                <w:webHidden/>
              </w:rPr>
              <w:t>10</w:t>
            </w:r>
            <w:r>
              <w:rPr>
                <w:noProof/>
                <w:webHidden/>
              </w:rPr>
              <w:fldChar w:fldCharType="end"/>
            </w:r>
          </w:hyperlink>
        </w:p>
        <w:p w14:paraId="25EACA0F" w14:textId="19600902" w:rsidR="00FE0EEF" w:rsidRDefault="00FE0EEF">
          <w:pPr>
            <w:pStyle w:val="Obsah2"/>
            <w:rPr>
              <w:rFonts w:eastAsiaTheme="minorEastAsia"/>
              <w:noProof/>
              <w:lang w:eastAsia="cs-CZ"/>
            </w:rPr>
          </w:pPr>
          <w:hyperlink w:anchor="_Toc130825373" w:history="1">
            <w:r w:rsidRPr="00E86CEC">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_Toc130825373 \h </w:instrText>
            </w:r>
            <w:r>
              <w:rPr>
                <w:noProof/>
                <w:webHidden/>
              </w:rPr>
            </w:r>
            <w:r>
              <w:rPr>
                <w:noProof/>
                <w:webHidden/>
              </w:rPr>
              <w:fldChar w:fldCharType="separate"/>
            </w:r>
            <w:r>
              <w:rPr>
                <w:noProof/>
                <w:webHidden/>
              </w:rPr>
              <w:t>10</w:t>
            </w:r>
            <w:r>
              <w:rPr>
                <w:noProof/>
                <w:webHidden/>
              </w:rPr>
              <w:fldChar w:fldCharType="end"/>
            </w:r>
          </w:hyperlink>
        </w:p>
        <w:p w14:paraId="3B56754B" w14:textId="53CA1383" w:rsidR="00FE0EEF" w:rsidRDefault="00FE0EEF" w:rsidP="00FE0EEF">
          <w:pPr>
            <w:pStyle w:val="Obsah3"/>
            <w:rPr>
              <w:rFonts w:eastAsiaTheme="minorEastAsia"/>
              <w:noProof/>
              <w:lang w:eastAsia="cs-CZ"/>
            </w:rPr>
          </w:pPr>
          <w:hyperlink w:anchor="_Toc130825374" w:history="1">
            <w:r w:rsidRPr="00E86CEC">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_Toc130825374 \h </w:instrText>
            </w:r>
            <w:r>
              <w:rPr>
                <w:noProof/>
                <w:webHidden/>
              </w:rPr>
            </w:r>
            <w:r>
              <w:rPr>
                <w:noProof/>
                <w:webHidden/>
              </w:rPr>
              <w:fldChar w:fldCharType="separate"/>
            </w:r>
            <w:r>
              <w:rPr>
                <w:noProof/>
                <w:webHidden/>
              </w:rPr>
              <w:t>10</w:t>
            </w:r>
            <w:r>
              <w:rPr>
                <w:noProof/>
                <w:webHidden/>
              </w:rPr>
              <w:fldChar w:fldCharType="end"/>
            </w:r>
          </w:hyperlink>
        </w:p>
        <w:p w14:paraId="7EDEA1E6" w14:textId="0900B644" w:rsidR="00FE0EEF" w:rsidRDefault="00FE0EEF" w:rsidP="00FE0EEF">
          <w:pPr>
            <w:pStyle w:val="Obsah3"/>
            <w:rPr>
              <w:rFonts w:eastAsiaTheme="minorEastAsia"/>
              <w:noProof/>
              <w:lang w:eastAsia="cs-CZ"/>
            </w:rPr>
          </w:pPr>
          <w:hyperlink w:anchor="_Toc130825375" w:history="1">
            <w:r w:rsidRPr="00E86CEC">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_Toc130825375 \h </w:instrText>
            </w:r>
            <w:r>
              <w:rPr>
                <w:noProof/>
                <w:webHidden/>
              </w:rPr>
            </w:r>
            <w:r>
              <w:rPr>
                <w:noProof/>
                <w:webHidden/>
              </w:rPr>
              <w:fldChar w:fldCharType="separate"/>
            </w:r>
            <w:r>
              <w:rPr>
                <w:noProof/>
                <w:webHidden/>
              </w:rPr>
              <w:t>11</w:t>
            </w:r>
            <w:r>
              <w:rPr>
                <w:noProof/>
                <w:webHidden/>
              </w:rPr>
              <w:fldChar w:fldCharType="end"/>
            </w:r>
          </w:hyperlink>
        </w:p>
        <w:p w14:paraId="3DF5E4B9" w14:textId="00497EF5" w:rsidR="00FE0EEF" w:rsidRDefault="00FE0EEF">
          <w:pPr>
            <w:pStyle w:val="Obsah2"/>
            <w:rPr>
              <w:rFonts w:eastAsiaTheme="minorEastAsia"/>
              <w:noProof/>
              <w:lang w:eastAsia="cs-CZ"/>
            </w:rPr>
          </w:pPr>
          <w:hyperlink w:anchor="_Toc130825376" w:history="1">
            <w:r w:rsidRPr="00E86CEC">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_Toc130825376 \h </w:instrText>
            </w:r>
            <w:r>
              <w:rPr>
                <w:noProof/>
                <w:webHidden/>
              </w:rPr>
            </w:r>
            <w:r>
              <w:rPr>
                <w:noProof/>
                <w:webHidden/>
              </w:rPr>
              <w:fldChar w:fldCharType="separate"/>
            </w:r>
            <w:r>
              <w:rPr>
                <w:noProof/>
                <w:webHidden/>
              </w:rPr>
              <w:t>12</w:t>
            </w:r>
            <w:r>
              <w:rPr>
                <w:noProof/>
                <w:webHidden/>
              </w:rPr>
              <w:fldChar w:fldCharType="end"/>
            </w:r>
          </w:hyperlink>
        </w:p>
        <w:p w14:paraId="1D5463E7" w14:textId="37EAAA83" w:rsidR="00FE0EEF" w:rsidRDefault="00FE0EEF" w:rsidP="00FE0EEF">
          <w:pPr>
            <w:pStyle w:val="Obsah3"/>
            <w:rPr>
              <w:rFonts w:eastAsiaTheme="minorEastAsia"/>
              <w:noProof/>
              <w:lang w:eastAsia="cs-CZ"/>
            </w:rPr>
          </w:pPr>
          <w:hyperlink w:anchor="_Toc130825377" w:history="1">
            <w:r w:rsidRPr="00E86CEC">
              <w:rPr>
                <w:rStyle w:val="Hypertextovodkaz"/>
                <w:rFonts w:cstheme="minorHAnsi"/>
                <w:noProof/>
              </w:rPr>
              <w:t>5.3.1 Xamarin</w:t>
            </w:r>
            <w:r>
              <w:rPr>
                <w:noProof/>
                <w:webHidden/>
              </w:rPr>
              <w:tab/>
            </w:r>
            <w:r>
              <w:rPr>
                <w:noProof/>
                <w:webHidden/>
              </w:rPr>
              <w:fldChar w:fldCharType="begin"/>
            </w:r>
            <w:r>
              <w:rPr>
                <w:noProof/>
                <w:webHidden/>
              </w:rPr>
              <w:instrText xml:space="preserve"> PAGEREF _Toc130825377 \h </w:instrText>
            </w:r>
            <w:r>
              <w:rPr>
                <w:noProof/>
                <w:webHidden/>
              </w:rPr>
            </w:r>
            <w:r>
              <w:rPr>
                <w:noProof/>
                <w:webHidden/>
              </w:rPr>
              <w:fldChar w:fldCharType="separate"/>
            </w:r>
            <w:r>
              <w:rPr>
                <w:noProof/>
                <w:webHidden/>
              </w:rPr>
              <w:t>12</w:t>
            </w:r>
            <w:r>
              <w:rPr>
                <w:noProof/>
                <w:webHidden/>
              </w:rPr>
              <w:fldChar w:fldCharType="end"/>
            </w:r>
          </w:hyperlink>
        </w:p>
        <w:p w14:paraId="49894E76" w14:textId="28058E8D" w:rsidR="00FE0EEF" w:rsidRDefault="00FE0EEF" w:rsidP="00FE0EEF">
          <w:pPr>
            <w:pStyle w:val="Obsah3"/>
            <w:rPr>
              <w:rFonts w:eastAsiaTheme="minorEastAsia"/>
              <w:noProof/>
              <w:lang w:eastAsia="cs-CZ"/>
            </w:rPr>
          </w:pPr>
          <w:hyperlink w:anchor="_Toc130825378" w:history="1">
            <w:r w:rsidRPr="00E86CEC">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_Toc130825378 \h </w:instrText>
            </w:r>
            <w:r>
              <w:rPr>
                <w:noProof/>
                <w:webHidden/>
              </w:rPr>
            </w:r>
            <w:r>
              <w:rPr>
                <w:noProof/>
                <w:webHidden/>
              </w:rPr>
              <w:fldChar w:fldCharType="separate"/>
            </w:r>
            <w:r>
              <w:rPr>
                <w:noProof/>
                <w:webHidden/>
              </w:rPr>
              <w:t>12</w:t>
            </w:r>
            <w:r>
              <w:rPr>
                <w:noProof/>
                <w:webHidden/>
              </w:rPr>
              <w:fldChar w:fldCharType="end"/>
            </w:r>
          </w:hyperlink>
        </w:p>
        <w:p w14:paraId="3393F1E4" w14:textId="1B85BF07" w:rsidR="00FE0EEF" w:rsidRDefault="00FE0EEF" w:rsidP="00FE0EEF">
          <w:pPr>
            <w:pStyle w:val="Obsah3"/>
            <w:rPr>
              <w:rFonts w:eastAsiaTheme="minorEastAsia"/>
              <w:noProof/>
              <w:lang w:eastAsia="cs-CZ"/>
            </w:rPr>
          </w:pPr>
          <w:hyperlink w:anchor="_Toc130825379" w:history="1">
            <w:r w:rsidRPr="00E86CEC">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_Toc130825379 \h </w:instrText>
            </w:r>
            <w:r>
              <w:rPr>
                <w:noProof/>
                <w:webHidden/>
              </w:rPr>
            </w:r>
            <w:r>
              <w:rPr>
                <w:noProof/>
                <w:webHidden/>
              </w:rPr>
              <w:fldChar w:fldCharType="separate"/>
            </w:r>
            <w:r>
              <w:rPr>
                <w:noProof/>
                <w:webHidden/>
              </w:rPr>
              <w:t>12</w:t>
            </w:r>
            <w:r>
              <w:rPr>
                <w:noProof/>
                <w:webHidden/>
              </w:rPr>
              <w:fldChar w:fldCharType="end"/>
            </w:r>
          </w:hyperlink>
        </w:p>
        <w:p w14:paraId="4DB37651" w14:textId="475EB836" w:rsidR="00FE0EEF" w:rsidRDefault="00FE0EEF">
          <w:pPr>
            <w:pStyle w:val="Obsah2"/>
            <w:rPr>
              <w:rFonts w:eastAsiaTheme="minorEastAsia"/>
              <w:noProof/>
              <w:lang w:eastAsia="cs-CZ"/>
            </w:rPr>
          </w:pPr>
          <w:hyperlink w:anchor="_Toc130825380" w:history="1">
            <w:r w:rsidRPr="00E86CEC">
              <w:rPr>
                <w:rStyle w:val="Hypertextovodkaz"/>
                <w:rFonts w:cstheme="minorHAnsi"/>
                <w:noProof/>
                <w:shd w:val="clear" w:color="auto" w:fill="FFFFFF"/>
              </w:rPr>
              <w:t xml:space="preserve">5.4 herní </w:t>
            </w:r>
            <w:r w:rsidRPr="00E86CEC">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_Toc130825380 \h </w:instrText>
            </w:r>
            <w:r>
              <w:rPr>
                <w:noProof/>
                <w:webHidden/>
              </w:rPr>
            </w:r>
            <w:r>
              <w:rPr>
                <w:noProof/>
                <w:webHidden/>
              </w:rPr>
              <w:fldChar w:fldCharType="separate"/>
            </w:r>
            <w:r>
              <w:rPr>
                <w:noProof/>
                <w:webHidden/>
              </w:rPr>
              <w:t>12</w:t>
            </w:r>
            <w:r>
              <w:rPr>
                <w:noProof/>
                <w:webHidden/>
              </w:rPr>
              <w:fldChar w:fldCharType="end"/>
            </w:r>
          </w:hyperlink>
        </w:p>
        <w:p w14:paraId="78CEEDFE" w14:textId="6D907D9A" w:rsidR="00FE0EEF" w:rsidRDefault="00FE0EEF" w:rsidP="00FE0EEF">
          <w:pPr>
            <w:pStyle w:val="Obsah3"/>
            <w:rPr>
              <w:rFonts w:eastAsiaTheme="minorEastAsia"/>
              <w:noProof/>
              <w:lang w:eastAsia="cs-CZ"/>
            </w:rPr>
          </w:pPr>
          <w:hyperlink w:anchor="_Toc130825381" w:history="1">
            <w:r w:rsidRPr="00E86CEC">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_Toc130825381 \h </w:instrText>
            </w:r>
            <w:r>
              <w:rPr>
                <w:noProof/>
                <w:webHidden/>
              </w:rPr>
            </w:r>
            <w:r>
              <w:rPr>
                <w:noProof/>
                <w:webHidden/>
              </w:rPr>
              <w:fldChar w:fldCharType="separate"/>
            </w:r>
            <w:r>
              <w:rPr>
                <w:noProof/>
                <w:webHidden/>
              </w:rPr>
              <w:t>13</w:t>
            </w:r>
            <w:r>
              <w:rPr>
                <w:noProof/>
                <w:webHidden/>
              </w:rPr>
              <w:fldChar w:fldCharType="end"/>
            </w:r>
          </w:hyperlink>
        </w:p>
        <w:p w14:paraId="358D310B" w14:textId="2741FED2" w:rsidR="00FE0EEF" w:rsidRDefault="00FE0EEF" w:rsidP="00FE0EEF">
          <w:pPr>
            <w:pStyle w:val="Obsah3"/>
            <w:rPr>
              <w:rFonts w:eastAsiaTheme="minorEastAsia"/>
              <w:noProof/>
              <w:lang w:eastAsia="cs-CZ"/>
            </w:rPr>
          </w:pPr>
          <w:hyperlink w:anchor="_Toc130825382" w:history="1">
            <w:r w:rsidRPr="00E86CEC">
              <w:rPr>
                <w:rStyle w:val="Hypertextovodkaz"/>
                <w:rFonts w:cstheme="minorHAnsi"/>
                <w:noProof/>
                <w:shd w:val="clear" w:color="auto" w:fill="FFFFFF"/>
              </w:rPr>
              <w:t xml:space="preserve">5.4.2 </w:t>
            </w:r>
            <w:r w:rsidRPr="00E86CEC">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_Toc130825382 \h </w:instrText>
            </w:r>
            <w:r>
              <w:rPr>
                <w:noProof/>
                <w:webHidden/>
              </w:rPr>
            </w:r>
            <w:r>
              <w:rPr>
                <w:noProof/>
                <w:webHidden/>
              </w:rPr>
              <w:fldChar w:fldCharType="separate"/>
            </w:r>
            <w:r>
              <w:rPr>
                <w:noProof/>
                <w:webHidden/>
              </w:rPr>
              <w:t>14</w:t>
            </w:r>
            <w:r>
              <w:rPr>
                <w:noProof/>
                <w:webHidden/>
              </w:rPr>
              <w:fldChar w:fldCharType="end"/>
            </w:r>
          </w:hyperlink>
        </w:p>
        <w:p w14:paraId="049F51EF" w14:textId="6B401CFE" w:rsidR="00FE0EEF" w:rsidRDefault="00FE0EEF" w:rsidP="00FE0EEF">
          <w:pPr>
            <w:pStyle w:val="Obsah3"/>
            <w:rPr>
              <w:rFonts w:eastAsiaTheme="minorEastAsia"/>
              <w:noProof/>
              <w:lang w:eastAsia="cs-CZ"/>
            </w:rPr>
          </w:pPr>
          <w:hyperlink w:anchor="_Toc130825383" w:history="1">
            <w:r w:rsidRPr="00E86CEC">
              <w:rPr>
                <w:rStyle w:val="Hypertextovodkaz"/>
                <w:rFonts w:cstheme="minorHAnsi"/>
                <w:noProof/>
              </w:rPr>
              <w:t>5.4.3 CRYENGINE</w:t>
            </w:r>
            <w:r>
              <w:rPr>
                <w:noProof/>
                <w:webHidden/>
              </w:rPr>
              <w:tab/>
            </w:r>
            <w:r>
              <w:rPr>
                <w:noProof/>
                <w:webHidden/>
              </w:rPr>
              <w:fldChar w:fldCharType="begin"/>
            </w:r>
            <w:r>
              <w:rPr>
                <w:noProof/>
                <w:webHidden/>
              </w:rPr>
              <w:instrText xml:space="preserve"> PAGEREF _Toc130825383 \h </w:instrText>
            </w:r>
            <w:r>
              <w:rPr>
                <w:noProof/>
                <w:webHidden/>
              </w:rPr>
            </w:r>
            <w:r>
              <w:rPr>
                <w:noProof/>
                <w:webHidden/>
              </w:rPr>
              <w:fldChar w:fldCharType="separate"/>
            </w:r>
            <w:r>
              <w:rPr>
                <w:noProof/>
                <w:webHidden/>
              </w:rPr>
              <w:t>14</w:t>
            </w:r>
            <w:r>
              <w:rPr>
                <w:noProof/>
                <w:webHidden/>
              </w:rPr>
              <w:fldChar w:fldCharType="end"/>
            </w:r>
          </w:hyperlink>
        </w:p>
        <w:p w14:paraId="6F16F69E" w14:textId="517B1372" w:rsidR="00FE0EEF" w:rsidRDefault="00FE0EEF" w:rsidP="00FE0EEF">
          <w:pPr>
            <w:pStyle w:val="Obsah3"/>
            <w:rPr>
              <w:rFonts w:eastAsiaTheme="minorEastAsia"/>
              <w:noProof/>
              <w:lang w:eastAsia="cs-CZ"/>
            </w:rPr>
          </w:pPr>
          <w:hyperlink w:anchor="_Toc130825384" w:history="1">
            <w:r w:rsidRPr="00E86CEC">
              <w:rPr>
                <w:rStyle w:val="Hypertextovodkaz"/>
                <w:rFonts w:cstheme="minorHAnsi"/>
                <w:noProof/>
              </w:rPr>
              <w:t>5.4.4 shrnutí</w:t>
            </w:r>
            <w:r>
              <w:rPr>
                <w:noProof/>
                <w:webHidden/>
              </w:rPr>
              <w:tab/>
            </w:r>
            <w:r>
              <w:rPr>
                <w:noProof/>
                <w:webHidden/>
              </w:rPr>
              <w:fldChar w:fldCharType="begin"/>
            </w:r>
            <w:r>
              <w:rPr>
                <w:noProof/>
                <w:webHidden/>
              </w:rPr>
              <w:instrText xml:space="preserve"> PAGEREF _Toc130825384 \h </w:instrText>
            </w:r>
            <w:r>
              <w:rPr>
                <w:noProof/>
                <w:webHidden/>
              </w:rPr>
            </w:r>
            <w:r>
              <w:rPr>
                <w:noProof/>
                <w:webHidden/>
              </w:rPr>
              <w:fldChar w:fldCharType="separate"/>
            </w:r>
            <w:r>
              <w:rPr>
                <w:noProof/>
                <w:webHidden/>
              </w:rPr>
              <w:t>14</w:t>
            </w:r>
            <w:r>
              <w:rPr>
                <w:noProof/>
                <w:webHidden/>
              </w:rPr>
              <w:fldChar w:fldCharType="end"/>
            </w:r>
          </w:hyperlink>
        </w:p>
        <w:p w14:paraId="5EFFFF76" w14:textId="2E20A712" w:rsidR="00FE0EEF" w:rsidRDefault="00FE0EEF">
          <w:pPr>
            <w:pStyle w:val="Obsah1"/>
            <w:rPr>
              <w:rFonts w:eastAsiaTheme="minorEastAsia"/>
              <w:noProof/>
              <w:lang w:eastAsia="cs-CZ"/>
            </w:rPr>
          </w:pPr>
          <w:hyperlink w:anchor="_Toc130825385" w:history="1">
            <w:r w:rsidRPr="00E86CEC">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_Toc130825385 \h </w:instrText>
            </w:r>
            <w:r>
              <w:rPr>
                <w:noProof/>
                <w:webHidden/>
              </w:rPr>
            </w:r>
            <w:r>
              <w:rPr>
                <w:noProof/>
                <w:webHidden/>
              </w:rPr>
              <w:fldChar w:fldCharType="separate"/>
            </w:r>
            <w:r>
              <w:rPr>
                <w:noProof/>
                <w:webHidden/>
              </w:rPr>
              <w:t>15</w:t>
            </w:r>
            <w:r>
              <w:rPr>
                <w:noProof/>
                <w:webHidden/>
              </w:rPr>
              <w:fldChar w:fldCharType="end"/>
            </w:r>
          </w:hyperlink>
        </w:p>
        <w:p w14:paraId="1DF839A5" w14:textId="418AFD87" w:rsidR="00FE0EEF" w:rsidRDefault="00FE0EEF">
          <w:pPr>
            <w:pStyle w:val="Obsah2"/>
            <w:rPr>
              <w:rFonts w:eastAsiaTheme="minorEastAsia"/>
              <w:noProof/>
              <w:lang w:eastAsia="cs-CZ"/>
            </w:rPr>
          </w:pPr>
          <w:hyperlink w:anchor="_Toc130825386" w:history="1">
            <w:r w:rsidRPr="00E86CEC">
              <w:rPr>
                <w:rStyle w:val="Hypertextovodkaz"/>
                <w:noProof/>
              </w:rPr>
              <w:t>6.1 Návrhové vzory (</w:t>
            </w:r>
            <w:r w:rsidRPr="00E86CEC">
              <w:rPr>
                <w:rStyle w:val="Hypertextovodkaz"/>
                <w:noProof/>
                <w:lang w:val="en-US"/>
              </w:rPr>
              <w:t>design patterns</w:t>
            </w:r>
            <w:r w:rsidRPr="00E86CEC">
              <w:rPr>
                <w:rStyle w:val="Hypertextovodkaz"/>
                <w:noProof/>
              </w:rPr>
              <w:t>)</w:t>
            </w:r>
            <w:r>
              <w:rPr>
                <w:noProof/>
                <w:webHidden/>
              </w:rPr>
              <w:tab/>
            </w:r>
            <w:r>
              <w:rPr>
                <w:noProof/>
                <w:webHidden/>
              </w:rPr>
              <w:fldChar w:fldCharType="begin"/>
            </w:r>
            <w:r>
              <w:rPr>
                <w:noProof/>
                <w:webHidden/>
              </w:rPr>
              <w:instrText xml:space="preserve"> PAGEREF _Toc130825386 \h </w:instrText>
            </w:r>
            <w:r>
              <w:rPr>
                <w:noProof/>
                <w:webHidden/>
              </w:rPr>
            </w:r>
            <w:r>
              <w:rPr>
                <w:noProof/>
                <w:webHidden/>
              </w:rPr>
              <w:fldChar w:fldCharType="separate"/>
            </w:r>
            <w:r>
              <w:rPr>
                <w:noProof/>
                <w:webHidden/>
              </w:rPr>
              <w:t>16</w:t>
            </w:r>
            <w:r>
              <w:rPr>
                <w:noProof/>
                <w:webHidden/>
              </w:rPr>
              <w:fldChar w:fldCharType="end"/>
            </w:r>
          </w:hyperlink>
        </w:p>
        <w:p w14:paraId="56C8385F" w14:textId="532BEAC3" w:rsidR="00FE0EEF" w:rsidRDefault="00FE0EEF" w:rsidP="00FE0EEF">
          <w:pPr>
            <w:pStyle w:val="Obsah3"/>
            <w:rPr>
              <w:rFonts w:eastAsiaTheme="minorEastAsia"/>
              <w:noProof/>
              <w:lang w:eastAsia="cs-CZ"/>
            </w:rPr>
          </w:pPr>
          <w:hyperlink w:anchor="_Toc130825387" w:history="1">
            <w:r w:rsidRPr="00E86CEC">
              <w:rPr>
                <w:rStyle w:val="Hypertextovodkaz"/>
                <w:noProof/>
              </w:rPr>
              <w:t>6.1.1 Factory metoda</w:t>
            </w:r>
            <w:r>
              <w:rPr>
                <w:noProof/>
                <w:webHidden/>
              </w:rPr>
              <w:tab/>
            </w:r>
            <w:r>
              <w:rPr>
                <w:noProof/>
                <w:webHidden/>
              </w:rPr>
              <w:fldChar w:fldCharType="begin"/>
            </w:r>
            <w:r>
              <w:rPr>
                <w:noProof/>
                <w:webHidden/>
              </w:rPr>
              <w:instrText xml:space="preserve"> PAGEREF _Toc130825387 \h </w:instrText>
            </w:r>
            <w:r>
              <w:rPr>
                <w:noProof/>
                <w:webHidden/>
              </w:rPr>
            </w:r>
            <w:r>
              <w:rPr>
                <w:noProof/>
                <w:webHidden/>
              </w:rPr>
              <w:fldChar w:fldCharType="separate"/>
            </w:r>
            <w:r>
              <w:rPr>
                <w:noProof/>
                <w:webHidden/>
              </w:rPr>
              <w:t>16</w:t>
            </w:r>
            <w:r>
              <w:rPr>
                <w:noProof/>
                <w:webHidden/>
              </w:rPr>
              <w:fldChar w:fldCharType="end"/>
            </w:r>
          </w:hyperlink>
        </w:p>
        <w:p w14:paraId="5A276EA6" w14:textId="22CD5DB7" w:rsidR="00FE0EEF" w:rsidRDefault="00FE0EEF" w:rsidP="00FE0EEF">
          <w:pPr>
            <w:pStyle w:val="Obsah3"/>
            <w:rPr>
              <w:rFonts w:eastAsiaTheme="minorEastAsia"/>
              <w:noProof/>
              <w:lang w:eastAsia="cs-CZ"/>
            </w:rPr>
          </w:pPr>
          <w:hyperlink w:anchor="_Toc130825388" w:history="1">
            <w:r w:rsidRPr="00E86CEC">
              <w:rPr>
                <w:rStyle w:val="Hypertextovodkaz"/>
                <w:noProof/>
              </w:rPr>
              <w:t>6.1.2 Singleton</w:t>
            </w:r>
            <w:r>
              <w:rPr>
                <w:noProof/>
                <w:webHidden/>
              </w:rPr>
              <w:tab/>
            </w:r>
            <w:r>
              <w:rPr>
                <w:noProof/>
                <w:webHidden/>
              </w:rPr>
              <w:fldChar w:fldCharType="begin"/>
            </w:r>
            <w:r>
              <w:rPr>
                <w:noProof/>
                <w:webHidden/>
              </w:rPr>
              <w:instrText xml:space="preserve"> PAGEREF _Toc130825388 \h </w:instrText>
            </w:r>
            <w:r>
              <w:rPr>
                <w:noProof/>
                <w:webHidden/>
              </w:rPr>
            </w:r>
            <w:r>
              <w:rPr>
                <w:noProof/>
                <w:webHidden/>
              </w:rPr>
              <w:fldChar w:fldCharType="separate"/>
            </w:r>
            <w:r>
              <w:rPr>
                <w:noProof/>
                <w:webHidden/>
              </w:rPr>
              <w:t>16</w:t>
            </w:r>
            <w:r>
              <w:rPr>
                <w:noProof/>
                <w:webHidden/>
              </w:rPr>
              <w:fldChar w:fldCharType="end"/>
            </w:r>
          </w:hyperlink>
        </w:p>
        <w:p w14:paraId="35CCC3DA" w14:textId="4B09D04D" w:rsidR="00FE0EEF" w:rsidRDefault="00FE0EEF" w:rsidP="00FE0EEF">
          <w:pPr>
            <w:pStyle w:val="Obsah3"/>
            <w:rPr>
              <w:rFonts w:eastAsiaTheme="minorEastAsia"/>
              <w:noProof/>
              <w:lang w:eastAsia="cs-CZ"/>
            </w:rPr>
          </w:pPr>
          <w:hyperlink w:anchor="_Toc130825389" w:history="1">
            <w:r w:rsidRPr="00E86CEC">
              <w:rPr>
                <w:rStyle w:val="Hypertextovodkaz"/>
                <w:noProof/>
              </w:rPr>
              <w:t>6.1.3 FlyWeight</w:t>
            </w:r>
            <w:r>
              <w:rPr>
                <w:noProof/>
                <w:webHidden/>
              </w:rPr>
              <w:tab/>
            </w:r>
            <w:r>
              <w:rPr>
                <w:noProof/>
                <w:webHidden/>
              </w:rPr>
              <w:fldChar w:fldCharType="begin"/>
            </w:r>
            <w:r>
              <w:rPr>
                <w:noProof/>
                <w:webHidden/>
              </w:rPr>
              <w:instrText xml:space="preserve"> PAGEREF _Toc130825389 \h </w:instrText>
            </w:r>
            <w:r>
              <w:rPr>
                <w:noProof/>
                <w:webHidden/>
              </w:rPr>
            </w:r>
            <w:r>
              <w:rPr>
                <w:noProof/>
                <w:webHidden/>
              </w:rPr>
              <w:fldChar w:fldCharType="separate"/>
            </w:r>
            <w:r>
              <w:rPr>
                <w:noProof/>
                <w:webHidden/>
              </w:rPr>
              <w:t>16</w:t>
            </w:r>
            <w:r>
              <w:rPr>
                <w:noProof/>
                <w:webHidden/>
              </w:rPr>
              <w:fldChar w:fldCharType="end"/>
            </w:r>
          </w:hyperlink>
        </w:p>
        <w:p w14:paraId="0B824B1B" w14:textId="4EDBB061" w:rsidR="00FE0EEF" w:rsidRDefault="00FE0EEF" w:rsidP="00FE0EEF">
          <w:pPr>
            <w:pStyle w:val="Obsah3"/>
            <w:rPr>
              <w:rFonts w:eastAsiaTheme="minorEastAsia"/>
              <w:noProof/>
              <w:lang w:eastAsia="cs-CZ"/>
            </w:rPr>
          </w:pPr>
          <w:hyperlink w:anchor="_Toc130825390" w:history="1">
            <w:r w:rsidRPr="00E86CEC">
              <w:rPr>
                <w:rStyle w:val="Hypertextovodkaz"/>
                <w:noProof/>
              </w:rPr>
              <w:t>6.1.4 Observer</w:t>
            </w:r>
            <w:r>
              <w:rPr>
                <w:noProof/>
                <w:webHidden/>
              </w:rPr>
              <w:tab/>
            </w:r>
            <w:r>
              <w:rPr>
                <w:noProof/>
                <w:webHidden/>
              </w:rPr>
              <w:fldChar w:fldCharType="begin"/>
            </w:r>
            <w:r>
              <w:rPr>
                <w:noProof/>
                <w:webHidden/>
              </w:rPr>
              <w:instrText xml:space="preserve"> PAGEREF _Toc130825390 \h </w:instrText>
            </w:r>
            <w:r>
              <w:rPr>
                <w:noProof/>
                <w:webHidden/>
              </w:rPr>
            </w:r>
            <w:r>
              <w:rPr>
                <w:noProof/>
                <w:webHidden/>
              </w:rPr>
              <w:fldChar w:fldCharType="separate"/>
            </w:r>
            <w:r>
              <w:rPr>
                <w:noProof/>
                <w:webHidden/>
              </w:rPr>
              <w:t>16</w:t>
            </w:r>
            <w:r>
              <w:rPr>
                <w:noProof/>
                <w:webHidden/>
              </w:rPr>
              <w:fldChar w:fldCharType="end"/>
            </w:r>
          </w:hyperlink>
        </w:p>
        <w:p w14:paraId="2087F42C" w14:textId="738DCA5D" w:rsidR="00FE0EEF" w:rsidRDefault="00FE0EEF" w:rsidP="00FE0EEF">
          <w:pPr>
            <w:pStyle w:val="Obsah3"/>
            <w:rPr>
              <w:rFonts w:eastAsiaTheme="minorEastAsia"/>
              <w:noProof/>
              <w:lang w:eastAsia="cs-CZ"/>
            </w:rPr>
          </w:pPr>
          <w:hyperlink w:anchor="_Toc130825391" w:history="1">
            <w:r w:rsidRPr="00E86CEC">
              <w:rPr>
                <w:rStyle w:val="Hypertextovodkaz"/>
                <w:noProof/>
              </w:rPr>
              <w:t>6.1.5 Prototype</w:t>
            </w:r>
            <w:r>
              <w:rPr>
                <w:noProof/>
                <w:webHidden/>
              </w:rPr>
              <w:tab/>
            </w:r>
            <w:r>
              <w:rPr>
                <w:noProof/>
                <w:webHidden/>
              </w:rPr>
              <w:fldChar w:fldCharType="begin"/>
            </w:r>
            <w:r>
              <w:rPr>
                <w:noProof/>
                <w:webHidden/>
              </w:rPr>
              <w:instrText xml:space="preserve"> PAGEREF _Toc130825391 \h </w:instrText>
            </w:r>
            <w:r>
              <w:rPr>
                <w:noProof/>
                <w:webHidden/>
              </w:rPr>
            </w:r>
            <w:r>
              <w:rPr>
                <w:noProof/>
                <w:webHidden/>
              </w:rPr>
              <w:fldChar w:fldCharType="separate"/>
            </w:r>
            <w:r>
              <w:rPr>
                <w:noProof/>
                <w:webHidden/>
              </w:rPr>
              <w:t>17</w:t>
            </w:r>
            <w:r>
              <w:rPr>
                <w:noProof/>
                <w:webHidden/>
              </w:rPr>
              <w:fldChar w:fldCharType="end"/>
            </w:r>
          </w:hyperlink>
        </w:p>
        <w:p w14:paraId="1AAEF9A7" w14:textId="6C4D8C21" w:rsidR="00FE0EEF" w:rsidRDefault="00FE0EEF" w:rsidP="00FE0EEF">
          <w:pPr>
            <w:pStyle w:val="Obsah3"/>
            <w:rPr>
              <w:rFonts w:eastAsiaTheme="minorEastAsia"/>
              <w:noProof/>
              <w:lang w:eastAsia="cs-CZ"/>
            </w:rPr>
          </w:pPr>
          <w:hyperlink w:anchor="_Toc130825392" w:history="1">
            <w:r w:rsidRPr="00E86CEC">
              <w:rPr>
                <w:rStyle w:val="Hypertextovodkaz"/>
                <w:noProof/>
              </w:rPr>
              <w:t>6.1.6 GameManager</w:t>
            </w:r>
            <w:r>
              <w:rPr>
                <w:noProof/>
                <w:webHidden/>
              </w:rPr>
              <w:tab/>
            </w:r>
            <w:r>
              <w:rPr>
                <w:noProof/>
                <w:webHidden/>
              </w:rPr>
              <w:fldChar w:fldCharType="begin"/>
            </w:r>
            <w:r>
              <w:rPr>
                <w:noProof/>
                <w:webHidden/>
              </w:rPr>
              <w:instrText xml:space="preserve"> PAGEREF _Toc130825392 \h </w:instrText>
            </w:r>
            <w:r>
              <w:rPr>
                <w:noProof/>
                <w:webHidden/>
              </w:rPr>
            </w:r>
            <w:r>
              <w:rPr>
                <w:noProof/>
                <w:webHidden/>
              </w:rPr>
              <w:fldChar w:fldCharType="separate"/>
            </w:r>
            <w:r>
              <w:rPr>
                <w:noProof/>
                <w:webHidden/>
              </w:rPr>
              <w:t>17</w:t>
            </w:r>
            <w:r>
              <w:rPr>
                <w:noProof/>
                <w:webHidden/>
              </w:rPr>
              <w:fldChar w:fldCharType="end"/>
            </w:r>
          </w:hyperlink>
        </w:p>
        <w:p w14:paraId="45AC41F3" w14:textId="3B060301" w:rsidR="00FE0EEF" w:rsidRDefault="00FE0EEF">
          <w:pPr>
            <w:pStyle w:val="Obsah1"/>
            <w:rPr>
              <w:rFonts w:eastAsiaTheme="minorEastAsia"/>
              <w:noProof/>
              <w:lang w:eastAsia="cs-CZ"/>
            </w:rPr>
          </w:pPr>
          <w:hyperlink w:anchor="_Toc130825393" w:history="1">
            <w:r w:rsidRPr="00E86CEC">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_Toc130825393 \h </w:instrText>
            </w:r>
            <w:r>
              <w:rPr>
                <w:noProof/>
                <w:webHidden/>
              </w:rPr>
            </w:r>
            <w:r>
              <w:rPr>
                <w:noProof/>
                <w:webHidden/>
              </w:rPr>
              <w:fldChar w:fldCharType="separate"/>
            </w:r>
            <w:r>
              <w:rPr>
                <w:noProof/>
                <w:webHidden/>
              </w:rPr>
              <w:t>17</w:t>
            </w:r>
            <w:r>
              <w:rPr>
                <w:noProof/>
                <w:webHidden/>
              </w:rPr>
              <w:fldChar w:fldCharType="end"/>
            </w:r>
          </w:hyperlink>
        </w:p>
        <w:p w14:paraId="7C6AEFA6" w14:textId="1A1BEB29" w:rsidR="00FE0EEF" w:rsidRDefault="00FE0EEF">
          <w:pPr>
            <w:pStyle w:val="Obsah2"/>
            <w:rPr>
              <w:rFonts w:eastAsiaTheme="minorEastAsia"/>
              <w:noProof/>
              <w:lang w:eastAsia="cs-CZ"/>
            </w:rPr>
          </w:pPr>
          <w:hyperlink w:anchor="_Toc130825394" w:history="1">
            <w:r w:rsidRPr="00E86CEC">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_Toc130825394 \h </w:instrText>
            </w:r>
            <w:r>
              <w:rPr>
                <w:noProof/>
                <w:webHidden/>
              </w:rPr>
            </w:r>
            <w:r>
              <w:rPr>
                <w:noProof/>
                <w:webHidden/>
              </w:rPr>
              <w:fldChar w:fldCharType="separate"/>
            </w:r>
            <w:r>
              <w:rPr>
                <w:noProof/>
                <w:webHidden/>
              </w:rPr>
              <w:t>17</w:t>
            </w:r>
            <w:r>
              <w:rPr>
                <w:noProof/>
                <w:webHidden/>
              </w:rPr>
              <w:fldChar w:fldCharType="end"/>
            </w:r>
          </w:hyperlink>
        </w:p>
        <w:p w14:paraId="2D78B47C" w14:textId="7321A835" w:rsidR="00FE0EEF" w:rsidRDefault="00FE0EEF" w:rsidP="00FE0EEF">
          <w:pPr>
            <w:pStyle w:val="Obsah3"/>
            <w:rPr>
              <w:rFonts w:eastAsiaTheme="minorEastAsia"/>
              <w:noProof/>
              <w:lang w:eastAsia="cs-CZ"/>
            </w:rPr>
          </w:pPr>
          <w:hyperlink w:anchor="_Toc130825395" w:history="1">
            <w:r w:rsidRPr="00E86CEC">
              <w:rPr>
                <w:rStyle w:val="Hypertextovodkaz"/>
                <w:noProof/>
              </w:rPr>
              <w:t>7.1.1 atributy</w:t>
            </w:r>
            <w:r>
              <w:rPr>
                <w:noProof/>
                <w:webHidden/>
              </w:rPr>
              <w:tab/>
            </w:r>
            <w:r>
              <w:rPr>
                <w:noProof/>
                <w:webHidden/>
              </w:rPr>
              <w:fldChar w:fldCharType="begin"/>
            </w:r>
            <w:r>
              <w:rPr>
                <w:noProof/>
                <w:webHidden/>
              </w:rPr>
              <w:instrText xml:space="preserve"> PAGEREF _Toc130825395 \h </w:instrText>
            </w:r>
            <w:r>
              <w:rPr>
                <w:noProof/>
                <w:webHidden/>
              </w:rPr>
            </w:r>
            <w:r>
              <w:rPr>
                <w:noProof/>
                <w:webHidden/>
              </w:rPr>
              <w:fldChar w:fldCharType="separate"/>
            </w:r>
            <w:r>
              <w:rPr>
                <w:noProof/>
                <w:webHidden/>
              </w:rPr>
              <w:t>17</w:t>
            </w:r>
            <w:r>
              <w:rPr>
                <w:noProof/>
                <w:webHidden/>
              </w:rPr>
              <w:fldChar w:fldCharType="end"/>
            </w:r>
          </w:hyperlink>
        </w:p>
        <w:p w14:paraId="0AB0B239" w14:textId="4E5AAF50" w:rsidR="00FE0EEF" w:rsidRDefault="00FE0EEF" w:rsidP="00FE0EEF">
          <w:pPr>
            <w:pStyle w:val="Obsah3"/>
            <w:rPr>
              <w:rFonts w:eastAsiaTheme="minorEastAsia"/>
              <w:noProof/>
              <w:lang w:eastAsia="cs-CZ"/>
            </w:rPr>
          </w:pPr>
          <w:hyperlink w:anchor="_Toc130825396" w:history="1">
            <w:r w:rsidRPr="00E86CEC">
              <w:rPr>
                <w:rStyle w:val="Hypertextovodkaz"/>
                <w:noProof/>
              </w:rPr>
              <w:t>7.1.2 buffy</w:t>
            </w:r>
            <w:r>
              <w:rPr>
                <w:noProof/>
                <w:webHidden/>
              </w:rPr>
              <w:tab/>
            </w:r>
            <w:r>
              <w:rPr>
                <w:noProof/>
                <w:webHidden/>
              </w:rPr>
              <w:fldChar w:fldCharType="begin"/>
            </w:r>
            <w:r>
              <w:rPr>
                <w:noProof/>
                <w:webHidden/>
              </w:rPr>
              <w:instrText xml:space="preserve"> PAGEREF _Toc130825396 \h </w:instrText>
            </w:r>
            <w:r>
              <w:rPr>
                <w:noProof/>
                <w:webHidden/>
              </w:rPr>
            </w:r>
            <w:r>
              <w:rPr>
                <w:noProof/>
                <w:webHidden/>
              </w:rPr>
              <w:fldChar w:fldCharType="separate"/>
            </w:r>
            <w:r>
              <w:rPr>
                <w:noProof/>
                <w:webHidden/>
              </w:rPr>
              <w:t>18</w:t>
            </w:r>
            <w:r>
              <w:rPr>
                <w:noProof/>
                <w:webHidden/>
              </w:rPr>
              <w:fldChar w:fldCharType="end"/>
            </w:r>
          </w:hyperlink>
        </w:p>
        <w:p w14:paraId="37B1D886" w14:textId="75D92829" w:rsidR="00FE0EEF" w:rsidRDefault="00FE0EEF" w:rsidP="00FE0EEF">
          <w:pPr>
            <w:pStyle w:val="Obsah3"/>
            <w:rPr>
              <w:rFonts w:eastAsiaTheme="minorEastAsia"/>
              <w:noProof/>
              <w:lang w:eastAsia="cs-CZ"/>
            </w:rPr>
          </w:pPr>
          <w:hyperlink w:anchor="_Toc130825397" w:history="1">
            <w:r w:rsidRPr="00E86CEC">
              <w:rPr>
                <w:rStyle w:val="Hypertextovodkaz"/>
                <w:noProof/>
              </w:rPr>
              <w:t>7.1.3 Postavy</w:t>
            </w:r>
            <w:r>
              <w:rPr>
                <w:noProof/>
                <w:webHidden/>
              </w:rPr>
              <w:tab/>
            </w:r>
            <w:r>
              <w:rPr>
                <w:noProof/>
                <w:webHidden/>
              </w:rPr>
              <w:fldChar w:fldCharType="begin"/>
            </w:r>
            <w:r>
              <w:rPr>
                <w:noProof/>
                <w:webHidden/>
              </w:rPr>
              <w:instrText xml:space="preserve"> PAGEREF _Toc130825397 \h </w:instrText>
            </w:r>
            <w:r>
              <w:rPr>
                <w:noProof/>
                <w:webHidden/>
              </w:rPr>
            </w:r>
            <w:r>
              <w:rPr>
                <w:noProof/>
                <w:webHidden/>
              </w:rPr>
              <w:fldChar w:fldCharType="separate"/>
            </w:r>
            <w:r>
              <w:rPr>
                <w:noProof/>
                <w:webHidden/>
              </w:rPr>
              <w:t>18</w:t>
            </w:r>
            <w:r>
              <w:rPr>
                <w:noProof/>
                <w:webHidden/>
              </w:rPr>
              <w:fldChar w:fldCharType="end"/>
            </w:r>
          </w:hyperlink>
        </w:p>
        <w:p w14:paraId="3CCC5FC7" w14:textId="55B206EE" w:rsidR="00FE0EEF" w:rsidRDefault="00FE0EEF" w:rsidP="00FE0EEF">
          <w:pPr>
            <w:pStyle w:val="Obsah3"/>
            <w:rPr>
              <w:rFonts w:eastAsiaTheme="minorEastAsia"/>
              <w:noProof/>
              <w:lang w:eastAsia="cs-CZ"/>
            </w:rPr>
          </w:pPr>
          <w:hyperlink w:anchor="_Toc130825398" w:history="1">
            <w:r w:rsidRPr="00E86CEC">
              <w:rPr>
                <w:rStyle w:val="Hypertextovodkaz"/>
                <w:noProof/>
              </w:rPr>
              <w:t>7.1.4 Předměty</w:t>
            </w:r>
            <w:r>
              <w:rPr>
                <w:noProof/>
                <w:webHidden/>
              </w:rPr>
              <w:tab/>
            </w:r>
            <w:r>
              <w:rPr>
                <w:noProof/>
                <w:webHidden/>
              </w:rPr>
              <w:fldChar w:fldCharType="begin"/>
            </w:r>
            <w:r>
              <w:rPr>
                <w:noProof/>
                <w:webHidden/>
              </w:rPr>
              <w:instrText xml:space="preserve"> PAGEREF _Toc130825398 \h </w:instrText>
            </w:r>
            <w:r>
              <w:rPr>
                <w:noProof/>
                <w:webHidden/>
              </w:rPr>
            </w:r>
            <w:r>
              <w:rPr>
                <w:noProof/>
                <w:webHidden/>
              </w:rPr>
              <w:fldChar w:fldCharType="separate"/>
            </w:r>
            <w:r>
              <w:rPr>
                <w:noProof/>
                <w:webHidden/>
              </w:rPr>
              <w:t>18</w:t>
            </w:r>
            <w:r>
              <w:rPr>
                <w:noProof/>
                <w:webHidden/>
              </w:rPr>
              <w:fldChar w:fldCharType="end"/>
            </w:r>
          </w:hyperlink>
        </w:p>
        <w:p w14:paraId="078319A2" w14:textId="001B19E5" w:rsidR="00FE0EEF" w:rsidRDefault="00FE0EEF" w:rsidP="00FE0EEF">
          <w:pPr>
            <w:pStyle w:val="Obsah3"/>
            <w:rPr>
              <w:rFonts w:eastAsiaTheme="minorEastAsia"/>
              <w:noProof/>
              <w:lang w:eastAsia="cs-CZ"/>
            </w:rPr>
          </w:pPr>
          <w:hyperlink w:anchor="_Toc130825399" w:history="1">
            <w:r w:rsidRPr="00E86CEC">
              <w:rPr>
                <w:rStyle w:val="Hypertextovodkaz"/>
                <w:noProof/>
              </w:rPr>
              <w:t>7.1.5 inventáře</w:t>
            </w:r>
            <w:r>
              <w:rPr>
                <w:noProof/>
                <w:webHidden/>
              </w:rPr>
              <w:tab/>
            </w:r>
            <w:r>
              <w:rPr>
                <w:noProof/>
                <w:webHidden/>
              </w:rPr>
              <w:fldChar w:fldCharType="begin"/>
            </w:r>
            <w:r>
              <w:rPr>
                <w:noProof/>
                <w:webHidden/>
              </w:rPr>
              <w:instrText xml:space="preserve"> PAGEREF _Toc130825399 \h </w:instrText>
            </w:r>
            <w:r>
              <w:rPr>
                <w:noProof/>
                <w:webHidden/>
              </w:rPr>
            </w:r>
            <w:r>
              <w:rPr>
                <w:noProof/>
                <w:webHidden/>
              </w:rPr>
              <w:fldChar w:fldCharType="separate"/>
            </w:r>
            <w:r>
              <w:rPr>
                <w:noProof/>
                <w:webHidden/>
              </w:rPr>
              <w:t>18</w:t>
            </w:r>
            <w:r>
              <w:rPr>
                <w:noProof/>
                <w:webHidden/>
              </w:rPr>
              <w:fldChar w:fldCharType="end"/>
            </w:r>
          </w:hyperlink>
        </w:p>
        <w:p w14:paraId="4B7B0224" w14:textId="337F3847" w:rsidR="00FE0EEF" w:rsidRDefault="00FE0EEF" w:rsidP="00FE0EEF">
          <w:pPr>
            <w:pStyle w:val="Obsah3"/>
            <w:rPr>
              <w:rFonts w:eastAsiaTheme="minorEastAsia"/>
              <w:noProof/>
              <w:lang w:eastAsia="cs-CZ"/>
            </w:rPr>
          </w:pPr>
          <w:hyperlink w:anchor="_Toc130825400" w:history="1">
            <w:r w:rsidRPr="00E86CEC">
              <w:rPr>
                <w:rStyle w:val="Hypertextovodkaz"/>
                <w:noProof/>
              </w:rPr>
              <w:t>7.1.6 kouzla</w:t>
            </w:r>
            <w:r>
              <w:rPr>
                <w:noProof/>
                <w:webHidden/>
              </w:rPr>
              <w:tab/>
            </w:r>
            <w:r>
              <w:rPr>
                <w:noProof/>
                <w:webHidden/>
              </w:rPr>
              <w:fldChar w:fldCharType="begin"/>
            </w:r>
            <w:r>
              <w:rPr>
                <w:noProof/>
                <w:webHidden/>
              </w:rPr>
              <w:instrText xml:space="preserve"> PAGEREF _Toc130825400 \h </w:instrText>
            </w:r>
            <w:r>
              <w:rPr>
                <w:noProof/>
                <w:webHidden/>
              </w:rPr>
            </w:r>
            <w:r>
              <w:rPr>
                <w:noProof/>
                <w:webHidden/>
              </w:rPr>
              <w:fldChar w:fldCharType="separate"/>
            </w:r>
            <w:r>
              <w:rPr>
                <w:noProof/>
                <w:webHidden/>
              </w:rPr>
              <w:t>19</w:t>
            </w:r>
            <w:r>
              <w:rPr>
                <w:noProof/>
                <w:webHidden/>
              </w:rPr>
              <w:fldChar w:fldCharType="end"/>
            </w:r>
          </w:hyperlink>
        </w:p>
        <w:p w14:paraId="490DF1F3" w14:textId="42ADB6DA" w:rsidR="00FE0EEF" w:rsidRDefault="00FE0EEF" w:rsidP="00FE0EEF">
          <w:pPr>
            <w:pStyle w:val="Obsah3"/>
            <w:rPr>
              <w:rFonts w:eastAsiaTheme="minorEastAsia"/>
              <w:noProof/>
              <w:lang w:eastAsia="cs-CZ"/>
            </w:rPr>
          </w:pPr>
          <w:hyperlink w:anchor="_Toc130825401" w:history="1">
            <w:r w:rsidRPr="00E86CEC">
              <w:rPr>
                <w:rStyle w:val="Hypertextovodkaz"/>
                <w:noProof/>
              </w:rPr>
              <w:t>7.1.7 mapa</w:t>
            </w:r>
            <w:r>
              <w:rPr>
                <w:noProof/>
                <w:webHidden/>
              </w:rPr>
              <w:tab/>
            </w:r>
            <w:r>
              <w:rPr>
                <w:noProof/>
                <w:webHidden/>
              </w:rPr>
              <w:fldChar w:fldCharType="begin"/>
            </w:r>
            <w:r>
              <w:rPr>
                <w:noProof/>
                <w:webHidden/>
              </w:rPr>
              <w:instrText xml:space="preserve"> PAGEREF _Toc130825401 \h </w:instrText>
            </w:r>
            <w:r>
              <w:rPr>
                <w:noProof/>
                <w:webHidden/>
              </w:rPr>
            </w:r>
            <w:r>
              <w:rPr>
                <w:noProof/>
                <w:webHidden/>
              </w:rPr>
              <w:fldChar w:fldCharType="separate"/>
            </w:r>
            <w:r>
              <w:rPr>
                <w:noProof/>
                <w:webHidden/>
              </w:rPr>
              <w:t>19</w:t>
            </w:r>
            <w:r>
              <w:rPr>
                <w:noProof/>
                <w:webHidden/>
              </w:rPr>
              <w:fldChar w:fldCharType="end"/>
            </w:r>
          </w:hyperlink>
        </w:p>
        <w:p w14:paraId="3707CD12" w14:textId="463339CB" w:rsidR="00FE0EEF" w:rsidRDefault="00FE0EEF" w:rsidP="00FE0EEF">
          <w:pPr>
            <w:pStyle w:val="Obsah3"/>
            <w:rPr>
              <w:rFonts w:eastAsiaTheme="minorEastAsia"/>
              <w:noProof/>
              <w:lang w:eastAsia="cs-CZ"/>
            </w:rPr>
          </w:pPr>
          <w:hyperlink w:anchor="_Toc130825402" w:history="1">
            <w:r w:rsidRPr="00E86CEC">
              <w:rPr>
                <w:rStyle w:val="Hypertextovodkaz"/>
                <w:noProof/>
              </w:rPr>
              <w:t>7.6.8 úkoly</w:t>
            </w:r>
            <w:r>
              <w:rPr>
                <w:noProof/>
                <w:webHidden/>
              </w:rPr>
              <w:tab/>
            </w:r>
            <w:r>
              <w:rPr>
                <w:noProof/>
                <w:webHidden/>
              </w:rPr>
              <w:fldChar w:fldCharType="begin"/>
            </w:r>
            <w:r>
              <w:rPr>
                <w:noProof/>
                <w:webHidden/>
              </w:rPr>
              <w:instrText xml:space="preserve"> PAGEREF _Toc130825402 \h </w:instrText>
            </w:r>
            <w:r>
              <w:rPr>
                <w:noProof/>
                <w:webHidden/>
              </w:rPr>
            </w:r>
            <w:r>
              <w:rPr>
                <w:noProof/>
                <w:webHidden/>
              </w:rPr>
              <w:fldChar w:fldCharType="separate"/>
            </w:r>
            <w:r>
              <w:rPr>
                <w:noProof/>
                <w:webHidden/>
              </w:rPr>
              <w:t>19</w:t>
            </w:r>
            <w:r>
              <w:rPr>
                <w:noProof/>
                <w:webHidden/>
              </w:rPr>
              <w:fldChar w:fldCharType="end"/>
            </w:r>
          </w:hyperlink>
        </w:p>
        <w:p w14:paraId="4153048E" w14:textId="5C3B9AE7" w:rsidR="00FE0EEF" w:rsidRDefault="00FE0EEF" w:rsidP="00FE0EEF">
          <w:pPr>
            <w:pStyle w:val="Obsah3"/>
            <w:rPr>
              <w:rFonts w:eastAsiaTheme="minorEastAsia"/>
              <w:noProof/>
              <w:lang w:eastAsia="cs-CZ"/>
            </w:rPr>
          </w:pPr>
          <w:hyperlink w:anchor="_Toc130825403" w:history="1">
            <w:r w:rsidRPr="00E86CEC">
              <w:rPr>
                <w:rStyle w:val="Hypertextovodkaz"/>
                <w:noProof/>
              </w:rPr>
              <w:t>7.1.9 GameManager</w:t>
            </w:r>
            <w:r>
              <w:rPr>
                <w:noProof/>
                <w:webHidden/>
              </w:rPr>
              <w:tab/>
            </w:r>
            <w:r>
              <w:rPr>
                <w:noProof/>
                <w:webHidden/>
              </w:rPr>
              <w:fldChar w:fldCharType="begin"/>
            </w:r>
            <w:r>
              <w:rPr>
                <w:noProof/>
                <w:webHidden/>
              </w:rPr>
              <w:instrText xml:space="preserve"> PAGEREF _Toc130825403 \h </w:instrText>
            </w:r>
            <w:r>
              <w:rPr>
                <w:noProof/>
                <w:webHidden/>
              </w:rPr>
            </w:r>
            <w:r>
              <w:rPr>
                <w:noProof/>
                <w:webHidden/>
              </w:rPr>
              <w:fldChar w:fldCharType="separate"/>
            </w:r>
            <w:r>
              <w:rPr>
                <w:noProof/>
                <w:webHidden/>
              </w:rPr>
              <w:t>19</w:t>
            </w:r>
            <w:r>
              <w:rPr>
                <w:noProof/>
                <w:webHidden/>
              </w:rPr>
              <w:fldChar w:fldCharType="end"/>
            </w:r>
          </w:hyperlink>
        </w:p>
        <w:p w14:paraId="28E28D56" w14:textId="7D4FBC79" w:rsidR="00FE0EEF" w:rsidRDefault="00FE0EEF" w:rsidP="00FE0EEF">
          <w:pPr>
            <w:pStyle w:val="Obsah3"/>
            <w:rPr>
              <w:rFonts w:eastAsiaTheme="minorEastAsia"/>
              <w:noProof/>
              <w:lang w:eastAsia="cs-CZ"/>
            </w:rPr>
          </w:pPr>
          <w:hyperlink w:anchor="_Toc130825404" w:history="1">
            <w:r w:rsidRPr="00E86CEC">
              <w:rPr>
                <w:rStyle w:val="Hypertextovodkaz"/>
                <w:noProof/>
              </w:rPr>
              <w:t>7.1.10 nastavení</w:t>
            </w:r>
            <w:r>
              <w:rPr>
                <w:noProof/>
                <w:webHidden/>
              </w:rPr>
              <w:tab/>
            </w:r>
            <w:r>
              <w:rPr>
                <w:noProof/>
                <w:webHidden/>
              </w:rPr>
              <w:fldChar w:fldCharType="begin"/>
            </w:r>
            <w:r>
              <w:rPr>
                <w:noProof/>
                <w:webHidden/>
              </w:rPr>
              <w:instrText xml:space="preserve"> PAGEREF _Toc130825404 \h </w:instrText>
            </w:r>
            <w:r>
              <w:rPr>
                <w:noProof/>
                <w:webHidden/>
              </w:rPr>
            </w:r>
            <w:r>
              <w:rPr>
                <w:noProof/>
                <w:webHidden/>
              </w:rPr>
              <w:fldChar w:fldCharType="separate"/>
            </w:r>
            <w:r>
              <w:rPr>
                <w:noProof/>
                <w:webHidden/>
              </w:rPr>
              <w:t>20</w:t>
            </w:r>
            <w:r>
              <w:rPr>
                <w:noProof/>
                <w:webHidden/>
              </w:rPr>
              <w:fldChar w:fldCharType="end"/>
            </w:r>
          </w:hyperlink>
        </w:p>
        <w:p w14:paraId="1654D63D" w14:textId="7D8C3FAA" w:rsidR="00FE0EEF" w:rsidRDefault="00FE0EEF">
          <w:pPr>
            <w:pStyle w:val="Obsah2"/>
            <w:rPr>
              <w:rFonts w:eastAsiaTheme="minorEastAsia"/>
              <w:noProof/>
              <w:lang w:eastAsia="cs-CZ"/>
            </w:rPr>
          </w:pPr>
          <w:hyperlink w:anchor="_Toc130825405" w:history="1">
            <w:r w:rsidRPr="00E86CEC">
              <w:rPr>
                <w:rStyle w:val="Hypertextovodkaz"/>
                <w:noProof/>
              </w:rPr>
              <w:t>7.2 TestovaniCastiKnihovny</w:t>
            </w:r>
            <w:r>
              <w:rPr>
                <w:noProof/>
                <w:webHidden/>
              </w:rPr>
              <w:tab/>
            </w:r>
            <w:r>
              <w:rPr>
                <w:noProof/>
                <w:webHidden/>
              </w:rPr>
              <w:fldChar w:fldCharType="begin"/>
            </w:r>
            <w:r>
              <w:rPr>
                <w:noProof/>
                <w:webHidden/>
              </w:rPr>
              <w:instrText xml:space="preserve"> PAGEREF _Toc130825405 \h </w:instrText>
            </w:r>
            <w:r>
              <w:rPr>
                <w:noProof/>
                <w:webHidden/>
              </w:rPr>
            </w:r>
            <w:r>
              <w:rPr>
                <w:noProof/>
                <w:webHidden/>
              </w:rPr>
              <w:fldChar w:fldCharType="separate"/>
            </w:r>
            <w:r>
              <w:rPr>
                <w:noProof/>
                <w:webHidden/>
              </w:rPr>
              <w:t>20</w:t>
            </w:r>
            <w:r>
              <w:rPr>
                <w:noProof/>
                <w:webHidden/>
              </w:rPr>
              <w:fldChar w:fldCharType="end"/>
            </w:r>
          </w:hyperlink>
        </w:p>
        <w:p w14:paraId="4FABAC43" w14:textId="55D1098D" w:rsidR="00FE0EEF" w:rsidRDefault="00FE0EEF" w:rsidP="00FE0EEF">
          <w:pPr>
            <w:pStyle w:val="Obsah3"/>
            <w:rPr>
              <w:rFonts w:eastAsiaTheme="minorEastAsia"/>
              <w:noProof/>
              <w:lang w:eastAsia="cs-CZ"/>
            </w:rPr>
          </w:pPr>
          <w:hyperlink w:anchor="_Toc130825406" w:history="1">
            <w:r w:rsidRPr="00E86CEC">
              <w:rPr>
                <w:rStyle w:val="Hypertextovodkaz"/>
                <w:noProof/>
              </w:rPr>
              <w:t>7.2.1 okno Form1</w:t>
            </w:r>
            <w:r>
              <w:rPr>
                <w:noProof/>
                <w:webHidden/>
              </w:rPr>
              <w:tab/>
            </w:r>
            <w:r>
              <w:rPr>
                <w:noProof/>
                <w:webHidden/>
              </w:rPr>
              <w:fldChar w:fldCharType="begin"/>
            </w:r>
            <w:r>
              <w:rPr>
                <w:noProof/>
                <w:webHidden/>
              </w:rPr>
              <w:instrText xml:space="preserve"> PAGEREF _Toc130825406 \h </w:instrText>
            </w:r>
            <w:r>
              <w:rPr>
                <w:noProof/>
                <w:webHidden/>
              </w:rPr>
            </w:r>
            <w:r>
              <w:rPr>
                <w:noProof/>
                <w:webHidden/>
              </w:rPr>
              <w:fldChar w:fldCharType="separate"/>
            </w:r>
            <w:r>
              <w:rPr>
                <w:noProof/>
                <w:webHidden/>
              </w:rPr>
              <w:t>20</w:t>
            </w:r>
            <w:r>
              <w:rPr>
                <w:noProof/>
                <w:webHidden/>
              </w:rPr>
              <w:fldChar w:fldCharType="end"/>
            </w:r>
          </w:hyperlink>
        </w:p>
        <w:p w14:paraId="07FC78D6" w14:textId="6A960D6B" w:rsidR="00FE0EEF" w:rsidRDefault="00FE0EEF" w:rsidP="00FE0EEF">
          <w:pPr>
            <w:pStyle w:val="Obsah3"/>
            <w:rPr>
              <w:rFonts w:eastAsiaTheme="minorEastAsia"/>
              <w:noProof/>
              <w:lang w:eastAsia="cs-CZ"/>
            </w:rPr>
          </w:pPr>
          <w:hyperlink w:anchor="_Toc130825407" w:history="1">
            <w:r w:rsidRPr="00E86CEC">
              <w:rPr>
                <w:rStyle w:val="Hypertextovodkaz"/>
                <w:noProof/>
              </w:rPr>
              <w:t>7.2.2 okno VypisPostava</w:t>
            </w:r>
            <w:r>
              <w:rPr>
                <w:noProof/>
                <w:webHidden/>
              </w:rPr>
              <w:tab/>
            </w:r>
            <w:r>
              <w:rPr>
                <w:noProof/>
                <w:webHidden/>
              </w:rPr>
              <w:fldChar w:fldCharType="begin"/>
            </w:r>
            <w:r>
              <w:rPr>
                <w:noProof/>
                <w:webHidden/>
              </w:rPr>
              <w:instrText xml:space="preserve"> PAGEREF _Toc130825407 \h </w:instrText>
            </w:r>
            <w:r>
              <w:rPr>
                <w:noProof/>
                <w:webHidden/>
              </w:rPr>
            </w:r>
            <w:r>
              <w:rPr>
                <w:noProof/>
                <w:webHidden/>
              </w:rPr>
              <w:fldChar w:fldCharType="separate"/>
            </w:r>
            <w:r>
              <w:rPr>
                <w:noProof/>
                <w:webHidden/>
              </w:rPr>
              <w:t>21</w:t>
            </w:r>
            <w:r>
              <w:rPr>
                <w:noProof/>
                <w:webHidden/>
              </w:rPr>
              <w:fldChar w:fldCharType="end"/>
            </w:r>
          </w:hyperlink>
        </w:p>
        <w:p w14:paraId="7BB44BD5" w14:textId="7B451576" w:rsidR="00FE0EEF" w:rsidRDefault="00FE0EEF" w:rsidP="00FE0EEF">
          <w:pPr>
            <w:pStyle w:val="Obsah3"/>
            <w:rPr>
              <w:rFonts w:eastAsiaTheme="minorEastAsia"/>
              <w:noProof/>
              <w:lang w:eastAsia="cs-CZ"/>
            </w:rPr>
          </w:pPr>
          <w:hyperlink w:anchor="_Toc130825408" w:history="1">
            <w:r w:rsidRPr="00E86CEC">
              <w:rPr>
                <w:rStyle w:val="Hypertextovodkaz"/>
                <w:noProof/>
              </w:rPr>
              <w:t>7.2.3 okno Combat</w:t>
            </w:r>
            <w:r>
              <w:rPr>
                <w:noProof/>
                <w:webHidden/>
              </w:rPr>
              <w:tab/>
            </w:r>
            <w:r>
              <w:rPr>
                <w:noProof/>
                <w:webHidden/>
              </w:rPr>
              <w:fldChar w:fldCharType="begin"/>
            </w:r>
            <w:r>
              <w:rPr>
                <w:noProof/>
                <w:webHidden/>
              </w:rPr>
              <w:instrText xml:space="preserve"> PAGEREF _Toc130825408 \h </w:instrText>
            </w:r>
            <w:r>
              <w:rPr>
                <w:noProof/>
                <w:webHidden/>
              </w:rPr>
            </w:r>
            <w:r>
              <w:rPr>
                <w:noProof/>
                <w:webHidden/>
              </w:rPr>
              <w:fldChar w:fldCharType="separate"/>
            </w:r>
            <w:r>
              <w:rPr>
                <w:noProof/>
                <w:webHidden/>
              </w:rPr>
              <w:t>21</w:t>
            </w:r>
            <w:r>
              <w:rPr>
                <w:noProof/>
                <w:webHidden/>
              </w:rPr>
              <w:fldChar w:fldCharType="end"/>
            </w:r>
          </w:hyperlink>
        </w:p>
        <w:p w14:paraId="4ECE1D05" w14:textId="276F5B66" w:rsidR="00FE0EEF" w:rsidRDefault="00FE0EEF" w:rsidP="00FE0EEF">
          <w:pPr>
            <w:pStyle w:val="Obsah3"/>
            <w:rPr>
              <w:rFonts w:eastAsiaTheme="minorEastAsia"/>
              <w:noProof/>
              <w:lang w:eastAsia="cs-CZ"/>
            </w:rPr>
          </w:pPr>
          <w:hyperlink w:anchor="_Toc130825409" w:history="1">
            <w:r w:rsidRPr="00E86CEC">
              <w:rPr>
                <w:rStyle w:val="Hypertextovodkaz"/>
                <w:noProof/>
              </w:rPr>
              <w:t>7.2.4 okno BuffForm</w:t>
            </w:r>
            <w:r>
              <w:rPr>
                <w:noProof/>
                <w:webHidden/>
              </w:rPr>
              <w:tab/>
            </w:r>
            <w:r>
              <w:rPr>
                <w:noProof/>
                <w:webHidden/>
              </w:rPr>
              <w:fldChar w:fldCharType="begin"/>
            </w:r>
            <w:r>
              <w:rPr>
                <w:noProof/>
                <w:webHidden/>
              </w:rPr>
              <w:instrText xml:space="preserve"> PAGEREF _Toc130825409 \h </w:instrText>
            </w:r>
            <w:r>
              <w:rPr>
                <w:noProof/>
                <w:webHidden/>
              </w:rPr>
            </w:r>
            <w:r>
              <w:rPr>
                <w:noProof/>
                <w:webHidden/>
              </w:rPr>
              <w:fldChar w:fldCharType="separate"/>
            </w:r>
            <w:r>
              <w:rPr>
                <w:noProof/>
                <w:webHidden/>
              </w:rPr>
              <w:t>22</w:t>
            </w:r>
            <w:r>
              <w:rPr>
                <w:noProof/>
                <w:webHidden/>
              </w:rPr>
              <w:fldChar w:fldCharType="end"/>
            </w:r>
          </w:hyperlink>
        </w:p>
        <w:p w14:paraId="543C1F5C" w14:textId="571BC183" w:rsidR="00FE0EEF" w:rsidRDefault="00FE0EEF" w:rsidP="00FE0EEF">
          <w:pPr>
            <w:pStyle w:val="Obsah3"/>
            <w:rPr>
              <w:rFonts w:eastAsiaTheme="minorEastAsia"/>
              <w:noProof/>
              <w:lang w:eastAsia="cs-CZ"/>
            </w:rPr>
          </w:pPr>
          <w:hyperlink w:anchor="_Toc130825410" w:history="1">
            <w:r w:rsidRPr="00E86CEC">
              <w:rPr>
                <w:rStyle w:val="Hypertextovodkaz"/>
                <w:noProof/>
              </w:rPr>
              <w:t>7.2.5 okno InventarForm</w:t>
            </w:r>
            <w:r>
              <w:rPr>
                <w:noProof/>
                <w:webHidden/>
              </w:rPr>
              <w:tab/>
            </w:r>
            <w:r>
              <w:rPr>
                <w:noProof/>
                <w:webHidden/>
              </w:rPr>
              <w:fldChar w:fldCharType="begin"/>
            </w:r>
            <w:r>
              <w:rPr>
                <w:noProof/>
                <w:webHidden/>
              </w:rPr>
              <w:instrText xml:space="preserve"> PAGEREF _Toc130825410 \h </w:instrText>
            </w:r>
            <w:r>
              <w:rPr>
                <w:noProof/>
                <w:webHidden/>
              </w:rPr>
            </w:r>
            <w:r>
              <w:rPr>
                <w:noProof/>
                <w:webHidden/>
              </w:rPr>
              <w:fldChar w:fldCharType="separate"/>
            </w:r>
            <w:r>
              <w:rPr>
                <w:noProof/>
                <w:webHidden/>
              </w:rPr>
              <w:t>22</w:t>
            </w:r>
            <w:r>
              <w:rPr>
                <w:noProof/>
                <w:webHidden/>
              </w:rPr>
              <w:fldChar w:fldCharType="end"/>
            </w:r>
          </w:hyperlink>
        </w:p>
        <w:p w14:paraId="218BDE65" w14:textId="02E2154C" w:rsidR="00FE0EEF" w:rsidRDefault="00FE0EEF" w:rsidP="00FE0EEF">
          <w:pPr>
            <w:pStyle w:val="Obsah3"/>
            <w:rPr>
              <w:rFonts w:eastAsiaTheme="minorEastAsia"/>
              <w:noProof/>
              <w:lang w:eastAsia="cs-CZ"/>
            </w:rPr>
          </w:pPr>
          <w:hyperlink w:anchor="_Toc130825411" w:history="1">
            <w:r w:rsidRPr="00E86CEC">
              <w:rPr>
                <w:rStyle w:val="Hypertextovodkaz"/>
                <w:noProof/>
              </w:rPr>
              <w:t>7.2.6 okna ChunkForm a MapaForm</w:t>
            </w:r>
            <w:r>
              <w:rPr>
                <w:noProof/>
                <w:webHidden/>
              </w:rPr>
              <w:tab/>
            </w:r>
            <w:r>
              <w:rPr>
                <w:noProof/>
                <w:webHidden/>
              </w:rPr>
              <w:fldChar w:fldCharType="begin"/>
            </w:r>
            <w:r>
              <w:rPr>
                <w:noProof/>
                <w:webHidden/>
              </w:rPr>
              <w:instrText xml:space="preserve"> PAGEREF _Toc130825411 \h </w:instrText>
            </w:r>
            <w:r>
              <w:rPr>
                <w:noProof/>
                <w:webHidden/>
              </w:rPr>
            </w:r>
            <w:r>
              <w:rPr>
                <w:noProof/>
                <w:webHidden/>
              </w:rPr>
              <w:fldChar w:fldCharType="separate"/>
            </w:r>
            <w:r>
              <w:rPr>
                <w:noProof/>
                <w:webHidden/>
              </w:rPr>
              <w:t>23</w:t>
            </w:r>
            <w:r>
              <w:rPr>
                <w:noProof/>
                <w:webHidden/>
              </w:rPr>
              <w:fldChar w:fldCharType="end"/>
            </w:r>
          </w:hyperlink>
        </w:p>
        <w:p w14:paraId="0DDF9798" w14:textId="37B6BA55" w:rsidR="00FE0EEF" w:rsidRDefault="00FE0EEF" w:rsidP="00FE0EEF">
          <w:pPr>
            <w:pStyle w:val="Obsah3"/>
            <w:rPr>
              <w:rFonts w:eastAsiaTheme="minorEastAsia"/>
              <w:noProof/>
              <w:lang w:eastAsia="cs-CZ"/>
            </w:rPr>
          </w:pPr>
          <w:hyperlink w:anchor="_Toc130825412" w:history="1">
            <w:r w:rsidRPr="00E86CEC">
              <w:rPr>
                <w:rStyle w:val="Hypertextovodkaz"/>
                <w:noProof/>
              </w:rPr>
              <w:t>7.2.7 okno UkolForm</w:t>
            </w:r>
            <w:r>
              <w:rPr>
                <w:noProof/>
                <w:webHidden/>
              </w:rPr>
              <w:tab/>
            </w:r>
            <w:r>
              <w:rPr>
                <w:noProof/>
                <w:webHidden/>
              </w:rPr>
              <w:fldChar w:fldCharType="begin"/>
            </w:r>
            <w:r>
              <w:rPr>
                <w:noProof/>
                <w:webHidden/>
              </w:rPr>
              <w:instrText xml:space="preserve"> PAGEREF _Toc130825412 \h </w:instrText>
            </w:r>
            <w:r>
              <w:rPr>
                <w:noProof/>
                <w:webHidden/>
              </w:rPr>
            </w:r>
            <w:r>
              <w:rPr>
                <w:noProof/>
                <w:webHidden/>
              </w:rPr>
              <w:fldChar w:fldCharType="separate"/>
            </w:r>
            <w:r>
              <w:rPr>
                <w:noProof/>
                <w:webHidden/>
              </w:rPr>
              <w:t>23</w:t>
            </w:r>
            <w:r>
              <w:rPr>
                <w:noProof/>
                <w:webHidden/>
              </w:rPr>
              <w:fldChar w:fldCharType="end"/>
            </w:r>
          </w:hyperlink>
        </w:p>
        <w:p w14:paraId="55C75FF5" w14:textId="4C8A4F9B" w:rsidR="00FE0EEF" w:rsidRDefault="00FE0EEF" w:rsidP="00FE0EEF">
          <w:pPr>
            <w:pStyle w:val="Obsah3"/>
            <w:rPr>
              <w:rFonts w:eastAsiaTheme="minorEastAsia"/>
              <w:noProof/>
              <w:lang w:eastAsia="cs-CZ"/>
            </w:rPr>
          </w:pPr>
          <w:hyperlink w:anchor="_Toc130825413" w:history="1">
            <w:r w:rsidRPr="00E86CEC">
              <w:rPr>
                <w:rStyle w:val="Hypertextovodkaz"/>
                <w:noProof/>
              </w:rPr>
              <w:t>7.2.8 okno NastaveniForm</w:t>
            </w:r>
            <w:r>
              <w:rPr>
                <w:noProof/>
                <w:webHidden/>
              </w:rPr>
              <w:tab/>
            </w:r>
            <w:r>
              <w:rPr>
                <w:noProof/>
                <w:webHidden/>
              </w:rPr>
              <w:fldChar w:fldCharType="begin"/>
            </w:r>
            <w:r>
              <w:rPr>
                <w:noProof/>
                <w:webHidden/>
              </w:rPr>
              <w:instrText xml:space="preserve"> PAGEREF _Toc130825413 \h </w:instrText>
            </w:r>
            <w:r>
              <w:rPr>
                <w:noProof/>
                <w:webHidden/>
              </w:rPr>
            </w:r>
            <w:r>
              <w:rPr>
                <w:noProof/>
                <w:webHidden/>
              </w:rPr>
              <w:fldChar w:fldCharType="separate"/>
            </w:r>
            <w:r>
              <w:rPr>
                <w:noProof/>
                <w:webHidden/>
              </w:rPr>
              <w:t>24</w:t>
            </w:r>
            <w:r>
              <w:rPr>
                <w:noProof/>
                <w:webHidden/>
              </w:rPr>
              <w:fldChar w:fldCharType="end"/>
            </w:r>
          </w:hyperlink>
        </w:p>
        <w:p w14:paraId="5CB92D9E" w14:textId="3BBADD05" w:rsidR="00FE0EEF" w:rsidRDefault="00FE0EEF" w:rsidP="00FE0EEF">
          <w:pPr>
            <w:pStyle w:val="Obsah3"/>
            <w:rPr>
              <w:rFonts w:eastAsiaTheme="minorEastAsia"/>
              <w:noProof/>
              <w:lang w:eastAsia="cs-CZ"/>
            </w:rPr>
          </w:pPr>
          <w:hyperlink w:anchor="_Toc130825414" w:history="1">
            <w:r w:rsidRPr="00E86CEC">
              <w:rPr>
                <w:rStyle w:val="Hypertextovodkaz"/>
                <w:noProof/>
              </w:rPr>
              <w:t>7.2.9 okno GMMapaForm</w:t>
            </w:r>
            <w:r>
              <w:rPr>
                <w:noProof/>
                <w:webHidden/>
              </w:rPr>
              <w:tab/>
            </w:r>
            <w:r>
              <w:rPr>
                <w:noProof/>
                <w:webHidden/>
              </w:rPr>
              <w:fldChar w:fldCharType="begin"/>
            </w:r>
            <w:r>
              <w:rPr>
                <w:noProof/>
                <w:webHidden/>
              </w:rPr>
              <w:instrText xml:space="preserve"> PAGEREF _Toc130825414 \h </w:instrText>
            </w:r>
            <w:r>
              <w:rPr>
                <w:noProof/>
                <w:webHidden/>
              </w:rPr>
            </w:r>
            <w:r>
              <w:rPr>
                <w:noProof/>
                <w:webHidden/>
              </w:rPr>
              <w:fldChar w:fldCharType="separate"/>
            </w:r>
            <w:r>
              <w:rPr>
                <w:noProof/>
                <w:webHidden/>
              </w:rPr>
              <w:t>24</w:t>
            </w:r>
            <w:r>
              <w:rPr>
                <w:noProof/>
                <w:webHidden/>
              </w:rPr>
              <w:fldChar w:fldCharType="end"/>
            </w:r>
          </w:hyperlink>
        </w:p>
        <w:p w14:paraId="4717EAA7" w14:textId="2572C9A0" w:rsidR="00FE0EEF" w:rsidRDefault="00FE0EEF" w:rsidP="00FE0EEF">
          <w:pPr>
            <w:pStyle w:val="Obsah3"/>
            <w:rPr>
              <w:rFonts w:eastAsiaTheme="minorEastAsia"/>
              <w:noProof/>
              <w:lang w:eastAsia="cs-CZ"/>
            </w:rPr>
          </w:pPr>
          <w:hyperlink w:anchor="_Toc130825415" w:history="1">
            <w:r w:rsidRPr="00E86CEC">
              <w:rPr>
                <w:rStyle w:val="Hypertextovodkaz"/>
                <w:noProof/>
              </w:rPr>
              <w:t>7.2.10 okno GMPostavyForm</w:t>
            </w:r>
            <w:r>
              <w:rPr>
                <w:noProof/>
                <w:webHidden/>
              </w:rPr>
              <w:tab/>
            </w:r>
            <w:r>
              <w:rPr>
                <w:noProof/>
                <w:webHidden/>
              </w:rPr>
              <w:fldChar w:fldCharType="begin"/>
            </w:r>
            <w:r>
              <w:rPr>
                <w:noProof/>
                <w:webHidden/>
              </w:rPr>
              <w:instrText xml:space="preserve"> PAGEREF _Toc130825415 \h </w:instrText>
            </w:r>
            <w:r>
              <w:rPr>
                <w:noProof/>
                <w:webHidden/>
              </w:rPr>
            </w:r>
            <w:r>
              <w:rPr>
                <w:noProof/>
                <w:webHidden/>
              </w:rPr>
              <w:fldChar w:fldCharType="separate"/>
            </w:r>
            <w:r>
              <w:rPr>
                <w:noProof/>
                <w:webHidden/>
              </w:rPr>
              <w:t>25</w:t>
            </w:r>
            <w:r>
              <w:rPr>
                <w:noProof/>
                <w:webHidden/>
              </w:rPr>
              <w:fldChar w:fldCharType="end"/>
            </w:r>
          </w:hyperlink>
        </w:p>
        <w:p w14:paraId="7B91E3DA" w14:textId="1D675EF9" w:rsidR="00FE0EEF" w:rsidRDefault="00FE0EEF" w:rsidP="00FE0EEF">
          <w:pPr>
            <w:pStyle w:val="Obsah3"/>
            <w:rPr>
              <w:rFonts w:eastAsiaTheme="minorEastAsia"/>
              <w:noProof/>
              <w:lang w:eastAsia="cs-CZ"/>
            </w:rPr>
          </w:pPr>
          <w:hyperlink w:anchor="_Toc130825416" w:history="1">
            <w:r w:rsidRPr="00E86CEC">
              <w:rPr>
                <w:rStyle w:val="Hypertextovodkaz"/>
                <w:noProof/>
              </w:rPr>
              <w:t>7.2.11 okno GMUkladaniForm</w:t>
            </w:r>
            <w:r>
              <w:rPr>
                <w:noProof/>
                <w:webHidden/>
              </w:rPr>
              <w:tab/>
            </w:r>
            <w:r>
              <w:rPr>
                <w:noProof/>
                <w:webHidden/>
              </w:rPr>
              <w:fldChar w:fldCharType="begin"/>
            </w:r>
            <w:r>
              <w:rPr>
                <w:noProof/>
                <w:webHidden/>
              </w:rPr>
              <w:instrText xml:space="preserve"> PAGEREF _Toc130825416 \h </w:instrText>
            </w:r>
            <w:r>
              <w:rPr>
                <w:noProof/>
                <w:webHidden/>
              </w:rPr>
            </w:r>
            <w:r>
              <w:rPr>
                <w:noProof/>
                <w:webHidden/>
              </w:rPr>
              <w:fldChar w:fldCharType="separate"/>
            </w:r>
            <w:r>
              <w:rPr>
                <w:noProof/>
                <w:webHidden/>
              </w:rPr>
              <w:t>25</w:t>
            </w:r>
            <w:r>
              <w:rPr>
                <w:noProof/>
                <w:webHidden/>
              </w:rPr>
              <w:fldChar w:fldCharType="end"/>
            </w:r>
          </w:hyperlink>
        </w:p>
        <w:p w14:paraId="26DF2493" w14:textId="11ACB957" w:rsidR="00FE0EEF" w:rsidRDefault="00FE0EEF">
          <w:pPr>
            <w:pStyle w:val="Obsah1"/>
            <w:rPr>
              <w:rFonts w:eastAsiaTheme="minorEastAsia"/>
              <w:noProof/>
              <w:lang w:eastAsia="cs-CZ"/>
            </w:rPr>
          </w:pPr>
          <w:hyperlink w:anchor="_Toc130825417" w:history="1">
            <w:r w:rsidRPr="00E86CEC">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_Toc130825417 \h </w:instrText>
            </w:r>
            <w:r>
              <w:rPr>
                <w:noProof/>
                <w:webHidden/>
              </w:rPr>
            </w:r>
            <w:r>
              <w:rPr>
                <w:noProof/>
                <w:webHidden/>
              </w:rPr>
              <w:fldChar w:fldCharType="separate"/>
            </w:r>
            <w:r>
              <w:rPr>
                <w:noProof/>
                <w:webHidden/>
              </w:rPr>
              <w:t>25</w:t>
            </w:r>
            <w:r>
              <w:rPr>
                <w:noProof/>
                <w:webHidden/>
              </w:rPr>
              <w:fldChar w:fldCharType="end"/>
            </w:r>
          </w:hyperlink>
        </w:p>
        <w:p w14:paraId="598AD0FA" w14:textId="4F2A3546" w:rsidR="00FE0EEF" w:rsidRDefault="00FE0EEF">
          <w:pPr>
            <w:pStyle w:val="Obsah1"/>
            <w:rPr>
              <w:rFonts w:eastAsiaTheme="minorEastAsia"/>
              <w:noProof/>
              <w:lang w:eastAsia="cs-CZ"/>
            </w:rPr>
          </w:pPr>
          <w:hyperlink w:anchor="_Toc130825418" w:history="1">
            <w:r w:rsidRPr="00E86CEC">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_Toc130825418 \h </w:instrText>
            </w:r>
            <w:r>
              <w:rPr>
                <w:noProof/>
                <w:webHidden/>
              </w:rPr>
            </w:r>
            <w:r>
              <w:rPr>
                <w:noProof/>
                <w:webHidden/>
              </w:rPr>
              <w:fldChar w:fldCharType="separate"/>
            </w:r>
            <w:r>
              <w:rPr>
                <w:noProof/>
                <w:webHidden/>
              </w:rPr>
              <w:t>26</w:t>
            </w:r>
            <w:r>
              <w:rPr>
                <w:noProof/>
                <w:webHidden/>
              </w:rPr>
              <w:fldChar w:fldCharType="end"/>
            </w:r>
          </w:hyperlink>
        </w:p>
        <w:p w14:paraId="3D7FDBCA" w14:textId="689F8F88" w:rsidR="00FE0EEF" w:rsidRDefault="00FE0EEF">
          <w:pPr>
            <w:pStyle w:val="Obsah1"/>
            <w:rPr>
              <w:rFonts w:eastAsiaTheme="minorEastAsia"/>
              <w:noProof/>
              <w:lang w:eastAsia="cs-CZ"/>
            </w:rPr>
          </w:pPr>
          <w:hyperlink w:anchor="_Toc130825419" w:history="1">
            <w:r w:rsidRPr="00E86CEC">
              <w:rPr>
                <w:rStyle w:val="Hypertextovodkaz"/>
                <w:noProof/>
              </w:rPr>
              <w:t>Použité zdroje</w:t>
            </w:r>
            <w:r>
              <w:rPr>
                <w:noProof/>
                <w:webHidden/>
              </w:rPr>
              <w:tab/>
            </w:r>
            <w:r>
              <w:rPr>
                <w:noProof/>
                <w:webHidden/>
              </w:rPr>
              <w:fldChar w:fldCharType="begin"/>
            </w:r>
            <w:r>
              <w:rPr>
                <w:noProof/>
                <w:webHidden/>
              </w:rPr>
              <w:instrText xml:space="preserve"> PAGEREF _Toc130825419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21" w:name="_Toc130825343"/>
      <w:r w:rsidRPr="00621687">
        <w:t xml:space="preserve">1. </w:t>
      </w:r>
      <w:r w:rsidRPr="00621687">
        <w:rPr>
          <w:rFonts w:asciiTheme="minorHAnsi" w:hAnsiTheme="minorHAnsi" w:cstheme="minorHAnsi"/>
        </w:rPr>
        <w:t>Úvod</w:t>
      </w:r>
      <w:bookmarkEnd w:id="21"/>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4933A49E" w14:textId="544F0610" w:rsidR="00D23F64" w:rsidRDefault="002E7F98" w:rsidP="00805DDE">
      <w:pPr>
        <w:ind w:firstLine="708"/>
        <w:jc w:val="both"/>
        <w:rPr>
          <w:ins w:id="22" w:author="Martin Novák" w:date="2023-03-27T17:04:00Z"/>
          <w:rFonts w:cstheme="minorHAnsi"/>
        </w:rPr>
      </w:pPr>
      <w:r w:rsidRPr="00142055">
        <w:rPr>
          <w:rFonts w:cstheme="minorHAnsi"/>
        </w:rPr>
        <w:t>Jelikož je vývoj her dlouhý a náročný proces je snaha ho co nejvíce urychlit, kvůli čemuž vznikají herní enginy, které za programátora řeší například fyziku</w:t>
      </w:r>
      <w:ins w:id="23" w:author="Martin Novák" w:date="2023-03-27T15:53:00Z">
        <w:r w:rsidR="000333CD">
          <w:rPr>
            <w:rFonts w:cstheme="minorHAnsi"/>
          </w:rPr>
          <w:t>,</w:t>
        </w:r>
      </w:ins>
      <w:ins w:id="24" w:author="Martin Novák" w:date="2023-03-27T15:54:00Z">
        <w:r w:rsidR="000333CD">
          <w:rPr>
            <w:rFonts w:cstheme="minorHAnsi"/>
          </w:rPr>
          <w:t xml:space="preserve"> kolize</w:t>
        </w:r>
      </w:ins>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ins w:id="25" w:author="Martin Novák" w:date="2023-03-27T16:12:00Z">
        <w:r w:rsidR="00D23F64">
          <w:rPr>
            <w:rFonts w:cstheme="minorHAnsi"/>
          </w:rPr>
          <w:t>Tento problém by měla vyřešit tato práce</w:t>
        </w:r>
      </w:ins>
      <w:ins w:id="26" w:author="Martin Novák" w:date="2023-03-27T16:58:00Z">
        <w:r w:rsidR="007925E6">
          <w:rPr>
            <w:rFonts w:cstheme="minorHAnsi"/>
          </w:rPr>
          <w:t xml:space="preserve"> tím, že </w:t>
        </w:r>
      </w:ins>
      <w:ins w:id="27" w:author="Martin Novák" w:date="2023-03-27T16:59:00Z">
        <w:r w:rsidR="007925E6">
          <w:rPr>
            <w:rFonts w:cstheme="minorHAnsi"/>
          </w:rPr>
          <w:t xml:space="preserve">bude navržena </w:t>
        </w:r>
      </w:ins>
      <w:ins w:id="28" w:author="Martin Novák" w:date="2023-03-27T17:02:00Z">
        <w:r w:rsidR="00805DDE">
          <w:rPr>
            <w:rFonts w:cstheme="minorHAnsi"/>
          </w:rPr>
          <w:t xml:space="preserve">a vytvořena </w:t>
        </w:r>
      </w:ins>
      <w:ins w:id="29" w:author="Martin Novák" w:date="2023-03-27T16:59:00Z">
        <w:r w:rsidR="007925E6">
          <w:rPr>
            <w:rFonts w:cstheme="minorHAnsi"/>
          </w:rPr>
          <w:t xml:space="preserve">knihovna obsahující tyto </w:t>
        </w:r>
      </w:ins>
      <w:ins w:id="30" w:author="Martin Novák" w:date="2023-03-27T17:01:00Z">
        <w:r w:rsidR="007925E6">
          <w:rPr>
            <w:rFonts w:cstheme="minorHAnsi"/>
          </w:rPr>
          <w:t xml:space="preserve">opakující se </w:t>
        </w:r>
      </w:ins>
      <w:ins w:id="31" w:author="Martin Novák" w:date="2023-03-27T16:59:00Z">
        <w:r w:rsidR="007925E6">
          <w:rPr>
            <w:rFonts w:cstheme="minorHAnsi"/>
          </w:rPr>
          <w:t>části</w:t>
        </w:r>
      </w:ins>
      <w:ins w:id="32" w:author="Martin Novák" w:date="2023-03-27T17:02:00Z">
        <w:r w:rsidR="00953801">
          <w:rPr>
            <w:rFonts w:cstheme="minorHAnsi"/>
          </w:rPr>
          <w:t>. Mezi hlav</w:t>
        </w:r>
      </w:ins>
      <w:ins w:id="33" w:author="Martin Novák" w:date="2023-03-27T17:03:00Z">
        <w:r w:rsidR="00953801">
          <w:rPr>
            <w:rFonts w:cstheme="minorHAnsi"/>
          </w:rPr>
          <w:t>ní požadavky patří její nezávislost na použitém uživatelském rozhraní a</w:t>
        </w:r>
      </w:ins>
      <w:ins w:id="34" w:author="Martin Novák" w:date="2023-03-27T17:04:00Z">
        <w:r w:rsidR="00953801">
          <w:rPr>
            <w:rFonts w:cstheme="minorHAnsi"/>
          </w:rPr>
          <w:t xml:space="preserve"> zvolený </w:t>
        </w:r>
      </w:ins>
      <w:ins w:id="35" w:author="Martin Novák" w:date="2023-03-27T17:03:00Z">
        <w:r w:rsidR="00953801">
          <w:rPr>
            <w:rFonts w:cstheme="minorHAnsi"/>
          </w:rPr>
          <w:t>subžánr RPG her</w:t>
        </w:r>
      </w:ins>
      <w:ins w:id="36" w:author="Martin Novák" w:date="2023-03-27T17:04:00Z">
        <w:r w:rsidR="00F41AA5">
          <w:rPr>
            <w:rFonts w:cstheme="minorHAnsi"/>
          </w:rPr>
          <w:t>.</w:t>
        </w:r>
      </w:ins>
    </w:p>
    <w:p w14:paraId="264CE8C2" w14:textId="294D094D" w:rsidR="00113B0A" w:rsidRPr="00142055" w:rsidRDefault="00113B0A" w:rsidP="00113B0A">
      <w:pPr>
        <w:ind w:firstLine="708"/>
        <w:jc w:val="both"/>
        <w:rPr>
          <w:rFonts w:cstheme="minorHAnsi"/>
        </w:rPr>
      </w:pPr>
      <w:ins w:id="37" w:author="Martin Novák" w:date="2023-03-27T17:47:00Z">
        <w:r>
          <w:rPr>
            <w:rFonts w:cstheme="minorHAnsi"/>
          </w:rPr>
          <w:t xml:space="preserve">Na začátku teoretické části </w:t>
        </w:r>
      </w:ins>
      <w:ins w:id="38" w:author="Martin Novák" w:date="2023-03-27T17:48:00Z">
        <w:r>
          <w:rPr>
            <w:rFonts w:cstheme="minorHAnsi"/>
          </w:rPr>
          <w:t>je</w:t>
        </w:r>
      </w:ins>
      <w:ins w:id="39" w:author="Martin Novák" w:date="2023-03-27T17:47:00Z">
        <w:r>
          <w:rPr>
            <w:rFonts w:cstheme="minorHAnsi"/>
          </w:rPr>
          <w:t xml:space="preserve"> vysvětleno rozdělení programovacích jazyků</w:t>
        </w:r>
        <w:r>
          <w:rPr>
            <w:rFonts w:cstheme="minorHAnsi"/>
          </w:rPr>
          <w:t xml:space="preserve">. </w:t>
        </w:r>
      </w:ins>
      <w:ins w:id="40" w:author="Martin Novák" w:date="2023-03-27T17:48:00Z">
        <w:r>
          <w:rPr>
            <w:rFonts w:cstheme="minorHAnsi"/>
          </w:rPr>
          <w:t xml:space="preserve">Následuje srovnání procedurálního C a objektového C++, které je </w:t>
        </w:r>
      </w:ins>
      <w:ins w:id="41" w:author="Martin Novák" w:date="2023-03-27T17:49:00Z">
        <w:r>
          <w:rPr>
            <w:rFonts w:cstheme="minorHAnsi"/>
          </w:rPr>
          <w:t>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w:t>
        </w:r>
      </w:ins>
    </w:p>
    <w:p w14:paraId="305F743F" w14:textId="77777777" w:rsidR="00F67031" w:rsidRPr="00621687" w:rsidRDefault="00F67031" w:rsidP="0090635E">
      <w:pPr>
        <w:ind w:firstLine="360"/>
        <w:rPr>
          <w:rStyle w:val="Nadpis1Char"/>
          <w:rFonts w:asciiTheme="minorHAnsi" w:hAnsiTheme="minorHAnsi" w:cstheme="minorHAnsi"/>
        </w:rPr>
      </w:pPr>
      <w:bookmarkStart w:id="42" w:name="_Toc130825344"/>
      <w:r w:rsidRPr="00621687">
        <w:rPr>
          <w:rStyle w:val="Nadpis1Char"/>
          <w:rFonts w:asciiTheme="minorHAnsi" w:hAnsiTheme="minorHAnsi" w:cstheme="minorHAnsi"/>
        </w:rPr>
        <w:t>2. Cíl práce a metodika</w:t>
      </w:r>
      <w:bookmarkEnd w:id="42"/>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43" w:name="_Toc130825345"/>
      <w:r w:rsidRPr="00F5094F">
        <w:rPr>
          <w:rStyle w:val="Nadpis2Char"/>
          <w:rFonts w:asciiTheme="minorHAnsi" w:hAnsiTheme="minorHAnsi" w:cstheme="minorHAnsi"/>
          <w:highlight w:val="green"/>
        </w:rPr>
        <w:t>2.1 cíl práce</w:t>
      </w:r>
      <w:bookmarkEnd w:id="43"/>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44" w:name="_Toc130825346"/>
      <w:r w:rsidRPr="00621687">
        <w:rPr>
          <w:rFonts w:asciiTheme="minorHAnsi" w:hAnsiTheme="minorHAnsi" w:cstheme="minorHAnsi"/>
          <w:shd w:val="clear" w:color="auto" w:fill="FFFFFF"/>
        </w:rPr>
        <w:t>2.2 metodika</w:t>
      </w:r>
      <w:bookmarkEnd w:id="44"/>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6B52ED10" w14:textId="326067DF" w:rsidR="00F67031" w:rsidRPr="00621687" w:rsidRDefault="00114707" w:rsidP="009B6DAB">
      <w:pPr>
        <w:ind w:left="1416" w:firstLine="708"/>
        <w:jc w:val="both"/>
        <w:rPr>
          <w:color w:val="000000"/>
          <w:sz w:val="20"/>
          <w:szCs w:val="20"/>
          <w:shd w:val="clear" w:color="auto" w:fill="FFFFFF"/>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5" w:name="_Toc130825347"/>
      <w:r w:rsidRPr="003052F2">
        <w:rPr>
          <w:rStyle w:val="Nadpis1Char"/>
          <w:rFonts w:asciiTheme="minorHAnsi" w:hAnsiTheme="minorHAnsi" w:cstheme="minorHAnsi"/>
          <w:highlight w:val="green"/>
        </w:rPr>
        <w:t>3. Výběr vhodných programovacích jazyků pro vývoj her</w:t>
      </w:r>
      <w:bookmarkEnd w:id="45"/>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46"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87455" w:rsidRPr="00A8745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w:t>
      </w:r>
      <w:r w:rsidRPr="007C4527">
        <w:rPr>
          <w:rFonts w:cstheme="minorHAnsi"/>
          <w:color w:val="000000"/>
          <w:highlight w:val="green"/>
        </w:rPr>
        <w:lastRenderedPageBreak/>
        <w:t>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87455" w:rsidRPr="00A8745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46"/>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47"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47"/>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87455" w:rsidRPr="00A8745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48"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48"/>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49" w:name="_Hlk76031648"/>
      <w:bookmarkStart w:id="50" w:name="_Toc130825348"/>
      <w:r w:rsidRPr="005534AA">
        <w:rPr>
          <w:rFonts w:asciiTheme="minorHAnsi" w:hAnsiTheme="minorHAnsi" w:cstheme="minorHAnsi"/>
          <w:highlight w:val="green"/>
          <w:shd w:val="clear" w:color="auto" w:fill="FFFFFF"/>
        </w:rPr>
        <w:t>3.1 C++</w:t>
      </w:r>
      <w:bookmarkEnd w:id="49"/>
      <w:bookmarkEnd w:id="50"/>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51" w:name="_Toc130825349"/>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51"/>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52" w:name="_Toc130825350"/>
      <w:r w:rsidRPr="005534AA">
        <w:rPr>
          <w:highlight w:val="green"/>
        </w:rPr>
        <w:t>3.1.2 novinky oproti C</w:t>
      </w:r>
      <w:bookmarkEnd w:id="52"/>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53" w:name="_Toc130825351"/>
      <w:r w:rsidRPr="005534AA">
        <w:rPr>
          <w:highlight w:val="green"/>
          <w:shd w:val="clear" w:color="auto" w:fill="FFFFFF"/>
        </w:rPr>
        <w:t>3.1.3 nevýhody</w:t>
      </w:r>
      <w:bookmarkEnd w:id="53"/>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54" w:name="_Hlk76031699"/>
      <w:bookmarkStart w:id="55" w:name="_Toc130825352"/>
      <w:r w:rsidRPr="005534AA">
        <w:rPr>
          <w:rFonts w:asciiTheme="minorHAnsi" w:hAnsiTheme="minorHAnsi" w:cstheme="minorHAnsi"/>
          <w:highlight w:val="green"/>
          <w:shd w:val="clear" w:color="auto" w:fill="FFFFFF"/>
        </w:rPr>
        <w:t>3.2 Java</w:t>
      </w:r>
      <w:bookmarkEnd w:id="54"/>
      <w:bookmarkEnd w:id="55"/>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56" w:name="_Toc130825353"/>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56"/>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7" w:name="_Toc130825354"/>
      <w:r w:rsidRPr="005534AA">
        <w:rPr>
          <w:highlight w:val="green"/>
          <w:shd w:val="clear" w:color="auto" w:fill="FFFFFF"/>
        </w:rPr>
        <w:t xml:space="preserve">3.2.2 </w:t>
      </w:r>
      <w:r w:rsidRPr="005534AA">
        <w:rPr>
          <w:highlight w:val="green"/>
        </w:rPr>
        <w:t>přístup k paměti a ovládání hardware</w:t>
      </w:r>
      <w:bookmarkEnd w:id="57"/>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58" w:name="_Toc130825355"/>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58"/>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59" w:name="_Toc130825356"/>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59"/>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60" w:name="_Hlk76031714"/>
      <w:bookmarkStart w:id="61" w:name="_Toc130825357"/>
      <w:r w:rsidRPr="005534AA">
        <w:rPr>
          <w:rFonts w:asciiTheme="minorHAnsi" w:hAnsiTheme="minorHAnsi" w:cstheme="minorHAnsi"/>
          <w:highlight w:val="green"/>
          <w:shd w:val="clear" w:color="auto" w:fill="FFFFFF"/>
        </w:rPr>
        <w:t>3.3 C#</w:t>
      </w:r>
      <w:bookmarkEnd w:id="61"/>
    </w:p>
    <w:bookmarkEnd w:id="60"/>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62" w:name="_Toc130825358"/>
      <w:r w:rsidRPr="005534AA">
        <w:rPr>
          <w:highlight w:val="green"/>
        </w:rPr>
        <w:lastRenderedPageBreak/>
        <w:t>3.3.1 Microsoft .NET</w:t>
      </w:r>
      <w:bookmarkEnd w:id="62"/>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63" w:name="_Toc130825359"/>
      <w:r w:rsidRPr="005534AA">
        <w:rPr>
          <w:highlight w:val="green"/>
        </w:rPr>
        <w:t>3.3.2 přístup k paměti a ovládání hardware</w:t>
      </w:r>
      <w:bookmarkEnd w:id="63"/>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64" w:name="_Toc130825360"/>
      <w:r w:rsidRPr="005534AA">
        <w:rPr>
          <w:highlight w:val="green"/>
        </w:rPr>
        <w:t>3.3.3</w:t>
      </w:r>
      <w:r w:rsidR="004E2A30" w:rsidRPr="005534AA">
        <w:rPr>
          <w:highlight w:val="green"/>
        </w:rPr>
        <w:t xml:space="preserve"> porovnání s Javou</w:t>
      </w:r>
      <w:bookmarkEnd w:id="64"/>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65" w:name="_Toc130825361"/>
      <w:r w:rsidRPr="005534AA">
        <w:rPr>
          <w:highlight w:val="green"/>
          <w:shd w:val="clear" w:color="auto" w:fill="FFFFFF"/>
        </w:rPr>
        <w:t>3.3.4 podobnosti s C++</w:t>
      </w:r>
      <w:bookmarkEnd w:id="65"/>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66" w:name="_Toc130825362"/>
      <w:r w:rsidRPr="005534AA">
        <w:rPr>
          <w:highlight w:val="green"/>
          <w:shd w:val="clear" w:color="auto" w:fill="FFFFFF"/>
        </w:rPr>
        <w:t>3.3.5 modifikátory parametrů metod</w:t>
      </w:r>
      <w:bookmarkEnd w:id="66"/>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67" w:name="_Toc130825363"/>
      <w:r w:rsidRPr="005534AA">
        <w:rPr>
          <w:highlight w:val="green"/>
          <w:shd w:val="clear" w:color="auto" w:fill="FFFFFF"/>
        </w:rPr>
        <w:t>3.3.6</w:t>
      </w:r>
      <w:r w:rsidR="004E2A30" w:rsidRPr="005534AA">
        <w:rPr>
          <w:highlight w:val="green"/>
          <w:shd w:val="clear" w:color="auto" w:fill="FFFFFF"/>
        </w:rPr>
        <w:t xml:space="preserve"> nové funkce</w:t>
      </w:r>
      <w:bookmarkEnd w:id="67"/>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68" w:name="_Hlk76031728"/>
      <w:bookmarkStart w:id="69" w:name="_Toc130825364"/>
      <w:r w:rsidRPr="005534AA">
        <w:rPr>
          <w:rFonts w:asciiTheme="minorHAnsi" w:hAnsiTheme="minorHAnsi" w:cstheme="minorHAnsi"/>
          <w:highlight w:val="green"/>
        </w:rPr>
        <w:t>3.4 výběr</w:t>
      </w:r>
      <w:bookmarkEnd w:id="69"/>
    </w:p>
    <w:bookmarkEnd w:id="6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7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71" w:name="_Ref71064704"/>
      <w:bookmarkEnd w:id="7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71"/>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72"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73" w:name="_Toc130825365"/>
      <w:r w:rsidRPr="005534AA">
        <w:rPr>
          <w:rStyle w:val="Nadpis1Char"/>
          <w:rFonts w:asciiTheme="minorHAnsi" w:hAnsiTheme="minorHAnsi" w:cstheme="minorHAnsi"/>
          <w:highlight w:val="green"/>
        </w:rPr>
        <w:t>4. Výběr herních žánrů vhodných pro implementaci</w:t>
      </w:r>
      <w:bookmarkEnd w:id="73"/>
    </w:p>
    <w:bookmarkEnd w:id="72"/>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7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74"/>
      <w:r w:rsidRPr="003052F2">
        <w:rPr>
          <w:highlight w:val="green"/>
        </w:rPr>
        <w:t xml:space="preserve"> </w:t>
      </w:r>
      <w:bookmarkStart w:id="7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7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76" w:name="_Hlk76031890"/>
      <w:bookmarkStart w:id="77" w:name="_Toc130825366"/>
      <w:r w:rsidRPr="005534AA">
        <w:rPr>
          <w:rStyle w:val="Nadpis2Char"/>
          <w:rFonts w:asciiTheme="minorHAnsi" w:hAnsiTheme="minorHAnsi" w:cstheme="minorHAnsi"/>
          <w:highlight w:val="green"/>
        </w:rPr>
        <w:t>4.1 RPG</w:t>
      </w:r>
      <w:bookmarkEnd w:id="76"/>
      <w:bookmarkEnd w:id="77"/>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78"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78"/>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7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79"/>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8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80"/>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81"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82" w:name="_Hlk76031907"/>
      <w:bookmarkStart w:id="83" w:name="_Toc130825367"/>
      <w:bookmarkEnd w:id="81"/>
      <w:r w:rsidRPr="005534AA">
        <w:rPr>
          <w:rStyle w:val="Nadpis2Char"/>
          <w:rFonts w:asciiTheme="minorHAnsi" w:hAnsiTheme="minorHAnsi" w:cstheme="minorHAnsi"/>
          <w:highlight w:val="green"/>
        </w:rPr>
        <w:t>4.2 akční</w:t>
      </w:r>
      <w:bookmarkEnd w:id="83"/>
      <w:r w:rsidRPr="005534AA">
        <w:rPr>
          <w:rFonts w:cstheme="minorHAnsi"/>
          <w:color w:val="000000"/>
          <w:sz w:val="20"/>
          <w:szCs w:val="20"/>
          <w:highlight w:val="green"/>
          <w:shd w:val="clear" w:color="auto" w:fill="FFFFFF"/>
        </w:rPr>
        <w:t xml:space="preserve"> </w:t>
      </w:r>
    </w:p>
    <w:bookmarkEnd w:id="82"/>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84" w:name="_Hlk76031922"/>
      <w:bookmarkStart w:id="85" w:name="_Toc130825368"/>
      <w:r w:rsidRPr="005534AA">
        <w:rPr>
          <w:rFonts w:asciiTheme="minorHAnsi" w:hAnsiTheme="minorHAnsi" w:cstheme="minorHAnsi"/>
          <w:highlight w:val="green"/>
        </w:rPr>
        <w:t>4.3 strategie</w:t>
      </w:r>
      <w:bookmarkEnd w:id="85"/>
    </w:p>
    <w:bookmarkEnd w:id="84"/>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86" w:name="_Toc130825369"/>
      <w:r w:rsidRPr="005534AA">
        <w:rPr>
          <w:rFonts w:asciiTheme="minorHAnsi" w:hAnsiTheme="minorHAnsi" w:cstheme="minorHAnsi"/>
          <w:highlight w:val="green"/>
          <w:shd w:val="clear" w:color="auto" w:fill="FFFFFF"/>
        </w:rPr>
        <w:t>4.4 závodní</w:t>
      </w:r>
      <w:bookmarkEnd w:id="86"/>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87" w:name="_Toc130825370"/>
      <w:r w:rsidRPr="005534AA">
        <w:rPr>
          <w:rFonts w:asciiTheme="minorHAnsi" w:hAnsiTheme="minorHAnsi" w:cstheme="minorHAnsi"/>
          <w:highlight w:val="green"/>
        </w:rPr>
        <w:t>4.5 shrnutí</w:t>
      </w:r>
      <w:bookmarkEnd w:id="87"/>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88" w:name="_Hlk76031975"/>
      <w:bookmarkStart w:id="89" w:name="_Toc130825371"/>
      <w:r w:rsidRPr="005534AA">
        <w:rPr>
          <w:rStyle w:val="Nadpis1Char"/>
          <w:rFonts w:asciiTheme="minorHAnsi" w:hAnsiTheme="minorHAnsi" w:cstheme="minorHAnsi"/>
          <w:highlight w:val="green"/>
        </w:rPr>
        <w:t>5. Grafické výstupy aplikací</w:t>
      </w:r>
      <w:bookmarkEnd w:id="89"/>
    </w:p>
    <w:bookmarkEnd w:id="8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9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9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91" w:name="_Toc130825372"/>
      <w:r w:rsidRPr="005534AA">
        <w:rPr>
          <w:rFonts w:asciiTheme="minorHAnsi" w:hAnsiTheme="minorHAnsi" w:cstheme="minorHAnsi"/>
          <w:highlight w:val="green"/>
          <w:shd w:val="clear" w:color="auto" w:fill="FFFFFF"/>
        </w:rPr>
        <w:t>5.1 konzolová aplikace</w:t>
      </w:r>
      <w:bookmarkEnd w:id="91"/>
    </w:p>
    <w:p w14:paraId="0AFFEE03" w14:textId="07E55292" w:rsidR="00F67031" w:rsidRPr="00DB634C" w:rsidRDefault="00F67031" w:rsidP="00DF4197">
      <w:pPr>
        <w:ind w:left="1416" w:firstLine="708"/>
        <w:jc w:val="both"/>
        <w:rPr>
          <w:rFonts w:cstheme="minorHAnsi"/>
          <w:lang w:val="en-US"/>
        </w:rPr>
      </w:pPr>
      <w:bookmarkStart w:id="92"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93" w:name="_Toc130825373"/>
      <w:bookmarkEnd w:id="92"/>
      <w:r w:rsidRPr="00621687">
        <w:rPr>
          <w:rFonts w:asciiTheme="minorHAnsi" w:hAnsiTheme="minorHAnsi" w:cstheme="minorHAnsi"/>
        </w:rPr>
        <w:t>5.2 okenní aplikace</w:t>
      </w:r>
      <w:bookmarkEnd w:id="93"/>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94" w:name="_Toc130825374"/>
      <w:r w:rsidRPr="00F7533D">
        <w:rPr>
          <w:rFonts w:asciiTheme="minorHAnsi" w:hAnsiTheme="minorHAnsi" w:cstheme="minorHAnsi"/>
          <w:shd w:val="clear" w:color="auto" w:fill="FFFFFF"/>
        </w:rPr>
        <w:t>5.2.1 WinForm</w:t>
      </w:r>
      <w:bookmarkEnd w:id="94"/>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r w:rsidR="00392F1B">
        <w:rPr>
          <w:rFonts w:cstheme="minorHAnsi"/>
        </w:rPr>
        <w:t>F</w:t>
      </w:r>
      <w:r w:rsidR="006919B1">
        <w:rPr>
          <w:rFonts w:cstheme="minorHAnsi"/>
        </w:rPr>
        <w:t>orms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95" w:name="_Toc130825375"/>
      <w:r w:rsidRPr="00621687">
        <w:rPr>
          <w:rFonts w:asciiTheme="minorHAnsi" w:hAnsiTheme="minorHAnsi" w:cstheme="minorHAnsi"/>
          <w:shd w:val="clear" w:color="auto" w:fill="FFFFFF"/>
        </w:rPr>
        <w:t>5.2.2 WPF</w:t>
      </w:r>
      <w:bookmarkEnd w:id="95"/>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96" w:name="_Ref85442384"/>
      <w:r>
        <w:t xml:space="preserve">Obr. </w:t>
      </w:r>
      <w:fldSimple w:instr=" SEQ Obrázek \* ARABIC ">
        <w:r w:rsidR="00DE4D75">
          <w:rPr>
            <w:noProof/>
          </w:rPr>
          <w:t>4</w:t>
        </w:r>
      </w:fldSimple>
      <w:bookmarkEnd w:id="9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97" w:name="_Toc130825376"/>
      <w:r w:rsidRPr="00FD4AB2">
        <w:rPr>
          <w:rFonts w:asciiTheme="minorHAnsi" w:hAnsiTheme="minorHAnsi" w:cstheme="minorHAnsi"/>
        </w:rPr>
        <w:lastRenderedPageBreak/>
        <w:t>5.3 mobilní aplikace</w:t>
      </w:r>
      <w:bookmarkEnd w:id="97"/>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98" w:name="_Toc130825377"/>
      <w:r w:rsidRPr="00FD4AB2">
        <w:rPr>
          <w:rFonts w:asciiTheme="minorHAnsi" w:hAnsiTheme="minorHAnsi" w:cstheme="minorHAnsi"/>
        </w:rPr>
        <w:t>5.3.1 Xamarin</w:t>
      </w:r>
      <w:bookmarkEnd w:id="98"/>
    </w:p>
    <w:p w14:paraId="0ED6474E" w14:textId="2E769B7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99" w:name="_Toc130825378"/>
      <w:r w:rsidRPr="00FD4AB2">
        <w:rPr>
          <w:rFonts w:asciiTheme="minorHAnsi" w:hAnsiTheme="minorHAnsi" w:cstheme="minorHAnsi"/>
        </w:rPr>
        <w:t>5.3.2 Android Studio</w:t>
      </w:r>
      <w:bookmarkEnd w:id="99"/>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00" w:name="_Toc13082537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00"/>
    </w:p>
    <w:p w14:paraId="5898C64A" w14:textId="6A0F0E52" w:rsidR="00F85EA1" w:rsidRDefault="00650F7B" w:rsidP="008744CF">
      <w:pPr>
        <w:ind w:firstLine="708"/>
      </w:pPr>
      <w:r w:rsidRPr="007D500E">
        <w:t>Jedná se o nástupce Xamarin</w:t>
      </w:r>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01" w:name="_Toc13082538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0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04738A">
        <w:rPr>
          <w:rFonts w:cstheme="minorHAnsi"/>
        </w:rPr>
        <w:t>Ubisoft</w:t>
      </w:r>
      <w:r w:rsidR="005D6040" w:rsidRPr="0004738A">
        <w:rPr>
          <w:rFonts w:cstheme="minorHAnsi"/>
        </w:rPr>
        <w:t xml:space="preserve"> a</w:t>
      </w:r>
      <w:r w:rsidR="005D6040" w:rsidRPr="00FD4AB2">
        <w:rPr>
          <w:rFonts w:cstheme="minorHAnsi"/>
          <w:color w:val="FF0000"/>
        </w:rPr>
        <w:t xml:space="preserve">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02" w:name="_Toc13082538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02"/>
    </w:p>
    <w:p w14:paraId="5288A1C8" w14:textId="5296641E" w:rsidR="003D352F"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w:t>
      </w:r>
      <w:r w:rsidRPr="00EF52A4">
        <w:rPr>
          <w:shd w:val="clear" w:color="auto" w:fill="FFFFFF"/>
        </w:rPr>
        <w:lastRenderedPageBreak/>
        <w:t xml:space="preserve">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03" w:name="_Toc13082538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03"/>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04" w:name="_Toc13082538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04"/>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rsidR="008801FA">
        <w:t>dvou</w:t>
      </w:r>
      <w:r w:rsidRPr="00D20F7B">
        <w:t xml:space="preserve"> porovnávaných enginů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105" w:name="_Toc13082538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05"/>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106" w:name="_Ref75370800"/>
      <w:r>
        <w:t xml:space="preserve">Tab. </w:t>
      </w:r>
      <w:fldSimple w:instr=" SEQ Tabulka \* ARABIC ">
        <w:r w:rsidR="00DE4D75">
          <w:rPr>
            <w:noProof/>
          </w:rPr>
          <w:t>3</w:t>
        </w:r>
      </w:fldSimple>
      <w:bookmarkEnd w:id="106"/>
      <w:r>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07" w:name="_Toc130825385"/>
      <w:r w:rsidRPr="00621687">
        <w:rPr>
          <w:rStyle w:val="Nadpis1Char"/>
          <w:rFonts w:asciiTheme="minorHAnsi" w:hAnsiTheme="minorHAnsi" w:cstheme="minorHAnsi"/>
        </w:rPr>
        <w:t>6. Návrh aplikačního modelu</w:t>
      </w:r>
      <w:bookmarkEnd w:id="107"/>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108" w:name="_Ref127987606"/>
      <w:r>
        <w:t xml:space="preserve">Obr. </w:t>
      </w:r>
      <w:fldSimple w:instr=" SEQ Obrázek \* ARABIC ">
        <w:r w:rsidR="00DE4D75">
          <w:rPr>
            <w:noProof/>
          </w:rPr>
          <w:t>5</w:t>
        </w:r>
      </w:fldSimple>
      <w:bookmarkEnd w:id="108"/>
      <w:r>
        <w:t xml:space="preserve"> relační diagram </w:t>
      </w:r>
      <w:r w:rsidR="005B0942">
        <w:t>postavy – vlastní</w:t>
      </w:r>
    </w:p>
    <w:p w14:paraId="34043BB6" w14:textId="0725C52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109" w:name="_Ref130125708"/>
      <w:r>
        <w:t xml:space="preserve">Obr. </w:t>
      </w:r>
      <w:fldSimple w:instr=" SEQ Obrázek \* ARABIC ">
        <w:r w:rsidR="00DE4D75">
          <w:rPr>
            <w:noProof/>
          </w:rPr>
          <w:t>6</w:t>
        </w:r>
      </w:fldSimple>
      <w:bookmarkEnd w:id="109"/>
      <w:r>
        <w:t xml:space="preserve"> diagram GameManeger-vlastní</w:t>
      </w:r>
    </w:p>
    <w:p w14:paraId="2F8298B3" w14:textId="3131FF75" w:rsidR="00EF56C2" w:rsidRDefault="00EF56C2" w:rsidP="00EF56C2">
      <w:pPr>
        <w:pStyle w:val="Nadpis2"/>
      </w:pPr>
      <w:bookmarkStart w:id="110" w:name="_Toc130825386"/>
      <w:r w:rsidRPr="005534AA">
        <w:t>6.1 Návrhové vzory</w:t>
      </w:r>
      <w:r w:rsidR="00C571C5">
        <w:t xml:space="preserve"> (</w:t>
      </w:r>
      <w:r w:rsidR="00C571C5" w:rsidRPr="005534AA">
        <w:rPr>
          <w:lang w:val="en-US"/>
        </w:rPr>
        <w:t>design patterns</w:t>
      </w:r>
      <w:r w:rsidR="00C571C5">
        <w:t>)</w:t>
      </w:r>
      <w:bookmarkEnd w:id="110"/>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111" w:name="_Toc130825387"/>
      <w:r>
        <w:t>6.1.1 Factory metoda</w:t>
      </w:r>
      <w:bookmarkEnd w:id="111"/>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112" w:name="_Toc130825388"/>
      <w:r>
        <w:t>6.1.2 Singleton</w:t>
      </w:r>
      <w:bookmarkEnd w:id="112"/>
    </w:p>
    <w:p w14:paraId="2E29A72E" w14:textId="1D0DC70F"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113" w:name="_Toc130825389"/>
      <w:r>
        <w:t>6.1.3 FlyWeight</w:t>
      </w:r>
      <w:bookmarkEnd w:id="113"/>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114" w:name="_Toc130825390"/>
      <w:r>
        <w:t>6.1.4 Observer</w:t>
      </w:r>
      <w:bookmarkEnd w:id="114"/>
    </w:p>
    <w:p w14:paraId="6B737435" w14:textId="17265964" w:rsidR="00170C27" w:rsidRDefault="00AA1312" w:rsidP="005534AA">
      <w:pPr>
        <w:rPr>
          <w:ins w:id="115" w:author="Martin Novák" w:date="2023-03-26T18:42:00Z"/>
          <w:color w:val="000000"/>
        </w:rPr>
      </w:pPr>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slouží k</w:t>
      </w:r>
      <w:r w:rsidR="00A04C16">
        <w:t xml:space="preserve"> vyvolání</w:t>
      </w:r>
      <w:r w:rsidR="00CF1429">
        <w:t> aktualizac</w:t>
      </w:r>
      <w:ins w:id="116" w:author="Martin Novák" w:date="2023-03-26T18:27:00Z">
        <w:r w:rsidR="00A04C16">
          <w:t>e</w:t>
        </w:r>
      </w:ins>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ins w:id="117" w:author="Martin Novák" w:date="2023-03-26T18:46:00Z">
        <w:r w:rsidR="00BD4AB1">
          <w:t xml:space="preserve"> a kód ř</w:t>
        </w:r>
      </w:ins>
      <w:ins w:id="118" w:author="Martin Novák" w:date="2023-03-26T18:47:00Z">
        <w:r w:rsidR="00BD4AB1">
          <w:t>ešící tuto funkci je již odladěn</w:t>
        </w:r>
      </w:ins>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A87455" w:rsidRPr="00A87455">
            <w:rPr>
              <w:color w:val="000000"/>
            </w:rPr>
            <w:t>[162]</w:t>
          </w:r>
        </w:sdtContent>
      </w:sdt>
    </w:p>
    <w:p w14:paraId="188E5F29" w14:textId="28819013" w:rsidR="000A1287" w:rsidRDefault="000A1287" w:rsidP="000A1287">
      <w:pPr>
        <w:pStyle w:val="Nadpis3"/>
        <w:rPr>
          <w:ins w:id="119" w:author="Martin Novák" w:date="2023-03-26T18:42:00Z"/>
        </w:rPr>
      </w:pPr>
      <w:bookmarkStart w:id="120" w:name="_Toc130825391"/>
      <w:ins w:id="121" w:author="Martin Novák" w:date="2023-03-26T18:42:00Z">
        <w:r>
          <w:t>6.1.5 Prototype</w:t>
        </w:r>
        <w:bookmarkEnd w:id="120"/>
      </w:ins>
    </w:p>
    <w:p w14:paraId="0D80FE06" w14:textId="2789FE6D" w:rsidR="000A1287" w:rsidRPr="000A1287" w:rsidRDefault="00BD4AB1" w:rsidP="000A1287">
      <w:pPr>
        <w:rPr>
          <w:ins w:id="122" w:author="Martin Novák" w:date="2023-03-26T18:22:00Z"/>
        </w:rPr>
      </w:pPr>
      <w:ins w:id="123" w:author="Martin Novák" w:date="2023-03-26T18:43:00Z">
        <w:r>
          <w:t xml:space="preserve">Jedná se o návrhový vzor využívaný pro kopírování </w:t>
        </w:r>
      </w:ins>
      <w:ins w:id="124" w:author="Martin Novák" w:date="2023-03-26T18:47:00Z">
        <w:r w:rsidR="00512108">
          <w:t>instancí</w:t>
        </w:r>
      </w:ins>
      <w:ins w:id="125" w:author="Martin Novák" w:date="2023-03-26T18:44:00Z">
        <w:r>
          <w:t>. Jelikož objekt má často proměnné, které nejsou z venku dostupné, je</w:t>
        </w:r>
      </w:ins>
      <w:ins w:id="126" w:author="Martin Novák" w:date="2023-03-26T18:45:00Z">
        <w:r>
          <w:t xml:space="preserve"> </w:t>
        </w:r>
      </w:ins>
      <w:ins w:id="127" w:author="Martin Novák" w:date="2023-03-26T18:48:00Z">
        <w:r w:rsidR="00512108">
          <w:t xml:space="preserve">nemožné vytvořit jeho přesnou kopie pomocí jiné třídy. </w:t>
        </w:r>
      </w:ins>
      <w:ins w:id="128" w:author="Martin Novák" w:date="2023-03-26T18:49:00Z">
        <w:r w:rsidR="00512108">
          <w:t xml:space="preserve">Tento problém je řešen tím, že </w:t>
        </w:r>
      </w:ins>
      <w:ins w:id="129" w:author="Martin Novák" w:date="2023-03-26T18:51:00Z">
        <w:r w:rsidR="00512108">
          <w:t xml:space="preserve">je kopie vytvořeno pomocí </w:t>
        </w:r>
      </w:ins>
      <w:ins w:id="130" w:author="Martin Novák" w:date="2023-03-26T18:52:00Z">
        <w:r w:rsidR="00512108">
          <w:t xml:space="preserve">metody </w:t>
        </w:r>
      </w:ins>
      <w:ins w:id="131" w:author="Martin Novák" w:date="2023-03-26T18:51:00Z">
        <w:r w:rsidR="00512108">
          <w:t>objektu, který se má zkopírovat.</w:t>
        </w:r>
      </w:ins>
      <w:ins w:id="132" w:author="Martin Novák" w:date="2023-03-26T18:53:00Z">
        <w:r w:rsidR="00512108">
          <w:t xml:space="preserve"> </w:t>
        </w:r>
      </w:ins>
      <w:customXmlInsRangeStart w:id="133" w:author="Martin Novák" w:date="2023-03-26T18:53:00Z"/>
      <w:sdt>
        <w:sdtPr>
          <w:rPr>
            <w:color w:val="000000"/>
            <w:rPrChange w:id="134" w:author="Martin Novák" w:date="2023-03-26T19:40:00Z">
              <w:rPr/>
            </w:rPrChange>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customXmlInsRangeEnd w:id="133"/>
          <w:ins w:id="135" w:author="Martin Novák" w:date="2023-03-26T19:40:00Z">
            <w:r w:rsidR="00A87455" w:rsidRPr="00A87455">
              <w:rPr>
                <w:color w:val="000000"/>
              </w:rPr>
              <w:t>[163]</w:t>
            </w:r>
          </w:ins>
          <w:customXmlInsRangeStart w:id="136" w:author="Martin Novák" w:date="2023-03-26T18:53:00Z"/>
        </w:sdtContent>
      </w:sdt>
      <w:customXmlInsRangeEnd w:id="136"/>
    </w:p>
    <w:p w14:paraId="5BBF5BED" w14:textId="3CFB8D92" w:rsidR="00A04C16" w:rsidRDefault="00A04C16" w:rsidP="00A04C16">
      <w:pPr>
        <w:pStyle w:val="Nadpis3"/>
        <w:rPr>
          <w:ins w:id="137" w:author="Martin Novák" w:date="2023-03-26T19:00:00Z"/>
        </w:rPr>
      </w:pPr>
      <w:bookmarkStart w:id="138" w:name="_Toc130825392"/>
      <w:ins w:id="139" w:author="Martin Novák" w:date="2023-03-26T18:22:00Z">
        <w:r>
          <w:t>6.1.</w:t>
        </w:r>
      </w:ins>
      <w:ins w:id="140" w:author="Martin Novák" w:date="2023-03-26T18:43:00Z">
        <w:r w:rsidR="000A1287">
          <w:t>6</w:t>
        </w:r>
      </w:ins>
      <w:ins w:id="141" w:author="Martin Novák" w:date="2023-03-26T18:23:00Z">
        <w:r>
          <w:t xml:space="preserve"> GameManager</w:t>
        </w:r>
      </w:ins>
      <w:bookmarkEnd w:id="138"/>
    </w:p>
    <w:p w14:paraId="1972E08D" w14:textId="688F579E" w:rsidR="00182B8B" w:rsidRPr="00182B8B" w:rsidRDefault="00182B8B" w:rsidP="00182B8B">
      <w:pPr>
        <w:rPr>
          <w:ins w:id="142" w:author="Martin Novák" w:date="2023-03-26T18:23:00Z"/>
        </w:rPr>
        <w:pPrChange w:id="143" w:author="Martin Novák" w:date="2023-03-26T19:00:00Z">
          <w:pPr>
            <w:pStyle w:val="Nadpis3"/>
          </w:pPr>
        </w:pPrChange>
      </w:pPr>
      <w:ins w:id="144" w:author="Martin Novák" w:date="2023-03-26T19:01:00Z">
        <w:r>
          <w:t xml:space="preserve">GameManager je označení </w:t>
        </w:r>
      </w:ins>
      <w:ins w:id="145" w:author="Martin Novák" w:date="2023-03-26T19:13:00Z">
        <w:r w:rsidR="00D270B7">
          <w:t>S</w:t>
        </w:r>
      </w:ins>
      <w:ins w:id="146" w:author="Martin Novák" w:date="2023-03-26T19:01:00Z">
        <w:r>
          <w:t xml:space="preserve">ingleton třídy, která obsahuje </w:t>
        </w:r>
      </w:ins>
      <w:ins w:id="147" w:author="Martin Novák" w:date="2023-03-26T19:02:00Z">
        <w:r>
          <w:t xml:space="preserve">data využívaná více objekty. </w:t>
        </w:r>
      </w:ins>
      <w:ins w:id="148" w:author="Martin Novák" w:date="2023-03-26T19:04:00Z">
        <w:r>
          <w:t xml:space="preserve">Obvykle </w:t>
        </w:r>
      </w:ins>
      <w:ins w:id="149" w:author="Martin Novák" w:date="2023-03-26T19:05:00Z">
        <w:r>
          <w:t>obsahuje také informaci o tom, v jakém stavu se hra nachází (nap</w:t>
        </w:r>
      </w:ins>
      <w:ins w:id="150" w:author="Martin Novák" w:date="2023-03-26T19:06:00Z">
        <w:r>
          <w:t xml:space="preserve">ř. </w:t>
        </w:r>
      </w:ins>
      <w:ins w:id="151" w:author="Martin Novák" w:date="2023-03-26T19:05:00Z">
        <w:r>
          <w:t>menu, spuštěna</w:t>
        </w:r>
      </w:ins>
      <w:ins w:id="152" w:author="Martin Novák" w:date="2023-03-26T19:06:00Z">
        <w:r>
          <w:t>, konec hry, a tak dále</w:t>
        </w:r>
      </w:ins>
      <w:ins w:id="153" w:author="Martin Novák" w:date="2023-03-26T19:05:00Z">
        <w:r>
          <w:t>).</w:t>
        </w:r>
      </w:ins>
      <w:ins w:id="154" w:author="Martin Novák" w:date="2023-03-26T19:06:00Z">
        <w:r w:rsidR="000A038D">
          <w:t xml:space="preserve"> Toto je možné řeš</w:t>
        </w:r>
      </w:ins>
      <w:ins w:id="155" w:author="Martin Novák" w:date="2023-03-26T19:07:00Z">
        <w:r w:rsidR="000A038D">
          <w:t xml:space="preserve">it pomocí </w:t>
        </w:r>
        <w:r w:rsidR="000A038D" w:rsidRPr="000A038D">
          <w:rPr>
            <w:i/>
            <w:iCs/>
            <w:rPrChange w:id="156" w:author="Martin Novák" w:date="2023-03-26T19:07:00Z">
              <w:rPr/>
            </w:rPrChange>
          </w:rPr>
          <w:t>enum</w:t>
        </w:r>
        <w:r w:rsidR="000A038D">
          <w:t xml:space="preserve">, nebo návrhovým vzorem </w:t>
        </w:r>
        <w:r w:rsidR="000A038D" w:rsidRPr="000A038D">
          <w:rPr>
            <w:i/>
            <w:iCs/>
            <w:lang w:val="en-US"/>
            <w:rPrChange w:id="157" w:author="Martin Novák" w:date="2023-03-26T19:07:00Z">
              <w:rPr/>
            </w:rPrChange>
          </w:rPr>
          <w:t>State</w:t>
        </w:r>
      </w:ins>
      <w:ins w:id="158" w:author="Martin Novák" w:date="2023-03-26T19:08:00Z">
        <w:r w:rsidR="00363E5B">
          <w:t>, k</w:t>
        </w:r>
      </w:ins>
      <w:ins w:id="159" w:author="Martin Novák" w:date="2023-03-26T19:43:00Z">
        <w:r w:rsidR="00570411">
          <w:t xml:space="preserve">de jsou metody přesunuty do objektů reprezentující daný stav. </w:t>
        </w:r>
      </w:ins>
      <w:customXmlInsRangeStart w:id="160" w:author="Martin Novák" w:date="2023-03-26T19:09:00Z"/>
      <w:sdt>
        <w:sdtPr>
          <w:rPr>
            <w:color w:val="000000"/>
            <w:rPrChange w:id="161" w:author="Martin Novák" w:date="2023-03-26T19:40:00Z">
              <w:rPr/>
            </w:rPrChange>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customXmlInsRangeEnd w:id="160"/>
          <w:ins w:id="162" w:author="Martin Novák" w:date="2023-03-26T19:40:00Z">
            <w:r w:rsidR="00A87455" w:rsidRPr="00A87455">
              <w:rPr>
                <w:color w:val="000000"/>
              </w:rPr>
              <w:t>[164, 165]</w:t>
            </w:r>
          </w:ins>
          <w:customXmlInsRangeStart w:id="163" w:author="Martin Novák" w:date="2023-03-26T19:09:00Z"/>
        </w:sdtContent>
      </w:sdt>
      <w:customXmlInsRangeEnd w:id="163"/>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164" w:name="_Toc130825393"/>
      <w:r w:rsidRPr="00026347">
        <w:rPr>
          <w:shd w:val="clear" w:color="auto" w:fill="FFFFFF"/>
        </w:rPr>
        <w:t>7.</w:t>
      </w:r>
      <w:r>
        <w:rPr>
          <w:shd w:val="clear" w:color="auto" w:fill="FFFFFF"/>
        </w:rPr>
        <w:t xml:space="preserve"> </w:t>
      </w:r>
      <w:r w:rsidRPr="00561C65">
        <w:rPr>
          <w:shd w:val="clear" w:color="auto" w:fill="FFFFFF"/>
        </w:rPr>
        <w:t>Návrh vzorového řešení</w:t>
      </w:r>
      <w:bookmarkEnd w:id="164"/>
    </w:p>
    <w:p w14:paraId="709529AD" w14:textId="44E37D42" w:rsidR="00561C65" w:rsidRDefault="00A14853" w:rsidP="00FE0EEF">
      <w:pPr>
        <w:ind w:left="360" w:firstLine="348"/>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165" w:name="_Toc130825394"/>
      <w:r w:rsidRPr="00026347">
        <w:rPr>
          <w:shd w:val="clear" w:color="auto" w:fill="FFFFFF"/>
        </w:rPr>
        <w:t>7.</w:t>
      </w:r>
      <w:r>
        <w:rPr>
          <w:shd w:val="clear" w:color="auto" w:fill="FFFFFF"/>
        </w:rPr>
        <w:t>1 knihovna</w:t>
      </w:r>
      <w:bookmarkEnd w:id="16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66" w:name="_Ref103770918"/>
      <w:bookmarkStart w:id="167" w:name="_Toc130825395"/>
      <w:r w:rsidRPr="00026347">
        <w:t>7</w:t>
      </w:r>
      <w:r w:rsidR="00AB4BCD" w:rsidRPr="00026347">
        <w:t xml:space="preserve">.1.1 </w:t>
      </w:r>
      <w:r w:rsidR="00E9240E" w:rsidRPr="00026347">
        <w:t>atributy</w:t>
      </w:r>
      <w:bookmarkEnd w:id="166"/>
      <w:bookmarkEnd w:id="16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68" w:name="_Toc130825396"/>
      <w:r w:rsidRPr="00026347">
        <w:lastRenderedPageBreak/>
        <w:t>7</w:t>
      </w:r>
      <w:r w:rsidR="00CB6506" w:rsidRPr="00026347">
        <w:t>.1.2 buffy</w:t>
      </w:r>
      <w:bookmarkEnd w:id="168"/>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69" w:name="_Toc130825397"/>
      <w:r w:rsidRPr="00026347">
        <w:t>7</w:t>
      </w:r>
      <w:r w:rsidR="002B5D06" w:rsidRPr="00026347">
        <w:t>.1.</w:t>
      </w:r>
      <w:r w:rsidR="00D936AC" w:rsidRPr="00026347">
        <w:t>3</w:t>
      </w:r>
      <w:r w:rsidR="002B5D06" w:rsidRPr="00026347">
        <w:t xml:space="preserve"> Postavy</w:t>
      </w:r>
      <w:bookmarkEnd w:id="16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170" w:name="_Toc130825398"/>
      <w:r w:rsidRPr="00026347">
        <w:t>7</w:t>
      </w:r>
      <w:r w:rsidR="00925157" w:rsidRPr="00026347">
        <w:t>.1.4 Předměty</w:t>
      </w:r>
      <w:bookmarkEnd w:id="17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71" w:name="_Toc130825399"/>
      <w:r w:rsidRPr="00026347">
        <w:t>7</w:t>
      </w:r>
      <w:r w:rsidR="00B4160F" w:rsidRPr="00026347">
        <w:t>.1.5 inventáře</w:t>
      </w:r>
      <w:bookmarkEnd w:id="171"/>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w:t>
      </w:r>
      <w:r w:rsidR="006755CE" w:rsidRPr="001D3DBA">
        <w:lastRenderedPageBreak/>
        <w:t xml:space="preserve">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72" w:name="_Toc130825400"/>
      <w:r w:rsidRPr="00026347">
        <w:t>7</w:t>
      </w:r>
      <w:r w:rsidR="00803C7A" w:rsidRPr="00026347">
        <w:t>.1.6 kouzla</w:t>
      </w:r>
      <w:bookmarkEnd w:id="17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173" w:name="_Toc130825401"/>
      <w:r w:rsidRPr="00026347">
        <w:t>7</w:t>
      </w:r>
      <w:r w:rsidR="00A21C2C" w:rsidRPr="00026347">
        <w:t>.1.7 mapa</w:t>
      </w:r>
      <w:bookmarkEnd w:id="17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74" w:name="_Toc130825402"/>
      <w:r w:rsidRPr="00026347">
        <w:t>7</w:t>
      </w:r>
      <w:r w:rsidR="00BD6C97" w:rsidRPr="00026347">
        <w:t>.6.8 úkoly</w:t>
      </w:r>
      <w:bookmarkEnd w:id="17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175" w:name="_Toc130825403"/>
      <w:r w:rsidRPr="00026347">
        <w:t>7</w:t>
      </w:r>
      <w:r w:rsidR="002D4783" w:rsidRPr="00026347">
        <w:t>.1.</w:t>
      </w:r>
      <w:r w:rsidR="00BE0C3C" w:rsidRPr="00026347">
        <w:t>9</w:t>
      </w:r>
      <w:r w:rsidR="002D4783" w:rsidRPr="00026347">
        <w:t xml:space="preserve"> GameManager</w:t>
      </w:r>
      <w:bookmarkEnd w:id="175"/>
    </w:p>
    <w:p w14:paraId="52687ED2" w14:textId="23BBB4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w:t>
      </w:r>
      <w:r w:rsidR="00DB5380" w:rsidRPr="00BA3AC6">
        <w:lastRenderedPageBreak/>
        <w:t xml:space="preserve">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del w:id="176" w:author="Martin Novák" w:date="2023-03-26T19:15:00Z">
        <w:r w:rsidR="004806E7" w:rsidRPr="00BA3AC6" w:rsidDel="00CE348D">
          <w:delText xml:space="preserve"> Toho je docíleno tak, že pokud je </w:delText>
        </w:r>
        <w:r w:rsidR="008B5F1D" w:rsidRPr="00BA3AC6" w:rsidDel="00CE348D">
          <w:delText>potřeba</w:delText>
        </w:r>
        <w:r w:rsidR="004806E7" w:rsidRPr="00BA3AC6" w:rsidDel="00CE348D">
          <w:delText xml:space="preserve"> instance, je zavolána metoda či vlastnost</w:delText>
        </w:r>
        <w:r w:rsidR="00B92044" w:rsidRPr="00BA3AC6" w:rsidDel="00CE348D">
          <w:delText>, ověřující, zda v</w:delText>
        </w:r>
        <w:r w:rsidR="00B6010F" w:rsidRPr="00BA3AC6" w:rsidDel="00CE348D">
          <w:delText> privátní statické proměnné již není instance.</w:delText>
        </w:r>
      </w:del>
      <w:r w:rsidR="00B6010F" w:rsidRPr="00BA3AC6">
        <w:t xml:space="preserve"> </w:t>
      </w:r>
      <w:del w:id="177" w:author="Martin Novák" w:date="2023-03-26T19:15:00Z">
        <w:r w:rsidR="00B6010F" w:rsidRPr="00BA3AC6" w:rsidDel="00CE348D">
          <w:delText>Pokud ano, je vrácena. V opačném případě je zavolán privátní konstruktor</w:delText>
        </w:r>
        <w:r w:rsidR="00543E34" w:rsidRPr="00BA3AC6" w:rsidDel="00CE348D">
          <w:delText xml:space="preserve">, </w:delText>
        </w:r>
        <w:r w:rsidR="00222C6B" w:rsidRPr="00BA3AC6" w:rsidDel="00CE348D">
          <w:delText>jehož výsledek je vložen do této proměnné a vrácen.</w:delText>
        </w:r>
        <w:r w:rsidR="00477BA5" w:rsidRPr="00BA3AC6" w:rsidDel="00CE348D">
          <w:delText xml:space="preserve"> </w:delText>
        </w:r>
      </w:del>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w:t>
      </w:r>
      <w:r w:rsidR="00313620" w:rsidRPr="008A6982">
        <w:rPr>
          <w:i/>
          <w:iCs/>
          <w:rPrChange w:id="178" w:author="Martin Novák" w:date="2023-03-26T19:17:00Z">
            <w:rPr/>
          </w:rPrChange>
        </w:rPr>
        <w:t>chunku</w:t>
      </w:r>
      <w:r w:rsidR="00313620" w:rsidRPr="00BA3AC6">
        <w:t xml:space="preserve">, je </w:t>
      </w:r>
      <w:ins w:id="179" w:author="Martin Novák" w:date="2023-03-26T19:16:00Z">
        <w:r w:rsidR="00707912">
          <w:t xml:space="preserve">vlastnost </w:t>
        </w:r>
      </w:ins>
      <w:r w:rsidR="00313620" w:rsidRPr="00BA3AC6">
        <w:rPr>
          <w:i/>
          <w:iCs/>
        </w:rPr>
        <w:t>DalsiChunk</w:t>
      </w:r>
      <w:r w:rsidR="00313620" w:rsidRPr="00BA3AC6">
        <w:t xml:space="preserve"> nastaven</w:t>
      </w:r>
      <w:ins w:id="180" w:author="Martin Novák" w:date="2023-03-26T19:16:00Z">
        <w:r w:rsidR="00707912">
          <w:t>a</w:t>
        </w:r>
      </w:ins>
      <w:r w:rsidR="00313620" w:rsidRPr="00BA3AC6">
        <w:t xml:space="preserve">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w:t>
      </w:r>
      <w:r w:rsidR="00BA28E2" w:rsidRPr="008A6982">
        <w:rPr>
          <w:rFonts w:cstheme="minorHAnsi"/>
          <w:i/>
          <w:iCs/>
          <w:color w:val="000000"/>
          <w:rPrChange w:id="181" w:author="Martin Novák" w:date="2023-03-26T19:17:00Z">
            <w:rPr>
              <w:rFonts w:cstheme="minorHAnsi"/>
              <w:color w:val="000000"/>
            </w:rPr>
          </w:rPrChange>
        </w:rPr>
        <w:t>chunk</w:t>
      </w:r>
      <w:r w:rsidR="00BA28E2" w:rsidRPr="00BA3AC6">
        <w:rPr>
          <w:rFonts w:cstheme="minorHAnsi"/>
          <w:color w:val="000000"/>
        </w:rPr>
        <w:t>.</w:t>
      </w:r>
      <w:r w:rsidR="00A50366" w:rsidRPr="00BA3AC6">
        <w:rPr>
          <w:rFonts w:cstheme="minorHAnsi"/>
          <w:color w:val="000000"/>
        </w:rPr>
        <w:t xml:space="preserve"> GameManager také obsahuje seznam všech nastavení (viz kap. 6.1.10), což jsou třídy implementující rozhraní </w:t>
      </w:r>
      <w:r w:rsidR="00A50366" w:rsidRPr="008A6982">
        <w:rPr>
          <w:rFonts w:cstheme="minorHAnsi"/>
          <w:i/>
          <w:iCs/>
          <w:color w:val="000000"/>
          <w:rPrChange w:id="182" w:author="Martin Novák" w:date="2023-03-26T19:17:00Z">
            <w:rPr>
              <w:rFonts w:cstheme="minorHAnsi"/>
              <w:color w:val="000000"/>
            </w:rPr>
          </w:rPrChange>
        </w:rPr>
        <w:t>INastaveni</w:t>
      </w:r>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83" w:name="_Toc130825404"/>
      <w:r w:rsidRPr="00026347">
        <w:t>7</w:t>
      </w:r>
      <w:r w:rsidR="00BE0C3C" w:rsidRPr="00026347">
        <w:t>.1.10 nastavení</w:t>
      </w:r>
      <w:bookmarkEnd w:id="183"/>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r w:rsidR="00956294" w:rsidRPr="00443B90">
        <w:rPr>
          <w:i/>
          <w:iCs/>
          <w:rPrChange w:id="184" w:author="Martin Novák" w:date="2023-03-26T19:17:00Z">
            <w:rPr/>
          </w:rPrChange>
        </w:rPr>
        <w:t>MapaConfig</w:t>
      </w:r>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85" w:name="_Toc130825405"/>
      <w:r w:rsidRPr="00026347">
        <w:t>7</w:t>
      </w:r>
      <w:r w:rsidR="00AB30A6" w:rsidRPr="00026347">
        <w:t xml:space="preserve">.2 </w:t>
      </w:r>
      <w:r w:rsidR="00C44197" w:rsidRPr="00026347">
        <w:t>TestovaniCastiKnihovny</w:t>
      </w:r>
      <w:bookmarkEnd w:id="18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86" w:name="_Toc130825406"/>
      <w:r w:rsidRPr="00026347">
        <w:t>7</w:t>
      </w:r>
      <w:r w:rsidR="0069559A" w:rsidRPr="00026347">
        <w:t>.2.1</w:t>
      </w:r>
      <w:r w:rsidR="00555477" w:rsidRPr="00026347">
        <w:t xml:space="preserve"> okno</w:t>
      </w:r>
      <w:r w:rsidR="0069559A" w:rsidRPr="00026347">
        <w:t xml:space="preserve"> Form1</w:t>
      </w:r>
      <w:bookmarkEnd w:id="186"/>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187" w:name="_Ref124797379"/>
      <w:bookmarkStart w:id="188" w:name="_Ref124797370"/>
      <w:r>
        <w:t xml:space="preserve">Obr. </w:t>
      </w:r>
      <w:fldSimple w:instr=" SEQ Obrázek \* ARABIC ">
        <w:r w:rsidR="00DE4D75">
          <w:rPr>
            <w:noProof/>
          </w:rPr>
          <w:t>7</w:t>
        </w:r>
      </w:fldSimple>
      <w:bookmarkEnd w:id="187"/>
      <w:r>
        <w:t xml:space="preserve"> </w:t>
      </w:r>
      <w:r w:rsidR="008D047E">
        <w:t xml:space="preserve">okno </w:t>
      </w:r>
      <w:r>
        <w:t>Form1-vlastní</w:t>
      </w:r>
      <w:bookmarkEnd w:id="188"/>
    </w:p>
    <w:p w14:paraId="659485D2" w14:textId="5CE8A6FB" w:rsidR="0069559A" w:rsidRDefault="00C77786" w:rsidP="00237525">
      <w:pPr>
        <w:pStyle w:val="Nadpis3"/>
      </w:pPr>
      <w:bookmarkStart w:id="189" w:name="_Toc130825407"/>
      <w:r w:rsidRPr="00026347">
        <w:t>7</w:t>
      </w:r>
      <w:r w:rsidR="00237525" w:rsidRPr="00026347">
        <w:t>.2.2</w:t>
      </w:r>
      <w:r w:rsidR="00D62635" w:rsidRPr="00026347">
        <w:t xml:space="preserve"> okno VypisPostava</w:t>
      </w:r>
      <w:bookmarkEnd w:id="189"/>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190" w:name="_Ref124798461"/>
      <w:r>
        <w:t xml:space="preserve">Obr. </w:t>
      </w:r>
      <w:fldSimple w:instr=" SEQ Obrázek \* ARABIC ">
        <w:r w:rsidR="00DE4D75">
          <w:rPr>
            <w:noProof/>
          </w:rPr>
          <w:t>8</w:t>
        </w:r>
      </w:fldSimple>
      <w:bookmarkEnd w:id="190"/>
      <w:r>
        <w:t xml:space="preserve"> </w:t>
      </w:r>
      <w:r w:rsidR="008D047E">
        <w:t xml:space="preserve">okno </w:t>
      </w:r>
      <w:r>
        <w:t>VypisPostava-vlastní</w:t>
      </w:r>
    </w:p>
    <w:p w14:paraId="0A856BFA" w14:textId="0D968717" w:rsidR="00237525" w:rsidRDefault="00C77786" w:rsidP="007F1C5C">
      <w:pPr>
        <w:pStyle w:val="Nadpis3"/>
      </w:pPr>
      <w:bookmarkStart w:id="191" w:name="_Toc130825408"/>
      <w:r w:rsidRPr="00026347">
        <w:t>7</w:t>
      </w:r>
      <w:r w:rsidR="007F1C5C" w:rsidRPr="00026347">
        <w:t>.2.3 okno Combat</w:t>
      </w:r>
      <w:bookmarkEnd w:id="191"/>
    </w:p>
    <w:p w14:paraId="24D35D43" w14:textId="2C8B2A69"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192" w:name="_Ref124799884"/>
      <w:r>
        <w:t xml:space="preserve">Obr. </w:t>
      </w:r>
      <w:fldSimple w:instr=" SEQ Obrázek \* ARABIC ">
        <w:r w:rsidR="00DE4D75">
          <w:rPr>
            <w:noProof/>
          </w:rPr>
          <w:t>9</w:t>
        </w:r>
      </w:fldSimple>
      <w:bookmarkEnd w:id="192"/>
      <w:r>
        <w:t xml:space="preserve"> </w:t>
      </w:r>
      <w:r w:rsidR="008D047E">
        <w:t xml:space="preserve">okno </w:t>
      </w:r>
      <w:r>
        <w:t>Combat-vlastní</w:t>
      </w:r>
    </w:p>
    <w:p w14:paraId="05B80103" w14:textId="5ECD05BC" w:rsidR="00237525" w:rsidRDefault="00C77786" w:rsidP="00185E5F">
      <w:pPr>
        <w:pStyle w:val="Nadpis3"/>
      </w:pPr>
      <w:bookmarkStart w:id="193" w:name="_Toc130825409"/>
      <w:r w:rsidRPr="00026347">
        <w:t>7</w:t>
      </w:r>
      <w:r w:rsidR="00185E5F" w:rsidRPr="00026347">
        <w:t>.2.4 okno BuffForm</w:t>
      </w:r>
      <w:bookmarkEnd w:id="193"/>
    </w:p>
    <w:p w14:paraId="620BAD4B" w14:textId="2DFC507D"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194" w:name="_Ref128410514"/>
      <w:r>
        <w:t xml:space="preserve">Obr. </w:t>
      </w:r>
      <w:fldSimple w:instr=" SEQ Obrázek \* ARABIC ">
        <w:r w:rsidR="00DE4D75">
          <w:rPr>
            <w:noProof/>
          </w:rPr>
          <w:t>10</w:t>
        </w:r>
      </w:fldSimple>
      <w:bookmarkEnd w:id="194"/>
      <w:r>
        <w:t xml:space="preserve"> okno BuffForm-vlastní</w:t>
      </w:r>
    </w:p>
    <w:p w14:paraId="3DB6C94E" w14:textId="186FD567" w:rsidR="00237525" w:rsidRPr="00026347" w:rsidRDefault="00C77786" w:rsidP="00417082">
      <w:pPr>
        <w:pStyle w:val="Nadpis3"/>
      </w:pPr>
      <w:bookmarkStart w:id="195" w:name="_Toc130825410"/>
      <w:r w:rsidRPr="00026347">
        <w:t>7</w:t>
      </w:r>
      <w:r w:rsidR="00417082" w:rsidRPr="00026347">
        <w:t>.2.5 okno InventarForm</w:t>
      </w:r>
      <w:bookmarkEnd w:id="195"/>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196" w:name="_Ref128413124"/>
      <w:r>
        <w:t xml:space="preserve">Obr. </w:t>
      </w:r>
      <w:fldSimple w:instr=" SEQ Obrázek \* ARABIC ">
        <w:r w:rsidR="00DE4D75">
          <w:rPr>
            <w:noProof/>
          </w:rPr>
          <w:t>11</w:t>
        </w:r>
      </w:fldSimple>
      <w:bookmarkEnd w:id="196"/>
      <w:r>
        <w:t xml:space="preserve"> okno InventarForm v početní a hmotnostní variantě-vlastní</w:t>
      </w:r>
    </w:p>
    <w:p w14:paraId="66685981" w14:textId="6A3A7293" w:rsidR="00417082" w:rsidRDefault="00C77786" w:rsidP="00417082">
      <w:pPr>
        <w:pStyle w:val="Nadpis3"/>
      </w:pPr>
      <w:bookmarkStart w:id="197" w:name="_Toc130825411"/>
      <w:r w:rsidRPr="00026347">
        <w:t>7</w:t>
      </w:r>
      <w:r w:rsidR="00417082" w:rsidRPr="00026347">
        <w:t>.2.6 okn</w:t>
      </w:r>
      <w:r w:rsidR="00C31739">
        <w:t>a</w:t>
      </w:r>
      <w:r w:rsidR="00417082" w:rsidRPr="00026347">
        <w:t xml:space="preserve"> ChunkForm</w:t>
      </w:r>
      <w:r w:rsidR="00C31739">
        <w:t xml:space="preserve"> a MapaForm</w:t>
      </w:r>
      <w:bookmarkEnd w:id="197"/>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98" w:name="_Ref128417280"/>
      <w:r>
        <w:t xml:space="preserve">Obr. </w:t>
      </w:r>
      <w:fldSimple w:instr=" SEQ Obrázek \* ARABIC ">
        <w:r w:rsidR="00DE4D75">
          <w:rPr>
            <w:noProof/>
          </w:rPr>
          <w:t>12</w:t>
        </w:r>
      </w:fldSimple>
      <w:bookmarkEnd w:id="198"/>
      <w:r>
        <w:t xml:space="preserve"> okno ChunkForm-vlastní</w:t>
      </w:r>
    </w:p>
    <w:p w14:paraId="7FAEB0E8" w14:textId="1A437535" w:rsidR="00417082" w:rsidRPr="00026347" w:rsidRDefault="00C77786" w:rsidP="00417082">
      <w:pPr>
        <w:pStyle w:val="Nadpis3"/>
      </w:pPr>
      <w:bookmarkStart w:id="199" w:name="_Toc130825412"/>
      <w:r w:rsidRPr="00026347">
        <w:t>7</w:t>
      </w:r>
      <w:r w:rsidR="00417082" w:rsidRPr="00026347">
        <w:t>.2.7 okno UkolForm</w:t>
      </w:r>
      <w:bookmarkEnd w:id="199"/>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200" w:name="_Ref128418537"/>
      <w:r>
        <w:t xml:space="preserve">Obr. </w:t>
      </w:r>
      <w:fldSimple w:instr=" SEQ Obrázek \* ARABIC ">
        <w:r w:rsidR="00DE4D75">
          <w:rPr>
            <w:noProof/>
          </w:rPr>
          <w:t>13</w:t>
        </w:r>
      </w:fldSimple>
      <w:bookmarkEnd w:id="200"/>
      <w:r w:rsidR="00F01FF8">
        <w:t xml:space="preserve"> okno</w:t>
      </w:r>
      <w:r>
        <w:t xml:space="preserve"> UkolForm-vlastní</w:t>
      </w:r>
    </w:p>
    <w:p w14:paraId="343CE1F3" w14:textId="4958CE7C" w:rsidR="00417082" w:rsidRDefault="00C77786" w:rsidP="00417082">
      <w:pPr>
        <w:pStyle w:val="Nadpis3"/>
      </w:pPr>
      <w:bookmarkStart w:id="201" w:name="_Toc130825413"/>
      <w:r w:rsidRPr="00026347">
        <w:t>7</w:t>
      </w:r>
      <w:r w:rsidR="00417082" w:rsidRPr="00026347">
        <w:t>.2.8 okno NastaveniForm</w:t>
      </w:r>
      <w:bookmarkEnd w:id="201"/>
    </w:p>
    <w:p w14:paraId="6EF63C1E" w14:textId="750C64E9"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202" w:name="_Ref128468001"/>
      <w:r>
        <w:t>Obr</w:t>
      </w:r>
      <w:r w:rsidR="00675849">
        <w:t>.</w:t>
      </w:r>
      <w:r>
        <w:t xml:space="preserve"> </w:t>
      </w:r>
      <w:fldSimple w:instr=" SEQ Obrázek \* ARABIC ">
        <w:r w:rsidR="00DE4D75">
          <w:rPr>
            <w:noProof/>
          </w:rPr>
          <w:t>14</w:t>
        </w:r>
      </w:fldSimple>
      <w:bookmarkEnd w:id="202"/>
      <w:r>
        <w:t xml:space="preserve"> okno NastaveniForm-vlastní</w:t>
      </w:r>
    </w:p>
    <w:p w14:paraId="4EEF6293" w14:textId="37C8A479" w:rsidR="00E02B9D" w:rsidRPr="00026347" w:rsidRDefault="00C77786" w:rsidP="00E02B9D">
      <w:pPr>
        <w:pStyle w:val="Nadpis3"/>
      </w:pPr>
      <w:bookmarkStart w:id="203" w:name="_Toc130825414"/>
      <w:r w:rsidRPr="00026347">
        <w:t>7</w:t>
      </w:r>
      <w:r w:rsidR="00E02B9D" w:rsidRPr="00026347">
        <w:t xml:space="preserve">.2.9 okno </w:t>
      </w:r>
      <w:r w:rsidR="003F6983" w:rsidRPr="00026347">
        <w:t>GMMapaForm</w:t>
      </w:r>
      <w:bookmarkEnd w:id="203"/>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204" w:name="_Ref128488987"/>
      <w:r>
        <w:t xml:space="preserve">Obr. </w:t>
      </w:r>
      <w:fldSimple w:instr=" SEQ Obrázek \* ARABIC ">
        <w:r w:rsidR="00DE4D75">
          <w:rPr>
            <w:noProof/>
          </w:rPr>
          <w:t>15</w:t>
        </w:r>
      </w:fldSimple>
      <w:bookmarkEnd w:id="204"/>
      <w:r>
        <w:t xml:space="preserve"> okno GMMapaForm-vlastní</w:t>
      </w:r>
    </w:p>
    <w:p w14:paraId="4B9600D4" w14:textId="17FA3D3D" w:rsidR="00E02B9D" w:rsidRPr="00026347" w:rsidRDefault="00C77786" w:rsidP="00E02B9D">
      <w:pPr>
        <w:pStyle w:val="Nadpis3"/>
      </w:pPr>
      <w:bookmarkStart w:id="205" w:name="_Toc130825415"/>
      <w:r w:rsidRPr="00026347">
        <w:t>7</w:t>
      </w:r>
      <w:r w:rsidR="00E02B9D" w:rsidRPr="00026347">
        <w:t xml:space="preserve">.2.10 okno </w:t>
      </w:r>
      <w:r w:rsidR="003F6983">
        <w:t>GMPostavyForm</w:t>
      </w:r>
      <w:bookmarkEnd w:id="205"/>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206" w:name="_Toc130825416"/>
      <w:r w:rsidRPr="00026347">
        <w:t>7</w:t>
      </w:r>
      <w:r w:rsidR="00E02B9D" w:rsidRPr="00026347">
        <w:t>.2.11 okno GMUkl</w:t>
      </w:r>
      <w:r w:rsidR="00EF5148">
        <w:t>a</w:t>
      </w:r>
      <w:r w:rsidR="00E02B9D" w:rsidRPr="00026347">
        <w:t>daniForm</w:t>
      </w:r>
      <w:bookmarkEnd w:id="206"/>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207" w:name="_Ref129108504"/>
      <w:r>
        <w:t>Obr</w:t>
      </w:r>
      <w:r w:rsidR="007B1788">
        <w:t>.</w:t>
      </w:r>
      <w:r>
        <w:t xml:space="preserve"> </w:t>
      </w:r>
      <w:fldSimple w:instr=" SEQ Obrázek \* ARABIC ">
        <w:r w:rsidR="00DE4D75">
          <w:rPr>
            <w:noProof/>
          </w:rPr>
          <w:t>16</w:t>
        </w:r>
      </w:fldSimple>
      <w:bookmarkEnd w:id="207"/>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208" w:name="_Toc130825417"/>
      <w:r w:rsidRPr="00621687">
        <w:rPr>
          <w:rStyle w:val="Nadpis1Char"/>
          <w:rFonts w:asciiTheme="minorHAnsi" w:hAnsiTheme="minorHAnsi" w:cstheme="minorHAnsi"/>
        </w:rPr>
        <w:t>8. Zhodnocení realizace aplikace</w:t>
      </w:r>
      <w:bookmarkEnd w:id="208"/>
    </w:p>
    <w:p w14:paraId="637EBC93" w14:textId="508CECC1" w:rsidR="00F67031" w:rsidRPr="005B2346" w:rsidRDefault="00FB4E78" w:rsidP="00FB4E78">
      <w:pPr>
        <w:ind w:left="360"/>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209" w:name="_Toc130825418"/>
      <w:r w:rsidRPr="00621687">
        <w:rPr>
          <w:rFonts w:asciiTheme="minorHAnsi" w:hAnsiTheme="minorHAnsi" w:cstheme="minorHAnsi"/>
          <w:shd w:val="clear" w:color="auto" w:fill="FFFFFF"/>
        </w:rPr>
        <w:t>9. Závěr</w:t>
      </w:r>
      <w:bookmarkEnd w:id="209"/>
    </w:p>
    <w:p w14:paraId="2528C25D" w14:textId="6D27BD5C" w:rsidR="00F67031" w:rsidRPr="004E1632" w:rsidRDefault="004F0CEF" w:rsidP="00201C98">
      <w:pPr>
        <w:rPr>
          <w:rFonts w:cstheme="minorHAnsi"/>
          <w:color w:val="00B050"/>
        </w:rPr>
      </w:pPr>
      <w:r w:rsidRPr="004E1632">
        <w:rPr>
          <w:rFonts w:cstheme="minorHAnsi"/>
          <w:color w:val="00B050"/>
        </w:rPr>
        <w:t>//</w:t>
      </w:r>
    </w:p>
    <w:p w14:paraId="785B5FBD" w14:textId="776BC928" w:rsidR="006E26E2" w:rsidRDefault="006E26E2" w:rsidP="00201C98">
      <w:pPr>
        <w:rPr>
          <w:ins w:id="210" w:author="Martin Novák" w:date="2023-03-26T15:38:00Z"/>
          <w:rFonts w:cstheme="minorHAnsi"/>
        </w:rPr>
      </w:pPr>
    </w:p>
    <w:p w14:paraId="47F0E8CF" w14:textId="64AFBBB7" w:rsidR="004F0CEF" w:rsidRDefault="006E26E2" w:rsidP="000F12D6">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Change w:id="211" w:author="Martin Novák" w:date="2023-03-26T17:16:00Z">
          <w:pPr/>
        </w:pPrChange>
      </w:pPr>
      <w:ins w:id="212" w:author="Martin Novák" w:date="2023-03-26T15:38:00Z">
        <w:r>
          <w:rPr>
            <w:rFonts w:cstheme="minorHAnsi"/>
          </w:rPr>
          <w:t>Jelikož cílem práce</w:t>
        </w:r>
      </w:ins>
      <w:ins w:id="213" w:author="Martin Novák" w:date="2023-03-26T15:39:00Z">
        <w:r>
          <w:rPr>
            <w:rFonts w:cstheme="minorHAnsi"/>
          </w:rPr>
          <w:t xml:space="preserve"> bylo navrhnout knihovnu, nikoliv vytvořit plnohodnotnou hru, </w:t>
        </w:r>
      </w:ins>
      <w:ins w:id="214" w:author="Martin Novák" w:date="2023-03-26T15:40:00Z">
        <w:r>
          <w:rPr>
            <w:rFonts w:cstheme="minorHAnsi"/>
          </w:rPr>
          <w:t>testování bylo prováděno je</w:t>
        </w:r>
      </w:ins>
      <w:ins w:id="215" w:author="Martin Novák" w:date="2023-03-26T15:41:00Z">
        <w:r>
          <w:rPr>
            <w:rFonts w:cstheme="minorHAnsi"/>
          </w:rPr>
          <w:t xml:space="preserve">n </w:t>
        </w:r>
      </w:ins>
      <w:ins w:id="216" w:author="Martin Novák" w:date="2023-03-26T15:40:00Z">
        <w:r>
          <w:rPr>
            <w:rFonts w:cstheme="minorHAnsi"/>
          </w:rPr>
          <w:t>pro jednotlivé části</w:t>
        </w:r>
      </w:ins>
      <w:ins w:id="217" w:author="Martin Novák" w:date="2023-03-26T15:41:00Z">
        <w:r>
          <w:rPr>
            <w:rFonts w:cstheme="minorHAnsi"/>
          </w:rPr>
          <w:t xml:space="preserve"> a v</w:t>
        </w:r>
      </w:ins>
      <w:ins w:id="218" w:author="Martin Novák" w:date="2023-03-26T17:14:00Z">
        <w:r w:rsidR="00F12CAE">
          <w:rPr>
            <w:rFonts w:cstheme="minorHAnsi"/>
          </w:rPr>
          <w:t>e</w:t>
        </w:r>
      </w:ins>
      <w:ins w:id="219" w:author="Martin Novák" w:date="2023-03-26T15:41:00Z">
        <w:r>
          <w:rPr>
            <w:rFonts w:cstheme="minorHAnsi"/>
          </w:rPr>
          <w:t> </w:t>
        </w:r>
      </w:ins>
      <w:ins w:id="220" w:author="Martin Novák" w:date="2023-03-26T17:14:00Z">
        <w:r w:rsidR="00F12CAE">
          <w:rPr>
            <w:rFonts w:cstheme="minorHAnsi"/>
          </w:rPr>
          <w:t>specifických</w:t>
        </w:r>
      </w:ins>
      <w:ins w:id="221" w:author="Martin Novák" w:date="2023-03-26T15:41:00Z">
        <w:r>
          <w:rPr>
            <w:rFonts w:cstheme="minorHAnsi"/>
          </w:rPr>
          <w:t xml:space="preserve"> scénářích. </w:t>
        </w:r>
      </w:ins>
      <w:ins w:id="222" w:author="Martin Novák" w:date="2023-03-26T15:58:00Z">
        <w:r w:rsidR="004E1632">
          <w:rPr>
            <w:rFonts w:cstheme="minorHAnsi"/>
          </w:rPr>
          <w:t xml:space="preserve"> Z tohoto důvodu je možné, že existují chyby, které tímto </w:t>
        </w:r>
      </w:ins>
      <w:ins w:id="223" w:author="Martin Novák" w:date="2023-03-26T15:59:00Z">
        <w:r w:rsidR="004E1632">
          <w:rPr>
            <w:rFonts w:cstheme="minorHAnsi"/>
          </w:rPr>
          <w:t>způsobem</w:t>
        </w:r>
      </w:ins>
      <w:ins w:id="224" w:author="Martin Novák" w:date="2023-03-26T15:58:00Z">
        <w:r w:rsidR="004E1632">
          <w:rPr>
            <w:rFonts w:cstheme="minorHAnsi"/>
          </w:rPr>
          <w:t xml:space="preserve"> nen</w:t>
        </w:r>
      </w:ins>
      <w:ins w:id="225" w:author="Martin Novák" w:date="2023-03-26T15:59:00Z">
        <w:r w:rsidR="004E1632">
          <w:rPr>
            <w:rFonts w:cstheme="minorHAnsi"/>
          </w:rPr>
          <w:t>í možné odhalit.</w:t>
        </w:r>
        <w:r w:rsidR="00B15FDB">
          <w:rPr>
            <w:rFonts w:cstheme="minorHAnsi"/>
          </w:rPr>
          <w:t xml:space="preserve"> </w:t>
        </w:r>
      </w:ins>
      <w:ins w:id="226" w:author="Martin Novák" w:date="2023-03-26T17:14:00Z">
        <w:r w:rsidR="000307AB">
          <w:rPr>
            <w:rFonts w:cstheme="minorHAnsi"/>
          </w:rPr>
          <w:t>Za tímto účelem</w:t>
        </w:r>
      </w:ins>
      <w:ins w:id="227" w:author="Martin Novák" w:date="2023-03-26T16:01:00Z">
        <w:r w:rsidR="00B15FDB">
          <w:rPr>
            <w:rFonts w:cstheme="minorHAnsi"/>
          </w:rPr>
          <w:t xml:space="preserve"> je zapotřebí </w:t>
        </w:r>
      </w:ins>
      <w:ins w:id="228" w:author="Martin Novák" w:date="2023-03-26T17:15:00Z">
        <w:r w:rsidR="000442A6">
          <w:rPr>
            <w:rFonts w:cstheme="minorHAnsi"/>
          </w:rPr>
          <w:t>implementovat knihovnu do</w:t>
        </w:r>
      </w:ins>
      <w:ins w:id="229" w:author="Martin Novák" w:date="2023-03-26T16:02:00Z">
        <w:r w:rsidR="00B15FDB">
          <w:rPr>
            <w:rFonts w:cstheme="minorHAnsi"/>
          </w:rPr>
          <w:t xml:space="preserve"> h</w:t>
        </w:r>
      </w:ins>
      <w:ins w:id="230" w:author="Martin Novák" w:date="2023-03-26T17:15:00Z">
        <w:r w:rsidR="000442A6">
          <w:rPr>
            <w:rFonts w:cstheme="minorHAnsi"/>
          </w:rPr>
          <w:t>er</w:t>
        </w:r>
      </w:ins>
      <w:ins w:id="231" w:author="Martin Novák" w:date="2023-03-26T16:02:00Z">
        <w:r w:rsidR="00B15FDB">
          <w:rPr>
            <w:rFonts w:cstheme="minorHAnsi"/>
          </w:rPr>
          <w:t xml:space="preserve"> s</w:t>
        </w:r>
      </w:ins>
      <w:ins w:id="232" w:author="Martin Novák" w:date="2023-03-26T17:15:00Z">
        <w:r w:rsidR="000442A6">
          <w:rPr>
            <w:rFonts w:cstheme="minorHAnsi"/>
          </w:rPr>
          <w:t> </w:t>
        </w:r>
      </w:ins>
      <w:ins w:id="233" w:author="Martin Novák" w:date="2023-03-26T16:02:00Z">
        <w:r w:rsidR="00B15FDB">
          <w:rPr>
            <w:rFonts w:cstheme="minorHAnsi"/>
          </w:rPr>
          <w:t>rozdílným</w:t>
        </w:r>
      </w:ins>
      <w:ins w:id="234" w:author="Martin Novák" w:date="2023-03-26T17:15:00Z">
        <w:r w:rsidR="000442A6">
          <w:rPr>
            <w:rFonts w:cstheme="minorHAnsi"/>
          </w:rPr>
          <w:t xml:space="preserve"> typem</w:t>
        </w:r>
      </w:ins>
      <w:ins w:id="235" w:author="Martin Novák" w:date="2023-03-26T16:02:00Z">
        <w:r w:rsidR="00B15FDB">
          <w:rPr>
            <w:rFonts w:cstheme="minorHAnsi"/>
          </w:rPr>
          <w:t xml:space="preserve"> uživatelsk</w:t>
        </w:r>
      </w:ins>
      <w:ins w:id="236" w:author="Martin Novák" w:date="2023-03-26T17:15:00Z">
        <w:r w:rsidR="000442A6">
          <w:rPr>
            <w:rFonts w:cstheme="minorHAnsi"/>
          </w:rPr>
          <w:t>ého</w:t>
        </w:r>
      </w:ins>
      <w:ins w:id="237" w:author="Martin Novák" w:date="2023-03-26T16:02:00Z">
        <w:r w:rsidR="00B15FDB">
          <w:rPr>
            <w:rFonts w:cstheme="minorHAnsi"/>
          </w:rPr>
          <w:t xml:space="preserve"> rozhraní a</w:t>
        </w:r>
      </w:ins>
      <w:ins w:id="238" w:author="Martin Novák" w:date="2023-03-26T17:19:00Z">
        <w:r w:rsidR="0044738D">
          <w:rPr>
            <w:rFonts w:cstheme="minorHAnsi"/>
          </w:rPr>
          <w:t xml:space="preserve"> odlišných subžánrů</w:t>
        </w:r>
      </w:ins>
      <w:ins w:id="239" w:author="Martin Novák" w:date="2023-03-26T18:22:00Z">
        <w:r w:rsidR="00CF3BE9">
          <w:rPr>
            <w:rFonts w:cstheme="minorHAnsi"/>
          </w:rPr>
          <w:t xml:space="preserve"> RPG</w:t>
        </w:r>
      </w:ins>
      <w:ins w:id="240" w:author="Martin Novák" w:date="2023-03-26T17:16:00Z">
        <w:r w:rsidR="00E102A8">
          <w:rPr>
            <w:rFonts w:cstheme="minorHAnsi"/>
          </w:rPr>
          <w:t>.</w:t>
        </w:r>
      </w:ins>
    </w:p>
    <w:p w14:paraId="1D894AFE" w14:textId="4F2FA1EA" w:rsidR="004F0CEF" w:rsidRDefault="004F0CEF" w:rsidP="004F0CEF">
      <w:pPr>
        <w:pStyle w:val="Nadpis1"/>
      </w:pPr>
      <w:bookmarkStart w:id="241" w:name="_Toc130825419"/>
      <w:r>
        <w:lastRenderedPageBreak/>
        <w:t>Použité zdroje</w:t>
      </w:r>
      <w:bookmarkEnd w:id="241"/>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r>
            <w:rPr>
              <w:rFonts w:eastAsia="Times New Roman"/>
              <w:i/>
              <w:iCs/>
            </w:rPr>
            <w:t>Introducing .NET Multi-platform App UI - .NET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r>
            <w:rPr>
              <w:rFonts w:eastAsia="Times New Roman"/>
              <w:i/>
              <w:iCs/>
            </w:rPr>
            <w:t>Ubisoft’s In-house Technology and Expertise | Ubisoft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r>
            <w:rPr>
              <w:rFonts w:eastAsia="Times New Roman"/>
              <w:i/>
              <w:iCs/>
            </w:rPr>
            <w:t>Cuphead: Don’t Deal With The Devil | Available on Xbox One - Windows 10 - Nintendo Switch – PlayStation 4 - Steam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r>
            <w:rPr>
              <w:rFonts w:eastAsia="Times New Roman"/>
              <w:i/>
              <w:iCs/>
            </w:rPr>
            <w:t>Hollow Knight</w:t>
          </w:r>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The Mandalorian. In: .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r>
            <w:rPr>
              <w:rFonts w:eastAsia="Times New Roman"/>
              <w:i/>
              <w:iCs/>
            </w:rPr>
            <w:t>Fortnite | Create, Play &amp; Battle With Friends for Free - Fortnite</w:t>
          </w:r>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r>
            <w:rPr>
              <w:rFonts w:eastAsia="Times New Roman"/>
              <w:i/>
              <w:iCs/>
            </w:rPr>
            <w:t>Borderlands</w:t>
          </w:r>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Design Patterns</w:t>
          </w:r>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r>
            <w:rPr>
              <w:rFonts w:eastAsia="Times New Roman"/>
              <w:i/>
              <w:iCs/>
            </w:rPr>
            <w:t>Observer</w:t>
          </w:r>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r>
            <w:rPr>
              <w:rFonts w:eastAsia="Times New Roman"/>
              <w:i/>
              <w:iCs/>
            </w:rPr>
            <w:t>State</w:t>
          </w:r>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Game Manager.. One Manager to Rule them All. | by Thomas Kesler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B2904" w14:textId="77777777" w:rsidR="00092F7B" w:rsidRDefault="00092F7B" w:rsidP="00891BAF">
      <w:pPr>
        <w:spacing w:after="0" w:line="240" w:lineRule="auto"/>
      </w:pPr>
      <w:r>
        <w:separator/>
      </w:r>
    </w:p>
  </w:endnote>
  <w:endnote w:type="continuationSeparator" w:id="0">
    <w:p w14:paraId="163F2C39" w14:textId="77777777" w:rsidR="00092F7B" w:rsidRDefault="00092F7B"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13874" w14:textId="77777777" w:rsidR="00092F7B" w:rsidRDefault="00092F7B" w:rsidP="00891BAF">
      <w:pPr>
        <w:spacing w:after="0" w:line="240" w:lineRule="auto"/>
      </w:pPr>
      <w:r>
        <w:separator/>
      </w:r>
    </w:p>
  </w:footnote>
  <w:footnote w:type="continuationSeparator" w:id="0">
    <w:p w14:paraId="76340ABB" w14:textId="77777777" w:rsidR="00092F7B" w:rsidRDefault="00092F7B"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516F"/>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33CD"/>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2F7B"/>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3B0A"/>
    <w:rsid w:val="00114707"/>
    <w:rsid w:val="00114B15"/>
    <w:rsid w:val="001154D7"/>
    <w:rsid w:val="00117056"/>
    <w:rsid w:val="00117CB0"/>
    <w:rsid w:val="00120484"/>
    <w:rsid w:val="001219EC"/>
    <w:rsid w:val="00121C37"/>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2440"/>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67279"/>
    <w:rsid w:val="00772B8D"/>
    <w:rsid w:val="0077402B"/>
    <w:rsid w:val="007762C6"/>
    <w:rsid w:val="00776E8C"/>
    <w:rsid w:val="00776E8E"/>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5E6"/>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5DDE"/>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34A"/>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3801"/>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B6DAB"/>
    <w:rsid w:val="009C04B4"/>
    <w:rsid w:val="009C1F9A"/>
    <w:rsid w:val="009C223E"/>
    <w:rsid w:val="009C33E8"/>
    <w:rsid w:val="009C3AD3"/>
    <w:rsid w:val="009C3D7B"/>
    <w:rsid w:val="009C5274"/>
    <w:rsid w:val="009C6419"/>
    <w:rsid w:val="009C6430"/>
    <w:rsid w:val="009C6C87"/>
    <w:rsid w:val="009D074D"/>
    <w:rsid w:val="009D13ED"/>
    <w:rsid w:val="009D3620"/>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167D"/>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1369"/>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6D85"/>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3F64"/>
    <w:rsid w:val="00D248A8"/>
    <w:rsid w:val="00D2498B"/>
    <w:rsid w:val="00D25ABA"/>
    <w:rsid w:val="00D2658E"/>
    <w:rsid w:val="00D26C2D"/>
    <w:rsid w:val="00D270B7"/>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1980"/>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1AA5"/>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EF"/>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FE0EEF"/>
    <w:pPr>
      <w:tabs>
        <w:tab w:val="right" w:leader="dot" w:pos="9062"/>
      </w:tabs>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00A56"/>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141890</TotalTime>
  <Pages>40</Pages>
  <Words>14892</Words>
  <Characters>87863</Characters>
  <Application>Microsoft Office Word</Application>
  <DocSecurity>0</DocSecurity>
  <Lines>732</Lines>
  <Paragraphs>205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940</cp:revision>
  <cp:lastPrinted>2023-03-24T19:30:00Z</cp:lastPrinted>
  <dcterms:created xsi:type="dcterms:W3CDTF">2021-03-29T20:15:00Z</dcterms:created>
  <dcterms:modified xsi:type="dcterms:W3CDTF">2023-03-27T15:56:00Z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