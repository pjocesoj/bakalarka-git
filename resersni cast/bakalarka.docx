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35927EE7"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AE538D" w:rsidRPr="00AE538D">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AE538D" w:rsidRPr="00AE538D">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3BE9761A"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907AA">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AE538D" w:rsidRPr="00AE538D">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D364E07"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AE538D" w:rsidRPr="00AE538D">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AE538D" w:rsidRPr="00AE538D">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32353BAC"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907AA">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9100400"/>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3A64DEC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AE538D" w:rsidRPr="00AE538D">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AE538D" w:rsidRPr="00AE538D">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AE538D" w:rsidRPr="00AE538D">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AE538D" w:rsidRPr="00AE538D">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6C5C45D8"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AE538D" w:rsidRPr="00AE538D">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AE538D" w:rsidRPr="00AE538D">
            <w:rPr>
              <w:color w:val="000000"/>
              <w:highlight w:val="green"/>
            </w:rPr>
            <w:t>[11]</w:t>
          </w:r>
        </w:sdtContent>
      </w:sdt>
      <w:r w:rsidR="00431B78" w:rsidRPr="00D7426C">
        <w:rPr>
          <w:color w:val="000000"/>
          <w:highlight w:val="green"/>
        </w:rPr>
        <w:t>.</w:t>
      </w:r>
    </w:p>
    <w:p w14:paraId="4AC68E92" w14:textId="6C7E6A6F"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AE538D" w:rsidRPr="00AE538D">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9100402"/>
      <w:r w:rsidRPr="00D84F99">
        <w:t>3.1.2 novinky oproti C</w:t>
      </w:r>
      <w:bookmarkEnd w:id="11"/>
    </w:p>
    <w:p w14:paraId="52DBF058" w14:textId="69CEAB62"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AE538D" w:rsidRPr="00AE538D">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9100403"/>
      <w:r w:rsidRPr="00D84F99">
        <w:rPr>
          <w:shd w:val="clear" w:color="auto" w:fill="FFFFFF"/>
        </w:rPr>
        <w:t>3.1.3 nevýhody</w:t>
      </w:r>
      <w:bookmarkEnd w:id="12"/>
    </w:p>
    <w:p w14:paraId="2A558C47" w14:textId="6B11E03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AE538D" w:rsidRPr="00AE538D">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AE538D" w:rsidRPr="00AE538D">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9100404"/>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07C26A65"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AE538D" w:rsidRPr="00AE538D">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AE538D" w:rsidRPr="00AE538D">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9100405"/>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64F7BB41"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AE538D" w:rsidRPr="00AE538D">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AE538D" w:rsidRPr="00AE538D">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9100406"/>
      <w:r>
        <w:rPr>
          <w:shd w:val="clear" w:color="auto" w:fill="FFFFFF"/>
        </w:rPr>
        <w:t xml:space="preserve">3.2.2 </w:t>
      </w:r>
      <w:r w:rsidRPr="00AE4429">
        <w:t>přístup k paměti a ovládání hardware</w:t>
      </w:r>
      <w:bookmarkEnd w:id="16"/>
    </w:p>
    <w:p w14:paraId="5C944DF4" w14:textId="1073688F"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AE538D" w:rsidRPr="00AE538D">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AE538D" w:rsidRPr="00AE538D">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AE538D" w:rsidRPr="00AE538D">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45F973F8"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AE538D" w:rsidRPr="00AE538D">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AE538D" w:rsidRPr="00AE538D">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AE538D" w:rsidRPr="00AE538D">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79AB1EE"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AE538D" w:rsidRPr="00AE538D">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AE538D" w:rsidRPr="00AE538D">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AE538D" w:rsidRPr="00AE538D">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9100409"/>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21" w:name="_Toc129100410"/>
      <w:r w:rsidRPr="00AE4429">
        <w:lastRenderedPageBreak/>
        <w:t>3.3.1 Microsoft .NET</w:t>
      </w:r>
      <w:bookmarkEnd w:id="21"/>
    </w:p>
    <w:p w14:paraId="27ED1E90" w14:textId="0DAE2D40"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AE538D" w:rsidRPr="00AE538D">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16BD2FE3"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AE538D" w:rsidRPr="00AE538D">
            <w:rPr>
              <w:rFonts w:cstheme="minorHAnsi"/>
              <w:color w:val="000000"/>
              <w:highlight w:val="green"/>
            </w:rPr>
            <w:t>[30]</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AE538D" w:rsidRPr="00AE538D">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AE538D" w:rsidRPr="00AE538D">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AE538D" w:rsidRPr="00AE538D">
            <w:rPr>
              <w:rFonts w:cstheme="minorHAnsi"/>
              <w:color w:val="000000"/>
              <w:highlight w:val="green"/>
            </w:rPr>
            <w:t>[34]</w:t>
          </w:r>
        </w:sdtContent>
      </w:sdt>
      <w:r w:rsidR="0036057F" w:rsidRPr="00D7426C">
        <w:rPr>
          <w:rFonts w:cstheme="minorHAnsi"/>
          <w:color w:val="000000"/>
          <w:highlight w:val="green"/>
        </w:rPr>
        <w:t>.</w:t>
      </w:r>
    </w:p>
    <w:p w14:paraId="29449222" w14:textId="1DCF345E"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AE538D" w:rsidRPr="00AE538D">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AE538D" w:rsidRPr="00AE538D">
            <w:rPr>
              <w:rFonts w:cstheme="minorHAnsi"/>
              <w:color w:val="000000"/>
              <w:highlight w:val="green"/>
            </w:rPr>
            <w:t>[30]</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AE538D" w:rsidRPr="00AE538D">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9100411"/>
      <w:r w:rsidRPr="00AE4429">
        <w:t>3.3.2 přístup k paměti a ovládání hardware</w:t>
      </w:r>
      <w:bookmarkEnd w:id="22"/>
    </w:p>
    <w:p w14:paraId="2B8226B5" w14:textId="1636E869"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AE538D" w:rsidRPr="00AE538D">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AE538D" w:rsidRPr="00AE538D">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9100412"/>
      <w:r w:rsidRPr="00AE4429">
        <w:t>3.3.3</w:t>
      </w:r>
      <w:r w:rsidR="004E2A30" w:rsidRPr="00AE4429">
        <w:t xml:space="preserve"> porovnání s Javou</w:t>
      </w:r>
      <w:bookmarkEnd w:id="23"/>
    </w:p>
    <w:p w14:paraId="6A154486" w14:textId="2961A59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AE538D" w:rsidRPr="00AE538D">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AE538D" w:rsidRPr="00AE538D">
            <w:rPr>
              <w:color w:val="000000"/>
              <w:highlight w:val="green"/>
            </w:rPr>
            <w:t>[29]</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AE538D" w:rsidRPr="00AE538D">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9100413"/>
      <w:r w:rsidRPr="00AE4429">
        <w:rPr>
          <w:shd w:val="clear" w:color="auto" w:fill="FFFFFF"/>
        </w:rPr>
        <w:t>3.3.4 podobnosti s C++</w:t>
      </w:r>
      <w:bookmarkEnd w:id="24"/>
    </w:p>
    <w:p w14:paraId="2B520A7F" w14:textId="0F2F4B04"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AE538D" w:rsidRPr="00AE538D">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3C47D39B"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AE538D" w:rsidRPr="00AE538D">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AE538D" w:rsidRPr="00AE538D">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9100414"/>
      <w:r w:rsidRPr="00AE4429">
        <w:rPr>
          <w:shd w:val="clear" w:color="auto" w:fill="FFFFFF"/>
        </w:rPr>
        <w:t>3.3.5 modifikátory parametrů metod</w:t>
      </w:r>
      <w:bookmarkEnd w:id="25"/>
    </w:p>
    <w:p w14:paraId="5C891D16" w14:textId="0B61FC1F"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AE538D" w:rsidRPr="00AE538D">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9100415"/>
      <w:r w:rsidRPr="00AE4429">
        <w:rPr>
          <w:shd w:val="clear" w:color="auto" w:fill="FFFFFF"/>
        </w:rPr>
        <w:t>3.3.6</w:t>
      </w:r>
      <w:r w:rsidR="004E2A30" w:rsidRPr="00AE4429">
        <w:rPr>
          <w:shd w:val="clear" w:color="auto" w:fill="FFFFFF"/>
        </w:rPr>
        <w:t xml:space="preserve"> nové funkce</w:t>
      </w:r>
      <w:bookmarkEnd w:id="26"/>
    </w:p>
    <w:p w14:paraId="5EEBA142" w14:textId="60092BCF"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AE538D" w:rsidRPr="00AE538D">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AE538D" w:rsidRPr="00AE538D">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9100416"/>
      <w:bookmarkStart w:id="28" w:name="_Hlk76031728"/>
      <w:r w:rsidRPr="00621687">
        <w:rPr>
          <w:rFonts w:asciiTheme="minorHAnsi" w:hAnsiTheme="minorHAnsi" w:cstheme="minorHAnsi"/>
        </w:rPr>
        <w:t>3.4 výběr</w:t>
      </w:r>
      <w:bookmarkEnd w:id="27"/>
    </w:p>
    <w:bookmarkEnd w:id="28"/>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B25067" w:rsidRDefault="004F797D" w:rsidP="004F797D">
      <w:pPr>
        <w:ind w:left="1416" w:firstLine="708"/>
        <w:jc w:val="both"/>
        <w:rPr>
          <w:rFonts w:cstheme="minorHAnsi"/>
          <w:highlight w:val="green"/>
          <w:rPrChange w:id="29" w:author="Martin Novák" w:date="2023-03-17T12:37:00Z">
            <w:rPr>
              <w:rFonts w:cstheme="minorHAnsi"/>
            </w:rPr>
          </w:rPrChange>
        </w:rPr>
      </w:pPr>
      <w:r w:rsidRPr="00B25067">
        <w:rPr>
          <w:rFonts w:cstheme="minorHAnsi"/>
          <w:highlight w:val="green"/>
          <w:rPrChange w:id="30" w:author="Martin Novák" w:date="2023-03-17T12:37:00Z">
            <w:rPr>
              <w:rFonts w:cstheme="minorHAnsi"/>
            </w:rPr>
          </w:rPrChange>
        </w:rPr>
        <w:t>Jelikož Jav</w:t>
      </w:r>
      <w:r w:rsidR="00686600" w:rsidRPr="00B25067">
        <w:rPr>
          <w:rFonts w:cstheme="minorHAnsi"/>
          <w:highlight w:val="green"/>
          <w:rPrChange w:id="31" w:author="Martin Novák" w:date="2023-03-17T12:37:00Z">
            <w:rPr>
              <w:rFonts w:cstheme="minorHAnsi"/>
            </w:rPr>
          </w:rPrChange>
        </w:rPr>
        <w:t>a</w:t>
      </w:r>
      <w:r w:rsidRPr="00B25067">
        <w:rPr>
          <w:rFonts w:cstheme="minorHAnsi"/>
          <w:highlight w:val="green"/>
          <w:rPrChange w:id="32" w:author="Martin Novák" w:date="2023-03-17T12:37:00Z">
            <w:rPr>
              <w:rFonts w:cstheme="minorHAnsi"/>
            </w:rPr>
          </w:rPrChange>
        </w:rPr>
        <w:t xml:space="preserve"> není podporována žádným z hlavních </w:t>
      </w:r>
      <w:proofErr w:type="spellStart"/>
      <w:r w:rsidRPr="00B25067">
        <w:rPr>
          <w:rFonts w:cstheme="minorHAnsi"/>
          <w:highlight w:val="green"/>
          <w:rPrChange w:id="33" w:author="Martin Novák" w:date="2023-03-17T12:37:00Z">
            <w:rPr>
              <w:rFonts w:cstheme="minorHAnsi"/>
            </w:rPr>
          </w:rPrChange>
        </w:rPr>
        <w:t>engynů</w:t>
      </w:r>
      <w:proofErr w:type="spellEnd"/>
      <w:r w:rsidRPr="00B25067">
        <w:rPr>
          <w:rFonts w:cstheme="minorHAnsi"/>
          <w:highlight w:val="green"/>
          <w:rPrChange w:id="34" w:author="Martin Novák" w:date="2023-03-17T12:37:00Z">
            <w:rPr>
              <w:rFonts w:cstheme="minorHAnsi"/>
            </w:rPr>
          </w:rPrChange>
        </w:rPr>
        <w:t>, tak je pro univerzální knihovnu nevhodná</w:t>
      </w:r>
      <w:r w:rsidR="00C2313B" w:rsidRPr="00B25067">
        <w:rPr>
          <w:rFonts w:cstheme="minorHAnsi"/>
          <w:highlight w:val="green"/>
          <w:rPrChange w:id="35" w:author="Martin Novák" w:date="2023-03-17T12:37:00Z">
            <w:rPr>
              <w:rFonts w:cstheme="minorHAnsi"/>
            </w:rPr>
          </w:rPrChange>
        </w:rPr>
        <w:t>.</w:t>
      </w:r>
      <w:r w:rsidRPr="00B25067">
        <w:rPr>
          <w:rFonts w:cstheme="minorHAnsi"/>
          <w:highlight w:val="green"/>
          <w:rPrChange w:id="36" w:author="Martin Novák" w:date="2023-03-17T12:37:00Z">
            <w:rPr>
              <w:rFonts w:cstheme="minorHAnsi"/>
            </w:rPr>
          </w:rPrChange>
        </w:rPr>
        <w:t xml:space="preserve"> </w:t>
      </w:r>
    </w:p>
    <w:p w14:paraId="372CF85C" w14:textId="3B8D512F" w:rsidR="0022610B" w:rsidRDefault="0022610B" w:rsidP="00E5179E">
      <w:pPr>
        <w:ind w:left="1416" w:firstLine="708"/>
        <w:jc w:val="both"/>
        <w:rPr>
          <w:rFonts w:cstheme="minorHAnsi"/>
        </w:rPr>
      </w:pPr>
      <w:r w:rsidRPr="00B25067">
        <w:rPr>
          <w:rFonts w:cstheme="minorHAnsi"/>
          <w:highlight w:val="green"/>
          <w:rPrChange w:id="37" w:author="Martin Novák" w:date="2023-03-17T12:37:00Z">
            <w:rPr>
              <w:rFonts w:cstheme="minorHAnsi"/>
            </w:rPr>
          </w:rPrChange>
        </w:rPr>
        <w:t xml:space="preserve">Kvůli kompilaci </w:t>
      </w:r>
      <w:r w:rsidR="00385C2A" w:rsidRPr="00B25067">
        <w:rPr>
          <w:rFonts w:cstheme="minorHAnsi"/>
          <w:highlight w:val="green"/>
          <w:rPrChange w:id="38" w:author="Martin Novák" w:date="2023-03-17T12:37:00Z">
            <w:rPr>
              <w:rFonts w:cstheme="minorHAnsi"/>
            </w:rPr>
          </w:rPrChange>
        </w:rPr>
        <w:t>do</w:t>
      </w:r>
      <w:r w:rsidRPr="00B25067">
        <w:rPr>
          <w:rFonts w:cstheme="minorHAnsi"/>
          <w:highlight w:val="green"/>
          <w:rPrChange w:id="39" w:author="Martin Novák" w:date="2023-03-17T12:37:00Z">
            <w:rPr>
              <w:rFonts w:cstheme="minorHAnsi"/>
            </w:rPr>
          </w:rPrChange>
        </w:rPr>
        <w:t xml:space="preserve"> MSIL, </w:t>
      </w:r>
      <w:r w:rsidR="00FB0E03" w:rsidRPr="00B25067">
        <w:rPr>
          <w:rFonts w:cstheme="minorHAnsi"/>
          <w:highlight w:val="green"/>
          <w:rPrChange w:id="40" w:author="Martin Novák" w:date="2023-03-17T12:37:00Z">
            <w:rPr>
              <w:rFonts w:cstheme="minorHAnsi"/>
            </w:rPr>
          </w:rPrChange>
        </w:rPr>
        <w:t>který</w:t>
      </w:r>
      <w:r w:rsidRPr="00B25067">
        <w:rPr>
          <w:rFonts w:cstheme="minorHAnsi"/>
          <w:highlight w:val="green"/>
          <w:rPrChange w:id="41" w:author="Martin Novák" w:date="2023-03-17T12:37:00Z">
            <w:rPr>
              <w:rFonts w:cstheme="minorHAnsi"/>
            </w:rPr>
          </w:rPrChange>
        </w:rPr>
        <w:t xml:space="preserve"> umožňuje </w:t>
      </w:r>
      <w:r w:rsidR="00385C2A" w:rsidRPr="00B25067">
        <w:rPr>
          <w:rFonts w:cstheme="minorHAnsi"/>
          <w:highlight w:val="green"/>
          <w:rPrChange w:id="42" w:author="Martin Novák" w:date="2023-03-17T12:37:00Z">
            <w:rPr>
              <w:rFonts w:cstheme="minorHAnsi"/>
            </w:rPr>
          </w:rPrChange>
        </w:rPr>
        <w:t>sestavit program z kódů napsaných ve více jazycích, byl jako jazyk</w:t>
      </w:r>
      <w:r w:rsidR="00D635C9" w:rsidRPr="00B25067">
        <w:rPr>
          <w:rFonts w:cstheme="minorHAnsi"/>
          <w:highlight w:val="green"/>
          <w:rPrChange w:id="43" w:author="Martin Novák" w:date="2023-03-17T12:37:00Z">
            <w:rPr>
              <w:rFonts w:cstheme="minorHAnsi"/>
            </w:rPr>
          </w:rPrChange>
        </w:rPr>
        <w:t>,</w:t>
      </w:r>
      <w:r w:rsidR="00385C2A" w:rsidRPr="00B25067">
        <w:rPr>
          <w:rFonts w:cstheme="minorHAnsi"/>
          <w:highlight w:val="green"/>
          <w:rPrChange w:id="44" w:author="Martin Novák" w:date="2023-03-17T12:37:00Z">
            <w:rPr>
              <w:rFonts w:cstheme="minorHAnsi"/>
            </w:rPr>
          </w:rPrChange>
        </w:rPr>
        <w:t xml:space="preserve"> pro </w:t>
      </w:r>
      <w:r w:rsidR="00D635C9" w:rsidRPr="00B25067">
        <w:rPr>
          <w:rFonts w:cstheme="minorHAnsi"/>
          <w:highlight w:val="green"/>
          <w:rPrChange w:id="45" w:author="Martin Novák" w:date="2023-03-17T12:37:00Z">
            <w:rPr>
              <w:rFonts w:cstheme="minorHAnsi"/>
            </w:rPr>
          </w:rPrChange>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46"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8DD4B67"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AE538D" w:rsidRPr="00AE538D">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4AFCE90F"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AE538D" w:rsidRPr="00AE538D">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356E21CA"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AE538D" w:rsidRPr="00AE538D">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47" w:name="_Ref71064704"/>
      <w:bookmarkEnd w:id="46"/>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47"/>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48"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49" w:name="_Toc129100417"/>
      <w:r w:rsidRPr="00621687">
        <w:rPr>
          <w:rStyle w:val="Nadpis1Char"/>
          <w:rFonts w:asciiTheme="minorHAnsi" w:hAnsiTheme="minorHAnsi" w:cstheme="minorHAnsi"/>
        </w:rPr>
        <w:t>4. Výběr herních žánrů vhodných pro implementaci</w:t>
      </w:r>
      <w:bookmarkEnd w:id="49"/>
    </w:p>
    <w:bookmarkEnd w:id="48"/>
    <w:p w14:paraId="4DD86002" w14:textId="1EFE0900" w:rsidR="00F67031" w:rsidRPr="00F7533D" w:rsidRDefault="00F67031" w:rsidP="00A63640">
      <w:pPr>
        <w:ind w:firstLine="708"/>
        <w:jc w:val="both"/>
        <w:rPr>
          <w:rFonts w:cstheme="minorHAnsi"/>
        </w:rPr>
      </w:pPr>
      <w:r w:rsidRPr="00972CEB">
        <w:rPr>
          <w:rFonts w:cstheme="minorHAnsi"/>
          <w:highlight w:val="green"/>
          <w:rPrChange w:id="50" w:author="Martin Novák" w:date="2023-03-17T12:40:00Z">
            <w:rPr>
              <w:rFonts w:cstheme="minorHAnsi"/>
            </w:rPr>
          </w:rPrChange>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972CEB">
        <w:rPr>
          <w:rFonts w:cstheme="minorHAnsi"/>
          <w:highlight w:val="green"/>
          <w:rPrChange w:id="51" w:author="Martin Novák" w:date="2023-03-17T12:40:00Z">
            <w:rPr>
              <w:rFonts w:cstheme="minorHAnsi"/>
            </w:rPr>
          </w:rPrChange>
        </w:rPr>
        <w:t>subžánrů</w:t>
      </w:r>
      <w:proofErr w:type="spellEnd"/>
      <w:r w:rsidRPr="00972CEB">
        <w:rPr>
          <w:rFonts w:cstheme="minorHAnsi"/>
          <w:highlight w:val="green"/>
          <w:rPrChange w:id="52" w:author="Martin Novák" w:date="2023-03-17T12:40:00Z">
            <w:rPr>
              <w:rFonts w:cstheme="minorHAnsi"/>
            </w:rPr>
          </w:rPrChange>
        </w:rPr>
        <w:t xml:space="preserve"> (především u RPG a akčních her), kvůli čemuž se můžete setkat s tím, že hra je na různých stránkách označena jinými štítky (viz </w:t>
      </w:r>
      <w:r w:rsidRPr="00972CEB">
        <w:rPr>
          <w:rFonts w:cstheme="minorHAnsi"/>
          <w:highlight w:val="green"/>
          <w:rPrChange w:id="53" w:author="Martin Novák" w:date="2023-03-17T12:40:00Z">
            <w:rPr>
              <w:rFonts w:cstheme="minorHAnsi"/>
            </w:rPr>
          </w:rPrChange>
        </w:rPr>
        <w:fldChar w:fldCharType="begin"/>
      </w:r>
      <w:r w:rsidRPr="00972CEB">
        <w:rPr>
          <w:rFonts w:cstheme="minorHAnsi"/>
          <w:highlight w:val="green"/>
          <w:rPrChange w:id="54" w:author="Martin Novák" w:date="2023-03-17T12:40:00Z">
            <w:rPr>
              <w:rFonts w:cstheme="minorHAnsi"/>
            </w:rPr>
          </w:rPrChange>
        </w:rPr>
        <w:instrText xml:space="preserve"> REF _Ref80703811 \h  \* MERGEFORMAT </w:instrText>
      </w:r>
      <w:r w:rsidRPr="00972CEB">
        <w:rPr>
          <w:rFonts w:cstheme="minorHAnsi"/>
          <w:highlight w:val="green"/>
          <w:rPrChange w:id="55" w:author="Martin Novák" w:date="2023-03-17T12:40:00Z">
            <w:rPr>
              <w:rFonts w:cstheme="minorHAnsi"/>
            </w:rPr>
          </w:rPrChange>
        </w:rPr>
      </w:r>
      <w:r w:rsidRPr="00972CEB">
        <w:rPr>
          <w:rFonts w:cstheme="minorHAnsi"/>
          <w:highlight w:val="green"/>
          <w:rPrChange w:id="56" w:author="Martin Novák" w:date="2023-03-17T12:40:00Z">
            <w:rPr>
              <w:rFonts w:cstheme="minorHAnsi"/>
            </w:rPr>
          </w:rPrChange>
        </w:rPr>
        <w:fldChar w:fldCharType="separate"/>
      </w:r>
      <w:r w:rsidR="00E3778F" w:rsidRPr="00972CEB">
        <w:rPr>
          <w:highlight w:val="green"/>
          <w:rPrChange w:id="57" w:author="Martin Novák" w:date="2023-03-17T12:40:00Z">
            <w:rPr/>
          </w:rPrChange>
        </w:rPr>
        <w:t xml:space="preserve">Tab. </w:t>
      </w:r>
      <w:r w:rsidR="00E3778F" w:rsidRPr="00972CEB">
        <w:rPr>
          <w:noProof/>
          <w:highlight w:val="green"/>
          <w:rPrChange w:id="58" w:author="Martin Novák" w:date="2023-03-17T12:40:00Z">
            <w:rPr>
              <w:noProof/>
            </w:rPr>
          </w:rPrChange>
        </w:rPr>
        <w:t>2</w:t>
      </w:r>
      <w:r w:rsidRPr="00972CEB">
        <w:rPr>
          <w:rFonts w:cstheme="minorHAnsi"/>
          <w:highlight w:val="green"/>
          <w:rPrChange w:id="59" w:author="Martin Novák" w:date="2023-03-17T12:40:00Z">
            <w:rPr>
              <w:rFonts w:cstheme="minorHAnsi"/>
            </w:rPr>
          </w:rPrChange>
        </w:rPr>
        <w:fldChar w:fldCharType="end"/>
      </w:r>
      <w:r w:rsidRPr="00972CEB">
        <w:rPr>
          <w:rFonts w:cstheme="minorHAnsi"/>
          <w:highlight w:val="green"/>
          <w:rPrChange w:id="60" w:author="Martin Novák" w:date="2023-03-17T12:40:00Z">
            <w:rPr>
              <w:rFonts w:cstheme="minorHAnsi"/>
            </w:rPr>
          </w:rPrChange>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AE538D" w:rsidRPr="00AE538D">
            <w:rPr>
              <w:color w:val="000000"/>
              <w:highlight w:val="green"/>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21009049" w:rsidR="00F67031" w:rsidRPr="001B0812" w:rsidRDefault="00F67031" w:rsidP="00A9403B">
      <w:pPr>
        <w:pStyle w:val="Titulek"/>
        <w:rPr>
          <w:rFonts w:cstheme="minorHAnsi"/>
          <w:color w:val="00B050"/>
        </w:rPr>
      </w:pPr>
      <w:bookmarkStart w:id="61" w:name="_Ref80703811"/>
      <w:r w:rsidRPr="00972CEB">
        <w:rPr>
          <w:highlight w:val="green"/>
          <w:rPrChange w:id="62" w:author="Martin Novák" w:date="2023-03-17T12:42:00Z">
            <w:rPr/>
          </w:rPrChange>
        </w:rPr>
        <w:t xml:space="preserve">Tab. </w:t>
      </w:r>
      <w:r w:rsidR="00000000" w:rsidRPr="00972CEB">
        <w:rPr>
          <w:highlight w:val="green"/>
          <w:rPrChange w:id="63" w:author="Martin Novák" w:date="2023-03-17T12:42:00Z">
            <w:rPr/>
          </w:rPrChange>
        </w:rPr>
        <w:fldChar w:fldCharType="begin"/>
      </w:r>
      <w:r w:rsidR="00000000" w:rsidRPr="00972CEB">
        <w:rPr>
          <w:highlight w:val="green"/>
          <w:rPrChange w:id="64" w:author="Martin Novák" w:date="2023-03-17T12:42:00Z">
            <w:rPr/>
          </w:rPrChange>
        </w:rPr>
        <w:instrText xml:space="preserve"> SEQ Tabulka \* ARABIC </w:instrText>
      </w:r>
      <w:r w:rsidR="00000000" w:rsidRPr="00972CEB">
        <w:rPr>
          <w:highlight w:val="green"/>
          <w:rPrChange w:id="65" w:author="Martin Novák" w:date="2023-03-17T12:42:00Z">
            <w:rPr/>
          </w:rPrChange>
        </w:rPr>
        <w:fldChar w:fldCharType="separate"/>
      </w:r>
      <w:r w:rsidR="00E3778F" w:rsidRPr="00972CEB">
        <w:rPr>
          <w:noProof/>
          <w:highlight w:val="green"/>
          <w:rPrChange w:id="66" w:author="Martin Novák" w:date="2023-03-17T12:42:00Z">
            <w:rPr>
              <w:noProof/>
            </w:rPr>
          </w:rPrChange>
        </w:rPr>
        <w:t>2</w:t>
      </w:r>
      <w:r w:rsidR="00000000" w:rsidRPr="00972CEB">
        <w:rPr>
          <w:noProof/>
          <w:highlight w:val="green"/>
          <w:rPrChange w:id="67" w:author="Martin Novák" w:date="2023-03-17T12:42:00Z">
            <w:rPr>
              <w:noProof/>
            </w:rPr>
          </w:rPrChange>
        </w:rPr>
        <w:fldChar w:fldCharType="end"/>
      </w:r>
      <w:bookmarkEnd w:id="61"/>
      <w:r w:rsidRPr="00972CEB">
        <w:rPr>
          <w:highlight w:val="green"/>
          <w:rPrChange w:id="68" w:author="Martin Novák" w:date="2023-03-17T12:42:00Z">
            <w:rPr/>
          </w:rPrChange>
        </w:rPr>
        <w:t xml:space="preserve"> </w:t>
      </w:r>
      <w:bookmarkStart w:id="69" w:name="_Hlk129949326"/>
      <w:r w:rsidRPr="00972CEB">
        <w:rPr>
          <w:highlight w:val="green"/>
          <w:rPrChange w:id="70" w:author="Martin Novák" w:date="2023-03-17T12:42:00Z">
            <w:rPr/>
          </w:rPrChange>
        </w:rPr>
        <w:t>odlišné značení her</w:t>
      </w:r>
      <w:sdt>
        <w:sdtPr>
          <w:rPr>
            <w:i w:val="0"/>
            <w:color w:val="000000"/>
            <w:highlight w:val="green"/>
            <w:rPrChange w:id="71" w:author="Martin Novák" w:date="2023-03-17T15:51:00Z">
              <w:rPr>
                <w:i w:val="0"/>
                <w:color w:val="000000"/>
              </w:rPr>
            </w:rPrChange>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AE538D" w:rsidRPr="00AE538D">
            <w:rPr>
              <w:i w:val="0"/>
              <w:color w:val="000000"/>
              <w:highlight w:val="green"/>
            </w:rPr>
            <w:t>[54–57]</w:t>
          </w:r>
        </w:sdtContent>
      </w:sdt>
      <w:sdt>
        <w:sdtPr>
          <w:rPr>
            <w:i w:val="0"/>
            <w:color w:val="000000"/>
            <w:highlight w:val="green"/>
            <w:rPrChange w:id="72" w:author="Martin Novák" w:date="2023-03-17T15:51:00Z">
              <w:rPr>
                <w:i w:val="0"/>
                <w:color w:val="000000"/>
              </w:rPr>
            </w:rPrChange>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AE538D" w:rsidRPr="00AE538D">
            <w:rPr>
              <w:i w:val="0"/>
              <w:color w:val="000000"/>
              <w:highlight w:val="green"/>
            </w:rPr>
            <w:t>[58, 59]</w:t>
          </w:r>
        </w:sdtContent>
      </w:sdt>
      <w:sdt>
        <w:sdtPr>
          <w:rPr>
            <w:i w:val="0"/>
            <w:color w:val="000000"/>
            <w:highlight w:val="green"/>
            <w:rPrChange w:id="73" w:author="Martin Novák" w:date="2023-03-17T15:51:00Z">
              <w:rPr>
                <w:i w:val="0"/>
                <w:color w:val="000000"/>
              </w:rPr>
            </w:rPrChange>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AE538D" w:rsidRPr="00AE538D">
            <w:rPr>
              <w:i w:val="0"/>
              <w:color w:val="000000"/>
              <w:highlight w:val="green"/>
            </w:rPr>
            <w:t>[60–63]</w:t>
          </w:r>
        </w:sdtContent>
      </w:sdt>
    </w:p>
    <w:bookmarkEnd w:id="69"/>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74" w:name="_Hlk76031890"/>
      <w:bookmarkStart w:id="75" w:name="_Toc129100418"/>
      <w:r w:rsidRPr="00621687">
        <w:rPr>
          <w:rStyle w:val="Nadpis2Char"/>
          <w:rFonts w:asciiTheme="minorHAnsi" w:hAnsiTheme="minorHAnsi" w:cstheme="minorHAnsi"/>
        </w:rPr>
        <w:t>4.1 RPG</w:t>
      </w:r>
      <w:bookmarkEnd w:id="74"/>
      <w:bookmarkEnd w:id="75"/>
    </w:p>
    <w:p w14:paraId="3C2FBA8B" w14:textId="3A71B3A4" w:rsidR="005A34DB" w:rsidRDefault="00F67031" w:rsidP="00810BE2">
      <w:pPr>
        <w:pStyle w:val="Odstavecseseznamem"/>
        <w:ind w:left="1416" w:firstLine="696"/>
        <w:jc w:val="both"/>
        <w:rPr>
          <w:ins w:id="76" w:author="Martin Novák" w:date="2023-03-17T12:50:00Z"/>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AE538D" w:rsidRPr="00AE538D">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w:t>
      </w:r>
      <w:ins w:id="77" w:author="Martin Novák" w:date="2023-03-15T21:02:00Z">
        <w:r w:rsidR="00E907A4">
          <w:rPr>
            <w:rFonts w:cstheme="minorHAnsi"/>
            <w:color w:val="000000"/>
            <w:shd w:val="clear" w:color="auto" w:fill="FFFFFF"/>
          </w:rPr>
          <w:t>ají</w:t>
        </w:r>
      </w:ins>
      <w:del w:id="78" w:author="Martin Novák" w:date="2023-03-15T21:02:00Z">
        <w:r w:rsidRPr="00D20F7B" w:rsidDel="00E907A4">
          <w:rPr>
            <w:rFonts w:cstheme="minorHAnsi"/>
            <w:color w:val="000000"/>
            <w:shd w:val="clear" w:color="auto" w:fill="FFFFFF"/>
          </w:rPr>
          <w:delText>á</w:delText>
        </w:r>
      </w:del>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xml:space="preserve">, které ne všechny stránky </w:t>
      </w:r>
      <w:ins w:id="79" w:author="Martin Novák" w:date="2023-03-17T12:50:00Z">
        <w:r w:rsidR="003861ED">
          <w:rPr>
            <w:rFonts w:cstheme="minorHAnsi"/>
            <w:shd w:val="clear" w:color="auto" w:fill="FFFFFF"/>
          </w:rPr>
          <w:t xml:space="preserve">a obchody </w:t>
        </w:r>
      </w:ins>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77C31B18" w:rsidR="00727EEB" w:rsidRDefault="00F67031" w:rsidP="00810BE2">
      <w:pPr>
        <w:pStyle w:val="Odstavecseseznamem"/>
        <w:ind w:left="1416" w:firstLine="696"/>
        <w:jc w:val="both"/>
        <w:rPr>
          <w:ins w:id="80" w:author="Martin Novák" w:date="2023-03-17T12:51:00Z"/>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AE538D" w:rsidRPr="00AE538D">
            <w:rPr>
              <w:rFonts w:cstheme="minorHAnsi"/>
              <w:color w:val="000000"/>
              <w:highlight w:val="darkCyan"/>
              <w:shd w:val="clear" w:color="auto" w:fill="FFFFFF"/>
              <w:lang w:val="en-US"/>
            </w:rPr>
            <w:t>[65]</w:t>
          </w:r>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0381688E" w:rsidR="00B61C33" w:rsidRDefault="00F67031" w:rsidP="00810BE2">
      <w:pPr>
        <w:pStyle w:val="Odstavecseseznamem"/>
        <w:ind w:left="1416" w:firstLine="696"/>
        <w:jc w:val="both"/>
        <w:rPr>
          <w:ins w:id="81" w:author="Martin Novák" w:date="2023-03-17T12:53:00Z"/>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AE538D" w:rsidRPr="00AE538D">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AE538D" w:rsidRPr="00AE538D">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AE538D" w:rsidRPr="00AE538D">
            <w:rPr>
              <w:rFonts w:cstheme="minorHAnsi"/>
              <w:color w:val="000000"/>
              <w:highlight w:val="darkCyan"/>
              <w:shd w:val="clear" w:color="auto" w:fill="FFFFFF"/>
              <w:lang w:val="en-US"/>
            </w:rPr>
            <w:t>[68]</w:t>
          </w:r>
        </w:sdtContent>
      </w:sdt>
      <w:r w:rsidRPr="00F7533D">
        <w:rPr>
          <w:rFonts w:cstheme="minorHAnsi"/>
          <w:shd w:val="clear" w:color="auto" w:fill="FFFFFF"/>
        </w:rPr>
        <w:t>).</w:t>
      </w:r>
    </w:p>
    <w:p w14:paraId="03382107" w14:textId="7FB501B4" w:rsidR="00117CB0" w:rsidRDefault="00F67031" w:rsidP="00810BE2">
      <w:pPr>
        <w:pStyle w:val="Odstavecseseznamem"/>
        <w:ind w:left="1416" w:firstLine="696"/>
        <w:jc w:val="both"/>
        <w:rPr>
          <w:ins w:id="82" w:author="Martin Novák" w:date="2023-03-17T12:54:00Z"/>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ins w:id="83" w:author="Martin Novák" w:date="2023-03-17T12:53:00Z">
        <w:r w:rsidR="00036F31">
          <w:rPr>
            <w:rFonts w:cstheme="minorHAnsi"/>
            <w:shd w:val="clear" w:color="auto" w:fill="FFFFFF"/>
          </w:rPr>
          <w:t>e současně</w:t>
        </w:r>
      </w:ins>
      <w:del w:id="84" w:author="Martin Novák" w:date="2023-03-17T12:53:00Z">
        <w:r w:rsidRPr="00F7533D" w:rsidDel="00036F31">
          <w:rPr>
            <w:rFonts w:cstheme="minorHAnsi"/>
            <w:shd w:val="clear" w:color="auto" w:fill="FFFFFF"/>
          </w:rPr>
          <w:delText>í</w:delText>
        </w:r>
      </w:del>
      <w:r w:rsidRPr="00F7533D">
        <w:rPr>
          <w:rFonts w:cstheme="minorHAnsi"/>
          <w:shd w:val="clear" w:color="auto" w:fill="FFFFFF"/>
        </w:rPr>
        <w:t xml:space="preserve"> tisíce hráčů</w:t>
      </w:r>
      <w:del w:id="85" w:author="Martin Novák" w:date="2023-03-17T12:53:00Z">
        <w:r w:rsidRPr="00F7533D" w:rsidDel="00036F31">
          <w:rPr>
            <w:rFonts w:cstheme="minorHAnsi"/>
            <w:shd w:val="clear" w:color="auto" w:fill="FFFFFF"/>
          </w:rPr>
          <w:delText xml:space="preserve"> současně</w:delText>
        </w:r>
      </w:del>
      <w:r w:rsidRPr="00F7533D">
        <w:rPr>
          <w:rFonts w:cstheme="minorHAnsi"/>
          <w:shd w:val="clear" w:color="auto" w:fill="FFFFFF"/>
        </w:rPr>
        <w:t>, kteří mohou navzájem komunikovat, pomáhat si, obchodovat, bojovat v</w:t>
      </w:r>
      <w:del w:id="86" w:author="Martin Novák" w:date="2023-03-15T21:05:00Z">
        <w:r w:rsidRPr="00F7533D" w:rsidDel="00D03187">
          <w:rPr>
            <w:rFonts w:cstheme="minorHAnsi"/>
            <w:shd w:val="clear" w:color="auto" w:fill="FFFFFF"/>
          </w:rPr>
          <w:delText> </w:delText>
        </w:r>
      </w:del>
      <w:ins w:id="87" w:author="Martin Novák" w:date="2023-03-15T21:05:00Z">
        <w:r w:rsidR="00D03187">
          <w:rPr>
            <w:rFonts w:cstheme="minorHAnsi"/>
            <w:shd w:val="clear" w:color="auto" w:fill="FFFFFF"/>
          </w:rPr>
          <w:t> </w:t>
        </w:r>
      </w:ins>
      <w:proofErr w:type="spellStart"/>
      <w:r w:rsidRPr="00F7533D">
        <w:rPr>
          <w:rFonts w:cstheme="minorHAnsi"/>
          <w:shd w:val="clear" w:color="auto" w:fill="FFFFFF"/>
        </w:rPr>
        <w:t>PvP</w:t>
      </w:r>
      <w:proofErr w:type="spellEnd"/>
      <w:ins w:id="88" w:author="Martin Novák" w:date="2023-03-15T21:05:00Z">
        <w:r w:rsidR="00D03187">
          <w:rPr>
            <w:rFonts w:cstheme="minorHAnsi"/>
            <w:shd w:val="clear" w:color="auto" w:fill="FFFFFF"/>
          </w:rPr>
          <w:t xml:space="preserve"> (</w:t>
        </w:r>
        <w:r w:rsidR="00D03187" w:rsidRPr="00D03187">
          <w:rPr>
            <w:rFonts w:cstheme="minorHAnsi"/>
            <w:shd w:val="clear" w:color="auto" w:fill="FFFFFF"/>
            <w:lang w:val="en-US"/>
            <w:rPrChange w:id="89" w:author="Martin Novák" w:date="2023-03-15T21:05:00Z">
              <w:rPr>
                <w:rFonts w:cstheme="minorHAnsi"/>
                <w:shd w:val="clear" w:color="auto" w:fill="FFFFFF"/>
              </w:rPr>
            </w:rPrChange>
          </w:rPr>
          <w:t>Player</w:t>
        </w:r>
        <w:r w:rsidR="00D03187">
          <w:rPr>
            <w:rFonts w:cstheme="minorHAnsi"/>
            <w:shd w:val="clear" w:color="auto" w:fill="FFFFFF"/>
          </w:rPr>
          <w:t xml:space="preserve"> vs </w:t>
        </w:r>
        <w:r w:rsidR="00D03187" w:rsidRPr="00D03187">
          <w:rPr>
            <w:rFonts w:cstheme="minorHAnsi"/>
            <w:shd w:val="clear" w:color="auto" w:fill="FFFFFF"/>
            <w:lang w:val="en-US"/>
            <w:rPrChange w:id="90" w:author="Martin Novák" w:date="2023-03-15T21:05:00Z">
              <w:rPr>
                <w:rFonts w:cstheme="minorHAnsi"/>
                <w:shd w:val="clear" w:color="auto" w:fill="FFFFFF"/>
              </w:rPr>
            </w:rPrChange>
          </w:rPr>
          <w:t>Player</w:t>
        </w:r>
        <w:r w:rsidR="00D03187">
          <w:rPr>
            <w:rFonts w:cstheme="minorHAnsi"/>
            <w:shd w:val="clear" w:color="auto" w:fill="FFFFFF"/>
          </w:rPr>
          <w:t>)</w:t>
        </w:r>
      </w:ins>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AE538D" w:rsidRPr="00AE538D">
            <w:rPr>
              <w:rFonts w:cstheme="minorHAnsi"/>
              <w:color w:val="000000"/>
              <w:highlight w:val="darkCyan"/>
              <w:shd w:val="clear" w:color="auto" w:fill="FFFFFF"/>
              <w:lang w:val="en-US"/>
            </w:rPr>
            <w:t>[69]</w:t>
          </w:r>
        </w:sdtContent>
      </w:sdt>
      <w:r w:rsidRPr="00F7533D">
        <w:rPr>
          <w:rFonts w:cstheme="minorHAnsi"/>
          <w:shd w:val="clear" w:color="auto" w:fill="FFFFFF"/>
        </w:rPr>
        <w:t>).</w:t>
      </w:r>
    </w:p>
    <w:p w14:paraId="2D212D08" w14:textId="655DEEFE"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AE538D" w:rsidRPr="00AE538D">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AE538D" w:rsidRPr="00AE538D">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AE538D" w:rsidRPr="00AE538D">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AE538D" w:rsidRPr="00AE538D">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91" w:name="_Toc129100419"/>
      <w:bookmarkStart w:id="92" w:name="_Hlk76031907"/>
      <w:r w:rsidRPr="00F7533D">
        <w:rPr>
          <w:rStyle w:val="Nadpis2Char"/>
          <w:rFonts w:asciiTheme="minorHAnsi" w:hAnsiTheme="minorHAnsi" w:cstheme="minorHAnsi"/>
        </w:rPr>
        <w:t>4.2 akční</w:t>
      </w:r>
      <w:bookmarkEnd w:id="91"/>
      <w:r w:rsidRPr="00F7533D">
        <w:rPr>
          <w:rFonts w:cstheme="minorHAnsi"/>
          <w:color w:val="000000"/>
          <w:sz w:val="20"/>
          <w:szCs w:val="20"/>
          <w:shd w:val="clear" w:color="auto" w:fill="FFFFFF"/>
        </w:rPr>
        <w:t xml:space="preserve"> </w:t>
      </w:r>
    </w:p>
    <w:bookmarkEnd w:id="92"/>
    <w:p w14:paraId="32EE847A" w14:textId="3800E030"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AE538D" w:rsidRPr="00AE538D">
            <w:rPr>
              <w:color w:val="000000"/>
            </w:rPr>
            <w:t>[77]</w:t>
          </w:r>
        </w:sdtContent>
      </w:sdt>
      <w:r w:rsidRPr="00F7533D">
        <w:rPr>
          <w:rFonts w:cstheme="minorHAnsi"/>
          <w:color w:val="000000"/>
          <w:shd w:val="clear" w:color="auto" w:fill="FFFFFF"/>
        </w:rPr>
        <w:t xml:space="preserve"> V bojových hrách si </w:t>
      </w:r>
      <w:del w:id="93" w:author="Martin Novák" w:date="2023-03-15T14:29:00Z">
        <w:r w:rsidRPr="00F7533D" w:rsidDel="00340F7B">
          <w:rPr>
            <w:rFonts w:cstheme="minorHAnsi"/>
            <w:color w:val="000000"/>
            <w:shd w:val="clear" w:color="auto" w:fill="FFFFFF"/>
          </w:rPr>
          <w:delText>zvolíte</w:delText>
        </w:r>
      </w:del>
      <w:ins w:id="94" w:author="Martin Novák" w:date="2023-03-15T14:29:00Z">
        <w:r w:rsidR="00340F7B">
          <w:rPr>
            <w:rFonts w:cstheme="minorHAnsi"/>
            <w:color w:val="000000"/>
            <w:shd w:val="clear" w:color="auto" w:fill="FFFFFF"/>
          </w:rPr>
          <w:t xml:space="preserve">hráč typicky </w:t>
        </w:r>
      </w:ins>
      <w:ins w:id="95" w:author="Martin Novák" w:date="2023-03-15T14:30:00Z">
        <w:r w:rsidR="00340F7B">
          <w:rPr>
            <w:rFonts w:cstheme="minorHAnsi"/>
            <w:color w:val="000000"/>
            <w:shd w:val="clear" w:color="auto" w:fill="FFFFFF"/>
          </w:rPr>
          <w:t>volí</w:t>
        </w:r>
      </w:ins>
      <w:r w:rsidRPr="00F7533D">
        <w:rPr>
          <w:rFonts w:cstheme="minorHAnsi"/>
          <w:color w:val="000000"/>
          <w:shd w:val="clear" w:color="auto" w:fill="FFFFFF"/>
        </w:rPr>
        <w:t xml:space="preserve"> postavu ze seznamu a následně s ní bojujete</w:t>
      </w:r>
      <w:del w:id="96" w:author="Martin Novák" w:date="2023-03-15T14:30:00Z">
        <w:r w:rsidRPr="00F7533D" w:rsidDel="004D09F6">
          <w:rPr>
            <w:rFonts w:cstheme="minorHAnsi"/>
            <w:color w:val="000000"/>
            <w:shd w:val="clear" w:color="auto" w:fill="FFFFFF"/>
          </w:rPr>
          <w:delText xml:space="preserve"> v ringu</w:delText>
        </w:r>
      </w:del>
      <w:r w:rsidRPr="00F7533D">
        <w:rPr>
          <w:rFonts w:cstheme="minorHAnsi"/>
          <w:color w:val="000000"/>
          <w:shd w:val="clear" w:color="auto" w:fill="FFFFFF"/>
        </w:rPr>
        <w:t xml:space="preserv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AE538D" w:rsidRPr="00AE538D">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w:t>
      </w:r>
      <w:ins w:id="97" w:author="Martin Novák" w:date="2023-03-15T14:31:00Z">
        <w:r w:rsidR="00053E2D">
          <w:rPr>
            <w:rFonts w:cstheme="minorHAnsi"/>
            <w:color w:val="000000"/>
            <w:shd w:val="clear" w:color="auto" w:fill="FFFFFF"/>
          </w:rPr>
          <w:t xml:space="preserve"> hry</w:t>
        </w:r>
      </w:ins>
      <w:r w:rsidRPr="00F7533D">
        <w:rPr>
          <w:rFonts w:cstheme="minorHAnsi"/>
          <w:color w:val="000000"/>
          <w:shd w:val="clear" w:color="auto" w:fill="FFFFFF"/>
        </w:rPr>
        <w:t>, většinou jsou</w:t>
      </w:r>
      <w:ins w:id="98" w:author="Martin Novák" w:date="2023-03-17T13:27:00Z">
        <w:r w:rsidR="00B204A9">
          <w:rPr>
            <w:rFonts w:cstheme="minorHAnsi"/>
            <w:color w:val="000000"/>
            <w:shd w:val="clear" w:color="auto" w:fill="FFFFFF"/>
          </w:rPr>
          <w:t xml:space="preserve"> brány</w:t>
        </w:r>
      </w:ins>
      <w:r w:rsidRPr="00F7533D">
        <w:rPr>
          <w:rFonts w:cstheme="minorHAnsi"/>
          <w:color w:val="000000"/>
          <w:shd w:val="clear" w:color="auto" w:fill="FFFFFF"/>
        </w:rPr>
        <w:t xml:space="preserve"> jako samostatný žánr.</w:t>
      </w:r>
      <w:del w:id="99" w:author="Martin Novák" w:date="2023-03-15T14:26:00Z">
        <w:r w:rsidRPr="00F7533D" w:rsidDel="00376A28">
          <w:rPr>
            <w:rFonts w:cstheme="minorHAnsi"/>
            <w:color w:val="000000"/>
            <w:shd w:val="clear" w:color="auto" w:fill="FFFFFF"/>
          </w:rPr>
          <w:delText xml:space="preserve"> Jak je z názvu zřejmé v těchto hrách jde o střílení.</w:delText>
        </w:r>
      </w:del>
      <w:r w:rsidRPr="00F7533D">
        <w:rPr>
          <w:rFonts w:cstheme="minorHAnsi"/>
          <w:color w:val="000000"/>
          <w:shd w:val="clear" w:color="auto" w:fill="FFFFFF"/>
        </w:rPr>
        <w:t xml:space="preserve">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AE538D" w:rsidRPr="00AE538D">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AE538D" w:rsidRPr="00AE538D">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w:t>
      </w:r>
      <w:ins w:id="100" w:author="Martin Novák" w:date="2023-03-15T21:09:00Z">
        <w:r w:rsidR="007E2526">
          <w:rPr>
            <w:rFonts w:cstheme="minorHAnsi"/>
            <w:color w:val="000000"/>
            <w:shd w:val="clear" w:color="auto" w:fill="FFFFFF"/>
          </w:rPr>
          <w:t>lidí</w:t>
        </w:r>
      </w:ins>
      <w:ins w:id="101" w:author="Martin Novák" w:date="2023-03-15T14:28:00Z">
        <w:r w:rsidR="00A17CAE">
          <w:rPr>
            <w:rFonts w:cstheme="minorHAnsi"/>
            <w:color w:val="000000"/>
            <w:shd w:val="clear" w:color="auto" w:fill="FFFFFF"/>
          </w:rPr>
          <w:t xml:space="preserve"> </w:t>
        </w:r>
      </w:ins>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AE538D" w:rsidRPr="00AE538D">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w:t>
      </w:r>
      <w:del w:id="102" w:author="Martin Novák" w:date="2023-03-15T14:28:00Z">
        <w:r w:rsidRPr="00F7533D" w:rsidDel="00A17CAE">
          <w:rPr>
            <w:rFonts w:cstheme="minorHAnsi"/>
            <w:color w:val="000000"/>
            <w:shd w:val="clear" w:color="auto" w:fill="FFFFFF"/>
          </w:rPr>
          <w:delText xml:space="preserve">přeskakováním </w:delText>
        </w:r>
      </w:del>
      <w:ins w:id="103" w:author="Martin Novák" w:date="2023-03-15T14:28:00Z">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ins>
      <w:r w:rsidRPr="00F7533D">
        <w:rPr>
          <w:rFonts w:cstheme="minorHAnsi"/>
          <w:color w:val="000000"/>
          <w:shd w:val="clear" w:color="auto" w:fill="FFFFFF"/>
        </w:rPr>
        <w:t xml:space="preserve">po platformách </w:t>
      </w:r>
      <w:ins w:id="104" w:author="Martin Novák" w:date="2023-03-15T14:28:00Z">
        <w:r w:rsidR="004308CD">
          <w:rPr>
            <w:rFonts w:cstheme="minorHAnsi"/>
            <w:color w:val="000000"/>
            <w:shd w:val="clear" w:color="auto" w:fill="FFFFFF"/>
          </w:rPr>
          <w:t xml:space="preserve">a </w:t>
        </w:r>
      </w:ins>
      <w:r w:rsidRPr="00F7533D">
        <w:rPr>
          <w:rFonts w:cstheme="minorHAnsi"/>
          <w:color w:val="000000"/>
          <w:shd w:val="clear" w:color="auto" w:fill="FFFFFF"/>
        </w:rPr>
        <w:t>musí</w:t>
      </w:r>
      <w:ins w:id="105" w:author="Martin Novák" w:date="2023-03-15T14:28:00Z">
        <w:r w:rsidR="004308CD">
          <w:rPr>
            <w:rFonts w:cstheme="minorHAnsi"/>
            <w:color w:val="000000"/>
            <w:shd w:val="clear" w:color="auto" w:fill="FFFFFF"/>
          </w:rPr>
          <w:t xml:space="preserve"> se</w:t>
        </w:r>
      </w:ins>
      <w:r w:rsidRPr="00F7533D">
        <w:rPr>
          <w:rFonts w:cstheme="minorHAnsi"/>
          <w:color w:val="000000"/>
          <w:shd w:val="clear" w:color="auto" w:fill="FFFFFF"/>
        </w:rPr>
        <w:t xml:space="preserve"> dostat na konec úrovně</w:t>
      </w:r>
      <w:ins w:id="106" w:author="Martin Novák" w:date="2023-03-15T14:28:00Z">
        <w:r w:rsidR="004308CD">
          <w:rPr>
            <w:rFonts w:cstheme="minorHAnsi"/>
            <w:color w:val="000000"/>
            <w:shd w:val="clear" w:color="auto" w:fill="FFFFFF"/>
          </w:rPr>
          <w:t>.</w:t>
        </w:r>
      </w:ins>
      <w:del w:id="107" w:author="Martin Novák" w:date="2023-03-15T14:28:00Z">
        <w:r w:rsidRPr="00F7533D" w:rsidDel="004308CD">
          <w:rPr>
            <w:rFonts w:cstheme="minorHAnsi"/>
            <w:color w:val="000000"/>
            <w:shd w:val="clear" w:color="auto" w:fill="FFFFFF"/>
          </w:rPr>
          <w:delText>,</w:delText>
        </w:r>
        <w:r w:rsidRPr="00F7533D" w:rsidDel="00256D67">
          <w:rPr>
            <w:rFonts w:cstheme="minorHAnsi"/>
            <w:color w:val="000000"/>
            <w:shd w:val="clear" w:color="auto" w:fill="FFFFFF"/>
          </w:rPr>
          <w:delText xml:space="preserve"> </w:delText>
        </w:r>
        <w:r w:rsidRPr="005B25CD" w:rsidDel="004308CD">
          <w:rPr>
            <w:rFonts w:cstheme="minorHAnsi"/>
            <w:shd w:val="clear" w:color="auto" w:fill="FFFFFF"/>
          </w:rPr>
          <w:delText>a</w:delText>
        </w:r>
        <w:r w:rsidRPr="005B25CD" w:rsidDel="00256D67">
          <w:rPr>
            <w:rFonts w:cstheme="minorHAnsi"/>
            <w:shd w:val="clear" w:color="auto" w:fill="FFFFFF"/>
          </w:rPr>
          <w:delText>le p</w:delText>
        </w:r>
      </w:del>
      <w:ins w:id="108" w:author="Martin Novák" w:date="2023-03-15T14:28:00Z">
        <w:r w:rsidR="00256D67">
          <w:rPr>
            <w:rFonts w:cstheme="minorHAnsi"/>
            <w:shd w:val="clear" w:color="auto" w:fill="FFFFFF"/>
          </w:rPr>
          <w:t xml:space="preserve"> P</w:t>
        </w:r>
      </w:ins>
      <w:r w:rsidRPr="005B25CD">
        <w:rPr>
          <w:rFonts w:cstheme="minorHAnsi"/>
          <w:shd w:val="clear" w:color="auto" w:fill="FFFFFF"/>
        </w:rPr>
        <w:t xml:space="preserve">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AE538D" w:rsidRPr="00AE538D">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AE538D" w:rsidRPr="00AE538D">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w:t>
      </w:r>
      <w:del w:id="109" w:author="Martin Novák" w:date="2023-03-17T13:26:00Z">
        <w:r w:rsidRPr="005B25CD" w:rsidDel="005D623F">
          <w:rPr>
            <w:rFonts w:cstheme="minorHAnsi"/>
            <w:shd w:val="clear" w:color="auto" w:fill="FFFFFF"/>
          </w:rPr>
          <w:delText>e</w:delText>
        </w:r>
      </w:del>
      <w:ins w:id="110" w:author="Martin Novák" w:date="2023-03-17T13:26:00Z">
        <w:r w:rsidR="005D623F">
          <w:rPr>
            <w:rFonts w:cstheme="minorHAnsi"/>
            <w:shd w:val="clear" w:color="auto" w:fill="FFFFFF"/>
          </w:rPr>
          <w:t>ový systém</w:t>
        </w:r>
      </w:ins>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AE538D" w:rsidRPr="00AE538D">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111" w:name="_Toc129100420"/>
      <w:bookmarkStart w:id="112" w:name="_Hlk76031922"/>
      <w:r w:rsidRPr="00621687">
        <w:rPr>
          <w:rFonts w:asciiTheme="minorHAnsi" w:hAnsiTheme="minorHAnsi" w:cstheme="minorHAnsi"/>
        </w:rPr>
        <w:t>4.3 strategie</w:t>
      </w:r>
      <w:bookmarkEnd w:id="111"/>
    </w:p>
    <w:bookmarkEnd w:id="112"/>
    <w:p w14:paraId="5C393321" w14:textId="0C50CCFD"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AE538D" w:rsidRPr="00AE538D">
            <w:rPr>
              <w:rFonts w:cstheme="minorHAnsi"/>
              <w:color w:val="000000"/>
              <w:highlight w:val="darkCyan"/>
            </w:rPr>
            <w:t>[86]</w:t>
          </w:r>
        </w:sdtContent>
      </w:sdt>
      <w:r w:rsidRPr="00F7533D">
        <w:rPr>
          <w:rFonts w:cstheme="minorHAnsi"/>
        </w:rPr>
        <w:t>). Existují dva způsoby členění. První je podle toho, zda je hra na kola (tahová</w:t>
      </w:r>
      <w:del w:id="113" w:author="Martin Novák" w:date="2023-03-17T13:29:00Z">
        <w:r w:rsidRPr="00FD4AB2" w:rsidDel="00C65889">
          <w:rPr>
            <w:rFonts w:cstheme="minorHAnsi"/>
          </w:rPr>
          <w:delText>/</w:delText>
        </w:r>
      </w:del>
      <w:ins w:id="114" w:author="Martin Novák" w:date="2023-03-17T13:29:00Z">
        <w:r w:rsidR="00C65889">
          <w:rPr>
            <w:rFonts w:cstheme="minorHAnsi"/>
          </w:rPr>
          <w:t xml:space="preserve"> neboli </w:t>
        </w:r>
      </w:ins>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w:t>
      </w:r>
      <w:ins w:id="115" w:author="Martin Novák" w:date="2023-03-17T15:48:00Z">
        <w:r w:rsidR="00646A56">
          <w:rPr>
            <w:rFonts w:cstheme="minorHAnsi"/>
          </w:rPr>
          <w:t xml:space="preserve">například </w:t>
        </w:r>
      </w:ins>
      <w:r w:rsidRPr="00F7533D">
        <w:rPr>
          <w:rFonts w:cstheme="minorHAnsi"/>
        </w:rPr>
        <w:t>válečn</w:t>
      </w:r>
      <w:ins w:id="116" w:author="Martin Novák" w:date="2023-03-15T14:32:00Z">
        <w:r w:rsidR="007537FC">
          <w:rPr>
            <w:rFonts w:cstheme="minorHAnsi"/>
          </w:rPr>
          <w:t>é</w:t>
        </w:r>
      </w:ins>
      <w:del w:id="117" w:author="Martin Novák" w:date="2023-03-15T14:32:00Z">
        <w:r w:rsidRPr="00F7533D" w:rsidDel="007537FC">
          <w:rPr>
            <w:rFonts w:cstheme="minorHAnsi"/>
          </w:rPr>
          <w:delText>á</w:delText>
        </w:r>
      </w:del>
      <w:ins w:id="118" w:author="Martin Novák" w:date="2023-03-17T15:48:00Z">
        <w:r w:rsidR="00646A56">
          <w:rPr>
            <w:rFonts w:cstheme="minorHAnsi"/>
          </w:rPr>
          <w:t xml:space="preserve">, </w:t>
        </w:r>
      </w:ins>
      <w:del w:id="119" w:author="Martin Novák" w:date="2023-03-17T15:48:00Z">
        <w:r w:rsidRPr="00F7533D" w:rsidDel="00646A56">
          <w:rPr>
            <w:rFonts w:cstheme="minorHAnsi"/>
          </w:rPr>
          <w:delText xml:space="preserve"> nebo </w:delText>
        </w:r>
      </w:del>
      <w:r w:rsidRPr="00F7533D">
        <w:rPr>
          <w:rFonts w:cstheme="minorHAnsi"/>
        </w:rPr>
        <w:t>budovatelsk</w:t>
      </w:r>
      <w:ins w:id="120" w:author="Martin Novák" w:date="2023-03-15T14:32:00Z">
        <w:r w:rsidR="007537FC">
          <w:rPr>
            <w:rFonts w:cstheme="minorHAnsi"/>
          </w:rPr>
          <w:t>é</w:t>
        </w:r>
      </w:ins>
      <w:ins w:id="121" w:author="Martin Novák" w:date="2023-03-17T15:48:00Z">
        <w:r w:rsidR="00646A56">
          <w:rPr>
            <w:rFonts w:cstheme="minorHAnsi"/>
          </w:rPr>
          <w:t xml:space="preserve"> čí </w:t>
        </w:r>
        <w:r w:rsidR="00AE538D">
          <w:rPr>
            <w:rFonts w:cstheme="minorHAnsi"/>
          </w:rPr>
          <w:t>manažerské</w:t>
        </w:r>
      </w:ins>
      <w:del w:id="122" w:author="Martin Novák" w:date="2023-03-15T14:32:00Z">
        <w:r w:rsidRPr="00F7533D" w:rsidDel="007537FC">
          <w:rPr>
            <w:rFonts w:cstheme="minorHAnsi"/>
          </w:rPr>
          <w:delText>á</w:delText>
        </w:r>
      </w:del>
      <w:r w:rsidRPr="00F7533D">
        <w:rPr>
          <w:rFonts w:cstheme="minorHAnsi"/>
        </w:rPr>
        <w:t xml:space="preserve">. Když se řekne strategie většina lidí si vybaví válečnou, kde hráč těží suroviny na stavbu budov a výrobu jednotek, kterými se snaží porazit </w:t>
      </w:r>
      <w:del w:id="123" w:author="Martin Novák" w:date="2023-03-15T14:33:00Z">
        <w:r w:rsidRPr="00F7533D" w:rsidDel="006366C1">
          <w:rPr>
            <w:rFonts w:cstheme="minorHAnsi"/>
          </w:rPr>
          <w:delText xml:space="preserve">nepřátelskou </w:delText>
        </w:r>
      </w:del>
      <w:ins w:id="124" w:author="Martin Novák" w:date="2023-03-15T14:33:00Z">
        <w:r w:rsidR="006366C1">
          <w:rPr>
            <w:rFonts w:cstheme="minorHAnsi"/>
          </w:rPr>
          <w:t>protivník</w:t>
        </w:r>
        <w:r w:rsidR="0089578E">
          <w:rPr>
            <w:rFonts w:cstheme="minorHAnsi"/>
          </w:rPr>
          <w:t>a</w:t>
        </w:r>
      </w:ins>
      <w:del w:id="125" w:author="Martin Novák" w:date="2023-03-15T14:33:00Z">
        <w:r w:rsidRPr="00F7533D" w:rsidDel="0089578E">
          <w:rPr>
            <w:rFonts w:cstheme="minorHAnsi"/>
          </w:rPr>
          <w:delText>armádu</w:delText>
        </w:r>
      </w:del>
      <w:r w:rsidRPr="00F7533D">
        <w:rPr>
          <w:rFonts w:cstheme="minorHAnsi"/>
        </w:rPr>
        <w:t>.</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AE538D" w:rsidRPr="00AE538D">
            <w:rPr>
              <w:color w:val="000000"/>
            </w:rPr>
            <w:t>[87]</w:t>
          </w:r>
        </w:sdtContent>
      </w:sdt>
      <w:r w:rsidRPr="00F7533D">
        <w:rPr>
          <w:rFonts w:cstheme="minorHAnsi"/>
        </w:rPr>
        <w:t xml:space="preserve"> V budovatelských je cílem postavit vlastní město</w:t>
      </w:r>
      <w:ins w:id="126" w:author="Martin Novák" w:date="2023-03-15T14:33:00Z">
        <w:r w:rsidR="002D2884">
          <w:rPr>
            <w:rFonts w:cstheme="minorHAnsi"/>
          </w:rPr>
          <w:t xml:space="preserve">, </w:t>
        </w:r>
      </w:ins>
      <w:r w:rsidRPr="00F7533D">
        <w:rPr>
          <w:rFonts w:cstheme="minorHAnsi"/>
        </w:rPr>
        <w:t>zábavní park</w:t>
      </w:r>
      <w:ins w:id="127" w:author="Martin Novák" w:date="2023-03-15T14:33:00Z">
        <w:r w:rsidR="002D2884">
          <w:rPr>
            <w:rFonts w:cstheme="minorHAnsi"/>
          </w:rPr>
          <w:t xml:space="preserve"> nebo podobnou</w:t>
        </w:r>
      </w:ins>
      <w:ins w:id="128" w:author="Martin Novák" w:date="2023-03-15T14:34:00Z">
        <w:r w:rsidR="002D2884">
          <w:rPr>
            <w:rFonts w:cstheme="minorHAnsi"/>
          </w:rPr>
          <w:t xml:space="preserve"> instituci</w:t>
        </w:r>
      </w:ins>
      <w:r w:rsidRPr="00F7533D">
        <w:rPr>
          <w:rFonts w:cstheme="minorHAnsi"/>
        </w:rPr>
        <w:t xml:space="preserve">,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iwgNzQsIDg3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129" w:author="Martin Novák" w:date="2023-03-17T15:51:00Z">
            <w:r w:rsidR="00AE538D" w:rsidRPr="00AE538D">
              <w:rPr>
                <w:color w:val="000000"/>
              </w:rPr>
              <w:t>[72, 74, 87]</w:t>
            </w:r>
          </w:ins>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130" w:name="_Toc129100421"/>
      <w:r w:rsidRPr="00621687">
        <w:rPr>
          <w:rFonts w:asciiTheme="minorHAnsi" w:hAnsiTheme="minorHAnsi" w:cstheme="minorHAnsi"/>
          <w:shd w:val="clear" w:color="auto" w:fill="FFFFFF"/>
        </w:rPr>
        <w:t>4.4 závodní</w:t>
      </w:r>
      <w:bookmarkEnd w:id="130"/>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131" w:name="_Toc129100422"/>
      <w:r w:rsidRPr="00FD4AB2">
        <w:rPr>
          <w:rFonts w:asciiTheme="minorHAnsi" w:hAnsiTheme="minorHAnsi" w:cstheme="minorHAnsi"/>
        </w:rPr>
        <w:t>4.5 shrnutí</w:t>
      </w:r>
      <w:bookmarkEnd w:id="131"/>
    </w:p>
    <w:p w14:paraId="40BE8703" w14:textId="22AE997B"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ins w:id="132" w:author="Martin Novák" w:date="2023-03-15T14:39:00Z">
        <w:r w:rsidR="00703738">
          <w:rPr>
            <w:rFonts w:cstheme="minorHAnsi"/>
            <w:color w:val="000000"/>
            <w:shd w:val="clear" w:color="auto" w:fill="FFFFFF"/>
          </w:rPr>
          <w:t xml:space="preserve"> a vstupy od hráče</w:t>
        </w:r>
      </w:ins>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AE538D" w:rsidRPr="00AE538D">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w:t>
      </w:r>
      <w:r w:rsidR="001A4873" w:rsidRPr="00FE7D1B">
        <w:rPr>
          <w:rFonts w:cstheme="minorHAnsi"/>
        </w:rPr>
        <w:lastRenderedPageBreak/>
        <w:t>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133" w:name="_Toc129100423"/>
      <w:bookmarkStart w:id="134" w:name="_Hlk76031975"/>
      <w:r w:rsidRPr="00621687">
        <w:rPr>
          <w:rStyle w:val="Nadpis1Char"/>
          <w:rFonts w:asciiTheme="minorHAnsi" w:hAnsiTheme="minorHAnsi" w:cstheme="minorHAnsi"/>
        </w:rPr>
        <w:t>5. Grafické výstupy aplikací</w:t>
      </w:r>
      <w:bookmarkEnd w:id="133"/>
    </w:p>
    <w:bookmarkEnd w:id="134"/>
    <w:p w14:paraId="4426DE4A" w14:textId="185C2AB9"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ins w:id="135" w:author="Martin Novák" w:date="2023-03-15T14:40:00Z">
        <w:r w:rsidR="00AE7602">
          <w:t xml:space="preserve">UI pro </w:t>
        </w:r>
      </w:ins>
      <w:r w:rsidRPr="000026FE">
        <w:t>.NET</w:t>
      </w:r>
      <w:del w:id="136" w:author="Martin Novák" w:date="2023-03-15T14:40:00Z">
        <w:r w:rsidRPr="000026FE" w:rsidDel="00AE7602">
          <w:delText xml:space="preserve"> UI</w:delText>
        </w:r>
      </w:del>
      <w:r w:rsidRPr="000026FE">
        <w: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45E9DD1C" w:rsidR="00F67031" w:rsidRDefault="00621EB4" w:rsidP="00621EB4">
      <w:pPr>
        <w:pStyle w:val="Titulek"/>
        <w:ind w:left="1416" w:firstLine="708"/>
        <w:jc w:val="both"/>
      </w:pPr>
      <w:bookmarkStart w:id="137" w:name="_Ref86178372"/>
      <w:r>
        <w:t xml:space="preserve">Obr. </w:t>
      </w:r>
      <w:fldSimple w:instr=" SEQ Obrázek \* ARABIC ">
        <w:r w:rsidR="00D907AA">
          <w:rPr>
            <w:noProof/>
          </w:rPr>
          <w:t>3</w:t>
        </w:r>
      </w:fldSimple>
      <w:bookmarkEnd w:id="137"/>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ins w:id="138" w:author="Martin Novák" w:date="2023-03-17T15:51:00Z">
            <w:r w:rsidR="00AE538D" w:rsidRPr="00AE538D">
              <w:rPr>
                <w:i w:val="0"/>
                <w:color w:val="000000"/>
              </w:rPr>
              <w:t>[89]</w:t>
            </w:r>
          </w:ins>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139" w:name="_Toc129100424"/>
      <w:r w:rsidRPr="00621687">
        <w:rPr>
          <w:rFonts w:asciiTheme="minorHAnsi" w:hAnsiTheme="minorHAnsi" w:cstheme="minorHAnsi"/>
          <w:shd w:val="clear" w:color="auto" w:fill="FFFFFF"/>
        </w:rPr>
        <w:t>5.1 konzolová aplikace</w:t>
      </w:r>
      <w:bookmarkEnd w:id="139"/>
    </w:p>
    <w:p w14:paraId="0AFFEE03" w14:textId="7F7F0733"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ins w:id="140" w:author="Martin Novák" w:date="2023-03-17T15:51:00Z">
            <w:r w:rsidR="00AE538D" w:rsidRPr="00AE538D">
              <w:rPr>
                <w:color w:val="000000"/>
              </w:rPr>
              <w:t>[89]</w:t>
            </w:r>
          </w:ins>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141" w:name="_Toc129100425"/>
      <w:r w:rsidRPr="00621687">
        <w:rPr>
          <w:rFonts w:asciiTheme="minorHAnsi" w:hAnsiTheme="minorHAnsi" w:cstheme="minorHAnsi"/>
        </w:rPr>
        <w:t>5.2 okenní aplikace</w:t>
      </w:r>
      <w:bookmarkEnd w:id="141"/>
    </w:p>
    <w:p w14:paraId="0D2C1636" w14:textId="595F8E63" w:rsidR="00F67031" w:rsidRPr="00F7533D" w:rsidRDefault="00F67031" w:rsidP="00B21EB6">
      <w:pPr>
        <w:ind w:left="1416" w:firstLine="708"/>
        <w:jc w:val="both"/>
      </w:pPr>
      <w:r w:rsidRPr="00F7533D">
        <w:t>Dnes se většinou setká</w:t>
      </w:r>
      <w:ins w:id="142" w:author="Martin Novák" w:date="2023-03-15T14:43:00Z">
        <w:r w:rsidR="00D15685">
          <w:t>vá</w:t>
        </w:r>
      </w:ins>
      <w:r w:rsidRPr="00F7533D">
        <w:t xml:space="preserve">me s programy s GUI, které mají tlačítka, textová pole, rozbalovací menu a další grafické prvky. Takovéto programy nazýváme okenní aplikace. Jelikož byl jako jazyk zvolen C#, budou nyní blíže </w:t>
      </w:r>
      <w:del w:id="143" w:author="Martin Novák" w:date="2023-03-15T14:44:00Z">
        <w:r w:rsidRPr="00F7533D" w:rsidDel="00311203">
          <w:delText xml:space="preserve">probrány </w:delText>
        </w:r>
      </w:del>
      <w:ins w:id="144" w:author="Martin Novák" w:date="2023-03-15T14:44:00Z">
        <w:r w:rsidR="00311203">
          <w:t>rozebrány</w:t>
        </w:r>
        <w:r w:rsidR="00311203" w:rsidRPr="00F7533D">
          <w:t xml:space="preserve"> </w:t>
        </w:r>
      </w:ins>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145" w:name="_Toc129100426"/>
      <w:r w:rsidRPr="00F7533D">
        <w:rPr>
          <w:rFonts w:asciiTheme="minorHAnsi" w:hAnsiTheme="minorHAnsi" w:cstheme="minorHAnsi"/>
          <w:shd w:val="clear" w:color="auto" w:fill="FFFFFF"/>
        </w:rPr>
        <w:t>5.2.1 WinForm</w:t>
      </w:r>
      <w:bookmarkEnd w:id="145"/>
    </w:p>
    <w:p w14:paraId="537947F6" w14:textId="20AEA19B"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ins w:id="146" w:author="Martin Novák" w:date="2023-03-15T14:44:00Z">
        <w:r w:rsidR="00DB4E84">
          <w:rPr>
            <w:rFonts w:cstheme="minorHAnsi"/>
          </w:rPr>
          <w:t>,</w:t>
        </w:r>
      </w:ins>
      <w:r w:rsidRPr="00F7533D">
        <w:rPr>
          <w:rFonts w:cstheme="minorHAnsi"/>
        </w:rPr>
        <w:t xml:space="preserve"> je stále využívána kvůli svému rychlému a jednoduchému vývoji. </w:t>
      </w:r>
      <w:r w:rsidRPr="00F7533D">
        <w:rPr>
          <w:rFonts w:cstheme="minorHAnsi"/>
        </w:rPr>
        <w:lastRenderedPageBreak/>
        <w:t>Vykreslování</w:t>
      </w:r>
      <w:r w:rsidRPr="00D20F7B">
        <w:rPr>
          <w:rFonts w:cstheme="minorHAnsi"/>
        </w:rPr>
        <w:t xml:space="preserve"> zde provádí pouze CPU, což má za následek pomalejší změny a vyšší výpočetní náročnost</w:t>
      </w:r>
      <w:ins w:id="147" w:author="Martin Novák" w:date="2023-03-15T14:45:00Z">
        <w:r w:rsidR="005B101F">
          <w:rPr>
            <w:rFonts w:cstheme="minorHAnsi"/>
          </w:rPr>
          <w:t>.</w:t>
        </w:r>
      </w:ins>
      <w:del w:id="148" w:author="Martin Novák" w:date="2023-03-15T14:45:00Z">
        <w:r w:rsidRPr="00D20F7B" w:rsidDel="005B101F">
          <w:rPr>
            <w:rFonts w:cstheme="minorHAnsi"/>
          </w:rPr>
          <w:delText>, ale n</w:delText>
        </w:r>
      </w:del>
      <w:ins w:id="149" w:author="Martin Novák" w:date="2023-03-15T14:45:00Z">
        <w:r w:rsidR="005B101F">
          <w:rPr>
            <w:rFonts w:cstheme="minorHAnsi"/>
          </w:rPr>
          <w:t xml:space="preserve"> N</w:t>
        </w:r>
      </w:ins>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AE538D" w:rsidRPr="00AE538D">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150" w:name="_Toc129100427"/>
      <w:r w:rsidRPr="00621687">
        <w:rPr>
          <w:rFonts w:asciiTheme="minorHAnsi" w:hAnsiTheme="minorHAnsi" w:cstheme="minorHAnsi"/>
          <w:shd w:val="clear" w:color="auto" w:fill="FFFFFF"/>
        </w:rPr>
        <w:t>5.2.2 WPF</w:t>
      </w:r>
      <w:bookmarkEnd w:id="150"/>
    </w:p>
    <w:p w14:paraId="6C3C628A" w14:textId="00536E29"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AE538D" w:rsidRPr="00AE538D">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AE538D" w:rsidRPr="00AE538D">
            <w:rPr>
              <w:color w:val="000000"/>
            </w:rPr>
            <w:t>[89]</w:t>
          </w:r>
        </w:sdtContent>
      </w:sdt>
    </w:p>
    <w:p w14:paraId="2274372C" w14:textId="78043C7E"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AE538D" w:rsidRPr="00AE538D">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04EA689F" w:rsidR="008F5331" w:rsidRDefault="008F5331" w:rsidP="008F5331">
      <w:pPr>
        <w:pStyle w:val="Titulek"/>
        <w:ind w:left="2832" w:firstLine="708"/>
        <w:jc w:val="both"/>
        <w:rPr>
          <w:rFonts w:cstheme="minorHAnsi"/>
          <w:color w:val="00B050"/>
        </w:rPr>
      </w:pPr>
      <w:bookmarkStart w:id="151" w:name="_Ref85442384"/>
      <w:r>
        <w:t xml:space="preserve">Obr. </w:t>
      </w:r>
      <w:fldSimple w:instr=" SEQ Obrázek \* ARABIC ">
        <w:r w:rsidR="00D907AA">
          <w:rPr>
            <w:noProof/>
          </w:rPr>
          <w:t>4</w:t>
        </w:r>
      </w:fldSimple>
      <w:bookmarkEnd w:id="151"/>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AE538D" w:rsidRPr="00AE538D">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152" w:name="_Toc129100428"/>
      <w:r w:rsidRPr="00FD4AB2">
        <w:rPr>
          <w:rFonts w:asciiTheme="minorHAnsi" w:hAnsiTheme="minorHAnsi" w:cstheme="minorHAnsi"/>
        </w:rPr>
        <w:t>5.3 mobilní aplikace</w:t>
      </w:r>
      <w:bookmarkEnd w:id="152"/>
    </w:p>
    <w:p w14:paraId="245FD7D1" w14:textId="0F501779"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ins w:id="153" w:author="Martin Novák" w:date="2023-03-15T14:46:00Z">
        <w:r w:rsidR="00D87455">
          <w:rPr>
            <w:rFonts w:cstheme="minorHAnsi"/>
          </w:rPr>
          <w:t>,</w:t>
        </w:r>
      </w:ins>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ins w:id="154" w:author="Martin Novák" w:date="2023-03-15T14:47:00Z">
        <w:r w:rsidR="00A4356B">
          <w:rPr>
            <w:rFonts w:cstheme="minorHAnsi"/>
          </w:rPr>
          <w:t>y</w:t>
        </w:r>
      </w:ins>
      <w:del w:id="155" w:author="Martin Novák" w:date="2023-03-15T14:47:00Z">
        <w:r w:rsidR="000F0FBC" w:rsidRPr="00383178" w:rsidDel="00A4356B">
          <w:rPr>
            <w:rFonts w:cstheme="minorHAnsi"/>
          </w:rPr>
          <w:delText>i</w:delText>
        </w:r>
      </w:del>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156" w:name="_Toc129100429"/>
      <w:r w:rsidRPr="00FD4AB2">
        <w:rPr>
          <w:rFonts w:asciiTheme="minorHAnsi" w:hAnsiTheme="minorHAnsi" w:cstheme="minorHAnsi"/>
        </w:rPr>
        <w:lastRenderedPageBreak/>
        <w:t xml:space="preserve">5.3.1 </w:t>
      </w:r>
      <w:proofErr w:type="spellStart"/>
      <w:r w:rsidRPr="00FD4AB2">
        <w:rPr>
          <w:rFonts w:asciiTheme="minorHAnsi" w:hAnsiTheme="minorHAnsi" w:cstheme="minorHAnsi"/>
        </w:rPr>
        <w:t>Xamarin</w:t>
      </w:r>
      <w:bookmarkEnd w:id="156"/>
      <w:proofErr w:type="spellEnd"/>
    </w:p>
    <w:p w14:paraId="0ED6474E" w14:textId="5EC95276"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AE538D" w:rsidRPr="00AE538D">
            <w:rPr>
              <w:rFonts w:cstheme="minorHAnsi"/>
              <w:color w:val="000000"/>
            </w:rPr>
            <w:t>[92]</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AE538D" w:rsidRPr="00AE538D">
            <w:rPr>
              <w:rFonts w:cstheme="minorHAnsi"/>
              <w:iCs/>
              <w:color w:val="000000"/>
            </w:rPr>
            <w:t>[92]</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AE538D" w:rsidRPr="00AE538D">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AE538D" w:rsidRPr="00AE538D">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AE538D" w:rsidRPr="00AE538D">
            <w:rPr>
              <w:rFonts w:cstheme="minorHAnsi"/>
              <w:color w:val="000000"/>
            </w:rPr>
            <w:t>[95]</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AE538D" w:rsidRPr="00AE538D">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AE538D" w:rsidRPr="00AE538D">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AE538D" w:rsidRPr="00AE538D">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157" w:name="_Toc129100430"/>
      <w:r w:rsidRPr="00FD4AB2">
        <w:rPr>
          <w:rFonts w:asciiTheme="minorHAnsi" w:hAnsiTheme="minorHAnsi" w:cstheme="minorHAnsi"/>
        </w:rPr>
        <w:t>5.3.2 Android Studio</w:t>
      </w:r>
      <w:bookmarkEnd w:id="157"/>
    </w:p>
    <w:p w14:paraId="514741BA" w14:textId="242BE533"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AE538D" w:rsidRPr="00AE538D">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w:t>
      </w:r>
      <w:ins w:id="158" w:author="Martin Novák" w:date="2023-03-15T14:50:00Z">
        <w:r w:rsidR="009127CB">
          <w:rPr>
            <w:rFonts w:cstheme="minorHAnsi"/>
          </w:rPr>
          <w:t xml:space="preserve">v případě </w:t>
        </w:r>
      </w:ins>
      <w:proofErr w:type="spellStart"/>
      <w:r w:rsidR="003411D4" w:rsidRPr="00FD4AB2">
        <w:rPr>
          <w:rFonts w:cstheme="minorHAnsi"/>
        </w:rPr>
        <w:t>Xamarin</w:t>
      </w:r>
      <w:proofErr w:type="spellEnd"/>
      <w:r w:rsidR="003411D4" w:rsidRPr="00FD4AB2">
        <w:rPr>
          <w:rFonts w:cstheme="minorHAnsi"/>
        </w:rPr>
        <w:t xml:space="preserve"> </w:t>
      </w:r>
      <w:del w:id="159" w:author="Martin Novák" w:date="2023-03-15T14:50:00Z">
        <w:r w:rsidR="003411D4" w:rsidRPr="00FD4AB2" w:rsidDel="009127CB">
          <w:rPr>
            <w:rFonts w:cstheme="minorHAnsi"/>
          </w:rPr>
          <w:delText>j</w:delText>
        </w:r>
      </w:del>
      <w:ins w:id="160" w:author="Martin Novák" w:date="2023-03-15T14:50:00Z">
        <w:r w:rsidR="009127CB">
          <w:rPr>
            <w:rFonts w:cstheme="minorHAnsi"/>
          </w:rPr>
          <w:t>s</w:t>
        </w:r>
      </w:ins>
      <w:r w:rsidR="003411D4" w:rsidRPr="00FD4AB2">
        <w:rPr>
          <w:rFonts w:cstheme="minorHAnsi"/>
        </w:rPr>
        <w:t xml:space="preserve">e k definici grafického rozhraní </w:t>
      </w:r>
      <w:del w:id="161" w:author="Martin Novák" w:date="2023-03-15T14:50:00Z">
        <w:r w:rsidR="003411D4" w:rsidRPr="00FD4AB2" w:rsidDel="009127CB">
          <w:rPr>
            <w:rFonts w:cstheme="minorHAnsi"/>
          </w:rPr>
          <w:delText xml:space="preserve">je </w:delText>
        </w:r>
      </w:del>
      <w:r w:rsidR="003411D4" w:rsidRPr="00FD4AB2">
        <w:rPr>
          <w:rFonts w:cstheme="minorHAnsi"/>
        </w:rPr>
        <w:t>využívá</w:t>
      </w:r>
      <w:del w:id="162" w:author="Martin Novák" w:date="2023-03-15T14:50:00Z">
        <w:r w:rsidR="003411D4" w:rsidRPr="00FD4AB2" w:rsidDel="009127CB">
          <w:rPr>
            <w:rFonts w:cstheme="minorHAnsi"/>
          </w:rPr>
          <w:delText>n</w:delText>
        </w:r>
      </w:del>
      <w:r w:rsidR="003411D4" w:rsidRPr="00FD4AB2">
        <w:rPr>
          <w:rFonts w:cstheme="minorHAnsi"/>
        </w:rPr>
        <w:t xml:space="preserve">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AE538D" w:rsidRPr="00AE538D">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AE538D" w:rsidRPr="00AE538D">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163" w:name="_Toc1291004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163"/>
    </w:p>
    <w:p w14:paraId="77FD17D8" w14:textId="4DC20B69"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AE538D" w:rsidRPr="00AE538D">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AE538D" w:rsidRPr="00AE538D">
            <w:rPr>
              <w:color w:val="000000"/>
            </w:rPr>
            <w:t>[102]</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AE538D" w:rsidRPr="00AE538D">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164"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164"/>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3ABC942A"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AE538D" w:rsidRPr="00AE538D">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AE538D" w:rsidRPr="00AE538D">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AE538D" w:rsidRPr="00AE538D">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165"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165"/>
    </w:p>
    <w:p w14:paraId="635C71F9" w14:textId="49C4DFE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AE538D" w:rsidRPr="00AE538D">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AE538D" w:rsidRPr="00AE538D">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AE538D" w:rsidRPr="00AE538D">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AE538D" w:rsidRPr="00AE538D">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AE538D" w:rsidRPr="00AE538D">
            <w:rPr>
              <w:color w:val="000000"/>
            </w:rPr>
            <w:t>[109]</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AE538D" w:rsidRPr="00AE538D">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AE538D" w:rsidRPr="00AE538D">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AE538D" w:rsidRPr="00AE538D">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AE538D" w:rsidRPr="00AE538D">
            <w:rPr>
              <w:color w:val="000000"/>
            </w:rPr>
            <w:t>[113]</w:t>
          </w:r>
        </w:sdtContent>
      </w:sdt>
      <w:r w:rsidRPr="00D20F7B">
        <w:rPr>
          <w:shd w:val="clear" w:color="auto" w:fill="FFFFFF"/>
        </w:rPr>
        <w:t>.</w:t>
      </w:r>
    </w:p>
    <w:p w14:paraId="6C8D562A" w14:textId="0DBCCE8F"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AE538D" w:rsidRPr="00AE538D">
            <w:rPr>
              <w:color w:val="000000"/>
            </w:rPr>
            <w:t>[114]</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AE538D" w:rsidRPr="00AE538D">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AE538D" w:rsidRPr="00AE538D">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AE538D" w:rsidRPr="00AE538D">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AE538D" w:rsidRPr="00AE538D">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166"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166"/>
    </w:p>
    <w:p w14:paraId="098E7EA7" w14:textId="332BC35D"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AE538D" w:rsidRPr="00AE538D">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AE538D" w:rsidRPr="00AE538D">
            <w:rPr>
              <w:color w:val="000000"/>
            </w:rPr>
            <w:t>[123]</w:t>
          </w:r>
        </w:sdtContent>
      </w:sdt>
      <w:r w:rsidRPr="00D20F7B">
        <w:rPr>
          <w:rFonts w:cstheme="minorHAnsi"/>
        </w:rPr>
        <w:t>.</w:t>
      </w:r>
    </w:p>
    <w:p w14:paraId="11F3951E" w14:textId="58AAE78D"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AE538D" w:rsidRPr="00AE538D">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167" w:name="_Toc1291004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167"/>
    </w:p>
    <w:p w14:paraId="47C5778D" w14:textId="00665047"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AE538D" w:rsidRPr="00AE538D">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168"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168"/>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C6D61C7" w:rsidR="00F67031" w:rsidRPr="00621687" w:rsidRDefault="00F67031" w:rsidP="00427107">
      <w:pPr>
        <w:pStyle w:val="Titulek"/>
        <w:rPr>
          <w:rFonts w:cstheme="minorHAnsi"/>
        </w:rPr>
      </w:pPr>
      <w:bookmarkStart w:id="169" w:name="_Ref75370800"/>
      <w:r>
        <w:t xml:space="preserve">Tab. </w:t>
      </w:r>
      <w:fldSimple w:instr=" SEQ Tabulka \* ARABIC ">
        <w:r w:rsidR="00E3778F">
          <w:rPr>
            <w:noProof/>
          </w:rPr>
          <w:t>3</w:t>
        </w:r>
      </w:fldSimple>
      <w:bookmarkEnd w:id="169"/>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AE538D" w:rsidRPr="00AE538D">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AE538D" w:rsidRPr="00AE538D">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AE538D" w:rsidRPr="00AE538D">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AE538D" w:rsidRPr="00AE538D">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AE538D" w:rsidRPr="00AE538D">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AE538D" w:rsidRPr="00AE538D">
            <w:rPr>
              <w:i w:val="0"/>
              <w:color w:val="000000"/>
            </w:rPr>
            <w:t>[123]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170" w:name="_Toc129100437"/>
      <w:r w:rsidRPr="00621687">
        <w:rPr>
          <w:rStyle w:val="Nadpis1Char"/>
          <w:rFonts w:asciiTheme="minorHAnsi" w:hAnsiTheme="minorHAnsi" w:cstheme="minorHAnsi"/>
        </w:rPr>
        <w:t>6. Návrh aplikačního modelu</w:t>
      </w:r>
      <w:bookmarkEnd w:id="170"/>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B55D2A5" w:rsidR="00326B51" w:rsidRDefault="00112F07" w:rsidP="00112F07">
      <w:pPr>
        <w:pStyle w:val="Titulek"/>
        <w:rPr>
          <w:highlight w:val="yellow"/>
          <w:shd w:val="clear" w:color="auto" w:fill="FFFFFF"/>
        </w:rPr>
      </w:pPr>
      <w:bookmarkStart w:id="171" w:name="_Ref127987606"/>
      <w:r>
        <w:t xml:space="preserve">Obr. </w:t>
      </w:r>
      <w:fldSimple w:instr=" SEQ Obrázek \* ARABIC ">
        <w:r w:rsidR="00D907AA">
          <w:rPr>
            <w:noProof/>
          </w:rPr>
          <w:t>5</w:t>
        </w:r>
      </w:fldSimple>
      <w:bookmarkEnd w:id="171"/>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172"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172"/>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173" w:name="_Toc129100439"/>
      <w:r w:rsidRPr="00026347">
        <w:rPr>
          <w:shd w:val="clear" w:color="auto" w:fill="FFFFFF"/>
        </w:rPr>
        <w:lastRenderedPageBreak/>
        <w:t>7.</w:t>
      </w:r>
      <w:r>
        <w:rPr>
          <w:shd w:val="clear" w:color="auto" w:fill="FFFFFF"/>
        </w:rPr>
        <w:t>1 knihovna</w:t>
      </w:r>
      <w:bookmarkEnd w:id="173"/>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174" w:name="_Ref103770918"/>
      <w:bookmarkStart w:id="175" w:name="_Toc129100440"/>
      <w:r w:rsidRPr="00026347">
        <w:t>7</w:t>
      </w:r>
      <w:r w:rsidR="00AB4BCD" w:rsidRPr="00026347">
        <w:t xml:space="preserve">.1.1 </w:t>
      </w:r>
      <w:r w:rsidR="00E9240E" w:rsidRPr="00026347">
        <w:t>atributy</w:t>
      </w:r>
      <w:bookmarkEnd w:id="174"/>
      <w:bookmarkEnd w:id="175"/>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176" w:name="_Toc129100441"/>
      <w:r w:rsidRPr="00026347">
        <w:t>7</w:t>
      </w:r>
      <w:r w:rsidR="00CB6506" w:rsidRPr="00026347">
        <w:t xml:space="preserve">.1.2 </w:t>
      </w:r>
      <w:proofErr w:type="spellStart"/>
      <w:r w:rsidR="00CB6506" w:rsidRPr="00026347">
        <w:t>buffy</w:t>
      </w:r>
      <w:bookmarkEnd w:id="176"/>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177" w:name="_Toc129100442"/>
      <w:r w:rsidRPr="00026347">
        <w:t>7</w:t>
      </w:r>
      <w:r w:rsidR="002B5D06" w:rsidRPr="00026347">
        <w:t>.1.</w:t>
      </w:r>
      <w:r w:rsidR="00D936AC" w:rsidRPr="00026347">
        <w:t>3</w:t>
      </w:r>
      <w:r w:rsidR="002B5D06" w:rsidRPr="00026347">
        <w:t xml:space="preserve"> Postavy</w:t>
      </w:r>
      <w:bookmarkEnd w:id="177"/>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178" w:name="_Toc129100443"/>
      <w:r w:rsidRPr="00026347">
        <w:t>7</w:t>
      </w:r>
      <w:r w:rsidR="00925157" w:rsidRPr="00026347">
        <w:t>.1.4 Předměty</w:t>
      </w:r>
      <w:bookmarkEnd w:id="178"/>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179" w:name="_Toc129100444"/>
      <w:r w:rsidRPr="00026347">
        <w:t>7</w:t>
      </w:r>
      <w:r w:rsidR="00B4160F" w:rsidRPr="00026347">
        <w:t>.1.5 inventáře</w:t>
      </w:r>
      <w:bookmarkEnd w:id="179"/>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180" w:name="_Toc129100445"/>
      <w:r w:rsidRPr="00026347">
        <w:t>7</w:t>
      </w:r>
      <w:r w:rsidR="00803C7A" w:rsidRPr="00026347">
        <w:t>.1.6 kouzla</w:t>
      </w:r>
      <w:bookmarkEnd w:id="180"/>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181" w:name="_Toc129100446"/>
      <w:r w:rsidRPr="00026347">
        <w:t>7</w:t>
      </w:r>
      <w:r w:rsidR="00A21C2C" w:rsidRPr="00026347">
        <w:t>.1.7 mapa</w:t>
      </w:r>
      <w:bookmarkEnd w:id="181"/>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182" w:name="_Toc129100447"/>
      <w:r w:rsidRPr="00026347">
        <w:t>7</w:t>
      </w:r>
      <w:r w:rsidR="00BD6C97" w:rsidRPr="00026347">
        <w:t>.6.8 úkoly</w:t>
      </w:r>
      <w:bookmarkEnd w:id="182"/>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183" w:name="_Toc129100448"/>
      <w:r w:rsidRPr="00026347">
        <w:t>7</w:t>
      </w:r>
      <w:r w:rsidR="002D4783" w:rsidRPr="00026347">
        <w:t>.1.</w:t>
      </w:r>
      <w:r w:rsidR="00BE0C3C" w:rsidRPr="00026347">
        <w:t>9</w:t>
      </w:r>
      <w:r w:rsidR="002D4783" w:rsidRPr="00026347">
        <w:t xml:space="preserve"> </w:t>
      </w:r>
      <w:proofErr w:type="spellStart"/>
      <w:r w:rsidR="002D4783" w:rsidRPr="00026347">
        <w:t>GameManager</w:t>
      </w:r>
      <w:bookmarkEnd w:id="183"/>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184" w:name="_Toc129100449"/>
      <w:r w:rsidRPr="00026347">
        <w:lastRenderedPageBreak/>
        <w:t>7</w:t>
      </w:r>
      <w:r w:rsidR="00BE0C3C" w:rsidRPr="00026347">
        <w:t>.1.10 nastavení</w:t>
      </w:r>
      <w:bookmarkEnd w:id="184"/>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185" w:name="_Toc129100450"/>
      <w:r w:rsidRPr="00026347">
        <w:t>7</w:t>
      </w:r>
      <w:r w:rsidR="00AB30A6" w:rsidRPr="00026347">
        <w:t xml:space="preserve">.2 </w:t>
      </w:r>
      <w:proofErr w:type="spellStart"/>
      <w:r w:rsidR="00C44197" w:rsidRPr="00026347">
        <w:t>TestovaniCastiKnihovny</w:t>
      </w:r>
      <w:bookmarkEnd w:id="185"/>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186" w:name="_Toc129100451"/>
      <w:r w:rsidRPr="00026347">
        <w:t>7</w:t>
      </w:r>
      <w:r w:rsidR="0069559A" w:rsidRPr="00026347">
        <w:t>.2.1</w:t>
      </w:r>
      <w:r w:rsidR="00555477" w:rsidRPr="00026347">
        <w:t xml:space="preserve"> okno</w:t>
      </w:r>
      <w:r w:rsidR="0069559A" w:rsidRPr="00026347">
        <w:t xml:space="preserve"> Form1</w:t>
      </w:r>
      <w:bookmarkEnd w:id="186"/>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40AD4C07" w:rsidR="0069559A" w:rsidRPr="0069559A" w:rsidRDefault="0069559A" w:rsidP="0069559A">
      <w:pPr>
        <w:pStyle w:val="Titulek"/>
      </w:pPr>
      <w:bookmarkStart w:id="187" w:name="_Ref124797379"/>
      <w:bookmarkStart w:id="188" w:name="_Ref124797370"/>
      <w:r>
        <w:t xml:space="preserve">Obr. </w:t>
      </w:r>
      <w:fldSimple w:instr=" SEQ Obrázek \* ARABIC ">
        <w:r w:rsidR="00D907AA">
          <w:rPr>
            <w:noProof/>
          </w:rPr>
          <w:t>6</w:t>
        </w:r>
      </w:fldSimple>
      <w:bookmarkEnd w:id="187"/>
      <w:r>
        <w:t xml:space="preserve"> </w:t>
      </w:r>
      <w:r w:rsidR="008D047E">
        <w:t xml:space="preserve">okno </w:t>
      </w:r>
      <w:r>
        <w:t>Form1-vlastní</w:t>
      </w:r>
      <w:bookmarkEnd w:id="188"/>
    </w:p>
    <w:p w14:paraId="659485D2" w14:textId="5CE8A6FB" w:rsidR="0069559A" w:rsidRDefault="00C77786" w:rsidP="00237525">
      <w:pPr>
        <w:pStyle w:val="Nadpis3"/>
      </w:pPr>
      <w:bookmarkStart w:id="189" w:name="_Toc129100452"/>
      <w:r w:rsidRPr="00026347">
        <w:t>7</w:t>
      </w:r>
      <w:r w:rsidR="00237525" w:rsidRPr="00026347">
        <w:t>.2.2</w:t>
      </w:r>
      <w:r w:rsidR="00D62635" w:rsidRPr="00026347">
        <w:t xml:space="preserve"> okno </w:t>
      </w:r>
      <w:proofErr w:type="spellStart"/>
      <w:r w:rsidR="00D62635" w:rsidRPr="00026347">
        <w:t>VypisPostava</w:t>
      </w:r>
      <w:bookmarkEnd w:id="189"/>
      <w:proofErr w:type="spellEnd"/>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5AFF09CD" w:rsidR="00237525" w:rsidRDefault="00237525" w:rsidP="00237525">
      <w:pPr>
        <w:pStyle w:val="Titulek"/>
      </w:pPr>
      <w:bookmarkStart w:id="190" w:name="_Ref124798461"/>
      <w:r>
        <w:t xml:space="preserve">Obr. </w:t>
      </w:r>
      <w:fldSimple w:instr=" SEQ Obrázek \* ARABIC ">
        <w:r w:rsidR="00D907AA">
          <w:rPr>
            <w:noProof/>
          </w:rPr>
          <w:t>7</w:t>
        </w:r>
      </w:fldSimple>
      <w:bookmarkEnd w:id="190"/>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191" w:name="_Toc129100453"/>
      <w:r w:rsidRPr="00026347">
        <w:t>7</w:t>
      </w:r>
      <w:r w:rsidR="007F1C5C" w:rsidRPr="00026347">
        <w:t xml:space="preserve">.2.3 okno </w:t>
      </w:r>
      <w:proofErr w:type="spellStart"/>
      <w:r w:rsidR="007F1C5C" w:rsidRPr="00026347">
        <w:t>Combat</w:t>
      </w:r>
      <w:bookmarkEnd w:id="191"/>
      <w:proofErr w:type="spellEnd"/>
    </w:p>
    <w:p w14:paraId="24D35D43" w14:textId="39F01B1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26C0060B" w:rsidR="007F1C5C" w:rsidRPr="007F1C5C" w:rsidRDefault="007F1C5C" w:rsidP="007F1C5C">
      <w:pPr>
        <w:pStyle w:val="Titulek"/>
      </w:pPr>
      <w:bookmarkStart w:id="192" w:name="_Ref124799884"/>
      <w:r>
        <w:t xml:space="preserve">Obr. </w:t>
      </w:r>
      <w:fldSimple w:instr=" SEQ Obrázek \* ARABIC ">
        <w:r w:rsidR="00D907AA">
          <w:rPr>
            <w:noProof/>
          </w:rPr>
          <w:t>8</w:t>
        </w:r>
      </w:fldSimple>
      <w:bookmarkEnd w:id="192"/>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193" w:name="_Toc129100454"/>
      <w:r w:rsidRPr="00026347">
        <w:t>7</w:t>
      </w:r>
      <w:r w:rsidR="00185E5F" w:rsidRPr="00026347">
        <w:t xml:space="preserve">.2.4 okno </w:t>
      </w:r>
      <w:proofErr w:type="spellStart"/>
      <w:r w:rsidR="00185E5F" w:rsidRPr="00026347">
        <w:t>BuffForm</w:t>
      </w:r>
      <w:bookmarkEnd w:id="193"/>
      <w:proofErr w:type="spellEnd"/>
    </w:p>
    <w:p w14:paraId="620BAD4B" w14:textId="643E017B"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0DB96DF2" w:rsidR="00185E5F" w:rsidRPr="00185E5F" w:rsidRDefault="00185E5F" w:rsidP="00185E5F">
      <w:pPr>
        <w:pStyle w:val="Titulek"/>
      </w:pPr>
      <w:bookmarkStart w:id="194" w:name="_Ref128410514"/>
      <w:r>
        <w:t xml:space="preserve">Obr. </w:t>
      </w:r>
      <w:fldSimple w:instr=" SEQ Obrázek \* ARABIC ">
        <w:r w:rsidR="00D907AA">
          <w:rPr>
            <w:noProof/>
          </w:rPr>
          <w:t>9</w:t>
        </w:r>
      </w:fldSimple>
      <w:bookmarkEnd w:id="194"/>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195" w:name="_Toc129100455"/>
      <w:r w:rsidRPr="00026347">
        <w:t>7</w:t>
      </w:r>
      <w:r w:rsidR="00417082" w:rsidRPr="00026347">
        <w:t xml:space="preserve">.2.5 okno </w:t>
      </w:r>
      <w:proofErr w:type="spellStart"/>
      <w:r w:rsidR="00417082" w:rsidRPr="00026347">
        <w:t>InventarForm</w:t>
      </w:r>
      <w:bookmarkEnd w:id="195"/>
      <w:proofErr w:type="spellEnd"/>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1B8C050A" w:rsidR="0012288F" w:rsidRDefault="005A7027" w:rsidP="005A7027">
      <w:pPr>
        <w:pStyle w:val="Titulek"/>
      </w:pPr>
      <w:bookmarkStart w:id="196" w:name="_Ref128413124"/>
      <w:r>
        <w:t xml:space="preserve">Obr. </w:t>
      </w:r>
      <w:fldSimple w:instr=" SEQ Obrázek \* ARABIC ">
        <w:r w:rsidR="00D907AA">
          <w:rPr>
            <w:noProof/>
          </w:rPr>
          <w:t>10</w:t>
        </w:r>
      </w:fldSimple>
      <w:bookmarkEnd w:id="196"/>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197" w:name="_Toc129100456"/>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197"/>
      <w:proofErr w:type="spellEnd"/>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114F82D8" w:rsidR="00417082" w:rsidRPr="00026347" w:rsidRDefault="007E3A5C" w:rsidP="00C31739">
      <w:pPr>
        <w:pStyle w:val="Titulek"/>
      </w:pPr>
      <w:bookmarkStart w:id="198" w:name="_Ref128417280"/>
      <w:r>
        <w:t xml:space="preserve">Obr. </w:t>
      </w:r>
      <w:fldSimple w:instr=" SEQ Obrázek \* ARABIC ">
        <w:r w:rsidR="00D907AA">
          <w:rPr>
            <w:noProof/>
          </w:rPr>
          <w:t>11</w:t>
        </w:r>
      </w:fldSimple>
      <w:bookmarkEnd w:id="198"/>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199" w:name="_Toc129100457"/>
      <w:r w:rsidRPr="00026347">
        <w:t>7</w:t>
      </w:r>
      <w:r w:rsidR="00417082" w:rsidRPr="00026347">
        <w:t xml:space="preserve">.2.7 okno </w:t>
      </w:r>
      <w:proofErr w:type="spellStart"/>
      <w:r w:rsidR="00417082" w:rsidRPr="00026347">
        <w:t>UkolForm</w:t>
      </w:r>
      <w:bookmarkEnd w:id="199"/>
      <w:proofErr w:type="spellEnd"/>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060EA6F6" w:rsidR="00467315" w:rsidRPr="00026347" w:rsidRDefault="00A9126E" w:rsidP="00A9126E">
      <w:pPr>
        <w:pStyle w:val="Titulek"/>
      </w:pPr>
      <w:bookmarkStart w:id="200" w:name="_Ref128418537"/>
      <w:r>
        <w:t xml:space="preserve">Obr. </w:t>
      </w:r>
      <w:fldSimple w:instr=" SEQ Obrázek \* ARABIC ">
        <w:r w:rsidR="00D907AA">
          <w:rPr>
            <w:noProof/>
          </w:rPr>
          <w:t>12</w:t>
        </w:r>
      </w:fldSimple>
      <w:bookmarkEnd w:id="200"/>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201" w:name="_Toc129100458"/>
      <w:r w:rsidRPr="00026347">
        <w:t>7</w:t>
      </w:r>
      <w:r w:rsidR="00417082" w:rsidRPr="00026347">
        <w:t xml:space="preserve">.2.8 okno </w:t>
      </w:r>
      <w:proofErr w:type="spellStart"/>
      <w:r w:rsidR="00417082" w:rsidRPr="00026347">
        <w:t>NastaveniForm</w:t>
      </w:r>
      <w:bookmarkEnd w:id="201"/>
      <w:proofErr w:type="spellEnd"/>
    </w:p>
    <w:p w14:paraId="6EF63C1E" w14:textId="0095A5BA"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7FB4B9CC" w:rsidR="00417082" w:rsidRPr="00026347" w:rsidRDefault="00F01FF8" w:rsidP="00F01FF8">
      <w:pPr>
        <w:pStyle w:val="Titulek"/>
      </w:pPr>
      <w:bookmarkStart w:id="202" w:name="_Ref128468001"/>
      <w:r>
        <w:t>Obr</w:t>
      </w:r>
      <w:r w:rsidR="00675849">
        <w:t>.</w:t>
      </w:r>
      <w:r>
        <w:t xml:space="preserve"> </w:t>
      </w:r>
      <w:fldSimple w:instr=" SEQ Obrázek \* ARABIC ">
        <w:r w:rsidR="00D907AA">
          <w:rPr>
            <w:noProof/>
          </w:rPr>
          <w:t>13</w:t>
        </w:r>
      </w:fldSimple>
      <w:bookmarkEnd w:id="202"/>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203" w:name="_Toc129100459"/>
      <w:r w:rsidRPr="00026347">
        <w:t>7</w:t>
      </w:r>
      <w:r w:rsidR="00E02B9D" w:rsidRPr="00026347">
        <w:t xml:space="preserve">.2.9 okno </w:t>
      </w:r>
      <w:proofErr w:type="spellStart"/>
      <w:r w:rsidR="003F6983" w:rsidRPr="00026347">
        <w:t>GMMapaForm</w:t>
      </w:r>
      <w:bookmarkEnd w:id="203"/>
      <w:proofErr w:type="spellEnd"/>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528" cy="2516432"/>
                    </a:xfrm>
                    <a:prstGeom prst="rect">
                      <a:avLst/>
                    </a:prstGeom>
                  </pic:spPr>
                </pic:pic>
              </a:graphicData>
            </a:graphic>
          </wp:inline>
        </w:drawing>
      </w:r>
    </w:p>
    <w:p w14:paraId="44F964CB" w14:textId="57636328" w:rsidR="005A2FA8" w:rsidRPr="00026347" w:rsidRDefault="005A2FA8" w:rsidP="000B4A8E">
      <w:pPr>
        <w:pStyle w:val="Titulek"/>
      </w:pPr>
      <w:bookmarkStart w:id="204" w:name="_Ref128488987"/>
      <w:r>
        <w:t xml:space="preserve">Obr. </w:t>
      </w:r>
      <w:fldSimple w:instr=" SEQ Obrázek \* ARABIC ">
        <w:r w:rsidR="00D907AA">
          <w:rPr>
            <w:noProof/>
          </w:rPr>
          <w:t>14</w:t>
        </w:r>
      </w:fldSimple>
      <w:bookmarkEnd w:id="204"/>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205" w:name="_Toc129100460"/>
      <w:r w:rsidRPr="00026347">
        <w:t>7</w:t>
      </w:r>
      <w:r w:rsidR="00E02B9D" w:rsidRPr="00026347">
        <w:t xml:space="preserve">.2.10 okno </w:t>
      </w:r>
      <w:proofErr w:type="spellStart"/>
      <w:r w:rsidR="003F6983">
        <w:t>GMPostavyForm</w:t>
      </w:r>
      <w:bookmarkEnd w:id="205"/>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206" w:name="_Toc129100461"/>
      <w:r w:rsidRPr="00026347">
        <w:t>7</w:t>
      </w:r>
      <w:r w:rsidR="00E02B9D" w:rsidRPr="00026347">
        <w:t xml:space="preserve">.2.11 okno </w:t>
      </w:r>
      <w:proofErr w:type="spellStart"/>
      <w:r w:rsidR="00E02B9D" w:rsidRPr="00026347">
        <w:t>GMUkl</w:t>
      </w:r>
      <w:r w:rsidR="00EF5148">
        <w:t>a</w:t>
      </w:r>
      <w:r w:rsidR="00E02B9D" w:rsidRPr="00026347">
        <w:t>daniForm</w:t>
      </w:r>
      <w:bookmarkEnd w:id="206"/>
      <w:proofErr w:type="spellEnd"/>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061" cy="1750196"/>
                    </a:xfrm>
                    <a:prstGeom prst="rect">
                      <a:avLst/>
                    </a:prstGeom>
                  </pic:spPr>
                </pic:pic>
              </a:graphicData>
            </a:graphic>
          </wp:inline>
        </w:drawing>
      </w:r>
    </w:p>
    <w:p w14:paraId="2107C9DC" w14:textId="7DD7D192" w:rsidR="00D907AA" w:rsidRPr="00621687" w:rsidRDefault="00D907AA" w:rsidP="00B831C5">
      <w:pPr>
        <w:pStyle w:val="Titulek"/>
        <w:rPr>
          <w:rFonts w:cstheme="minorHAnsi"/>
          <w:color w:val="000000"/>
          <w:sz w:val="20"/>
          <w:szCs w:val="20"/>
          <w:shd w:val="clear" w:color="auto" w:fill="FFFFFF"/>
        </w:rPr>
      </w:pPr>
      <w:bookmarkStart w:id="207" w:name="_Ref129108504"/>
      <w:r>
        <w:t>Obr</w:t>
      </w:r>
      <w:r w:rsidR="007B1788">
        <w:t>.</w:t>
      </w:r>
      <w:r>
        <w:t xml:space="preserve"> </w:t>
      </w:r>
      <w:fldSimple w:instr=" SEQ Obrázek \* ARABIC ">
        <w:r>
          <w:rPr>
            <w:noProof/>
          </w:rPr>
          <w:t>15</w:t>
        </w:r>
      </w:fldSimple>
      <w:bookmarkEnd w:id="207"/>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208" w:name="_Toc129100462"/>
      <w:r w:rsidRPr="00621687">
        <w:rPr>
          <w:rStyle w:val="Nadpis1Char"/>
          <w:rFonts w:asciiTheme="minorHAnsi" w:hAnsiTheme="minorHAnsi" w:cstheme="minorHAnsi"/>
        </w:rPr>
        <w:t>8. Zhodnocení realizace aplikace</w:t>
      </w:r>
      <w:bookmarkEnd w:id="208"/>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209" w:name="_Toc129100463"/>
      <w:r w:rsidRPr="00621687">
        <w:rPr>
          <w:rFonts w:asciiTheme="minorHAnsi" w:hAnsiTheme="minorHAnsi" w:cstheme="minorHAnsi"/>
          <w:shd w:val="clear" w:color="auto" w:fill="FFFFFF"/>
        </w:rPr>
        <w:t>9. Závěr</w:t>
      </w:r>
      <w:bookmarkEnd w:id="209"/>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4"/>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210" w:name="_Toc129100464"/>
      <w:r>
        <w:lastRenderedPageBreak/>
        <w:t>Použité zdroje</w:t>
      </w:r>
      <w:bookmarkEnd w:id="210"/>
    </w:p>
    <w:p w14:paraId="232FB7DF" w14:textId="77777777" w:rsidR="004F0CEF" w:rsidRPr="004F0CEF" w:rsidRDefault="004F0CEF" w:rsidP="004F0CEF"/>
    <w:sdt>
      <w:sdtPr>
        <w:tag w:val="MENDELEY_BIBLIOGRAPHY"/>
        <w:id w:val="650411180"/>
        <w:placeholder>
          <w:docPart w:val="DefaultPlaceholder_-1854013440"/>
        </w:placeholder>
      </w:sdtPr>
      <w:sdtContent>
        <w:p w14:paraId="2EADD013" w14:textId="77777777" w:rsidR="00AE538D" w:rsidRDefault="00AE538D">
          <w:pPr>
            <w:autoSpaceDE w:val="0"/>
            <w:autoSpaceDN w:val="0"/>
            <w:ind w:hanging="640"/>
            <w:divId w:val="898782727"/>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5D14248B" w14:textId="77777777" w:rsidR="00AE538D" w:rsidRDefault="00AE538D">
          <w:pPr>
            <w:autoSpaceDE w:val="0"/>
            <w:autoSpaceDN w:val="0"/>
            <w:ind w:hanging="640"/>
            <w:divId w:val="2063090469"/>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68CAD8D0" w14:textId="77777777" w:rsidR="00AE538D" w:rsidRDefault="00AE538D">
          <w:pPr>
            <w:autoSpaceDE w:val="0"/>
            <w:autoSpaceDN w:val="0"/>
            <w:ind w:hanging="640"/>
            <w:divId w:val="2016492142"/>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48EC881E" w14:textId="77777777" w:rsidR="00AE538D" w:rsidRDefault="00AE538D">
          <w:pPr>
            <w:autoSpaceDE w:val="0"/>
            <w:autoSpaceDN w:val="0"/>
            <w:ind w:hanging="640"/>
            <w:divId w:val="783231904"/>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352EB799" w14:textId="77777777" w:rsidR="00AE538D" w:rsidRDefault="00AE538D">
          <w:pPr>
            <w:autoSpaceDE w:val="0"/>
            <w:autoSpaceDN w:val="0"/>
            <w:ind w:hanging="640"/>
            <w:divId w:val="864368893"/>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5C46341C" w14:textId="77777777" w:rsidR="00AE538D" w:rsidRDefault="00AE538D">
          <w:pPr>
            <w:autoSpaceDE w:val="0"/>
            <w:autoSpaceDN w:val="0"/>
            <w:ind w:hanging="640"/>
            <w:divId w:val="1239441477"/>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0C49F39C" w14:textId="77777777" w:rsidR="00AE538D" w:rsidRDefault="00AE538D">
          <w:pPr>
            <w:autoSpaceDE w:val="0"/>
            <w:autoSpaceDN w:val="0"/>
            <w:ind w:hanging="640"/>
            <w:divId w:val="1518230994"/>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0C136E8F" w14:textId="77777777" w:rsidR="00AE538D" w:rsidRDefault="00AE538D">
          <w:pPr>
            <w:autoSpaceDE w:val="0"/>
            <w:autoSpaceDN w:val="0"/>
            <w:ind w:hanging="640"/>
            <w:divId w:val="1687176026"/>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608510FB" w14:textId="77777777" w:rsidR="00AE538D" w:rsidRDefault="00AE538D">
          <w:pPr>
            <w:autoSpaceDE w:val="0"/>
            <w:autoSpaceDN w:val="0"/>
            <w:ind w:hanging="640"/>
            <w:divId w:val="41178808"/>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6BE94D64" w14:textId="77777777" w:rsidR="00AE538D" w:rsidRDefault="00AE538D">
          <w:pPr>
            <w:autoSpaceDE w:val="0"/>
            <w:autoSpaceDN w:val="0"/>
            <w:ind w:hanging="640"/>
            <w:divId w:val="2001955644"/>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704AD7DB" w14:textId="77777777" w:rsidR="00AE538D" w:rsidRDefault="00AE538D">
          <w:pPr>
            <w:autoSpaceDE w:val="0"/>
            <w:autoSpaceDN w:val="0"/>
            <w:ind w:hanging="640"/>
            <w:divId w:val="39789307"/>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0247E75F" w14:textId="77777777" w:rsidR="00AE538D" w:rsidRDefault="00AE538D">
          <w:pPr>
            <w:autoSpaceDE w:val="0"/>
            <w:autoSpaceDN w:val="0"/>
            <w:ind w:hanging="640"/>
            <w:divId w:val="465587067"/>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1B83CFE7" w14:textId="77777777" w:rsidR="00AE538D" w:rsidRDefault="00AE538D">
          <w:pPr>
            <w:autoSpaceDE w:val="0"/>
            <w:autoSpaceDN w:val="0"/>
            <w:ind w:hanging="640"/>
            <w:divId w:val="1418357765"/>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2ACB80BA" w14:textId="77777777" w:rsidR="00AE538D" w:rsidRDefault="00AE538D">
          <w:pPr>
            <w:autoSpaceDE w:val="0"/>
            <w:autoSpaceDN w:val="0"/>
            <w:ind w:hanging="640"/>
            <w:divId w:val="716778700"/>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5C1625B4" w14:textId="77777777" w:rsidR="00AE538D" w:rsidRDefault="00AE538D">
          <w:pPr>
            <w:autoSpaceDE w:val="0"/>
            <w:autoSpaceDN w:val="0"/>
            <w:ind w:hanging="640"/>
            <w:divId w:val="281881550"/>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58B144D4" w14:textId="77777777" w:rsidR="00AE538D" w:rsidRDefault="00AE538D">
          <w:pPr>
            <w:autoSpaceDE w:val="0"/>
            <w:autoSpaceDN w:val="0"/>
            <w:ind w:hanging="640"/>
            <w:divId w:val="206526969"/>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23AA5C13" w14:textId="77777777" w:rsidR="00AE538D" w:rsidRDefault="00AE538D">
          <w:pPr>
            <w:autoSpaceDE w:val="0"/>
            <w:autoSpaceDN w:val="0"/>
            <w:ind w:hanging="640"/>
            <w:divId w:val="1495948405"/>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599AFD52" w14:textId="77777777" w:rsidR="00AE538D" w:rsidRDefault="00AE538D">
          <w:pPr>
            <w:autoSpaceDE w:val="0"/>
            <w:autoSpaceDN w:val="0"/>
            <w:ind w:hanging="640"/>
            <w:divId w:val="430861793"/>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29F52A60" w14:textId="77777777" w:rsidR="00AE538D" w:rsidRDefault="00AE538D">
          <w:pPr>
            <w:autoSpaceDE w:val="0"/>
            <w:autoSpaceDN w:val="0"/>
            <w:ind w:hanging="640"/>
            <w:divId w:val="1995403348"/>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3D677AD1" w14:textId="77777777" w:rsidR="00AE538D" w:rsidRDefault="00AE538D">
          <w:pPr>
            <w:autoSpaceDE w:val="0"/>
            <w:autoSpaceDN w:val="0"/>
            <w:ind w:hanging="640"/>
            <w:divId w:val="2115441153"/>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45DF8AE1" w14:textId="77777777" w:rsidR="00AE538D" w:rsidRDefault="00AE538D">
          <w:pPr>
            <w:autoSpaceDE w:val="0"/>
            <w:autoSpaceDN w:val="0"/>
            <w:ind w:hanging="640"/>
            <w:divId w:val="1316034017"/>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2BDFA33F" w14:textId="77777777" w:rsidR="00AE538D" w:rsidRDefault="00AE538D">
          <w:pPr>
            <w:autoSpaceDE w:val="0"/>
            <w:autoSpaceDN w:val="0"/>
            <w:ind w:hanging="640"/>
            <w:divId w:val="1972788898"/>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3D8662A2" w14:textId="77777777" w:rsidR="00AE538D" w:rsidRDefault="00AE538D">
          <w:pPr>
            <w:autoSpaceDE w:val="0"/>
            <w:autoSpaceDN w:val="0"/>
            <w:ind w:hanging="640"/>
            <w:divId w:val="558327331"/>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782A3E9" w14:textId="77777777" w:rsidR="00AE538D" w:rsidRDefault="00AE538D">
          <w:pPr>
            <w:autoSpaceDE w:val="0"/>
            <w:autoSpaceDN w:val="0"/>
            <w:ind w:hanging="640"/>
            <w:divId w:val="8146382"/>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19D7114A" w14:textId="77777777" w:rsidR="00AE538D" w:rsidRDefault="00AE538D">
          <w:pPr>
            <w:autoSpaceDE w:val="0"/>
            <w:autoSpaceDN w:val="0"/>
            <w:ind w:hanging="640"/>
            <w:divId w:val="1881084806"/>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6ABF1015" w14:textId="77777777" w:rsidR="00AE538D" w:rsidRDefault="00AE538D">
          <w:pPr>
            <w:autoSpaceDE w:val="0"/>
            <w:autoSpaceDN w:val="0"/>
            <w:ind w:hanging="640"/>
            <w:divId w:val="109933231"/>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3ED8EB6B" w14:textId="77777777" w:rsidR="00AE538D" w:rsidRDefault="00AE538D">
          <w:pPr>
            <w:autoSpaceDE w:val="0"/>
            <w:autoSpaceDN w:val="0"/>
            <w:ind w:hanging="640"/>
            <w:divId w:val="1569997520"/>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22CC3007" w14:textId="77777777" w:rsidR="00AE538D" w:rsidRDefault="00AE538D">
          <w:pPr>
            <w:autoSpaceDE w:val="0"/>
            <w:autoSpaceDN w:val="0"/>
            <w:ind w:hanging="640"/>
            <w:divId w:val="1001549150"/>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0E5B5350" w14:textId="77777777" w:rsidR="00AE538D" w:rsidRDefault="00AE538D">
          <w:pPr>
            <w:autoSpaceDE w:val="0"/>
            <w:autoSpaceDN w:val="0"/>
            <w:ind w:hanging="640"/>
            <w:divId w:val="1603368329"/>
            <w:rPr>
              <w:rFonts w:eastAsia="Times New Roman"/>
            </w:rPr>
          </w:pPr>
          <w:r>
            <w:rPr>
              <w:rFonts w:eastAsia="Times New Roman"/>
            </w:rPr>
            <w:t xml:space="preserve">[29]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6097E493" w14:textId="77777777" w:rsidR="00AE538D" w:rsidRDefault="00AE538D">
          <w:pPr>
            <w:autoSpaceDE w:val="0"/>
            <w:autoSpaceDN w:val="0"/>
            <w:ind w:hanging="640"/>
            <w:divId w:val="760491971"/>
            <w:rPr>
              <w:rFonts w:eastAsia="Times New Roman"/>
            </w:rPr>
          </w:pPr>
          <w:r>
            <w:rPr>
              <w:rFonts w:eastAsia="Times New Roman"/>
            </w:rPr>
            <w:t>[30</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3E28C44D" w14:textId="77777777" w:rsidR="00AE538D" w:rsidRDefault="00AE538D">
          <w:pPr>
            <w:autoSpaceDE w:val="0"/>
            <w:autoSpaceDN w:val="0"/>
            <w:ind w:hanging="640"/>
            <w:divId w:val="1399550884"/>
            <w:rPr>
              <w:rFonts w:eastAsia="Times New Roman"/>
            </w:rPr>
          </w:pPr>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3CFFA334" w14:textId="77777777" w:rsidR="00AE538D" w:rsidRDefault="00AE538D">
          <w:pPr>
            <w:autoSpaceDE w:val="0"/>
            <w:autoSpaceDN w:val="0"/>
            <w:ind w:hanging="640"/>
            <w:divId w:val="1968656352"/>
            <w:rPr>
              <w:rFonts w:eastAsia="Times New Roman"/>
            </w:rPr>
          </w:pPr>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3624C494" w14:textId="77777777" w:rsidR="00AE538D" w:rsidRDefault="00AE538D">
          <w:pPr>
            <w:autoSpaceDE w:val="0"/>
            <w:autoSpaceDN w:val="0"/>
            <w:ind w:hanging="640"/>
            <w:divId w:val="1801728150"/>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3B962E91" w14:textId="77777777" w:rsidR="00AE538D" w:rsidRDefault="00AE538D">
          <w:pPr>
            <w:autoSpaceDE w:val="0"/>
            <w:autoSpaceDN w:val="0"/>
            <w:ind w:hanging="640"/>
            <w:divId w:val="2092727479"/>
            <w:rPr>
              <w:rFonts w:eastAsia="Times New Roman"/>
            </w:rPr>
          </w:pPr>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0B85517D" w14:textId="77777777" w:rsidR="00AE538D" w:rsidRDefault="00AE538D">
          <w:pPr>
            <w:autoSpaceDE w:val="0"/>
            <w:autoSpaceDN w:val="0"/>
            <w:ind w:hanging="640"/>
            <w:divId w:val="888296454"/>
            <w:rPr>
              <w:rFonts w:eastAsia="Times New Roman"/>
            </w:rPr>
          </w:pPr>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1493CF9A" w14:textId="77777777" w:rsidR="00AE538D" w:rsidRDefault="00AE538D">
          <w:pPr>
            <w:autoSpaceDE w:val="0"/>
            <w:autoSpaceDN w:val="0"/>
            <w:ind w:hanging="640"/>
            <w:divId w:val="204684608"/>
            <w:rPr>
              <w:rFonts w:eastAsia="Times New Roman"/>
            </w:rPr>
          </w:pPr>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058FFA5A" w14:textId="77777777" w:rsidR="00AE538D" w:rsidRDefault="00AE538D">
          <w:pPr>
            <w:autoSpaceDE w:val="0"/>
            <w:autoSpaceDN w:val="0"/>
            <w:ind w:hanging="640"/>
            <w:divId w:val="1240406454"/>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7F83F308" w14:textId="77777777" w:rsidR="00AE538D" w:rsidRDefault="00AE538D">
          <w:pPr>
            <w:autoSpaceDE w:val="0"/>
            <w:autoSpaceDN w:val="0"/>
            <w:ind w:hanging="640"/>
            <w:divId w:val="1934706215"/>
            <w:rPr>
              <w:rFonts w:eastAsia="Times New Roman"/>
            </w:rPr>
          </w:pPr>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040F7DC9" w14:textId="77777777" w:rsidR="00AE538D" w:rsidRDefault="00AE538D">
          <w:pPr>
            <w:autoSpaceDE w:val="0"/>
            <w:autoSpaceDN w:val="0"/>
            <w:ind w:hanging="640"/>
            <w:divId w:val="1505315744"/>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61592F81" w14:textId="77777777" w:rsidR="00AE538D" w:rsidRDefault="00AE538D">
          <w:pPr>
            <w:autoSpaceDE w:val="0"/>
            <w:autoSpaceDN w:val="0"/>
            <w:ind w:hanging="640"/>
            <w:divId w:val="1413307706"/>
            <w:rPr>
              <w:rFonts w:eastAsia="Times New Roman"/>
            </w:rPr>
          </w:pPr>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35805D80" w14:textId="77777777" w:rsidR="00AE538D" w:rsidRDefault="00AE538D">
          <w:pPr>
            <w:autoSpaceDE w:val="0"/>
            <w:autoSpaceDN w:val="0"/>
            <w:ind w:hanging="640"/>
            <w:divId w:val="564417470"/>
            <w:rPr>
              <w:rFonts w:eastAsia="Times New Roman"/>
            </w:rPr>
          </w:pPr>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188FD816" w14:textId="77777777" w:rsidR="00AE538D" w:rsidRDefault="00AE538D">
          <w:pPr>
            <w:autoSpaceDE w:val="0"/>
            <w:autoSpaceDN w:val="0"/>
            <w:ind w:hanging="640"/>
            <w:divId w:val="1147549607"/>
            <w:rPr>
              <w:rFonts w:eastAsia="Times New Roman"/>
            </w:rPr>
          </w:pPr>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61617CA3" w14:textId="77777777" w:rsidR="00AE538D" w:rsidRDefault="00AE538D">
          <w:pPr>
            <w:autoSpaceDE w:val="0"/>
            <w:autoSpaceDN w:val="0"/>
            <w:ind w:hanging="640"/>
            <w:divId w:val="637996983"/>
            <w:rPr>
              <w:rFonts w:eastAsia="Times New Roman"/>
            </w:rPr>
          </w:pPr>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73F75F57" w14:textId="77777777" w:rsidR="00AE538D" w:rsidRDefault="00AE538D">
          <w:pPr>
            <w:autoSpaceDE w:val="0"/>
            <w:autoSpaceDN w:val="0"/>
            <w:ind w:hanging="640"/>
            <w:divId w:val="1502811094"/>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74117C8C" w14:textId="77777777" w:rsidR="00AE538D" w:rsidRDefault="00AE538D">
          <w:pPr>
            <w:autoSpaceDE w:val="0"/>
            <w:autoSpaceDN w:val="0"/>
            <w:ind w:hanging="640"/>
            <w:divId w:val="369647937"/>
            <w:rPr>
              <w:rFonts w:eastAsia="Times New Roman"/>
            </w:rPr>
          </w:pPr>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5DE3EF15" w14:textId="77777777" w:rsidR="00AE538D" w:rsidRDefault="00AE538D">
          <w:pPr>
            <w:autoSpaceDE w:val="0"/>
            <w:autoSpaceDN w:val="0"/>
            <w:ind w:hanging="640"/>
            <w:divId w:val="305162842"/>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0C57EBF2" w14:textId="77777777" w:rsidR="00AE538D" w:rsidRDefault="00AE538D">
          <w:pPr>
            <w:autoSpaceDE w:val="0"/>
            <w:autoSpaceDN w:val="0"/>
            <w:ind w:hanging="640"/>
            <w:divId w:val="338626787"/>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24036B4C" w14:textId="77777777" w:rsidR="00AE538D" w:rsidRDefault="00AE538D">
          <w:pPr>
            <w:autoSpaceDE w:val="0"/>
            <w:autoSpaceDN w:val="0"/>
            <w:ind w:hanging="640"/>
            <w:divId w:val="2142377454"/>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323807EB" w14:textId="77777777" w:rsidR="00AE538D" w:rsidRDefault="00AE538D">
          <w:pPr>
            <w:autoSpaceDE w:val="0"/>
            <w:autoSpaceDN w:val="0"/>
            <w:ind w:hanging="640"/>
            <w:divId w:val="1469661024"/>
            <w:rPr>
              <w:rFonts w:eastAsia="Times New Roman"/>
            </w:rPr>
          </w:pPr>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2A949CE3" w14:textId="77777777" w:rsidR="00AE538D" w:rsidRDefault="00AE538D">
          <w:pPr>
            <w:autoSpaceDE w:val="0"/>
            <w:autoSpaceDN w:val="0"/>
            <w:ind w:hanging="640"/>
            <w:divId w:val="1764371419"/>
            <w:rPr>
              <w:rFonts w:eastAsia="Times New Roman"/>
            </w:rPr>
          </w:pPr>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22537421" w14:textId="77777777" w:rsidR="00AE538D" w:rsidRDefault="00AE538D">
          <w:pPr>
            <w:autoSpaceDE w:val="0"/>
            <w:autoSpaceDN w:val="0"/>
            <w:ind w:hanging="640"/>
            <w:divId w:val="49617611"/>
            <w:rPr>
              <w:rFonts w:eastAsia="Times New Roman"/>
            </w:rPr>
          </w:pPr>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769ACA49" w14:textId="77777777" w:rsidR="00AE538D" w:rsidRDefault="00AE538D">
          <w:pPr>
            <w:autoSpaceDE w:val="0"/>
            <w:autoSpaceDN w:val="0"/>
            <w:ind w:hanging="640"/>
            <w:divId w:val="1723750046"/>
            <w:rPr>
              <w:rFonts w:eastAsia="Times New Roman"/>
            </w:rPr>
          </w:pPr>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2B4F4A7B" w14:textId="77777777" w:rsidR="00AE538D" w:rsidRDefault="00AE538D">
          <w:pPr>
            <w:autoSpaceDE w:val="0"/>
            <w:autoSpaceDN w:val="0"/>
            <w:ind w:hanging="640"/>
            <w:divId w:val="197741728"/>
            <w:rPr>
              <w:rFonts w:eastAsia="Times New Roman"/>
            </w:rPr>
          </w:pPr>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1BE9232F" w14:textId="77777777" w:rsidR="00AE538D" w:rsidRDefault="00AE538D">
          <w:pPr>
            <w:autoSpaceDE w:val="0"/>
            <w:autoSpaceDN w:val="0"/>
            <w:ind w:hanging="640"/>
            <w:divId w:val="920530580"/>
            <w:rPr>
              <w:rFonts w:eastAsia="Times New Roman"/>
            </w:rPr>
          </w:pPr>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59F77506" w14:textId="77777777" w:rsidR="00AE538D" w:rsidRDefault="00AE538D">
          <w:pPr>
            <w:autoSpaceDE w:val="0"/>
            <w:autoSpaceDN w:val="0"/>
            <w:ind w:hanging="640"/>
            <w:divId w:val="1814593213"/>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055154CE" w14:textId="77777777" w:rsidR="00AE538D" w:rsidRDefault="00AE538D">
          <w:pPr>
            <w:autoSpaceDE w:val="0"/>
            <w:autoSpaceDN w:val="0"/>
            <w:ind w:hanging="640"/>
            <w:divId w:val="1167289330"/>
            <w:rPr>
              <w:rFonts w:eastAsia="Times New Roman"/>
            </w:rPr>
          </w:pPr>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C2F0C59" w14:textId="77777777" w:rsidR="00AE538D" w:rsidRDefault="00AE538D">
          <w:pPr>
            <w:autoSpaceDE w:val="0"/>
            <w:autoSpaceDN w:val="0"/>
            <w:ind w:hanging="640"/>
            <w:divId w:val="1261529204"/>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3F97DEF" w14:textId="77777777" w:rsidR="00AE538D" w:rsidRDefault="00AE538D">
          <w:pPr>
            <w:autoSpaceDE w:val="0"/>
            <w:autoSpaceDN w:val="0"/>
            <w:ind w:hanging="640"/>
            <w:divId w:val="1361013556"/>
            <w:rPr>
              <w:rFonts w:eastAsia="Times New Roman"/>
            </w:rPr>
          </w:pPr>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25611E3B" w14:textId="77777777" w:rsidR="00AE538D" w:rsidRDefault="00AE538D">
          <w:pPr>
            <w:autoSpaceDE w:val="0"/>
            <w:autoSpaceDN w:val="0"/>
            <w:ind w:hanging="640"/>
            <w:divId w:val="1648045584"/>
            <w:rPr>
              <w:rFonts w:eastAsia="Times New Roman"/>
            </w:rPr>
          </w:pPr>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19D18033" w14:textId="77777777" w:rsidR="00AE538D" w:rsidRDefault="00AE538D">
          <w:pPr>
            <w:autoSpaceDE w:val="0"/>
            <w:autoSpaceDN w:val="0"/>
            <w:ind w:hanging="640"/>
            <w:divId w:val="575673328"/>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152FD1F0" w14:textId="77777777" w:rsidR="00AE538D" w:rsidRDefault="00AE538D">
          <w:pPr>
            <w:autoSpaceDE w:val="0"/>
            <w:autoSpaceDN w:val="0"/>
            <w:ind w:hanging="640"/>
            <w:divId w:val="1504665320"/>
            <w:rPr>
              <w:rFonts w:eastAsia="Times New Roman"/>
            </w:rPr>
          </w:pPr>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66959A82" w14:textId="77777777" w:rsidR="00AE538D" w:rsidRDefault="00AE538D">
          <w:pPr>
            <w:autoSpaceDE w:val="0"/>
            <w:autoSpaceDN w:val="0"/>
            <w:ind w:hanging="640"/>
            <w:divId w:val="205870780"/>
            <w:rPr>
              <w:rFonts w:eastAsia="Times New Roman"/>
            </w:rPr>
          </w:pPr>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14556185" w14:textId="77777777" w:rsidR="00AE538D" w:rsidRDefault="00AE538D">
          <w:pPr>
            <w:autoSpaceDE w:val="0"/>
            <w:autoSpaceDN w:val="0"/>
            <w:ind w:hanging="640"/>
            <w:divId w:val="78448954"/>
            <w:rPr>
              <w:rFonts w:eastAsia="Times New Roman"/>
            </w:rPr>
          </w:pPr>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2A8ADB32" w14:textId="77777777" w:rsidR="00AE538D" w:rsidRDefault="00AE538D">
          <w:pPr>
            <w:autoSpaceDE w:val="0"/>
            <w:autoSpaceDN w:val="0"/>
            <w:ind w:hanging="640"/>
            <w:divId w:val="132412578"/>
            <w:rPr>
              <w:rFonts w:eastAsia="Times New Roman"/>
            </w:rPr>
          </w:pPr>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2C07E9A1" w14:textId="77777777" w:rsidR="00AE538D" w:rsidRDefault="00AE538D">
          <w:pPr>
            <w:autoSpaceDE w:val="0"/>
            <w:autoSpaceDN w:val="0"/>
            <w:ind w:hanging="640"/>
            <w:divId w:val="199519609"/>
            <w:rPr>
              <w:rFonts w:eastAsia="Times New Roman"/>
            </w:rPr>
          </w:pPr>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469A7E82" w14:textId="77777777" w:rsidR="00AE538D" w:rsidRDefault="00AE538D">
          <w:pPr>
            <w:autoSpaceDE w:val="0"/>
            <w:autoSpaceDN w:val="0"/>
            <w:ind w:hanging="640"/>
            <w:divId w:val="1578515278"/>
            <w:rPr>
              <w:rFonts w:eastAsia="Times New Roman"/>
            </w:rPr>
          </w:pPr>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2FF423D5" w14:textId="77777777" w:rsidR="00AE538D" w:rsidRDefault="00AE538D">
          <w:pPr>
            <w:autoSpaceDE w:val="0"/>
            <w:autoSpaceDN w:val="0"/>
            <w:ind w:hanging="640"/>
            <w:divId w:val="1171797517"/>
            <w:rPr>
              <w:rFonts w:eastAsia="Times New Roman"/>
            </w:rPr>
          </w:pPr>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440F7DB7" w14:textId="77777777" w:rsidR="00AE538D" w:rsidRDefault="00AE538D">
          <w:pPr>
            <w:autoSpaceDE w:val="0"/>
            <w:autoSpaceDN w:val="0"/>
            <w:ind w:hanging="640"/>
            <w:divId w:val="692613099"/>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2156BF6E" w14:textId="77777777" w:rsidR="00AE538D" w:rsidRDefault="00AE538D">
          <w:pPr>
            <w:autoSpaceDE w:val="0"/>
            <w:autoSpaceDN w:val="0"/>
            <w:ind w:hanging="640"/>
            <w:divId w:val="934283880"/>
            <w:rPr>
              <w:rFonts w:eastAsia="Times New Roman"/>
            </w:rPr>
          </w:pPr>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17FAB2A9" w14:textId="77777777" w:rsidR="00AE538D" w:rsidRDefault="00AE538D">
          <w:pPr>
            <w:autoSpaceDE w:val="0"/>
            <w:autoSpaceDN w:val="0"/>
            <w:ind w:hanging="640"/>
            <w:divId w:val="1431966833"/>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07A4ACC1" w14:textId="77777777" w:rsidR="00AE538D" w:rsidRDefault="00AE538D">
          <w:pPr>
            <w:autoSpaceDE w:val="0"/>
            <w:autoSpaceDN w:val="0"/>
            <w:ind w:hanging="640"/>
            <w:divId w:val="1133248839"/>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538413CC" w14:textId="77777777" w:rsidR="00AE538D" w:rsidRDefault="00AE538D">
          <w:pPr>
            <w:autoSpaceDE w:val="0"/>
            <w:autoSpaceDN w:val="0"/>
            <w:ind w:hanging="640"/>
            <w:divId w:val="281108891"/>
            <w:rPr>
              <w:rFonts w:eastAsia="Times New Roman"/>
            </w:rPr>
          </w:pPr>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0CF84EFB" w14:textId="77777777" w:rsidR="00AE538D" w:rsidRDefault="00AE538D">
          <w:pPr>
            <w:autoSpaceDE w:val="0"/>
            <w:autoSpaceDN w:val="0"/>
            <w:ind w:hanging="640"/>
            <w:divId w:val="545335866"/>
            <w:rPr>
              <w:rFonts w:eastAsia="Times New Roman"/>
            </w:rPr>
          </w:pPr>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2CFAACCE" w14:textId="77777777" w:rsidR="00AE538D" w:rsidRDefault="00AE538D">
          <w:pPr>
            <w:autoSpaceDE w:val="0"/>
            <w:autoSpaceDN w:val="0"/>
            <w:ind w:hanging="640"/>
            <w:divId w:val="100105037"/>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27C42877" w14:textId="77777777" w:rsidR="00AE538D" w:rsidRDefault="00AE538D">
          <w:pPr>
            <w:autoSpaceDE w:val="0"/>
            <w:autoSpaceDN w:val="0"/>
            <w:ind w:hanging="640"/>
            <w:divId w:val="1874733920"/>
            <w:rPr>
              <w:rFonts w:eastAsia="Times New Roman"/>
            </w:rPr>
          </w:pPr>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2B51179A" w14:textId="77777777" w:rsidR="00AE538D" w:rsidRDefault="00AE538D">
          <w:pPr>
            <w:autoSpaceDE w:val="0"/>
            <w:autoSpaceDN w:val="0"/>
            <w:ind w:hanging="640"/>
            <w:divId w:val="84693428"/>
            <w:rPr>
              <w:rFonts w:eastAsia="Times New Roman"/>
            </w:rPr>
          </w:pPr>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61033587" w14:textId="77777777" w:rsidR="00AE538D" w:rsidRDefault="00AE538D">
          <w:pPr>
            <w:autoSpaceDE w:val="0"/>
            <w:autoSpaceDN w:val="0"/>
            <w:ind w:hanging="640"/>
            <w:divId w:val="14045455"/>
            <w:rPr>
              <w:rFonts w:eastAsia="Times New Roman"/>
            </w:rPr>
          </w:pPr>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532959ED" w14:textId="77777777" w:rsidR="00AE538D" w:rsidRDefault="00AE538D">
          <w:pPr>
            <w:autoSpaceDE w:val="0"/>
            <w:autoSpaceDN w:val="0"/>
            <w:ind w:hanging="640"/>
            <w:divId w:val="1045445451"/>
            <w:rPr>
              <w:rFonts w:eastAsia="Times New Roman"/>
            </w:rPr>
          </w:pPr>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746BC9C9" w14:textId="77777777" w:rsidR="00AE538D" w:rsidRDefault="00AE538D">
          <w:pPr>
            <w:autoSpaceDE w:val="0"/>
            <w:autoSpaceDN w:val="0"/>
            <w:ind w:hanging="640"/>
            <w:divId w:val="1122652470"/>
            <w:rPr>
              <w:rFonts w:eastAsia="Times New Roman"/>
            </w:rPr>
          </w:pPr>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66292B6A" w14:textId="77777777" w:rsidR="00AE538D" w:rsidRDefault="00AE538D">
          <w:pPr>
            <w:autoSpaceDE w:val="0"/>
            <w:autoSpaceDN w:val="0"/>
            <w:ind w:hanging="640"/>
            <w:divId w:val="764962815"/>
            <w:rPr>
              <w:rFonts w:eastAsia="Times New Roman"/>
            </w:rPr>
          </w:pPr>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5473640A" w14:textId="77777777" w:rsidR="00AE538D" w:rsidRDefault="00AE538D">
          <w:pPr>
            <w:autoSpaceDE w:val="0"/>
            <w:autoSpaceDN w:val="0"/>
            <w:ind w:hanging="640"/>
            <w:divId w:val="1212620358"/>
            <w:rPr>
              <w:rFonts w:eastAsia="Times New Roman"/>
            </w:rPr>
          </w:pPr>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69D1A800" w14:textId="77777777" w:rsidR="00AE538D" w:rsidRDefault="00AE538D">
          <w:pPr>
            <w:autoSpaceDE w:val="0"/>
            <w:autoSpaceDN w:val="0"/>
            <w:ind w:hanging="640"/>
            <w:divId w:val="1939168194"/>
            <w:rPr>
              <w:rFonts w:eastAsia="Times New Roman"/>
            </w:rPr>
          </w:pPr>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2B26F612" w14:textId="77777777" w:rsidR="00AE538D" w:rsidRDefault="00AE538D">
          <w:pPr>
            <w:autoSpaceDE w:val="0"/>
            <w:autoSpaceDN w:val="0"/>
            <w:ind w:hanging="640"/>
            <w:divId w:val="902259153"/>
            <w:rPr>
              <w:rFonts w:eastAsia="Times New Roman"/>
            </w:rPr>
          </w:pPr>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10BAE3DD" w14:textId="77777777" w:rsidR="00AE538D" w:rsidRDefault="00AE538D">
          <w:pPr>
            <w:autoSpaceDE w:val="0"/>
            <w:autoSpaceDN w:val="0"/>
            <w:ind w:hanging="640"/>
            <w:divId w:val="586428520"/>
            <w:rPr>
              <w:rFonts w:eastAsia="Times New Roman"/>
            </w:rPr>
          </w:pPr>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6CC44829" w14:textId="77777777" w:rsidR="00AE538D" w:rsidRDefault="00AE538D">
          <w:pPr>
            <w:autoSpaceDE w:val="0"/>
            <w:autoSpaceDN w:val="0"/>
            <w:ind w:hanging="640"/>
            <w:divId w:val="409695034"/>
            <w:rPr>
              <w:rFonts w:eastAsia="Times New Roman"/>
            </w:rPr>
          </w:pPr>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4111338C" w14:textId="77777777" w:rsidR="00AE538D" w:rsidRDefault="00AE538D">
          <w:pPr>
            <w:autoSpaceDE w:val="0"/>
            <w:autoSpaceDN w:val="0"/>
            <w:ind w:hanging="640"/>
            <w:divId w:val="873079768"/>
            <w:rPr>
              <w:rFonts w:eastAsia="Times New Roman"/>
            </w:rPr>
          </w:pPr>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4BF35601" w14:textId="77777777" w:rsidR="00AE538D" w:rsidRDefault="00AE538D">
          <w:pPr>
            <w:autoSpaceDE w:val="0"/>
            <w:autoSpaceDN w:val="0"/>
            <w:ind w:hanging="640"/>
            <w:divId w:val="961225560"/>
            <w:rPr>
              <w:rFonts w:eastAsia="Times New Roman"/>
            </w:rPr>
          </w:pPr>
          <w:r>
            <w:rPr>
              <w:rFonts w:eastAsia="Times New Roman"/>
            </w:rPr>
            <w:t xml:space="preserve">[87]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51373D87" w14:textId="77777777" w:rsidR="00AE538D" w:rsidRDefault="00AE538D">
          <w:pPr>
            <w:autoSpaceDE w:val="0"/>
            <w:autoSpaceDN w:val="0"/>
            <w:ind w:hanging="640"/>
            <w:divId w:val="1801922390"/>
            <w:rPr>
              <w:rFonts w:eastAsia="Times New Roman"/>
            </w:rPr>
          </w:pPr>
          <w:r>
            <w:rPr>
              <w:rFonts w:eastAsia="Times New Roman"/>
            </w:rPr>
            <w:t xml:space="preserve">[88]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4F4043BA" w14:textId="77777777" w:rsidR="00AE538D" w:rsidRDefault="00AE538D">
          <w:pPr>
            <w:autoSpaceDE w:val="0"/>
            <w:autoSpaceDN w:val="0"/>
            <w:ind w:hanging="640"/>
            <w:divId w:val="349989107"/>
            <w:rPr>
              <w:rFonts w:eastAsia="Times New Roman"/>
            </w:rPr>
          </w:pPr>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6F730EAF" w14:textId="77777777" w:rsidR="00AE538D" w:rsidRDefault="00AE538D">
          <w:pPr>
            <w:autoSpaceDE w:val="0"/>
            <w:autoSpaceDN w:val="0"/>
            <w:ind w:hanging="640"/>
            <w:divId w:val="1448893944"/>
            <w:rPr>
              <w:rFonts w:eastAsia="Times New Roman"/>
            </w:rPr>
          </w:pPr>
          <w:r>
            <w:rPr>
              <w:rFonts w:eastAsia="Times New Roman"/>
            </w:rPr>
            <w:t xml:space="preserve">[90]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2C0740CB" w14:textId="77777777" w:rsidR="00AE538D" w:rsidRDefault="00AE538D">
          <w:pPr>
            <w:autoSpaceDE w:val="0"/>
            <w:autoSpaceDN w:val="0"/>
            <w:ind w:hanging="640"/>
            <w:divId w:val="195429024"/>
            <w:rPr>
              <w:rFonts w:eastAsia="Times New Roman"/>
            </w:rPr>
          </w:pPr>
          <w:r>
            <w:rPr>
              <w:rFonts w:eastAsia="Times New Roman"/>
            </w:rPr>
            <w:t xml:space="preserve">[91]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2D4D70E8" w14:textId="77777777" w:rsidR="00AE538D" w:rsidRDefault="00AE538D">
          <w:pPr>
            <w:autoSpaceDE w:val="0"/>
            <w:autoSpaceDN w:val="0"/>
            <w:ind w:hanging="640"/>
            <w:divId w:val="943415563"/>
            <w:rPr>
              <w:rFonts w:eastAsia="Times New Roman"/>
            </w:rPr>
          </w:pPr>
          <w:r>
            <w:rPr>
              <w:rFonts w:eastAsia="Times New Roman"/>
            </w:rPr>
            <w:t xml:space="preserve">[92]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0EF140DC" w14:textId="77777777" w:rsidR="00AE538D" w:rsidRDefault="00AE538D">
          <w:pPr>
            <w:autoSpaceDE w:val="0"/>
            <w:autoSpaceDN w:val="0"/>
            <w:ind w:hanging="640"/>
            <w:divId w:val="27995381"/>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585203D3" w14:textId="77777777" w:rsidR="00AE538D" w:rsidRDefault="00AE538D">
          <w:pPr>
            <w:autoSpaceDE w:val="0"/>
            <w:autoSpaceDN w:val="0"/>
            <w:ind w:hanging="640"/>
            <w:divId w:val="1344937100"/>
            <w:rPr>
              <w:rFonts w:eastAsia="Times New Roman"/>
            </w:rPr>
          </w:pPr>
          <w:r>
            <w:rPr>
              <w:rFonts w:eastAsia="Times New Roman"/>
            </w:rPr>
            <w:t xml:space="preserve">[94]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5D698F91" w14:textId="77777777" w:rsidR="00AE538D" w:rsidRDefault="00AE538D">
          <w:pPr>
            <w:autoSpaceDE w:val="0"/>
            <w:autoSpaceDN w:val="0"/>
            <w:ind w:hanging="640"/>
            <w:divId w:val="1150748388"/>
            <w:rPr>
              <w:rFonts w:eastAsia="Times New Roman"/>
            </w:rPr>
          </w:pPr>
          <w:r>
            <w:rPr>
              <w:rFonts w:eastAsia="Times New Roman"/>
            </w:rPr>
            <w:t xml:space="preserve">[95]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35B58651" w14:textId="77777777" w:rsidR="00AE538D" w:rsidRDefault="00AE538D">
          <w:pPr>
            <w:autoSpaceDE w:val="0"/>
            <w:autoSpaceDN w:val="0"/>
            <w:ind w:hanging="640"/>
            <w:divId w:val="1651905650"/>
            <w:rPr>
              <w:rFonts w:eastAsia="Times New Roman"/>
            </w:rPr>
          </w:pPr>
          <w:r>
            <w:rPr>
              <w:rFonts w:eastAsia="Times New Roman"/>
            </w:rPr>
            <w:t xml:space="preserve">[96]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0FEEA6B3" w14:textId="77777777" w:rsidR="00AE538D" w:rsidRDefault="00AE538D">
          <w:pPr>
            <w:autoSpaceDE w:val="0"/>
            <w:autoSpaceDN w:val="0"/>
            <w:ind w:hanging="640"/>
            <w:divId w:val="1563130850"/>
            <w:rPr>
              <w:rFonts w:eastAsia="Times New Roman"/>
            </w:rPr>
          </w:pPr>
          <w:r>
            <w:rPr>
              <w:rFonts w:eastAsia="Times New Roman"/>
            </w:rPr>
            <w:lastRenderedPageBreak/>
            <w:t xml:space="preserve">[97]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517DC943" w14:textId="77777777" w:rsidR="00AE538D" w:rsidRDefault="00AE538D">
          <w:pPr>
            <w:autoSpaceDE w:val="0"/>
            <w:autoSpaceDN w:val="0"/>
            <w:ind w:hanging="640"/>
            <w:divId w:val="821503978"/>
            <w:rPr>
              <w:rFonts w:eastAsia="Times New Roman"/>
            </w:rPr>
          </w:pPr>
          <w:r>
            <w:rPr>
              <w:rFonts w:eastAsia="Times New Roman"/>
            </w:rPr>
            <w:t xml:space="preserve">[98]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619EFDEF" w14:textId="77777777" w:rsidR="00AE538D" w:rsidRDefault="00AE538D">
          <w:pPr>
            <w:autoSpaceDE w:val="0"/>
            <w:autoSpaceDN w:val="0"/>
            <w:ind w:hanging="640"/>
            <w:divId w:val="1387803032"/>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2B809790" w14:textId="77777777" w:rsidR="00AE538D" w:rsidRDefault="00AE538D">
          <w:pPr>
            <w:autoSpaceDE w:val="0"/>
            <w:autoSpaceDN w:val="0"/>
            <w:ind w:hanging="640"/>
            <w:divId w:val="775515722"/>
            <w:rPr>
              <w:rFonts w:eastAsia="Times New Roman"/>
            </w:rPr>
          </w:pPr>
          <w:r>
            <w:rPr>
              <w:rFonts w:eastAsia="Times New Roman"/>
            </w:rPr>
            <w:t xml:space="preserve">[100]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7F432BB3" w14:textId="77777777" w:rsidR="00AE538D" w:rsidRDefault="00AE538D">
          <w:pPr>
            <w:autoSpaceDE w:val="0"/>
            <w:autoSpaceDN w:val="0"/>
            <w:ind w:hanging="640"/>
            <w:divId w:val="972948466"/>
            <w:rPr>
              <w:rFonts w:eastAsia="Times New Roman"/>
            </w:rPr>
          </w:pPr>
          <w:r>
            <w:rPr>
              <w:rFonts w:eastAsia="Times New Roman"/>
            </w:rPr>
            <w:t xml:space="preserve">[101]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4EF081AA" w14:textId="77777777" w:rsidR="00AE538D" w:rsidRDefault="00AE538D">
          <w:pPr>
            <w:autoSpaceDE w:val="0"/>
            <w:autoSpaceDN w:val="0"/>
            <w:ind w:hanging="640"/>
            <w:divId w:val="1727408728"/>
            <w:rPr>
              <w:rFonts w:eastAsia="Times New Roman"/>
            </w:rPr>
          </w:pPr>
          <w:r>
            <w:rPr>
              <w:rFonts w:eastAsia="Times New Roman"/>
            </w:rPr>
            <w:t>[102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7BAB3889" w14:textId="77777777" w:rsidR="00AE538D" w:rsidRDefault="00AE538D">
          <w:pPr>
            <w:autoSpaceDE w:val="0"/>
            <w:autoSpaceDN w:val="0"/>
            <w:ind w:hanging="640"/>
            <w:divId w:val="327490108"/>
            <w:rPr>
              <w:rFonts w:eastAsia="Times New Roman"/>
            </w:rPr>
          </w:pPr>
          <w:r>
            <w:rPr>
              <w:rFonts w:eastAsia="Times New Roman"/>
            </w:rPr>
            <w:t xml:space="preserve">[103]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72A4E18B" w14:textId="77777777" w:rsidR="00AE538D" w:rsidRDefault="00AE538D">
          <w:pPr>
            <w:autoSpaceDE w:val="0"/>
            <w:autoSpaceDN w:val="0"/>
            <w:ind w:hanging="640"/>
            <w:divId w:val="212891173"/>
            <w:rPr>
              <w:rFonts w:eastAsia="Times New Roman"/>
            </w:rPr>
          </w:pPr>
          <w:r>
            <w:rPr>
              <w:rFonts w:eastAsia="Times New Roman"/>
            </w:rPr>
            <w:t xml:space="preserve">[104]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3A6D826A" w14:textId="77777777" w:rsidR="00AE538D" w:rsidRDefault="00AE538D">
          <w:pPr>
            <w:autoSpaceDE w:val="0"/>
            <w:autoSpaceDN w:val="0"/>
            <w:ind w:hanging="640"/>
            <w:divId w:val="327829763"/>
            <w:rPr>
              <w:rFonts w:eastAsia="Times New Roman"/>
            </w:rPr>
          </w:pPr>
          <w:r>
            <w:rPr>
              <w:rFonts w:eastAsia="Times New Roman"/>
            </w:rPr>
            <w:t xml:space="preserve">[105]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1630EC29" w14:textId="77777777" w:rsidR="00AE538D" w:rsidRDefault="00AE538D">
          <w:pPr>
            <w:autoSpaceDE w:val="0"/>
            <w:autoSpaceDN w:val="0"/>
            <w:ind w:hanging="640"/>
            <w:divId w:val="216164124"/>
            <w:rPr>
              <w:rFonts w:eastAsia="Times New Roman"/>
            </w:rPr>
          </w:pPr>
          <w:r>
            <w:rPr>
              <w:rFonts w:eastAsia="Times New Roman"/>
            </w:rPr>
            <w:t xml:space="preserve">[106]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6DE09797" w14:textId="77777777" w:rsidR="00AE538D" w:rsidRDefault="00AE538D">
          <w:pPr>
            <w:autoSpaceDE w:val="0"/>
            <w:autoSpaceDN w:val="0"/>
            <w:ind w:hanging="640"/>
            <w:divId w:val="1248539083"/>
            <w:rPr>
              <w:rFonts w:eastAsia="Times New Roman"/>
            </w:rPr>
          </w:pPr>
          <w:r>
            <w:rPr>
              <w:rFonts w:eastAsia="Times New Roman"/>
            </w:rPr>
            <w:t xml:space="preserve">[107]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5C246C9F" w14:textId="77777777" w:rsidR="00AE538D" w:rsidRDefault="00AE538D">
          <w:pPr>
            <w:autoSpaceDE w:val="0"/>
            <w:autoSpaceDN w:val="0"/>
            <w:ind w:hanging="640"/>
            <w:divId w:val="1616861656"/>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7C67F7D5" w14:textId="77777777" w:rsidR="00AE538D" w:rsidRDefault="00AE538D">
          <w:pPr>
            <w:autoSpaceDE w:val="0"/>
            <w:autoSpaceDN w:val="0"/>
            <w:ind w:hanging="640"/>
            <w:divId w:val="1456677883"/>
            <w:rPr>
              <w:rFonts w:eastAsia="Times New Roman"/>
            </w:rPr>
          </w:pPr>
          <w:r>
            <w:rPr>
              <w:rFonts w:eastAsia="Times New Roman"/>
            </w:rPr>
            <w:t xml:space="preserve">[109]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3B9BB20C" w14:textId="77777777" w:rsidR="00AE538D" w:rsidRDefault="00AE538D">
          <w:pPr>
            <w:autoSpaceDE w:val="0"/>
            <w:autoSpaceDN w:val="0"/>
            <w:ind w:hanging="640"/>
            <w:divId w:val="1885289843"/>
            <w:rPr>
              <w:rFonts w:eastAsia="Times New Roman"/>
            </w:rPr>
          </w:pPr>
          <w:r>
            <w:rPr>
              <w:rFonts w:eastAsia="Times New Roman"/>
            </w:rPr>
            <w:t xml:space="preserve">[110]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5F0A4003" w14:textId="77777777" w:rsidR="00AE538D" w:rsidRDefault="00AE538D">
          <w:pPr>
            <w:autoSpaceDE w:val="0"/>
            <w:autoSpaceDN w:val="0"/>
            <w:ind w:hanging="640"/>
            <w:divId w:val="1854220064"/>
            <w:rPr>
              <w:rFonts w:eastAsia="Times New Roman"/>
            </w:rPr>
          </w:pPr>
          <w:r>
            <w:rPr>
              <w:rFonts w:eastAsia="Times New Roman"/>
            </w:rPr>
            <w:t xml:space="preserve">[111]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2746A223" w14:textId="77777777" w:rsidR="00AE538D" w:rsidRDefault="00AE538D">
          <w:pPr>
            <w:autoSpaceDE w:val="0"/>
            <w:autoSpaceDN w:val="0"/>
            <w:ind w:hanging="640"/>
            <w:divId w:val="270432367"/>
            <w:rPr>
              <w:rFonts w:eastAsia="Times New Roman"/>
            </w:rPr>
          </w:pPr>
          <w:r>
            <w:rPr>
              <w:rFonts w:eastAsia="Times New Roman"/>
            </w:rPr>
            <w:t xml:space="preserve">[112]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5BC6D388" w14:textId="77777777" w:rsidR="00AE538D" w:rsidRDefault="00AE538D">
          <w:pPr>
            <w:autoSpaceDE w:val="0"/>
            <w:autoSpaceDN w:val="0"/>
            <w:ind w:hanging="640"/>
            <w:divId w:val="1839880727"/>
            <w:rPr>
              <w:rFonts w:eastAsia="Times New Roman"/>
            </w:rPr>
          </w:pPr>
          <w:r>
            <w:rPr>
              <w:rFonts w:eastAsia="Times New Roman"/>
            </w:rPr>
            <w:lastRenderedPageBreak/>
            <w:t xml:space="preserve">[113]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75ADF8CC" w14:textId="77777777" w:rsidR="00AE538D" w:rsidRDefault="00AE538D">
          <w:pPr>
            <w:autoSpaceDE w:val="0"/>
            <w:autoSpaceDN w:val="0"/>
            <w:ind w:hanging="640"/>
            <w:divId w:val="1148741506"/>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2E2E95A2" w14:textId="77777777" w:rsidR="00AE538D" w:rsidRDefault="00AE538D">
          <w:pPr>
            <w:autoSpaceDE w:val="0"/>
            <w:autoSpaceDN w:val="0"/>
            <w:ind w:hanging="640"/>
            <w:divId w:val="133641621"/>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4C2F3481" w14:textId="77777777" w:rsidR="00AE538D" w:rsidRDefault="00AE538D">
          <w:pPr>
            <w:autoSpaceDE w:val="0"/>
            <w:autoSpaceDN w:val="0"/>
            <w:ind w:hanging="640"/>
            <w:divId w:val="601037168"/>
            <w:rPr>
              <w:rFonts w:eastAsia="Times New Roman"/>
            </w:rPr>
          </w:pPr>
          <w:r>
            <w:rPr>
              <w:rFonts w:eastAsia="Times New Roman"/>
            </w:rPr>
            <w:t xml:space="preserve">[116]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49FE0BBC" w14:textId="77777777" w:rsidR="00AE538D" w:rsidRDefault="00AE538D">
          <w:pPr>
            <w:autoSpaceDE w:val="0"/>
            <w:autoSpaceDN w:val="0"/>
            <w:ind w:hanging="640"/>
            <w:divId w:val="1609503320"/>
            <w:rPr>
              <w:rFonts w:eastAsia="Times New Roman"/>
            </w:rPr>
          </w:pPr>
          <w:r>
            <w:rPr>
              <w:rFonts w:eastAsia="Times New Roman"/>
            </w:rPr>
            <w:t xml:space="preserve">[117]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32150117" w14:textId="77777777" w:rsidR="00AE538D" w:rsidRDefault="00AE538D">
          <w:pPr>
            <w:autoSpaceDE w:val="0"/>
            <w:autoSpaceDN w:val="0"/>
            <w:ind w:hanging="640"/>
            <w:divId w:val="1482576247"/>
            <w:rPr>
              <w:rFonts w:eastAsia="Times New Roman"/>
            </w:rPr>
          </w:pPr>
          <w:r>
            <w:rPr>
              <w:rFonts w:eastAsia="Times New Roman"/>
            </w:rPr>
            <w:t xml:space="preserve">[118]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6AD7A85E" w14:textId="77777777" w:rsidR="00AE538D" w:rsidRDefault="00AE538D">
          <w:pPr>
            <w:autoSpaceDE w:val="0"/>
            <w:autoSpaceDN w:val="0"/>
            <w:ind w:hanging="640"/>
            <w:divId w:val="1805125045"/>
            <w:rPr>
              <w:rFonts w:eastAsia="Times New Roman"/>
            </w:rPr>
          </w:pPr>
          <w:r>
            <w:rPr>
              <w:rFonts w:eastAsia="Times New Roman"/>
            </w:rPr>
            <w:t xml:space="preserve">[119]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E631642" w14:textId="77777777" w:rsidR="00AE538D" w:rsidRDefault="00AE538D">
          <w:pPr>
            <w:autoSpaceDE w:val="0"/>
            <w:autoSpaceDN w:val="0"/>
            <w:ind w:hanging="640"/>
            <w:divId w:val="189683399"/>
            <w:rPr>
              <w:rFonts w:eastAsia="Times New Roman"/>
            </w:rPr>
          </w:pPr>
          <w:r>
            <w:rPr>
              <w:rFonts w:eastAsia="Times New Roman"/>
            </w:rPr>
            <w:t xml:space="preserve">[120]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6A59C268" w14:textId="77777777" w:rsidR="00AE538D" w:rsidRDefault="00AE538D">
          <w:pPr>
            <w:autoSpaceDE w:val="0"/>
            <w:autoSpaceDN w:val="0"/>
            <w:ind w:hanging="640"/>
            <w:divId w:val="716121695"/>
            <w:rPr>
              <w:rFonts w:eastAsia="Times New Roman"/>
            </w:rPr>
          </w:pPr>
          <w:r>
            <w:rPr>
              <w:rFonts w:eastAsia="Times New Roman"/>
            </w:rPr>
            <w:t xml:space="preserve">[121]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1084074C" w14:textId="77777777" w:rsidR="00AE538D" w:rsidRDefault="00AE538D">
          <w:pPr>
            <w:autoSpaceDE w:val="0"/>
            <w:autoSpaceDN w:val="0"/>
            <w:ind w:hanging="640"/>
            <w:divId w:val="210386232"/>
            <w:rPr>
              <w:rFonts w:eastAsia="Times New Roman"/>
            </w:rPr>
          </w:pPr>
          <w:r>
            <w:rPr>
              <w:rFonts w:eastAsia="Times New Roman"/>
            </w:rPr>
            <w:t xml:space="preserve">[122]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34189739" w14:textId="77777777" w:rsidR="00AE538D" w:rsidRDefault="00AE538D">
          <w:pPr>
            <w:autoSpaceDE w:val="0"/>
            <w:autoSpaceDN w:val="0"/>
            <w:ind w:hanging="640"/>
            <w:divId w:val="521632481"/>
            <w:rPr>
              <w:rFonts w:eastAsia="Times New Roman"/>
            </w:rPr>
          </w:pPr>
          <w:r>
            <w:rPr>
              <w:rFonts w:eastAsia="Times New Roman"/>
            </w:rPr>
            <w:t xml:space="preserve">[123]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2E6E2A6B" w14:textId="77777777" w:rsidR="00AE538D" w:rsidRDefault="00AE538D">
          <w:pPr>
            <w:autoSpaceDE w:val="0"/>
            <w:autoSpaceDN w:val="0"/>
            <w:ind w:hanging="640"/>
            <w:divId w:val="792753669"/>
            <w:rPr>
              <w:rFonts w:eastAsia="Times New Roman"/>
            </w:rPr>
          </w:pPr>
          <w:r>
            <w:rPr>
              <w:rFonts w:eastAsia="Times New Roman"/>
            </w:rPr>
            <w:t xml:space="preserve">[124]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35E1400" w14:textId="77777777" w:rsidR="00AE538D" w:rsidRDefault="00AE538D">
          <w:pPr>
            <w:autoSpaceDE w:val="0"/>
            <w:autoSpaceDN w:val="0"/>
            <w:ind w:hanging="640"/>
            <w:divId w:val="1086462316"/>
            <w:rPr>
              <w:rFonts w:eastAsia="Times New Roman"/>
            </w:rPr>
          </w:pPr>
          <w:r>
            <w:rPr>
              <w:rFonts w:eastAsia="Times New Roman"/>
            </w:rPr>
            <w:t xml:space="preserve">[125]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5B3228A1" w14:textId="77777777" w:rsidR="00AE538D" w:rsidRDefault="00AE538D">
          <w:pPr>
            <w:autoSpaceDE w:val="0"/>
            <w:autoSpaceDN w:val="0"/>
            <w:ind w:hanging="640"/>
            <w:divId w:val="1117945379"/>
            <w:rPr>
              <w:rFonts w:eastAsia="Times New Roman"/>
            </w:rPr>
          </w:pPr>
          <w:r>
            <w:rPr>
              <w:rFonts w:eastAsia="Times New Roman"/>
            </w:rPr>
            <w:t xml:space="preserve">[126]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2E4D8028" w14:textId="77777777" w:rsidR="00AE538D" w:rsidRDefault="00AE538D">
          <w:pPr>
            <w:autoSpaceDE w:val="0"/>
            <w:autoSpaceDN w:val="0"/>
            <w:ind w:hanging="640"/>
            <w:divId w:val="1094863699"/>
            <w:rPr>
              <w:rFonts w:eastAsia="Times New Roman"/>
            </w:rPr>
          </w:pPr>
          <w:r>
            <w:rPr>
              <w:rFonts w:eastAsia="Times New Roman"/>
            </w:rPr>
            <w:t xml:space="preserve">[127]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6E3A45EF" w14:textId="77777777" w:rsidR="00AE538D" w:rsidRDefault="00AE538D">
          <w:pPr>
            <w:autoSpaceDE w:val="0"/>
            <w:autoSpaceDN w:val="0"/>
            <w:ind w:hanging="640"/>
            <w:divId w:val="1358197660"/>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2B289C7C" w:rsidR="00F67031" w:rsidRDefault="00AE538D">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EB6C3" w14:textId="77777777" w:rsidR="00FB60DD" w:rsidRDefault="00FB60DD" w:rsidP="00891BAF">
      <w:pPr>
        <w:spacing w:after="0" w:line="240" w:lineRule="auto"/>
      </w:pPr>
      <w:r>
        <w:separator/>
      </w:r>
    </w:p>
  </w:endnote>
  <w:endnote w:type="continuationSeparator" w:id="0">
    <w:p w14:paraId="43892A5A" w14:textId="77777777" w:rsidR="00FB60DD" w:rsidRDefault="00FB60DD"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49A93" w14:textId="77777777" w:rsidR="00FB60DD" w:rsidRDefault="00FB60DD" w:rsidP="00891BAF">
      <w:pPr>
        <w:spacing w:after="0" w:line="240" w:lineRule="auto"/>
      </w:pPr>
      <w:r>
        <w:separator/>
      </w:r>
    </w:p>
  </w:footnote>
  <w:footnote w:type="continuationSeparator" w:id="0">
    <w:p w14:paraId="1B41FC37" w14:textId="77777777" w:rsidR="00FB60DD" w:rsidRDefault="00FB60DD"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74BA"/>
    <w:rsid w:val="00050C7F"/>
    <w:rsid w:val="00052A95"/>
    <w:rsid w:val="00053849"/>
    <w:rsid w:val="00053E2D"/>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76F63"/>
    <w:rsid w:val="00180E51"/>
    <w:rsid w:val="00181C32"/>
    <w:rsid w:val="001832A7"/>
    <w:rsid w:val="00184933"/>
    <w:rsid w:val="00184BFE"/>
    <w:rsid w:val="00185E5F"/>
    <w:rsid w:val="0018653A"/>
    <w:rsid w:val="00191467"/>
    <w:rsid w:val="00192E71"/>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D67"/>
    <w:rsid w:val="0025731D"/>
    <w:rsid w:val="002645F8"/>
    <w:rsid w:val="00265C90"/>
    <w:rsid w:val="002663CB"/>
    <w:rsid w:val="00267B86"/>
    <w:rsid w:val="00267CDD"/>
    <w:rsid w:val="00272101"/>
    <w:rsid w:val="00275A3A"/>
    <w:rsid w:val="00275F66"/>
    <w:rsid w:val="00276208"/>
    <w:rsid w:val="00277527"/>
    <w:rsid w:val="00277765"/>
    <w:rsid w:val="0028125E"/>
    <w:rsid w:val="00282088"/>
    <w:rsid w:val="002820E7"/>
    <w:rsid w:val="002834BC"/>
    <w:rsid w:val="002835FE"/>
    <w:rsid w:val="00283CE2"/>
    <w:rsid w:val="00285588"/>
    <w:rsid w:val="00286AB8"/>
    <w:rsid w:val="00287973"/>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1203"/>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1B6"/>
    <w:rsid w:val="004216C8"/>
    <w:rsid w:val="00422282"/>
    <w:rsid w:val="00423A67"/>
    <w:rsid w:val="00424C2A"/>
    <w:rsid w:val="004254D9"/>
    <w:rsid w:val="00425808"/>
    <w:rsid w:val="00425AAA"/>
    <w:rsid w:val="00426661"/>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5CB2"/>
    <w:rsid w:val="00456105"/>
    <w:rsid w:val="00456239"/>
    <w:rsid w:val="00456C62"/>
    <w:rsid w:val="00457DDA"/>
    <w:rsid w:val="004605B9"/>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078C"/>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141C"/>
    <w:rsid w:val="00531771"/>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6C1"/>
    <w:rsid w:val="006368D3"/>
    <w:rsid w:val="00640309"/>
    <w:rsid w:val="006404D6"/>
    <w:rsid w:val="00640F1A"/>
    <w:rsid w:val="00642E3B"/>
    <w:rsid w:val="00642E69"/>
    <w:rsid w:val="006433A0"/>
    <w:rsid w:val="00644368"/>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356B"/>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1EB6"/>
    <w:rsid w:val="00B22A2B"/>
    <w:rsid w:val="00B23F43"/>
    <w:rsid w:val="00B24257"/>
    <w:rsid w:val="00B25067"/>
    <w:rsid w:val="00B26BD1"/>
    <w:rsid w:val="00B26C16"/>
    <w:rsid w:val="00B27939"/>
    <w:rsid w:val="00B301CA"/>
    <w:rsid w:val="00B30C05"/>
    <w:rsid w:val="00B31CA3"/>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472"/>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52AE"/>
    <w:rsid w:val="00C3694A"/>
    <w:rsid w:val="00C37E04"/>
    <w:rsid w:val="00C408DB"/>
    <w:rsid w:val="00C42993"/>
    <w:rsid w:val="00C43A0E"/>
    <w:rsid w:val="00C44197"/>
    <w:rsid w:val="00C441A3"/>
    <w:rsid w:val="00C44F12"/>
    <w:rsid w:val="00C45205"/>
    <w:rsid w:val="00C45E28"/>
    <w:rsid w:val="00C52E59"/>
    <w:rsid w:val="00C565BA"/>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6F8"/>
    <w:rsid w:val="00D22399"/>
    <w:rsid w:val="00D22DAC"/>
    <w:rsid w:val="00D248A8"/>
    <w:rsid w:val="00D2498B"/>
    <w:rsid w:val="00D25ABA"/>
    <w:rsid w:val="00D26C2D"/>
    <w:rsid w:val="00D317CC"/>
    <w:rsid w:val="00D339C2"/>
    <w:rsid w:val="00D34C9C"/>
    <w:rsid w:val="00D36A82"/>
    <w:rsid w:val="00D401F1"/>
    <w:rsid w:val="00D4056D"/>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60DD"/>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A7C2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17933"/>
    <w:rsid w:val="00621E86"/>
    <w:rsid w:val="0064546D"/>
    <w:rsid w:val="00673CF9"/>
    <w:rsid w:val="006E26F2"/>
    <w:rsid w:val="00787E43"/>
    <w:rsid w:val="00791AFE"/>
    <w:rsid w:val="007A57A3"/>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AA7006"/>
    <w:rsid w:val="00B94A4C"/>
    <w:rsid w:val="00B95B2C"/>
    <w:rsid w:val="00BB6061"/>
    <w:rsid w:val="00BD45FD"/>
    <w:rsid w:val="00BE7F0E"/>
    <w:rsid w:val="00C06329"/>
    <w:rsid w:val="00C47988"/>
    <w:rsid w:val="00C77AA4"/>
    <w:rsid w:val="00CA1C1C"/>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 74, 87]&quot;,&quot;isManuallyOverridden&quot;:false,&quot;manualOverrideText&quot;:&quot;&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Tag&quot;:&quot;MENDELEY_CITATION_v3_eyJjaXRhdGlvbklEIjoiTUVOREVMRVlfQ0lUQVRJT05fMzU5MWU2ZjUtZTIxOS00YjM2LWJiMmItMzBjYjIwMTZmZDBhIiwicHJvcGVydGllcyI6eyJub3RlSW5kZXgiOjB9LCJpc0VkaXRlZCI6ZmFsc2UsIm1hbnVhbE92ZXJyaWRlIjp7ImNpdGVwcm9jVGV4dCI6Ils3MiwgNzQsIDg3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133627</TotalTime>
  <Pages>35</Pages>
  <Words>13100</Words>
  <Characters>77294</Characters>
  <Application>Microsoft Office Word</Application>
  <DocSecurity>0</DocSecurity>
  <Lines>644</Lines>
  <Paragraphs>180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653</cp:revision>
  <cp:lastPrinted>2023-02-12T16:23:00Z</cp:lastPrinted>
  <dcterms:created xsi:type="dcterms:W3CDTF">2021-03-29T20:15:00Z</dcterms:created>
  <dcterms:modified xsi:type="dcterms:W3CDTF">2023-03-17T15:04:00Z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