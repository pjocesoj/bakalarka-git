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F7EF8E3"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18T21:14:00Z">
            <w:r w:rsidR="0053001E" w:rsidRPr="0053001E">
              <w:rPr>
                <w:color w:val="000000"/>
              </w:rPr>
              <w:t>[1]</w:t>
            </w:r>
          </w:ins>
          <w:del w:id="7" w:author="Martin Novák" w:date="2023-03-18T20:17:00Z">
            <w:r w:rsidR="0016786F" w:rsidRPr="00016564" w:rsidDel="00831BEF">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18T21:14:00Z">
            <w:r w:rsidR="0053001E" w:rsidRPr="0053001E">
              <w:rPr>
                <w:color w:val="000000"/>
              </w:rPr>
              <w:t>[2]</w:t>
            </w:r>
          </w:ins>
          <w:del w:id="9" w:author="Martin Novák" w:date="2023-03-18T20:17:00Z">
            <w:r w:rsidR="0016786F" w:rsidRPr="00016564" w:rsidDel="00831BEF">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C9C3E7A"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18T21:14:00Z">
            <w:r w:rsidR="0053001E" w:rsidRPr="0053001E">
              <w:rPr>
                <w:i w:val="0"/>
                <w:color w:val="000000"/>
              </w:rPr>
              <w:t>[2]</w:t>
            </w:r>
          </w:ins>
          <w:del w:id="12" w:author="Martin Novák" w:date="2023-03-18T20:17:00Z">
            <w:r w:rsidR="0016786F" w:rsidRPr="00016564" w:rsidDel="00831BEF">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4BC1369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18T21:14:00Z">
            <w:r w:rsidR="0053001E" w:rsidRPr="0053001E">
              <w:rPr>
                <w:color w:val="000000"/>
                <w:highlight w:val="green"/>
              </w:rPr>
              <w:t>[3]</w:t>
            </w:r>
          </w:ins>
          <w:del w:id="14" w:author="Martin Novák" w:date="2023-03-18T20:17:00Z">
            <w:r w:rsidR="0016786F" w:rsidRPr="00016564" w:rsidDel="00831BEF">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18T21:14:00Z">
            <w:r w:rsidR="0053001E" w:rsidRPr="0053001E">
              <w:rPr>
                <w:color w:val="000000"/>
                <w:highlight w:val="green"/>
              </w:rPr>
              <w:t>[4]</w:t>
            </w:r>
          </w:ins>
          <w:del w:id="16" w:author="Martin Novák" w:date="2023-03-18T20:17:00Z">
            <w:r w:rsidR="0016786F" w:rsidRPr="00016564" w:rsidDel="00831BEF">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2CAD613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18T21:14:00Z">
            <w:r w:rsidR="0053001E" w:rsidRPr="0053001E">
              <w:rPr>
                <w:color w:val="000000"/>
                <w:highlight w:val="green"/>
              </w:rPr>
              <w:t>[5]</w:t>
            </w:r>
          </w:ins>
          <w:del w:id="21" w:author="Martin Novák" w:date="2023-03-18T20:17:00Z">
            <w:r w:rsidR="0016786F" w:rsidRPr="00016564" w:rsidDel="00831BEF">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18T21:14:00Z">
            <w:r w:rsidR="0053001E" w:rsidRPr="0053001E">
              <w:rPr>
                <w:color w:val="000000"/>
                <w:highlight w:val="green"/>
              </w:rPr>
              <w:t>[6]</w:t>
            </w:r>
          </w:ins>
          <w:del w:id="23" w:author="Martin Novák" w:date="2023-03-18T20:17:00Z">
            <w:r w:rsidR="0016786F" w:rsidRPr="00016564" w:rsidDel="00831BEF">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18T21:14:00Z">
            <w:r w:rsidR="0053001E" w:rsidRPr="0053001E">
              <w:rPr>
                <w:color w:val="000000"/>
                <w:highlight w:val="green"/>
              </w:rPr>
              <w:t>[7]</w:t>
            </w:r>
          </w:ins>
          <w:del w:id="25" w:author="Martin Novák" w:date="2023-03-18T20:17:00Z">
            <w:r w:rsidR="0016786F" w:rsidRPr="00016564" w:rsidDel="00831BEF">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18T21:14:00Z">
            <w:r w:rsidR="0053001E" w:rsidRPr="0053001E">
              <w:rPr>
                <w:color w:val="000000"/>
                <w:highlight w:val="green"/>
              </w:rPr>
              <w:t>[8]</w:t>
            </w:r>
          </w:ins>
          <w:del w:id="27" w:author="Martin Novák" w:date="2023-03-18T20:17:00Z">
            <w:r w:rsidR="0016786F" w:rsidRPr="00016564" w:rsidDel="00831BEF">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7E99F6F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18T21:14:00Z">
            <w:r w:rsidR="0053001E" w:rsidRPr="0053001E">
              <w:rPr>
                <w:color w:val="000000"/>
                <w:highlight w:val="green"/>
              </w:rPr>
              <w:t>[9, 10]</w:t>
            </w:r>
          </w:ins>
          <w:del w:id="30" w:author="Martin Novák" w:date="2023-03-18T20:17:00Z">
            <w:r w:rsidR="0016786F" w:rsidRPr="00016564" w:rsidDel="00831BEF">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18T21:14:00Z">
            <w:r w:rsidR="0053001E" w:rsidRPr="0053001E">
              <w:rPr>
                <w:color w:val="000000"/>
                <w:highlight w:val="green"/>
              </w:rPr>
              <w:t>[11]</w:t>
            </w:r>
          </w:ins>
          <w:del w:id="32" w:author="Martin Novák" w:date="2023-03-18T20:17:00Z">
            <w:r w:rsidR="0016786F" w:rsidRPr="00016564" w:rsidDel="00831BEF">
              <w:rPr>
                <w:color w:val="000000"/>
                <w:highlight w:val="green"/>
              </w:rPr>
              <w:delText>[11]</w:delText>
            </w:r>
          </w:del>
        </w:sdtContent>
      </w:sdt>
      <w:r w:rsidR="00431B78" w:rsidRPr="00D7426C">
        <w:rPr>
          <w:color w:val="000000"/>
          <w:highlight w:val="green"/>
        </w:rPr>
        <w:t>.</w:t>
      </w:r>
    </w:p>
    <w:p w14:paraId="4AC68E92" w14:textId="326F406A"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18T21:14:00Z">
            <w:r w:rsidR="0053001E" w:rsidRPr="0053001E">
              <w:rPr>
                <w:color w:val="000000"/>
                <w:highlight w:val="green"/>
              </w:rPr>
              <w:t>[12–14]</w:t>
            </w:r>
          </w:ins>
          <w:del w:id="34" w:author="Martin Novák" w:date="2023-03-18T20:17:00Z">
            <w:r w:rsidR="0016786F" w:rsidRPr="00016564" w:rsidDel="00831BEF">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1F134F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18T21:14:00Z">
            <w:r w:rsidR="0053001E" w:rsidRPr="0053001E">
              <w:rPr>
                <w:color w:val="000000"/>
                <w:highlight w:val="green"/>
              </w:rPr>
              <w:t>[8]</w:t>
            </w:r>
          </w:ins>
          <w:del w:id="37" w:author="Martin Novák" w:date="2023-03-18T20:17:00Z">
            <w:r w:rsidR="0016786F" w:rsidRPr="00016564" w:rsidDel="00831BEF">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360608D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18T21:14:00Z">
            <w:r w:rsidR="0053001E" w:rsidRPr="0053001E">
              <w:rPr>
                <w:color w:val="000000"/>
                <w:highlight w:val="green"/>
              </w:rPr>
              <w:t>[15]</w:t>
            </w:r>
          </w:ins>
          <w:del w:id="40" w:author="Martin Novák" w:date="2023-03-18T20:17:00Z">
            <w:r w:rsidR="0016786F" w:rsidRPr="00016564" w:rsidDel="00831BEF">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18T21:14:00Z">
            <w:r w:rsidR="0053001E" w:rsidRPr="0053001E">
              <w:rPr>
                <w:color w:val="000000"/>
                <w:highlight w:val="green"/>
              </w:rPr>
              <w:t>[16]</w:t>
            </w:r>
          </w:ins>
          <w:del w:id="42" w:author="Martin Novák" w:date="2023-03-18T20:17:00Z">
            <w:r w:rsidR="0016786F" w:rsidRPr="00016564" w:rsidDel="00831BEF">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55F628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18T21:14:00Z">
            <w:r w:rsidR="0053001E" w:rsidRPr="0053001E">
              <w:rPr>
                <w:rFonts w:cstheme="minorHAnsi"/>
                <w:color w:val="000000"/>
                <w:highlight w:val="green"/>
                <w:shd w:val="clear" w:color="auto" w:fill="FFFFFF"/>
              </w:rPr>
              <w:t>[17]</w:t>
            </w:r>
          </w:ins>
          <w:del w:id="46" w:author="Martin Novák" w:date="2023-03-18T20:17:00Z">
            <w:r w:rsidR="0016786F" w:rsidRPr="00016564" w:rsidDel="00831BEF">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18T21:14:00Z">
            <w:r w:rsidR="0053001E" w:rsidRPr="0053001E">
              <w:rPr>
                <w:color w:val="000000"/>
                <w:highlight w:val="green"/>
              </w:rPr>
              <w:t>[18, 19]</w:t>
            </w:r>
          </w:ins>
          <w:del w:id="48" w:author="Martin Novák" w:date="2023-03-18T20:17:00Z">
            <w:r w:rsidR="0016786F" w:rsidRPr="00016564" w:rsidDel="00831BEF">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0265633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18T21:14:00Z">
            <w:r w:rsidR="0053001E" w:rsidRPr="0053001E">
              <w:rPr>
                <w:color w:val="000000"/>
                <w:highlight w:val="green"/>
              </w:rPr>
              <w:t>[9]</w:t>
            </w:r>
          </w:ins>
          <w:del w:id="51" w:author="Martin Novák" w:date="2023-03-18T20:17:00Z">
            <w:r w:rsidR="0016786F" w:rsidRPr="00016564" w:rsidDel="00831BEF">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18T21:14:00Z">
            <w:r w:rsidR="0053001E" w:rsidRPr="0053001E">
              <w:rPr>
                <w:color w:val="000000"/>
                <w:highlight w:val="green"/>
              </w:rPr>
              <w:t>[20]</w:t>
            </w:r>
          </w:ins>
          <w:del w:id="53" w:author="Martin Novák" w:date="2023-03-18T20:17:00Z">
            <w:r w:rsidR="0016786F" w:rsidRPr="00016564" w:rsidDel="00831BEF">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0CD9BF0D"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18T21:14:00Z">
            <w:r w:rsidR="0053001E" w:rsidRPr="0053001E">
              <w:rPr>
                <w:color w:val="000000"/>
                <w:highlight w:val="green"/>
              </w:rPr>
              <w:t>[19]</w:t>
            </w:r>
          </w:ins>
          <w:del w:id="56" w:author="Martin Novák" w:date="2023-03-18T20:17:00Z">
            <w:r w:rsidR="0016786F" w:rsidRPr="00016564" w:rsidDel="00831BEF">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18T21:14:00Z">
            <w:r w:rsidR="0053001E" w:rsidRPr="0053001E">
              <w:rPr>
                <w:color w:val="000000"/>
                <w:highlight w:val="green"/>
              </w:rPr>
              <w:t>[21]</w:t>
            </w:r>
          </w:ins>
          <w:del w:id="58" w:author="Martin Novák" w:date="2023-03-18T20:17:00Z">
            <w:r w:rsidR="0016786F" w:rsidRPr="00016564" w:rsidDel="00831BEF">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18T21:14:00Z">
            <w:r w:rsidR="0053001E" w:rsidRPr="0053001E">
              <w:rPr>
                <w:color w:val="000000"/>
                <w:highlight w:val="green"/>
              </w:rPr>
              <w:t>[22]</w:t>
            </w:r>
          </w:ins>
          <w:del w:id="60" w:author="Martin Novák" w:date="2023-03-18T20:17:00Z">
            <w:r w:rsidR="0016786F" w:rsidRPr="00016564" w:rsidDel="00831BEF">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55F4D9F3"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18T21:14:00Z">
            <w:r w:rsidR="0053001E" w:rsidRPr="0053001E">
              <w:rPr>
                <w:color w:val="000000"/>
                <w:highlight w:val="green"/>
              </w:rPr>
              <w:t>[23]</w:t>
            </w:r>
          </w:ins>
          <w:del w:id="63" w:author="Martin Novák" w:date="2023-03-18T20:17:00Z">
            <w:r w:rsidR="0016786F" w:rsidRPr="00016564" w:rsidDel="00831BEF">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18T21:14:00Z">
            <w:r w:rsidR="0053001E" w:rsidRPr="0053001E">
              <w:rPr>
                <w:color w:val="000000"/>
                <w:highlight w:val="green"/>
              </w:rPr>
              <w:t>[24, 25]</w:t>
            </w:r>
          </w:ins>
          <w:del w:id="65" w:author="Martin Novák" w:date="2023-03-18T20:17:00Z">
            <w:r w:rsidR="0016786F" w:rsidRPr="00016564" w:rsidDel="00831BEF">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18T21:14:00Z">
            <w:r w:rsidR="0053001E" w:rsidRPr="0053001E">
              <w:rPr>
                <w:color w:val="000000"/>
                <w:highlight w:val="green"/>
              </w:rPr>
              <w:t>[26, 27]</w:t>
            </w:r>
          </w:ins>
          <w:del w:id="67" w:author="Martin Novák" w:date="2023-03-18T20:17:00Z">
            <w:r w:rsidR="0016786F" w:rsidRPr="00016564" w:rsidDel="00831BEF">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72BE4697"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18T21:14:00Z">
            <w:r w:rsidR="0053001E" w:rsidRPr="0053001E">
              <w:rPr>
                <w:color w:val="000000"/>
                <w:highlight w:val="green"/>
              </w:rPr>
              <w:t>[19]</w:t>
            </w:r>
          </w:ins>
          <w:del w:id="70" w:author="Martin Novák" w:date="2023-03-18T20:17:00Z">
            <w:r w:rsidR="0016786F" w:rsidRPr="00016564" w:rsidDel="00831BEF">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18T21:14:00Z">
            <w:r w:rsidR="0053001E" w:rsidRPr="0053001E">
              <w:rPr>
                <w:color w:val="000000"/>
                <w:highlight w:val="green"/>
              </w:rPr>
              <w:t>[28]</w:t>
            </w:r>
          </w:ins>
          <w:del w:id="72" w:author="Martin Novák" w:date="2023-03-18T20:17:00Z">
            <w:r w:rsidR="0016786F" w:rsidRPr="00016564" w:rsidDel="00831BEF">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18T21:14:00Z">
            <w:r w:rsidR="0053001E" w:rsidRPr="0053001E">
              <w:rPr>
                <w:color w:val="000000"/>
                <w:highlight w:val="green"/>
              </w:rPr>
              <w:t>[19]</w:t>
            </w:r>
          </w:ins>
          <w:del w:id="74" w:author="Martin Novák" w:date="2023-03-18T20:17:00Z">
            <w:r w:rsidR="0016786F" w:rsidRPr="00016564" w:rsidDel="00831BEF">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539128C5"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18T21:14:00Z">
            <w:r w:rsidR="0053001E" w:rsidRPr="0053001E">
              <w:rPr>
                <w:color w:val="000000"/>
                <w:highlight w:val="green"/>
              </w:rPr>
              <w:t>[11, 29, 30]</w:t>
            </w:r>
          </w:ins>
          <w:del w:id="79" w:author="Martin Novák" w:date="2023-03-18T20:17:00Z">
            <w:r w:rsidR="0016786F" w:rsidRPr="00016564" w:rsidDel="00831BEF">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435FE42B"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18T21:14:00Z">
            <w:r w:rsidR="0053001E" w:rsidRPr="0053001E">
              <w:rPr>
                <w:rFonts w:cstheme="minorHAnsi"/>
                <w:color w:val="000000"/>
                <w:highlight w:val="green"/>
              </w:rPr>
              <w:t>[30]</w:t>
            </w:r>
          </w:ins>
          <w:del w:id="81" w:author="Martin Novák" w:date="2023-03-18T20:17:00Z">
            <w:r w:rsidR="0016786F" w:rsidRPr="00016564" w:rsidDel="00831BEF">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18T21:14:00Z">
            <w:r w:rsidR="0053001E" w:rsidRPr="0053001E">
              <w:rPr>
                <w:rFonts w:cstheme="minorHAnsi"/>
                <w:color w:val="000000"/>
                <w:highlight w:val="green"/>
              </w:rPr>
              <w:t>[31]</w:t>
            </w:r>
          </w:ins>
          <w:del w:id="83" w:author="Martin Novák" w:date="2023-03-18T20:17:00Z">
            <w:r w:rsidR="0016786F" w:rsidRPr="00016564" w:rsidDel="00831BEF">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18T21:14:00Z">
            <w:r w:rsidR="0053001E" w:rsidRPr="0053001E">
              <w:rPr>
                <w:rFonts w:cstheme="minorHAnsi"/>
                <w:color w:val="000000"/>
                <w:highlight w:val="green"/>
              </w:rPr>
              <w:t>[11, 32, 33]</w:t>
            </w:r>
          </w:ins>
          <w:del w:id="85" w:author="Martin Novák" w:date="2023-03-18T20:17:00Z">
            <w:r w:rsidR="0016786F" w:rsidRPr="00016564" w:rsidDel="00831BEF">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18T21:14:00Z">
            <w:r w:rsidR="0053001E" w:rsidRPr="0053001E">
              <w:rPr>
                <w:rFonts w:cstheme="minorHAnsi"/>
                <w:color w:val="000000"/>
                <w:highlight w:val="green"/>
              </w:rPr>
              <w:t>[34]</w:t>
            </w:r>
          </w:ins>
          <w:del w:id="87" w:author="Martin Novák" w:date="2023-03-18T20:17:00Z">
            <w:r w:rsidR="0016786F" w:rsidRPr="00016564" w:rsidDel="00831BEF">
              <w:rPr>
                <w:rFonts w:cstheme="minorHAnsi"/>
                <w:color w:val="000000"/>
                <w:highlight w:val="green"/>
              </w:rPr>
              <w:delText>[34]</w:delText>
            </w:r>
          </w:del>
        </w:sdtContent>
      </w:sdt>
      <w:r w:rsidR="0036057F" w:rsidRPr="00D7426C">
        <w:rPr>
          <w:rFonts w:cstheme="minorHAnsi"/>
          <w:color w:val="000000"/>
          <w:highlight w:val="green"/>
        </w:rPr>
        <w:t>.</w:t>
      </w:r>
    </w:p>
    <w:p w14:paraId="29449222" w14:textId="1AB82588"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18T21:14:00Z">
            <w:r w:rsidR="0053001E" w:rsidRPr="0053001E">
              <w:rPr>
                <w:rFonts w:cstheme="minorHAnsi"/>
                <w:color w:val="000000"/>
                <w:highlight w:val="green"/>
              </w:rPr>
              <w:t>[35]</w:t>
            </w:r>
          </w:ins>
          <w:del w:id="89" w:author="Martin Novák" w:date="2023-03-18T20:17:00Z">
            <w:r w:rsidR="0016786F" w:rsidRPr="00016564" w:rsidDel="00831BEF">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18T21:14:00Z">
            <w:r w:rsidR="0053001E" w:rsidRPr="0053001E">
              <w:rPr>
                <w:rFonts w:cstheme="minorHAnsi"/>
                <w:color w:val="000000"/>
                <w:highlight w:val="green"/>
              </w:rPr>
              <w:t>[30]</w:t>
            </w:r>
          </w:ins>
          <w:del w:id="91" w:author="Martin Novák" w:date="2023-03-18T20:17:00Z">
            <w:r w:rsidR="0016786F" w:rsidRPr="00016564" w:rsidDel="00831BEF">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18T21:14:00Z">
            <w:r w:rsidR="0053001E" w:rsidRPr="0053001E">
              <w:rPr>
                <w:color w:val="000000"/>
                <w:highlight w:val="green"/>
              </w:rPr>
              <w:t>[36]</w:t>
            </w:r>
          </w:ins>
          <w:del w:id="93" w:author="Martin Novák" w:date="2023-03-18T20:17:00Z">
            <w:r w:rsidR="0016786F" w:rsidRPr="00016564" w:rsidDel="00831BEF">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7B4D3B4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18T21:14:00Z">
            <w:r w:rsidR="0053001E" w:rsidRPr="0053001E">
              <w:rPr>
                <w:color w:val="000000"/>
                <w:highlight w:val="green"/>
              </w:rPr>
              <w:t>[37]</w:t>
            </w:r>
          </w:ins>
          <w:del w:id="96" w:author="Martin Novák" w:date="2023-03-18T20:17:00Z">
            <w:r w:rsidR="0016786F" w:rsidRPr="00016564" w:rsidDel="00831BEF">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18T21:14:00Z">
            <w:r w:rsidR="0053001E" w:rsidRPr="0053001E">
              <w:rPr>
                <w:color w:val="000000"/>
                <w:highlight w:val="green"/>
              </w:rPr>
              <w:t>[38, 39]</w:t>
            </w:r>
          </w:ins>
          <w:del w:id="98" w:author="Martin Novák" w:date="2023-03-18T20:17:00Z">
            <w:r w:rsidR="0016786F" w:rsidRPr="00016564" w:rsidDel="00831BEF">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7D9502EF"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18T21:14:00Z">
            <w:r w:rsidR="0053001E" w:rsidRPr="0053001E">
              <w:rPr>
                <w:color w:val="000000"/>
                <w:highlight w:val="green"/>
              </w:rPr>
              <w:t>[40]</w:t>
            </w:r>
          </w:ins>
          <w:del w:id="101" w:author="Martin Novák" w:date="2023-03-18T20:17:00Z">
            <w:r w:rsidR="0016786F" w:rsidRPr="00016564" w:rsidDel="00831BEF">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18T21:14:00Z">
            <w:r w:rsidR="0053001E" w:rsidRPr="0053001E">
              <w:rPr>
                <w:color w:val="000000"/>
                <w:highlight w:val="green"/>
              </w:rPr>
              <w:t>[29]</w:t>
            </w:r>
          </w:ins>
          <w:del w:id="103" w:author="Martin Novák" w:date="2023-03-18T20:17:00Z">
            <w:r w:rsidR="0016786F" w:rsidRPr="00016564" w:rsidDel="00831BEF">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18T21:14:00Z">
            <w:r w:rsidR="0053001E" w:rsidRPr="0053001E">
              <w:rPr>
                <w:color w:val="000000"/>
                <w:highlight w:val="green"/>
              </w:rPr>
              <w:t>[41, 42]</w:t>
            </w:r>
          </w:ins>
          <w:del w:id="105" w:author="Martin Novák" w:date="2023-03-18T20:17:00Z">
            <w:r w:rsidR="0016786F" w:rsidRPr="00016564" w:rsidDel="00831BEF">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13F7043F"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18T21:14:00Z">
            <w:r w:rsidR="0053001E" w:rsidRPr="0053001E">
              <w:rPr>
                <w:color w:val="000000"/>
                <w:highlight w:val="green"/>
              </w:rPr>
              <w:t>[37]</w:t>
            </w:r>
          </w:ins>
          <w:del w:id="108" w:author="Martin Novák" w:date="2023-03-18T20:17:00Z">
            <w:r w:rsidR="0016786F" w:rsidRPr="00016564" w:rsidDel="00831BEF">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44F90"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18T21:14:00Z">
            <w:r w:rsidR="0053001E" w:rsidRPr="0053001E">
              <w:rPr>
                <w:color w:val="000000"/>
                <w:highlight w:val="green"/>
              </w:rPr>
              <w:t>[43–45]</w:t>
            </w:r>
          </w:ins>
          <w:del w:id="110" w:author="Martin Novák" w:date="2023-03-18T20:17:00Z">
            <w:r w:rsidR="0016786F" w:rsidRPr="00016564" w:rsidDel="00831BEF">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18T21:14:00Z">
            <w:r w:rsidR="0053001E" w:rsidRPr="0053001E">
              <w:rPr>
                <w:color w:val="000000"/>
                <w:highlight w:val="green"/>
              </w:rPr>
              <w:t>[46, 47]</w:t>
            </w:r>
          </w:ins>
          <w:del w:id="112" w:author="Martin Novák" w:date="2023-03-18T20:17:00Z">
            <w:r w:rsidR="0016786F" w:rsidRPr="00016564" w:rsidDel="00831BEF">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D2BBEE5"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18T21:14:00Z">
            <w:r w:rsidR="0053001E" w:rsidRPr="0053001E">
              <w:rPr>
                <w:color w:val="000000"/>
                <w:highlight w:val="green"/>
              </w:rPr>
              <w:t>[48]</w:t>
            </w:r>
          </w:ins>
          <w:del w:id="115" w:author="Martin Novák" w:date="2023-03-18T20:17:00Z">
            <w:r w:rsidR="0016786F" w:rsidRPr="00016564" w:rsidDel="00831BEF">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734A015"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18T21:14:00Z">
            <w:r w:rsidR="0053001E" w:rsidRPr="0053001E">
              <w:rPr>
                <w:color w:val="000000"/>
                <w:highlight w:val="green"/>
              </w:rPr>
              <w:t>[49]</w:t>
            </w:r>
          </w:ins>
          <w:del w:id="118" w:author="Martin Novák" w:date="2023-03-18T20:17:00Z">
            <w:r w:rsidR="0016786F" w:rsidRPr="00016564" w:rsidDel="00831BEF">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18T21:14:00Z">
            <w:r w:rsidR="0053001E" w:rsidRPr="0053001E">
              <w:rPr>
                <w:color w:val="000000"/>
                <w:highlight w:val="green"/>
              </w:rPr>
              <w:t>[50]</w:t>
            </w:r>
          </w:ins>
          <w:del w:id="120" w:author="Martin Novák" w:date="2023-03-18T20:17:00Z">
            <w:r w:rsidR="0016786F" w:rsidRPr="00016564" w:rsidDel="00831BEF">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6126BD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18T21:14:00Z">
                  <w:r w:rsidR="0053001E" w:rsidRPr="0053001E">
                    <w:rPr>
                      <w:color w:val="000000"/>
                    </w:rPr>
                    <w:t>[15]</w:t>
                  </w:r>
                </w:ins>
                <w:del w:id="125" w:author="Martin Novák" w:date="2023-03-18T20:17:00Z">
                  <w:r w:rsidR="0016786F" w:rsidRPr="00016564" w:rsidDel="00831BEF">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0E53647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18T21:14:00Z">
                  <w:r w:rsidR="0053001E" w:rsidRPr="0053001E">
                    <w:rPr>
                      <w:color w:val="000000"/>
                    </w:rPr>
                    <w:t>[51]</w:t>
                  </w:r>
                </w:ins>
                <w:del w:id="127" w:author="Martin Novák" w:date="2023-03-18T20:17:00Z">
                  <w:r w:rsidR="0016786F" w:rsidRPr="00016564" w:rsidDel="00831BEF">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585E3209"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18T21:14:00Z">
                  <w:r w:rsidR="0053001E" w:rsidRPr="0053001E">
                    <w:rPr>
                      <w:color w:val="000000"/>
                    </w:rPr>
                    <w:t>[52]</w:t>
                  </w:r>
                </w:ins>
                <w:del w:id="129" w:author="Martin Novák" w:date="2023-03-18T20:17:00Z">
                  <w:r w:rsidR="0016786F" w:rsidRPr="00016564" w:rsidDel="00831BEF">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35247FF0"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18T21:14:00Z">
            <w:r w:rsidR="0053001E" w:rsidRPr="0053001E">
              <w:rPr>
                <w:color w:val="000000"/>
                <w:highlight w:val="green"/>
              </w:rPr>
              <w:t>[53]</w:t>
            </w:r>
          </w:ins>
          <w:del w:id="134" w:author="Martin Novák" w:date="2023-03-18T20:17:00Z">
            <w:r w:rsidR="0016786F" w:rsidRPr="00016564" w:rsidDel="00831BEF">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CAE3E5A"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18T21:14:00Z">
            <w:r w:rsidR="0053001E" w:rsidRPr="0053001E">
              <w:rPr>
                <w:i w:val="0"/>
                <w:color w:val="000000"/>
                <w:highlight w:val="green"/>
              </w:rPr>
              <w:t>[54–57]</w:t>
            </w:r>
          </w:ins>
          <w:del w:id="138" w:author="Martin Novák" w:date="2023-03-18T20:17:00Z">
            <w:r w:rsidR="0016786F" w:rsidRPr="00016564" w:rsidDel="00831BEF">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18T21:14:00Z">
            <w:r w:rsidR="0053001E" w:rsidRPr="0053001E">
              <w:rPr>
                <w:i w:val="0"/>
                <w:color w:val="000000"/>
                <w:highlight w:val="green"/>
              </w:rPr>
              <w:t>[58, 59]</w:t>
            </w:r>
          </w:ins>
          <w:del w:id="140" w:author="Martin Novák" w:date="2023-03-18T20:17:00Z">
            <w:r w:rsidR="0016786F" w:rsidRPr="00016564" w:rsidDel="00831BEF">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18T21:14:00Z">
            <w:r w:rsidR="0053001E" w:rsidRPr="0053001E">
              <w:rPr>
                <w:i w:val="0"/>
                <w:color w:val="000000"/>
                <w:highlight w:val="green"/>
              </w:rPr>
              <w:t>[60–63]</w:t>
            </w:r>
          </w:ins>
          <w:del w:id="142" w:author="Martin Novák" w:date="2023-03-18T20:17:00Z">
            <w:r w:rsidR="0016786F" w:rsidRPr="00016564" w:rsidDel="00831BEF">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64B8F0AB"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18T21:14:00Z">
            <w:r w:rsidR="0053001E" w:rsidRPr="0053001E">
              <w:rPr>
                <w:rFonts w:cstheme="minorHAnsi"/>
                <w:color w:val="000000"/>
                <w:highlight w:val="darkCyan"/>
                <w:shd w:val="clear" w:color="auto" w:fill="FFFFFF"/>
                <w:lang w:val="en-US"/>
              </w:rPr>
              <w:t>[64]</w:t>
            </w:r>
          </w:ins>
          <w:del w:id="146" w:author="Martin Novák" w:date="2023-03-18T20:17:00Z">
            <w:r w:rsidR="0016786F" w:rsidRPr="00016564" w:rsidDel="00831BEF">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0FEE502F"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18T21:14:00Z">
            <w:r w:rsidR="0053001E" w:rsidRPr="0053001E">
              <w:rPr>
                <w:rFonts w:cstheme="minorHAnsi"/>
                <w:color w:val="000000"/>
                <w:highlight w:val="darkCyan"/>
                <w:shd w:val="clear" w:color="auto" w:fill="FFFFFF"/>
                <w:lang w:val="en-US"/>
              </w:rPr>
              <w:t>[65]</w:t>
            </w:r>
          </w:ins>
          <w:del w:id="148" w:author="Martin Novák" w:date="2023-03-18T20:17:00Z">
            <w:r w:rsidR="0016786F" w:rsidRPr="00016564" w:rsidDel="00831BEF">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C98131E"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18T21:14:00Z">
            <w:r w:rsidR="0053001E" w:rsidRPr="0053001E">
              <w:rPr>
                <w:rFonts w:cstheme="minorHAnsi"/>
                <w:color w:val="000000"/>
                <w:highlight w:val="darkCyan"/>
                <w:shd w:val="clear" w:color="auto" w:fill="FFFFFF"/>
                <w:lang w:val="en-US"/>
              </w:rPr>
              <w:t>[66]</w:t>
            </w:r>
          </w:ins>
          <w:del w:id="150" w:author="Martin Novák" w:date="2023-03-18T20:17:00Z">
            <w:r w:rsidR="0016786F" w:rsidRPr="00016564" w:rsidDel="00831BEF">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18T21:14:00Z">
            <w:r w:rsidR="0053001E" w:rsidRPr="0053001E">
              <w:rPr>
                <w:rFonts w:cstheme="minorHAnsi"/>
                <w:color w:val="000000"/>
                <w:highlight w:val="darkCyan"/>
                <w:shd w:val="clear" w:color="auto" w:fill="FFFFFF"/>
                <w:lang w:val="en-US"/>
              </w:rPr>
              <w:t>[67]</w:t>
            </w:r>
          </w:ins>
          <w:del w:id="152" w:author="Martin Novák" w:date="2023-03-18T20:17:00Z">
            <w:r w:rsidR="0016786F" w:rsidRPr="00016564" w:rsidDel="00831BEF">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18T21:14:00Z">
            <w:r w:rsidR="0053001E" w:rsidRPr="0053001E">
              <w:rPr>
                <w:rFonts w:cstheme="minorHAnsi"/>
                <w:color w:val="000000"/>
                <w:highlight w:val="darkCyan"/>
                <w:shd w:val="clear" w:color="auto" w:fill="FFFFFF"/>
                <w:lang w:val="en-US"/>
              </w:rPr>
              <w:t>[68]</w:t>
            </w:r>
          </w:ins>
          <w:del w:id="154" w:author="Martin Novák" w:date="2023-03-18T20:17:00Z">
            <w:r w:rsidR="0016786F" w:rsidRPr="00016564" w:rsidDel="00831BEF">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56CB4575"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18T21:14:00Z">
            <w:r w:rsidR="0053001E" w:rsidRPr="0053001E">
              <w:rPr>
                <w:rFonts w:cstheme="minorHAnsi"/>
                <w:color w:val="000000"/>
                <w:highlight w:val="darkCyan"/>
                <w:shd w:val="clear" w:color="auto" w:fill="FFFFFF"/>
                <w:lang w:val="en-US"/>
              </w:rPr>
              <w:t>[69]</w:t>
            </w:r>
          </w:ins>
          <w:del w:id="156" w:author="Martin Novák" w:date="2023-03-18T20:17:00Z">
            <w:r w:rsidR="0016786F" w:rsidRPr="00016564" w:rsidDel="00831BEF">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23915AEA"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18T21:14:00Z">
            <w:r w:rsidR="0053001E" w:rsidRPr="0053001E">
              <w:rPr>
                <w:rFonts w:cstheme="minorHAnsi"/>
                <w:color w:val="000000"/>
                <w:highlight w:val="darkCyan"/>
                <w:shd w:val="clear" w:color="auto" w:fill="FFFFFF"/>
              </w:rPr>
              <w:t>[70]</w:t>
            </w:r>
          </w:ins>
          <w:del w:id="158" w:author="Martin Novák" w:date="2023-03-18T20:17:00Z">
            <w:r w:rsidR="0016786F" w:rsidRPr="00016564" w:rsidDel="00831BEF">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18T21:14:00Z">
            <w:r w:rsidR="0053001E" w:rsidRPr="0053001E">
              <w:rPr>
                <w:color w:val="000000"/>
              </w:rPr>
              <w:t>[53, 71–74]</w:t>
            </w:r>
          </w:ins>
          <w:del w:id="160" w:author="Martin Novák" w:date="2023-03-18T20:17:00Z">
            <w:r w:rsidR="0016786F" w:rsidRPr="00016564" w:rsidDel="00831BEF">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18T21:14:00Z">
            <w:r w:rsidR="0053001E" w:rsidRPr="0053001E">
              <w:rPr>
                <w:color w:val="000000"/>
              </w:rPr>
              <w:t>[75]</w:t>
            </w:r>
          </w:ins>
          <w:del w:id="162" w:author="Martin Novák" w:date="2023-03-18T20:17:00Z">
            <w:r w:rsidR="0016786F" w:rsidRPr="00016564" w:rsidDel="00831BEF">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18T21:14:00Z">
            <w:r w:rsidR="0053001E" w:rsidRPr="0053001E">
              <w:rPr>
                <w:rFonts w:cstheme="minorHAnsi"/>
                <w:color w:val="000000"/>
                <w:highlight w:val="darkCyan"/>
                <w:shd w:val="clear" w:color="auto" w:fill="FFFFFF"/>
                <w:lang w:val="en-US"/>
              </w:rPr>
              <w:t>[76]</w:t>
            </w:r>
          </w:ins>
          <w:del w:id="164" w:author="Martin Novák" w:date="2023-03-18T20:17:00Z">
            <w:r w:rsidR="0016786F" w:rsidRPr="00016564" w:rsidDel="00831BEF">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5260BF1B"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18T21:14:00Z">
            <w:r w:rsidR="0053001E" w:rsidRPr="0053001E">
              <w:rPr>
                <w:color w:val="000000"/>
              </w:rPr>
              <w:t>[77]</w:t>
            </w:r>
          </w:ins>
          <w:del w:id="168" w:author="Martin Novák" w:date="2023-03-18T20:17:00Z">
            <w:r w:rsidR="0016786F" w:rsidRPr="00016564" w:rsidDel="00831BEF">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18T21:14:00Z">
            <w:r w:rsidR="0053001E" w:rsidRPr="0053001E">
              <w:rPr>
                <w:rFonts w:cstheme="minorHAnsi"/>
                <w:color w:val="000000"/>
                <w:highlight w:val="darkCyan"/>
                <w:shd w:val="clear" w:color="auto" w:fill="FFFFFF"/>
                <w:lang w:val="en-US"/>
              </w:rPr>
              <w:t>[78]</w:t>
            </w:r>
          </w:ins>
          <w:del w:id="170" w:author="Martin Novák" w:date="2023-03-18T20:17:00Z">
            <w:r w:rsidR="0016786F" w:rsidRPr="00016564" w:rsidDel="00831BEF">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18T21:14:00Z">
            <w:r w:rsidR="0053001E" w:rsidRPr="0053001E">
              <w:rPr>
                <w:rFonts w:cstheme="minorHAnsi"/>
                <w:color w:val="000000"/>
                <w:highlight w:val="darkCyan"/>
                <w:shd w:val="clear" w:color="auto" w:fill="FFFFFF"/>
                <w:lang w:val="en-US"/>
              </w:rPr>
              <w:t>[79]</w:t>
            </w:r>
          </w:ins>
          <w:del w:id="172" w:author="Martin Novák" w:date="2023-03-18T20:17:00Z">
            <w:r w:rsidR="0016786F" w:rsidRPr="00016564" w:rsidDel="00831BEF">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18T21:14:00Z">
            <w:r w:rsidR="0053001E" w:rsidRPr="0053001E">
              <w:rPr>
                <w:rFonts w:cstheme="minorHAnsi"/>
                <w:color w:val="000000"/>
                <w:highlight w:val="darkCyan"/>
                <w:shd w:val="clear" w:color="auto" w:fill="FFFFFF"/>
              </w:rPr>
              <w:t>[80]</w:t>
            </w:r>
          </w:ins>
          <w:del w:id="174" w:author="Martin Novák" w:date="2023-03-18T20:17:00Z">
            <w:r w:rsidR="0016786F" w:rsidRPr="00016564" w:rsidDel="00831BEF">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18T21:14:00Z">
            <w:r w:rsidR="0053001E" w:rsidRPr="0053001E">
              <w:rPr>
                <w:rFonts w:cstheme="minorHAnsi"/>
                <w:color w:val="000000"/>
                <w:highlight w:val="darkCyan"/>
                <w:shd w:val="clear" w:color="auto" w:fill="FFFFFF"/>
              </w:rPr>
              <w:t>[81]</w:t>
            </w:r>
          </w:ins>
          <w:del w:id="176" w:author="Martin Novák" w:date="2023-03-18T20:17:00Z">
            <w:r w:rsidR="0016786F" w:rsidRPr="00016564" w:rsidDel="00831BEF">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18T21:14:00Z">
            <w:r w:rsidR="0053001E" w:rsidRPr="0053001E">
              <w:rPr>
                <w:rFonts w:cstheme="minorHAnsi"/>
                <w:color w:val="000000"/>
                <w:highlight w:val="darkCyan"/>
                <w:shd w:val="clear" w:color="auto" w:fill="FFFFFF"/>
              </w:rPr>
              <w:t>[82]</w:t>
            </w:r>
          </w:ins>
          <w:del w:id="178" w:author="Martin Novák" w:date="2023-03-18T20:17:00Z">
            <w:r w:rsidR="0016786F" w:rsidRPr="00016564" w:rsidDel="00831BEF">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18T21:14:00Z">
            <w:r w:rsidR="0053001E" w:rsidRPr="0053001E">
              <w:rPr>
                <w:rFonts w:cstheme="minorHAnsi"/>
                <w:color w:val="000000"/>
                <w:highlight w:val="darkCyan"/>
                <w:shd w:val="clear" w:color="auto" w:fill="FFFFFF"/>
                <w:lang w:val="en-US"/>
              </w:rPr>
              <w:t>[83]</w:t>
            </w:r>
          </w:ins>
          <w:del w:id="180" w:author="Martin Novák" w:date="2023-03-18T20:17:00Z">
            <w:r w:rsidR="0016786F" w:rsidRPr="00016564" w:rsidDel="00831BEF">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18T21:14:00Z">
            <w:r w:rsidR="0053001E" w:rsidRPr="0053001E">
              <w:rPr>
                <w:color w:val="000000"/>
              </w:rPr>
              <w:t>[84, 85]</w:t>
            </w:r>
          </w:ins>
          <w:del w:id="182" w:author="Martin Novák" w:date="2023-03-18T20:17:00Z">
            <w:r w:rsidR="0016786F" w:rsidRPr="00016564" w:rsidDel="00831BEF">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0CF6E286"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18T21:14:00Z">
            <w:r w:rsidR="0053001E" w:rsidRPr="0053001E">
              <w:rPr>
                <w:rFonts w:cstheme="minorHAnsi"/>
                <w:color w:val="000000"/>
                <w:highlight w:val="darkCyan"/>
              </w:rPr>
              <w:t>[86]</w:t>
            </w:r>
          </w:ins>
          <w:del w:id="186" w:author="Martin Novák" w:date="2023-03-18T20:17:00Z">
            <w:r w:rsidR="0016786F" w:rsidRPr="00016564" w:rsidDel="00831BEF">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18T21:14:00Z">
            <w:r w:rsidR="0053001E" w:rsidRPr="0053001E">
              <w:rPr>
                <w:rFonts w:cstheme="minorHAnsi"/>
                <w:color w:val="000000"/>
              </w:rPr>
              <w:t>[87]</w:t>
            </w:r>
          </w:ins>
          <w:del w:id="188" w:author="Martin Novák" w:date="2023-03-18T20:17:00Z">
            <w:r w:rsidR="0016786F" w:rsidRPr="00016564" w:rsidDel="00831BEF">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18T21:14:00Z">
            <w:r w:rsidR="0053001E" w:rsidRPr="0053001E">
              <w:rPr>
                <w:rFonts w:cstheme="minorHAnsi"/>
                <w:color w:val="000000"/>
                <w:lang w:val="en-US"/>
              </w:rPr>
              <w:t>[88]</w:t>
            </w:r>
          </w:ins>
          <w:del w:id="190" w:author="Martin Novák" w:date="2023-03-18T20:17:00Z">
            <w:r w:rsidR="0016786F" w:rsidRPr="00016564" w:rsidDel="00831BEF">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Change w:id="191" w:author="Martin Novák" w:date="2023-03-18T21:14:00Z">
              <w:rPr>
                <w:rFonts w:cstheme="minorHAnsi"/>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2" w:author="Martin Novák" w:date="2023-03-18T21:14:00Z">
            <w:r w:rsidR="0053001E" w:rsidRPr="0053001E">
              <w:rPr>
                <w:rFonts w:cstheme="minorHAnsi"/>
                <w:color w:val="000000"/>
              </w:rPr>
              <w:t>[89]</w:t>
            </w:r>
          </w:ins>
          <w:del w:id="193" w:author="Martin Novák" w:date="2023-03-18T20:17:00Z">
            <w:r w:rsidR="0016786F" w:rsidRPr="0053001E" w:rsidDel="00831BEF">
              <w:rPr>
                <w:rFonts w:cstheme="minorHAnsi"/>
                <w:color w:val="000000"/>
                <w:rPrChange w:id="194" w:author="Martin Novák" w:date="2023-03-18T21:14:00Z">
                  <w:rPr>
                    <w:rFonts w:cstheme="minorHAnsi"/>
                  </w:rPr>
                </w:rPrChange>
              </w:rPr>
              <w:delText>[92]</w:delText>
            </w:r>
          </w:del>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Change w:id="195" w:author="Martin Novák" w:date="2023-03-18T21:14:00Z">
              <w:rPr>
                <w:rFonts w:cstheme="minorHAnsi"/>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6" w:author="Martin Novák" w:date="2023-03-18T21:14:00Z">
            <w:r w:rsidR="0053001E" w:rsidRPr="0053001E">
              <w:rPr>
                <w:rFonts w:cstheme="minorHAnsi"/>
                <w:color w:val="000000"/>
              </w:rPr>
              <w:t>[90]</w:t>
            </w:r>
          </w:ins>
          <w:del w:id="197" w:author="Martin Novák" w:date="2023-03-18T20:17:00Z">
            <w:r w:rsidR="0016786F" w:rsidRPr="0053001E" w:rsidDel="00831BEF">
              <w:rPr>
                <w:rFonts w:cstheme="minorHAnsi"/>
                <w:color w:val="000000"/>
                <w:rPrChange w:id="198" w:author="Martin Novák" w:date="2023-03-18T21:14:00Z">
                  <w:rPr>
                    <w:rFonts w:cstheme="minorHAnsi"/>
                  </w:rPr>
                </w:rPrChange>
              </w:rPr>
              <w:delText>[94]</w:delText>
            </w:r>
          </w:del>
        </w:sdtContent>
      </w:sdt>
      <w:r w:rsidR="0016786F" w:rsidRPr="003052F2">
        <w:rPr>
          <w:rFonts w:cstheme="minorHAnsi"/>
        </w:rPr>
        <w:t>)</w:t>
      </w:r>
      <w:r w:rsidRPr="003052F2">
        <w:rPr>
          <w:rFonts w:cstheme="minorHAnsi"/>
        </w:rPr>
        <w:t>.</w:t>
      </w:r>
      <w:sdt>
        <w:sdtPr>
          <w:rPr>
            <w:rFonts w:cstheme="minorHAnsi"/>
            <w:color w:val="000000"/>
            <w:rPrChange w:id="199" w:author="Martin Novák" w:date="2023-03-18T21:14:00Z">
              <w:rPr>
                <w:rFonts w:cstheme="minorHAnsi"/>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200" w:author="Martin Novák" w:date="2023-03-18T21:14:00Z">
              <w:rPr/>
            </w:rPrChange>
          </w:rPr>
        </w:sdtEndPr>
        <w:sdtContent>
          <w:ins w:id="201" w:author="Martin Novák" w:date="2023-03-18T21:14:00Z">
            <w:r w:rsidR="0053001E" w:rsidRPr="0053001E">
              <w:rPr>
                <w:color w:val="000000"/>
              </w:rPr>
              <w:t>[72, 74, 91]</w:t>
            </w:r>
          </w:ins>
          <w:del w:id="202" w:author="Martin Novák" w:date="2023-03-18T20:17:00Z">
            <w:r w:rsidR="0016786F" w:rsidRPr="0053001E" w:rsidDel="00831BEF">
              <w:rPr>
                <w:color w:val="000000"/>
                <w:rPrChange w:id="203" w:author="Martin Novák" w:date="2023-03-18T21:14:00Z">
                  <w:rPr/>
                </w:rPrChange>
              </w:rPr>
              <w:delText>[72, 74, 89]</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04" w:name="_Toc129100421"/>
      <w:r w:rsidRPr="00621687">
        <w:rPr>
          <w:rFonts w:asciiTheme="minorHAnsi" w:hAnsiTheme="minorHAnsi" w:cstheme="minorHAnsi"/>
          <w:shd w:val="clear" w:color="auto" w:fill="FFFFFF"/>
        </w:rPr>
        <w:t>4.4 závodní</w:t>
      </w:r>
      <w:bookmarkEnd w:id="204"/>
    </w:p>
    <w:p w14:paraId="14B00349" w14:textId="4EA4C42F" w:rsidR="0074038A" w:rsidRDefault="0074038A" w:rsidP="00DF4197">
      <w:pPr>
        <w:ind w:left="1416" w:firstLine="708"/>
        <w:jc w:val="both"/>
        <w:rPr>
          <w:ins w:id="205" w:author="Martin Novák" w:date="2023-03-18T19:58:00Z"/>
          <w:rFonts w:cstheme="minorHAnsi"/>
        </w:rPr>
      </w:pPr>
      <w:ins w:id="206" w:author="Martin Novák" w:date="2023-03-18T19:58:00Z">
        <w:r>
          <w:rPr>
            <w:rFonts w:cstheme="minorHAnsi"/>
          </w:rPr>
          <w:t>Jed</w:t>
        </w:r>
      </w:ins>
      <w:ins w:id="207" w:author="Martin Novák" w:date="2023-03-18T19:59:00Z">
        <w:r>
          <w:rPr>
            <w:rFonts w:cstheme="minorHAnsi"/>
          </w:rPr>
          <w:t>ním z možných dělení závodních her je podle jízdního modelu. Realistický (např.</w:t>
        </w:r>
      </w:ins>
      <w:ins w:id="208" w:author="Martin Novák" w:date="2023-03-18T20:00:00Z">
        <w:r>
          <w:rPr>
            <w:rFonts w:cstheme="minorHAnsi"/>
          </w:rPr>
          <w:t xml:space="preserve"> </w:t>
        </w:r>
      </w:ins>
      <w:ins w:id="209" w:author="Martin Novák" w:date="2023-03-18T20:16:00Z">
        <w:r w:rsidR="00831BEF" w:rsidRPr="00BF4095">
          <w:rPr>
            <w:rFonts w:cstheme="minorHAnsi"/>
            <w:lang w:val="en-US"/>
            <w:rPrChange w:id="210" w:author="Martin Novák" w:date="2023-03-18T20:23:00Z">
              <w:rPr>
                <w:rFonts w:cstheme="minorHAnsi"/>
              </w:rPr>
            </w:rPrChange>
          </w:rPr>
          <w:t>D</w:t>
        </w:r>
      </w:ins>
      <w:ins w:id="211" w:author="Martin Novák" w:date="2023-03-18T20:18:00Z">
        <w:r w:rsidR="00256384" w:rsidRPr="00BF4095">
          <w:rPr>
            <w:rFonts w:cstheme="minorHAnsi"/>
            <w:lang w:val="en-US"/>
            <w:rPrChange w:id="212" w:author="Martin Novák" w:date="2023-03-18T20:23:00Z">
              <w:rPr>
                <w:rFonts w:cstheme="minorHAnsi"/>
              </w:rPr>
            </w:rPrChange>
          </w:rPr>
          <w:t>i</w:t>
        </w:r>
      </w:ins>
      <w:ins w:id="213" w:author="Martin Novák" w:date="2023-03-18T20:16:00Z">
        <w:r w:rsidR="00831BEF" w:rsidRPr="00BF4095">
          <w:rPr>
            <w:rFonts w:cstheme="minorHAnsi"/>
            <w:lang w:val="en-US"/>
            <w:rPrChange w:id="214" w:author="Martin Novák" w:date="2023-03-18T20:23:00Z">
              <w:rPr>
                <w:rFonts w:cstheme="minorHAnsi"/>
              </w:rPr>
            </w:rPrChange>
          </w:rPr>
          <w:t xml:space="preserve">RT </w:t>
        </w:r>
      </w:ins>
      <w:ins w:id="215" w:author="Martin Novák" w:date="2023-03-18T20:17:00Z">
        <w:r w:rsidR="00831BEF" w:rsidRPr="00BF4095">
          <w:rPr>
            <w:rFonts w:cstheme="minorHAnsi"/>
            <w:lang w:val="en-US"/>
            <w:rPrChange w:id="216" w:author="Martin Novák" w:date="2023-03-18T20:23:00Z">
              <w:rPr>
                <w:rFonts w:cstheme="minorHAnsi"/>
              </w:rPr>
            </w:rPrChange>
          </w:rPr>
          <w:t>Rally</w:t>
        </w:r>
      </w:ins>
      <w:customXmlInsRangeStart w:id="217" w:author="Martin Novák" w:date="2023-03-18T20:17:00Z"/>
      <w:sdt>
        <w:sdtPr>
          <w:rPr>
            <w:rFonts w:cstheme="minorHAnsi"/>
            <w:color w:val="000000"/>
            <w:rPrChange w:id="218" w:author="Martin Novák" w:date="2023-03-18T21:14:00Z">
              <w:rPr>
                <w:rFonts w:cstheme="minorHAnsi"/>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217"/>
          <w:ins w:id="219" w:author="Martin Novák" w:date="2023-03-18T21:14:00Z">
            <w:r w:rsidR="0053001E" w:rsidRPr="0053001E">
              <w:rPr>
                <w:rFonts w:cstheme="minorHAnsi"/>
                <w:color w:val="000000"/>
              </w:rPr>
              <w:t>[92]</w:t>
            </w:r>
          </w:ins>
          <w:customXmlInsRangeStart w:id="220" w:author="Martin Novák" w:date="2023-03-18T20:17:00Z"/>
        </w:sdtContent>
      </w:sdt>
      <w:customXmlInsRangeEnd w:id="220"/>
      <w:ins w:id="221" w:author="Martin Novák" w:date="2023-03-18T20:00:00Z">
        <w:r>
          <w:rPr>
            <w:rFonts w:cstheme="minorHAnsi"/>
          </w:rPr>
          <w:t>) se snaží co nejvíce napodobit chová</w:t>
        </w:r>
      </w:ins>
      <w:ins w:id="222" w:author="Martin Novák" w:date="2023-03-18T20:01:00Z">
        <w:r>
          <w:rPr>
            <w:rFonts w:cstheme="minorHAnsi"/>
          </w:rPr>
          <w:t>ní skutečných vozů. Arkádový</w:t>
        </w:r>
      </w:ins>
      <w:ins w:id="223" w:author="Martin Novák" w:date="2023-03-18T20:04:00Z">
        <w:r>
          <w:rPr>
            <w:rFonts w:cstheme="minorHAnsi"/>
          </w:rPr>
          <w:t xml:space="preserve"> (např. </w:t>
        </w:r>
        <w:r w:rsidR="00D67D2B" w:rsidRPr="002347AB">
          <w:rPr>
            <w:rFonts w:cstheme="minorHAnsi"/>
            <w:lang w:val="en-US"/>
            <w:rPrChange w:id="224" w:author="Martin Novák" w:date="2023-03-18T20:22:00Z">
              <w:rPr>
                <w:rFonts w:cstheme="minorHAnsi"/>
              </w:rPr>
            </w:rPrChange>
          </w:rPr>
          <w:t>Need For Speed</w:t>
        </w:r>
      </w:ins>
      <w:customXmlInsRangeStart w:id="225" w:author="Martin Novák" w:date="2023-03-18T20:18:00Z"/>
      <w:sdt>
        <w:sdtPr>
          <w:rPr>
            <w:rFonts w:cstheme="minorHAnsi"/>
            <w:color w:val="000000"/>
            <w:rPrChange w:id="226" w:author="Martin Novák" w:date="2023-03-18T21:14:00Z">
              <w:rPr>
                <w:rFonts w:cstheme="minorHAnsi"/>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225"/>
          <w:ins w:id="227" w:author="Martin Novák" w:date="2023-03-18T21:14:00Z">
            <w:r w:rsidR="0053001E" w:rsidRPr="0053001E">
              <w:rPr>
                <w:rFonts w:cstheme="minorHAnsi"/>
                <w:color w:val="000000"/>
              </w:rPr>
              <w:t>[93]</w:t>
            </w:r>
          </w:ins>
          <w:customXmlInsRangeStart w:id="228" w:author="Martin Novák" w:date="2023-03-18T20:18:00Z"/>
        </w:sdtContent>
      </w:sdt>
      <w:customXmlInsRangeEnd w:id="228"/>
      <w:ins w:id="229" w:author="Martin Novák" w:date="2023-03-18T20:04:00Z">
        <w:r>
          <w:rPr>
            <w:rFonts w:cstheme="minorHAnsi"/>
          </w:rPr>
          <w:t>)</w:t>
        </w:r>
      </w:ins>
      <w:ins w:id="230" w:author="Martin Novák" w:date="2023-03-18T20:01:00Z">
        <w:r>
          <w:rPr>
            <w:rFonts w:cstheme="minorHAnsi"/>
          </w:rPr>
          <w:t xml:space="preserve"> </w:t>
        </w:r>
      </w:ins>
      <w:ins w:id="231" w:author="Martin Novák" w:date="2023-03-18T20:03:00Z">
        <w:r>
          <w:rPr>
            <w:rFonts w:cstheme="minorHAnsi"/>
          </w:rPr>
          <w:t>ubírá reali</w:t>
        </w:r>
      </w:ins>
      <w:ins w:id="232" w:author="Martin Novák" w:date="2023-03-18T20:04:00Z">
        <w:r>
          <w:rPr>
            <w:rFonts w:cstheme="minorHAnsi"/>
          </w:rPr>
          <w:t>sti</w:t>
        </w:r>
      </w:ins>
      <w:ins w:id="233" w:author="Martin Novák" w:date="2023-03-18T20:03:00Z">
        <w:r>
          <w:rPr>
            <w:rFonts w:cstheme="minorHAnsi"/>
          </w:rPr>
          <w:t xml:space="preserve">čnost ve prospěch </w:t>
        </w:r>
      </w:ins>
      <w:ins w:id="234" w:author="Martin Novák" w:date="2023-03-18T20:22:00Z">
        <w:r w:rsidR="002347AB">
          <w:rPr>
            <w:rFonts w:cstheme="minorHAnsi"/>
          </w:rPr>
          <w:t xml:space="preserve">jednodušší </w:t>
        </w:r>
      </w:ins>
      <w:ins w:id="235" w:author="Martin Novák" w:date="2023-03-18T20:03:00Z">
        <w:r>
          <w:rPr>
            <w:rFonts w:cstheme="minorHAnsi"/>
          </w:rPr>
          <w:t>hratelnosti</w:t>
        </w:r>
      </w:ins>
      <w:ins w:id="236" w:author="Martin Novák" w:date="2023-03-18T20:22:00Z">
        <w:r w:rsidR="00BF4095">
          <w:rPr>
            <w:rFonts w:cstheme="minorHAnsi"/>
            <w:color w:val="000000"/>
          </w:rPr>
          <w:t>.</w:t>
        </w:r>
      </w:ins>
      <w:ins w:id="237" w:author="Martin Novák" w:date="2023-03-18T20:28:00Z">
        <w:r w:rsidR="00E5767D">
          <w:rPr>
            <w:rFonts w:cstheme="minorHAnsi"/>
            <w:color w:val="000000"/>
          </w:rPr>
          <w:t xml:space="preserve"> Dalším dělením je</w:t>
        </w:r>
      </w:ins>
      <w:ins w:id="238" w:author="Martin Novák" w:date="2023-03-18T21:03:00Z">
        <w:r w:rsidR="00460BAF">
          <w:rPr>
            <w:rFonts w:cstheme="minorHAnsi"/>
            <w:color w:val="000000"/>
          </w:rPr>
          <w:t>,</w:t>
        </w:r>
      </w:ins>
      <w:ins w:id="239" w:author="Martin Novák" w:date="2023-03-18T20:28:00Z">
        <w:r w:rsidR="00E5767D">
          <w:rPr>
            <w:rFonts w:cstheme="minorHAnsi"/>
            <w:color w:val="000000"/>
          </w:rPr>
          <w:t xml:space="preserve"> </w:t>
        </w:r>
      </w:ins>
      <w:ins w:id="240" w:author="Martin Novák" w:date="2023-03-18T20:29:00Z">
        <w:r w:rsidR="00E5767D">
          <w:rPr>
            <w:rFonts w:cstheme="minorHAnsi"/>
            <w:color w:val="000000"/>
          </w:rPr>
          <w:t>zda se závodí v autech či jin</w:t>
        </w:r>
      </w:ins>
      <w:ins w:id="241" w:author="Martin Novák" w:date="2023-03-18T20:30:00Z">
        <w:r w:rsidR="00E5767D">
          <w:rPr>
            <w:rFonts w:cstheme="minorHAnsi"/>
            <w:color w:val="000000"/>
          </w:rPr>
          <w:t xml:space="preserve">ých dopravních prostředcích (např. </w:t>
        </w:r>
      </w:ins>
      <w:ins w:id="242" w:author="Martin Novák" w:date="2023-03-18T21:00:00Z">
        <w:r w:rsidR="00B326BD">
          <w:rPr>
            <w:rFonts w:cstheme="minorHAnsi"/>
            <w:color w:val="000000"/>
          </w:rPr>
          <w:t>vesmírné lodě v Redout 2</w:t>
        </w:r>
      </w:ins>
      <w:customXmlInsRangeStart w:id="243" w:author="Martin Novák" w:date="2023-03-18T21:01:00Z"/>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customXmlInsRangeEnd w:id="243"/>
          <w:ins w:id="244" w:author="Martin Novák" w:date="2023-03-18T21:14:00Z">
            <w:r w:rsidR="0053001E" w:rsidRPr="0053001E">
              <w:rPr>
                <w:rFonts w:cstheme="minorHAnsi"/>
                <w:color w:val="000000"/>
              </w:rPr>
              <w:t>[94]</w:t>
            </w:r>
          </w:ins>
          <w:customXmlInsRangeStart w:id="245" w:author="Martin Novák" w:date="2023-03-18T21:01:00Z"/>
        </w:sdtContent>
      </w:sdt>
      <w:customXmlInsRangeEnd w:id="245"/>
      <w:ins w:id="246" w:author="Martin Novák" w:date="2023-03-18T20:30:00Z">
        <w:r w:rsidR="00E5767D">
          <w:rPr>
            <w:rFonts w:cstheme="minorHAnsi"/>
            <w:color w:val="000000"/>
          </w:rPr>
          <w:t>).</w:t>
        </w:r>
      </w:ins>
      <w:ins w:id="247" w:author="Martin Novák" w:date="2023-03-18T20:32:00Z">
        <w:r w:rsidR="00E5767D">
          <w:rPr>
            <w:rFonts w:cstheme="minorHAnsi"/>
            <w:color w:val="000000"/>
          </w:rPr>
          <w:t xml:space="preserve"> Ačkoliv většina her</w:t>
        </w:r>
      </w:ins>
      <w:ins w:id="248" w:author="Martin Novák" w:date="2023-03-18T20:33:00Z">
        <w:r w:rsidR="00E5767D">
          <w:rPr>
            <w:rFonts w:cstheme="minorHAnsi"/>
            <w:color w:val="000000"/>
          </w:rPr>
          <w:t xml:space="preserve"> hráče za narážení do soupeřů penalizuje, existují</w:t>
        </w:r>
      </w:ins>
      <w:ins w:id="249" w:author="Martin Novák" w:date="2023-03-18T21:02:00Z">
        <w:r w:rsidR="00B326BD">
          <w:rPr>
            <w:rFonts w:cstheme="minorHAnsi"/>
            <w:color w:val="000000"/>
          </w:rPr>
          <w:t xml:space="preserve"> také</w:t>
        </w:r>
      </w:ins>
      <w:ins w:id="250" w:author="Martin Novák" w:date="2023-03-18T20:33:00Z">
        <w:r w:rsidR="00E5767D">
          <w:rPr>
            <w:rFonts w:cstheme="minorHAnsi"/>
            <w:color w:val="000000"/>
          </w:rPr>
          <w:t xml:space="preserve"> série jako </w:t>
        </w:r>
      </w:ins>
      <w:ins w:id="251" w:author="Martin Novák" w:date="2023-03-18T20:34:00Z">
        <w:r w:rsidR="00E5767D">
          <w:rPr>
            <w:rFonts w:cstheme="minorHAnsi"/>
            <w:color w:val="000000"/>
          </w:rPr>
          <w:t xml:space="preserve">například </w:t>
        </w:r>
        <w:r w:rsidR="00E5767D" w:rsidRPr="00E5767D">
          <w:rPr>
            <w:rFonts w:cstheme="minorHAnsi"/>
            <w:color w:val="FF0000"/>
            <w:highlight w:val="darkCyan"/>
          </w:rPr>
          <w:t>FlatOut</w:t>
        </w:r>
      </w:ins>
      <w:customXmlInsRangeStart w:id="252" w:author="Martin Novák" w:date="2023-03-18T20:34:00Z"/>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customXmlInsRangeEnd w:id="252"/>
          <w:ins w:id="253" w:author="Martin Novák" w:date="2023-03-18T21:14:00Z">
            <w:r w:rsidR="0053001E" w:rsidRPr="0053001E">
              <w:rPr>
                <w:rFonts w:cstheme="minorHAnsi"/>
                <w:color w:val="000000"/>
                <w:highlight w:val="darkCyan"/>
              </w:rPr>
              <w:t>[95]</w:t>
            </w:r>
          </w:ins>
          <w:customXmlInsRangeStart w:id="254" w:author="Martin Novák" w:date="2023-03-18T20:34:00Z"/>
        </w:sdtContent>
      </w:sdt>
      <w:customXmlInsRangeEnd w:id="254"/>
      <w:ins w:id="255" w:author="Martin Novák" w:date="2023-03-18T20:34:00Z">
        <w:r w:rsidR="00E5767D">
          <w:rPr>
            <w:rFonts w:cstheme="minorHAnsi"/>
            <w:color w:val="000000"/>
          </w:rPr>
          <w:t xml:space="preserve"> a </w:t>
        </w:r>
        <w:r w:rsidR="00E5767D" w:rsidRPr="00D654C3">
          <w:rPr>
            <w:rFonts w:cstheme="minorHAnsi"/>
            <w:color w:val="000000"/>
            <w:lang w:val="en-US"/>
            <w:rPrChange w:id="256" w:author="Martin Novák" w:date="2023-03-18T21:04:00Z">
              <w:rPr>
                <w:rFonts w:cstheme="minorHAnsi"/>
                <w:color w:val="000000"/>
              </w:rPr>
            </w:rPrChange>
          </w:rPr>
          <w:t>Asphalt</w:t>
        </w:r>
      </w:ins>
      <w:customXmlInsRangeStart w:id="257" w:author="Martin Novák" w:date="2023-03-18T20:35:00Z"/>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customXmlInsRangeEnd w:id="257"/>
          <w:ins w:id="258" w:author="Martin Novák" w:date="2023-03-18T21:14:00Z">
            <w:r w:rsidR="0053001E" w:rsidRPr="0053001E">
              <w:rPr>
                <w:rFonts w:cstheme="minorHAnsi"/>
                <w:color w:val="000000"/>
              </w:rPr>
              <w:t>[96]</w:t>
            </w:r>
          </w:ins>
          <w:customXmlInsRangeStart w:id="259" w:author="Martin Novák" w:date="2023-03-18T20:35:00Z"/>
        </w:sdtContent>
      </w:sdt>
      <w:customXmlInsRangeEnd w:id="259"/>
      <w:ins w:id="260" w:author="Martin Novák" w:date="2023-03-18T20:35:00Z">
        <w:r w:rsidR="00E5767D">
          <w:rPr>
            <w:rFonts w:cstheme="minorHAnsi"/>
            <w:color w:val="000000"/>
          </w:rPr>
          <w:t xml:space="preserve">, které </w:t>
        </w:r>
      </w:ins>
      <w:ins w:id="261" w:author="Martin Novák" w:date="2023-03-18T20:54:00Z">
        <w:r w:rsidR="00414FD5">
          <w:rPr>
            <w:rFonts w:cstheme="minorHAnsi"/>
            <w:color w:val="000000"/>
          </w:rPr>
          <w:t>za to</w:t>
        </w:r>
      </w:ins>
      <w:ins w:id="262" w:author="Martin Novák" w:date="2023-03-18T20:35:00Z">
        <w:r w:rsidR="00E5767D">
          <w:rPr>
            <w:rFonts w:cstheme="minorHAnsi"/>
            <w:color w:val="000000"/>
          </w:rPr>
          <w:t xml:space="preserve"> naopak hráče odměňují</w:t>
        </w:r>
      </w:ins>
      <w:ins w:id="263" w:author="Martin Novák" w:date="2023-03-18T20:55:00Z">
        <w:r w:rsidR="00001C43">
          <w:rPr>
            <w:rFonts w:cstheme="minorHAnsi"/>
            <w:color w:val="000000"/>
          </w:rPr>
          <w:t xml:space="preserve"> </w:t>
        </w:r>
      </w:ins>
      <w:ins w:id="264" w:author="Martin Novák" w:date="2023-03-18T21:24:00Z">
        <w:r w:rsidR="008D0D01">
          <w:rPr>
            <w:rFonts w:cstheme="minorHAnsi"/>
            <w:color w:val="000000"/>
          </w:rPr>
          <w:t xml:space="preserve">a umožňují </w:t>
        </w:r>
      </w:ins>
      <w:ins w:id="265" w:author="Martin Novák" w:date="2023-03-18T20:55:00Z">
        <w:r w:rsidR="00001C43">
          <w:rPr>
            <w:rFonts w:cstheme="minorHAnsi"/>
            <w:color w:val="000000"/>
          </w:rPr>
          <w:t>soupeře zpomalit či úplně vyřa</w:t>
        </w:r>
      </w:ins>
      <w:ins w:id="266" w:author="Martin Novák" w:date="2023-03-18T20:56:00Z">
        <w:r w:rsidR="00001C43">
          <w:rPr>
            <w:rFonts w:cstheme="minorHAnsi"/>
            <w:color w:val="000000"/>
          </w:rPr>
          <w:t>dit ze závodu</w:t>
        </w:r>
      </w:ins>
      <w:ins w:id="267" w:author="Martin Novák" w:date="2023-03-18T21:12:00Z">
        <w:r w:rsidR="0053001E" w:rsidRPr="0053001E">
          <w:rPr>
            <w:rFonts w:cstheme="minorHAnsi"/>
            <w:color w:val="000000"/>
          </w:rPr>
          <w:t xml:space="preserve"> </w:t>
        </w:r>
      </w:ins>
      <w:customXmlInsRangeStart w:id="268" w:author="Martin Novák" w:date="2023-03-18T21:12:00Z"/>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customXmlInsRangeEnd w:id="268"/>
          <w:ins w:id="269" w:author="Martin Novák" w:date="2023-03-18T21:14:00Z">
            <w:r w:rsidR="00016564" w:rsidRPr="00016564">
              <w:rPr>
                <w:rFonts w:cstheme="minorHAnsi"/>
                <w:color w:val="000000"/>
              </w:rPr>
              <w:t>[74, 98]</w:t>
            </w:r>
          </w:ins>
          <w:customXmlInsRangeStart w:id="270" w:author="Martin Novák" w:date="2023-03-18T21:12:00Z"/>
        </w:sdtContent>
      </w:sdt>
      <w:customXmlInsRangeEnd w:id="270"/>
      <w:ins w:id="271" w:author="Martin Novák" w:date="2023-03-18T20:35:00Z">
        <w:r w:rsidR="00E5767D">
          <w:rPr>
            <w:rFonts w:cstheme="minorHAnsi"/>
            <w:color w:val="000000"/>
          </w:rPr>
          <w:t>.</w:t>
        </w:r>
      </w:ins>
    </w:p>
    <w:p w14:paraId="1C7F5AFF" w14:textId="58F9A9D0" w:rsidR="00E5767D" w:rsidRPr="00E5767D" w:rsidRDefault="00E5767D" w:rsidP="00DF4197">
      <w:pPr>
        <w:ind w:left="1416" w:firstLine="708"/>
        <w:jc w:val="both"/>
        <w:rPr>
          <w:ins w:id="272" w:author="Martin Novák" w:date="2023-03-18T20:35:00Z"/>
          <w:rFonts w:cstheme="minorHAnsi"/>
          <w:color w:val="92D050"/>
          <w:rPrChange w:id="273" w:author="Martin Novák" w:date="2023-03-18T20:36:00Z">
            <w:rPr>
              <w:ins w:id="274" w:author="Martin Novák" w:date="2023-03-18T20:35:00Z"/>
              <w:rFonts w:cstheme="minorHAnsi"/>
            </w:rPr>
          </w:rPrChange>
        </w:rPr>
      </w:pPr>
      <w:ins w:id="275" w:author="Martin Novák" w:date="2023-03-18T20:36:00Z">
        <w:r w:rsidRPr="00E5767D">
          <w:rPr>
            <w:rFonts w:cstheme="minorHAnsi"/>
            <w:color w:val="92D050"/>
            <w:rPrChange w:id="276" w:author="Martin Novák" w:date="2023-03-18T20:36:00Z">
              <w:rPr>
                <w:rFonts w:cstheme="minorHAnsi"/>
              </w:rPr>
            </w:rPrChange>
          </w:rPr>
          <w:t>/*</w:t>
        </w:r>
      </w:ins>
    </w:p>
    <w:p w14:paraId="04C7D2ED" w14:textId="194E0F31" w:rsidR="00F67031" w:rsidRPr="00E5767D" w:rsidRDefault="00F67031" w:rsidP="00DF4197">
      <w:pPr>
        <w:ind w:left="1416" w:firstLine="708"/>
        <w:jc w:val="both"/>
        <w:rPr>
          <w:ins w:id="277" w:author="Martin Novák" w:date="2023-03-18T20:36:00Z"/>
          <w:rFonts w:cstheme="minorHAnsi"/>
          <w:color w:val="92D050"/>
          <w:rPrChange w:id="278" w:author="Martin Novák" w:date="2023-03-18T20:36:00Z">
            <w:rPr>
              <w:ins w:id="279" w:author="Martin Novák" w:date="2023-03-18T20:36:00Z"/>
              <w:rFonts w:cstheme="minorHAnsi"/>
              <w:color w:val="FF0000"/>
            </w:rPr>
          </w:rPrChange>
        </w:rPr>
      </w:pPr>
      <w:r w:rsidRPr="00E5767D">
        <w:rPr>
          <w:rFonts w:cstheme="minorHAnsi"/>
          <w:color w:val="92D050"/>
          <w:rPrChange w:id="280" w:author="Martin Novák" w:date="2023-03-18T20:36:00Z">
            <w:rPr>
              <w:rFonts w:cstheme="minorHAnsi"/>
            </w:rPr>
          </w:rPrChange>
        </w:rPr>
        <w:t xml:space="preserve">Jak již název napovídá, tyto hry jsou o závodění v autech, či jim podobných strojích. </w:t>
      </w:r>
      <w:r w:rsidRPr="00E5767D">
        <w:rPr>
          <w:rFonts w:cstheme="minorHAnsi"/>
          <w:color w:val="92D050"/>
          <w:rPrChange w:id="281" w:author="Martin Novák" w:date="2023-03-18T20:36:00Z">
            <w:rPr>
              <w:rFonts w:cstheme="minorHAnsi"/>
              <w:color w:val="FF0000"/>
            </w:rPr>
          </w:rPrChange>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E5767D">
        <w:rPr>
          <w:rFonts w:cstheme="minorHAnsi"/>
          <w:color w:val="92D050"/>
          <w:rPrChange w:id="282" w:author="Martin Novák" w:date="2023-03-18T20:36:00Z">
            <w:rPr>
              <w:rFonts w:cstheme="minorHAnsi"/>
              <w:color w:val="FF0000"/>
              <w:highlight w:val="darkCyan"/>
            </w:rPr>
          </w:rPrChange>
        </w:rPr>
        <w:t>FlatOut</w:t>
      </w:r>
      <w:customXmlInsRangeStart w:id="283" w:author="Martin Novák" w:date="2023-03-18T20:19:00Z"/>
      <w:sdt>
        <w:sdtPr>
          <w:rPr>
            <w:rFonts w:cstheme="minorHAnsi"/>
            <w:color w:val="000000"/>
            <w:rPrChange w:id="284" w:author="Martin Novák" w:date="2023-03-18T21:14:00Z">
              <w:rPr>
                <w:rFonts w:cstheme="minorHAnsi"/>
                <w:color w:val="FF0000"/>
                <w:highlight w:val="darkCyan"/>
              </w:rPr>
            </w:rPrChange>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283"/>
          <w:ins w:id="285" w:author="Martin Novák" w:date="2023-03-18T21:14:00Z">
            <w:r w:rsidR="0053001E" w:rsidRPr="0053001E">
              <w:rPr>
                <w:rFonts w:cstheme="minorHAnsi"/>
                <w:color w:val="000000"/>
              </w:rPr>
              <w:t>[95]</w:t>
            </w:r>
          </w:ins>
          <w:customXmlInsRangeStart w:id="286" w:author="Martin Novák" w:date="2023-03-18T20:19:00Z"/>
        </w:sdtContent>
      </w:sdt>
      <w:customXmlInsRangeEnd w:id="286"/>
      <w:r w:rsidRPr="00E5767D">
        <w:rPr>
          <w:rFonts w:cstheme="minorHAnsi"/>
          <w:color w:val="92D050"/>
          <w:rPrChange w:id="287" w:author="Martin Novák" w:date="2023-03-18T20:36:00Z">
            <w:rPr>
              <w:rFonts w:cstheme="minorHAnsi"/>
              <w:color w:val="FF0000"/>
            </w:rPr>
          </w:rPrChange>
        </w:rPr>
        <w:t>, kde je možné nárazy soupeřovo auto poškodit či úplně zničit a vyřadit ho tak ze závodu.</w:t>
      </w:r>
    </w:p>
    <w:p w14:paraId="35F9ED89" w14:textId="5F79441D" w:rsidR="00E5767D" w:rsidRPr="00E5767D" w:rsidRDefault="00E5767D" w:rsidP="00DF4197">
      <w:pPr>
        <w:ind w:left="1416" w:firstLine="708"/>
        <w:jc w:val="both"/>
        <w:rPr>
          <w:rFonts w:cstheme="minorHAnsi"/>
          <w:color w:val="92D050"/>
          <w:rPrChange w:id="288" w:author="Martin Novák" w:date="2023-03-18T20:36:00Z">
            <w:rPr>
              <w:rFonts w:cstheme="minorHAnsi"/>
              <w:color w:val="FF0000"/>
            </w:rPr>
          </w:rPrChange>
        </w:rPr>
      </w:pPr>
      <w:ins w:id="289" w:author="Martin Novák" w:date="2023-03-18T20:36:00Z">
        <w:r w:rsidRPr="00E5767D">
          <w:rPr>
            <w:rFonts w:cstheme="minorHAnsi"/>
            <w:color w:val="92D050"/>
            <w:rPrChange w:id="290" w:author="Martin Novák" w:date="2023-03-18T20:36:00Z">
              <w:rPr>
                <w:rFonts w:cstheme="minorHAnsi"/>
              </w:rPr>
            </w:rPrChange>
          </w:rPr>
          <w:t>*/</w:t>
        </w:r>
      </w:ins>
    </w:p>
    <w:p w14:paraId="35E722E3" w14:textId="2B1850F4" w:rsidR="003E05E7" w:rsidRPr="00FD4AB2" w:rsidRDefault="003E05E7" w:rsidP="003E05E7">
      <w:pPr>
        <w:pStyle w:val="Nadpis2"/>
        <w:ind w:left="708" w:firstLine="708"/>
        <w:rPr>
          <w:rFonts w:asciiTheme="minorHAnsi" w:hAnsiTheme="minorHAnsi" w:cstheme="minorHAnsi"/>
        </w:rPr>
      </w:pPr>
      <w:bookmarkStart w:id="291" w:name="_Toc129100422"/>
      <w:r w:rsidRPr="00FD4AB2">
        <w:rPr>
          <w:rFonts w:asciiTheme="minorHAnsi" w:hAnsiTheme="minorHAnsi" w:cstheme="minorHAnsi"/>
        </w:rPr>
        <w:lastRenderedPageBreak/>
        <w:t>4.5 shrnutí</w:t>
      </w:r>
      <w:bookmarkEnd w:id="291"/>
    </w:p>
    <w:p w14:paraId="40BE8703" w14:textId="5316079A"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92" w:author="Martin Novák" w:date="2023-03-18T21:14:00Z">
            <w:r w:rsidR="0053001E" w:rsidRPr="0053001E">
              <w:rPr>
                <w:rFonts w:cstheme="minorHAnsi"/>
                <w:color w:val="000000"/>
                <w:highlight w:val="darkCyan"/>
                <w:shd w:val="clear" w:color="auto" w:fill="FFFFFF"/>
              </w:rPr>
              <w:t>[97]</w:t>
            </w:r>
          </w:ins>
          <w:del w:id="293" w:author="Martin Novák" w:date="2023-03-18T20:17:00Z">
            <w:r w:rsidR="0016786F" w:rsidRPr="00016564" w:rsidDel="00831BEF">
              <w:rPr>
                <w:rFonts w:cstheme="minorHAnsi"/>
                <w:color w:val="000000"/>
                <w:highlight w:val="darkCyan"/>
                <w:shd w:val="clear" w:color="auto" w:fill="FFFFFF"/>
              </w:rPr>
              <w:delText>[90]</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94" w:name="_Toc129100423"/>
      <w:bookmarkStart w:id="295" w:name="_Hlk76031975"/>
      <w:r w:rsidRPr="00621687">
        <w:rPr>
          <w:rStyle w:val="Nadpis1Char"/>
          <w:rFonts w:asciiTheme="minorHAnsi" w:hAnsiTheme="minorHAnsi" w:cstheme="minorHAnsi"/>
        </w:rPr>
        <w:t>5. Grafické výstupy aplikací</w:t>
      </w:r>
      <w:bookmarkEnd w:id="294"/>
    </w:p>
    <w:bookmarkEnd w:id="295"/>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830E7A6" w:rsidR="00F67031" w:rsidRDefault="00621EB4" w:rsidP="00621EB4">
      <w:pPr>
        <w:pStyle w:val="Titulek"/>
        <w:ind w:left="1416" w:firstLine="708"/>
        <w:jc w:val="both"/>
      </w:pPr>
      <w:bookmarkStart w:id="296" w:name="_Ref86178372"/>
      <w:r>
        <w:t xml:space="preserve">Obr. </w:t>
      </w:r>
      <w:fldSimple w:instr=" SEQ Obrázek \* ARABIC ">
        <w:r w:rsidR="00D907AA">
          <w:rPr>
            <w:noProof/>
          </w:rPr>
          <w:t>3</w:t>
        </w:r>
      </w:fldSimple>
      <w:bookmarkEnd w:id="296"/>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97" w:author="Martin Novák" w:date="2023-03-18T21:14:00Z">
            <w:r w:rsidR="00016564" w:rsidRPr="00016564">
              <w:rPr>
                <w:i w:val="0"/>
                <w:color w:val="000000"/>
              </w:rPr>
              <w:t>[99]</w:t>
            </w:r>
          </w:ins>
          <w:del w:id="298" w:author="Martin Novák" w:date="2023-03-18T20:17:00Z">
            <w:r w:rsidR="0016786F" w:rsidRPr="00016564" w:rsidDel="00831BEF">
              <w:rPr>
                <w:i w:val="0"/>
                <w:color w:val="000000"/>
              </w:rPr>
              <w:delText>[91]</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99" w:name="_Toc129100424"/>
      <w:r w:rsidRPr="00621687">
        <w:rPr>
          <w:rFonts w:asciiTheme="minorHAnsi" w:hAnsiTheme="minorHAnsi" w:cstheme="minorHAnsi"/>
          <w:shd w:val="clear" w:color="auto" w:fill="FFFFFF"/>
        </w:rPr>
        <w:t>5.1 konzolová aplikace</w:t>
      </w:r>
      <w:bookmarkEnd w:id="299"/>
    </w:p>
    <w:p w14:paraId="0AFFEE03" w14:textId="795673A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300" w:author="Martin Novák" w:date="2023-03-18T21:14:00Z">
            <w:r w:rsidR="00016564" w:rsidRPr="00016564">
              <w:rPr>
                <w:color w:val="000000"/>
              </w:rPr>
              <w:t>[99]</w:t>
            </w:r>
          </w:ins>
          <w:del w:id="301" w:author="Martin Novák" w:date="2023-03-18T20:17:00Z">
            <w:r w:rsidR="0016786F" w:rsidRPr="00016564" w:rsidDel="00831BEF">
              <w:rPr>
                <w:color w:val="000000"/>
              </w:rPr>
              <w:delText>[91]</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02" w:name="_Toc129100425"/>
      <w:r w:rsidRPr="00621687">
        <w:rPr>
          <w:rFonts w:asciiTheme="minorHAnsi" w:hAnsiTheme="minorHAnsi" w:cstheme="minorHAnsi"/>
        </w:rPr>
        <w:t>5.2 okenní aplikace</w:t>
      </w:r>
      <w:bookmarkEnd w:id="302"/>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03" w:name="_Toc129100426"/>
      <w:r w:rsidRPr="00F7533D">
        <w:rPr>
          <w:rFonts w:asciiTheme="minorHAnsi" w:hAnsiTheme="minorHAnsi" w:cstheme="minorHAnsi"/>
          <w:shd w:val="clear" w:color="auto" w:fill="FFFFFF"/>
        </w:rPr>
        <w:t>5.2.1 WinForm</w:t>
      </w:r>
      <w:bookmarkEnd w:id="303"/>
    </w:p>
    <w:p w14:paraId="537947F6" w14:textId="7FB375A6"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304" w:author="Martin Novák" w:date="2023-03-18T21:14:00Z">
            <w:r w:rsidR="00016564" w:rsidRPr="00016564">
              <w:rPr>
                <w:color w:val="000000"/>
              </w:rPr>
              <w:t>[99]</w:t>
            </w:r>
          </w:ins>
          <w:del w:id="305" w:author="Martin Novák" w:date="2023-03-18T20:17:00Z">
            <w:r w:rsidR="0016786F" w:rsidRPr="00016564" w:rsidDel="00831BEF">
              <w:rPr>
                <w:color w:val="000000"/>
              </w:rPr>
              <w:delText>[91]</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06" w:name="_Toc129100427"/>
      <w:r w:rsidRPr="00621687">
        <w:rPr>
          <w:rFonts w:asciiTheme="minorHAnsi" w:hAnsiTheme="minorHAnsi" w:cstheme="minorHAnsi"/>
          <w:shd w:val="clear" w:color="auto" w:fill="FFFFFF"/>
        </w:rPr>
        <w:t>5.2.2 WPF</w:t>
      </w:r>
      <w:bookmarkEnd w:id="306"/>
    </w:p>
    <w:p w14:paraId="6C3C628A" w14:textId="00F6C60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307" w:author="Martin Novák" w:date="2023-03-18T21:14:00Z">
            <w:r w:rsidR="00016564" w:rsidRPr="00016564">
              <w:rPr>
                <w:rFonts w:cstheme="minorHAnsi"/>
                <w:color w:val="000000"/>
                <w:highlight w:val="darkCyan"/>
              </w:rPr>
              <w:t>[100]</w:t>
            </w:r>
          </w:ins>
          <w:del w:id="308" w:author="Martin Novák" w:date="2023-03-18T20:17:00Z">
            <w:r w:rsidR="0016786F" w:rsidRPr="00016564" w:rsidDel="00831BEF">
              <w:rPr>
                <w:rFonts w:cstheme="minorHAnsi"/>
                <w:color w:val="000000"/>
                <w:highlight w:val="darkCyan"/>
              </w:rPr>
              <w:delText>[93]</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309" w:author="Martin Novák" w:date="2023-03-18T21:14:00Z">
            <w:r w:rsidR="00016564" w:rsidRPr="00016564">
              <w:rPr>
                <w:color w:val="000000"/>
              </w:rPr>
              <w:t>[99]</w:t>
            </w:r>
          </w:ins>
          <w:del w:id="310" w:author="Martin Novák" w:date="2023-03-18T20:17:00Z">
            <w:r w:rsidR="0016786F" w:rsidRPr="00016564" w:rsidDel="00831BEF">
              <w:rPr>
                <w:color w:val="000000"/>
              </w:rPr>
              <w:delText>[91]</w:delText>
            </w:r>
          </w:del>
        </w:sdtContent>
      </w:sdt>
    </w:p>
    <w:p w14:paraId="2274372C" w14:textId="7E8C00F4"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311" w:author="Martin Novák" w:date="2023-03-18T21:14:00Z">
            <w:r w:rsidR="00016564" w:rsidRPr="00016564">
              <w:rPr>
                <w:rFonts w:cstheme="minorHAnsi"/>
                <w:color w:val="000000"/>
              </w:rPr>
              <w:t>[101]</w:t>
            </w:r>
          </w:ins>
          <w:del w:id="312" w:author="Martin Novák" w:date="2023-03-18T20:17:00Z">
            <w:r w:rsidR="0016786F" w:rsidRPr="00016564" w:rsidDel="00831BEF">
              <w:rPr>
                <w:rFonts w:cstheme="minorHAnsi"/>
                <w:color w:val="000000"/>
              </w:rPr>
              <w:delText>[95]</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DC581CA" w:rsidR="008F5331" w:rsidRDefault="008F5331" w:rsidP="008F5331">
      <w:pPr>
        <w:pStyle w:val="Titulek"/>
        <w:ind w:left="2832" w:firstLine="708"/>
        <w:jc w:val="both"/>
        <w:rPr>
          <w:rFonts w:cstheme="minorHAnsi"/>
          <w:color w:val="00B050"/>
        </w:rPr>
      </w:pPr>
      <w:bookmarkStart w:id="313" w:name="_Ref85442384"/>
      <w:r>
        <w:t xml:space="preserve">Obr. </w:t>
      </w:r>
      <w:fldSimple w:instr=" SEQ Obrázek \* ARABIC ">
        <w:r w:rsidR="00D907AA">
          <w:rPr>
            <w:noProof/>
          </w:rPr>
          <w:t>4</w:t>
        </w:r>
      </w:fldSimple>
      <w:bookmarkEnd w:id="313"/>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14" w:author="Martin Novák" w:date="2023-03-18T21:14:00Z">
            <w:r w:rsidR="00016564" w:rsidRPr="00016564">
              <w:rPr>
                <w:i w:val="0"/>
                <w:color w:val="000000"/>
              </w:rPr>
              <w:t>[101]</w:t>
            </w:r>
          </w:ins>
          <w:del w:id="315" w:author="Martin Novák" w:date="2023-03-18T20:17:00Z">
            <w:r w:rsidR="0016786F" w:rsidRPr="00016564" w:rsidDel="00831BEF">
              <w:rPr>
                <w:i w:val="0"/>
                <w:color w:val="000000"/>
              </w:rPr>
              <w:delText>[95]</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16" w:name="_Toc129100428"/>
      <w:r w:rsidRPr="00FD4AB2">
        <w:rPr>
          <w:rFonts w:asciiTheme="minorHAnsi" w:hAnsiTheme="minorHAnsi" w:cstheme="minorHAnsi"/>
        </w:rPr>
        <w:t>5.3 mobilní aplikace</w:t>
      </w:r>
      <w:bookmarkEnd w:id="316"/>
    </w:p>
    <w:p w14:paraId="245FD7D1" w14:textId="0D0DC6B6"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17" w:name="_Toc129100429"/>
      <w:r w:rsidRPr="00FD4AB2">
        <w:rPr>
          <w:rFonts w:asciiTheme="minorHAnsi" w:hAnsiTheme="minorHAnsi" w:cstheme="minorHAnsi"/>
        </w:rPr>
        <w:t>5.3.1 Xamarin</w:t>
      </w:r>
      <w:bookmarkEnd w:id="317"/>
    </w:p>
    <w:p w14:paraId="0ED6474E" w14:textId="6104B23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318" w:author="Martin Novák" w:date="2023-03-18T21:14:00Z">
            <w:r w:rsidR="00016564" w:rsidRPr="00016564">
              <w:rPr>
                <w:rFonts w:cstheme="minorHAnsi"/>
                <w:color w:val="000000"/>
              </w:rPr>
              <w:t>[102]</w:t>
            </w:r>
          </w:ins>
          <w:del w:id="319" w:author="Martin Novák" w:date="2023-03-18T20:17:00Z">
            <w:r w:rsidR="0016786F" w:rsidRPr="00016564" w:rsidDel="00831BEF">
              <w:rPr>
                <w:rFonts w:cstheme="minorHAnsi"/>
                <w:color w:val="000000"/>
              </w:rPr>
              <w:delText>[96]</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320" w:author="Martin Novák" w:date="2023-03-18T21:14:00Z">
            <w:r w:rsidR="00016564" w:rsidRPr="00016564">
              <w:rPr>
                <w:rFonts w:cstheme="minorHAnsi"/>
                <w:iCs/>
                <w:color w:val="000000"/>
              </w:rPr>
              <w:t>[102]</w:t>
            </w:r>
          </w:ins>
          <w:del w:id="321" w:author="Martin Novák" w:date="2023-03-18T20:17:00Z">
            <w:r w:rsidR="0016786F" w:rsidRPr="00016564" w:rsidDel="00831BEF">
              <w:rPr>
                <w:rFonts w:cstheme="minorHAnsi"/>
                <w:iCs/>
                <w:color w:val="000000"/>
              </w:rPr>
              <w:delText>[96]</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322" w:author="Martin Novák" w:date="2023-03-18T21:14:00Z">
            <w:r w:rsidR="00016564" w:rsidRPr="00016564">
              <w:rPr>
                <w:rFonts w:cstheme="minorHAnsi"/>
                <w:color w:val="000000"/>
              </w:rPr>
              <w:t>[103]</w:t>
            </w:r>
          </w:ins>
          <w:del w:id="323" w:author="Martin Novák" w:date="2023-03-18T20:17:00Z">
            <w:r w:rsidR="0016786F" w:rsidRPr="00016564" w:rsidDel="00831BEF">
              <w:rPr>
                <w:rFonts w:cstheme="minorHAnsi"/>
                <w:color w:val="000000"/>
              </w:rPr>
              <w:delText>[97]</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324" w:author="Martin Novák" w:date="2023-03-18T21:14:00Z">
            <w:r w:rsidR="00016564" w:rsidRPr="00016564">
              <w:rPr>
                <w:rFonts w:cstheme="minorHAnsi"/>
                <w:color w:val="000000"/>
              </w:rPr>
              <w:t>[104]</w:t>
            </w:r>
          </w:ins>
          <w:del w:id="325" w:author="Martin Novák" w:date="2023-03-18T20:17:00Z">
            <w:r w:rsidR="0016786F" w:rsidRPr="00016564" w:rsidDel="00831BEF">
              <w:rPr>
                <w:rFonts w:cstheme="minorHAnsi"/>
                <w:color w:val="000000"/>
              </w:rPr>
              <w:delText>[98]</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26" w:author="Martin Novák" w:date="2023-03-18T21:14:00Z">
            <w:r w:rsidR="00016564" w:rsidRPr="00016564">
              <w:rPr>
                <w:rFonts w:cstheme="minorHAnsi"/>
                <w:color w:val="000000"/>
              </w:rPr>
              <w:t>[105]</w:t>
            </w:r>
          </w:ins>
          <w:del w:id="327" w:author="Martin Novák" w:date="2023-03-18T20:17:00Z">
            <w:r w:rsidR="0016786F" w:rsidRPr="00016564" w:rsidDel="00831BEF">
              <w:rPr>
                <w:rFonts w:cstheme="minorHAnsi"/>
                <w:color w:val="000000"/>
              </w:rPr>
              <w:delText>[99]</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28" w:author="Martin Novák" w:date="2023-03-18T21:14:00Z">
            <w:r w:rsidR="00016564" w:rsidRPr="00016564">
              <w:rPr>
                <w:rFonts w:cstheme="minorHAnsi"/>
                <w:color w:val="000000"/>
              </w:rPr>
              <w:t>[106]</w:t>
            </w:r>
          </w:ins>
          <w:del w:id="329" w:author="Martin Novák" w:date="2023-03-18T20:17:00Z">
            <w:r w:rsidR="0016786F" w:rsidRPr="00016564" w:rsidDel="00831BEF">
              <w:rPr>
                <w:rFonts w:cstheme="minorHAnsi"/>
                <w:color w:val="000000"/>
              </w:rPr>
              <w:delText>[100]</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30" w:author="Martin Novák" w:date="2023-03-18T21:14:00Z">
            <w:r w:rsidR="00016564" w:rsidRPr="00016564">
              <w:rPr>
                <w:rFonts w:cstheme="minorHAnsi"/>
                <w:color w:val="000000"/>
              </w:rPr>
              <w:t>[107]</w:t>
            </w:r>
          </w:ins>
          <w:del w:id="331" w:author="Martin Novák" w:date="2023-03-18T20:17:00Z">
            <w:r w:rsidR="0016786F" w:rsidRPr="00016564" w:rsidDel="00831BEF">
              <w:rPr>
                <w:rFonts w:cstheme="minorHAnsi"/>
                <w:color w:val="000000"/>
              </w:rPr>
              <w:delText>[101]</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32" w:author="Martin Novák" w:date="2023-03-18T21:14:00Z">
            <w:r w:rsidR="00016564" w:rsidRPr="00016564">
              <w:rPr>
                <w:rFonts w:cstheme="minorHAnsi"/>
                <w:color w:val="000000"/>
              </w:rPr>
              <w:t>[108]</w:t>
            </w:r>
          </w:ins>
          <w:del w:id="333" w:author="Martin Novák" w:date="2023-03-18T20:17:00Z">
            <w:r w:rsidR="0016786F" w:rsidRPr="00016564" w:rsidDel="00831BEF">
              <w:rPr>
                <w:rFonts w:cstheme="minorHAnsi"/>
                <w:color w:val="000000"/>
              </w:rPr>
              <w:delText>[102]</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34" w:name="_Toc129100430"/>
      <w:r w:rsidRPr="00FD4AB2">
        <w:rPr>
          <w:rFonts w:asciiTheme="minorHAnsi" w:hAnsiTheme="minorHAnsi" w:cstheme="minorHAnsi"/>
        </w:rPr>
        <w:t>5.3.2 Android Studio</w:t>
      </w:r>
      <w:bookmarkEnd w:id="334"/>
    </w:p>
    <w:p w14:paraId="514741BA" w14:textId="4BAFB3A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35" w:author="Martin Novák" w:date="2023-03-18T21:14:00Z">
            <w:r w:rsidR="00016564" w:rsidRPr="00016564">
              <w:rPr>
                <w:rFonts w:cstheme="minorHAnsi"/>
                <w:color w:val="000000"/>
              </w:rPr>
              <w:t>[109]</w:t>
            </w:r>
          </w:ins>
          <w:del w:id="336" w:author="Martin Novák" w:date="2023-03-18T20:17:00Z">
            <w:r w:rsidR="0016786F" w:rsidRPr="00016564" w:rsidDel="00831BEF">
              <w:rPr>
                <w:rFonts w:cstheme="minorHAnsi"/>
                <w:color w:val="000000"/>
              </w:rPr>
              <w:delText>[103]</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37" w:author="Martin Novák" w:date="2023-03-18T21:14:00Z">
            <w:r w:rsidR="00016564" w:rsidRPr="00016564">
              <w:rPr>
                <w:rFonts w:cstheme="minorHAnsi"/>
                <w:color w:val="000000"/>
              </w:rPr>
              <w:t>[110]</w:t>
            </w:r>
          </w:ins>
          <w:del w:id="338" w:author="Martin Novák" w:date="2023-03-18T20:17:00Z">
            <w:r w:rsidR="0016786F" w:rsidRPr="00016564" w:rsidDel="00831BEF">
              <w:rPr>
                <w:rFonts w:cstheme="minorHAnsi"/>
                <w:color w:val="000000"/>
              </w:rPr>
              <w:delText>[104]</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39" w:author="Martin Novák" w:date="2023-03-18T21:14:00Z">
            <w:r w:rsidR="00016564" w:rsidRPr="00016564">
              <w:rPr>
                <w:rFonts w:cstheme="minorHAnsi"/>
                <w:color w:val="000000"/>
              </w:rPr>
              <w:t>[111]</w:t>
            </w:r>
          </w:ins>
          <w:del w:id="340" w:author="Martin Novák" w:date="2023-03-18T20:17:00Z">
            <w:r w:rsidR="0016786F" w:rsidRPr="00016564" w:rsidDel="00831BEF">
              <w:rPr>
                <w:rFonts w:cstheme="minorHAnsi"/>
                <w:color w:val="000000"/>
              </w:rPr>
              <w:delText>[105]</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41"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41"/>
    </w:p>
    <w:p w14:paraId="77FD17D8" w14:textId="3AB50F13"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42" w:author="Martin Novák" w:date="2023-03-18T21:14:00Z">
            <w:r w:rsidR="0053001E" w:rsidRPr="00016564">
              <w:rPr>
                <w:color w:val="000000"/>
              </w:rPr>
              <w:t>[36]</w:t>
            </w:r>
          </w:ins>
          <w:del w:id="343" w:author="Martin Novák" w:date="2023-03-18T20:17:00Z">
            <w:r w:rsidR="0016786F" w:rsidRPr="00016564" w:rsidDel="00831BEF">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44" w:author="Martin Novák" w:date="2023-03-18T21:14:00Z">
            <w:r w:rsidR="00016564" w:rsidRPr="00016564">
              <w:rPr>
                <w:color w:val="000000"/>
              </w:rPr>
              <w:t>[112]</w:t>
            </w:r>
          </w:ins>
          <w:del w:id="345" w:author="Martin Novák" w:date="2023-03-18T20:17:00Z">
            <w:r w:rsidR="0016786F" w:rsidRPr="00016564" w:rsidDel="00831BEF">
              <w:rPr>
                <w:color w:val="000000"/>
              </w:rPr>
              <w:delText>[106]</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46" w:author="Martin Novák" w:date="2023-03-18T21:14:00Z">
            <w:r w:rsidR="00016564" w:rsidRPr="00016564">
              <w:rPr>
                <w:color w:val="000000"/>
              </w:rPr>
              <w:t>[113]</w:t>
            </w:r>
          </w:ins>
          <w:del w:id="347" w:author="Martin Novák" w:date="2023-03-18T20:17:00Z">
            <w:r w:rsidR="0016786F" w:rsidRPr="00016564" w:rsidDel="00831BEF">
              <w:rPr>
                <w:color w:val="000000"/>
              </w:rPr>
              <w:delText>[107]</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48"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48"/>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7379DBF"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49" w:author="Martin Novák" w:date="2023-03-18T21:14:00Z">
            <w:r w:rsidR="00016564" w:rsidRPr="00016564">
              <w:rPr>
                <w:rFonts w:cstheme="minorHAnsi"/>
                <w:color w:val="000000"/>
              </w:rPr>
              <w:t>[114]</w:t>
            </w:r>
          </w:ins>
          <w:del w:id="350" w:author="Martin Novák" w:date="2023-03-18T20:17:00Z">
            <w:r w:rsidR="0016786F" w:rsidRPr="00016564" w:rsidDel="00831BEF">
              <w:rPr>
                <w:rFonts w:cstheme="minorHAnsi"/>
                <w:color w:val="000000"/>
              </w:rPr>
              <w:delText>[108]</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51" w:author="Martin Novák" w:date="2023-03-18T21:14:00Z">
            <w:r w:rsidR="00016564" w:rsidRPr="00016564">
              <w:rPr>
                <w:rFonts w:cstheme="minorHAnsi"/>
                <w:color w:val="000000"/>
              </w:rPr>
              <w:t>[114]</w:t>
            </w:r>
          </w:ins>
          <w:del w:id="352" w:author="Martin Novák" w:date="2023-03-18T20:17:00Z">
            <w:r w:rsidR="0016786F" w:rsidRPr="00016564" w:rsidDel="00831BEF">
              <w:rPr>
                <w:rFonts w:cstheme="minorHAnsi"/>
                <w:color w:val="000000"/>
              </w:rPr>
              <w:delText>[108]</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53" w:author="Martin Novák" w:date="2023-03-18T21:14:00Z">
            <w:r w:rsidR="00016564" w:rsidRPr="00016564">
              <w:rPr>
                <w:rFonts w:cstheme="minorHAnsi"/>
                <w:color w:val="000000"/>
              </w:rPr>
              <w:t>[114]</w:t>
            </w:r>
          </w:ins>
          <w:del w:id="354" w:author="Martin Novák" w:date="2023-03-18T20:17:00Z">
            <w:r w:rsidR="0016786F" w:rsidRPr="00016564" w:rsidDel="00831BEF">
              <w:rPr>
                <w:rFonts w:cstheme="minorHAnsi"/>
                <w:color w:val="000000"/>
              </w:rPr>
              <w:delText>[108]</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5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55"/>
    </w:p>
    <w:p w14:paraId="635C71F9" w14:textId="66FC59B0"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56" w:author="Martin Novák" w:date="2023-03-18T21:14:00Z">
            <w:r w:rsidR="00016564" w:rsidRPr="00016564">
              <w:rPr>
                <w:color w:val="000000"/>
              </w:rPr>
              <w:t>[115]</w:t>
            </w:r>
          </w:ins>
          <w:del w:id="357" w:author="Martin Novák" w:date="2023-03-18T20:17:00Z">
            <w:r w:rsidR="0016786F" w:rsidRPr="00016564" w:rsidDel="00831BEF">
              <w:rPr>
                <w:color w:val="000000"/>
              </w:rPr>
              <w:delText>[109]</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58" w:author="Martin Novák" w:date="2023-03-18T21:14:00Z">
            <w:r w:rsidR="00016564" w:rsidRPr="00016564">
              <w:rPr>
                <w:color w:val="000000"/>
              </w:rPr>
              <w:t>[116]</w:t>
            </w:r>
          </w:ins>
          <w:del w:id="359" w:author="Martin Novák" w:date="2023-03-18T20:17:00Z">
            <w:r w:rsidR="0016786F" w:rsidRPr="00016564" w:rsidDel="00831BEF">
              <w:rPr>
                <w:color w:val="000000"/>
              </w:rPr>
              <w:delText>[110]</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60" w:author="Martin Novák" w:date="2023-03-18T21:14:00Z">
            <w:r w:rsidR="00016564" w:rsidRPr="00016564">
              <w:rPr>
                <w:color w:val="000000"/>
              </w:rPr>
              <w:t>[117]</w:t>
            </w:r>
          </w:ins>
          <w:del w:id="361" w:author="Martin Novák" w:date="2023-03-18T20:17:00Z">
            <w:r w:rsidR="0016786F" w:rsidRPr="00016564" w:rsidDel="00831BEF">
              <w:rPr>
                <w:color w:val="000000"/>
              </w:rPr>
              <w:delText>[111]</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62" w:author="Martin Novák" w:date="2023-03-18T21:14:00Z">
            <w:r w:rsidR="00016564" w:rsidRPr="00016564">
              <w:rPr>
                <w:color w:val="000000"/>
              </w:rPr>
              <w:t>[118]</w:t>
            </w:r>
          </w:ins>
          <w:del w:id="363" w:author="Martin Novák" w:date="2023-03-18T20:17:00Z">
            <w:r w:rsidR="0016786F" w:rsidRPr="00016564" w:rsidDel="00831BEF">
              <w:rPr>
                <w:color w:val="000000"/>
              </w:rPr>
              <w:delText>[112]</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64" w:author="Martin Novák" w:date="2023-03-18T21:14:00Z">
            <w:r w:rsidR="00016564" w:rsidRPr="00016564">
              <w:rPr>
                <w:color w:val="000000"/>
              </w:rPr>
              <w:t>[119]</w:t>
            </w:r>
          </w:ins>
          <w:del w:id="365" w:author="Martin Novák" w:date="2023-03-18T20:17:00Z">
            <w:r w:rsidR="0016786F" w:rsidRPr="00016564" w:rsidDel="00831BEF">
              <w:rPr>
                <w:color w:val="000000"/>
              </w:rPr>
              <w:delText>[113]</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66" w:author="Martin Novák" w:date="2023-03-18T21:14:00Z">
            <w:r w:rsidR="00016564" w:rsidRPr="00016564">
              <w:rPr>
                <w:color w:val="000000"/>
              </w:rPr>
              <w:t>[120]</w:t>
            </w:r>
          </w:ins>
          <w:del w:id="367" w:author="Martin Novák" w:date="2023-03-18T20:17:00Z">
            <w:r w:rsidR="0016786F" w:rsidRPr="00016564" w:rsidDel="00831BEF">
              <w:rPr>
                <w:color w:val="000000"/>
              </w:rPr>
              <w:delText>[114]</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68" w:author="Martin Novák" w:date="2023-03-18T21:14:00Z">
            <w:r w:rsidR="00016564" w:rsidRPr="00016564">
              <w:rPr>
                <w:color w:val="000000"/>
              </w:rPr>
              <w:t>[121]</w:t>
            </w:r>
          </w:ins>
          <w:del w:id="369" w:author="Martin Novák" w:date="2023-03-18T20:17:00Z">
            <w:r w:rsidR="0016786F" w:rsidRPr="00016564" w:rsidDel="00831BEF">
              <w:rPr>
                <w:color w:val="000000"/>
              </w:rPr>
              <w:delText>[115]</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70" w:author="Martin Novák" w:date="2023-03-18T21:14:00Z">
            <w:r w:rsidR="00016564" w:rsidRPr="00016564">
              <w:rPr>
                <w:color w:val="000000"/>
              </w:rPr>
              <w:t>[122]</w:t>
            </w:r>
          </w:ins>
          <w:del w:id="371" w:author="Martin Novák" w:date="2023-03-18T20:17:00Z">
            <w:r w:rsidR="0016786F" w:rsidRPr="00016564" w:rsidDel="00831BEF">
              <w:rPr>
                <w:color w:val="000000"/>
              </w:rPr>
              <w:delText>[116]</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72" w:author="Martin Novák" w:date="2023-03-18T21:14:00Z">
            <w:r w:rsidR="00016564" w:rsidRPr="00016564">
              <w:rPr>
                <w:color w:val="000000"/>
              </w:rPr>
              <w:t>[123]</w:t>
            </w:r>
          </w:ins>
          <w:del w:id="373" w:author="Martin Novák" w:date="2023-03-18T20:17:00Z">
            <w:r w:rsidR="0016786F" w:rsidRPr="00016564" w:rsidDel="00831BEF">
              <w:rPr>
                <w:color w:val="000000"/>
              </w:rPr>
              <w:delText>[117]</w:delText>
            </w:r>
          </w:del>
        </w:sdtContent>
      </w:sdt>
      <w:r w:rsidRPr="00D20F7B">
        <w:rPr>
          <w:shd w:val="clear" w:color="auto" w:fill="FFFFFF"/>
        </w:rPr>
        <w:t>.</w:t>
      </w:r>
    </w:p>
    <w:p w14:paraId="6C8D562A" w14:textId="78F0E4EB"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74" w:author="Martin Novák" w:date="2023-03-18T21:14:00Z">
            <w:r w:rsidR="00016564" w:rsidRPr="00016564">
              <w:rPr>
                <w:color w:val="000000"/>
              </w:rPr>
              <w:t>[124]</w:t>
            </w:r>
          </w:ins>
          <w:del w:id="375" w:author="Martin Novák" w:date="2023-03-18T20:17:00Z">
            <w:r w:rsidR="0016786F" w:rsidRPr="00016564" w:rsidDel="00831BEF">
              <w:rPr>
                <w:color w:val="000000"/>
              </w:rPr>
              <w:delText>[118]</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76" w:author="Martin Novák" w:date="2023-03-18T21:14:00Z">
            <w:r w:rsidR="00016564" w:rsidRPr="00016564">
              <w:rPr>
                <w:color w:val="000000"/>
              </w:rPr>
              <w:t>[125]</w:t>
            </w:r>
          </w:ins>
          <w:del w:id="377" w:author="Martin Novák" w:date="2023-03-18T20:17:00Z">
            <w:r w:rsidR="0016786F" w:rsidRPr="00016564" w:rsidDel="00831BEF">
              <w:rPr>
                <w:color w:val="000000"/>
              </w:rPr>
              <w:delText>[119]</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78" w:author="Martin Novák" w:date="2023-03-18T21:14:00Z">
            <w:r w:rsidR="00016564" w:rsidRPr="00016564">
              <w:rPr>
                <w:color w:val="000000"/>
              </w:rPr>
              <w:t>[126]</w:t>
            </w:r>
          </w:ins>
          <w:del w:id="379" w:author="Martin Novák" w:date="2023-03-18T20:17:00Z">
            <w:r w:rsidR="0016786F" w:rsidRPr="00016564" w:rsidDel="00831BEF">
              <w:rPr>
                <w:color w:val="000000"/>
              </w:rPr>
              <w:delText>[120]</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80" w:author="Martin Novák" w:date="2023-03-18T21:14:00Z">
            <w:r w:rsidR="00016564" w:rsidRPr="00016564">
              <w:rPr>
                <w:color w:val="000000"/>
              </w:rPr>
              <w:t>[127, 128]</w:t>
            </w:r>
          </w:ins>
          <w:del w:id="381" w:author="Martin Novák" w:date="2023-03-18T20:17:00Z">
            <w:r w:rsidR="0016786F" w:rsidRPr="00016564" w:rsidDel="00831BEF">
              <w:rPr>
                <w:color w:val="000000"/>
              </w:rPr>
              <w:delText>[121, 122]</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82" w:author="Martin Novák" w:date="2023-03-18T21:14:00Z">
            <w:r w:rsidR="00016564" w:rsidRPr="00016564">
              <w:rPr>
                <w:color w:val="000000"/>
              </w:rPr>
              <w:t>[129, 130]</w:t>
            </w:r>
          </w:ins>
          <w:del w:id="383" w:author="Martin Novák" w:date="2023-03-18T20:17:00Z">
            <w:r w:rsidR="0016786F" w:rsidRPr="00016564" w:rsidDel="00831BEF">
              <w:rPr>
                <w:color w:val="000000"/>
              </w:rPr>
              <w:delText>[123, 124]</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84"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84"/>
    </w:p>
    <w:p w14:paraId="098E7EA7" w14:textId="7032330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85" w:author="Martin Novák" w:date="2023-03-18T21:14:00Z">
            <w:r w:rsidR="00016564" w:rsidRPr="00016564">
              <w:rPr>
                <w:color w:val="000000"/>
              </w:rPr>
              <w:t>[131, 132]</w:t>
            </w:r>
          </w:ins>
          <w:del w:id="386" w:author="Martin Novák" w:date="2023-03-18T20:17:00Z">
            <w:r w:rsidR="0016786F" w:rsidRPr="00016564" w:rsidDel="00831BEF">
              <w:rPr>
                <w:color w:val="000000"/>
              </w:rPr>
              <w:delText>[125, 126]</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87" w:author="Martin Novák" w:date="2023-03-18T21:14:00Z">
            <w:r w:rsidR="00016564" w:rsidRPr="00016564">
              <w:rPr>
                <w:color w:val="000000"/>
              </w:rPr>
              <w:t>[133]</w:t>
            </w:r>
          </w:ins>
          <w:del w:id="388" w:author="Martin Novák" w:date="2023-03-18T20:17:00Z">
            <w:r w:rsidR="0016786F" w:rsidRPr="00016564" w:rsidDel="00831BEF">
              <w:rPr>
                <w:color w:val="000000"/>
              </w:rPr>
              <w:delText>[127]</w:delText>
            </w:r>
          </w:del>
        </w:sdtContent>
      </w:sdt>
      <w:r w:rsidRPr="00D20F7B">
        <w:rPr>
          <w:rFonts w:cstheme="minorHAnsi"/>
        </w:rPr>
        <w:t>.</w:t>
      </w:r>
    </w:p>
    <w:p w14:paraId="11F3951E" w14:textId="26803115"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89" w:author="Martin Novák" w:date="2023-03-18T21:14:00Z">
            <w:r w:rsidR="00016564" w:rsidRPr="00016564">
              <w:rPr>
                <w:rFonts w:cstheme="minorHAnsi"/>
                <w:color w:val="000000"/>
              </w:rPr>
              <w:t>[114]</w:t>
            </w:r>
          </w:ins>
          <w:del w:id="390" w:author="Martin Novák" w:date="2023-03-18T20:17:00Z">
            <w:r w:rsidR="0016786F" w:rsidRPr="00016564" w:rsidDel="00831BEF">
              <w:rPr>
                <w:rFonts w:cstheme="minorHAnsi"/>
                <w:color w:val="000000"/>
              </w:rPr>
              <w:delText>[108]</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91"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91"/>
    </w:p>
    <w:p w14:paraId="47C5778D" w14:textId="531FEF48"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92" w:author="Martin Novák" w:date="2023-03-18T21:14:00Z">
            <w:r w:rsidR="00016564" w:rsidRPr="00016564">
              <w:rPr>
                <w:color w:val="000000"/>
              </w:rPr>
              <w:t>[134]</w:t>
            </w:r>
          </w:ins>
          <w:del w:id="393" w:author="Martin Novák" w:date="2023-03-18T20:17:00Z">
            <w:r w:rsidR="0016786F" w:rsidRPr="00016564" w:rsidDel="00831BEF">
              <w:rPr>
                <w:color w:val="000000"/>
              </w:rPr>
              <w:delText>[128]</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94"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94"/>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7D617E8" w:rsidR="00F67031" w:rsidRPr="00621687" w:rsidRDefault="00F67031" w:rsidP="00427107">
      <w:pPr>
        <w:pStyle w:val="Titulek"/>
        <w:rPr>
          <w:rFonts w:cstheme="minorHAnsi"/>
        </w:rPr>
      </w:pPr>
      <w:bookmarkStart w:id="395" w:name="_Ref75370800"/>
      <w:r>
        <w:t xml:space="preserve">Tab. </w:t>
      </w:r>
      <w:fldSimple w:instr=" SEQ Tabulka \* ARABIC ">
        <w:r w:rsidR="00E3778F">
          <w:rPr>
            <w:noProof/>
          </w:rPr>
          <w:t>3</w:t>
        </w:r>
      </w:fldSimple>
      <w:bookmarkEnd w:id="39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96" w:author="Martin Novák" w:date="2023-03-18T21:14:00Z">
            <w:r w:rsidR="00016564" w:rsidRPr="00016564">
              <w:rPr>
                <w:i w:val="0"/>
                <w:color w:val="000000"/>
              </w:rPr>
              <w:t>[135, 136]</w:t>
            </w:r>
          </w:ins>
          <w:del w:id="397" w:author="Martin Novák" w:date="2023-03-18T20:17:00Z">
            <w:r w:rsidR="0016786F" w:rsidRPr="00016564" w:rsidDel="00831BEF">
              <w:rPr>
                <w:i w:val="0"/>
                <w:color w:val="000000"/>
              </w:rPr>
              <w:delText>[129, 130]</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98" w:author="Martin Novák" w:date="2023-03-18T21:14:00Z">
            <w:r w:rsidR="00016564" w:rsidRPr="00016564">
              <w:rPr>
                <w:i w:val="0"/>
                <w:color w:val="000000"/>
              </w:rPr>
              <w:t>[119, 137]</w:t>
            </w:r>
          </w:ins>
          <w:del w:id="399" w:author="Martin Novák" w:date="2023-03-18T20:17:00Z">
            <w:r w:rsidR="0016786F" w:rsidRPr="00016564" w:rsidDel="00831BEF">
              <w:rPr>
                <w:i w:val="0"/>
                <w:color w:val="000000"/>
              </w:rPr>
              <w:delText>[113, 131]</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00" w:author="Martin Novák" w:date="2023-03-18T21:14:00Z">
            <w:r w:rsidR="00016564" w:rsidRPr="00016564">
              <w:rPr>
                <w:i w:val="0"/>
                <w:color w:val="000000"/>
              </w:rPr>
              <w:t>[134]</w:t>
            </w:r>
          </w:ins>
          <w:del w:id="401" w:author="Martin Novák" w:date="2023-03-18T20:17:00Z">
            <w:r w:rsidR="0016786F" w:rsidRPr="00016564" w:rsidDel="00831BEF">
              <w:rPr>
                <w:i w:val="0"/>
                <w:color w:val="000000"/>
              </w:rPr>
              <w:delText>[128]</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02" w:author="Martin Novák" w:date="2023-03-18T21:14:00Z">
            <w:r w:rsidR="00016564" w:rsidRPr="00016564">
              <w:rPr>
                <w:i w:val="0"/>
                <w:color w:val="000000"/>
              </w:rPr>
              <w:t>[119]</w:t>
            </w:r>
          </w:ins>
          <w:del w:id="403" w:author="Martin Novák" w:date="2023-03-18T20:17:00Z">
            <w:r w:rsidR="0016786F" w:rsidRPr="00016564" w:rsidDel="00831BEF">
              <w:rPr>
                <w:i w:val="0"/>
                <w:color w:val="000000"/>
              </w:rPr>
              <w:delText>[113]</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04" w:author="Martin Novák" w:date="2023-03-18T21:14:00Z">
            <w:r w:rsidR="00016564" w:rsidRPr="00016564">
              <w:rPr>
                <w:i w:val="0"/>
                <w:color w:val="000000"/>
              </w:rPr>
              <w:t>[138]</w:t>
            </w:r>
          </w:ins>
          <w:del w:id="405" w:author="Martin Novák" w:date="2023-03-18T20:17:00Z">
            <w:r w:rsidR="0016786F" w:rsidRPr="00016564" w:rsidDel="00831BEF">
              <w:rPr>
                <w:i w:val="0"/>
                <w:color w:val="000000"/>
              </w:rPr>
              <w:delText>[132]</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06" w:author="Martin Novák" w:date="2023-03-18T21:14:00Z">
            <w:r w:rsidR="00016564" w:rsidRPr="00016564">
              <w:rPr>
                <w:i w:val="0"/>
                <w:color w:val="000000"/>
              </w:rPr>
              <w:t>[133]</w:t>
            </w:r>
          </w:ins>
          <w:del w:id="407" w:author="Martin Novák" w:date="2023-03-18T20:17:00Z">
            <w:r w:rsidR="0016786F" w:rsidRPr="00016564" w:rsidDel="00831BEF">
              <w:rPr>
                <w:i w:val="0"/>
                <w:color w:val="000000"/>
              </w:rPr>
              <w:delText>[127]</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08" w:name="_Toc129100437"/>
      <w:r w:rsidRPr="00621687">
        <w:rPr>
          <w:rStyle w:val="Nadpis1Char"/>
          <w:rFonts w:asciiTheme="minorHAnsi" w:hAnsiTheme="minorHAnsi" w:cstheme="minorHAnsi"/>
        </w:rPr>
        <w:t>6. Návrh aplikačního modelu</w:t>
      </w:r>
      <w:bookmarkEnd w:id="408"/>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409" w:name="_Ref127987606"/>
      <w:r>
        <w:t xml:space="preserve">Obr. </w:t>
      </w:r>
      <w:fldSimple w:instr=" SEQ Obrázek \* ARABIC ">
        <w:r w:rsidR="00D907AA">
          <w:rPr>
            <w:noProof/>
          </w:rPr>
          <w:t>5</w:t>
        </w:r>
      </w:fldSimple>
      <w:bookmarkEnd w:id="409"/>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410"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1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11" w:name="_Toc129100439"/>
      <w:r w:rsidRPr="00026347">
        <w:rPr>
          <w:shd w:val="clear" w:color="auto" w:fill="FFFFFF"/>
        </w:rPr>
        <w:t>7.</w:t>
      </w:r>
      <w:r>
        <w:rPr>
          <w:shd w:val="clear" w:color="auto" w:fill="FFFFFF"/>
        </w:rPr>
        <w:t>1 knihovna</w:t>
      </w:r>
      <w:bookmarkEnd w:id="41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12" w:name="_Ref103770918"/>
      <w:bookmarkStart w:id="413" w:name="_Toc129100440"/>
      <w:r w:rsidRPr="00026347">
        <w:t>7</w:t>
      </w:r>
      <w:r w:rsidR="00AB4BCD" w:rsidRPr="00026347">
        <w:t xml:space="preserve">.1.1 </w:t>
      </w:r>
      <w:r w:rsidR="00E9240E" w:rsidRPr="00026347">
        <w:t>atributy</w:t>
      </w:r>
      <w:bookmarkEnd w:id="412"/>
      <w:bookmarkEnd w:id="41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w:t>
      </w:r>
      <w:r w:rsidR="00D0458A" w:rsidRPr="004646F7">
        <w:lastRenderedPageBreak/>
        <w:t xml:space="preserve">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14" w:name="_Toc129100441"/>
      <w:r w:rsidRPr="00026347">
        <w:t>7</w:t>
      </w:r>
      <w:r w:rsidR="00CB6506" w:rsidRPr="00026347">
        <w:t>.1.2 buffy</w:t>
      </w:r>
      <w:bookmarkEnd w:id="414"/>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15" w:name="_Toc129100442"/>
      <w:r w:rsidRPr="00026347">
        <w:t>7</w:t>
      </w:r>
      <w:r w:rsidR="002B5D06" w:rsidRPr="00026347">
        <w:t>.1.</w:t>
      </w:r>
      <w:r w:rsidR="00D936AC" w:rsidRPr="00026347">
        <w:t>3</w:t>
      </w:r>
      <w:r w:rsidR="002B5D06" w:rsidRPr="00026347">
        <w:t xml:space="preserve"> Postavy</w:t>
      </w:r>
      <w:bookmarkEnd w:id="41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16" w:name="_Toc129100443"/>
      <w:r w:rsidRPr="00026347">
        <w:t>7</w:t>
      </w:r>
      <w:r w:rsidR="00925157" w:rsidRPr="00026347">
        <w:t>.1.4 Předměty</w:t>
      </w:r>
      <w:bookmarkEnd w:id="41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17" w:name="_Toc129100444"/>
      <w:r w:rsidRPr="00026347">
        <w:lastRenderedPageBreak/>
        <w:t>7</w:t>
      </w:r>
      <w:r w:rsidR="00B4160F" w:rsidRPr="00026347">
        <w:t>.1.5 inventáře</w:t>
      </w:r>
      <w:bookmarkEnd w:id="417"/>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18" w:name="_Toc129100445"/>
      <w:r w:rsidRPr="00026347">
        <w:t>7</w:t>
      </w:r>
      <w:r w:rsidR="00803C7A" w:rsidRPr="00026347">
        <w:t>.1.6 kouzla</w:t>
      </w:r>
      <w:bookmarkEnd w:id="41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19" w:name="_Toc129100446"/>
      <w:r w:rsidRPr="00026347">
        <w:t>7</w:t>
      </w:r>
      <w:r w:rsidR="00A21C2C" w:rsidRPr="00026347">
        <w:t>.1.7 mapa</w:t>
      </w:r>
      <w:bookmarkEnd w:id="41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20" w:name="_Toc129100447"/>
      <w:r w:rsidRPr="00026347">
        <w:t>7</w:t>
      </w:r>
      <w:r w:rsidR="00BD6C97" w:rsidRPr="00026347">
        <w:t>.6.8 úkoly</w:t>
      </w:r>
      <w:bookmarkEnd w:id="42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w:t>
      </w:r>
      <w:r w:rsidR="00BB0934" w:rsidRPr="001D3DBA">
        <w:lastRenderedPageBreak/>
        <w:t xml:space="preserve">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21" w:name="_Toc129100448"/>
      <w:r w:rsidRPr="00026347">
        <w:t>7</w:t>
      </w:r>
      <w:r w:rsidR="002D4783" w:rsidRPr="00026347">
        <w:t>.1.</w:t>
      </w:r>
      <w:r w:rsidR="00BE0C3C" w:rsidRPr="00026347">
        <w:t>9</w:t>
      </w:r>
      <w:r w:rsidR="002D4783" w:rsidRPr="00026347">
        <w:t xml:space="preserve"> GameManager</w:t>
      </w:r>
      <w:bookmarkEnd w:id="421"/>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22" w:name="_Toc129100449"/>
      <w:r w:rsidRPr="00026347">
        <w:t>7</w:t>
      </w:r>
      <w:r w:rsidR="00BE0C3C" w:rsidRPr="00026347">
        <w:t>.1.10 nastavení</w:t>
      </w:r>
      <w:bookmarkEnd w:id="42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23" w:name="_Toc129100450"/>
      <w:r w:rsidRPr="00026347">
        <w:t>7</w:t>
      </w:r>
      <w:r w:rsidR="00AB30A6" w:rsidRPr="00026347">
        <w:t xml:space="preserve">.2 </w:t>
      </w:r>
      <w:r w:rsidR="00C44197" w:rsidRPr="00026347">
        <w:t>TestovaniCastiKnihovny</w:t>
      </w:r>
      <w:bookmarkEnd w:id="423"/>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24" w:name="_Toc129100451"/>
      <w:r w:rsidRPr="00026347">
        <w:lastRenderedPageBreak/>
        <w:t>7</w:t>
      </w:r>
      <w:r w:rsidR="0069559A" w:rsidRPr="00026347">
        <w:t>.2.1</w:t>
      </w:r>
      <w:r w:rsidR="00555477" w:rsidRPr="00026347">
        <w:t xml:space="preserve"> okno</w:t>
      </w:r>
      <w:r w:rsidR="0069559A" w:rsidRPr="00026347">
        <w:t xml:space="preserve"> Form1</w:t>
      </w:r>
      <w:bookmarkEnd w:id="424"/>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425" w:name="_Ref124797379"/>
      <w:bookmarkStart w:id="426" w:name="_Ref124797370"/>
      <w:r>
        <w:t xml:space="preserve">Obr. </w:t>
      </w:r>
      <w:fldSimple w:instr=" SEQ Obrázek \* ARABIC ">
        <w:r w:rsidR="00D907AA">
          <w:rPr>
            <w:noProof/>
          </w:rPr>
          <w:t>6</w:t>
        </w:r>
      </w:fldSimple>
      <w:bookmarkEnd w:id="425"/>
      <w:r>
        <w:t xml:space="preserve"> </w:t>
      </w:r>
      <w:r w:rsidR="008D047E">
        <w:t xml:space="preserve">okno </w:t>
      </w:r>
      <w:r>
        <w:t>Form1-vlastní</w:t>
      </w:r>
      <w:bookmarkEnd w:id="426"/>
    </w:p>
    <w:p w14:paraId="659485D2" w14:textId="5CE8A6FB" w:rsidR="0069559A" w:rsidRDefault="00C77786" w:rsidP="00237525">
      <w:pPr>
        <w:pStyle w:val="Nadpis3"/>
      </w:pPr>
      <w:bookmarkStart w:id="427" w:name="_Toc129100452"/>
      <w:r w:rsidRPr="00026347">
        <w:t>7</w:t>
      </w:r>
      <w:r w:rsidR="00237525" w:rsidRPr="00026347">
        <w:t>.2.2</w:t>
      </w:r>
      <w:r w:rsidR="00D62635" w:rsidRPr="00026347">
        <w:t xml:space="preserve"> okno VypisPostava</w:t>
      </w:r>
      <w:bookmarkEnd w:id="427"/>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428" w:name="_Ref124798461"/>
      <w:r>
        <w:t xml:space="preserve">Obr. </w:t>
      </w:r>
      <w:fldSimple w:instr=" SEQ Obrázek \* ARABIC ">
        <w:r w:rsidR="00D907AA">
          <w:rPr>
            <w:noProof/>
          </w:rPr>
          <w:t>7</w:t>
        </w:r>
      </w:fldSimple>
      <w:bookmarkEnd w:id="428"/>
      <w:r>
        <w:t xml:space="preserve"> </w:t>
      </w:r>
      <w:r w:rsidR="008D047E">
        <w:t xml:space="preserve">okno </w:t>
      </w:r>
      <w:r>
        <w:t>VypisPostava-vlastní</w:t>
      </w:r>
    </w:p>
    <w:p w14:paraId="0A856BFA" w14:textId="0D968717" w:rsidR="00237525" w:rsidRDefault="00C77786" w:rsidP="007F1C5C">
      <w:pPr>
        <w:pStyle w:val="Nadpis3"/>
      </w:pPr>
      <w:bookmarkStart w:id="429" w:name="_Toc129100453"/>
      <w:r w:rsidRPr="00026347">
        <w:t>7</w:t>
      </w:r>
      <w:r w:rsidR="007F1C5C" w:rsidRPr="00026347">
        <w:t>.2.3 okno Combat</w:t>
      </w:r>
      <w:bookmarkEnd w:id="429"/>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w:t>
      </w:r>
      <w:r w:rsidR="00A5240B" w:rsidRPr="00735B26">
        <w:lastRenderedPageBreak/>
        <w:t>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430" w:name="_Ref124799884"/>
      <w:r>
        <w:t xml:space="preserve">Obr. </w:t>
      </w:r>
      <w:fldSimple w:instr=" SEQ Obrázek \* ARABIC ">
        <w:r w:rsidR="00D907AA">
          <w:rPr>
            <w:noProof/>
          </w:rPr>
          <w:t>8</w:t>
        </w:r>
      </w:fldSimple>
      <w:bookmarkEnd w:id="430"/>
      <w:r>
        <w:t xml:space="preserve"> </w:t>
      </w:r>
      <w:r w:rsidR="008D047E">
        <w:t xml:space="preserve">okno </w:t>
      </w:r>
      <w:r>
        <w:t>Combat-vlastní</w:t>
      </w:r>
    </w:p>
    <w:p w14:paraId="05B80103" w14:textId="5ECD05BC" w:rsidR="00237525" w:rsidRDefault="00C77786" w:rsidP="00185E5F">
      <w:pPr>
        <w:pStyle w:val="Nadpis3"/>
      </w:pPr>
      <w:bookmarkStart w:id="431" w:name="_Toc129100454"/>
      <w:r w:rsidRPr="00026347">
        <w:t>7</w:t>
      </w:r>
      <w:r w:rsidR="00185E5F" w:rsidRPr="00026347">
        <w:t>.2.4 okno BuffForm</w:t>
      </w:r>
      <w:bookmarkEnd w:id="431"/>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432" w:name="_Ref128410514"/>
      <w:r>
        <w:t xml:space="preserve">Obr. </w:t>
      </w:r>
      <w:fldSimple w:instr=" SEQ Obrázek \* ARABIC ">
        <w:r w:rsidR="00D907AA">
          <w:rPr>
            <w:noProof/>
          </w:rPr>
          <w:t>9</w:t>
        </w:r>
      </w:fldSimple>
      <w:bookmarkEnd w:id="432"/>
      <w:r>
        <w:t xml:space="preserve"> okno BuffForm-vlastní</w:t>
      </w:r>
    </w:p>
    <w:p w14:paraId="3DB6C94E" w14:textId="186FD567" w:rsidR="00237525" w:rsidRPr="00026347" w:rsidRDefault="00C77786" w:rsidP="00417082">
      <w:pPr>
        <w:pStyle w:val="Nadpis3"/>
      </w:pPr>
      <w:bookmarkStart w:id="433" w:name="_Toc129100455"/>
      <w:r w:rsidRPr="00026347">
        <w:t>7</w:t>
      </w:r>
      <w:r w:rsidR="00417082" w:rsidRPr="00026347">
        <w:t>.2.5 okno InventarForm</w:t>
      </w:r>
      <w:bookmarkEnd w:id="433"/>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434" w:name="_Ref128413124"/>
      <w:r>
        <w:t xml:space="preserve">Obr. </w:t>
      </w:r>
      <w:fldSimple w:instr=" SEQ Obrázek \* ARABIC ">
        <w:r w:rsidR="00D907AA">
          <w:rPr>
            <w:noProof/>
          </w:rPr>
          <w:t>10</w:t>
        </w:r>
      </w:fldSimple>
      <w:bookmarkEnd w:id="434"/>
      <w:r>
        <w:t xml:space="preserve"> okno InventarForm v početní a hmotnostní variantě-vlastní</w:t>
      </w:r>
    </w:p>
    <w:p w14:paraId="66685981" w14:textId="6A3A7293" w:rsidR="00417082" w:rsidRDefault="00C77786" w:rsidP="00417082">
      <w:pPr>
        <w:pStyle w:val="Nadpis3"/>
      </w:pPr>
      <w:bookmarkStart w:id="435" w:name="_Toc129100456"/>
      <w:r w:rsidRPr="00026347">
        <w:t>7</w:t>
      </w:r>
      <w:r w:rsidR="00417082" w:rsidRPr="00026347">
        <w:t>.2.6 okn</w:t>
      </w:r>
      <w:r w:rsidR="00C31739">
        <w:t>a</w:t>
      </w:r>
      <w:r w:rsidR="00417082" w:rsidRPr="00026347">
        <w:t xml:space="preserve"> ChunkForm</w:t>
      </w:r>
      <w:r w:rsidR="00C31739">
        <w:t xml:space="preserve"> a MapaForm</w:t>
      </w:r>
      <w:bookmarkEnd w:id="435"/>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436" w:name="_Ref128417280"/>
      <w:r>
        <w:t xml:space="preserve">Obr. </w:t>
      </w:r>
      <w:fldSimple w:instr=" SEQ Obrázek \* ARABIC ">
        <w:r w:rsidR="00D907AA">
          <w:rPr>
            <w:noProof/>
          </w:rPr>
          <w:t>11</w:t>
        </w:r>
      </w:fldSimple>
      <w:bookmarkEnd w:id="436"/>
      <w:r>
        <w:t xml:space="preserve"> okno ChunkForm-vlastní</w:t>
      </w:r>
    </w:p>
    <w:p w14:paraId="7FAEB0E8" w14:textId="1A437535" w:rsidR="00417082" w:rsidRPr="00026347" w:rsidRDefault="00C77786" w:rsidP="00417082">
      <w:pPr>
        <w:pStyle w:val="Nadpis3"/>
      </w:pPr>
      <w:bookmarkStart w:id="437" w:name="_Toc129100457"/>
      <w:r w:rsidRPr="00026347">
        <w:t>7</w:t>
      </w:r>
      <w:r w:rsidR="00417082" w:rsidRPr="00026347">
        <w:t>.2.7 okno UkolForm</w:t>
      </w:r>
      <w:bookmarkEnd w:id="437"/>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438" w:name="_Ref128418537"/>
      <w:r>
        <w:t xml:space="preserve">Obr. </w:t>
      </w:r>
      <w:fldSimple w:instr=" SEQ Obrázek \* ARABIC ">
        <w:r w:rsidR="00D907AA">
          <w:rPr>
            <w:noProof/>
          </w:rPr>
          <w:t>12</w:t>
        </w:r>
      </w:fldSimple>
      <w:bookmarkEnd w:id="438"/>
      <w:r w:rsidR="00F01FF8">
        <w:t xml:space="preserve"> okno</w:t>
      </w:r>
      <w:r>
        <w:t xml:space="preserve"> UkolForm-vlastní</w:t>
      </w:r>
    </w:p>
    <w:p w14:paraId="343CE1F3" w14:textId="4958CE7C" w:rsidR="00417082" w:rsidRDefault="00C77786" w:rsidP="00417082">
      <w:pPr>
        <w:pStyle w:val="Nadpis3"/>
      </w:pPr>
      <w:bookmarkStart w:id="439" w:name="_Toc129100458"/>
      <w:r w:rsidRPr="00026347">
        <w:t>7</w:t>
      </w:r>
      <w:r w:rsidR="00417082" w:rsidRPr="00026347">
        <w:t>.2.8 okno NastaveniForm</w:t>
      </w:r>
      <w:bookmarkEnd w:id="439"/>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440" w:name="_Ref128468001"/>
      <w:r>
        <w:t>Obr</w:t>
      </w:r>
      <w:r w:rsidR="00675849">
        <w:t>.</w:t>
      </w:r>
      <w:r>
        <w:t xml:space="preserve"> </w:t>
      </w:r>
      <w:fldSimple w:instr=" SEQ Obrázek \* ARABIC ">
        <w:r w:rsidR="00D907AA">
          <w:rPr>
            <w:noProof/>
          </w:rPr>
          <w:t>13</w:t>
        </w:r>
      </w:fldSimple>
      <w:bookmarkEnd w:id="440"/>
      <w:r>
        <w:t xml:space="preserve"> okno NastaveniForm-vlastní</w:t>
      </w:r>
    </w:p>
    <w:p w14:paraId="4EEF6293" w14:textId="37C8A479" w:rsidR="00E02B9D" w:rsidRPr="00026347" w:rsidRDefault="00C77786" w:rsidP="00E02B9D">
      <w:pPr>
        <w:pStyle w:val="Nadpis3"/>
      </w:pPr>
      <w:bookmarkStart w:id="441" w:name="_Toc129100459"/>
      <w:r w:rsidRPr="00026347">
        <w:t>7</w:t>
      </w:r>
      <w:r w:rsidR="00E02B9D" w:rsidRPr="00026347">
        <w:t xml:space="preserve">.2.9 okno </w:t>
      </w:r>
      <w:r w:rsidR="003F6983" w:rsidRPr="00026347">
        <w:t>GMMapaForm</w:t>
      </w:r>
      <w:bookmarkEnd w:id="441"/>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442" w:name="_Ref128488987"/>
      <w:r>
        <w:t xml:space="preserve">Obr. </w:t>
      </w:r>
      <w:fldSimple w:instr=" SEQ Obrázek \* ARABIC ">
        <w:r w:rsidR="00D907AA">
          <w:rPr>
            <w:noProof/>
          </w:rPr>
          <w:t>14</w:t>
        </w:r>
      </w:fldSimple>
      <w:bookmarkEnd w:id="442"/>
      <w:r>
        <w:t xml:space="preserve"> okno GMMapaForm-vlastní</w:t>
      </w:r>
    </w:p>
    <w:p w14:paraId="4B9600D4" w14:textId="17FA3D3D" w:rsidR="00E02B9D" w:rsidRPr="00026347" w:rsidRDefault="00C77786" w:rsidP="00E02B9D">
      <w:pPr>
        <w:pStyle w:val="Nadpis3"/>
      </w:pPr>
      <w:bookmarkStart w:id="443" w:name="_Toc129100460"/>
      <w:r w:rsidRPr="00026347">
        <w:t>7</w:t>
      </w:r>
      <w:r w:rsidR="00E02B9D" w:rsidRPr="00026347">
        <w:t xml:space="preserve">.2.10 okno </w:t>
      </w:r>
      <w:r w:rsidR="003F6983">
        <w:t>GMPostavyForm</w:t>
      </w:r>
      <w:bookmarkEnd w:id="443"/>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44" w:name="_Toc129100461"/>
      <w:r w:rsidRPr="00026347">
        <w:t>7</w:t>
      </w:r>
      <w:r w:rsidR="00E02B9D" w:rsidRPr="00026347">
        <w:t>.2.11 okno GMUkl</w:t>
      </w:r>
      <w:r w:rsidR="00EF5148">
        <w:t>a</w:t>
      </w:r>
      <w:r w:rsidR="00E02B9D" w:rsidRPr="00026347">
        <w:t>daniForm</w:t>
      </w:r>
      <w:bookmarkEnd w:id="444"/>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445" w:name="_Ref129108504"/>
      <w:r>
        <w:t>Obr</w:t>
      </w:r>
      <w:r w:rsidR="007B1788">
        <w:t>.</w:t>
      </w:r>
      <w:r>
        <w:t xml:space="preserve"> </w:t>
      </w:r>
      <w:fldSimple w:instr=" SEQ Obrázek \* ARABIC ">
        <w:r>
          <w:rPr>
            <w:noProof/>
          </w:rPr>
          <w:t>15</w:t>
        </w:r>
      </w:fldSimple>
      <w:bookmarkEnd w:id="445"/>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46" w:name="_Toc129100462"/>
      <w:r w:rsidRPr="00621687">
        <w:rPr>
          <w:rStyle w:val="Nadpis1Char"/>
          <w:rFonts w:asciiTheme="minorHAnsi" w:hAnsiTheme="minorHAnsi" w:cstheme="minorHAnsi"/>
        </w:rPr>
        <w:t>8. Zhodnocení realizace aplikace</w:t>
      </w:r>
      <w:bookmarkEnd w:id="44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47" w:name="_Toc129100463"/>
      <w:r w:rsidRPr="00621687">
        <w:rPr>
          <w:rFonts w:asciiTheme="minorHAnsi" w:hAnsiTheme="minorHAnsi" w:cstheme="minorHAnsi"/>
          <w:shd w:val="clear" w:color="auto" w:fill="FFFFFF"/>
        </w:rPr>
        <w:t>9. Závěr</w:t>
      </w:r>
      <w:bookmarkEnd w:id="44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48" w:name="_Toc129100464"/>
      <w:r>
        <w:lastRenderedPageBreak/>
        <w:t>Použité zdroje</w:t>
      </w:r>
      <w:bookmarkEnd w:id="448"/>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ins w:id="449" w:author="Martin Novák" w:date="2023-03-18T21:14:00Z"/>
              <w:rFonts w:eastAsia="Times New Roman"/>
              <w:sz w:val="24"/>
              <w:szCs w:val="24"/>
            </w:rPr>
          </w:pPr>
          <w:ins w:id="450" w:author="Martin Novák" w:date="2023-03-18T21:14: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7DF4E9C3" w14:textId="77777777" w:rsidR="00016564" w:rsidRDefault="00016564">
          <w:pPr>
            <w:autoSpaceDE w:val="0"/>
            <w:autoSpaceDN w:val="0"/>
            <w:ind w:hanging="640"/>
            <w:divId w:val="2009358835"/>
            <w:rPr>
              <w:ins w:id="451" w:author="Martin Novák" w:date="2023-03-18T21:14:00Z"/>
              <w:rFonts w:eastAsia="Times New Roman"/>
            </w:rPr>
          </w:pPr>
          <w:ins w:id="452" w:author="Martin Novák" w:date="2023-03-18T21:14: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37B8E503" w14:textId="77777777" w:rsidR="00016564" w:rsidRDefault="00016564">
          <w:pPr>
            <w:autoSpaceDE w:val="0"/>
            <w:autoSpaceDN w:val="0"/>
            <w:ind w:hanging="640"/>
            <w:divId w:val="1564755740"/>
            <w:rPr>
              <w:ins w:id="453" w:author="Martin Novák" w:date="2023-03-18T21:14:00Z"/>
              <w:rFonts w:eastAsia="Times New Roman"/>
            </w:rPr>
          </w:pPr>
          <w:ins w:id="454" w:author="Martin Novák" w:date="2023-03-18T21:14: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4B3671A4" w14:textId="77777777" w:rsidR="00016564" w:rsidRDefault="00016564">
          <w:pPr>
            <w:autoSpaceDE w:val="0"/>
            <w:autoSpaceDN w:val="0"/>
            <w:ind w:hanging="640"/>
            <w:divId w:val="492374966"/>
            <w:rPr>
              <w:ins w:id="455" w:author="Martin Novák" w:date="2023-03-18T21:14:00Z"/>
              <w:rFonts w:eastAsia="Times New Roman"/>
            </w:rPr>
          </w:pPr>
          <w:ins w:id="456" w:author="Martin Novák" w:date="2023-03-18T21:14: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02B27A59" w14:textId="77777777" w:rsidR="00016564" w:rsidRDefault="00016564">
          <w:pPr>
            <w:autoSpaceDE w:val="0"/>
            <w:autoSpaceDN w:val="0"/>
            <w:ind w:hanging="640"/>
            <w:divId w:val="1180582166"/>
            <w:rPr>
              <w:ins w:id="457" w:author="Martin Novák" w:date="2023-03-18T21:14:00Z"/>
              <w:rFonts w:eastAsia="Times New Roman"/>
            </w:rPr>
          </w:pPr>
          <w:ins w:id="458" w:author="Martin Novák" w:date="2023-03-18T21:14: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140C4CAD" w14:textId="77777777" w:rsidR="00016564" w:rsidRDefault="00016564">
          <w:pPr>
            <w:autoSpaceDE w:val="0"/>
            <w:autoSpaceDN w:val="0"/>
            <w:ind w:hanging="640"/>
            <w:divId w:val="91828499"/>
            <w:rPr>
              <w:ins w:id="459" w:author="Martin Novák" w:date="2023-03-18T21:14:00Z"/>
              <w:rFonts w:eastAsia="Times New Roman"/>
            </w:rPr>
          </w:pPr>
          <w:ins w:id="460" w:author="Martin Novák" w:date="2023-03-18T21:14: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36E64000" w14:textId="77777777" w:rsidR="00016564" w:rsidRDefault="00016564">
          <w:pPr>
            <w:autoSpaceDE w:val="0"/>
            <w:autoSpaceDN w:val="0"/>
            <w:ind w:hanging="640"/>
            <w:divId w:val="974483678"/>
            <w:rPr>
              <w:ins w:id="461" w:author="Martin Novák" w:date="2023-03-18T21:14:00Z"/>
              <w:rFonts w:eastAsia="Times New Roman"/>
            </w:rPr>
          </w:pPr>
          <w:ins w:id="462" w:author="Martin Novák" w:date="2023-03-18T21:14: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3A31FE7E" w14:textId="77777777" w:rsidR="00016564" w:rsidRDefault="00016564">
          <w:pPr>
            <w:autoSpaceDE w:val="0"/>
            <w:autoSpaceDN w:val="0"/>
            <w:ind w:hanging="640"/>
            <w:divId w:val="604733056"/>
            <w:rPr>
              <w:ins w:id="463" w:author="Martin Novák" w:date="2023-03-18T21:14:00Z"/>
              <w:rFonts w:eastAsia="Times New Roman"/>
            </w:rPr>
          </w:pPr>
          <w:ins w:id="464" w:author="Martin Novák" w:date="2023-03-18T21:14: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2AFCEDFC" w14:textId="77777777" w:rsidR="00016564" w:rsidRDefault="00016564">
          <w:pPr>
            <w:autoSpaceDE w:val="0"/>
            <w:autoSpaceDN w:val="0"/>
            <w:ind w:hanging="640"/>
            <w:divId w:val="752893134"/>
            <w:rPr>
              <w:ins w:id="465" w:author="Martin Novák" w:date="2023-03-18T21:14:00Z"/>
              <w:rFonts w:eastAsia="Times New Roman"/>
            </w:rPr>
          </w:pPr>
          <w:ins w:id="466" w:author="Martin Novák" w:date="2023-03-18T21:14: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44429797" w14:textId="77777777" w:rsidR="00016564" w:rsidRDefault="00016564">
          <w:pPr>
            <w:autoSpaceDE w:val="0"/>
            <w:autoSpaceDN w:val="0"/>
            <w:ind w:hanging="640"/>
            <w:divId w:val="1027557249"/>
            <w:rPr>
              <w:ins w:id="467" w:author="Martin Novák" w:date="2023-03-18T21:14:00Z"/>
              <w:rFonts w:eastAsia="Times New Roman"/>
            </w:rPr>
          </w:pPr>
          <w:ins w:id="468" w:author="Martin Novák" w:date="2023-03-18T21:14: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49BE5ACA" w14:textId="77777777" w:rsidR="00016564" w:rsidRDefault="00016564">
          <w:pPr>
            <w:autoSpaceDE w:val="0"/>
            <w:autoSpaceDN w:val="0"/>
            <w:ind w:hanging="640"/>
            <w:divId w:val="1184130091"/>
            <w:rPr>
              <w:ins w:id="469" w:author="Martin Novák" w:date="2023-03-18T21:14:00Z"/>
              <w:rFonts w:eastAsia="Times New Roman"/>
            </w:rPr>
          </w:pPr>
          <w:ins w:id="470" w:author="Martin Novák" w:date="2023-03-18T21:14: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26ADD68B" w14:textId="77777777" w:rsidR="00016564" w:rsidRDefault="00016564">
          <w:pPr>
            <w:autoSpaceDE w:val="0"/>
            <w:autoSpaceDN w:val="0"/>
            <w:ind w:hanging="640"/>
            <w:divId w:val="1702585492"/>
            <w:rPr>
              <w:ins w:id="471" w:author="Martin Novák" w:date="2023-03-18T21:14:00Z"/>
              <w:rFonts w:eastAsia="Times New Roman"/>
            </w:rPr>
          </w:pPr>
          <w:ins w:id="472" w:author="Martin Novák" w:date="2023-03-18T21:14: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760C6032" w14:textId="77777777" w:rsidR="00016564" w:rsidRDefault="00016564">
          <w:pPr>
            <w:autoSpaceDE w:val="0"/>
            <w:autoSpaceDN w:val="0"/>
            <w:ind w:hanging="640"/>
            <w:divId w:val="583223815"/>
            <w:rPr>
              <w:ins w:id="473" w:author="Martin Novák" w:date="2023-03-18T21:14:00Z"/>
              <w:rFonts w:eastAsia="Times New Roman"/>
            </w:rPr>
          </w:pPr>
          <w:ins w:id="474" w:author="Martin Novák" w:date="2023-03-18T21:14: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53D345DD" w14:textId="77777777" w:rsidR="00016564" w:rsidRDefault="00016564">
          <w:pPr>
            <w:autoSpaceDE w:val="0"/>
            <w:autoSpaceDN w:val="0"/>
            <w:ind w:hanging="640"/>
            <w:divId w:val="326370263"/>
            <w:rPr>
              <w:ins w:id="475" w:author="Martin Novák" w:date="2023-03-18T21:14:00Z"/>
              <w:rFonts w:eastAsia="Times New Roman"/>
            </w:rPr>
          </w:pPr>
          <w:ins w:id="476" w:author="Martin Novák" w:date="2023-03-18T21:14: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6B2C181C" w14:textId="77777777" w:rsidR="00016564" w:rsidRDefault="00016564">
          <w:pPr>
            <w:autoSpaceDE w:val="0"/>
            <w:autoSpaceDN w:val="0"/>
            <w:ind w:hanging="640"/>
            <w:divId w:val="1396009034"/>
            <w:rPr>
              <w:ins w:id="477" w:author="Martin Novák" w:date="2023-03-18T21:14:00Z"/>
              <w:rFonts w:eastAsia="Times New Roman"/>
            </w:rPr>
          </w:pPr>
          <w:ins w:id="478" w:author="Martin Novák" w:date="2023-03-18T21:14: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15A5C86F" w14:textId="77777777" w:rsidR="00016564" w:rsidRDefault="00016564">
          <w:pPr>
            <w:autoSpaceDE w:val="0"/>
            <w:autoSpaceDN w:val="0"/>
            <w:ind w:hanging="640"/>
            <w:divId w:val="1934044328"/>
            <w:rPr>
              <w:ins w:id="479" w:author="Martin Novák" w:date="2023-03-18T21:14:00Z"/>
              <w:rFonts w:eastAsia="Times New Roman"/>
            </w:rPr>
          </w:pPr>
          <w:ins w:id="480" w:author="Martin Novák" w:date="2023-03-18T21:14: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14071149" w14:textId="77777777" w:rsidR="00016564" w:rsidRDefault="00016564">
          <w:pPr>
            <w:autoSpaceDE w:val="0"/>
            <w:autoSpaceDN w:val="0"/>
            <w:ind w:hanging="640"/>
            <w:divId w:val="1198588927"/>
            <w:rPr>
              <w:ins w:id="481" w:author="Martin Novák" w:date="2023-03-18T21:14:00Z"/>
              <w:rFonts w:eastAsia="Times New Roman"/>
            </w:rPr>
          </w:pPr>
          <w:ins w:id="482" w:author="Martin Novák" w:date="2023-03-18T21:14: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6E2ED184" w14:textId="77777777" w:rsidR="00016564" w:rsidRDefault="00016564">
          <w:pPr>
            <w:autoSpaceDE w:val="0"/>
            <w:autoSpaceDN w:val="0"/>
            <w:ind w:hanging="640"/>
            <w:divId w:val="1690065001"/>
            <w:rPr>
              <w:ins w:id="483" w:author="Martin Novák" w:date="2023-03-18T21:14:00Z"/>
              <w:rFonts w:eastAsia="Times New Roman"/>
            </w:rPr>
          </w:pPr>
          <w:ins w:id="484" w:author="Martin Novák" w:date="2023-03-18T21:14: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528B768" w14:textId="77777777" w:rsidR="00016564" w:rsidRDefault="00016564">
          <w:pPr>
            <w:autoSpaceDE w:val="0"/>
            <w:autoSpaceDN w:val="0"/>
            <w:ind w:hanging="640"/>
            <w:divId w:val="1375539891"/>
            <w:rPr>
              <w:ins w:id="485" w:author="Martin Novák" w:date="2023-03-18T21:14:00Z"/>
              <w:rFonts w:eastAsia="Times New Roman"/>
            </w:rPr>
          </w:pPr>
          <w:ins w:id="486" w:author="Martin Novák" w:date="2023-03-18T21:14: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5610CD66" w14:textId="77777777" w:rsidR="00016564" w:rsidRDefault="00016564">
          <w:pPr>
            <w:autoSpaceDE w:val="0"/>
            <w:autoSpaceDN w:val="0"/>
            <w:ind w:hanging="640"/>
            <w:divId w:val="1566182360"/>
            <w:rPr>
              <w:ins w:id="487" w:author="Martin Novák" w:date="2023-03-18T21:14:00Z"/>
              <w:rFonts w:eastAsia="Times New Roman"/>
            </w:rPr>
          </w:pPr>
          <w:ins w:id="488" w:author="Martin Novák" w:date="2023-03-18T21:14: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5DA499DF" w14:textId="77777777" w:rsidR="00016564" w:rsidRDefault="00016564">
          <w:pPr>
            <w:autoSpaceDE w:val="0"/>
            <w:autoSpaceDN w:val="0"/>
            <w:ind w:hanging="640"/>
            <w:divId w:val="1979337301"/>
            <w:rPr>
              <w:ins w:id="489" w:author="Martin Novák" w:date="2023-03-18T21:14:00Z"/>
              <w:rFonts w:eastAsia="Times New Roman"/>
            </w:rPr>
          </w:pPr>
          <w:ins w:id="490" w:author="Martin Novák" w:date="2023-03-18T21:14: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0EAFD55C" w14:textId="77777777" w:rsidR="00016564" w:rsidRDefault="00016564">
          <w:pPr>
            <w:autoSpaceDE w:val="0"/>
            <w:autoSpaceDN w:val="0"/>
            <w:ind w:hanging="640"/>
            <w:divId w:val="1287546899"/>
            <w:rPr>
              <w:ins w:id="491" w:author="Martin Novák" w:date="2023-03-18T21:14:00Z"/>
              <w:rFonts w:eastAsia="Times New Roman"/>
            </w:rPr>
          </w:pPr>
          <w:ins w:id="492" w:author="Martin Novák" w:date="2023-03-18T21:14: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0A98D9A1" w14:textId="77777777" w:rsidR="00016564" w:rsidRDefault="00016564">
          <w:pPr>
            <w:autoSpaceDE w:val="0"/>
            <w:autoSpaceDN w:val="0"/>
            <w:ind w:hanging="640"/>
            <w:divId w:val="1134451178"/>
            <w:rPr>
              <w:ins w:id="493" w:author="Martin Novák" w:date="2023-03-18T21:14:00Z"/>
              <w:rFonts w:eastAsia="Times New Roman"/>
            </w:rPr>
          </w:pPr>
          <w:ins w:id="494" w:author="Martin Novák" w:date="2023-03-18T21:14: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24E1B99A" w14:textId="77777777" w:rsidR="00016564" w:rsidRDefault="00016564">
          <w:pPr>
            <w:autoSpaceDE w:val="0"/>
            <w:autoSpaceDN w:val="0"/>
            <w:ind w:hanging="640"/>
            <w:divId w:val="2055545037"/>
            <w:rPr>
              <w:ins w:id="495" w:author="Martin Novák" w:date="2023-03-18T21:14:00Z"/>
              <w:rFonts w:eastAsia="Times New Roman"/>
            </w:rPr>
          </w:pPr>
          <w:ins w:id="496" w:author="Martin Novák" w:date="2023-03-18T21:14: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029A00B2" w14:textId="77777777" w:rsidR="00016564" w:rsidRDefault="00016564">
          <w:pPr>
            <w:autoSpaceDE w:val="0"/>
            <w:autoSpaceDN w:val="0"/>
            <w:ind w:hanging="640"/>
            <w:divId w:val="1812744724"/>
            <w:rPr>
              <w:ins w:id="497" w:author="Martin Novák" w:date="2023-03-18T21:14:00Z"/>
              <w:rFonts w:eastAsia="Times New Roman"/>
            </w:rPr>
          </w:pPr>
          <w:ins w:id="498" w:author="Martin Novák" w:date="2023-03-18T21:14: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69196588" w14:textId="77777777" w:rsidR="00016564" w:rsidRDefault="00016564">
          <w:pPr>
            <w:autoSpaceDE w:val="0"/>
            <w:autoSpaceDN w:val="0"/>
            <w:ind w:hanging="640"/>
            <w:divId w:val="2039426398"/>
            <w:rPr>
              <w:ins w:id="499" w:author="Martin Novák" w:date="2023-03-18T21:14:00Z"/>
              <w:rFonts w:eastAsia="Times New Roman"/>
            </w:rPr>
          </w:pPr>
          <w:ins w:id="500" w:author="Martin Novák" w:date="2023-03-18T21:14: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0E590D72" w14:textId="77777777" w:rsidR="00016564" w:rsidRDefault="00016564">
          <w:pPr>
            <w:autoSpaceDE w:val="0"/>
            <w:autoSpaceDN w:val="0"/>
            <w:ind w:hanging="640"/>
            <w:divId w:val="193275268"/>
            <w:rPr>
              <w:ins w:id="501" w:author="Martin Novák" w:date="2023-03-18T21:14:00Z"/>
              <w:rFonts w:eastAsia="Times New Roman"/>
            </w:rPr>
          </w:pPr>
          <w:ins w:id="502" w:author="Martin Novák" w:date="2023-03-18T21:14: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09657C46" w14:textId="77777777" w:rsidR="00016564" w:rsidRDefault="00016564">
          <w:pPr>
            <w:autoSpaceDE w:val="0"/>
            <w:autoSpaceDN w:val="0"/>
            <w:ind w:hanging="640"/>
            <w:divId w:val="1032850671"/>
            <w:rPr>
              <w:ins w:id="503" w:author="Martin Novák" w:date="2023-03-18T21:14:00Z"/>
              <w:rFonts w:eastAsia="Times New Roman"/>
            </w:rPr>
          </w:pPr>
          <w:ins w:id="504" w:author="Martin Novák" w:date="2023-03-18T21:14: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155D4334" w14:textId="77777777" w:rsidR="00016564" w:rsidRDefault="00016564">
          <w:pPr>
            <w:autoSpaceDE w:val="0"/>
            <w:autoSpaceDN w:val="0"/>
            <w:ind w:hanging="640"/>
            <w:divId w:val="781613268"/>
            <w:rPr>
              <w:ins w:id="505" w:author="Martin Novák" w:date="2023-03-18T21:14:00Z"/>
              <w:rFonts w:eastAsia="Times New Roman"/>
            </w:rPr>
          </w:pPr>
          <w:ins w:id="506" w:author="Martin Novák" w:date="2023-03-18T21:14: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5E7D717" w14:textId="77777777" w:rsidR="00016564" w:rsidRDefault="00016564">
          <w:pPr>
            <w:autoSpaceDE w:val="0"/>
            <w:autoSpaceDN w:val="0"/>
            <w:ind w:hanging="640"/>
            <w:divId w:val="297493951"/>
            <w:rPr>
              <w:ins w:id="507" w:author="Martin Novák" w:date="2023-03-18T21:14:00Z"/>
              <w:rFonts w:eastAsia="Times New Roman"/>
            </w:rPr>
          </w:pPr>
          <w:ins w:id="508" w:author="Martin Novák" w:date="2023-03-18T21:14: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1A3365D9" w14:textId="77777777" w:rsidR="00016564" w:rsidRDefault="00016564">
          <w:pPr>
            <w:autoSpaceDE w:val="0"/>
            <w:autoSpaceDN w:val="0"/>
            <w:ind w:hanging="640"/>
            <w:divId w:val="2127312578"/>
            <w:rPr>
              <w:ins w:id="509" w:author="Martin Novák" w:date="2023-03-18T21:14:00Z"/>
              <w:rFonts w:eastAsia="Times New Roman"/>
            </w:rPr>
          </w:pPr>
          <w:ins w:id="510" w:author="Martin Novák" w:date="2023-03-18T21:14: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40D6FD2A" w14:textId="77777777" w:rsidR="00016564" w:rsidRDefault="00016564">
          <w:pPr>
            <w:autoSpaceDE w:val="0"/>
            <w:autoSpaceDN w:val="0"/>
            <w:ind w:hanging="640"/>
            <w:divId w:val="1533347894"/>
            <w:rPr>
              <w:ins w:id="511" w:author="Martin Novák" w:date="2023-03-18T21:14:00Z"/>
              <w:rFonts w:eastAsia="Times New Roman"/>
            </w:rPr>
          </w:pPr>
          <w:ins w:id="512" w:author="Martin Novák" w:date="2023-03-18T21:14: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12BB0B1A" w14:textId="77777777" w:rsidR="00016564" w:rsidRDefault="00016564">
          <w:pPr>
            <w:autoSpaceDE w:val="0"/>
            <w:autoSpaceDN w:val="0"/>
            <w:ind w:hanging="640"/>
            <w:divId w:val="89855139"/>
            <w:rPr>
              <w:ins w:id="513" w:author="Martin Novák" w:date="2023-03-18T21:14:00Z"/>
              <w:rFonts w:eastAsia="Times New Roman"/>
            </w:rPr>
          </w:pPr>
          <w:ins w:id="514" w:author="Martin Novák" w:date="2023-03-18T21:14: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2CA5ABEE" w14:textId="77777777" w:rsidR="00016564" w:rsidRDefault="00016564">
          <w:pPr>
            <w:autoSpaceDE w:val="0"/>
            <w:autoSpaceDN w:val="0"/>
            <w:ind w:hanging="640"/>
            <w:divId w:val="1050806086"/>
            <w:rPr>
              <w:ins w:id="515" w:author="Martin Novák" w:date="2023-03-18T21:14:00Z"/>
              <w:rFonts w:eastAsia="Times New Roman"/>
            </w:rPr>
          </w:pPr>
          <w:ins w:id="516" w:author="Martin Novák" w:date="2023-03-18T21:14: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6AC187E0" w14:textId="77777777" w:rsidR="00016564" w:rsidRDefault="00016564">
          <w:pPr>
            <w:autoSpaceDE w:val="0"/>
            <w:autoSpaceDN w:val="0"/>
            <w:ind w:hanging="640"/>
            <w:divId w:val="547035094"/>
            <w:rPr>
              <w:ins w:id="517" w:author="Martin Novák" w:date="2023-03-18T21:14:00Z"/>
              <w:rFonts w:eastAsia="Times New Roman"/>
            </w:rPr>
          </w:pPr>
          <w:ins w:id="518" w:author="Martin Novák" w:date="2023-03-18T21:14: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1D8681FB" w14:textId="77777777" w:rsidR="00016564" w:rsidRDefault="00016564">
          <w:pPr>
            <w:autoSpaceDE w:val="0"/>
            <w:autoSpaceDN w:val="0"/>
            <w:ind w:hanging="640"/>
            <w:divId w:val="223637136"/>
            <w:rPr>
              <w:ins w:id="519" w:author="Martin Novák" w:date="2023-03-18T21:14:00Z"/>
              <w:rFonts w:eastAsia="Times New Roman"/>
            </w:rPr>
          </w:pPr>
          <w:ins w:id="520" w:author="Martin Novák" w:date="2023-03-18T21:14: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4C353959" w14:textId="77777777" w:rsidR="00016564" w:rsidRDefault="00016564">
          <w:pPr>
            <w:autoSpaceDE w:val="0"/>
            <w:autoSpaceDN w:val="0"/>
            <w:ind w:hanging="640"/>
            <w:divId w:val="754087411"/>
            <w:rPr>
              <w:ins w:id="521" w:author="Martin Novák" w:date="2023-03-18T21:14:00Z"/>
              <w:rFonts w:eastAsia="Times New Roman"/>
            </w:rPr>
          </w:pPr>
          <w:ins w:id="522" w:author="Martin Novák" w:date="2023-03-18T21:14: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30E5E9E5" w14:textId="77777777" w:rsidR="00016564" w:rsidRDefault="00016564">
          <w:pPr>
            <w:autoSpaceDE w:val="0"/>
            <w:autoSpaceDN w:val="0"/>
            <w:ind w:hanging="640"/>
            <w:divId w:val="422915652"/>
            <w:rPr>
              <w:ins w:id="523" w:author="Martin Novák" w:date="2023-03-18T21:14:00Z"/>
              <w:rFonts w:eastAsia="Times New Roman"/>
            </w:rPr>
          </w:pPr>
          <w:ins w:id="524" w:author="Martin Novák" w:date="2023-03-18T21:14: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7F4AB281" w14:textId="77777777" w:rsidR="00016564" w:rsidRDefault="00016564">
          <w:pPr>
            <w:autoSpaceDE w:val="0"/>
            <w:autoSpaceDN w:val="0"/>
            <w:ind w:hanging="640"/>
            <w:divId w:val="1964076663"/>
            <w:rPr>
              <w:ins w:id="525" w:author="Martin Novák" w:date="2023-03-18T21:14:00Z"/>
              <w:rFonts w:eastAsia="Times New Roman"/>
            </w:rPr>
          </w:pPr>
          <w:ins w:id="526" w:author="Martin Novák" w:date="2023-03-18T21:14: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6FAF0788" w14:textId="77777777" w:rsidR="00016564" w:rsidRDefault="00016564">
          <w:pPr>
            <w:autoSpaceDE w:val="0"/>
            <w:autoSpaceDN w:val="0"/>
            <w:ind w:hanging="640"/>
            <w:divId w:val="2108846453"/>
            <w:rPr>
              <w:ins w:id="527" w:author="Martin Novák" w:date="2023-03-18T21:14:00Z"/>
              <w:rFonts w:eastAsia="Times New Roman"/>
            </w:rPr>
          </w:pPr>
          <w:ins w:id="528" w:author="Martin Novák" w:date="2023-03-18T21:14: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28C0D23C" w14:textId="77777777" w:rsidR="00016564" w:rsidRDefault="00016564">
          <w:pPr>
            <w:autoSpaceDE w:val="0"/>
            <w:autoSpaceDN w:val="0"/>
            <w:ind w:hanging="640"/>
            <w:divId w:val="1351562957"/>
            <w:rPr>
              <w:ins w:id="529" w:author="Martin Novák" w:date="2023-03-18T21:14:00Z"/>
              <w:rFonts w:eastAsia="Times New Roman"/>
            </w:rPr>
          </w:pPr>
          <w:ins w:id="530" w:author="Martin Novák" w:date="2023-03-18T21:14: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084E1BF2" w14:textId="77777777" w:rsidR="00016564" w:rsidRDefault="00016564">
          <w:pPr>
            <w:autoSpaceDE w:val="0"/>
            <w:autoSpaceDN w:val="0"/>
            <w:ind w:hanging="640"/>
            <w:divId w:val="1867715005"/>
            <w:rPr>
              <w:ins w:id="531" w:author="Martin Novák" w:date="2023-03-18T21:14:00Z"/>
              <w:rFonts w:eastAsia="Times New Roman"/>
            </w:rPr>
          </w:pPr>
          <w:ins w:id="532" w:author="Martin Novák" w:date="2023-03-18T21:14: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3792C5B7" w14:textId="77777777" w:rsidR="00016564" w:rsidRDefault="00016564">
          <w:pPr>
            <w:autoSpaceDE w:val="0"/>
            <w:autoSpaceDN w:val="0"/>
            <w:ind w:hanging="640"/>
            <w:divId w:val="386729077"/>
            <w:rPr>
              <w:ins w:id="533" w:author="Martin Novák" w:date="2023-03-18T21:14:00Z"/>
              <w:rFonts w:eastAsia="Times New Roman"/>
            </w:rPr>
          </w:pPr>
          <w:ins w:id="534" w:author="Martin Novák" w:date="2023-03-18T21:14: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14B7DD2B" w14:textId="77777777" w:rsidR="00016564" w:rsidRDefault="00016564">
          <w:pPr>
            <w:autoSpaceDE w:val="0"/>
            <w:autoSpaceDN w:val="0"/>
            <w:ind w:hanging="640"/>
            <w:divId w:val="1979527397"/>
            <w:rPr>
              <w:ins w:id="535" w:author="Martin Novák" w:date="2023-03-18T21:14:00Z"/>
              <w:rFonts w:eastAsia="Times New Roman"/>
            </w:rPr>
          </w:pPr>
          <w:ins w:id="536" w:author="Martin Novák" w:date="2023-03-18T21:14: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6CAC6C5F" w14:textId="77777777" w:rsidR="00016564" w:rsidRDefault="00016564">
          <w:pPr>
            <w:autoSpaceDE w:val="0"/>
            <w:autoSpaceDN w:val="0"/>
            <w:ind w:hanging="640"/>
            <w:divId w:val="1167210247"/>
            <w:rPr>
              <w:ins w:id="537" w:author="Martin Novák" w:date="2023-03-18T21:14:00Z"/>
              <w:rFonts w:eastAsia="Times New Roman"/>
            </w:rPr>
          </w:pPr>
          <w:ins w:id="538" w:author="Martin Novák" w:date="2023-03-18T21:14: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2DC669BB" w14:textId="77777777" w:rsidR="00016564" w:rsidRDefault="00016564">
          <w:pPr>
            <w:autoSpaceDE w:val="0"/>
            <w:autoSpaceDN w:val="0"/>
            <w:ind w:hanging="640"/>
            <w:divId w:val="839588676"/>
            <w:rPr>
              <w:ins w:id="539" w:author="Martin Novák" w:date="2023-03-18T21:14:00Z"/>
              <w:rFonts w:eastAsia="Times New Roman"/>
            </w:rPr>
          </w:pPr>
          <w:ins w:id="540" w:author="Martin Novák" w:date="2023-03-18T21:14: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2FD2F018" w14:textId="77777777" w:rsidR="00016564" w:rsidRDefault="00016564">
          <w:pPr>
            <w:autoSpaceDE w:val="0"/>
            <w:autoSpaceDN w:val="0"/>
            <w:ind w:hanging="640"/>
            <w:divId w:val="372923777"/>
            <w:rPr>
              <w:ins w:id="541" w:author="Martin Novák" w:date="2023-03-18T21:14:00Z"/>
              <w:rFonts w:eastAsia="Times New Roman"/>
            </w:rPr>
          </w:pPr>
          <w:ins w:id="542" w:author="Martin Novák" w:date="2023-03-18T21:14: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4A51954C" w14:textId="77777777" w:rsidR="00016564" w:rsidRDefault="00016564">
          <w:pPr>
            <w:autoSpaceDE w:val="0"/>
            <w:autoSpaceDN w:val="0"/>
            <w:ind w:hanging="640"/>
            <w:divId w:val="1385565529"/>
            <w:rPr>
              <w:ins w:id="543" w:author="Martin Novák" w:date="2023-03-18T21:14:00Z"/>
              <w:rFonts w:eastAsia="Times New Roman"/>
            </w:rPr>
          </w:pPr>
          <w:ins w:id="544" w:author="Martin Novák" w:date="2023-03-18T21:14: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36D95083" w14:textId="77777777" w:rsidR="00016564" w:rsidRDefault="00016564">
          <w:pPr>
            <w:autoSpaceDE w:val="0"/>
            <w:autoSpaceDN w:val="0"/>
            <w:ind w:hanging="640"/>
            <w:divId w:val="428500684"/>
            <w:rPr>
              <w:ins w:id="545" w:author="Martin Novák" w:date="2023-03-18T21:14:00Z"/>
              <w:rFonts w:eastAsia="Times New Roman"/>
            </w:rPr>
          </w:pPr>
          <w:ins w:id="546" w:author="Martin Novák" w:date="2023-03-18T21:14: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49F28B81" w14:textId="77777777" w:rsidR="00016564" w:rsidRDefault="00016564">
          <w:pPr>
            <w:autoSpaceDE w:val="0"/>
            <w:autoSpaceDN w:val="0"/>
            <w:ind w:hanging="640"/>
            <w:divId w:val="1453981722"/>
            <w:rPr>
              <w:ins w:id="547" w:author="Martin Novák" w:date="2023-03-18T21:14:00Z"/>
              <w:rFonts w:eastAsia="Times New Roman"/>
            </w:rPr>
          </w:pPr>
          <w:ins w:id="548" w:author="Martin Novák" w:date="2023-03-18T21:14: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78DEAC80" w14:textId="77777777" w:rsidR="00016564" w:rsidRDefault="00016564">
          <w:pPr>
            <w:autoSpaceDE w:val="0"/>
            <w:autoSpaceDN w:val="0"/>
            <w:ind w:hanging="640"/>
            <w:divId w:val="1893232040"/>
            <w:rPr>
              <w:ins w:id="549" w:author="Martin Novák" w:date="2023-03-18T21:14:00Z"/>
              <w:rFonts w:eastAsia="Times New Roman"/>
            </w:rPr>
          </w:pPr>
          <w:ins w:id="550" w:author="Martin Novák" w:date="2023-03-18T21:14: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118CA623" w14:textId="77777777" w:rsidR="00016564" w:rsidRDefault="00016564">
          <w:pPr>
            <w:autoSpaceDE w:val="0"/>
            <w:autoSpaceDN w:val="0"/>
            <w:ind w:hanging="640"/>
            <w:divId w:val="1699888814"/>
            <w:rPr>
              <w:ins w:id="551" w:author="Martin Novák" w:date="2023-03-18T21:14:00Z"/>
              <w:rFonts w:eastAsia="Times New Roman"/>
            </w:rPr>
          </w:pPr>
          <w:ins w:id="552" w:author="Martin Novák" w:date="2023-03-18T21:14: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5BCE351A" w14:textId="77777777" w:rsidR="00016564" w:rsidRDefault="00016564">
          <w:pPr>
            <w:autoSpaceDE w:val="0"/>
            <w:autoSpaceDN w:val="0"/>
            <w:ind w:hanging="640"/>
            <w:divId w:val="1083255293"/>
            <w:rPr>
              <w:ins w:id="553" w:author="Martin Novák" w:date="2023-03-18T21:14:00Z"/>
              <w:rFonts w:eastAsia="Times New Roman"/>
            </w:rPr>
          </w:pPr>
          <w:ins w:id="554" w:author="Martin Novák" w:date="2023-03-18T21:14: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10D7FC9E" w14:textId="77777777" w:rsidR="00016564" w:rsidRDefault="00016564">
          <w:pPr>
            <w:autoSpaceDE w:val="0"/>
            <w:autoSpaceDN w:val="0"/>
            <w:ind w:hanging="640"/>
            <w:divId w:val="1900626094"/>
            <w:rPr>
              <w:ins w:id="555" w:author="Martin Novák" w:date="2023-03-18T21:14:00Z"/>
              <w:rFonts w:eastAsia="Times New Roman"/>
            </w:rPr>
          </w:pPr>
          <w:ins w:id="556" w:author="Martin Novák" w:date="2023-03-18T21:14: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4902E887" w14:textId="77777777" w:rsidR="00016564" w:rsidRDefault="00016564">
          <w:pPr>
            <w:autoSpaceDE w:val="0"/>
            <w:autoSpaceDN w:val="0"/>
            <w:ind w:hanging="640"/>
            <w:divId w:val="1651708514"/>
            <w:rPr>
              <w:ins w:id="557" w:author="Martin Novák" w:date="2023-03-18T21:14:00Z"/>
              <w:rFonts w:eastAsia="Times New Roman"/>
            </w:rPr>
          </w:pPr>
          <w:ins w:id="558" w:author="Martin Novák" w:date="2023-03-18T21:14: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0F9F668D" w14:textId="77777777" w:rsidR="00016564" w:rsidRDefault="00016564">
          <w:pPr>
            <w:autoSpaceDE w:val="0"/>
            <w:autoSpaceDN w:val="0"/>
            <w:ind w:hanging="640"/>
            <w:divId w:val="945964921"/>
            <w:rPr>
              <w:ins w:id="559" w:author="Martin Novák" w:date="2023-03-18T21:14:00Z"/>
              <w:rFonts w:eastAsia="Times New Roman"/>
            </w:rPr>
          </w:pPr>
          <w:ins w:id="560" w:author="Martin Novák" w:date="2023-03-18T21:14: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712DEB16" w14:textId="77777777" w:rsidR="00016564" w:rsidRDefault="00016564">
          <w:pPr>
            <w:autoSpaceDE w:val="0"/>
            <w:autoSpaceDN w:val="0"/>
            <w:ind w:hanging="640"/>
            <w:divId w:val="446046528"/>
            <w:rPr>
              <w:ins w:id="561" w:author="Martin Novák" w:date="2023-03-18T21:14:00Z"/>
              <w:rFonts w:eastAsia="Times New Roman"/>
            </w:rPr>
          </w:pPr>
          <w:ins w:id="562" w:author="Martin Novák" w:date="2023-03-18T21:14: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09A0B038" w14:textId="77777777" w:rsidR="00016564" w:rsidRDefault="00016564">
          <w:pPr>
            <w:autoSpaceDE w:val="0"/>
            <w:autoSpaceDN w:val="0"/>
            <w:ind w:hanging="640"/>
            <w:divId w:val="711539961"/>
            <w:rPr>
              <w:ins w:id="563" w:author="Martin Novák" w:date="2023-03-18T21:14:00Z"/>
              <w:rFonts w:eastAsia="Times New Roman"/>
            </w:rPr>
          </w:pPr>
          <w:ins w:id="564" w:author="Martin Novák" w:date="2023-03-18T21:14: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74950651" w14:textId="77777777" w:rsidR="00016564" w:rsidRDefault="00016564">
          <w:pPr>
            <w:autoSpaceDE w:val="0"/>
            <w:autoSpaceDN w:val="0"/>
            <w:ind w:hanging="640"/>
            <w:divId w:val="898634804"/>
            <w:rPr>
              <w:ins w:id="565" w:author="Martin Novák" w:date="2023-03-18T21:14:00Z"/>
              <w:rFonts w:eastAsia="Times New Roman"/>
            </w:rPr>
          </w:pPr>
          <w:ins w:id="566" w:author="Martin Novák" w:date="2023-03-18T21:14: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1420578D" w14:textId="77777777" w:rsidR="00016564" w:rsidRDefault="00016564">
          <w:pPr>
            <w:autoSpaceDE w:val="0"/>
            <w:autoSpaceDN w:val="0"/>
            <w:ind w:hanging="640"/>
            <w:divId w:val="250697243"/>
            <w:rPr>
              <w:ins w:id="567" w:author="Martin Novák" w:date="2023-03-18T21:14:00Z"/>
              <w:rFonts w:eastAsia="Times New Roman"/>
            </w:rPr>
          </w:pPr>
          <w:ins w:id="568" w:author="Martin Novák" w:date="2023-03-18T21:14: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37CB7518" w14:textId="77777777" w:rsidR="00016564" w:rsidRDefault="00016564">
          <w:pPr>
            <w:autoSpaceDE w:val="0"/>
            <w:autoSpaceDN w:val="0"/>
            <w:ind w:hanging="640"/>
            <w:divId w:val="1598712005"/>
            <w:rPr>
              <w:ins w:id="569" w:author="Martin Novák" w:date="2023-03-18T21:14:00Z"/>
              <w:rFonts w:eastAsia="Times New Roman"/>
            </w:rPr>
          </w:pPr>
          <w:ins w:id="570" w:author="Martin Novák" w:date="2023-03-18T21:14: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1357EE64" w14:textId="77777777" w:rsidR="00016564" w:rsidRDefault="00016564">
          <w:pPr>
            <w:autoSpaceDE w:val="0"/>
            <w:autoSpaceDN w:val="0"/>
            <w:ind w:hanging="640"/>
            <w:divId w:val="122575902"/>
            <w:rPr>
              <w:ins w:id="571" w:author="Martin Novák" w:date="2023-03-18T21:14:00Z"/>
              <w:rFonts w:eastAsia="Times New Roman"/>
            </w:rPr>
          </w:pPr>
          <w:ins w:id="572" w:author="Martin Novák" w:date="2023-03-18T21:14: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2F612F8C" w14:textId="77777777" w:rsidR="00016564" w:rsidRDefault="00016564">
          <w:pPr>
            <w:autoSpaceDE w:val="0"/>
            <w:autoSpaceDN w:val="0"/>
            <w:ind w:hanging="640"/>
            <w:divId w:val="58554748"/>
            <w:rPr>
              <w:ins w:id="573" w:author="Martin Novák" w:date="2023-03-18T21:14:00Z"/>
              <w:rFonts w:eastAsia="Times New Roman"/>
            </w:rPr>
          </w:pPr>
          <w:ins w:id="574" w:author="Martin Novák" w:date="2023-03-18T21:14: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3E69D0B2" w14:textId="77777777" w:rsidR="00016564" w:rsidRDefault="00016564">
          <w:pPr>
            <w:autoSpaceDE w:val="0"/>
            <w:autoSpaceDN w:val="0"/>
            <w:ind w:hanging="640"/>
            <w:divId w:val="750394924"/>
            <w:rPr>
              <w:ins w:id="575" w:author="Martin Novák" w:date="2023-03-18T21:14:00Z"/>
              <w:rFonts w:eastAsia="Times New Roman"/>
            </w:rPr>
          </w:pPr>
          <w:ins w:id="576" w:author="Martin Novák" w:date="2023-03-18T21:14: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7C781766" w14:textId="77777777" w:rsidR="00016564" w:rsidRDefault="00016564">
          <w:pPr>
            <w:autoSpaceDE w:val="0"/>
            <w:autoSpaceDN w:val="0"/>
            <w:ind w:hanging="640"/>
            <w:divId w:val="75639363"/>
            <w:rPr>
              <w:ins w:id="577" w:author="Martin Novák" w:date="2023-03-18T21:14:00Z"/>
              <w:rFonts w:eastAsia="Times New Roman"/>
            </w:rPr>
          </w:pPr>
          <w:ins w:id="578" w:author="Martin Novák" w:date="2023-03-18T21:14: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2626A2FC" w14:textId="77777777" w:rsidR="00016564" w:rsidRDefault="00016564">
          <w:pPr>
            <w:autoSpaceDE w:val="0"/>
            <w:autoSpaceDN w:val="0"/>
            <w:ind w:hanging="640"/>
            <w:divId w:val="1672947687"/>
            <w:rPr>
              <w:ins w:id="579" w:author="Martin Novák" w:date="2023-03-18T21:14:00Z"/>
              <w:rFonts w:eastAsia="Times New Roman"/>
            </w:rPr>
          </w:pPr>
          <w:ins w:id="580" w:author="Martin Novák" w:date="2023-03-18T21:14: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33476BFF" w14:textId="77777777" w:rsidR="00016564" w:rsidRDefault="00016564">
          <w:pPr>
            <w:autoSpaceDE w:val="0"/>
            <w:autoSpaceDN w:val="0"/>
            <w:ind w:hanging="640"/>
            <w:divId w:val="1862550747"/>
            <w:rPr>
              <w:ins w:id="581" w:author="Martin Novák" w:date="2023-03-18T21:14:00Z"/>
              <w:rFonts w:eastAsia="Times New Roman"/>
            </w:rPr>
          </w:pPr>
          <w:ins w:id="582" w:author="Martin Novák" w:date="2023-03-18T21:14: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5606F64B" w14:textId="77777777" w:rsidR="00016564" w:rsidRDefault="00016564">
          <w:pPr>
            <w:autoSpaceDE w:val="0"/>
            <w:autoSpaceDN w:val="0"/>
            <w:ind w:hanging="640"/>
            <w:divId w:val="458840081"/>
            <w:rPr>
              <w:ins w:id="583" w:author="Martin Novák" w:date="2023-03-18T21:14:00Z"/>
              <w:rFonts w:eastAsia="Times New Roman"/>
            </w:rPr>
          </w:pPr>
          <w:ins w:id="584" w:author="Martin Novák" w:date="2023-03-18T21:14: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4238139" w14:textId="77777777" w:rsidR="00016564" w:rsidRDefault="00016564">
          <w:pPr>
            <w:autoSpaceDE w:val="0"/>
            <w:autoSpaceDN w:val="0"/>
            <w:ind w:hanging="640"/>
            <w:divId w:val="660933550"/>
            <w:rPr>
              <w:ins w:id="585" w:author="Martin Novák" w:date="2023-03-18T21:14:00Z"/>
              <w:rFonts w:eastAsia="Times New Roman"/>
            </w:rPr>
          </w:pPr>
          <w:ins w:id="586" w:author="Martin Novák" w:date="2023-03-18T21:14: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412149B7" w14:textId="77777777" w:rsidR="00016564" w:rsidRDefault="00016564">
          <w:pPr>
            <w:autoSpaceDE w:val="0"/>
            <w:autoSpaceDN w:val="0"/>
            <w:ind w:hanging="640"/>
            <w:divId w:val="427846403"/>
            <w:rPr>
              <w:ins w:id="587" w:author="Martin Novák" w:date="2023-03-18T21:14:00Z"/>
              <w:rFonts w:eastAsia="Times New Roman"/>
            </w:rPr>
          </w:pPr>
          <w:ins w:id="588" w:author="Martin Novák" w:date="2023-03-18T21:14: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3515BB70" w14:textId="77777777" w:rsidR="00016564" w:rsidRDefault="00016564">
          <w:pPr>
            <w:autoSpaceDE w:val="0"/>
            <w:autoSpaceDN w:val="0"/>
            <w:ind w:hanging="640"/>
            <w:divId w:val="1903443634"/>
            <w:rPr>
              <w:ins w:id="589" w:author="Martin Novák" w:date="2023-03-18T21:14:00Z"/>
              <w:rFonts w:eastAsia="Times New Roman"/>
            </w:rPr>
          </w:pPr>
          <w:ins w:id="590" w:author="Martin Novák" w:date="2023-03-18T21:14: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1DC475E1" w14:textId="77777777" w:rsidR="00016564" w:rsidRDefault="00016564">
          <w:pPr>
            <w:autoSpaceDE w:val="0"/>
            <w:autoSpaceDN w:val="0"/>
            <w:ind w:hanging="640"/>
            <w:divId w:val="1144279322"/>
            <w:rPr>
              <w:ins w:id="591" w:author="Martin Novák" w:date="2023-03-18T21:14:00Z"/>
              <w:rFonts w:eastAsia="Times New Roman"/>
            </w:rPr>
          </w:pPr>
          <w:ins w:id="592" w:author="Martin Novák" w:date="2023-03-18T21:14: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14EB0970" w14:textId="77777777" w:rsidR="00016564" w:rsidRDefault="00016564">
          <w:pPr>
            <w:autoSpaceDE w:val="0"/>
            <w:autoSpaceDN w:val="0"/>
            <w:ind w:hanging="640"/>
            <w:divId w:val="1791781822"/>
            <w:rPr>
              <w:ins w:id="593" w:author="Martin Novák" w:date="2023-03-18T21:14:00Z"/>
              <w:rFonts w:eastAsia="Times New Roman"/>
            </w:rPr>
          </w:pPr>
          <w:ins w:id="594" w:author="Martin Novák" w:date="2023-03-18T21:14: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17D5D938" w14:textId="77777777" w:rsidR="00016564" w:rsidRDefault="00016564">
          <w:pPr>
            <w:autoSpaceDE w:val="0"/>
            <w:autoSpaceDN w:val="0"/>
            <w:ind w:hanging="640"/>
            <w:divId w:val="2123642244"/>
            <w:rPr>
              <w:ins w:id="595" w:author="Martin Novák" w:date="2023-03-18T21:14:00Z"/>
              <w:rFonts w:eastAsia="Times New Roman"/>
            </w:rPr>
          </w:pPr>
          <w:ins w:id="596" w:author="Martin Novák" w:date="2023-03-18T21:14: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1FAF06C" w14:textId="77777777" w:rsidR="00016564" w:rsidRDefault="00016564">
          <w:pPr>
            <w:autoSpaceDE w:val="0"/>
            <w:autoSpaceDN w:val="0"/>
            <w:ind w:hanging="640"/>
            <w:divId w:val="807281207"/>
            <w:rPr>
              <w:ins w:id="597" w:author="Martin Novák" w:date="2023-03-18T21:14:00Z"/>
              <w:rFonts w:eastAsia="Times New Roman"/>
            </w:rPr>
          </w:pPr>
          <w:ins w:id="598" w:author="Martin Novák" w:date="2023-03-18T21:14: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12E5FFC2" w14:textId="77777777" w:rsidR="00016564" w:rsidRDefault="00016564">
          <w:pPr>
            <w:autoSpaceDE w:val="0"/>
            <w:autoSpaceDN w:val="0"/>
            <w:ind w:hanging="640"/>
            <w:divId w:val="669328614"/>
            <w:rPr>
              <w:ins w:id="599" w:author="Martin Novák" w:date="2023-03-18T21:14:00Z"/>
              <w:rFonts w:eastAsia="Times New Roman"/>
            </w:rPr>
          </w:pPr>
          <w:ins w:id="600" w:author="Martin Novák" w:date="2023-03-18T21:14: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1C916283" w14:textId="77777777" w:rsidR="00016564" w:rsidRDefault="00016564">
          <w:pPr>
            <w:autoSpaceDE w:val="0"/>
            <w:autoSpaceDN w:val="0"/>
            <w:ind w:hanging="640"/>
            <w:divId w:val="686954738"/>
            <w:rPr>
              <w:ins w:id="601" w:author="Martin Novák" w:date="2023-03-18T21:14:00Z"/>
              <w:rFonts w:eastAsia="Times New Roman"/>
            </w:rPr>
          </w:pPr>
          <w:ins w:id="602" w:author="Martin Novák" w:date="2023-03-18T21:14: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07D0C71" w14:textId="77777777" w:rsidR="00016564" w:rsidRDefault="00016564">
          <w:pPr>
            <w:autoSpaceDE w:val="0"/>
            <w:autoSpaceDN w:val="0"/>
            <w:ind w:hanging="640"/>
            <w:divId w:val="58990713"/>
            <w:rPr>
              <w:ins w:id="603" w:author="Martin Novák" w:date="2023-03-18T21:14:00Z"/>
              <w:rFonts w:eastAsia="Times New Roman"/>
            </w:rPr>
          </w:pPr>
          <w:ins w:id="604" w:author="Martin Novák" w:date="2023-03-18T21:14: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2852FE27" w14:textId="77777777" w:rsidR="00016564" w:rsidRDefault="00016564">
          <w:pPr>
            <w:autoSpaceDE w:val="0"/>
            <w:autoSpaceDN w:val="0"/>
            <w:ind w:hanging="640"/>
            <w:divId w:val="1150295131"/>
            <w:rPr>
              <w:ins w:id="605" w:author="Martin Novák" w:date="2023-03-18T21:14:00Z"/>
              <w:rFonts w:eastAsia="Times New Roman"/>
            </w:rPr>
          </w:pPr>
          <w:ins w:id="606" w:author="Martin Novák" w:date="2023-03-18T21:14: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12ECF35D" w14:textId="77777777" w:rsidR="00016564" w:rsidRDefault="00016564">
          <w:pPr>
            <w:autoSpaceDE w:val="0"/>
            <w:autoSpaceDN w:val="0"/>
            <w:ind w:hanging="640"/>
            <w:divId w:val="1669098181"/>
            <w:rPr>
              <w:ins w:id="607" w:author="Martin Novák" w:date="2023-03-18T21:14:00Z"/>
              <w:rFonts w:eastAsia="Times New Roman"/>
            </w:rPr>
          </w:pPr>
          <w:ins w:id="608" w:author="Martin Novák" w:date="2023-03-18T21:14: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2740FE6B" w14:textId="77777777" w:rsidR="00016564" w:rsidRDefault="00016564">
          <w:pPr>
            <w:autoSpaceDE w:val="0"/>
            <w:autoSpaceDN w:val="0"/>
            <w:ind w:hanging="640"/>
            <w:divId w:val="649141226"/>
            <w:rPr>
              <w:ins w:id="609" w:author="Martin Novák" w:date="2023-03-18T21:14:00Z"/>
              <w:rFonts w:eastAsia="Times New Roman"/>
            </w:rPr>
          </w:pPr>
          <w:ins w:id="610" w:author="Martin Novák" w:date="2023-03-18T21:14: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036D1B3A" w14:textId="77777777" w:rsidR="00016564" w:rsidRDefault="00016564">
          <w:pPr>
            <w:autoSpaceDE w:val="0"/>
            <w:autoSpaceDN w:val="0"/>
            <w:ind w:hanging="640"/>
            <w:divId w:val="1675299342"/>
            <w:rPr>
              <w:ins w:id="611" w:author="Martin Novák" w:date="2023-03-18T21:14:00Z"/>
              <w:rFonts w:eastAsia="Times New Roman"/>
            </w:rPr>
          </w:pPr>
          <w:ins w:id="612" w:author="Martin Novák" w:date="2023-03-18T21:14: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0BBA3712" w14:textId="77777777" w:rsidR="00016564" w:rsidRDefault="00016564">
          <w:pPr>
            <w:autoSpaceDE w:val="0"/>
            <w:autoSpaceDN w:val="0"/>
            <w:ind w:hanging="640"/>
            <w:divId w:val="1072116646"/>
            <w:rPr>
              <w:ins w:id="613" w:author="Martin Novák" w:date="2023-03-18T21:14:00Z"/>
              <w:rFonts w:eastAsia="Times New Roman"/>
            </w:rPr>
          </w:pPr>
          <w:ins w:id="614" w:author="Martin Novák" w:date="2023-03-18T21:14: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01DF6D75" w14:textId="77777777" w:rsidR="00016564" w:rsidRDefault="00016564">
          <w:pPr>
            <w:autoSpaceDE w:val="0"/>
            <w:autoSpaceDN w:val="0"/>
            <w:ind w:hanging="640"/>
            <w:divId w:val="2050445623"/>
            <w:rPr>
              <w:ins w:id="615" w:author="Martin Novák" w:date="2023-03-18T21:14:00Z"/>
              <w:rFonts w:eastAsia="Times New Roman"/>
            </w:rPr>
          </w:pPr>
          <w:ins w:id="616" w:author="Martin Novák" w:date="2023-03-18T21:14: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7376D2A7" w14:textId="77777777" w:rsidR="00016564" w:rsidRDefault="00016564">
          <w:pPr>
            <w:autoSpaceDE w:val="0"/>
            <w:autoSpaceDN w:val="0"/>
            <w:ind w:hanging="640"/>
            <w:divId w:val="1492941147"/>
            <w:rPr>
              <w:ins w:id="617" w:author="Martin Novák" w:date="2023-03-18T21:14:00Z"/>
              <w:rFonts w:eastAsia="Times New Roman"/>
            </w:rPr>
          </w:pPr>
          <w:ins w:id="618" w:author="Martin Novák" w:date="2023-03-18T21:14: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307C56DE" w14:textId="77777777" w:rsidR="00016564" w:rsidRDefault="00016564">
          <w:pPr>
            <w:autoSpaceDE w:val="0"/>
            <w:autoSpaceDN w:val="0"/>
            <w:ind w:hanging="640"/>
            <w:divId w:val="1352802810"/>
            <w:rPr>
              <w:ins w:id="619" w:author="Martin Novák" w:date="2023-03-18T21:14:00Z"/>
              <w:rFonts w:eastAsia="Times New Roman"/>
            </w:rPr>
          </w:pPr>
          <w:ins w:id="620" w:author="Martin Novák" w:date="2023-03-18T21:14: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2D1D5958" w14:textId="77777777" w:rsidR="00016564" w:rsidRDefault="00016564">
          <w:pPr>
            <w:autoSpaceDE w:val="0"/>
            <w:autoSpaceDN w:val="0"/>
            <w:ind w:hanging="640"/>
            <w:divId w:val="1996448756"/>
            <w:rPr>
              <w:ins w:id="621" w:author="Martin Novák" w:date="2023-03-18T21:14:00Z"/>
              <w:rFonts w:eastAsia="Times New Roman"/>
            </w:rPr>
          </w:pPr>
          <w:ins w:id="622" w:author="Martin Novák" w:date="2023-03-18T21:14: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59F93E83" w14:textId="77777777" w:rsidR="00016564" w:rsidRDefault="00016564">
          <w:pPr>
            <w:autoSpaceDE w:val="0"/>
            <w:autoSpaceDN w:val="0"/>
            <w:ind w:hanging="640"/>
            <w:divId w:val="1012994671"/>
            <w:rPr>
              <w:ins w:id="623" w:author="Martin Novák" w:date="2023-03-18T21:14:00Z"/>
              <w:rFonts w:eastAsia="Times New Roman"/>
            </w:rPr>
          </w:pPr>
          <w:ins w:id="624" w:author="Martin Novák" w:date="2023-03-18T21:14: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9E0149C" w14:textId="77777777" w:rsidR="00016564" w:rsidRDefault="00016564">
          <w:pPr>
            <w:autoSpaceDE w:val="0"/>
            <w:autoSpaceDN w:val="0"/>
            <w:ind w:hanging="640"/>
            <w:divId w:val="992485396"/>
            <w:rPr>
              <w:ins w:id="625" w:author="Martin Novák" w:date="2023-03-18T21:14:00Z"/>
              <w:rFonts w:eastAsia="Times New Roman"/>
            </w:rPr>
          </w:pPr>
          <w:ins w:id="626" w:author="Martin Novák" w:date="2023-03-18T21:14: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34838987" w14:textId="77777777" w:rsidR="00016564" w:rsidRDefault="00016564">
          <w:pPr>
            <w:autoSpaceDE w:val="0"/>
            <w:autoSpaceDN w:val="0"/>
            <w:ind w:hanging="640"/>
            <w:divId w:val="958490033"/>
            <w:rPr>
              <w:ins w:id="627" w:author="Martin Novák" w:date="2023-03-18T21:14:00Z"/>
              <w:rFonts w:eastAsia="Times New Roman"/>
            </w:rPr>
          </w:pPr>
          <w:ins w:id="628" w:author="Martin Novák" w:date="2023-03-18T21:14: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353FC640" w14:textId="77777777" w:rsidR="00016564" w:rsidRDefault="00016564">
          <w:pPr>
            <w:autoSpaceDE w:val="0"/>
            <w:autoSpaceDN w:val="0"/>
            <w:ind w:hanging="640"/>
            <w:divId w:val="1356735801"/>
            <w:rPr>
              <w:ins w:id="629" w:author="Martin Novák" w:date="2023-03-18T21:14:00Z"/>
              <w:rFonts w:eastAsia="Times New Roman"/>
            </w:rPr>
          </w:pPr>
          <w:ins w:id="630" w:author="Martin Novák" w:date="2023-03-18T21:14: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6AA566A8" w14:textId="77777777" w:rsidR="00016564" w:rsidRDefault="00016564">
          <w:pPr>
            <w:autoSpaceDE w:val="0"/>
            <w:autoSpaceDN w:val="0"/>
            <w:ind w:hanging="640"/>
            <w:divId w:val="435249419"/>
            <w:rPr>
              <w:ins w:id="631" w:author="Martin Novák" w:date="2023-03-18T21:14:00Z"/>
              <w:rFonts w:eastAsia="Times New Roman"/>
            </w:rPr>
          </w:pPr>
          <w:ins w:id="632" w:author="Martin Novák" w:date="2023-03-18T21:14: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666019F7" w14:textId="77777777" w:rsidR="00016564" w:rsidRDefault="00016564">
          <w:pPr>
            <w:autoSpaceDE w:val="0"/>
            <w:autoSpaceDN w:val="0"/>
            <w:ind w:hanging="640"/>
            <w:divId w:val="1987271972"/>
            <w:rPr>
              <w:ins w:id="633" w:author="Martin Novák" w:date="2023-03-18T21:14:00Z"/>
              <w:rFonts w:eastAsia="Times New Roman"/>
            </w:rPr>
          </w:pPr>
          <w:ins w:id="634" w:author="Martin Novák" w:date="2023-03-18T21:14: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0FD0F7E5" w14:textId="77777777" w:rsidR="00016564" w:rsidRDefault="00016564">
          <w:pPr>
            <w:autoSpaceDE w:val="0"/>
            <w:autoSpaceDN w:val="0"/>
            <w:ind w:hanging="640"/>
            <w:divId w:val="1458598059"/>
            <w:rPr>
              <w:ins w:id="635" w:author="Martin Novák" w:date="2023-03-18T21:14:00Z"/>
              <w:rFonts w:eastAsia="Times New Roman"/>
            </w:rPr>
          </w:pPr>
          <w:ins w:id="636" w:author="Martin Novák" w:date="2023-03-18T21:14: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5EC2B387" w14:textId="77777777" w:rsidR="00016564" w:rsidRDefault="00016564">
          <w:pPr>
            <w:autoSpaceDE w:val="0"/>
            <w:autoSpaceDN w:val="0"/>
            <w:ind w:hanging="640"/>
            <w:divId w:val="139854241"/>
            <w:rPr>
              <w:ins w:id="637" w:author="Martin Novák" w:date="2023-03-18T21:14:00Z"/>
              <w:rFonts w:eastAsia="Times New Roman"/>
            </w:rPr>
          </w:pPr>
          <w:ins w:id="638" w:author="Martin Novák" w:date="2023-03-18T21:14: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6E6E29BE" w14:textId="77777777" w:rsidR="00016564" w:rsidRDefault="00016564">
          <w:pPr>
            <w:autoSpaceDE w:val="0"/>
            <w:autoSpaceDN w:val="0"/>
            <w:ind w:hanging="640"/>
            <w:divId w:val="316614446"/>
            <w:rPr>
              <w:ins w:id="639" w:author="Martin Novák" w:date="2023-03-18T21:14:00Z"/>
              <w:rFonts w:eastAsia="Times New Roman"/>
            </w:rPr>
          </w:pPr>
          <w:ins w:id="640" w:author="Martin Novák" w:date="2023-03-18T21:14: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134446DA" w14:textId="77777777" w:rsidR="00016564" w:rsidRDefault="00016564">
          <w:pPr>
            <w:autoSpaceDE w:val="0"/>
            <w:autoSpaceDN w:val="0"/>
            <w:ind w:hanging="640"/>
            <w:divId w:val="631861400"/>
            <w:rPr>
              <w:ins w:id="641" w:author="Martin Novák" w:date="2023-03-18T21:14:00Z"/>
              <w:rFonts w:eastAsia="Times New Roman"/>
            </w:rPr>
          </w:pPr>
          <w:ins w:id="642" w:author="Martin Novák" w:date="2023-03-18T21:14:00Z">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3D5ED12B" w14:textId="77777777" w:rsidR="00016564" w:rsidRDefault="00016564">
          <w:pPr>
            <w:autoSpaceDE w:val="0"/>
            <w:autoSpaceDN w:val="0"/>
            <w:ind w:hanging="640"/>
            <w:divId w:val="260646470"/>
            <w:rPr>
              <w:ins w:id="643" w:author="Martin Novák" w:date="2023-03-18T21:14:00Z"/>
              <w:rFonts w:eastAsia="Times New Roman"/>
            </w:rPr>
          </w:pPr>
          <w:ins w:id="644" w:author="Martin Novák" w:date="2023-03-18T21:14:00Z">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798B2C65" w14:textId="77777777" w:rsidR="00016564" w:rsidRDefault="00016564">
          <w:pPr>
            <w:autoSpaceDE w:val="0"/>
            <w:autoSpaceDN w:val="0"/>
            <w:ind w:hanging="640"/>
            <w:divId w:val="1884638235"/>
            <w:rPr>
              <w:ins w:id="645" w:author="Martin Novák" w:date="2023-03-18T21:14:00Z"/>
              <w:rFonts w:eastAsia="Times New Roman"/>
            </w:rPr>
          </w:pPr>
          <w:ins w:id="646" w:author="Martin Novák" w:date="2023-03-18T21:14: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6B330D5C" w14:textId="77777777" w:rsidR="00016564" w:rsidRDefault="00016564">
          <w:pPr>
            <w:autoSpaceDE w:val="0"/>
            <w:autoSpaceDN w:val="0"/>
            <w:ind w:hanging="640"/>
            <w:divId w:val="935358858"/>
            <w:rPr>
              <w:ins w:id="647" w:author="Martin Novák" w:date="2023-03-18T21:14:00Z"/>
              <w:rFonts w:eastAsia="Times New Roman"/>
            </w:rPr>
          </w:pPr>
          <w:ins w:id="648" w:author="Martin Novák" w:date="2023-03-18T21:14: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20946734" w14:textId="77777777" w:rsidR="00016564" w:rsidRDefault="00016564">
          <w:pPr>
            <w:autoSpaceDE w:val="0"/>
            <w:autoSpaceDN w:val="0"/>
            <w:ind w:hanging="640"/>
            <w:divId w:val="1520200715"/>
            <w:rPr>
              <w:ins w:id="649" w:author="Martin Novák" w:date="2023-03-18T21:14:00Z"/>
              <w:rFonts w:eastAsia="Times New Roman"/>
            </w:rPr>
          </w:pPr>
          <w:ins w:id="650" w:author="Martin Novák" w:date="2023-03-18T21:14: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7847F534" w14:textId="77777777" w:rsidR="00016564" w:rsidRDefault="00016564">
          <w:pPr>
            <w:autoSpaceDE w:val="0"/>
            <w:autoSpaceDN w:val="0"/>
            <w:ind w:hanging="640"/>
            <w:divId w:val="437335826"/>
            <w:rPr>
              <w:ins w:id="651" w:author="Martin Novák" w:date="2023-03-18T21:14:00Z"/>
              <w:rFonts w:eastAsia="Times New Roman"/>
            </w:rPr>
          </w:pPr>
          <w:ins w:id="652" w:author="Martin Novák" w:date="2023-03-18T21:14: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7B96B862" w14:textId="77777777" w:rsidR="00016564" w:rsidRDefault="00016564">
          <w:pPr>
            <w:autoSpaceDE w:val="0"/>
            <w:autoSpaceDN w:val="0"/>
            <w:ind w:hanging="640"/>
            <w:divId w:val="881012850"/>
            <w:rPr>
              <w:ins w:id="653" w:author="Martin Novák" w:date="2023-03-18T21:14:00Z"/>
              <w:rFonts w:eastAsia="Times New Roman"/>
            </w:rPr>
          </w:pPr>
          <w:ins w:id="654" w:author="Martin Novák" w:date="2023-03-18T21:14: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602C8867" w14:textId="77777777" w:rsidR="00016564" w:rsidRDefault="00016564">
          <w:pPr>
            <w:autoSpaceDE w:val="0"/>
            <w:autoSpaceDN w:val="0"/>
            <w:ind w:hanging="640"/>
            <w:divId w:val="314728913"/>
            <w:rPr>
              <w:ins w:id="655" w:author="Martin Novák" w:date="2023-03-18T21:14:00Z"/>
              <w:rFonts w:eastAsia="Times New Roman"/>
            </w:rPr>
          </w:pPr>
          <w:ins w:id="656" w:author="Martin Novák" w:date="2023-03-18T21:14: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2779BA8D" w14:textId="77777777" w:rsidR="00016564" w:rsidRDefault="00016564">
          <w:pPr>
            <w:autoSpaceDE w:val="0"/>
            <w:autoSpaceDN w:val="0"/>
            <w:ind w:hanging="640"/>
            <w:divId w:val="770394752"/>
            <w:rPr>
              <w:ins w:id="657" w:author="Martin Novák" w:date="2023-03-18T21:14:00Z"/>
              <w:rFonts w:eastAsia="Times New Roman"/>
            </w:rPr>
          </w:pPr>
          <w:ins w:id="658" w:author="Martin Novák" w:date="2023-03-18T21:14: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03F6729E" w14:textId="77777777" w:rsidR="00016564" w:rsidRDefault="00016564">
          <w:pPr>
            <w:autoSpaceDE w:val="0"/>
            <w:autoSpaceDN w:val="0"/>
            <w:ind w:hanging="640"/>
            <w:divId w:val="930354998"/>
            <w:rPr>
              <w:ins w:id="659" w:author="Martin Novák" w:date="2023-03-18T21:14:00Z"/>
              <w:rFonts w:eastAsia="Times New Roman"/>
            </w:rPr>
          </w:pPr>
          <w:ins w:id="660" w:author="Martin Novák" w:date="2023-03-18T21:14: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2097BE23" w14:textId="77777777" w:rsidR="00016564" w:rsidRDefault="00016564">
          <w:pPr>
            <w:autoSpaceDE w:val="0"/>
            <w:autoSpaceDN w:val="0"/>
            <w:ind w:hanging="640"/>
            <w:divId w:val="2044986050"/>
            <w:rPr>
              <w:ins w:id="661" w:author="Martin Novák" w:date="2023-03-18T21:14:00Z"/>
              <w:rFonts w:eastAsia="Times New Roman"/>
            </w:rPr>
          </w:pPr>
          <w:ins w:id="662" w:author="Martin Novák" w:date="2023-03-18T21:14: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78661B07" w14:textId="77777777" w:rsidR="00016564" w:rsidRDefault="00016564">
          <w:pPr>
            <w:autoSpaceDE w:val="0"/>
            <w:autoSpaceDN w:val="0"/>
            <w:ind w:hanging="640"/>
            <w:divId w:val="1233812264"/>
            <w:rPr>
              <w:ins w:id="663" w:author="Martin Novák" w:date="2023-03-18T21:14:00Z"/>
              <w:rFonts w:eastAsia="Times New Roman"/>
            </w:rPr>
          </w:pPr>
          <w:ins w:id="664" w:author="Martin Novák" w:date="2023-03-18T21:14: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0027E557" w14:textId="77777777" w:rsidR="00016564" w:rsidRDefault="00016564">
          <w:pPr>
            <w:autoSpaceDE w:val="0"/>
            <w:autoSpaceDN w:val="0"/>
            <w:ind w:hanging="640"/>
            <w:divId w:val="1736048737"/>
            <w:rPr>
              <w:ins w:id="665" w:author="Martin Novák" w:date="2023-03-18T21:14:00Z"/>
              <w:rFonts w:eastAsia="Times New Roman"/>
            </w:rPr>
          </w:pPr>
          <w:ins w:id="666" w:author="Martin Novák" w:date="2023-03-18T21:14: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1595EF95" w14:textId="77777777" w:rsidR="00016564" w:rsidRDefault="00016564">
          <w:pPr>
            <w:autoSpaceDE w:val="0"/>
            <w:autoSpaceDN w:val="0"/>
            <w:ind w:hanging="640"/>
            <w:divId w:val="345988606"/>
            <w:rPr>
              <w:ins w:id="667" w:author="Martin Novák" w:date="2023-03-18T21:14:00Z"/>
              <w:rFonts w:eastAsia="Times New Roman"/>
            </w:rPr>
          </w:pPr>
          <w:ins w:id="668" w:author="Martin Novák" w:date="2023-03-18T21:14: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3414EAB7" w14:textId="77777777" w:rsidR="00016564" w:rsidRDefault="00016564">
          <w:pPr>
            <w:autoSpaceDE w:val="0"/>
            <w:autoSpaceDN w:val="0"/>
            <w:ind w:hanging="640"/>
            <w:divId w:val="2120373822"/>
            <w:rPr>
              <w:ins w:id="669" w:author="Martin Novák" w:date="2023-03-18T21:14:00Z"/>
              <w:rFonts w:eastAsia="Times New Roman"/>
            </w:rPr>
          </w:pPr>
          <w:ins w:id="670" w:author="Martin Novák" w:date="2023-03-18T21:14: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217D508C" w14:textId="77777777" w:rsidR="00016564" w:rsidRDefault="00016564">
          <w:pPr>
            <w:autoSpaceDE w:val="0"/>
            <w:autoSpaceDN w:val="0"/>
            <w:ind w:hanging="640"/>
            <w:divId w:val="403993800"/>
            <w:rPr>
              <w:ins w:id="671" w:author="Martin Novák" w:date="2023-03-18T21:14:00Z"/>
              <w:rFonts w:eastAsia="Times New Roman"/>
            </w:rPr>
          </w:pPr>
          <w:ins w:id="672" w:author="Martin Novák" w:date="2023-03-18T21:14: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F87BD49" w14:textId="77777777" w:rsidR="00016564" w:rsidRDefault="00016564">
          <w:pPr>
            <w:autoSpaceDE w:val="0"/>
            <w:autoSpaceDN w:val="0"/>
            <w:ind w:hanging="640"/>
            <w:divId w:val="1041709449"/>
            <w:rPr>
              <w:ins w:id="673" w:author="Martin Novák" w:date="2023-03-18T21:14:00Z"/>
              <w:rFonts w:eastAsia="Times New Roman"/>
            </w:rPr>
          </w:pPr>
          <w:ins w:id="674" w:author="Martin Novák" w:date="2023-03-18T21:14: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75757CB9" w14:textId="77777777" w:rsidR="00016564" w:rsidRDefault="00016564">
          <w:pPr>
            <w:autoSpaceDE w:val="0"/>
            <w:autoSpaceDN w:val="0"/>
            <w:ind w:hanging="640"/>
            <w:divId w:val="1390571279"/>
            <w:rPr>
              <w:ins w:id="675" w:author="Martin Novák" w:date="2023-03-18T21:14:00Z"/>
              <w:rFonts w:eastAsia="Times New Roman"/>
            </w:rPr>
          </w:pPr>
          <w:ins w:id="676" w:author="Martin Novák" w:date="2023-03-18T21:14: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373EB1EE" w14:textId="77777777" w:rsidR="00016564" w:rsidRDefault="00016564">
          <w:pPr>
            <w:autoSpaceDE w:val="0"/>
            <w:autoSpaceDN w:val="0"/>
            <w:ind w:hanging="640"/>
            <w:divId w:val="1194878942"/>
            <w:rPr>
              <w:ins w:id="677" w:author="Martin Novák" w:date="2023-03-18T21:14:00Z"/>
              <w:rFonts w:eastAsia="Times New Roman"/>
            </w:rPr>
          </w:pPr>
          <w:ins w:id="678" w:author="Martin Novák" w:date="2023-03-18T21:14: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7B3CC083" w14:textId="77777777" w:rsidR="00016564" w:rsidRDefault="00016564">
          <w:pPr>
            <w:autoSpaceDE w:val="0"/>
            <w:autoSpaceDN w:val="0"/>
            <w:ind w:hanging="640"/>
            <w:divId w:val="1548759449"/>
            <w:rPr>
              <w:ins w:id="679" w:author="Martin Novák" w:date="2023-03-18T21:14:00Z"/>
              <w:rFonts w:eastAsia="Times New Roman"/>
            </w:rPr>
          </w:pPr>
          <w:ins w:id="680" w:author="Martin Novák" w:date="2023-03-18T21:14: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64B2659D" w14:textId="77777777" w:rsidR="00016564" w:rsidRDefault="00016564">
          <w:pPr>
            <w:autoSpaceDE w:val="0"/>
            <w:autoSpaceDN w:val="0"/>
            <w:ind w:hanging="640"/>
            <w:divId w:val="1229807822"/>
            <w:rPr>
              <w:ins w:id="681" w:author="Martin Novák" w:date="2023-03-18T21:14:00Z"/>
              <w:rFonts w:eastAsia="Times New Roman"/>
            </w:rPr>
          </w:pPr>
          <w:ins w:id="682" w:author="Martin Novák" w:date="2023-03-18T21:14: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2AF113F9" w14:textId="77777777" w:rsidR="00016564" w:rsidRDefault="00016564">
          <w:pPr>
            <w:autoSpaceDE w:val="0"/>
            <w:autoSpaceDN w:val="0"/>
            <w:ind w:hanging="640"/>
            <w:divId w:val="1823614607"/>
            <w:rPr>
              <w:ins w:id="683" w:author="Martin Novák" w:date="2023-03-18T21:14:00Z"/>
              <w:rFonts w:eastAsia="Times New Roman"/>
            </w:rPr>
          </w:pPr>
          <w:ins w:id="684" w:author="Martin Novák" w:date="2023-03-18T21:14: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7D980C6C" w14:textId="77777777" w:rsidR="00016564" w:rsidRDefault="00016564">
          <w:pPr>
            <w:autoSpaceDE w:val="0"/>
            <w:autoSpaceDN w:val="0"/>
            <w:ind w:hanging="640"/>
            <w:divId w:val="1139611261"/>
            <w:rPr>
              <w:ins w:id="685" w:author="Martin Novák" w:date="2023-03-18T21:14:00Z"/>
              <w:rFonts w:eastAsia="Times New Roman"/>
            </w:rPr>
          </w:pPr>
          <w:ins w:id="686" w:author="Martin Novák" w:date="2023-03-18T21:14: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4D218AB0" w14:textId="77777777" w:rsidR="00016564" w:rsidRDefault="00016564">
          <w:pPr>
            <w:autoSpaceDE w:val="0"/>
            <w:autoSpaceDN w:val="0"/>
            <w:ind w:hanging="640"/>
            <w:divId w:val="1380284514"/>
            <w:rPr>
              <w:ins w:id="687" w:author="Martin Novák" w:date="2023-03-18T21:14:00Z"/>
              <w:rFonts w:eastAsia="Times New Roman"/>
            </w:rPr>
          </w:pPr>
          <w:ins w:id="688" w:author="Martin Novák" w:date="2023-03-18T21:14: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1AD25ABB" w14:textId="77777777" w:rsidR="00016564" w:rsidRDefault="00016564">
          <w:pPr>
            <w:autoSpaceDE w:val="0"/>
            <w:autoSpaceDN w:val="0"/>
            <w:ind w:hanging="640"/>
            <w:divId w:val="2095710454"/>
            <w:rPr>
              <w:ins w:id="689" w:author="Martin Novák" w:date="2023-03-18T21:14:00Z"/>
              <w:rFonts w:eastAsia="Times New Roman"/>
            </w:rPr>
          </w:pPr>
          <w:ins w:id="690" w:author="Martin Novák" w:date="2023-03-18T21:14: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12EF74C7" w14:textId="77777777" w:rsidR="00016564" w:rsidRDefault="00016564">
          <w:pPr>
            <w:autoSpaceDE w:val="0"/>
            <w:autoSpaceDN w:val="0"/>
            <w:ind w:hanging="640"/>
            <w:divId w:val="1837919320"/>
            <w:rPr>
              <w:ins w:id="691" w:author="Martin Novák" w:date="2023-03-18T21:14:00Z"/>
              <w:rFonts w:eastAsia="Times New Roman"/>
            </w:rPr>
          </w:pPr>
          <w:ins w:id="692" w:author="Martin Novák" w:date="2023-03-18T21:14: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075FBCA8" w14:textId="77777777" w:rsidR="00016564" w:rsidRDefault="00016564">
          <w:pPr>
            <w:autoSpaceDE w:val="0"/>
            <w:autoSpaceDN w:val="0"/>
            <w:ind w:hanging="640"/>
            <w:divId w:val="467747587"/>
            <w:rPr>
              <w:ins w:id="693" w:author="Martin Novák" w:date="2023-03-18T21:14:00Z"/>
              <w:rFonts w:eastAsia="Times New Roman"/>
            </w:rPr>
          </w:pPr>
          <w:ins w:id="694" w:author="Martin Novák" w:date="2023-03-18T21:14: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7ED51BA5" w14:textId="77777777" w:rsidR="00016564" w:rsidRDefault="00016564">
          <w:pPr>
            <w:autoSpaceDE w:val="0"/>
            <w:autoSpaceDN w:val="0"/>
            <w:ind w:hanging="640"/>
            <w:divId w:val="1731224774"/>
            <w:rPr>
              <w:ins w:id="695" w:author="Martin Novák" w:date="2023-03-18T21:14:00Z"/>
              <w:rFonts w:eastAsia="Times New Roman"/>
            </w:rPr>
          </w:pPr>
          <w:ins w:id="696" w:author="Martin Novák" w:date="2023-03-18T21:14: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509285FF" w14:textId="77777777" w:rsidR="00016564" w:rsidRDefault="00016564">
          <w:pPr>
            <w:autoSpaceDE w:val="0"/>
            <w:autoSpaceDN w:val="0"/>
            <w:ind w:hanging="640"/>
            <w:divId w:val="471219511"/>
            <w:rPr>
              <w:ins w:id="697" w:author="Martin Novák" w:date="2023-03-18T21:14:00Z"/>
              <w:rFonts w:eastAsia="Times New Roman"/>
            </w:rPr>
          </w:pPr>
          <w:ins w:id="698" w:author="Martin Novák" w:date="2023-03-18T21:14: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202B679F" w14:textId="77777777" w:rsidR="00016564" w:rsidRDefault="00016564">
          <w:pPr>
            <w:autoSpaceDE w:val="0"/>
            <w:autoSpaceDN w:val="0"/>
            <w:ind w:hanging="640"/>
            <w:divId w:val="2106730238"/>
            <w:rPr>
              <w:ins w:id="699" w:author="Martin Novák" w:date="2023-03-18T21:14:00Z"/>
              <w:rFonts w:eastAsia="Times New Roman"/>
            </w:rPr>
          </w:pPr>
          <w:ins w:id="700" w:author="Martin Novák" w:date="2023-03-18T21:14: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3C330C63" w14:textId="77777777" w:rsidR="00016564" w:rsidRDefault="00016564">
          <w:pPr>
            <w:autoSpaceDE w:val="0"/>
            <w:autoSpaceDN w:val="0"/>
            <w:ind w:hanging="640"/>
            <w:divId w:val="2105881073"/>
            <w:rPr>
              <w:ins w:id="701" w:author="Martin Novák" w:date="2023-03-18T21:14:00Z"/>
              <w:rFonts w:eastAsia="Times New Roman"/>
            </w:rPr>
          </w:pPr>
          <w:ins w:id="702" w:author="Martin Novák" w:date="2023-03-18T21:14: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0D6F12B3" w14:textId="77777777" w:rsidR="00016564" w:rsidRDefault="00016564">
          <w:pPr>
            <w:autoSpaceDE w:val="0"/>
            <w:autoSpaceDN w:val="0"/>
            <w:ind w:hanging="640"/>
            <w:divId w:val="115608359"/>
            <w:rPr>
              <w:ins w:id="703" w:author="Martin Novák" w:date="2023-03-18T21:14:00Z"/>
              <w:rFonts w:eastAsia="Times New Roman"/>
            </w:rPr>
          </w:pPr>
          <w:ins w:id="704" w:author="Martin Novák" w:date="2023-03-18T21:14: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792D239B" w14:textId="77777777" w:rsidR="00016564" w:rsidRDefault="00016564">
          <w:pPr>
            <w:autoSpaceDE w:val="0"/>
            <w:autoSpaceDN w:val="0"/>
            <w:ind w:hanging="640"/>
            <w:divId w:val="1586302491"/>
            <w:rPr>
              <w:ins w:id="705" w:author="Martin Novák" w:date="2023-03-18T21:14:00Z"/>
              <w:rFonts w:eastAsia="Times New Roman"/>
            </w:rPr>
          </w:pPr>
          <w:ins w:id="706" w:author="Martin Novák" w:date="2023-03-18T21:14: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53BBF58E" w14:textId="77777777" w:rsidR="00016564" w:rsidRDefault="00016564">
          <w:pPr>
            <w:autoSpaceDE w:val="0"/>
            <w:autoSpaceDN w:val="0"/>
            <w:ind w:hanging="640"/>
            <w:divId w:val="555967455"/>
            <w:rPr>
              <w:ins w:id="707" w:author="Martin Novák" w:date="2023-03-18T21:14:00Z"/>
              <w:rFonts w:eastAsia="Times New Roman"/>
            </w:rPr>
          </w:pPr>
          <w:ins w:id="708" w:author="Martin Novák" w:date="2023-03-18T21:14: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6CC8395A" w14:textId="77777777" w:rsidR="00016564" w:rsidRDefault="00016564">
          <w:pPr>
            <w:autoSpaceDE w:val="0"/>
            <w:autoSpaceDN w:val="0"/>
            <w:ind w:hanging="640"/>
            <w:divId w:val="215823490"/>
            <w:rPr>
              <w:ins w:id="709" w:author="Martin Novák" w:date="2023-03-18T21:14:00Z"/>
              <w:rFonts w:eastAsia="Times New Roman"/>
            </w:rPr>
          </w:pPr>
          <w:ins w:id="710" w:author="Martin Novák" w:date="2023-03-18T21:14: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584D19B2" w14:textId="77777777" w:rsidR="00016564" w:rsidRDefault="00016564">
          <w:pPr>
            <w:autoSpaceDE w:val="0"/>
            <w:autoSpaceDN w:val="0"/>
            <w:ind w:hanging="640"/>
            <w:divId w:val="103044333"/>
            <w:rPr>
              <w:ins w:id="711" w:author="Martin Novák" w:date="2023-03-18T21:14:00Z"/>
              <w:rFonts w:eastAsia="Times New Roman"/>
            </w:rPr>
          </w:pPr>
          <w:ins w:id="712" w:author="Martin Novák" w:date="2023-03-18T21:14: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20DFA000" w14:textId="77777777" w:rsidR="00016564" w:rsidRDefault="00016564">
          <w:pPr>
            <w:autoSpaceDE w:val="0"/>
            <w:autoSpaceDN w:val="0"/>
            <w:ind w:hanging="640"/>
            <w:divId w:val="924000033"/>
            <w:rPr>
              <w:ins w:id="713" w:author="Martin Novák" w:date="2023-03-18T21:14:00Z"/>
              <w:rFonts w:eastAsia="Times New Roman"/>
            </w:rPr>
          </w:pPr>
          <w:ins w:id="714" w:author="Martin Novák" w:date="2023-03-18T21:14: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3E09EDC7" w14:textId="77777777" w:rsidR="00016564" w:rsidRDefault="00016564">
          <w:pPr>
            <w:autoSpaceDE w:val="0"/>
            <w:autoSpaceDN w:val="0"/>
            <w:ind w:hanging="640"/>
            <w:divId w:val="952398405"/>
            <w:rPr>
              <w:ins w:id="715" w:author="Martin Novák" w:date="2023-03-18T21:14:00Z"/>
              <w:rFonts w:eastAsia="Times New Roman"/>
            </w:rPr>
          </w:pPr>
          <w:ins w:id="716" w:author="Martin Novák" w:date="2023-03-18T21:14: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1DF3B39A" w14:textId="77777777" w:rsidR="00016564" w:rsidRDefault="00016564">
          <w:pPr>
            <w:autoSpaceDE w:val="0"/>
            <w:autoSpaceDN w:val="0"/>
            <w:ind w:hanging="640"/>
            <w:divId w:val="1965312066"/>
            <w:rPr>
              <w:ins w:id="717" w:author="Martin Novák" w:date="2023-03-18T21:14:00Z"/>
              <w:rFonts w:eastAsia="Times New Roman"/>
            </w:rPr>
          </w:pPr>
          <w:ins w:id="718" w:author="Martin Novák" w:date="2023-03-18T21:14: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293DD94A" w14:textId="77777777" w:rsidR="00016564" w:rsidRDefault="00016564">
          <w:pPr>
            <w:autoSpaceDE w:val="0"/>
            <w:autoSpaceDN w:val="0"/>
            <w:ind w:hanging="640"/>
            <w:divId w:val="936013079"/>
            <w:rPr>
              <w:ins w:id="719" w:author="Martin Novák" w:date="2023-03-18T21:14:00Z"/>
              <w:rFonts w:eastAsia="Times New Roman"/>
            </w:rPr>
          </w:pPr>
          <w:ins w:id="720" w:author="Martin Novák" w:date="2023-03-18T21:14: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44C5A427" w14:textId="77777777" w:rsidR="00016564" w:rsidRDefault="00016564">
          <w:pPr>
            <w:autoSpaceDE w:val="0"/>
            <w:autoSpaceDN w:val="0"/>
            <w:ind w:hanging="640"/>
            <w:divId w:val="851917596"/>
            <w:rPr>
              <w:ins w:id="721" w:author="Martin Novák" w:date="2023-03-18T21:14:00Z"/>
              <w:rFonts w:eastAsia="Times New Roman"/>
            </w:rPr>
          </w:pPr>
          <w:ins w:id="722" w:author="Martin Novák" w:date="2023-03-18T21:14: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D3755D0" w14:textId="77777777" w:rsidR="00016564" w:rsidRDefault="00016564">
          <w:pPr>
            <w:autoSpaceDE w:val="0"/>
            <w:autoSpaceDN w:val="0"/>
            <w:ind w:hanging="640"/>
            <w:divId w:val="1188521094"/>
            <w:rPr>
              <w:ins w:id="723" w:author="Martin Novák" w:date="2023-03-18T21:14:00Z"/>
              <w:rFonts w:eastAsia="Times New Roman"/>
            </w:rPr>
          </w:pPr>
          <w:ins w:id="724" w:author="Martin Novák" w:date="2023-03-18T21:14: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8566452" w14:textId="7EE4111B" w:rsidR="0016786F" w:rsidDel="00831BEF" w:rsidRDefault="00016564">
          <w:pPr>
            <w:autoSpaceDE w:val="0"/>
            <w:autoSpaceDN w:val="0"/>
            <w:ind w:hanging="640"/>
            <w:divId w:val="1141993392"/>
            <w:rPr>
              <w:del w:id="725" w:author="Martin Novák" w:date="2023-03-18T20:17:00Z"/>
              <w:rFonts w:eastAsia="Times New Roman"/>
              <w:sz w:val="24"/>
              <w:szCs w:val="24"/>
            </w:rPr>
          </w:pPr>
          <w:ins w:id="726" w:author="Martin Novák" w:date="2023-03-18T21:14:00Z">
            <w:r>
              <w:rPr>
                <w:rFonts w:eastAsia="Times New Roman"/>
              </w:rPr>
              <w:t> </w:t>
            </w:r>
          </w:ins>
          <w:del w:id="727" w:author="Martin Novák" w:date="2023-03-18T20:17:00Z">
            <w:r w:rsidR="0016786F" w:rsidDel="00831BEF">
              <w:rPr>
                <w:rFonts w:eastAsia="Times New Roman"/>
              </w:rPr>
              <w:delText xml:space="preserve">[1] </w:delText>
            </w:r>
            <w:r w:rsidR="0016786F" w:rsidDel="00831BEF">
              <w:rPr>
                <w:rFonts w:eastAsia="Times New Roman"/>
              </w:rPr>
              <w:tab/>
            </w:r>
            <w:r w:rsidR="0016786F" w:rsidDel="00831BEF">
              <w:rPr>
                <w:rFonts w:eastAsia="Times New Roman"/>
                <w:i/>
                <w:iCs/>
              </w:rPr>
              <w:delText>imperative programming</w:delText>
            </w:r>
            <w:r w:rsidR="0016786F" w:rsidDel="00831BEF">
              <w:rPr>
                <w:rFonts w:eastAsia="Times New Roman"/>
              </w:rPr>
              <w:delText xml:space="preserve"> [online]. [vid. 2021-03-16]. Dostupné z: https://whatis.techtarget.com/definition/imperative-programming</w:delText>
            </w:r>
          </w:del>
        </w:p>
        <w:p w14:paraId="2553A616" w14:textId="58F06220" w:rsidR="0016786F" w:rsidDel="00831BEF" w:rsidRDefault="0016786F">
          <w:pPr>
            <w:autoSpaceDE w:val="0"/>
            <w:autoSpaceDN w:val="0"/>
            <w:ind w:hanging="640"/>
            <w:divId w:val="1502233294"/>
            <w:rPr>
              <w:del w:id="728" w:author="Martin Novák" w:date="2023-03-18T20:17:00Z"/>
              <w:rFonts w:eastAsia="Times New Roman"/>
            </w:rPr>
          </w:pPr>
          <w:del w:id="729" w:author="Martin Novák" w:date="2023-03-18T20:17:00Z">
            <w:r w:rsidDel="00831BEF">
              <w:rPr>
                <w:rFonts w:eastAsia="Times New Roman"/>
              </w:rPr>
              <w:delText xml:space="preserve">[2] </w:delText>
            </w:r>
            <w:r w:rsidDel="00831BEF">
              <w:rPr>
                <w:rFonts w:eastAsia="Times New Roman"/>
              </w:rPr>
              <w:tab/>
              <w:delText xml:space="preserve">COMPUTERPHILE. </w:delText>
            </w:r>
            <w:r w:rsidDel="00831BEF">
              <w:rPr>
                <w:rFonts w:eastAsia="Times New Roman"/>
                <w:i/>
                <w:iCs/>
              </w:rPr>
              <w:delText>Programming Paradigms - Computerphile</w:delText>
            </w:r>
            <w:r w:rsidDel="00831BEF">
              <w:rPr>
                <w:rFonts w:eastAsia="Times New Roman"/>
              </w:rPr>
              <w:delText xml:space="preserve"> [online]. 2013 [vid. 2021-03-29]. Dostupné z: https://www.youtube.com/watch?v=sqV3pL5x8PI</w:delText>
            </w:r>
          </w:del>
        </w:p>
        <w:p w14:paraId="15175D0E" w14:textId="4FB4BFCF" w:rsidR="0016786F" w:rsidDel="00831BEF" w:rsidRDefault="0016786F">
          <w:pPr>
            <w:autoSpaceDE w:val="0"/>
            <w:autoSpaceDN w:val="0"/>
            <w:ind w:hanging="640"/>
            <w:divId w:val="1910311265"/>
            <w:rPr>
              <w:del w:id="730" w:author="Martin Novák" w:date="2023-03-18T20:17:00Z"/>
              <w:rFonts w:eastAsia="Times New Roman"/>
            </w:rPr>
          </w:pPr>
          <w:del w:id="731" w:author="Martin Novák" w:date="2023-03-18T20:17:00Z">
            <w:r w:rsidDel="00831BEF">
              <w:rPr>
                <w:rFonts w:eastAsia="Times New Roman"/>
              </w:rPr>
              <w:delText xml:space="preserve">[3] </w:delText>
            </w:r>
            <w:r w:rsidDel="00831BEF">
              <w:rPr>
                <w:rFonts w:eastAsia="Times New Roman"/>
              </w:rPr>
              <w:tab/>
            </w:r>
            <w:r w:rsidDel="00831BEF">
              <w:rPr>
                <w:rFonts w:eastAsia="Times New Roman"/>
                <w:i/>
                <w:iCs/>
              </w:rPr>
              <w:delText>procedural and object oriented programming</w:delText>
            </w:r>
            <w:r w:rsidDel="00831BEF">
              <w:rPr>
                <w:rFonts w:eastAsia="Times New Roman"/>
              </w:rPr>
              <w:delText xml:space="preserve"> [online]. [vid. 2021-03-29]. Dostupné z: https://www.geeksforgeeks.org/differences-between-procedural-and-object-oriented-programming/</w:delText>
            </w:r>
          </w:del>
        </w:p>
        <w:p w14:paraId="3C59AB5E" w14:textId="318C2233" w:rsidR="0016786F" w:rsidDel="00831BEF" w:rsidRDefault="0016786F">
          <w:pPr>
            <w:autoSpaceDE w:val="0"/>
            <w:autoSpaceDN w:val="0"/>
            <w:ind w:hanging="640"/>
            <w:divId w:val="1468548029"/>
            <w:rPr>
              <w:del w:id="732" w:author="Martin Novák" w:date="2023-03-18T20:17:00Z"/>
              <w:rFonts w:eastAsia="Times New Roman"/>
            </w:rPr>
          </w:pPr>
          <w:del w:id="733" w:author="Martin Novák" w:date="2023-03-18T20:17:00Z">
            <w:r w:rsidDel="00831BEF">
              <w:rPr>
                <w:rFonts w:eastAsia="Times New Roman"/>
              </w:rPr>
              <w:delText xml:space="preserve">[4] </w:delText>
            </w:r>
            <w:r w:rsidDel="00831BEF">
              <w:rPr>
                <w:rFonts w:eastAsia="Times New Roman"/>
              </w:rPr>
              <w:tab/>
              <w:delText xml:space="preserve">FREECODECAMP.ORG. </w:delText>
            </w:r>
            <w:r w:rsidDel="00831BEF">
              <w:rPr>
                <w:rFonts w:eastAsia="Times New Roman"/>
                <w:i/>
                <w:iCs/>
              </w:rPr>
              <w:delText>Intro to Object Oriented Programming - Crash Course - YouTube</w:delText>
            </w:r>
            <w:r w:rsidDel="00831BEF">
              <w:rPr>
                <w:rFonts w:eastAsia="Times New Roman"/>
              </w:rPr>
              <w:delText xml:space="preserve"> [online]. 2020 [vid. 2021-07-04]. Dostupné z: https://www.youtube.com/watch?v=SiBw7os-_zI</w:delText>
            </w:r>
          </w:del>
        </w:p>
        <w:p w14:paraId="57100159" w14:textId="26A37809" w:rsidR="0016786F" w:rsidDel="00831BEF" w:rsidRDefault="0016786F">
          <w:pPr>
            <w:autoSpaceDE w:val="0"/>
            <w:autoSpaceDN w:val="0"/>
            <w:ind w:hanging="640"/>
            <w:divId w:val="1471511596"/>
            <w:rPr>
              <w:del w:id="734" w:author="Martin Novák" w:date="2023-03-18T20:17:00Z"/>
              <w:rFonts w:eastAsia="Times New Roman"/>
            </w:rPr>
          </w:pPr>
          <w:del w:id="735" w:author="Martin Novák" w:date="2023-03-18T20:17:00Z">
            <w:r w:rsidDel="00831BEF">
              <w:rPr>
                <w:rFonts w:eastAsia="Times New Roman"/>
              </w:rPr>
              <w:delText xml:space="preserve">[5] </w:delText>
            </w:r>
            <w:r w:rsidDel="00831BEF">
              <w:rPr>
                <w:rFonts w:eastAsia="Times New Roman"/>
              </w:rPr>
              <w:tab/>
              <w:delText xml:space="preserve">STROUSTRUP, Bjarne. </w:delText>
            </w:r>
            <w:r w:rsidDel="00831BEF">
              <w:rPr>
                <w:rFonts w:eastAsia="Times New Roman"/>
                <w:i/>
                <w:iCs/>
              </w:rPr>
              <w:delText>Stroustrup: FAQ-multiparadigm</w:delText>
            </w:r>
            <w:r w:rsidDel="00831BEF">
              <w:rPr>
                <w:rFonts w:eastAsia="Times New Roman"/>
              </w:rPr>
              <w:delText xml:space="preserve"> [online]. [vid. 2021-07-22]. Dostupné z: https://www.stroustrup.com/bs_faq.html#multiparadigm</w:delText>
            </w:r>
          </w:del>
        </w:p>
        <w:p w14:paraId="1C10A91F" w14:textId="1E91B308" w:rsidR="0016786F" w:rsidDel="00831BEF" w:rsidRDefault="0016786F">
          <w:pPr>
            <w:autoSpaceDE w:val="0"/>
            <w:autoSpaceDN w:val="0"/>
            <w:ind w:hanging="640"/>
            <w:divId w:val="1457479298"/>
            <w:rPr>
              <w:del w:id="736" w:author="Martin Novák" w:date="2023-03-18T20:17:00Z"/>
              <w:rFonts w:eastAsia="Times New Roman"/>
            </w:rPr>
          </w:pPr>
          <w:del w:id="737" w:author="Martin Novák" w:date="2023-03-18T20:17:00Z">
            <w:r w:rsidDel="00831BEF">
              <w:rPr>
                <w:rFonts w:eastAsia="Times New Roman"/>
              </w:rPr>
              <w:delText xml:space="preserve">[6] </w:delText>
            </w:r>
            <w:r w:rsidDel="00831BEF">
              <w:rPr>
                <w:rFonts w:eastAsia="Times New Roman"/>
              </w:rPr>
              <w:tab/>
              <w:delText>STROUSTRUP, Bjarne. From The Handbook of Object Technology (Editor: Saba Zamir) [online]. 1999 [vid. 2021-07-18]. Dostupné z: https://www.stroustrup.com/crc.pdf</w:delText>
            </w:r>
          </w:del>
        </w:p>
        <w:p w14:paraId="4634D26B" w14:textId="6F27E3EE" w:rsidR="0016786F" w:rsidDel="00831BEF" w:rsidRDefault="0016786F">
          <w:pPr>
            <w:autoSpaceDE w:val="0"/>
            <w:autoSpaceDN w:val="0"/>
            <w:ind w:hanging="640"/>
            <w:divId w:val="1268586525"/>
            <w:rPr>
              <w:del w:id="738" w:author="Martin Novák" w:date="2023-03-18T20:17:00Z"/>
              <w:rFonts w:eastAsia="Times New Roman"/>
            </w:rPr>
          </w:pPr>
          <w:del w:id="739" w:author="Martin Novák" w:date="2023-03-18T20:17:00Z">
            <w:r w:rsidDel="00831BEF">
              <w:rPr>
                <w:rFonts w:eastAsia="Times New Roman"/>
              </w:rPr>
              <w:delText xml:space="preserve">[7] </w:delText>
            </w:r>
            <w:r w:rsidDel="00831BEF">
              <w:rPr>
                <w:rFonts w:eastAsia="Times New Roman"/>
              </w:rPr>
              <w:tab/>
              <w:delText xml:space="preserve">STROUSTRUP, Bjarne. </w:delText>
            </w:r>
            <w:r w:rsidDel="00831BEF">
              <w:rPr>
                <w:rFonts w:eastAsia="Times New Roman"/>
                <w:i/>
                <w:iCs/>
              </w:rPr>
              <w:delText>Stroustrup: FAQ-C subset of C++</w:delText>
            </w:r>
            <w:r w:rsidDel="00831BEF">
              <w:rPr>
                <w:rFonts w:eastAsia="Times New Roman"/>
              </w:rPr>
              <w:delText xml:space="preserve"> [online]. [vid. 2021-07-20]. Dostupné z: https://www.stroustrup.com/bs_faq.html#C-is-subset</w:delText>
            </w:r>
          </w:del>
        </w:p>
        <w:p w14:paraId="737929A3" w14:textId="0C24DFFB" w:rsidR="0016786F" w:rsidDel="00831BEF" w:rsidRDefault="0016786F">
          <w:pPr>
            <w:autoSpaceDE w:val="0"/>
            <w:autoSpaceDN w:val="0"/>
            <w:ind w:hanging="640"/>
            <w:divId w:val="734161317"/>
            <w:rPr>
              <w:del w:id="740" w:author="Martin Novák" w:date="2023-03-18T20:17:00Z"/>
              <w:rFonts w:eastAsia="Times New Roman"/>
            </w:rPr>
          </w:pPr>
          <w:del w:id="741" w:author="Martin Novák" w:date="2023-03-18T20:17:00Z">
            <w:r w:rsidDel="00831BEF">
              <w:rPr>
                <w:rFonts w:eastAsia="Times New Roman"/>
              </w:rPr>
              <w:delText xml:space="preserve">[8] </w:delText>
            </w:r>
            <w:r w:rsidDel="00831BEF">
              <w:rPr>
                <w:rFonts w:eastAsia="Times New Roman"/>
              </w:rPr>
              <w:tab/>
              <w:delText xml:space="preserve">PRATA, Stephen. </w:delText>
            </w:r>
            <w:r w:rsidDel="00831BEF">
              <w:rPr>
                <w:rFonts w:eastAsia="Times New Roman"/>
                <w:i/>
                <w:iCs/>
              </w:rPr>
              <w:delText>Mistrovství v C++</w:delText>
            </w:r>
            <w:r w:rsidDel="00831BEF">
              <w:rPr>
                <w:rFonts w:eastAsia="Times New Roman"/>
              </w:rPr>
              <w:delText xml:space="preserve">. 1. vyd. Praha: Computer Press, 2001. ISBN 80-7226-339-0. </w:delText>
            </w:r>
          </w:del>
        </w:p>
        <w:p w14:paraId="0A3F3918" w14:textId="5AF21DBA" w:rsidR="0016786F" w:rsidDel="00831BEF" w:rsidRDefault="0016786F">
          <w:pPr>
            <w:autoSpaceDE w:val="0"/>
            <w:autoSpaceDN w:val="0"/>
            <w:ind w:hanging="640"/>
            <w:divId w:val="49813425"/>
            <w:rPr>
              <w:del w:id="742" w:author="Martin Novák" w:date="2023-03-18T20:17:00Z"/>
              <w:rFonts w:eastAsia="Times New Roman"/>
            </w:rPr>
          </w:pPr>
          <w:del w:id="743" w:author="Martin Novák" w:date="2023-03-18T20:17:00Z">
            <w:r w:rsidDel="00831BEF">
              <w:rPr>
                <w:rFonts w:eastAsia="Times New Roman"/>
              </w:rPr>
              <w:delText xml:space="preserve">[9] </w:delText>
            </w:r>
            <w:r w:rsidDel="00831BEF">
              <w:rPr>
                <w:rFonts w:eastAsia="Times New Roman"/>
              </w:rPr>
              <w:tab/>
            </w:r>
            <w:r w:rsidDel="00831BEF">
              <w:rPr>
                <w:rFonts w:eastAsia="Times New Roman"/>
                <w:i/>
                <w:iCs/>
              </w:rPr>
              <w:delText>Why Java is Platform Independent? | by Neil Wilston | Medium</w:delText>
            </w:r>
            <w:r w:rsidDel="00831BEF">
              <w:rPr>
                <w:rFonts w:eastAsia="Times New Roman"/>
              </w:rPr>
              <w:delText xml:space="preserve"> [online]. [vid. 2021-07-21]. Dostupné z: https://medium.com/@neil.wilston123/why-java-is-platform-independent-1d82c2249a69</w:delText>
            </w:r>
          </w:del>
        </w:p>
        <w:p w14:paraId="367E1055" w14:textId="4206BEC0" w:rsidR="0016786F" w:rsidDel="00831BEF" w:rsidRDefault="0016786F">
          <w:pPr>
            <w:autoSpaceDE w:val="0"/>
            <w:autoSpaceDN w:val="0"/>
            <w:ind w:hanging="640"/>
            <w:divId w:val="1955093581"/>
            <w:rPr>
              <w:del w:id="744" w:author="Martin Novák" w:date="2023-03-18T20:17:00Z"/>
              <w:rFonts w:eastAsia="Times New Roman"/>
            </w:rPr>
          </w:pPr>
          <w:del w:id="745" w:author="Martin Novák" w:date="2023-03-18T20:17:00Z">
            <w:r w:rsidDel="00831BEF">
              <w:rPr>
                <w:rFonts w:eastAsia="Times New Roman"/>
              </w:rPr>
              <w:delText xml:space="preserve">[10] </w:delText>
            </w:r>
            <w:r w:rsidDel="00831BEF">
              <w:rPr>
                <w:rFonts w:eastAsia="Times New Roman"/>
              </w:rPr>
              <w:tab/>
            </w:r>
            <w:r w:rsidDel="00831BEF">
              <w:rPr>
                <w:rFonts w:eastAsia="Times New Roman"/>
                <w:i/>
                <w:iCs/>
              </w:rPr>
              <w:delText>What is x86 Architecture and its difference between x64? - Latest open tech from seeed studio</w:delText>
            </w:r>
            <w:r w:rsidDel="00831BEF">
              <w:rPr>
                <w:rFonts w:eastAsia="Times New Roman"/>
              </w:rPr>
              <w:delText xml:space="preserve"> [online]. [vid. 2021-07-21]. Dostupné z: https://www.seeedstudio.com/blog/2020/02/24/what-is-x86-architecture-and-its-difference-between-x64/</w:delText>
            </w:r>
          </w:del>
        </w:p>
        <w:p w14:paraId="1D4552B7" w14:textId="52C2D676" w:rsidR="0016786F" w:rsidDel="00831BEF" w:rsidRDefault="0016786F">
          <w:pPr>
            <w:autoSpaceDE w:val="0"/>
            <w:autoSpaceDN w:val="0"/>
            <w:ind w:hanging="640"/>
            <w:divId w:val="174852732"/>
            <w:rPr>
              <w:del w:id="746" w:author="Martin Novák" w:date="2023-03-18T20:17:00Z"/>
              <w:rFonts w:eastAsia="Times New Roman"/>
            </w:rPr>
          </w:pPr>
          <w:del w:id="747" w:author="Martin Novák" w:date="2023-03-18T20:17:00Z">
            <w:r w:rsidDel="00831BEF">
              <w:rPr>
                <w:rFonts w:eastAsia="Times New Roman"/>
              </w:rPr>
              <w:delText xml:space="preserve">[11] </w:delText>
            </w:r>
            <w:r w:rsidDel="00831BEF">
              <w:rPr>
                <w:rFonts w:eastAsia="Times New Roman"/>
              </w:rPr>
              <w:tab/>
              <w:delText xml:space="preserve">HANÁK, Ján. </w:delText>
            </w:r>
            <w:r w:rsidDel="00831BEF">
              <w:rPr>
                <w:rFonts w:eastAsia="Times New Roman"/>
                <w:i/>
                <w:iCs/>
              </w:rPr>
              <w:delText>C++/CLI začínáme programovat</w:delText>
            </w:r>
            <w:r w:rsidDel="00831BEF">
              <w:rPr>
                <w:rFonts w:eastAsia="Times New Roman"/>
              </w:rPr>
              <w:delText xml:space="preserve">. Brno: artax a.s., 2009. ISBN 978-80-87017-04-3. </w:delText>
            </w:r>
          </w:del>
        </w:p>
        <w:p w14:paraId="0782F50D" w14:textId="4D92B041" w:rsidR="0016786F" w:rsidDel="00831BEF" w:rsidRDefault="0016786F">
          <w:pPr>
            <w:autoSpaceDE w:val="0"/>
            <w:autoSpaceDN w:val="0"/>
            <w:ind w:hanging="640"/>
            <w:divId w:val="853690484"/>
            <w:rPr>
              <w:del w:id="748" w:author="Martin Novák" w:date="2023-03-18T20:17:00Z"/>
              <w:rFonts w:eastAsia="Times New Roman"/>
            </w:rPr>
          </w:pPr>
          <w:del w:id="749" w:author="Martin Novák" w:date="2023-03-18T20:17:00Z">
            <w:r w:rsidDel="00831BEF">
              <w:rPr>
                <w:rFonts w:eastAsia="Times New Roman"/>
              </w:rPr>
              <w:delText xml:space="preserve">[12] </w:delText>
            </w:r>
            <w:r w:rsidDel="00831BEF">
              <w:rPr>
                <w:rFonts w:eastAsia="Times New Roman"/>
              </w:rPr>
              <w:tab/>
              <w:delText xml:space="preserve">STROUSTRUP, Bjarne. </w:delText>
            </w:r>
            <w:r w:rsidDel="00831BEF">
              <w:rPr>
                <w:rFonts w:eastAsia="Times New Roman"/>
                <w:i/>
                <w:iCs/>
              </w:rPr>
              <w:delText>C++ Applications</w:delText>
            </w:r>
            <w:r w:rsidDel="00831BEF">
              <w:rPr>
                <w:rFonts w:eastAsia="Times New Roman"/>
              </w:rPr>
              <w:delText xml:space="preserve"> [online]. [vid. 2021-07-20]. Dostupné z: https://www.stroustrup.com/applications.html</w:delText>
            </w:r>
          </w:del>
        </w:p>
        <w:p w14:paraId="45FF9A89" w14:textId="3AA05AC4" w:rsidR="0016786F" w:rsidDel="00831BEF" w:rsidRDefault="0016786F">
          <w:pPr>
            <w:autoSpaceDE w:val="0"/>
            <w:autoSpaceDN w:val="0"/>
            <w:ind w:hanging="640"/>
            <w:divId w:val="696783339"/>
            <w:rPr>
              <w:del w:id="750" w:author="Martin Novák" w:date="2023-03-18T20:17:00Z"/>
              <w:rFonts w:eastAsia="Times New Roman"/>
            </w:rPr>
          </w:pPr>
          <w:del w:id="751" w:author="Martin Novák" w:date="2023-03-18T20:17:00Z">
            <w:r w:rsidDel="00831BEF">
              <w:rPr>
                <w:rFonts w:eastAsia="Times New Roman"/>
              </w:rPr>
              <w:delText xml:space="preserve">[13] </w:delText>
            </w:r>
            <w:r w:rsidDel="00831BEF">
              <w:rPr>
                <w:rFonts w:eastAsia="Times New Roman"/>
              </w:rPr>
              <w:tab/>
              <w:delText xml:space="preserve">STROUSTRUP, Bjarne. </w:delText>
            </w:r>
            <w:r w:rsidDel="00831BEF">
              <w:rPr>
                <w:rFonts w:eastAsia="Times New Roman"/>
                <w:i/>
                <w:iCs/>
              </w:rPr>
              <w:delText>Stroustrup: FAQ</w:delText>
            </w:r>
            <w:r w:rsidDel="00831BEF">
              <w:rPr>
                <w:rFonts w:eastAsia="Times New Roman"/>
              </w:rPr>
              <w:delText xml:space="preserve"> [online]. [vid. 2021-07-20]. Dostupné z: https://www.stroustrup.com/bs_faq.html#true</w:delText>
            </w:r>
          </w:del>
        </w:p>
        <w:p w14:paraId="79D8570D" w14:textId="63EFFC6A" w:rsidR="0016786F" w:rsidDel="00831BEF" w:rsidRDefault="0016786F">
          <w:pPr>
            <w:autoSpaceDE w:val="0"/>
            <w:autoSpaceDN w:val="0"/>
            <w:ind w:hanging="640"/>
            <w:divId w:val="1720589590"/>
            <w:rPr>
              <w:del w:id="752" w:author="Martin Novák" w:date="2023-03-18T20:17:00Z"/>
              <w:rFonts w:eastAsia="Times New Roman"/>
            </w:rPr>
          </w:pPr>
          <w:del w:id="753" w:author="Martin Novák" w:date="2023-03-18T20:17:00Z">
            <w:r w:rsidDel="00831BEF">
              <w:rPr>
                <w:rFonts w:eastAsia="Times New Roman"/>
              </w:rPr>
              <w:delText xml:space="preserve">[14] </w:delText>
            </w:r>
            <w:r w:rsidDel="00831BEF">
              <w:rPr>
                <w:rFonts w:eastAsia="Times New Roman"/>
              </w:rPr>
              <w:tab/>
              <w:delText xml:space="preserve">STROUSTRUP, Bjarne. </w:delText>
            </w:r>
            <w:r w:rsidDel="00831BEF">
              <w:rPr>
                <w:rFonts w:eastAsia="Times New Roman"/>
                <w:i/>
                <w:iCs/>
              </w:rPr>
              <w:delText>Stroustrup: FAQ-unsafe</w:delText>
            </w:r>
            <w:r w:rsidDel="00831BEF">
              <w:rPr>
                <w:rFonts w:eastAsia="Times New Roman"/>
              </w:rPr>
              <w:delText xml:space="preserve"> [online]. [vid. 2021-07-20]. Dostupné z: https://www.stroustrup.com/bs_faq.html#unsafe</w:delText>
            </w:r>
          </w:del>
        </w:p>
        <w:p w14:paraId="7B909364" w14:textId="6626CDBE" w:rsidR="0016786F" w:rsidDel="00831BEF" w:rsidRDefault="0016786F">
          <w:pPr>
            <w:autoSpaceDE w:val="0"/>
            <w:autoSpaceDN w:val="0"/>
            <w:ind w:hanging="640"/>
            <w:divId w:val="1589654399"/>
            <w:rPr>
              <w:del w:id="754" w:author="Martin Novák" w:date="2023-03-18T20:17:00Z"/>
              <w:rFonts w:eastAsia="Times New Roman"/>
            </w:rPr>
          </w:pPr>
          <w:del w:id="755" w:author="Martin Novák" w:date="2023-03-18T20:17:00Z">
            <w:r w:rsidDel="00831BEF">
              <w:rPr>
                <w:rFonts w:eastAsia="Times New Roman"/>
              </w:rPr>
              <w:delText xml:space="preserve">[15] </w:delText>
            </w:r>
            <w:r w:rsidDel="00831BEF">
              <w:rPr>
                <w:rFonts w:eastAsia="Times New Roman"/>
              </w:rPr>
              <w:tab/>
              <w:delText xml:space="preserve">STROUSTRUP, Bjarne. </w:delText>
            </w:r>
            <w:r w:rsidDel="00831BEF">
              <w:rPr>
                <w:rFonts w:eastAsia="Times New Roman"/>
                <w:i/>
                <w:iCs/>
              </w:rPr>
              <w:delText>Stroustrup: FAQ-garbage-collection</w:delText>
            </w:r>
            <w:r w:rsidDel="00831BEF">
              <w:rPr>
                <w:rFonts w:eastAsia="Times New Roman"/>
              </w:rPr>
              <w:delText xml:space="preserve"> [online]. [vid. 2021-07-20]. Dostupné z: https://www.stroustrup.com/bs_faq.html#garbage-collection</w:delText>
            </w:r>
          </w:del>
        </w:p>
        <w:p w14:paraId="74736553" w14:textId="4A8127FE" w:rsidR="0016786F" w:rsidDel="00831BEF" w:rsidRDefault="0016786F">
          <w:pPr>
            <w:autoSpaceDE w:val="0"/>
            <w:autoSpaceDN w:val="0"/>
            <w:ind w:hanging="640"/>
            <w:divId w:val="439573630"/>
            <w:rPr>
              <w:del w:id="756" w:author="Martin Novák" w:date="2023-03-18T20:17:00Z"/>
              <w:rFonts w:eastAsia="Times New Roman"/>
            </w:rPr>
          </w:pPr>
          <w:del w:id="757" w:author="Martin Novák" w:date="2023-03-18T20:17:00Z">
            <w:r w:rsidDel="00831BEF">
              <w:rPr>
                <w:rFonts w:eastAsia="Times New Roman"/>
              </w:rPr>
              <w:delText xml:space="preserve">[16] </w:delText>
            </w:r>
            <w:r w:rsidDel="00831BEF">
              <w:rPr>
                <w:rFonts w:eastAsia="Times New Roman"/>
              </w:rPr>
              <w:tab/>
              <w:delText xml:space="preserve">STROUSTRUP, Bjarne. </w:delText>
            </w:r>
            <w:r w:rsidDel="00831BEF">
              <w:rPr>
                <w:rFonts w:eastAsia="Times New Roman"/>
                <w:i/>
                <w:iCs/>
              </w:rPr>
              <w:delText>Stroustrup: FAQ-GUI</w:delText>
            </w:r>
            <w:r w:rsidDel="00831BEF">
              <w:rPr>
                <w:rFonts w:eastAsia="Times New Roman"/>
              </w:rPr>
              <w:delText xml:space="preserve"> [online]. [vid. 2021-07-20]. Dostupné z: https://www.stroustrup.com/bs_faq.html#gui</w:delText>
            </w:r>
          </w:del>
        </w:p>
        <w:p w14:paraId="0A03270E" w14:textId="0EBE8CAD" w:rsidR="0016786F" w:rsidDel="00831BEF" w:rsidRDefault="0016786F">
          <w:pPr>
            <w:autoSpaceDE w:val="0"/>
            <w:autoSpaceDN w:val="0"/>
            <w:ind w:hanging="640"/>
            <w:divId w:val="1714189252"/>
            <w:rPr>
              <w:del w:id="758" w:author="Martin Novák" w:date="2023-03-18T20:17:00Z"/>
              <w:rFonts w:eastAsia="Times New Roman"/>
            </w:rPr>
          </w:pPr>
          <w:del w:id="759" w:author="Martin Novák" w:date="2023-03-18T20:17:00Z">
            <w:r w:rsidDel="00831BEF">
              <w:rPr>
                <w:rFonts w:eastAsia="Times New Roman"/>
              </w:rPr>
              <w:delText xml:space="preserve">[17] </w:delText>
            </w:r>
            <w:r w:rsidDel="00831BEF">
              <w:rPr>
                <w:rFonts w:eastAsia="Times New Roman"/>
              </w:rPr>
              <w:tab/>
              <w:delText xml:space="preserve">ORACLE. </w:delText>
            </w:r>
            <w:r w:rsidDel="00831BEF">
              <w:rPr>
                <w:rFonts w:eastAsia="Times New Roman"/>
                <w:i/>
                <w:iCs/>
              </w:rPr>
              <w:delText>The Java Language Environment</w:delText>
            </w:r>
            <w:r w:rsidDel="00831BEF">
              <w:rPr>
                <w:rFonts w:eastAsia="Times New Roman"/>
              </w:rPr>
              <w:delText xml:space="preserve"> [online]. [vid. 2023-02-10]. Dostupné z: https://www.oracle.com/java/technologies/introduction-to-java.html</w:delText>
            </w:r>
          </w:del>
        </w:p>
        <w:p w14:paraId="35FDE7FA" w14:textId="7EED9CC2" w:rsidR="0016786F" w:rsidDel="00831BEF" w:rsidRDefault="0016786F">
          <w:pPr>
            <w:autoSpaceDE w:val="0"/>
            <w:autoSpaceDN w:val="0"/>
            <w:ind w:hanging="640"/>
            <w:divId w:val="1597514874"/>
            <w:rPr>
              <w:del w:id="760" w:author="Martin Novák" w:date="2023-03-18T20:17:00Z"/>
              <w:rFonts w:eastAsia="Times New Roman"/>
            </w:rPr>
          </w:pPr>
          <w:del w:id="761" w:author="Martin Novák" w:date="2023-03-18T20:17:00Z">
            <w:r w:rsidDel="00831BEF">
              <w:rPr>
                <w:rFonts w:eastAsia="Times New Roman"/>
              </w:rPr>
              <w:delText xml:space="preserve">[18] </w:delText>
            </w:r>
            <w:r w:rsidDel="00831BEF">
              <w:rPr>
                <w:rFonts w:eastAsia="Times New Roman"/>
              </w:rPr>
              <w:tab/>
            </w:r>
            <w:r w:rsidDel="00831BEF">
              <w:rPr>
                <w:rFonts w:eastAsia="Times New Roman"/>
                <w:i/>
                <w:iCs/>
              </w:rPr>
              <w:delText>Difference between Methods and Functions in JavaScript - GeeksforGeeks</w:delText>
            </w:r>
            <w:r w:rsidDel="00831BEF">
              <w:rPr>
                <w:rFonts w:eastAsia="Times New Roman"/>
              </w:rPr>
              <w:delText xml:space="preserve"> [online]. [vid. 2021-07-22]. Dostupné z: https://www.geeksforgeeks.org/difference-between-methods-and-functions-in-javascript/</w:delText>
            </w:r>
          </w:del>
        </w:p>
        <w:p w14:paraId="68B93BE2" w14:textId="2379A60E" w:rsidR="0016786F" w:rsidDel="00831BEF" w:rsidRDefault="0016786F">
          <w:pPr>
            <w:autoSpaceDE w:val="0"/>
            <w:autoSpaceDN w:val="0"/>
            <w:ind w:hanging="640"/>
            <w:divId w:val="2144037386"/>
            <w:rPr>
              <w:del w:id="762" w:author="Martin Novák" w:date="2023-03-18T20:17:00Z"/>
              <w:rFonts w:eastAsia="Times New Roman"/>
            </w:rPr>
          </w:pPr>
          <w:del w:id="763" w:author="Martin Novák" w:date="2023-03-18T20:17:00Z">
            <w:r w:rsidDel="00831BEF">
              <w:rPr>
                <w:rFonts w:eastAsia="Times New Roman"/>
              </w:rPr>
              <w:delText xml:space="preserve">[19] </w:delText>
            </w:r>
            <w:r w:rsidDel="00831BEF">
              <w:rPr>
                <w:rFonts w:eastAsia="Times New Roman"/>
              </w:rPr>
              <w:tab/>
              <w:delText xml:space="preserve">ORACLE. </w:delText>
            </w:r>
            <w:r w:rsidDel="00831BEF">
              <w:rPr>
                <w:rFonts w:eastAsia="Times New Roman"/>
                <w:i/>
                <w:iCs/>
              </w:rPr>
              <w:delText>The Java Language Environment</w:delText>
            </w:r>
            <w:r w:rsidDel="00831BEF">
              <w:rPr>
                <w:rFonts w:eastAsia="Times New Roman"/>
              </w:rPr>
              <w:delText xml:space="preserve"> [online]. [vid. 2021-07-22]. Dostupné z: https://www.oracle.com/java/technologies/simple-familiar.html</w:delText>
            </w:r>
          </w:del>
        </w:p>
        <w:p w14:paraId="253B33AE" w14:textId="02604494" w:rsidR="0016786F" w:rsidDel="00831BEF" w:rsidRDefault="0016786F">
          <w:pPr>
            <w:autoSpaceDE w:val="0"/>
            <w:autoSpaceDN w:val="0"/>
            <w:ind w:hanging="640"/>
            <w:divId w:val="385761860"/>
            <w:rPr>
              <w:del w:id="764" w:author="Martin Novák" w:date="2023-03-18T20:17:00Z"/>
              <w:rFonts w:eastAsia="Times New Roman"/>
            </w:rPr>
          </w:pPr>
          <w:del w:id="765" w:author="Martin Novák" w:date="2023-03-18T20:17:00Z">
            <w:r w:rsidDel="00831BEF">
              <w:rPr>
                <w:rFonts w:eastAsia="Times New Roman"/>
              </w:rPr>
              <w:delText xml:space="preserve">[20] </w:delText>
            </w:r>
            <w:r w:rsidDel="00831BEF">
              <w:rPr>
                <w:rFonts w:eastAsia="Times New Roman"/>
              </w:rPr>
              <w:tab/>
            </w:r>
            <w:r w:rsidDel="00831BEF">
              <w:rPr>
                <w:rFonts w:eastAsia="Times New Roman"/>
                <w:i/>
                <w:iCs/>
              </w:rPr>
              <w:delText>Is Java slow? Compared to C++, it’s faster than you think</w:delText>
            </w:r>
            <w:r w:rsidDel="00831BEF">
              <w:rPr>
                <w:rFonts w:eastAsia="Times New Roman"/>
              </w:rPr>
              <w:delText xml:space="preserve"> [online]. [vid. 2021-07-22]. Dostupné z: https://www.theserverside.com/opinion/Is-Java-slow-Compared-to-C-its-faster-than-you-think</w:delText>
            </w:r>
          </w:del>
        </w:p>
        <w:p w14:paraId="6B3A673C" w14:textId="31DFA3F4" w:rsidR="0016786F" w:rsidDel="00831BEF" w:rsidRDefault="0016786F">
          <w:pPr>
            <w:autoSpaceDE w:val="0"/>
            <w:autoSpaceDN w:val="0"/>
            <w:ind w:hanging="640"/>
            <w:divId w:val="1341352488"/>
            <w:rPr>
              <w:del w:id="766" w:author="Martin Novák" w:date="2023-03-18T20:17:00Z"/>
              <w:rFonts w:eastAsia="Times New Roman"/>
            </w:rPr>
          </w:pPr>
          <w:del w:id="767" w:author="Martin Novák" w:date="2023-03-18T20:17:00Z">
            <w:r w:rsidDel="00831BEF">
              <w:rPr>
                <w:rFonts w:eastAsia="Times New Roman"/>
              </w:rPr>
              <w:delText xml:space="preserve">[21] </w:delText>
            </w:r>
            <w:r w:rsidDel="00831BEF">
              <w:rPr>
                <w:rFonts w:eastAsia="Times New Roman"/>
              </w:rPr>
              <w:tab/>
              <w:delText xml:space="preserve">EGGES, Arjan, Jeroen D. FOKKER a Mark H. OVERMARS. </w:delText>
            </w:r>
            <w:r w:rsidDel="00831BEF">
              <w:rPr>
                <w:rFonts w:eastAsia="Times New Roman"/>
                <w:i/>
                <w:iCs/>
              </w:rPr>
              <w:delText>Learning C# by Programming Games</w:delText>
            </w:r>
            <w:r w:rsidDel="00831BEF">
              <w:rPr>
                <w:rFonts w:eastAsia="Times New Roman"/>
              </w:rPr>
              <w:delText xml:space="preserve"> [online]. 2013. ISBN 3642365795. Dostupné z: doi:10.1007/978-3-642-36580-5</w:delText>
            </w:r>
          </w:del>
        </w:p>
        <w:p w14:paraId="3A975E83" w14:textId="4E0893EA" w:rsidR="0016786F" w:rsidDel="00831BEF" w:rsidRDefault="0016786F">
          <w:pPr>
            <w:autoSpaceDE w:val="0"/>
            <w:autoSpaceDN w:val="0"/>
            <w:ind w:hanging="640"/>
            <w:divId w:val="638610044"/>
            <w:rPr>
              <w:del w:id="768" w:author="Martin Novák" w:date="2023-03-18T20:17:00Z"/>
              <w:rFonts w:eastAsia="Times New Roman"/>
            </w:rPr>
          </w:pPr>
          <w:del w:id="769" w:author="Martin Novák" w:date="2023-03-18T20:17:00Z">
            <w:r w:rsidDel="00831BEF">
              <w:rPr>
                <w:rFonts w:eastAsia="Times New Roman"/>
              </w:rPr>
              <w:delText xml:space="preserve">[22] </w:delText>
            </w:r>
            <w:r w:rsidDel="00831BEF">
              <w:rPr>
                <w:rFonts w:eastAsia="Times New Roman"/>
              </w:rPr>
              <w:tab/>
              <w:delText xml:space="preserve">ORACLE. </w:delText>
            </w:r>
            <w:r w:rsidDel="00831BEF">
              <w:rPr>
                <w:rFonts w:eastAsia="Times New Roman"/>
                <w:i/>
                <w:iCs/>
              </w:rPr>
              <w:delText>Oracle Java ME Embedded Getting Started</w:delText>
            </w:r>
            <w:r w:rsidDel="00831BEF">
              <w:rPr>
                <w:rFonts w:eastAsia="Times New Roman"/>
              </w:rPr>
              <w:delText xml:space="preserve"> [online]. [vid. 2021-07-22]. Dostupné z: https://www.oracle.com/java/technologies/javame-embedded/javame-embedded-getstarted.html</w:delText>
            </w:r>
          </w:del>
        </w:p>
        <w:p w14:paraId="5C1188DA" w14:textId="7FF02313" w:rsidR="0016786F" w:rsidDel="00831BEF" w:rsidRDefault="0016786F">
          <w:pPr>
            <w:autoSpaceDE w:val="0"/>
            <w:autoSpaceDN w:val="0"/>
            <w:ind w:hanging="640"/>
            <w:divId w:val="856388967"/>
            <w:rPr>
              <w:del w:id="770" w:author="Martin Novák" w:date="2023-03-18T20:17:00Z"/>
              <w:rFonts w:eastAsia="Times New Roman"/>
            </w:rPr>
          </w:pPr>
          <w:del w:id="771" w:author="Martin Novák" w:date="2023-03-18T20:17:00Z">
            <w:r w:rsidDel="00831BEF">
              <w:rPr>
                <w:rFonts w:eastAsia="Times New Roman"/>
              </w:rPr>
              <w:delText xml:space="preserve">[23] </w:delText>
            </w:r>
            <w:r w:rsidDel="00831BEF">
              <w:rPr>
                <w:rFonts w:eastAsia="Times New Roman"/>
              </w:rPr>
              <w:tab/>
              <w:delText xml:space="preserve">FREECODECAMP.ORG. </w:delText>
            </w:r>
            <w:r w:rsidDel="00831BEF">
              <w:rPr>
                <w:rFonts w:eastAsia="Times New Roman"/>
                <w:i/>
                <w:iCs/>
              </w:rPr>
              <w:delText>Garbage Collection in Java – What is GC and How it Works in the JVM</w:delText>
            </w:r>
            <w:r w:rsidDel="00831BEF">
              <w:rPr>
                <w:rFonts w:eastAsia="Times New Roman"/>
              </w:rPr>
              <w:delText xml:space="preserve"> [online]. [vid. 2021-07-21]. Dostupné z: https://www.freecodecamp.org/news/garbage-collection-in-java-what-is-gc-and-how-it-works-in-the-jvm/</w:delText>
            </w:r>
          </w:del>
        </w:p>
        <w:p w14:paraId="27BBF50E" w14:textId="721197C0" w:rsidR="0016786F" w:rsidDel="00831BEF" w:rsidRDefault="0016786F">
          <w:pPr>
            <w:autoSpaceDE w:val="0"/>
            <w:autoSpaceDN w:val="0"/>
            <w:ind w:hanging="640"/>
            <w:divId w:val="276955715"/>
            <w:rPr>
              <w:del w:id="772" w:author="Martin Novák" w:date="2023-03-18T20:17:00Z"/>
              <w:rFonts w:eastAsia="Times New Roman"/>
            </w:rPr>
          </w:pPr>
          <w:del w:id="773" w:author="Martin Novák" w:date="2023-03-18T20:17:00Z">
            <w:r w:rsidDel="00831BEF">
              <w:rPr>
                <w:rFonts w:eastAsia="Times New Roman"/>
              </w:rPr>
              <w:delText xml:space="preserve">[24] </w:delText>
            </w:r>
            <w:r w:rsidDel="00831BEF">
              <w:rPr>
                <w:rFonts w:eastAsia="Times New Roman"/>
              </w:rPr>
              <w:tab/>
              <w:delText xml:space="preserve">IBM. </w:delText>
            </w:r>
            <w:r w:rsidDel="00831BEF">
              <w:rPr>
                <w:rFonts w:eastAsia="Times New Roman"/>
                <w:i/>
                <w:iCs/>
              </w:rPr>
              <w:delText>Garbage collection impacts to Java performance - IBM Documentation</w:delText>
            </w:r>
            <w:r w:rsidDel="00831BEF">
              <w:rPr>
                <w:rFonts w:eastAsia="Times New Roman"/>
              </w:rPr>
              <w:delText xml:space="preserve"> [online]. [vid. 2021-07-21]. Dostupné z: https://www.ibm.com/docs/en/aix/7.1?topic=monitoring-garbage-collection-impacts-java-performance</w:delText>
            </w:r>
          </w:del>
        </w:p>
        <w:p w14:paraId="70B4D61A" w14:textId="46051832" w:rsidR="0016786F" w:rsidDel="00831BEF" w:rsidRDefault="0016786F">
          <w:pPr>
            <w:autoSpaceDE w:val="0"/>
            <w:autoSpaceDN w:val="0"/>
            <w:ind w:hanging="640"/>
            <w:divId w:val="1484588005"/>
            <w:rPr>
              <w:del w:id="774" w:author="Martin Novák" w:date="2023-03-18T20:17:00Z"/>
              <w:rFonts w:eastAsia="Times New Roman"/>
            </w:rPr>
          </w:pPr>
          <w:del w:id="775" w:author="Martin Novák" w:date="2023-03-18T20:17:00Z">
            <w:r w:rsidDel="00831BEF">
              <w:rPr>
                <w:rFonts w:eastAsia="Times New Roman"/>
              </w:rPr>
              <w:delText xml:space="preserve">[25] </w:delText>
            </w:r>
            <w:r w:rsidDel="00831BEF">
              <w:rPr>
                <w:rFonts w:eastAsia="Times New Roman"/>
              </w:rPr>
              <w:tab/>
              <w:delText xml:space="preserve">ORACLE. </w:delText>
            </w:r>
            <w:r w:rsidDel="00831BEF">
              <w:rPr>
                <w:rFonts w:eastAsia="Times New Roman"/>
                <w:i/>
                <w:iCs/>
              </w:rPr>
              <w:delText>Java SE 6 HotSpot[tm] Virtual Machine Garbage Collection Tuning</w:delText>
            </w:r>
            <w:r w:rsidDel="00831BEF">
              <w:rPr>
                <w:rFonts w:eastAsia="Times New Roman"/>
              </w:rPr>
              <w:delText xml:space="preserve"> [online]. [vid. 2021-07-22]. Dostupné z: https://www.oracle.com/java/technologies/javase/gc-tuning-6.html</w:delText>
            </w:r>
          </w:del>
        </w:p>
        <w:p w14:paraId="6486903D" w14:textId="2EF275A6" w:rsidR="0016786F" w:rsidDel="00831BEF" w:rsidRDefault="0016786F">
          <w:pPr>
            <w:autoSpaceDE w:val="0"/>
            <w:autoSpaceDN w:val="0"/>
            <w:ind w:hanging="640"/>
            <w:divId w:val="1666130501"/>
            <w:rPr>
              <w:del w:id="776" w:author="Martin Novák" w:date="2023-03-18T20:17:00Z"/>
              <w:rFonts w:eastAsia="Times New Roman"/>
            </w:rPr>
          </w:pPr>
          <w:del w:id="777" w:author="Martin Novák" w:date="2023-03-18T20:17:00Z">
            <w:r w:rsidDel="00831BEF">
              <w:rPr>
                <w:rFonts w:eastAsia="Times New Roman"/>
              </w:rPr>
              <w:delText xml:space="preserve">[26] </w:delText>
            </w:r>
            <w:r w:rsidDel="00831BEF">
              <w:rPr>
                <w:rFonts w:eastAsia="Times New Roman"/>
              </w:rPr>
              <w:tab/>
              <w:delText xml:space="preserve">DOCS.ORACLE.COM. </w:delText>
            </w:r>
            <w:r w:rsidDel="00831BEF">
              <w:rPr>
                <w:rFonts w:eastAsia="Times New Roman"/>
                <w:i/>
                <w:iCs/>
              </w:rPr>
              <w:delText>java.awt (Java Platform SE 7 )</w:delText>
            </w:r>
            <w:r w:rsidDel="00831BEF">
              <w:rPr>
                <w:rFonts w:eastAsia="Times New Roman"/>
              </w:rPr>
              <w:delText xml:space="preserve"> [online]. [vid. 2021-07-26]. Dostupné z: https://docs.oracle.com/javase/7/docs/api/java/awt/package-summary.html</w:delText>
            </w:r>
          </w:del>
        </w:p>
        <w:p w14:paraId="19586A7A" w14:textId="09CDA72F" w:rsidR="0016786F" w:rsidDel="00831BEF" w:rsidRDefault="0016786F">
          <w:pPr>
            <w:autoSpaceDE w:val="0"/>
            <w:autoSpaceDN w:val="0"/>
            <w:ind w:hanging="640"/>
            <w:divId w:val="978849079"/>
            <w:rPr>
              <w:del w:id="778" w:author="Martin Novák" w:date="2023-03-18T20:17:00Z"/>
              <w:rFonts w:eastAsia="Times New Roman"/>
            </w:rPr>
          </w:pPr>
          <w:del w:id="779" w:author="Martin Novák" w:date="2023-03-18T20:17:00Z">
            <w:r w:rsidDel="00831BEF">
              <w:rPr>
                <w:rFonts w:eastAsia="Times New Roman"/>
              </w:rPr>
              <w:delText xml:space="preserve">[27] </w:delText>
            </w:r>
            <w:r w:rsidDel="00831BEF">
              <w:rPr>
                <w:rFonts w:eastAsia="Times New Roman"/>
              </w:rPr>
              <w:tab/>
              <w:delText xml:space="preserve">DOCS.ORACLE.COM. </w:delText>
            </w:r>
            <w:r w:rsidDel="00831BEF">
              <w:rPr>
                <w:rFonts w:eastAsia="Times New Roman"/>
                <w:i/>
                <w:iCs/>
              </w:rPr>
              <w:delText>javax.swing (Java Platform SE 7 )</w:delText>
            </w:r>
            <w:r w:rsidDel="00831BEF">
              <w:rPr>
                <w:rFonts w:eastAsia="Times New Roman"/>
              </w:rPr>
              <w:delText xml:space="preserve"> [online]. [vid. 2021-07-26]. Dostupné z: https://docs.oracle.com/javase/7/docs/api/javax/swing/package-summary.html</w:delText>
            </w:r>
          </w:del>
        </w:p>
        <w:p w14:paraId="6FF97687" w14:textId="2A5A2D26" w:rsidR="0016786F" w:rsidDel="00831BEF" w:rsidRDefault="0016786F">
          <w:pPr>
            <w:autoSpaceDE w:val="0"/>
            <w:autoSpaceDN w:val="0"/>
            <w:ind w:hanging="640"/>
            <w:divId w:val="285308476"/>
            <w:rPr>
              <w:del w:id="780" w:author="Martin Novák" w:date="2023-03-18T20:17:00Z"/>
              <w:rFonts w:eastAsia="Times New Roman"/>
            </w:rPr>
          </w:pPr>
          <w:del w:id="781" w:author="Martin Novák" w:date="2023-03-18T20:17:00Z">
            <w:r w:rsidDel="00831BEF">
              <w:rPr>
                <w:rFonts w:eastAsia="Times New Roman"/>
              </w:rPr>
              <w:delText xml:space="preserve">[28] </w:delText>
            </w:r>
            <w:r w:rsidDel="00831BEF">
              <w:rPr>
                <w:rFonts w:eastAsia="Times New Roman"/>
              </w:rPr>
              <w:tab/>
              <w:delText xml:space="preserve">ITNETWORK.CZ. </w:delText>
            </w:r>
            <w:r w:rsidDel="00831BEF">
              <w:rPr>
                <w:rFonts w:eastAsia="Times New Roman"/>
                <w:i/>
                <w:iCs/>
              </w:rPr>
              <w:delText>Lekce 3 - Seznam (List) pomocí pole v Javě</w:delText>
            </w:r>
            <w:r w:rsidDel="00831BEF">
              <w:rPr>
                <w:rFonts w:eastAsia="Times New Roman"/>
              </w:rPr>
              <w:delText xml:space="preserve"> [online]. [vid. 2021-07-22]. Dostupné z: https://www.itnetwork.cz/java/kolekce-a-proudy/java-tutorial-seznamy-kolekce-list</w:delText>
            </w:r>
          </w:del>
        </w:p>
        <w:p w14:paraId="5044F953" w14:textId="2ABB62EB" w:rsidR="0016786F" w:rsidDel="00831BEF" w:rsidRDefault="0016786F">
          <w:pPr>
            <w:autoSpaceDE w:val="0"/>
            <w:autoSpaceDN w:val="0"/>
            <w:ind w:hanging="640"/>
            <w:divId w:val="2121143498"/>
            <w:rPr>
              <w:del w:id="782" w:author="Martin Novák" w:date="2023-03-18T20:17:00Z"/>
              <w:rFonts w:eastAsia="Times New Roman"/>
            </w:rPr>
          </w:pPr>
          <w:del w:id="783" w:author="Martin Novák" w:date="2023-03-18T20:17:00Z">
            <w:r w:rsidDel="00831BEF">
              <w:rPr>
                <w:rFonts w:eastAsia="Times New Roman"/>
              </w:rPr>
              <w:delText xml:space="preserve">[29] </w:delText>
            </w:r>
            <w:r w:rsidDel="00831BEF">
              <w:rPr>
                <w:rFonts w:eastAsia="Times New Roman"/>
              </w:rPr>
              <w:tab/>
              <w:delText xml:space="preserve">DOCS.MICROSOFT.COM. </w:delText>
            </w:r>
            <w:r w:rsidDel="00831BEF">
              <w:rPr>
                <w:rFonts w:eastAsia="Times New Roman"/>
                <w:i/>
                <w:iCs/>
              </w:rPr>
              <w:delText>A Tour of C# - C# Guide | Microsoft Docs</w:delText>
            </w:r>
            <w:r w:rsidDel="00831BEF">
              <w:rPr>
                <w:rFonts w:eastAsia="Times New Roman"/>
              </w:rPr>
              <w:delText xml:space="preserve"> [online]. [vid. 2021-07-23]. Dostupné z: https://docs.microsoft.com/en-us/dotnet/csharp/tour-of-csharp/</w:delText>
            </w:r>
          </w:del>
        </w:p>
        <w:p w14:paraId="011DCEBB" w14:textId="41C4301F" w:rsidR="0016786F" w:rsidDel="00831BEF" w:rsidRDefault="0016786F">
          <w:pPr>
            <w:autoSpaceDE w:val="0"/>
            <w:autoSpaceDN w:val="0"/>
            <w:ind w:hanging="640"/>
            <w:divId w:val="416099846"/>
            <w:rPr>
              <w:del w:id="784" w:author="Martin Novák" w:date="2023-03-18T20:17:00Z"/>
              <w:rFonts w:eastAsia="Times New Roman"/>
            </w:rPr>
          </w:pPr>
          <w:del w:id="785" w:author="Martin Novák" w:date="2023-03-18T20:17:00Z">
            <w:r w:rsidDel="00831BEF">
              <w:rPr>
                <w:rFonts w:eastAsia="Times New Roman"/>
              </w:rPr>
              <w:delText>[30] .</w:delText>
            </w:r>
            <w:r w:rsidDel="00831BEF">
              <w:rPr>
                <w:rFonts w:eastAsia="Times New Roman"/>
              </w:rPr>
              <w:tab/>
            </w:r>
            <w:r w:rsidDel="00831BEF">
              <w:rPr>
                <w:rFonts w:eastAsia="Times New Roman"/>
                <w:i/>
                <w:iCs/>
              </w:rPr>
              <w:delText>NET (and .NET Core) - introduction and overview | Microsoft Learn</w:delText>
            </w:r>
            <w:r w:rsidDel="00831BEF">
              <w:rPr>
                <w:rFonts w:eastAsia="Times New Roman"/>
              </w:rPr>
              <w:delText xml:space="preserve"> [online]. [vid. 2023-02-05]. Dostupné z: https://learn.microsoft.com/en-us/dotnet/core/introduction</w:delText>
            </w:r>
          </w:del>
        </w:p>
        <w:p w14:paraId="6F908CC9" w14:textId="2EFC248F" w:rsidR="0016786F" w:rsidDel="00831BEF" w:rsidRDefault="0016786F">
          <w:pPr>
            <w:autoSpaceDE w:val="0"/>
            <w:autoSpaceDN w:val="0"/>
            <w:ind w:hanging="640"/>
            <w:divId w:val="813765062"/>
            <w:rPr>
              <w:del w:id="786" w:author="Martin Novák" w:date="2023-03-18T20:17:00Z"/>
              <w:rFonts w:eastAsia="Times New Roman"/>
            </w:rPr>
          </w:pPr>
          <w:del w:id="787" w:author="Martin Novák" w:date="2023-03-18T20:17:00Z">
            <w:r w:rsidDel="00831BEF">
              <w:rPr>
                <w:rFonts w:eastAsia="Times New Roman"/>
              </w:rPr>
              <w:delText xml:space="preserve">[31] </w:delText>
            </w:r>
            <w:r w:rsidDel="00831BEF">
              <w:rPr>
                <w:rFonts w:eastAsia="Times New Roman"/>
              </w:rPr>
              <w:tab/>
            </w:r>
            <w:r w:rsidDel="00831BEF">
              <w:rPr>
                <w:rFonts w:eastAsia="Times New Roman"/>
                <w:i/>
                <w:iCs/>
              </w:rPr>
              <w:delText>ReadyToRun deployment overview - .NET | Microsoft Learn</w:delText>
            </w:r>
            <w:r w:rsidDel="00831BEF">
              <w:rPr>
                <w:rFonts w:eastAsia="Times New Roman"/>
              </w:rPr>
              <w:delText xml:space="preserve"> [online]. [vid. 2023-02-07]. Dostupné z: https://learn.microsoft.com/en-us/dotnet/core/deploying/ready-to-run</w:delText>
            </w:r>
          </w:del>
        </w:p>
        <w:p w14:paraId="1775E559" w14:textId="763D430E" w:rsidR="0016786F" w:rsidDel="00831BEF" w:rsidRDefault="0016786F">
          <w:pPr>
            <w:autoSpaceDE w:val="0"/>
            <w:autoSpaceDN w:val="0"/>
            <w:ind w:hanging="640"/>
            <w:divId w:val="1967420933"/>
            <w:rPr>
              <w:del w:id="788" w:author="Martin Novák" w:date="2023-03-18T20:17:00Z"/>
              <w:rFonts w:eastAsia="Times New Roman"/>
            </w:rPr>
          </w:pPr>
          <w:del w:id="789" w:author="Martin Novák" w:date="2023-03-18T20:17:00Z">
            <w:r w:rsidDel="00831BEF">
              <w:rPr>
                <w:rFonts w:eastAsia="Times New Roman"/>
              </w:rPr>
              <w:delText xml:space="preserve">[32] </w:delText>
            </w:r>
            <w:r w:rsidDel="00831BEF">
              <w:rPr>
                <w:rFonts w:eastAsia="Times New Roman"/>
              </w:rPr>
              <w:tab/>
              <w:delText>RICHARD LANDER. Conversation about crossgen2 - .NET Blog. .</w:delText>
            </w:r>
            <w:r w:rsidDel="00831BEF">
              <w:rPr>
                <w:rFonts w:eastAsia="Times New Roman"/>
                <w:i/>
                <w:iCs/>
              </w:rPr>
              <w:delText>NET Blog</w:delText>
            </w:r>
            <w:r w:rsidDel="00831BEF">
              <w:rPr>
                <w:rFonts w:eastAsia="Times New Roman"/>
              </w:rPr>
              <w:delText xml:space="preserve"> [online]. 2021 [vid. 2023-02-07]. Dostupné z: https://devblogs.microsoft.com/dotnet/conversation-about-crossgen2/</w:delText>
            </w:r>
          </w:del>
        </w:p>
        <w:p w14:paraId="20EC3CC2" w14:textId="6D735E0D" w:rsidR="0016786F" w:rsidDel="00831BEF" w:rsidRDefault="0016786F">
          <w:pPr>
            <w:autoSpaceDE w:val="0"/>
            <w:autoSpaceDN w:val="0"/>
            <w:ind w:hanging="640"/>
            <w:divId w:val="1053040447"/>
            <w:rPr>
              <w:del w:id="790" w:author="Martin Novák" w:date="2023-03-18T20:17:00Z"/>
              <w:rFonts w:eastAsia="Times New Roman"/>
            </w:rPr>
          </w:pPr>
          <w:del w:id="791" w:author="Martin Novák" w:date="2023-03-18T20:17:00Z">
            <w:r w:rsidDel="00831BEF">
              <w:rPr>
                <w:rFonts w:eastAsia="Times New Roman"/>
              </w:rPr>
              <w:delText xml:space="preserve">[33] </w:delText>
            </w:r>
            <w:r w:rsidDel="00831BEF">
              <w:rPr>
                <w:rFonts w:eastAsia="Times New Roman"/>
              </w:rPr>
              <w:tab/>
              <w:delText xml:space="preserve">DOCS.MICROSOFT.COM. </w:delText>
            </w:r>
            <w:r w:rsidDel="00831BEF">
              <w:rPr>
                <w:rFonts w:eastAsia="Times New Roman"/>
                <w:i/>
                <w:iCs/>
              </w:rPr>
              <w:delText>Ngen.exe (Native Image Generator) | Microsoft Docs</w:delText>
            </w:r>
            <w:r w:rsidDel="00831BEF">
              <w:rPr>
                <w:rFonts w:eastAsia="Times New Roman"/>
              </w:rPr>
              <w:delText xml:space="preserve"> [online]. [vid. 2021-08-06]. Dostupné z: https://docs.microsoft.com/en-us/dotnet/framework/tools/ngen-exe-native-image-generator</w:delText>
            </w:r>
          </w:del>
        </w:p>
        <w:p w14:paraId="21E3A583" w14:textId="4698DF23" w:rsidR="0016786F" w:rsidDel="00831BEF" w:rsidRDefault="0016786F">
          <w:pPr>
            <w:autoSpaceDE w:val="0"/>
            <w:autoSpaceDN w:val="0"/>
            <w:ind w:hanging="640"/>
            <w:divId w:val="1302346069"/>
            <w:rPr>
              <w:del w:id="792" w:author="Martin Novák" w:date="2023-03-18T20:17:00Z"/>
              <w:rFonts w:eastAsia="Times New Roman"/>
            </w:rPr>
          </w:pPr>
          <w:del w:id="793" w:author="Martin Novák" w:date="2023-03-18T20:17:00Z">
            <w:r w:rsidDel="00831BEF">
              <w:rPr>
                <w:rFonts w:eastAsia="Times New Roman"/>
              </w:rPr>
              <w:delText xml:space="preserve">[34] </w:delText>
            </w:r>
            <w:r w:rsidDel="00831BEF">
              <w:rPr>
                <w:rFonts w:eastAsia="Times New Roman"/>
              </w:rPr>
              <w:tab/>
              <w:delText>MICROSOFT. .</w:delText>
            </w:r>
            <w:r w:rsidDel="00831BEF">
              <w:rPr>
                <w:rFonts w:eastAsia="Times New Roman"/>
                <w:i/>
                <w:iCs/>
              </w:rPr>
              <w:delText>NET Glossary | Microsoft Learn</w:delText>
            </w:r>
            <w:r w:rsidDel="00831BEF">
              <w:rPr>
                <w:rFonts w:eastAsia="Times New Roman"/>
              </w:rPr>
              <w:delText xml:space="preserve"> [online]. [vid. 2023-01-29]. Dostupné z: https://learn.microsoft.com/en-us/dotnet/standard/glossary#implementation-of-net</w:delText>
            </w:r>
          </w:del>
        </w:p>
        <w:p w14:paraId="35514D8F" w14:textId="53BAD6A9" w:rsidR="0016786F" w:rsidDel="00831BEF" w:rsidRDefault="0016786F">
          <w:pPr>
            <w:autoSpaceDE w:val="0"/>
            <w:autoSpaceDN w:val="0"/>
            <w:ind w:hanging="640"/>
            <w:divId w:val="43603717"/>
            <w:rPr>
              <w:del w:id="794" w:author="Martin Novák" w:date="2023-03-18T20:17:00Z"/>
              <w:rFonts w:eastAsia="Times New Roman"/>
            </w:rPr>
          </w:pPr>
          <w:del w:id="795" w:author="Martin Novák" w:date="2023-03-18T20:17:00Z">
            <w:r w:rsidDel="00831BEF">
              <w:rPr>
                <w:rFonts w:eastAsia="Times New Roman"/>
              </w:rPr>
              <w:delText xml:space="preserve">[35] </w:delText>
            </w:r>
            <w:r w:rsidDel="00831BEF">
              <w:rPr>
                <w:rFonts w:eastAsia="Times New Roman"/>
              </w:rPr>
              <w:tab/>
              <w:delText>DOCS.MICROSOFT.COM. .</w:delText>
            </w:r>
            <w:r w:rsidDel="00831BEF">
              <w:rPr>
                <w:rFonts w:eastAsia="Times New Roman"/>
                <w:i/>
                <w:iCs/>
              </w:rPr>
              <w:delText>NET Framework versions and dependencies</w:delText>
            </w:r>
            <w:r w:rsidDel="00831BEF">
              <w:rPr>
                <w:rFonts w:eastAsia="Times New Roman"/>
              </w:rPr>
              <w:delText xml:space="preserve"> [online]. [vid. 2021-06-05]. Dostupné z: https://docs.microsoft.com/en-us/dotnet/framework/migration-guide/versions-and-dependencies?redirectedfrom=MSDN#net-framework-30</w:delText>
            </w:r>
          </w:del>
        </w:p>
        <w:p w14:paraId="0B193EEB" w14:textId="6D1241B0" w:rsidR="0016786F" w:rsidDel="00831BEF" w:rsidRDefault="0016786F">
          <w:pPr>
            <w:autoSpaceDE w:val="0"/>
            <w:autoSpaceDN w:val="0"/>
            <w:ind w:hanging="640"/>
            <w:divId w:val="1866937829"/>
            <w:rPr>
              <w:del w:id="796" w:author="Martin Novák" w:date="2023-03-18T20:17:00Z"/>
              <w:rFonts w:eastAsia="Times New Roman"/>
            </w:rPr>
          </w:pPr>
          <w:del w:id="797" w:author="Martin Novák" w:date="2023-03-18T20:17:00Z">
            <w:r w:rsidDel="00831BEF">
              <w:rPr>
                <w:rFonts w:eastAsia="Times New Roman"/>
              </w:rPr>
              <w:delText xml:space="preserve">[36] </w:delText>
            </w:r>
            <w:r w:rsidDel="00831BEF">
              <w:rPr>
                <w:rFonts w:eastAsia="Times New Roman"/>
              </w:rPr>
              <w:tab/>
              <w:delText xml:space="preserve">DOCS.MICROSOFT.COM. </w:delText>
            </w:r>
            <w:r w:rsidDel="00831BEF">
              <w:rPr>
                <w:rFonts w:eastAsia="Times New Roman"/>
                <w:i/>
                <w:iCs/>
              </w:rPr>
              <w:delText>What is .NET MAUI? - .NET MAUI | Microsoft Docs</w:delText>
            </w:r>
            <w:r w:rsidDel="00831BEF">
              <w:rPr>
                <w:rFonts w:eastAsia="Times New Roman"/>
              </w:rPr>
              <w:delText xml:space="preserve"> [online]. [vid. 2021-09-23]. Dostupné z: https://docs.microsoft.com/cs-cz/dotnet/maui/what-is-maui</w:delText>
            </w:r>
          </w:del>
        </w:p>
        <w:p w14:paraId="628F7A49" w14:textId="275E8442" w:rsidR="0016786F" w:rsidDel="00831BEF" w:rsidRDefault="0016786F">
          <w:pPr>
            <w:autoSpaceDE w:val="0"/>
            <w:autoSpaceDN w:val="0"/>
            <w:ind w:hanging="640"/>
            <w:divId w:val="411435760"/>
            <w:rPr>
              <w:del w:id="798" w:author="Martin Novák" w:date="2023-03-18T20:17:00Z"/>
              <w:rFonts w:eastAsia="Times New Roman"/>
            </w:rPr>
          </w:pPr>
          <w:del w:id="799" w:author="Martin Novák" w:date="2023-03-18T20:17:00Z">
            <w:r w:rsidDel="00831BEF">
              <w:rPr>
                <w:rFonts w:eastAsia="Times New Roman"/>
              </w:rPr>
              <w:delText xml:space="preserve">[37] </w:delText>
            </w:r>
            <w:r w:rsidDel="00831BEF">
              <w:rPr>
                <w:rFonts w:eastAsia="Times New Roman"/>
              </w:rPr>
              <w:tab/>
              <w:delText xml:space="preserve">DOCS.MICROSOFT.COM. </w:delText>
            </w:r>
            <w:r w:rsidDel="00831BEF">
              <w:rPr>
                <w:rFonts w:eastAsia="Times New Roman"/>
                <w:i/>
                <w:iCs/>
              </w:rPr>
              <w:delText>Unsafe code, pointers to data, and function pointers | Microsoft Docs</w:delText>
            </w:r>
            <w:r w:rsidDel="00831BEF">
              <w:rPr>
                <w:rFonts w:eastAsia="Times New Roman"/>
              </w:rPr>
              <w:delText xml:space="preserve"> [online]. [vid. 2021-07-23]. Dostupné z: https://docs.microsoft.com/en-us/dotnet/csharp/language-reference/unsafe-code</w:delText>
            </w:r>
          </w:del>
        </w:p>
        <w:p w14:paraId="35533636" w14:textId="64E4FA10" w:rsidR="0016786F" w:rsidDel="00831BEF" w:rsidRDefault="0016786F">
          <w:pPr>
            <w:autoSpaceDE w:val="0"/>
            <w:autoSpaceDN w:val="0"/>
            <w:ind w:hanging="640"/>
            <w:divId w:val="1001006934"/>
            <w:rPr>
              <w:del w:id="800" w:author="Martin Novák" w:date="2023-03-18T20:17:00Z"/>
              <w:rFonts w:eastAsia="Times New Roman"/>
            </w:rPr>
          </w:pPr>
          <w:del w:id="801" w:author="Martin Novák" w:date="2023-03-18T20:17:00Z">
            <w:r w:rsidDel="00831BEF">
              <w:rPr>
                <w:rFonts w:eastAsia="Times New Roman"/>
              </w:rPr>
              <w:delText xml:space="preserve">[38] </w:delText>
            </w:r>
            <w:r w:rsidDel="00831BEF">
              <w:rPr>
                <w:rFonts w:eastAsia="Times New Roman"/>
              </w:rPr>
              <w:tab/>
            </w:r>
            <w:r w:rsidDel="00831BEF">
              <w:rPr>
                <w:rFonts w:eastAsia="Times New Roman"/>
                <w:i/>
                <w:iCs/>
              </w:rPr>
              <w:delText>VisualMicro - Arduino IDE For Visual Studio</w:delText>
            </w:r>
            <w:r w:rsidDel="00831BEF">
              <w:rPr>
                <w:rFonts w:eastAsia="Times New Roman"/>
              </w:rPr>
              <w:delText xml:space="preserve"> [online]. [vid. 2021-07-23]. Dostupné z: https://www.visualmicro.com/#</w:delText>
            </w:r>
          </w:del>
        </w:p>
        <w:p w14:paraId="54537A7A" w14:textId="11E4FA03" w:rsidR="0016786F" w:rsidDel="00831BEF" w:rsidRDefault="0016786F">
          <w:pPr>
            <w:autoSpaceDE w:val="0"/>
            <w:autoSpaceDN w:val="0"/>
            <w:ind w:hanging="640"/>
            <w:divId w:val="475679915"/>
            <w:rPr>
              <w:del w:id="802" w:author="Martin Novák" w:date="2023-03-18T20:17:00Z"/>
              <w:rFonts w:eastAsia="Times New Roman"/>
            </w:rPr>
          </w:pPr>
          <w:del w:id="803" w:author="Martin Novák" w:date="2023-03-18T20:17:00Z">
            <w:r w:rsidDel="00831BEF">
              <w:rPr>
                <w:rFonts w:eastAsia="Times New Roman"/>
              </w:rPr>
              <w:delText>[39] .</w:delText>
            </w:r>
            <w:r w:rsidDel="00831BEF">
              <w:rPr>
                <w:rFonts w:eastAsia="Times New Roman"/>
              </w:rPr>
              <w:tab/>
            </w:r>
            <w:r w:rsidDel="00831BEF">
              <w:rPr>
                <w:rFonts w:eastAsia="Times New Roman"/>
                <w:i/>
                <w:iCs/>
              </w:rPr>
              <w:delText>NET nanoFramework VS2019 Extension - Visual Studio Marketplace</w:delText>
            </w:r>
            <w:r w:rsidDel="00831BEF">
              <w:rPr>
                <w:rFonts w:eastAsia="Times New Roman"/>
              </w:rPr>
              <w:delText xml:space="preserve"> [online]. [vid. 2021-07-23]. Dostupné z: https://marketplace.visualstudio.com/items?itemName=nanoframework.nanoFramework-VS2019-Extension</w:delText>
            </w:r>
          </w:del>
        </w:p>
        <w:p w14:paraId="218E7164" w14:textId="7BDE7AB7" w:rsidR="0016786F" w:rsidDel="00831BEF" w:rsidRDefault="0016786F">
          <w:pPr>
            <w:autoSpaceDE w:val="0"/>
            <w:autoSpaceDN w:val="0"/>
            <w:ind w:hanging="640"/>
            <w:divId w:val="1500386751"/>
            <w:rPr>
              <w:del w:id="804" w:author="Martin Novák" w:date="2023-03-18T20:17:00Z"/>
              <w:rFonts w:eastAsia="Times New Roman"/>
            </w:rPr>
          </w:pPr>
          <w:del w:id="805" w:author="Martin Novák" w:date="2023-03-18T20:17:00Z">
            <w:r w:rsidDel="00831BEF">
              <w:rPr>
                <w:rFonts w:eastAsia="Times New Roman"/>
              </w:rPr>
              <w:delText xml:space="preserve">[40] </w:delText>
            </w:r>
            <w:r w:rsidDel="00831BEF">
              <w:rPr>
                <w:rFonts w:eastAsia="Times New Roman"/>
              </w:rPr>
              <w:tab/>
            </w:r>
            <w:r w:rsidDel="00831BEF">
              <w:rPr>
                <w:rFonts w:eastAsia="Times New Roman"/>
                <w:i/>
                <w:iCs/>
              </w:rPr>
              <w:delText>C# | Method Overloading - GeeksforGeeks</w:delText>
            </w:r>
            <w:r w:rsidDel="00831BEF">
              <w:rPr>
                <w:rFonts w:eastAsia="Times New Roman"/>
              </w:rPr>
              <w:delText xml:space="preserve"> [online]. [vid. 2021-07-23]. Dostupné z: https://www.geeksforgeeks.org/c-sharp-method-overloading/</w:delText>
            </w:r>
          </w:del>
        </w:p>
        <w:p w14:paraId="70A0BF59" w14:textId="06ADAF52" w:rsidR="0016786F" w:rsidDel="00831BEF" w:rsidRDefault="0016786F">
          <w:pPr>
            <w:autoSpaceDE w:val="0"/>
            <w:autoSpaceDN w:val="0"/>
            <w:ind w:hanging="640"/>
            <w:divId w:val="1202522933"/>
            <w:rPr>
              <w:del w:id="806" w:author="Martin Novák" w:date="2023-03-18T20:17:00Z"/>
              <w:rFonts w:eastAsia="Times New Roman"/>
            </w:rPr>
          </w:pPr>
          <w:del w:id="807" w:author="Martin Novák" w:date="2023-03-18T20:17:00Z">
            <w:r w:rsidDel="00831BEF">
              <w:rPr>
                <w:rFonts w:eastAsia="Times New Roman"/>
              </w:rPr>
              <w:delText xml:space="preserve">[41] </w:delText>
            </w:r>
            <w:r w:rsidDel="00831BEF">
              <w:rPr>
                <w:rFonts w:eastAsia="Times New Roman"/>
              </w:rPr>
              <w:tab/>
              <w:delText xml:space="preserve">DOCS.MICROSOFT.COM. </w:delText>
            </w:r>
            <w:r w:rsidDel="00831BEF">
              <w:rPr>
                <w:rFonts w:eastAsia="Times New Roman"/>
                <w:i/>
                <w:iCs/>
              </w:rPr>
              <w:delText>Fundamentals of garbage collection | Microsoft Docs</w:delText>
            </w:r>
            <w:r w:rsidDel="00831BEF">
              <w:rPr>
                <w:rFonts w:eastAsia="Times New Roman"/>
              </w:rPr>
              <w:delText xml:space="preserve"> [online]. [vid. 2021-07-23]. Dostupné z: https://docs.microsoft.com/en-us/dotnet/standard/garbage-collection/fundamentals</w:delText>
            </w:r>
          </w:del>
        </w:p>
        <w:p w14:paraId="61D9B81C" w14:textId="1ECF9AEC" w:rsidR="0016786F" w:rsidDel="00831BEF" w:rsidRDefault="0016786F">
          <w:pPr>
            <w:autoSpaceDE w:val="0"/>
            <w:autoSpaceDN w:val="0"/>
            <w:ind w:hanging="640"/>
            <w:divId w:val="199171238"/>
            <w:rPr>
              <w:del w:id="808" w:author="Martin Novák" w:date="2023-03-18T20:17:00Z"/>
              <w:rFonts w:eastAsia="Times New Roman"/>
            </w:rPr>
          </w:pPr>
          <w:del w:id="809" w:author="Martin Novák" w:date="2023-03-18T20:17:00Z">
            <w:r w:rsidDel="00831BEF">
              <w:rPr>
                <w:rFonts w:eastAsia="Times New Roman"/>
              </w:rPr>
              <w:delText xml:space="preserve">[42] </w:delText>
            </w:r>
            <w:r w:rsidDel="00831BEF">
              <w:rPr>
                <w:rFonts w:eastAsia="Times New Roman"/>
              </w:rPr>
              <w:tab/>
              <w:delText>DOCS.MICROSOFT.COM. .</w:delText>
            </w:r>
            <w:r w:rsidDel="00831BEF">
              <w:rPr>
                <w:rFonts w:eastAsia="Times New Roman"/>
                <w:i/>
                <w:iCs/>
              </w:rPr>
              <w:delText>NET garbage collection | Microsoft Docs</w:delText>
            </w:r>
            <w:r w:rsidDel="00831BEF">
              <w:rPr>
                <w:rFonts w:eastAsia="Times New Roman"/>
              </w:rPr>
              <w:delText xml:space="preserve"> [online]. [vid. 2021-07-23]. Dostupné z: https://docs.microsoft.com/en-us/dotnet/standard/garbage-collection/</w:delText>
            </w:r>
          </w:del>
        </w:p>
        <w:p w14:paraId="7878F0E5" w14:textId="5F829C4F" w:rsidR="0016786F" w:rsidDel="00831BEF" w:rsidRDefault="0016786F">
          <w:pPr>
            <w:autoSpaceDE w:val="0"/>
            <w:autoSpaceDN w:val="0"/>
            <w:ind w:hanging="640"/>
            <w:divId w:val="761531997"/>
            <w:rPr>
              <w:del w:id="810" w:author="Martin Novák" w:date="2023-03-18T20:17:00Z"/>
              <w:rFonts w:eastAsia="Times New Roman"/>
            </w:rPr>
          </w:pPr>
          <w:del w:id="811" w:author="Martin Novák" w:date="2023-03-18T20:17:00Z">
            <w:r w:rsidDel="00831BEF">
              <w:rPr>
                <w:rFonts w:eastAsia="Times New Roman"/>
              </w:rPr>
              <w:delText xml:space="preserve">[43] </w:delText>
            </w:r>
            <w:r w:rsidDel="00831BEF">
              <w:rPr>
                <w:rFonts w:eastAsia="Times New Roman"/>
              </w:rPr>
              <w:tab/>
              <w:delText xml:space="preserve">DOCS.MICROSOFT.COM. </w:delText>
            </w:r>
            <w:r w:rsidDel="00831BEF">
              <w:rPr>
                <w:rFonts w:eastAsia="Times New Roman"/>
                <w:i/>
                <w:iCs/>
              </w:rPr>
              <w:delText>MulticastDelegate Class (System) | Microsoft Docs</w:delText>
            </w:r>
            <w:r w:rsidDel="00831BEF">
              <w:rPr>
                <w:rFonts w:eastAsia="Times New Roman"/>
              </w:rPr>
              <w:delText xml:space="preserve"> [online]. [vid. 2021-07-25]. Dostupné z: https://docs.microsoft.com/en-us/dotnet/api/system.multicastdelegate?view=net-5.0#code-try-3</w:delText>
            </w:r>
          </w:del>
        </w:p>
        <w:p w14:paraId="52BE8284" w14:textId="7C58AFA6" w:rsidR="0016786F" w:rsidDel="00831BEF" w:rsidRDefault="0016786F">
          <w:pPr>
            <w:autoSpaceDE w:val="0"/>
            <w:autoSpaceDN w:val="0"/>
            <w:ind w:hanging="640"/>
            <w:divId w:val="52824223"/>
            <w:rPr>
              <w:del w:id="812" w:author="Martin Novák" w:date="2023-03-18T20:17:00Z"/>
              <w:rFonts w:eastAsia="Times New Roman"/>
            </w:rPr>
          </w:pPr>
          <w:del w:id="813" w:author="Martin Novák" w:date="2023-03-18T20:17:00Z">
            <w:r w:rsidDel="00831BEF">
              <w:rPr>
                <w:rFonts w:eastAsia="Times New Roman"/>
              </w:rPr>
              <w:delText xml:space="preserve">[44] </w:delText>
            </w:r>
            <w:r w:rsidDel="00831BEF">
              <w:rPr>
                <w:rFonts w:eastAsia="Times New Roman"/>
              </w:rPr>
              <w:tab/>
              <w:delText xml:space="preserve">ŽIVĚ.CZ. </w:delText>
            </w:r>
            <w:r w:rsidDel="00831BEF">
              <w:rPr>
                <w:rFonts w:eastAsia="Times New Roman"/>
                <w:i/>
                <w:iCs/>
              </w:rPr>
              <w:delText>Poznáváme C# a Microsoft.NET 15. díl – delegáty – Živě.cz</w:delText>
            </w:r>
            <w:r w:rsidDel="00831BEF">
              <w:rPr>
                <w:rFonts w:eastAsia="Times New Roman"/>
              </w:rPr>
              <w:delText xml:space="preserve"> [online]. [vid. 2021-07-25]. Dostupné z: https://www.zive.cz/clanky/poznavame-c-a-microsoftnet-15-dil--delegaty/sc-3-a-123479/default.aspx</w:delText>
            </w:r>
          </w:del>
        </w:p>
        <w:p w14:paraId="71A1EF92" w14:textId="1EE7877E" w:rsidR="0016786F" w:rsidDel="00831BEF" w:rsidRDefault="0016786F">
          <w:pPr>
            <w:autoSpaceDE w:val="0"/>
            <w:autoSpaceDN w:val="0"/>
            <w:ind w:hanging="640"/>
            <w:divId w:val="1390883277"/>
            <w:rPr>
              <w:del w:id="814" w:author="Martin Novák" w:date="2023-03-18T20:17:00Z"/>
              <w:rFonts w:eastAsia="Times New Roman"/>
            </w:rPr>
          </w:pPr>
          <w:del w:id="815" w:author="Martin Novák" w:date="2023-03-18T20:17:00Z">
            <w:r w:rsidDel="00831BEF">
              <w:rPr>
                <w:rFonts w:eastAsia="Times New Roman"/>
              </w:rPr>
              <w:delText xml:space="preserve">[45] </w:delText>
            </w:r>
            <w:r w:rsidDel="00831BEF">
              <w:rPr>
                <w:rFonts w:eastAsia="Times New Roman"/>
              </w:rPr>
              <w:tab/>
              <w:delText xml:space="preserve">DOCS.MICROSOFT.COM. </w:delText>
            </w:r>
            <w:r w:rsidDel="00831BEF">
              <w:rPr>
                <w:rFonts w:eastAsia="Times New Roman"/>
                <w:i/>
                <w:iCs/>
              </w:rPr>
              <w:delText>Delegates - C# Programming Guide | Microsoft Docs</w:delText>
            </w:r>
            <w:r w:rsidDel="00831BEF">
              <w:rPr>
                <w:rFonts w:eastAsia="Times New Roman"/>
              </w:rPr>
              <w:delText xml:space="preserve"> [online]. [vid. 2021-07-25]. Dostupné z: https://docs.microsoft.com/en-us/dotnet/csharp/programming-guide/delegates/</w:delText>
            </w:r>
          </w:del>
        </w:p>
        <w:p w14:paraId="6C70AA46" w14:textId="70424D9F" w:rsidR="0016786F" w:rsidDel="00831BEF" w:rsidRDefault="0016786F">
          <w:pPr>
            <w:autoSpaceDE w:val="0"/>
            <w:autoSpaceDN w:val="0"/>
            <w:ind w:hanging="640"/>
            <w:divId w:val="186598511"/>
            <w:rPr>
              <w:del w:id="816" w:author="Martin Novák" w:date="2023-03-18T20:17:00Z"/>
              <w:rFonts w:eastAsia="Times New Roman"/>
            </w:rPr>
          </w:pPr>
          <w:del w:id="817" w:author="Martin Novák" w:date="2023-03-18T20:17:00Z">
            <w:r w:rsidDel="00831BEF">
              <w:rPr>
                <w:rFonts w:eastAsia="Times New Roman"/>
              </w:rPr>
              <w:delText xml:space="preserve">[46] </w:delText>
            </w:r>
            <w:r w:rsidDel="00831BEF">
              <w:rPr>
                <w:rFonts w:eastAsia="Times New Roman"/>
              </w:rPr>
              <w:tab/>
              <w:delText xml:space="preserve">DOCS.MICROSOFT.COM. </w:delText>
            </w:r>
            <w:r w:rsidDel="00831BEF">
              <w:rPr>
                <w:rFonts w:eastAsia="Times New Roman"/>
                <w:i/>
                <w:iCs/>
              </w:rPr>
              <w:delText>Handling and Raising Events | Microsoft Docs</w:delText>
            </w:r>
            <w:r w:rsidDel="00831BEF">
              <w:rPr>
                <w:rFonts w:eastAsia="Times New Roman"/>
              </w:rPr>
              <w:delText xml:space="preserve"> [online]. [vid. 2021-07-25]. Dostupné z: https://docs.microsoft.com/en-us/dotnet/standard/events/</w:delText>
            </w:r>
          </w:del>
        </w:p>
        <w:p w14:paraId="3941318C" w14:textId="13FC983A" w:rsidR="0016786F" w:rsidDel="00831BEF" w:rsidRDefault="0016786F">
          <w:pPr>
            <w:autoSpaceDE w:val="0"/>
            <w:autoSpaceDN w:val="0"/>
            <w:ind w:hanging="640"/>
            <w:divId w:val="1651597982"/>
            <w:rPr>
              <w:del w:id="818" w:author="Martin Novák" w:date="2023-03-18T20:17:00Z"/>
              <w:rFonts w:eastAsia="Times New Roman"/>
            </w:rPr>
          </w:pPr>
          <w:del w:id="819" w:author="Martin Novák" w:date="2023-03-18T20:17:00Z">
            <w:r w:rsidDel="00831BEF">
              <w:rPr>
                <w:rFonts w:eastAsia="Times New Roman"/>
              </w:rPr>
              <w:delText xml:space="preserve">[47] </w:delText>
            </w:r>
            <w:r w:rsidDel="00831BEF">
              <w:rPr>
                <w:rFonts w:eastAsia="Times New Roman"/>
              </w:rPr>
              <w:tab/>
              <w:delText xml:space="preserve">DOCS.MICROSOFT.COM. </w:delText>
            </w:r>
            <w:r w:rsidDel="00831BEF">
              <w:rPr>
                <w:rFonts w:eastAsia="Times New Roman"/>
                <w:i/>
                <w:iCs/>
              </w:rPr>
              <w:delText>EventHandler Delegate (System) | Microsoft Docs</w:delText>
            </w:r>
            <w:r w:rsidDel="00831BEF">
              <w:rPr>
                <w:rFonts w:eastAsia="Times New Roman"/>
              </w:rPr>
              <w:delText xml:space="preserve"> [online]. [vid. 2021-07-25]. Dostupné z: https://docs.microsoft.com/en-us/dotnet/api/system.eventhandler?view=net-5.0</w:delText>
            </w:r>
          </w:del>
        </w:p>
        <w:p w14:paraId="151693EA" w14:textId="63350045" w:rsidR="0016786F" w:rsidDel="00831BEF" w:rsidRDefault="0016786F">
          <w:pPr>
            <w:autoSpaceDE w:val="0"/>
            <w:autoSpaceDN w:val="0"/>
            <w:ind w:hanging="640"/>
            <w:divId w:val="1992907510"/>
            <w:rPr>
              <w:del w:id="820" w:author="Martin Novák" w:date="2023-03-18T20:17:00Z"/>
              <w:rFonts w:eastAsia="Times New Roman"/>
            </w:rPr>
          </w:pPr>
          <w:del w:id="821" w:author="Martin Novák" w:date="2023-03-18T20:17:00Z">
            <w:r w:rsidDel="00831BEF">
              <w:rPr>
                <w:rFonts w:eastAsia="Times New Roman"/>
              </w:rPr>
              <w:delText xml:space="preserve">[48] </w:delText>
            </w:r>
            <w:r w:rsidDel="00831BEF">
              <w:rPr>
                <w:rFonts w:eastAsia="Times New Roman"/>
              </w:rPr>
              <w:tab/>
              <w:delText xml:space="preserve">DOCS.MICROSOFT.COM. </w:delText>
            </w:r>
            <w:r w:rsidDel="00831BEF">
              <w:rPr>
                <w:rFonts w:eastAsia="Times New Roman"/>
                <w:i/>
                <w:iCs/>
              </w:rPr>
              <w:delText>out parameter modifier - C# Reference | Microsoft Docs</w:delText>
            </w:r>
            <w:r w:rsidDel="00831BEF">
              <w:rPr>
                <w:rFonts w:eastAsia="Times New Roman"/>
              </w:rPr>
              <w:delText xml:space="preserve"> [online]. [vid. 2021-07-23]. Dostupné z: https://docs.microsoft.com/en-us/dotnet/csharp/language-reference/keywords/out-parameter-modifier</w:delText>
            </w:r>
          </w:del>
        </w:p>
        <w:p w14:paraId="1E35397F" w14:textId="011E1ED9" w:rsidR="0016786F" w:rsidDel="00831BEF" w:rsidRDefault="0016786F">
          <w:pPr>
            <w:autoSpaceDE w:val="0"/>
            <w:autoSpaceDN w:val="0"/>
            <w:ind w:hanging="640"/>
            <w:divId w:val="757797526"/>
            <w:rPr>
              <w:del w:id="822" w:author="Martin Novák" w:date="2023-03-18T20:17:00Z"/>
              <w:rFonts w:eastAsia="Times New Roman"/>
            </w:rPr>
          </w:pPr>
          <w:del w:id="823" w:author="Martin Novák" w:date="2023-03-18T20:17:00Z">
            <w:r w:rsidDel="00831BEF">
              <w:rPr>
                <w:rFonts w:eastAsia="Times New Roman"/>
              </w:rPr>
              <w:delText xml:space="preserve">[49] </w:delText>
            </w:r>
            <w:r w:rsidDel="00831BEF">
              <w:rPr>
                <w:rFonts w:eastAsia="Times New Roman"/>
              </w:rPr>
              <w:tab/>
              <w:delText xml:space="preserve">DOCS.MICROSOFT.COM. </w:delText>
            </w:r>
            <w:r w:rsidDel="00831BEF">
              <w:rPr>
                <w:rFonts w:eastAsia="Times New Roman"/>
                <w:i/>
                <w:iCs/>
              </w:rPr>
              <w:delText>Properties - C# Programming Guide | Microsoft Docs</w:delText>
            </w:r>
            <w:r w:rsidDel="00831BEF">
              <w:rPr>
                <w:rFonts w:eastAsia="Times New Roman"/>
              </w:rPr>
              <w:delText xml:space="preserve"> [online]. [vid. 2021-07-23]. Dostupné z: https://docs.microsoft.com/en-us/dotnet/csharp/programming-guide/classes-and-structs/properties</w:delText>
            </w:r>
          </w:del>
        </w:p>
        <w:p w14:paraId="7AEB8D88" w14:textId="5B10751E" w:rsidR="0016786F" w:rsidDel="00831BEF" w:rsidRDefault="0016786F">
          <w:pPr>
            <w:autoSpaceDE w:val="0"/>
            <w:autoSpaceDN w:val="0"/>
            <w:ind w:hanging="640"/>
            <w:divId w:val="523707891"/>
            <w:rPr>
              <w:del w:id="824" w:author="Martin Novák" w:date="2023-03-18T20:17:00Z"/>
              <w:rFonts w:eastAsia="Times New Roman"/>
            </w:rPr>
          </w:pPr>
          <w:del w:id="825" w:author="Martin Novák" w:date="2023-03-18T20:17:00Z">
            <w:r w:rsidDel="00831BEF">
              <w:rPr>
                <w:rFonts w:eastAsia="Times New Roman"/>
              </w:rPr>
              <w:delText xml:space="preserve">[50] </w:delText>
            </w:r>
            <w:r w:rsidDel="00831BEF">
              <w:rPr>
                <w:rFonts w:eastAsia="Times New Roman"/>
              </w:rPr>
              <w:tab/>
              <w:delText xml:space="preserve">DOCS.MICROSOFT.COM. </w:delText>
            </w:r>
            <w:r w:rsidDel="00831BEF">
              <w:rPr>
                <w:rFonts w:eastAsia="Times New Roman"/>
                <w:i/>
                <w:iCs/>
              </w:rPr>
              <w:delText>Partial Classes and Methods - C# Programming Guide | Microsoft Docs</w:delText>
            </w:r>
            <w:r w:rsidDel="00831BEF">
              <w:rPr>
                <w:rFonts w:eastAsia="Times New Roman"/>
              </w:rPr>
              <w:delText xml:space="preserve"> [online]. [vid. 2021-07-24]. Dostupné z: https://docs.microsoft.com/en-us/dotnet/csharp/programming-guide/classes-and-structs/partial-classes-and-methods</w:delText>
            </w:r>
          </w:del>
        </w:p>
        <w:p w14:paraId="39A196CA" w14:textId="1A6ABC95" w:rsidR="0016786F" w:rsidDel="00831BEF" w:rsidRDefault="0016786F">
          <w:pPr>
            <w:autoSpaceDE w:val="0"/>
            <w:autoSpaceDN w:val="0"/>
            <w:ind w:hanging="640"/>
            <w:divId w:val="1599215276"/>
            <w:rPr>
              <w:del w:id="826" w:author="Martin Novák" w:date="2023-03-18T20:17:00Z"/>
              <w:rFonts w:eastAsia="Times New Roman"/>
            </w:rPr>
          </w:pPr>
          <w:del w:id="827" w:author="Martin Novák" w:date="2023-03-18T20:17:00Z">
            <w:r w:rsidDel="00831BEF">
              <w:rPr>
                <w:rFonts w:eastAsia="Times New Roman"/>
              </w:rPr>
              <w:delText xml:space="preserve">[51] </w:delText>
            </w:r>
            <w:r w:rsidDel="00831BEF">
              <w:rPr>
                <w:rFonts w:eastAsia="Times New Roman"/>
              </w:rPr>
              <w:tab/>
              <w:delText xml:space="preserve">DOCS.MICROSOFT.COM. </w:delText>
            </w:r>
            <w:r w:rsidDel="00831BEF">
              <w:rPr>
                <w:rFonts w:eastAsia="Times New Roman"/>
                <w:i/>
                <w:iCs/>
              </w:rPr>
              <w:delText>Event handling in native C++</w:delText>
            </w:r>
            <w:r w:rsidDel="00831BEF">
              <w:rPr>
                <w:rFonts w:eastAsia="Times New Roman"/>
              </w:rPr>
              <w:delText xml:space="preserve"> [online]. [vid. 2021-06-06]. Dostupné z: https://docs.microsoft.com/en-us/cpp/cpp/event-handling-in-native-cpp?view=msvc-160#:~:text= Event handling in native C%2B%2B  1,you use the intrinsic function __hook... More</w:delText>
            </w:r>
          </w:del>
        </w:p>
        <w:p w14:paraId="07228AF1" w14:textId="6021962E" w:rsidR="0016786F" w:rsidDel="00831BEF" w:rsidRDefault="0016786F">
          <w:pPr>
            <w:autoSpaceDE w:val="0"/>
            <w:autoSpaceDN w:val="0"/>
            <w:ind w:hanging="640"/>
            <w:divId w:val="1357150692"/>
            <w:rPr>
              <w:del w:id="828" w:author="Martin Novák" w:date="2023-03-18T20:17:00Z"/>
              <w:rFonts w:eastAsia="Times New Roman"/>
            </w:rPr>
          </w:pPr>
          <w:del w:id="829" w:author="Martin Novák" w:date="2023-03-18T20:17:00Z">
            <w:r w:rsidDel="00831BEF">
              <w:rPr>
                <w:rFonts w:eastAsia="Times New Roman"/>
              </w:rPr>
              <w:delText xml:space="preserve">[52] </w:delText>
            </w:r>
            <w:r w:rsidDel="00831BEF">
              <w:rPr>
                <w:rFonts w:eastAsia="Times New Roman"/>
              </w:rPr>
              <w:tab/>
              <w:delText xml:space="preserve">LIBGDX. </w:delText>
            </w:r>
            <w:r w:rsidDel="00831BEF">
              <w:rPr>
                <w:rFonts w:eastAsia="Times New Roman"/>
                <w:i/>
                <w:iCs/>
              </w:rPr>
              <w:delText>libGDX features</w:delText>
            </w:r>
            <w:r w:rsidDel="00831BEF">
              <w:rPr>
                <w:rFonts w:eastAsia="Times New Roman"/>
              </w:rPr>
              <w:delText xml:space="preserve"> [online]. [vid. 2021-06-05]. Dostupné z: https://libgdx.com/features/</w:delText>
            </w:r>
          </w:del>
        </w:p>
        <w:p w14:paraId="533904EF" w14:textId="5CE9D785" w:rsidR="0016786F" w:rsidDel="00831BEF" w:rsidRDefault="0016786F">
          <w:pPr>
            <w:autoSpaceDE w:val="0"/>
            <w:autoSpaceDN w:val="0"/>
            <w:ind w:hanging="640"/>
            <w:divId w:val="1308974584"/>
            <w:rPr>
              <w:del w:id="830" w:author="Martin Novák" w:date="2023-03-18T20:17:00Z"/>
              <w:rFonts w:eastAsia="Times New Roman"/>
            </w:rPr>
          </w:pPr>
          <w:del w:id="831" w:author="Martin Novák" w:date="2023-03-18T20:17:00Z">
            <w:r w:rsidDel="00831BEF">
              <w:rPr>
                <w:rFonts w:eastAsia="Times New Roman"/>
              </w:rPr>
              <w:delText xml:space="preserve">[53] </w:delText>
            </w:r>
            <w:r w:rsidDel="00831BEF">
              <w:rPr>
                <w:rFonts w:eastAsia="Times New Roman"/>
              </w:rPr>
              <w:tab/>
              <w:delText xml:space="preserve">SLÁMA, David. Průvodce herními žánry – dungeony a rpg – Doupě.cz. </w:delText>
            </w:r>
            <w:r w:rsidDel="00831BEF">
              <w:rPr>
                <w:rFonts w:eastAsia="Times New Roman"/>
                <w:i/>
                <w:iCs/>
              </w:rPr>
              <w:delText>Computer</w:delText>
            </w:r>
            <w:r w:rsidDel="00831BEF">
              <w:rPr>
                <w:rFonts w:eastAsia="Times New Roman"/>
              </w:rPr>
              <w:delText xml:space="preserve"> [online]. 2010 [vid. 2021-08-14]. Dostupné z: https://doupe.zive.cz/clanek/pruvodce-hernimi-zanry--dungeony-a-rpg</w:delText>
            </w:r>
          </w:del>
        </w:p>
        <w:p w14:paraId="4D7F264E" w14:textId="2CC1692F" w:rsidR="0016786F" w:rsidDel="00831BEF" w:rsidRDefault="0016786F">
          <w:pPr>
            <w:autoSpaceDE w:val="0"/>
            <w:autoSpaceDN w:val="0"/>
            <w:ind w:hanging="640"/>
            <w:divId w:val="692194393"/>
            <w:rPr>
              <w:del w:id="832" w:author="Martin Novák" w:date="2023-03-18T20:17:00Z"/>
              <w:rFonts w:eastAsia="Times New Roman"/>
            </w:rPr>
          </w:pPr>
          <w:del w:id="833" w:author="Martin Novák" w:date="2023-03-18T20:17:00Z">
            <w:r w:rsidDel="00831BEF">
              <w:rPr>
                <w:rFonts w:eastAsia="Times New Roman"/>
              </w:rPr>
              <w:delText xml:space="preserve">[54] </w:delText>
            </w:r>
            <w:r w:rsidDel="00831BEF">
              <w:rPr>
                <w:rFonts w:eastAsia="Times New Roman"/>
              </w:rPr>
              <w:tab/>
            </w:r>
            <w:r w:rsidDel="00831BEF">
              <w:rPr>
                <w:rFonts w:eastAsia="Times New Roman"/>
                <w:i/>
                <w:iCs/>
              </w:rPr>
              <w:delText>Hra na PC Assassins Creed Odyssey - PC DIGITAL | Hra na PC na Alza.cz</w:delText>
            </w:r>
            <w:r w:rsidDel="00831BEF">
              <w:rPr>
                <w:rFonts w:eastAsia="Times New Roman"/>
              </w:rPr>
              <w:delText xml:space="preserve"> [online]. [vid. 2021-08-24]. Dostupné z: https://www.alza.cz/media/assassins-creed-odyssey-pc-digital-d6222907.htm?o=3</w:delText>
            </w:r>
          </w:del>
        </w:p>
        <w:p w14:paraId="21ED643E" w14:textId="07401D95" w:rsidR="0016786F" w:rsidDel="00831BEF" w:rsidRDefault="0016786F">
          <w:pPr>
            <w:autoSpaceDE w:val="0"/>
            <w:autoSpaceDN w:val="0"/>
            <w:ind w:hanging="640"/>
            <w:divId w:val="841550614"/>
            <w:rPr>
              <w:del w:id="834" w:author="Martin Novák" w:date="2023-03-18T20:17:00Z"/>
              <w:rFonts w:eastAsia="Times New Roman"/>
            </w:rPr>
          </w:pPr>
          <w:del w:id="835" w:author="Martin Novák" w:date="2023-03-18T20:17:00Z">
            <w:r w:rsidDel="00831BEF">
              <w:rPr>
                <w:rFonts w:eastAsia="Times New Roman"/>
              </w:rPr>
              <w:delText xml:space="preserve">[55] </w:delText>
            </w:r>
            <w:r w:rsidDel="00831BEF">
              <w:rPr>
                <w:rFonts w:eastAsia="Times New Roman"/>
              </w:rPr>
              <w:tab/>
            </w:r>
            <w:r w:rsidDel="00831BEF">
              <w:rPr>
                <w:rFonts w:eastAsia="Times New Roman"/>
                <w:i/>
                <w:iCs/>
              </w:rPr>
              <w:delText>Ušetřete 75% na produktu Assassin’s Creed® Odyssey ve službě Steam</w:delText>
            </w:r>
            <w:r w:rsidDel="00831BEF">
              <w:rPr>
                <w:rFonts w:eastAsia="Times New Roman"/>
              </w:rPr>
              <w:delText xml:space="preserve"> [online]. [vid. 2021-08-24]. Dostupné z: https://store.steampowered.com/app/812140/Assassins_Creed_Odyssey/</w:delText>
            </w:r>
          </w:del>
        </w:p>
        <w:p w14:paraId="2B2B5333" w14:textId="7FEE3530" w:rsidR="0016786F" w:rsidDel="00831BEF" w:rsidRDefault="0016786F">
          <w:pPr>
            <w:autoSpaceDE w:val="0"/>
            <w:autoSpaceDN w:val="0"/>
            <w:ind w:hanging="640"/>
            <w:divId w:val="1685084157"/>
            <w:rPr>
              <w:del w:id="836" w:author="Martin Novák" w:date="2023-03-18T20:17:00Z"/>
              <w:rFonts w:eastAsia="Times New Roman"/>
            </w:rPr>
          </w:pPr>
          <w:del w:id="837" w:author="Martin Novák" w:date="2023-03-18T20:17:00Z">
            <w:r w:rsidDel="00831BEF">
              <w:rPr>
                <w:rFonts w:eastAsia="Times New Roman"/>
              </w:rPr>
              <w:delText xml:space="preserve">[56] </w:delText>
            </w:r>
            <w:r w:rsidDel="00831BEF">
              <w:rPr>
                <w:rFonts w:eastAsia="Times New Roman"/>
              </w:rPr>
              <w:tab/>
            </w:r>
            <w:r w:rsidDel="00831BEF">
              <w:rPr>
                <w:rFonts w:eastAsia="Times New Roman"/>
                <w:i/>
                <w:iCs/>
              </w:rPr>
              <w:delText>Assassin’s Creed Odyssey | Download and Buy Today - Epic Games Store</w:delText>
            </w:r>
            <w:r w:rsidDel="00831BEF">
              <w:rPr>
                <w:rFonts w:eastAsia="Times New Roman"/>
              </w:rPr>
              <w:delText xml:space="preserve"> [online]. [vid. 2021-08-24]. Dostupné z: https://www.epicgames.com/store/en-US/p/assassins-creed-odyssey</w:delText>
            </w:r>
          </w:del>
        </w:p>
        <w:p w14:paraId="3823999A" w14:textId="54440562" w:rsidR="0016786F" w:rsidDel="00831BEF" w:rsidRDefault="0016786F">
          <w:pPr>
            <w:autoSpaceDE w:val="0"/>
            <w:autoSpaceDN w:val="0"/>
            <w:ind w:hanging="640"/>
            <w:divId w:val="967974596"/>
            <w:rPr>
              <w:del w:id="838" w:author="Martin Novák" w:date="2023-03-18T20:17:00Z"/>
              <w:rFonts w:eastAsia="Times New Roman"/>
            </w:rPr>
          </w:pPr>
          <w:del w:id="839" w:author="Martin Novák" w:date="2023-03-18T20:17:00Z">
            <w:r w:rsidDel="00831BEF">
              <w:rPr>
                <w:rFonts w:eastAsia="Times New Roman"/>
              </w:rPr>
              <w:delText xml:space="preserve">[57] </w:delText>
            </w:r>
            <w:r w:rsidDel="00831BEF">
              <w:rPr>
                <w:rFonts w:eastAsia="Times New Roman"/>
              </w:rPr>
              <w:tab/>
            </w:r>
            <w:r w:rsidDel="00831BEF">
              <w:rPr>
                <w:rFonts w:eastAsia="Times New Roman"/>
                <w:i/>
                <w:iCs/>
              </w:rPr>
              <w:delText>Assassin’s Creed Odyssey on PS4, Xbox One, PC | Ubisoft (UK)</w:delText>
            </w:r>
            <w:r w:rsidDel="00831BEF">
              <w:rPr>
                <w:rFonts w:eastAsia="Times New Roman"/>
              </w:rPr>
              <w:delText xml:space="preserve"> [online]. [vid. 2021-08-24]. Dostupné z: https://www.ubisoft.com/en-gb/game/assassins-creed/odyssey</w:delText>
            </w:r>
          </w:del>
        </w:p>
        <w:p w14:paraId="48C88D20" w14:textId="56C8CDCB" w:rsidR="0016786F" w:rsidDel="00831BEF" w:rsidRDefault="0016786F">
          <w:pPr>
            <w:autoSpaceDE w:val="0"/>
            <w:autoSpaceDN w:val="0"/>
            <w:ind w:hanging="640"/>
            <w:divId w:val="1678381771"/>
            <w:rPr>
              <w:del w:id="840" w:author="Martin Novák" w:date="2023-03-18T20:17:00Z"/>
              <w:rFonts w:eastAsia="Times New Roman"/>
            </w:rPr>
          </w:pPr>
          <w:del w:id="841" w:author="Martin Novák" w:date="2023-03-18T20:17:00Z">
            <w:r w:rsidDel="00831BEF">
              <w:rPr>
                <w:rFonts w:eastAsia="Times New Roman"/>
              </w:rPr>
              <w:delText xml:space="preserve">[58] </w:delText>
            </w:r>
            <w:r w:rsidDel="00831BEF">
              <w:rPr>
                <w:rFonts w:eastAsia="Times New Roman"/>
              </w:rPr>
              <w:tab/>
            </w:r>
            <w:r w:rsidDel="00831BEF">
              <w:rPr>
                <w:rFonts w:eastAsia="Times New Roman"/>
                <w:i/>
                <w:iCs/>
              </w:rPr>
              <w:delText>Baldur’s Gate II: Enhanced Edition ve službě Steam</w:delText>
            </w:r>
            <w:r w:rsidDel="00831BEF">
              <w:rPr>
                <w:rFonts w:eastAsia="Times New Roman"/>
              </w:rPr>
              <w:delText xml:space="preserve"> [online]. [vid. 2021-08-26]. Dostupné z: https://store.steampowered.com/app/257350/Baldurs_Gate_II_Enhanced_Edition/</w:delText>
            </w:r>
          </w:del>
        </w:p>
        <w:p w14:paraId="50DAD8D8" w14:textId="70F59D8F" w:rsidR="0016786F" w:rsidDel="00831BEF" w:rsidRDefault="0016786F">
          <w:pPr>
            <w:autoSpaceDE w:val="0"/>
            <w:autoSpaceDN w:val="0"/>
            <w:ind w:hanging="640"/>
            <w:divId w:val="361445573"/>
            <w:rPr>
              <w:del w:id="842" w:author="Martin Novák" w:date="2023-03-18T20:17:00Z"/>
              <w:rFonts w:eastAsia="Times New Roman"/>
            </w:rPr>
          </w:pPr>
          <w:del w:id="843" w:author="Martin Novák" w:date="2023-03-18T20:17:00Z">
            <w:r w:rsidDel="00831BEF">
              <w:rPr>
                <w:rFonts w:eastAsia="Times New Roman"/>
              </w:rPr>
              <w:delText xml:space="preserve">[59] </w:delText>
            </w:r>
            <w:r w:rsidDel="00831BEF">
              <w:rPr>
                <w:rFonts w:eastAsia="Times New Roman"/>
              </w:rPr>
              <w:tab/>
            </w:r>
            <w:r w:rsidDel="00831BEF">
              <w:rPr>
                <w:rFonts w:eastAsia="Times New Roman"/>
                <w:i/>
                <w:iCs/>
              </w:rPr>
              <w:delText>Hra na PC Baldur’s Gate II Enhanced Edition - PC DIGITAL | Hra na PC na Alza.cz</w:delText>
            </w:r>
            <w:r w:rsidDel="00831BEF">
              <w:rPr>
                <w:rFonts w:eastAsia="Times New Roman"/>
              </w:rPr>
              <w:delText xml:space="preserve"> [online]. [vid. 2021-08-26]. Dostupné z: https://www.alza.cz/media/baldurs-gate-ii-enhanced-edition-pc-digital-d5866684.htm</w:delText>
            </w:r>
          </w:del>
        </w:p>
        <w:p w14:paraId="76BDB699" w14:textId="5AED7A13" w:rsidR="0016786F" w:rsidDel="00831BEF" w:rsidRDefault="0016786F">
          <w:pPr>
            <w:autoSpaceDE w:val="0"/>
            <w:autoSpaceDN w:val="0"/>
            <w:ind w:hanging="640"/>
            <w:divId w:val="2083985884"/>
            <w:rPr>
              <w:del w:id="844" w:author="Martin Novák" w:date="2023-03-18T20:17:00Z"/>
              <w:rFonts w:eastAsia="Times New Roman"/>
            </w:rPr>
          </w:pPr>
          <w:del w:id="845" w:author="Martin Novák" w:date="2023-03-18T20:17:00Z">
            <w:r w:rsidDel="00831BEF">
              <w:rPr>
                <w:rFonts w:eastAsia="Times New Roman"/>
              </w:rPr>
              <w:delText xml:space="preserve">[60] </w:delText>
            </w:r>
            <w:r w:rsidDel="00831BEF">
              <w:rPr>
                <w:rFonts w:eastAsia="Times New Roman"/>
              </w:rPr>
              <w:tab/>
            </w:r>
            <w:r w:rsidDel="00831BEF">
              <w:rPr>
                <w:rFonts w:eastAsia="Times New Roman"/>
                <w:i/>
                <w:iCs/>
              </w:rPr>
              <w:delText>Hra na PC Heroes of Might &amp; Magic III - HD Edtion (PC) DIGITAL | Hra na PC na Alza.cz</w:delText>
            </w:r>
            <w:r w:rsidDel="00831BEF">
              <w:rPr>
                <w:rFonts w:eastAsia="Times New Roman"/>
              </w:rPr>
              <w:delText xml:space="preserve"> [online]. [vid. 2021-08-26]. Dostupné z: https://www.alza.cz/media/heroes-of-might-magic-iii-hd-edtion-pc-digital-d5346604.htm</w:delText>
            </w:r>
          </w:del>
        </w:p>
        <w:p w14:paraId="67130D81" w14:textId="584ED5E4" w:rsidR="0016786F" w:rsidDel="00831BEF" w:rsidRDefault="0016786F">
          <w:pPr>
            <w:autoSpaceDE w:val="0"/>
            <w:autoSpaceDN w:val="0"/>
            <w:ind w:hanging="640"/>
            <w:divId w:val="490027817"/>
            <w:rPr>
              <w:del w:id="846" w:author="Martin Novák" w:date="2023-03-18T20:17:00Z"/>
              <w:rFonts w:eastAsia="Times New Roman"/>
            </w:rPr>
          </w:pPr>
          <w:del w:id="847" w:author="Martin Novák" w:date="2023-03-18T20:17:00Z">
            <w:r w:rsidDel="00831BEF">
              <w:rPr>
                <w:rFonts w:eastAsia="Times New Roman"/>
              </w:rPr>
              <w:delText xml:space="preserve">[61] </w:delText>
            </w:r>
            <w:r w:rsidDel="00831BEF">
              <w:rPr>
                <w:rFonts w:eastAsia="Times New Roman"/>
              </w:rPr>
              <w:tab/>
            </w:r>
            <w:r w:rsidDel="00831BEF">
              <w:rPr>
                <w:rFonts w:eastAsia="Times New Roman"/>
                <w:i/>
                <w:iCs/>
              </w:rPr>
              <w:delText>Might &amp; Magic Heroes 3 | Download and Buy Today - Epic Games Store</w:delText>
            </w:r>
            <w:r w:rsidDel="00831BEF">
              <w:rPr>
                <w:rFonts w:eastAsia="Times New Roman"/>
              </w:rPr>
              <w:delText xml:space="preserve"> [online]. [vid. 2021-08-26]. Dostupné z: https://www.epicgames.com/store/en-US/p/might-and-magic-heroes-3</w:delText>
            </w:r>
          </w:del>
        </w:p>
        <w:p w14:paraId="60FA0CDD" w14:textId="2F0F1BB4" w:rsidR="0016786F" w:rsidDel="00831BEF" w:rsidRDefault="0016786F">
          <w:pPr>
            <w:autoSpaceDE w:val="0"/>
            <w:autoSpaceDN w:val="0"/>
            <w:ind w:hanging="640"/>
            <w:divId w:val="467665938"/>
            <w:rPr>
              <w:del w:id="848" w:author="Martin Novák" w:date="2023-03-18T20:17:00Z"/>
              <w:rFonts w:eastAsia="Times New Roman"/>
            </w:rPr>
          </w:pPr>
          <w:del w:id="849" w:author="Martin Novák" w:date="2023-03-18T20:17:00Z">
            <w:r w:rsidDel="00831BEF">
              <w:rPr>
                <w:rFonts w:eastAsia="Times New Roman"/>
              </w:rPr>
              <w:delText xml:space="preserve">[62] </w:delText>
            </w:r>
            <w:r w:rsidDel="00831BEF">
              <w:rPr>
                <w:rFonts w:eastAsia="Times New Roman"/>
              </w:rPr>
              <w:tab/>
            </w:r>
            <w:r w:rsidDel="00831BEF">
              <w:rPr>
                <w:rFonts w:eastAsia="Times New Roman"/>
                <w:i/>
                <w:iCs/>
              </w:rPr>
              <w:delText>Heroes® of Might &amp; Magic® III - HD Edition ve službě Steam</w:delText>
            </w:r>
            <w:r w:rsidDel="00831BEF">
              <w:rPr>
                <w:rFonts w:eastAsia="Times New Roman"/>
              </w:rPr>
              <w:delText xml:space="preserve"> [online]. [vid. 2021-08-26]. Dostupné z: https://store.steampowered.com/app/297000/Heroes_of_Might__Magic_III__HD_Edition/</w:delText>
            </w:r>
          </w:del>
        </w:p>
        <w:p w14:paraId="73CC75EA" w14:textId="21282326" w:rsidR="0016786F" w:rsidDel="00831BEF" w:rsidRDefault="0016786F">
          <w:pPr>
            <w:autoSpaceDE w:val="0"/>
            <w:autoSpaceDN w:val="0"/>
            <w:ind w:hanging="640"/>
            <w:divId w:val="478155630"/>
            <w:rPr>
              <w:del w:id="850" w:author="Martin Novák" w:date="2023-03-18T20:17:00Z"/>
              <w:rFonts w:eastAsia="Times New Roman"/>
            </w:rPr>
          </w:pPr>
          <w:del w:id="851" w:author="Martin Novák" w:date="2023-03-18T20:17:00Z">
            <w:r w:rsidDel="00831BEF">
              <w:rPr>
                <w:rFonts w:eastAsia="Times New Roman"/>
              </w:rPr>
              <w:delText xml:space="preserve">[63] </w:delText>
            </w:r>
            <w:r w:rsidDel="00831BEF">
              <w:rPr>
                <w:rFonts w:eastAsia="Times New Roman"/>
              </w:rPr>
              <w:tab/>
            </w:r>
            <w:r w:rsidDel="00831BEF">
              <w:rPr>
                <w:rFonts w:eastAsia="Times New Roman"/>
                <w:i/>
                <w:iCs/>
              </w:rPr>
              <w:delText>Buy Heroes of Might and Magic III: Complete PC (Download)</w:delText>
            </w:r>
            <w:r w:rsidDel="00831BEF">
              <w:rPr>
                <w:rFonts w:eastAsia="Times New Roman"/>
              </w:rPr>
              <w:delText xml:space="preserve"> [online]. [vid. 2021-08-26]. Dostupné z: https://store.ubi.com/uk/game?pid=575ffd9ba3be1633568b4d8c&amp;dwvar_575ffd9ba3be1633568b4d8c_Platform=pcdl&amp;edition=Complete%20Edition&amp;source=detail</w:delText>
            </w:r>
          </w:del>
        </w:p>
        <w:p w14:paraId="05D486FA" w14:textId="61942C03" w:rsidR="0016786F" w:rsidDel="00831BEF" w:rsidRDefault="0016786F">
          <w:pPr>
            <w:autoSpaceDE w:val="0"/>
            <w:autoSpaceDN w:val="0"/>
            <w:ind w:hanging="640"/>
            <w:divId w:val="2013756849"/>
            <w:rPr>
              <w:del w:id="852" w:author="Martin Novák" w:date="2023-03-18T20:17:00Z"/>
              <w:rFonts w:eastAsia="Times New Roman"/>
            </w:rPr>
          </w:pPr>
          <w:del w:id="853" w:author="Martin Novák" w:date="2023-03-18T20:17:00Z">
            <w:r w:rsidDel="00831BEF">
              <w:rPr>
                <w:rFonts w:eastAsia="Times New Roman"/>
              </w:rPr>
              <w:delText xml:space="preserve">[64] </w:delText>
            </w:r>
            <w:r w:rsidDel="00831BEF">
              <w:rPr>
                <w:rFonts w:eastAsia="Times New Roman"/>
              </w:rPr>
              <w:tab/>
            </w:r>
            <w:r w:rsidDel="00831BEF">
              <w:rPr>
                <w:rFonts w:eastAsia="Times New Roman"/>
                <w:i/>
                <w:iCs/>
              </w:rPr>
              <w:delText>D&amp;D Official Homepage | Dungeons &amp; Dragons</w:delText>
            </w:r>
            <w:r w:rsidDel="00831BEF">
              <w:rPr>
                <w:rFonts w:eastAsia="Times New Roman"/>
              </w:rPr>
              <w:delText xml:space="preserve"> [online]. [vid. 2021-11-12]. Dostupné z: https://dnd.wizards.com/</w:delText>
            </w:r>
          </w:del>
        </w:p>
        <w:p w14:paraId="454AC6C3" w14:textId="19064EB8" w:rsidR="0016786F" w:rsidDel="00831BEF" w:rsidRDefault="0016786F">
          <w:pPr>
            <w:autoSpaceDE w:val="0"/>
            <w:autoSpaceDN w:val="0"/>
            <w:ind w:hanging="640"/>
            <w:divId w:val="201871591"/>
            <w:rPr>
              <w:del w:id="854" w:author="Martin Novák" w:date="2023-03-18T20:17:00Z"/>
              <w:rFonts w:eastAsia="Times New Roman"/>
            </w:rPr>
          </w:pPr>
          <w:del w:id="855" w:author="Martin Novák" w:date="2023-03-18T20:17:00Z">
            <w:r w:rsidDel="00831BEF">
              <w:rPr>
                <w:rFonts w:eastAsia="Times New Roman"/>
              </w:rPr>
              <w:delText xml:space="preserve">[65] </w:delText>
            </w:r>
            <w:r w:rsidDel="00831BEF">
              <w:rPr>
                <w:rFonts w:eastAsia="Times New Roman"/>
              </w:rPr>
              <w:tab/>
            </w:r>
            <w:r w:rsidDel="00831BEF">
              <w:rPr>
                <w:rFonts w:eastAsia="Times New Roman"/>
                <w:i/>
                <w:iCs/>
              </w:rPr>
              <w:delText>Baldur’s Gate: Enhanced Edition</w:delText>
            </w:r>
            <w:r w:rsidDel="00831BEF">
              <w:rPr>
                <w:rFonts w:eastAsia="Times New Roman"/>
              </w:rPr>
              <w:delText xml:space="preserve"> [online]. [vid. 2021-11-12]. Dostupné z: https://www.baldursgate.com/</w:delText>
            </w:r>
          </w:del>
        </w:p>
        <w:p w14:paraId="60B80B8B" w14:textId="1BCF64AC" w:rsidR="0016786F" w:rsidDel="00831BEF" w:rsidRDefault="0016786F">
          <w:pPr>
            <w:autoSpaceDE w:val="0"/>
            <w:autoSpaceDN w:val="0"/>
            <w:ind w:hanging="640"/>
            <w:divId w:val="1341930677"/>
            <w:rPr>
              <w:del w:id="856" w:author="Martin Novák" w:date="2023-03-18T20:17:00Z"/>
              <w:rFonts w:eastAsia="Times New Roman"/>
            </w:rPr>
          </w:pPr>
          <w:del w:id="857" w:author="Martin Novák" w:date="2023-03-18T20:17:00Z">
            <w:r w:rsidDel="00831BEF">
              <w:rPr>
                <w:rFonts w:eastAsia="Times New Roman"/>
              </w:rPr>
              <w:delText xml:space="preserve">[66] </w:delText>
            </w:r>
            <w:r w:rsidDel="00831BEF">
              <w:rPr>
                <w:rFonts w:eastAsia="Times New Roman"/>
              </w:rPr>
              <w:tab/>
            </w:r>
            <w:r w:rsidDel="00831BEF">
              <w:rPr>
                <w:rFonts w:eastAsia="Times New Roman"/>
                <w:i/>
                <w:iCs/>
              </w:rPr>
              <w:delText>The Elder Scrolls | Skyrim</w:delText>
            </w:r>
            <w:r w:rsidDel="00831BEF">
              <w:rPr>
                <w:rFonts w:eastAsia="Times New Roman"/>
              </w:rPr>
              <w:delText xml:space="preserve"> [online]. [vid. 2021-11-12]. Dostupné z: https://elderscrolls.bethesda.net/en/skyrim</w:delText>
            </w:r>
          </w:del>
        </w:p>
        <w:p w14:paraId="0F9FB222" w14:textId="42EF0987" w:rsidR="0016786F" w:rsidDel="00831BEF" w:rsidRDefault="0016786F">
          <w:pPr>
            <w:autoSpaceDE w:val="0"/>
            <w:autoSpaceDN w:val="0"/>
            <w:ind w:hanging="640"/>
            <w:divId w:val="378477787"/>
            <w:rPr>
              <w:del w:id="858" w:author="Martin Novák" w:date="2023-03-18T20:17:00Z"/>
              <w:rFonts w:eastAsia="Times New Roman"/>
            </w:rPr>
          </w:pPr>
          <w:del w:id="859" w:author="Martin Novák" w:date="2023-03-18T20:17:00Z">
            <w:r w:rsidDel="00831BEF">
              <w:rPr>
                <w:rFonts w:eastAsia="Times New Roman"/>
              </w:rPr>
              <w:delText xml:space="preserve">[67] </w:delText>
            </w:r>
            <w:r w:rsidDel="00831BEF">
              <w:rPr>
                <w:rFonts w:eastAsia="Times New Roman"/>
              </w:rPr>
              <w:tab/>
            </w:r>
            <w:r w:rsidDel="00831BEF">
              <w:rPr>
                <w:rFonts w:eastAsia="Times New Roman"/>
                <w:i/>
                <w:iCs/>
              </w:rPr>
              <w:delText>Knights of the Old Republic | StarWars.com</w:delText>
            </w:r>
            <w:r w:rsidDel="00831BEF">
              <w:rPr>
                <w:rFonts w:eastAsia="Times New Roman"/>
              </w:rPr>
              <w:delText xml:space="preserve"> [online]. [vid. 2021-12-20]. Dostupné z: https://www.starwars.com/games-apps/knights-of-the-old-republic</w:delText>
            </w:r>
          </w:del>
        </w:p>
        <w:p w14:paraId="7C8185A2" w14:textId="6EF5B4B3" w:rsidR="0016786F" w:rsidDel="00831BEF" w:rsidRDefault="0016786F">
          <w:pPr>
            <w:autoSpaceDE w:val="0"/>
            <w:autoSpaceDN w:val="0"/>
            <w:ind w:hanging="640"/>
            <w:divId w:val="454955383"/>
            <w:rPr>
              <w:del w:id="860" w:author="Martin Novák" w:date="2023-03-18T20:17:00Z"/>
              <w:rFonts w:eastAsia="Times New Roman"/>
            </w:rPr>
          </w:pPr>
          <w:del w:id="861" w:author="Martin Novák" w:date="2023-03-18T20:17:00Z">
            <w:r w:rsidDel="00831BEF">
              <w:rPr>
                <w:rFonts w:eastAsia="Times New Roman"/>
              </w:rPr>
              <w:delText xml:space="preserve">[68] </w:delText>
            </w:r>
            <w:r w:rsidDel="00831BEF">
              <w:rPr>
                <w:rFonts w:eastAsia="Times New Roman"/>
              </w:rPr>
              <w:tab/>
            </w:r>
            <w:r w:rsidDel="00831BEF">
              <w:rPr>
                <w:rFonts w:eastAsia="Times New Roman"/>
                <w:i/>
                <w:iCs/>
              </w:rPr>
              <w:delText>FINAL FANTASY PORTAL SITE | SQUARE ENIX</w:delText>
            </w:r>
            <w:r w:rsidDel="00831BEF">
              <w:rPr>
                <w:rFonts w:eastAsia="Times New Roman"/>
              </w:rPr>
              <w:delText xml:space="preserve"> [online]. [vid. 2021-11-12]. Dostupné z: https://na.finalfantasy.com/</w:delText>
            </w:r>
          </w:del>
        </w:p>
        <w:p w14:paraId="0FF09C67" w14:textId="2C0F6CE1" w:rsidR="0016786F" w:rsidDel="00831BEF" w:rsidRDefault="0016786F">
          <w:pPr>
            <w:autoSpaceDE w:val="0"/>
            <w:autoSpaceDN w:val="0"/>
            <w:ind w:hanging="640"/>
            <w:divId w:val="379289364"/>
            <w:rPr>
              <w:del w:id="862" w:author="Martin Novák" w:date="2023-03-18T20:17:00Z"/>
              <w:rFonts w:eastAsia="Times New Roman"/>
            </w:rPr>
          </w:pPr>
          <w:del w:id="863" w:author="Martin Novák" w:date="2023-03-18T20:17:00Z">
            <w:r w:rsidDel="00831BEF">
              <w:rPr>
                <w:rFonts w:eastAsia="Times New Roman"/>
              </w:rPr>
              <w:delText xml:space="preserve">[69] </w:delText>
            </w:r>
            <w:r w:rsidDel="00831BEF">
              <w:rPr>
                <w:rFonts w:eastAsia="Times New Roman"/>
              </w:rPr>
              <w:tab/>
            </w:r>
            <w:r w:rsidDel="00831BEF">
              <w:rPr>
                <w:rFonts w:eastAsia="Times New Roman"/>
                <w:i/>
                <w:iCs/>
              </w:rPr>
              <w:delText>World of Warcraft</w:delText>
            </w:r>
            <w:r w:rsidDel="00831BEF">
              <w:rPr>
                <w:rFonts w:eastAsia="Times New Roman"/>
              </w:rPr>
              <w:delText xml:space="preserve"> [online]. [vid. 2021-11-12]. Dostupné z: https://worldofwarcraft.com/en-gb/</w:delText>
            </w:r>
          </w:del>
        </w:p>
        <w:p w14:paraId="1CACDB56" w14:textId="2BB00297" w:rsidR="0016786F" w:rsidDel="00831BEF" w:rsidRDefault="0016786F">
          <w:pPr>
            <w:autoSpaceDE w:val="0"/>
            <w:autoSpaceDN w:val="0"/>
            <w:ind w:hanging="640"/>
            <w:divId w:val="1187596434"/>
            <w:rPr>
              <w:del w:id="864" w:author="Martin Novák" w:date="2023-03-18T20:17:00Z"/>
              <w:rFonts w:eastAsia="Times New Roman"/>
            </w:rPr>
          </w:pPr>
          <w:del w:id="865" w:author="Martin Novák" w:date="2023-03-18T20:17:00Z">
            <w:r w:rsidDel="00831BEF">
              <w:rPr>
                <w:rFonts w:eastAsia="Times New Roman"/>
              </w:rPr>
              <w:delText xml:space="preserve">[70] </w:delText>
            </w:r>
            <w:r w:rsidDel="00831BEF">
              <w:rPr>
                <w:rFonts w:eastAsia="Times New Roman"/>
              </w:rPr>
              <w:tab/>
            </w:r>
            <w:r w:rsidDel="00831BEF">
              <w:rPr>
                <w:rFonts w:eastAsia="Times New Roman"/>
                <w:i/>
                <w:iCs/>
              </w:rPr>
              <w:delText>XCOM 2</w:delText>
            </w:r>
            <w:r w:rsidDel="00831BEF">
              <w:rPr>
                <w:rFonts w:eastAsia="Times New Roman"/>
              </w:rPr>
              <w:delText xml:space="preserve"> [online]. [vid. 2021-12-20]. Dostupné z: https://xcom.com/</w:delText>
            </w:r>
          </w:del>
        </w:p>
        <w:p w14:paraId="2E672366" w14:textId="1BEE28FB" w:rsidR="0016786F" w:rsidDel="00831BEF" w:rsidRDefault="0016786F">
          <w:pPr>
            <w:autoSpaceDE w:val="0"/>
            <w:autoSpaceDN w:val="0"/>
            <w:ind w:hanging="640"/>
            <w:divId w:val="582032812"/>
            <w:rPr>
              <w:del w:id="866" w:author="Martin Novák" w:date="2023-03-18T20:17:00Z"/>
              <w:rFonts w:eastAsia="Times New Roman"/>
            </w:rPr>
          </w:pPr>
          <w:del w:id="867" w:author="Martin Novák" w:date="2023-03-18T20:17:00Z">
            <w:r w:rsidDel="00831BEF">
              <w:rPr>
                <w:rFonts w:eastAsia="Times New Roman"/>
              </w:rPr>
              <w:delText xml:space="preserve">[71] </w:delText>
            </w:r>
            <w:r w:rsidDel="00831BEF">
              <w:rPr>
                <w:rFonts w:eastAsia="Times New Roman"/>
              </w:rPr>
              <w:tab/>
              <w:delText xml:space="preserve">Fantasy světy – historie počítačových her na hrdiny díl I. </w:delText>
            </w:r>
            <w:r w:rsidDel="00831BEF">
              <w:rPr>
                <w:rFonts w:eastAsia="Times New Roman"/>
                <w:i/>
                <w:iCs/>
              </w:rPr>
              <w:delText>Fantasymag.cz</w:delText>
            </w:r>
            <w:r w:rsidDel="00831BEF">
              <w:rPr>
                <w:rFonts w:eastAsia="Times New Roman"/>
              </w:rPr>
              <w:delText xml:space="preserve"> [online]. 2017. Dostupné z: https://www.fantasymag.cz/fantasy-svety-historie-pocitacovych-her-hrdiny-dil-i/</w:delText>
            </w:r>
          </w:del>
        </w:p>
        <w:p w14:paraId="45C5B986" w14:textId="0DCFA555" w:rsidR="0016786F" w:rsidDel="00831BEF" w:rsidRDefault="0016786F">
          <w:pPr>
            <w:autoSpaceDE w:val="0"/>
            <w:autoSpaceDN w:val="0"/>
            <w:ind w:hanging="640"/>
            <w:divId w:val="1851750292"/>
            <w:rPr>
              <w:del w:id="868" w:author="Martin Novák" w:date="2023-03-18T20:17:00Z"/>
              <w:rFonts w:eastAsia="Times New Roman"/>
            </w:rPr>
          </w:pPr>
          <w:del w:id="869" w:author="Martin Novák" w:date="2023-03-18T20:17:00Z">
            <w:r w:rsidDel="00831BEF">
              <w:rPr>
                <w:rFonts w:eastAsia="Times New Roman"/>
              </w:rPr>
              <w:delText xml:space="preserve">[72] </w:delText>
            </w:r>
            <w:r w:rsidDel="00831BEF">
              <w:rPr>
                <w:rFonts w:eastAsia="Times New Roman"/>
              </w:rPr>
              <w:tab/>
              <w:delText xml:space="preserve">GAMEDESIGNING.ORG. </w:delText>
            </w:r>
            <w:r w:rsidDel="00831BEF">
              <w:rPr>
                <w:rFonts w:eastAsia="Times New Roman"/>
                <w:i/>
                <w:iCs/>
              </w:rPr>
              <w:delText>34 Popular Types of Video Games, Explained (With Examples and Fun Graphics)</w:delText>
            </w:r>
            <w:r w:rsidDel="00831BEF">
              <w:rPr>
                <w:rFonts w:eastAsia="Times New Roman"/>
              </w:rPr>
              <w:delText xml:space="preserve"> [online]. [vid. 2021-07-27]. Dostupné z: https://www.gamedesigning.org/gaming/video-game-genres/</w:delText>
            </w:r>
          </w:del>
        </w:p>
        <w:p w14:paraId="4D6B2FBB" w14:textId="7872A080" w:rsidR="0016786F" w:rsidDel="00831BEF" w:rsidRDefault="0016786F">
          <w:pPr>
            <w:autoSpaceDE w:val="0"/>
            <w:autoSpaceDN w:val="0"/>
            <w:ind w:hanging="640"/>
            <w:divId w:val="495266648"/>
            <w:rPr>
              <w:del w:id="870" w:author="Martin Novák" w:date="2023-03-18T20:17:00Z"/>
              <w:rFonts w:eastAsia="Times New Roman"/>
            </w:rPr>
          </w:pPr>
          <w:del w:id="871" w:author="Martin Novák" w:date="2023-03-18T20:17:00Z">
            <w:r w:rsidDel="00831BEF">
              <w:rPr>
                <w:rFonts w:eastAsia="Times New Roman"/>
              </w:rPr>
              <w:delText xml:space="preserve">[73] </w:delText>
            </w:r>
            <w:r w:rsidDel="00831BEF">
              <w:rPr>
                <w:rFonts w:eastAsia="Times New Roman"/>
              </w:rPr>
              <w:tab/>
              <w:delText xml:space="preserve">Fantasy světy díl II. - čtverečkové dungeony na PC | Fantasymag.cz. </w:delText>
            </w:r>
            <w:r w:rsidDel="00831BEF">
              <w:rPr>
                <w:rFonts w:eastAsia="Times New Roman"/>
                <w:i/>
                <w:iCs/>
              </w:rPr>
              <w:delText>Fantasymag.cz</w:delText>
            </w:r>
            <w:r w:rsidDel="00831BEF">
              <w:rPr>
                <w:rFonts w:eastAsia="Times New Roman"/>
              </w:rPr>
              <w:delText xml:space="preserve"> [online]. 2018 [vid. 2021-07-29]. Dostupné z: https://www.fantasymag.cz/fantasy-svety-dil-ii-ctvereckove-dungeony-pc/</w:delText>
            </w:r>
          </w:del>
        </w:p>
        <w:p w14:paraId="241301E9" w14:textId="482F63DD" w:rsidR="0016786F" w:rsidDel="00831BEF" w:rsidRDefault="0016786F">
          <w:pPr>
            <w:autoSpaceDE w:val="0"/>
            <w:autoSpaceDN w:val="0"/>
            <w:ind w:hanging="640"/>
            <w:divId w:val="1740177549"/>
            <w:rPr>
              <w:del w:id="872" w:author="Martin Novák" w:date="2023-03-18T20:17:00Z"/>
              <w:rFonts w:eastAsia="Times New Roman"/>
            </w:rPr>
          </w:pPr>
          <w:del w:id="873" w:author="Martin Novák" w:date="2023-03-18T20:17:00Z">
            <w:r w:rsidDel="00831BEF">
              <w:rPr>
                <w:rFonts w:eastAsia="Times New Roman"/>
              </w:rPr>
              <w:delText xml:space="preserve">[74] </w:delText>
            </w:r>
            <w:r w:rsidDel="00831BEF">
              <w:rPr>
                <w:rFonts w:eastAsia="Times New Roman"/>
              </w:rPr>
              <w:tab/>
            </w:r>
            <w:r w:rsidDel="00831BEF">
              <w:rPr>
                <w:rFonts w:eastAsia="Times New Roman"/>
                <w:i/>
                <w:iCs/>
              </w:rPr>
              <w:delText>Herní žánry na Databázi her – Nápověda – Databáze-her.cz</w:delText>
            </w:r>
            <w:r w:rsidDel="00831BEF">
              <w:rPr>
                <w:rFonts w:eastAsia="Times New Roman"/>
              </w:rPr>
              <w:delText xml:space="preserve"> [online]. [vid. 2021-08-14]. Dostupné z: https://www.databaze-her.cz/napoveda/herni-zanry-na-databazi-her/</w:delText>
            </w:r>
          </w:del>
        </w:p>
        <w:p w14:paraId="083D0D7B" w14:textId="648E52F7" w:rsidR="0016786F" w:rsidDel="00831BEF" w:rsidRDefault="0016786F">
          <w:pPr>
            <w:autoSpaceDE w:val="0"/>
            <w:autoSpaceDN w:val="0"/>
            <w:ind w:hanging="640"/>
            <w:divId w:val="487093244"/>
            <w:rPr>
              <w:del w:id="874" w:author="Martin Novák" w:date="2023-03-18T20:17:00Z"/>
              <w:rFonts w:eastAsia="Times New Roman"/>
            </w:rPr>
          </w:pPr>
          <w:del w:id="875" w:author="Martin Novák" w:date="2023-03-18T20:17:00Z">
            <w:r w:rsidDel="00831BEF">
              <w:rPr>
                <w:rFonts w:eastAsia="Times New Roman"/>
              </w:rPr>
              <w:delText xml:space="preserve">[75] </w:delText>
            </w:r>
            <w:r w:rsidDel="00831BEF">
              <w:rPr>
                <w:rFonts w:eastAsia="Times New Roman"/>
              </w:rPr>
              <w:tab/>
              <w:delText xml:space="preserve">TECHRAPTOR.NET. </w:delText>
            </w:r>
            <w:r w:rsidDel="00831BEF">
              <w:rPr>
                <w:rFonts w:eastAsia="Times New Roman"/>
                <w:i/>
                <w:iCs/>
              </w:rPr>
              <w:delText>Playing Roles: On Tactical-RPGs | TechRaptor</w:delText>
            </w:r>
            <w:r w:rsidDel="00831BEF">
              <w:rPr>
                <w:rFonts w:eastAsia="Times New Roman"/>
              </w:rPr>
              <w:delText xml:space="preserve"> [online]. [vid. 2021-08-16]. Dostupné z: https://techraptor.net/originals/playing-roles-on-tactical-rpgs</w:delText>
            </w:r>
          </w:del>
        </w:p>
        <w:p w14:paraId="293AE640" w14:textId="73D071D4" w:rsidR="0016786F" w:rsidDel="00831BEF" w:rsidRDefault="0016786F">
          <w:pPr>
            <w:autoSpaceDE w:val="0"/>
            <w:autoSpaceDN w:val="0"/>
            <w:ind w:hanging="640"/>
            <w:divId w:val="754594429"/>
            <w:rPr>
              <w:del w:id="876" w:author="Martin Novák" w:date="2023-03-18T20:17:00Z"/>
              <w:rFonts w:eastAsia="Times New Roman"/>
            </w:rPr>
          </w:pPr>
          <w:del w:id="877" w:author="Martin Novák" w:date="2023-03-18T20:17:00Z">
            <w:r w:rsidDel="00831BEF">
              <w:rPr>
                <w:rFonts w:eastAsia="Times New Roman"/>
              </w:rPr>
              <w:delText xml:space="preserve">[76] </w:delText>
            </w:r>
            <w:r w:rsidDel="00831BEF">
              <w:rPr>
                <w:rFonts w:eastAsia="Times New Roman"/>
              </w:rPr>
              <w:tab/>
            </w:r>
            <w:r w:rsidDel="00831BEF">
              <w:rPr>
                <w:rFonts w:eastAsia="Times New Roman"/>
                <w:i/>
                <w:iCs/>
              </w:rPr>
              <w:delText>Star Wars</w:delText>
            </w:r>
            <w:r w:rsidDel="00831BEF">
              <w:rPr>
                <w:rFonts w:eastAsia="Times New Roman"/>
                <w:i/>
                <w:iCs/>
                <w:vertAlign w:val="superscript"/>
              </w:rPr>
              <w:delText>TM</w:delText>
            </w:r>
            <w:r w:rsidDel="00831BEF">
              <w:rPr>
                <w:rFonts w:eastAsia="Times New Roman"/>
                <w:i/>
                <w:iCs/>
              </w:rPr>
              <w:delText xml:space="preserve"> Galaxy of Heroes - Free Mobile Game - EA Official Site</w:delText>
            </w:r>
            <w:r w:rsidDel="00831BEF">
              <w:rPr>
                <w:rFonts w:eastAsia="Times New Roman"/>
              </w:rPr>
              <w:delText xml:space="preserve"> [online]. [vid. 2021-11-12]. Dostupné z: https://www.ea.com/games/starwars/galaxy-of-heroes</w:delText>
            </w:r>
          </w:del>
        </w:p>
        <w:p w14:paraId="539FF26D" w14:textId="3534FBC9" w:rsidR="0016786F" w:rsidDel="00831BEF" w:rsidRDefault="0016786F">
          <w:pPr>
            <w:autoSpaceDE w:val="0"/>
            <w:autoSpaceDN w:val="0"/>
            <w:ind w:hanging="640"/>
            <w:divId w:val="6374987"/>
            <w:rPr>
              <w:del w:id="878" w:author="Martin Novák" w:date="2023-03-18T20:17:00Z"/>
              <w:rFonts w:eastAsia="Times New Roman"/>
            </w:rPr>
          </w:pPr>
          <w:del w:id="879" w:author="Martin Novák" w:date="2023-03-18T20:17:00Z">
            <w:r w:rsidDel="00831BEF">
              <w:rPr>
                <w:rFonts w:eastAsia="Times New Roman"/>
              </w:rPr>
              <w:delText xml:space="preserve">[77] </w:delText>
            </w:r>
            <w:r w:rsidDel="00831BEF">
              <w:rPr>
                <w:rFonts w:eastAsia="Times New Roman"/>
              </w:rPr>
              <w:tab/>
              <w:delText xml:space="preserve">What is an Action/Adventure Game? - Gameranx. </w:delText>
            </w:r>
            <w:r w:rsidDel="00831BEF">
              <w:rPr>
                <w:rFonts w:eastAsia="Times New Roman"/>
                <w:i/>
                <w:iCs/>
              </w:rPr>
              <w:delText>Gameranx</w:delText>
            </w:r>
            <w:r w:rsidDel="00831BEF">
              <w:rPr>
                <w:rFonts w:eastAsia="Times New Roman"/>
              </w:rPr>
              <w:delText xml:space="preserve"> [online]. 2011 [vid. 2021-08-30]. Dostupné z: https://gameranx.com/features/id/3350/article/what-is-an-action-adventure-game/</w:delText>
            </w:r>
          </w:del>
        </w:p>
        <w:p w14:paraId="3A241CE2" w14:textId="594EC830" w:rsidR="0016786F" w:rsidDel="00831BEF" w:rsidRDefault="0016786F">
          <w:pPr>
            <w:autoSpaceDE w:val="0"/>
            <w:autoSpaceDN w:val="0"/>
            <w:ind w:hanging="640"/>
            <w:divId w:val="988824642"/>
            <w:rPr>
              <w:del w:id="880" w:author="Martin Novák" w:date="2023-03-18T20:17:00Z"/>
              <w:rFonts w:eastAsia="Times New Roman"/>
            </w:rPr>
          </w:pPr>
          <w:del w:id="881" w:author="Martin Novák" w:date="2023-03-18T20:17:00Z">
            <w:r w:rsidDel="00831BEF">
              <w:rPr>
                <w:rFonts w:eastAsia="Times New Roman"/>
              </w:rPr>
              <w:delText xml:space="preserve">[78] </w:delText>
            </w:r>
            <w:r w:rsidDel="00831BEF">
              <w:rPr>
                <w:rFonts w:eastAsia="Times New Roman"/>
              </w:rPr>
              <w:tab/>
            </w:r>
            <w:r w:rsidDel="00831BEF">
              <w:rPr>
                <w:rFonts w:eastAsia="Times New Roman"/>
                <w:i/>
                <w:iCs/>
              </w:rPr>
              <w:delText>Mortal Kombat 11 Ultimate</w:delText>
            </w:r>
            <w:r w:rsidDel="00831BEF">
              <w:rPr>
                <w:rFonts w:eastAsia="Times New Roman"/>
              </w:rPr>
              <w:delText xml:space="preserve"> [online]. [vid. 2021-11-12]. Dostupné z: https://www.mortalkombat.com/</w:delText>
            </w:r>
          </w:del>
        </w:p>
        <w:p w14:paraId="1674E96A" w14:textId="37CA4387" w:rsidR="0016786F" w:rsidDel="00831BEF" w:rsidRDefault="0016786F">
          <w:pPr>
            <w:autoSpaceDE w:val="0"/>
            <w:autoSpaceDN w:val="0"/>
            <w:ind w:hanging="640"/>
            <w:divId w:val="565144300"/>
            <w:rPr>
              <w:del w:id="882" w:author="Martin Novák" w:date="2023-03-18T20:17:00Z"/>
              <w:rFonts w:eastAsia="Times New Roman"/>
            </w:rPr>
          </w:pPr>
          <w:del w:id="883" w:author="Martin Novák" w:date="2023-03-18T20:17:00Z">
            <w:r w:rsidDel="00831BEF">
              <w:rPr>
                <w:rFonts w:eastAsia="Times New Roman"/>
              </w:rPr>
              <w:delText xml:space="preserve">[79] </w:delText>
            </w:r>
            <w:r w:rsidDel="00831BEF">
              <w:rPr>
                <w:rFonts w:eastAsia="Times New Roman"/>
              </w:rPr>
              <w:tab/>
            </w:r>
            <w:r w:rsidDel="00831BEF">
              <w:rPr>
                <w:rFonts w:eastAsia="Times New Roman"/>
                <w:i/>
                <w:iCs/>
              </w:rPr>
              <w:delText>DOOM Eternal | Bethesda.net</w:delText>
            </w:r>
            <w:r w:rsidDel="00831BEF">
              <w:rPr>
                <w:rFonts w:eastAsia="Times New Roman"/>
              </w:rPr>
              <w:delText xml:space="preserve"> [online]. [vid. 2021-11-12]. Dostupné z: https://bethesda.net/en/game/doom</w:delText>
            </w:r>
          </w:del>
        </w:p>
        <w:p w14:paraId="1E2B3CC9" w14:textId="1BEE7334" w:rsidR="0016786F" w:rsidDel="00831BEF" w:rsidRDefault="0016786F">
          <w:pPr>
            <w:autoSpaceDE w:val="0"/>
            <w:autoSpaceDN w:val="0"/>
            <w:ind w:hanging="640"/>
            <w:divId w:val="407311166"/>
            <w:rPr>
              <w:del w:id="884" w:author="Martin Novák" w:date="2023-03-18T20:17:00Z"/>
              <w:rFonts w:eastAsia="Times New Roman"/>
            </w:rPr>
          </w:pPr>
          <w:del w:id="885" w:author="Martin Novák" w:date="2023-03-18T20:17:00Z">
            <w:r w:rsidDel="00831BEF">
              <w:rPr>
                <w:rFonts w:eastAsia="Times New Roman"/>
              </w:rPr>
              <w:delText xml:space="preserve">[80] </w:delText>
            </w:r>
            <w:r w:rsidDel="00831BEF">
              <w:rPr>
                <w:rFonts w:eastAsia="Times New Roman"/>
              </w:rPr>
              <w:tab/>
            </w:r>
            <w:r w:rsidDel="00831BEF">
              <w:rPr>
                <w:rFonts w:eastAsia="Times New Roman"/>
                <w:i/>
                <w:iCs/>
              </w:rPr>
              <w:delText>Mafia: Trilogy - Home</w:delText>
            </w:r>
            <w:r w:rsidDel="00831BEF">
              <w:rPr>
                <w:rFonts w:eastAsia="Times New Roman"/>
              </w:rPr>
              <w:delText xml:space="preserve"> [online]. [vid. 2021-12-20]. Dostupné z: https://mafiagame.com/cs-CZ/</w:delText>
            </w:r>
          </w:del>
        </w:p>
        <w:p w14:paraId="7BC7A41D" w14:textId="1463CE47" w:rsidR="0016786F" w:rsidDel="00831BEF" w:rsidRDefault="0016786F">
          <w:pPr>
            <w:autoSpaceDE w:val="0"/>
            <w:autoSpaceDN w:val="0"/>
            <w:ind w:hanging="640"/>
            <w:divId w:val="1089153896"/>
            <w:rPr>
              <w:del w:id="886" w:author="Martin Novák" w:date="2023-03-18T20:17:00Z"/>
              <w:rFonts w:eastAsia="Times New Roman"/>
            </w:rPr>
          </w:pPr>
          <w:del w:id="887" w:author="Martin Novák" w:date="2023-03-18T20:17:00Z">
            <w:r w:rsidDel="00831BEF">
              <w:rPr>
                <w:rFonts w:eastAsia="Times New Roman"/>
              </w:rPr>
              <w:delText xml:space="preserve">[81] </w:delText>
            </w:r>
            <w:r w:rsidDel="00831BEF">
              <w:rPr>
                <w:rFonts w:eastAsia="Times New Roman"/>
              </w:rPr>
              <w:tab/>
            </w:r>
            <w:r w:rsidDel="00831BEF">
              <w:rPr>
                <w:rFonts w:eastAsia="Times New Roman"/>
                <w:i/>
                <w:iCs/>
              </w:rPr>
              <w:delText>The official home of Super Mario</w:delText>
            </w:r>
            <w:r w:rsidDel="00831BEF">
              <w:rPr>
                <w:rFonts w:eastAsia="Times New Roman"/>
                <w:i/>
                <w:iCs/>
                <w:vertAlign w:val="superscript"/>
              </w:rPr>
              <w:delText>TM</w:delText>
            </w:r>
            <w:r w:rsidDel="00831BEF">
              <w:rPr>
                <w:rFonts w:eastAsia="Times New Roman"/>
                <w:i/>
                <w:iCs/>
              </w:rPr>
              <w:delText xml:space="preserve"> – History</w:delText>
            </w:r>
            <w:r w:rsidDel="00831BEF">
              <w:rPr>
                <w:rFonts w:eastAsia="Times New Roman"/>
              </w:rPr>
              <w:delText xml:space="preserve"> [online]. [vid. 2021-12-20]. Dostupné z: https://mario.nintendo.com/history/</w:delText>
            </w:r>
          </w:del>
        </w:p>
        <w:p w14:paraId="34EFD61C" w14:textId="77A91F25" w:rsidR="0016786F" w:rsidDel="00831BEF" w:rsidRDefault="0016786F">
          <w:pPr>
            <w:autoSpaceDE w:val="0"/>
            <w:autoSpaceDN w:val="0"/>
            <w:ind w:hanging="640"/>
            <w:divId w:val="1328903670"/>
            <w:rPr>
              <w:del w:id="888" w:author="Martin Novák" w:date="2023-03-18T20:17:00Z"/>
              <w:rFonts w:eastAsia="Times New Roman"/>
            </w:rPr>
          </w:pPr>
          <w:del w:id="889" w:author="Martin Novák" w:date="2023-03-18T20:17:00Z">
            <w:r w:rsidDel="00831BEF">
              <w:rPr>
                <w:rFonts w:eastAsia="Times New Roman"/>
              </w:rPr>
              <w:delText xml:space="preserve">[82] </w:delText>
            </w:r>
            <w:r w:rsidDel="00831BEF">
              <w:rPr>
                <w:rFonts w:eastAsia="Times New Roman"/>
              </w:rPr>
              <w:tab/>
            </w:r>
            <w:r w:rsidDel="00831BEF">
              <w:rPr>
                <w:rFonts w:eastAsia="Times New Roman"/>
                <w:i/>
                <w:iCs/>
              </w:rPr>
              <w:delText>Shadow Of The Tomb Raider | SQUARE ENIX</w:delText>
            </w:r>
            <w:r w:rsidDel="00831BEF">
              <w:rPr>
                <w:rFonts w:eastAsia="Times New Roman"/>
              </w:rPr>
              <w:delText xml:space="preserve"> [online]. [vid. 2021-12-20]. Dostupné z: https://tombraider.square-enix-games.com/en-us</w:delText>
            </w:r>
          </w:del>
        </w:p>
        <w:p w14:paraId="6FF5C776" w14:textId="5150A968" w:rsidR="0016786F" w:rsidDel="00831BEF" w:rsidRDefault="0016786F">
          <w:pPr>
            <w:autoSpaceDE w:val="0"/>
            <w:autoSpaceDN w:val="0"/>
            <w:ind w:hanging="640"/>
            <w:divId w:val="10643484"/>
            <w:rPr>
              <w:del w:id="890" w:author="Martin Novák" w:date="2023-03-18T20:17:00Z"/>
              <w:rFonts w:eastAsia="Times New Roman"/>
            </w:rPr>
          </w:pPr>
          <w:del w:id="891" w:author="Martin Novák" w:date="2023-03-18T20:17:00Z">
            <w:r w:rsidDel="00831BEF">
              <w:rPr>
                <w:rFonts w:eastAsia="Times New Roman"/>
              </w:rPr>
              <w:delText xml:space="preserve">[83] </w:delText>
            </w:r>
            <w:r w:rsidDel="00831BEF">
              <w:rPr>
                <w:rFonts w:eastAsia="Times New Roman"/>
              </w:rPr>
              <w:tab/>
            </w:r>
            <w:r w:rsidDel="00831BEF">
              <w:rPr>
                <w:rFonts w:eastAsia="Times New Roman"/>
                <w:i/>
                <w:iCs/>
              </w:rPr>
              <w:delText>Prince of Persia | Ubisoft (US)</w:delText>
            </w:r>
            <w:r w:rsidDel="00831BEF">
              <w:rPr>
                <w:rFonts w:eastAsia="Times New Roman"/>
              </w:rPr>
              <w:delText xml:space="preserve"> [online]. [vid. 2021-12-20]. Dostupné z: https://www.ubisoft.com/en-us/game/prince-of-persia/prince-of-persia</w:delText>
            </w:r>
          </w:del>
        </w:p>
        <w:p w14:paraId="42F1EB29" w14:textId="4C510747" w:rsidR="0016786F" w:rsidDel="00831BEF" w:rsidRDefault="0016786F">
          <w:pPr>
            <w:autoSpaceDE w:val="0"/>
            <w:autoSpaceDN w:val="0"/>
            <w:ind w:hanging="640"/>
            <w:divId w:val="385566367"/>
            <w:rPr>
              <w:del w:id="892" w:author="Martin Novák" w:date="2023-03-18T20:17:00Z"/>
              <w:rFonts w:eastAsia="Times New Roman"/>
            </w:rPr>
          </w:pPr>
          <w:del w:id="893" w:author="Martin Novák" w:date="2023-03-18T20:17:00Z">
            <w:r w:rsidDel="00831BEF">
              <w:rPr>
                <w:rFonts w:eastAsia="Times New Roman"/>
              </w:rPr>
              <w:delText xml:space="preserve">[84] </w:delText>
            </w:r>
            <w:r w:rsidDel="00831BEF">
              <w:rPr>
                <w:rFonts w:eastAsia="Times New Roman"/>
              </w:rPr>
              <w:tab/>
              <w:delText xml:space="preserve">IDTECH.COM. </w:delText>
            </w:r>
            <w:r w:rsidDel="00831BEF">
              <w:rPr>
                <w:rFonts w:eastAsia="Times New Roman"/>
                <w:i/>
                <w:iCs/>
              </w:rPr>
              <w:delText>Ultimate List of Different Types of Video Games | 49 Genres &amp; Subcategories</w:delText>
            </w:r>
            <w:r w:rsidDel="00831BEF">
              <w:rPr>
                <w:rFonts w:eastAsia="Times New Roman"/>
              </w:rPr>
              <w:delText xml:space="preserve"> [online]. [vid. 2021-08-31]. Dostupné z: https://www.idtech.com/blog/different-types-of-video-game-genres</w:delText>
            </w:r>
          </w:del>
        </w:p>
        <w:p w14:paraId="55D74FF2" w14:textId="415590AE" w:rsidR="0016786F" w:rsidDel="00831BEF" w:rsidRDefault="0016786F">
          <w:pPr>
            <w:autoSpaceDE w:val="0"/>
            <w:autoSpaceDN w:val="0"/>
            <w:ind w:hanging="640"/>
            <w:divId w:val="1780684974"/>
            <w:rPr>
              <w:del w:id="894" w:author="Martin Novák" w:date="2023-03-18T20:17:00Z"/>
              <w:rFonts w:eastAsia="Times New Roman"/>
            </w:rPr>
          </w:pPr>
          <w:del w:id="895" w:author="Martin Novák" w:date="2023-03-18T20:17:00Z">
            <w:r w:rsidDel="00831BEF">
              <w:rPr>
                <w:rFonts w:eastAsia="Times New Roman"/>
              </w:rPr>
              <w:delText xml:space="preserve">[85] </w:delText>
            </w:r>
            <w:r w:rsidDel="00831BEF">
              <w:rPr>
                <w:rFonts w:eastAsia="Times New Roman"/>
              </w:rPr>
              <w:tab/>
              <w:delText xml:space="preserve">DESPAIN, Wendy. </w:delText>
            </w:r>
            <w:r w:rsidDel="00831BEF">
              <w:rPr>
                <w:rFonts w:eastAsia="Times New Roman"/>
                <w:i/>
                <w:iCs/>
              </w:rPr>
              <w:delText>Writing for Video Game Genres</w:delText>
            </w:r>
            <w:r w:rsidDel="00831BEF">
              <w:rPr>
                <w:rFonts w:eastAsia="Times New Roman"/>
              </w:rPr>
              <w:delText xml:space="preserve"> [online]. B.m.: A K Peters/CRC Press, 2009. ISBN 9780429063343. Dostupné z: doi:10.1201/b10641</w:delText>
            </w:r>
          </w:del>
        </w:p>
        <w:p w14:paraId="4022DEC4" w14:textId="343AA31C" w:rsidR="0016786F" w:rsidDel="00831BEF" w:rsidRDefault="0016786F">
          <w:pPr>
            <w:autoSpaceDE w:val="0"/>
            <w:autoSpaceDN w:val="0"/>
            <w:ind w:hanging="640"/>
            <w:divId w:val="1556231702"/>
            <w:rPr>
              <w:del w:id="896" w:author="Martin Novák" w:date="2023-03-18T20:17:00Z"/>
              <w:rFonts w:eastAsia="Times New Roman"/>
            </w:rPr>
          </w:pPr>
          <w:del w:id="897" w:author="Martin Novák" w:date="2023-03-18T20:17:00Z">
            <w:r w:rsidDel="00831BEF">
              <w:rPr>
                <w:rFonts w:eastAsia="Times New Roman"/>
              </w:rPr>
              <w:delText xml:space="preserve">[86] </w:delText>
            </w:r>
            <w:r w:rsidDel="00831BEF">
              <w:rPr>
                <w:rFonts w:eastAsia="Times New Roman"/>
              </w:rPr>
              <w:tab/>
            </w:r>
            <w:r w:rsidDel="00831BEF">
              <w:rPr>
                <w:rFonts w:eastAsia="Times New Roman"/>
                <w:i/>
                <w:iCs/>
              </w:rPr>
              <w:delText>Warhammer 40,000 - Warhammer 40,000</w:delText>
            </w:r>
            <w:r w:rsidDel="00831BEF">
              <w:rPr>
                <w:rFonts w:eastAsia="Times New Roman"/>
              </w:rPr>
              <w:delText xml:space="preserve"> [online]. [vid. 2021-11-12]. Dostupné z: https://warhammer40000.com/</w:delText>
            </w:r>
          </w:del>
        </w:p>
        <w:p w14:paraId="14C8D59B" w14:textId="42E8A92A" w:rsidR="0016786F" w:rsidDel="00831BEF" w:rsidRDefault="0016786F">
          <w:pPr>
            <w:autoSpaceDE w:val="0"/>
            <w:autoSpaceDN w:val="0"/>
            <w:ind w:hanging="640"/>
            <w:divId w:val="2022656305"/>
            <w:rPr>
              <w:del w:id="898" w:author="Martin Novák" w:date="2023-03-18T20:17:00Z"/>
              <w:rFonts w:eastAsia="Times New Roman"/>
            </w:rPr>
          </w:pPr>
          <w:del w:id="899" w:author="Martin Novák" w:date="2023-03-18T20:17:00Z">
            <w:r w:rsidDel="00831BEF">
              <w:rPr>
                <w:rFonts w:eastAsia="Times New Roman"/>
              </w:rPr>
              <w:delText xml:space="preserve">[87] </w:delText>
            </w:r>
            <w:r w:rsidDel="00831BEF">
              <w:rPr>
                <w:rFonts w:eastAsia="Times New Roman"/>
              </w:rPr>
              <w:tab/>
            </w:r>
            <w:r w:rsidDel="00831BEF">
              <w:rPr>
                <w:rFonts w:eastAsia="Times New Roman"/>
                <w:i/>
                <w:iCs/>
              </w:rPr>
              <w:delText>Civilization V | Homepage</w:delText>
            </w:r>
            <w:r w:rsidDel="00831BEF">
              <w:rPr>
                <w:rFonts w:eastAsia="Times New Roman"/>
              </w:rPr>
              <w:delText xml:space="preserve"> [online]. [vid. 2023-03-17]. Dostupné z: https://civilization.com/civilization-5/</w:delText>
            </w:r>
          </w:del>
        </w:p>
        <w:p w14:paraId="77B74AF6" w14:textId="70E87EC2" w:rsidR="0016786F" w:rsidDel="00831BEF" w:rsidRDefault="0016786F">
          <w:pPr>
            <w:autoSpaceDE w:val="0"/>
            <w:autoSpaceDN w:val="0"/>
            <w:ind w:hanging="640"/>
            <w:divId w:val="1904948815"/>
            <w:rPr>
              <w:del w:id="900" w:author="Martin Novák" w:date="2023-03-18T20:17:00Z"/>
              <w:rFonts w:eastAsia="Times New Roman"/>
            </w:rPr>
          </w:pPr>
          <w:del w:id="901" w:author="Martin Novák" w:date="2023-03-18T20:17:00Z">
            <w:r w:rsidDel="00831BEF">
              <w:rPr>
                <w:rFonts w:eastAsia="Times New Roman"/>
              </w:rPr>
              <w:delText xml:space="preserve">[88] </w:delText>
            </w:r>
            <w:r w:rsidDel="00831BEF">
              <w:rPr>
                <w:rFonts w:eastAsia="Times New Roman"/>
              </w:rPr>
              <w:tab/>
            </w:r>
            <w:r w:rsidDel="00831BEF">
              <w:rPr>
                <w:rFonts w:eastAsia="Times New Roman"/>
                <w:i/>
                <w:iCs/>
              </w:rPr>
              <w:delText>Age of Empires Franchise - Official Web Site</w:delText>
            </w:r>
            <w:r w:rsidDel="00831BEF">
              <w:rPr>
                <w:rFonts w:eastAsia="Times New Roman"/>
              </w:rPr>
              <w:delText xml:space="preserve"> [online]. [vid. 2023-03-17]. Dostupné z: https://www.ageofempires.com/</w:delText>
            </w:r>
          </w:del>
        </w:p>
        <w:p w14:paraId="4DC3AD49" w14:textId="7FB83820" w:rsidR="0016786F" w:rsidDel="00831BEF" w:rsidRDefault="0016786F">
          <w:pPr>
            <w:autoSpaceDE w:val="0"/>
            <w:autoSpaceDN w:val="0"/>
            <w:ind w:hanging="640"/>
            <w:divId w:val="262032582"/>
            <w:rPr>
              <w:del w:id="902" w:author="Martin Novák" w:date="2023-03-18T20:17:00Z"/>
              <w:rFonts w:eastAsia="Times New Roman"/>
            </w:rPr>
          </w:pPr>
          <w:del w:id="903" w:author="Martin Novák" w:date="2023-03-18T20:17:00Z">
            <w:r w:rsidDel="00831BEF">
              <w:rPr>
                <w:rFonts w:eastAsia="Times New Roman"/>
              </w:rPr>
              <w:delText xml:space="preserve">[89] </w:delText>
            </w:r>
            <w:r w:rsidDel="00831BEF">
              <w:rPr>
                <w:rFonts w:eastAsia="Times New Roman"/>
              </w:rPr>
              <w:tab/>
              <w:delText xml:space="preserve">KOŠŤÁL, Filip. Průvodce herními žánry - válečné strategie – Doupě.cz. </w:delText>
            </w:r>
            <w:r w:rsidDel="00831BEF">
              <w:rPr>
                <w:rFonts w:eastAsia="Times New Roman"/>
                <w:i/>
                <w:iCs/>
              </w:rPr>
              <w:delText>Computer</w:delText>
            </w:r>
            <w:r w:rsidDel="00831BEF">
              <w:rPr>
                <w:rFonts w:eastAsia="Times New Roman"/>
              </w:rPr>
              <w:delText xml:space="preserve"> [online]. 2011 [vid. 2021-08-23]. Dostupné z: https://doupe.zive.cz/clanek/pruvodce-hernimi-zanry---valecne-strategie</w:delText>
            </w:r>
          </w:del>
        </w:p>
        <w:p w14:paraId="66DBB557" w14:textId="43520C19" w:rsidR="0016786F" w:rsidDel="00831BEF" w:rsidRDefault="0016786F">
          <w:pPr>
            <w:autoSpaceDE w:val="0"/>
            <w:autoSpaceDN w:val="0"/>
            <w:ind w:hanging="640"/>
            <w:divId w:val="1993410220"/>
            <w:rPr>
              <w:del w:id="904" w:author="Martin Novák" w:date="2023-03-18T20:17:00Z"/>
              <w:rFonts w:eastAsia="Times New Roman"/>
            </w:rPr>
          </w:pPr>
          <w:del w:id="905" w:author="Martin Novák" w:date="2023-03-18T20:17:00Z">
            <w:r w:rsidDel="00831BEF">
              <w:rPr>
                <w:rFonts w:eastAsia="Times New Roman"/>
              </w:rPr>
              <w:delText xml:space="preserve">[90] </w:delText>
            </w:r>
            <w:r w:rsidDel="00831BEF">
              <w:rPr>
                <w:rFonts w:eastAsia="Times New Roman"/>
              </w:rPr>
              <w:tab/>
            </w:r>
            <w:r w:rsidDel="00831BEF">
              <w:rPr>
                <w:rFonts w:eastAsia="Times New Roman"/>
                <w:i/>
                <w:iCs/>
              </w:rPr>
              <w:delText>O HŘE | BLACKHOLE :: PC, MAC, LINUX :: 2D Platfomer</w:delText>
            </w:r>
            <w:r w:rsidDel="00831BEF">
              <w:rPr>
                <w:rFonts w:eastAsia="Times New Roman"/>
              </w:rPr>
              <w:delText xml:space="preserve"> [online]. [vid. 2021-12-03]. Dostupné z: https://blackhole-game.com/cs/o-hre</w:delText>
            </w:r>
          </w:del>
        </w:p>
        <w:p w14:paraId="15C8B30F" w14:textId="15040645" w:rsidR="0016786F" w:rsidDel="00831BEF" w:rsidRDefault="0016786F">
          <w:pPr>
            <w:autoSpaceDE w:val="0"/>
            <w:autoSpaceDN w:val="0"/>
            <w:ind w:hanging="640"/>
            <w:divId w:val="1811508757"/>
            <w:rPr>
              <w:del w:id="906" w:author="Martin Novák" w:date="2023-03-18T20:17:00Z"/>
              <w:rFonts w:eastAsia="Times New Roman"/>
            </w:rPr>
          </w:pPr>
          <w:del w:id="907" w:author="Martin Novák" w:date="2023-03-18T20:17:00Z">
            <w:r w:rsidDel="00831BEF">
              <w:rPr>
                <w:rFonts w:eastAsia="Times New Roman"/>
              </w:rPr>
              <w:delText xml:space="preserve">[91] </w:delText>
            </w:r>
            <w:r w:rsidDel="00831BEF">
              <w:rPr>
                <w:rFonts w:eastAsia="Times New Roman"/>
              </w:rPr>
              <w:tab/>
              <w:delText xml:space="preserve">IAMTIMCOREY. </w:delText>
            </w:r>
            <w:r w:rsidDel="00831BEF">
              <w:rPr>
                <w:rFonts w:eastAsia="Times New Roman"/>
                <w:i/>
                <w:iCs/>
              </w:rPr>
              <w:delText>WinForm vs WPF vs UWP vs Console - The C# Desktop UI Showdown (and the future with .NET 5)</w:delText>
            </w:r>
            <w:r w:rsidDel="00831BEF">
              <w:rPr>
                <w:rFonts w:eastAsia="Times New Roman"/>
              </w:rPr>
              <w:delText xml:space="preserve"> [online]. 2019 [vid. 2021-05-03]. Dostupné z: https://www.youtube.com/watch?v=yq0dSkA1vpM</w:delText>
            </w:r>
          </w:del>
        </w:p>
        <w:p w14:paraId="4F8A01DE" w14:textId="7D818E8C" w:rsidR="0016786F" w:rsidDel="00831BEF" w:rsidRDefault="0016786F">
          <w:pPr>
            <w:autoSpaceDE w:val="0"/>
            <w:autoSpaceDN w:val="0"/>
            <w:ind w:hanging="640"/>
            <w:divId w:val="900409364"/>
            <w:rPr>
              <w:del w:id="908" w:author="Martin Novák" w:date="2023-03-18T20:17:00Z"/>
              <w:rFonts w:eastAsia="Times New Roman"/>
            </w:rPr>
          </w:pPr>
          <w:del w:id="909" w:author="Martin Novák" w:date="2023-03-18T20:17:00Z">
            <w:r w:rsidDel="00831BEF">
              <w:rPr>
                <w:rFonts w:eastAsia="Times New Roman"/>
              </w:rPr>
              <w:delText xml:space="preserve">[92] </w:delText>
            </w:r>
            <w:r w:rsidDel="00831BEF">
              <w:rPr>
                <w:rFonts w:eastAsia="Times New Roman"/>
              </w:rPr>
              <w:tab/>
            </w:r>
            <w:r w:rsidDel="00831BEF">
              <w:rPr>
                <w:rFonts w:eastAsia="Times New Roman"/>
                <w:i/>
                <w:iCs/>
              </w:rPr>
              <w:delText>Cities: Skylines - Paradox Interactive</w:delText>
            </w:r>
            <w:r w:rsidDel="00831BEF">
              <w:rPr>
                <w:rFonts w:eastAsia="Times New Roman"/>
              </w:rPr>
              <w:delText xml:space="preserve"> [online]. [vid. 2023-03-17]. Dostupné z: https://www.paradoxinteractive.com/games/cities-skylines/about</w:delText>
            </w:r>
          </w:del>
        </w:p>
        <w:p w14:paraId="7C767D0F" w14:textId="1110117D" w:rsidR="0016786F" w:rsidDel="00831BEF" w:rsidRDefault="0016786F">
          <w:pPr>
            <w:autoSpaceDE w:val="0"/>
            <w:autoSpaceDN w:val="0"/>
            <w:ind w:hanging="640"/>
            <w:divId w:val="363749942"/>
            <w:rPr>
              <w:del w:id="910" w:author="Martin Novák" w:date="2023-03-18T20:17:00Z"/>
              <w:rFonts w:eastAsia="Times New Roman"/>
            </w:rPr>
          </w:pPr>
          <w:del w:id="911" w:author="Martin Novák" w:date="2023-03-18T20:17:00Z">
            <w:r w:rsidDel="00831BEF">
              <w:rPr>
                <w:rFonts w:eastAsia="Times New Roman"/>
              </w:rPr>
              <w:delText xml:space="preserve">[93] </w:delText>
            </w:r>
            <w:r w:rsidDel="00831BEF">
              <w:rPr>
                <w:rFonts w:eastAsia="Times New Roman"/>
              </w:rPr>
              <w:tab/>
            </w:r>
            <w:r w:rsidDel="00831BEF">
              <w:rPr>
                <w:rFonts w:eastAsia="Times New Roman"/>
                <w:i/>
                <w:iCs/>
              </w:rPr>
              <w:delText>DirectX graphics and gaming - Win32 apps | Microsoft Docs</w:delText>
            </w:r>
            <w:r w:rsidDel="00831BEF">
              <w:rPr>
                <w:rFonts w:eastAsia="Times New Roman"/>
              </w:rPr>
              <w:delText xml:space="preserve"> [online]. [vid. 2021-11-12]. Dostupné z: https://docs.microsoft.com/en-us/windows/win32/directx</w:delText>
            </w:r>
          </w:del>
        </w:p>
        <w:p w14:paraId="68A8995D" w14:textId="4BCE4E76" w:rsidR="0016786F" w:rsidDel="00831BEF" w:rsidRDefault="0016786F">
          <w:pPr>
            <w:autoSpaceDE w:val="0"/>
            <w:autoSpaceDN w:val="0"/>
            <w:ind w:hanging="640"/>
            <w:divId w:val="1595241191"/>
            <w:rPr>
              <w:del w:id="912" w:author="Martin Novák" w:date="2023-03-18T20:17:00Z"/>
              <w:rFonts w:eastAsia="Times New Roman"/>
            </w:rPr>
          </w:pPr>
          <w:del w:id="913" w:author="Martin Novák" w:date="2023-03-18T20:17:00Z">
            <w:r w:rsidDel="00831BEF">
              <w:rPr>
                <w:rFonts w:eastAsia="Times New Roman"/>
              </w:rPr>
              <w:delText xml:space="preserve">[94] </w:delText>
            </w:r>
            <w:r w:rsidDel="00831BEF">
              <w:rPr>
                <w:rFonts w:eastAsia="Times New Roman"/>
              </w:rPr>
              <w:tab/>
            </w:r>
            <w:r w:rsidDel="00831BEF">
              <w:rPr>
                <w:rFonts w:eastAsia="Times New Roman"/>
                <w:i/>
                <w:iCs/>
              </w:rPr>
              <w:delText>RollerCoaster Tycoon: Deluxe - RollerCoaster Tycoon - The Ultimate Theme park Sim</w:delText>
            </w:r>
            <w:r w:rsidDel="00831BEF">
              <w:rPr>
                <w:rFonts w:eastAsia="Times New Roman"/>
              </w:rPr>
              <w:delText xml:space="preserve"> [online]. [vid. 2023-03-17]. Dostupné z: https://www.rollercoastertycoon.com/rollercoaster-tycoon-deluxe/</w:delText>
            </w:r>
          </w:del>
        </w:p>
        <w:p w14:paraId="27107ACD" w14:textId="70355A27" w:rsidR="0016786F" w:rsidDel="00831BEF" w:rsidRDefault="0016786F">
          <w:pPr>
            <w:autoSpaceDE w:val="0"/>
            <w:autoSpaceDN w:val="0"/>
            <w:ind w:hanging="640"/>
            <w:divId w:val="600381478"/>
            <w:rPr>
              <w:del w:id="914" w:author="Martin Novák" w:date="2023-03-18T20:17:00Z"/>
              <w:rFonts w:eastAsia="Times New Roman"/>
            </w:rPr>
          </w:pPr>
          <w:del w:id="915" w:author="Martin Novák" w:date="2023-03-18T20:17:00Z">
            <w:r w:rsidDel="00831BEF">
              <w:rPr>
                <w:rFonts w:eastAsia="Times New Roman"/>
              </w:rPr>
              <w:delText xml:space="preserve">[95] </w:delText>
            </w:r>
            <w:r w:rsidDel="00831BEF">
              <w:rPr>
                <w:rFonts w:eastAsia="Times New Roman"/>
              </w:rPr>
              <w:tab/>
            </w:r>
            <w:r w:rsidDel="00831BEF">
              <w:rPr>
                <w:rFonts w:eastAsia="Times New Roman"/>
                <w:i/>
                <w:iCs/>
              </w:rPr>
              <w:delText>[MS-XAML]: Xaml Object Mapping Specification 2006 Intellectual Property Rights Notice for Open Specifications Documentation</w:delText>
            </w:r>
            <w:r w:rsidDel="00831BEF">
              <w:rPr>
                <w:rFonts w:eastAsia="Times New Roman"/>
              </w:rPr>
              <w:delText xml:space="preserve"> [online]. 2008 [vid. 2021-10-16]. Dostupné z: http://download.microsoft.com/download/0/A/6/0A6F7755-9AF5-448B-907D-13985ACCF53E/%5BMS-XAML%5D.pdf</w:delText>
            </w:r>
          </w:del>
        </w:p>
        <w:p w14:paraId="3E43C12C" w14:textId="39CF3356" w:rsidR="0016786F" w:rsidDel="00831BEF" w:rsidRDefault="0016786F">
          <w:pPr>
            <w:autoSpaceDE w:val="0"/>
            <w:autoSpaceDN w:val="0"/>
            <w:ind w:hanging="640"/>
            <w:divId w:val="2066221437"/>
            <w:rPr>
              <w:del w:id="916" w:author="Martin Novák" w:date="2023-03-18T20:17:00Z"/>
              <w:rFonts w:eastAsia="Times New Roman"/>
            </w:rPr>
          </w:pPr>
          <w:del w:id="917" w:author="Martin Novák" w:date="2023-03-18T20:17:00Z">
            <w:r w:rsidDel="00831BEF">
              <w:rPr>
                <w:rFonts w:eastAsia="Times New Roman"/>
              </w:rPr>
              <w:delText xml:space="preserve">[96] </w:delText>
            </w:r>
            <w:r w:rsidDel="00831BEF">
              <w:rPr>
                <w:rFonts w:eastAsia="Times New Roman"/>
              </w:rPr>
              <w:tab/>
              <w:delText xml:space="preserve">MICROSOFT. </w:delText>
            </w:r>
            <w:r w:rsidDel="00831BEF">
              <w:rPr>
                <w:rFonts w:eastAsia="Times New Roman"/>
                <w:i/>
                <w:iCs/>
              </w:rPr>
              <w:delText>Xamarin | Open-source mobile app platform for .NET</w:delText>
            </w:r>
            <w:r w:rsidDel="00831BEF">
              <w:rPr>
                <w:rFonts w:eastAsia="Times New Roman"/>
              </w:rPr>
              <w:delText xml:space="preserve"> [online]. [vid. 2021-10-03]. Dostupné z: https://dotnet.microsoft.com/apps/xamarin</w:delText>
            </w:r>
          </w:del>
        </w:p>
        <w:p w14:paraId="48567F63" w14:textId="2053C504" w:rsidR="0016786F" w:rsidDel="00831BEF" w:rsidRDefault="0016786F">
          <w:pPr>
            <w:autoSpaceDE w:val="0"/>
            <w:autoSpaceDN w:val="0"/>
            <w:ind w:hanging="640"/>
            <w:divId w:val="115834854"/>
            <w:rPr>
              <w:del w:id="918" w:author="Martin Novák" w:date="2023-03-18T20:17:00Z"/>
              <w:rFonts w:eastAsia="Times New Roman"/>
            </w:rPr>
          </w:pPr>
          <w:del w:id="919" w:author="Martin Novák" w:date="2023-03-18T20:17:00Z">
            <w:r w:rsidDel="00831BEF">
              <w:rPr>
                <w:rFonts w:eastAsia="Times New Roman"/>
              </w:rPr>
              <w:delText xml:space="preserve">[97] </w:delText>
            </w:r>
            <w:r w:rsidDel="00831BEF">
              <w:rPr>
                <w:rFonts w:eastAsia="Times New Roman"/>
              </w:rPr>
              <w:tab/>
              <w:delText xml:space="preserve">DOCS.MICROSOFT.COM. </w:delText>
            </w:r>
            <w:r w:rsidDel="00831BEF">
              <w:rPr>
                <w:rFonts w:eastAsia="Times New Roman"/>
                <w:i/>
                <w:iCs/>
              </w:rPr>
              <w:delText>Xamarin.Essentials - Xamarin | Microsoft Docs</w:delText>
            </w:r>
            <w:r w:rsidDel="00831BEF">
              <w:rPr>
                <w:rFonts w:eastAsia="Times New Roman"/>
              </w:rPr>
              <w:delText xml:space="preserve"> [online]. [vid. 2021-10-05]. Dostupné z: https://docs.microsoft.com/en-us/xamarin/essentials/?WT.mc_id=dotnet-35129-website</w:delText>
            </w:r>
          </w:del>
        </w:p>
        <w:p w14:paraId="3961E0F7" w14:textId="4BFA53FA" w:rsidR="0016786F" w:rsidDel="00831BEF" w:rsidRDefault="0016786F">
          <w:pPr>
            <w:autoSpaceDE w:val="0"/>
            <w:autoSpaceDN w:val="0"/>
            <w:ind w:hanging="640"/>
            <w:divId w:val="998777317"/>
            <w:rPr>
              <w:del w:id="920" w:author="Martin Novák" w:date="2023-03-18T20:17:00Z"/>
              <w:rFonts w:eastAsia="Times New Roman"/>
            </w:rPr>
          </w:pPr>
          <w:del w:id="921" w:author="Martin Novák" w:date="2023-03-18T20:17:00Z">
            <w:r w:rsidDel="00831BEF">
              <w:rPr>
                <w:rFonts w:eastAsia="Times New Roman"/>
              </w:rPr>
              <w:delText xml:space="preserve">[98] </w:delText>
            </w:r>
            <w:r w:rsidDel="00831BEF">
              <w:rPr>
                <w:rFonts w:eastAsia="Times New Roman"/>
              </w:rPr>
              <w:tab/>
              <w:delText xml:space="preserve">DOCS.MICROSOFT.COM. </w:delText>
            </w:r>
            <w:r w:rsidDel="00831BEF">
              <w:rPr>
                <w:rFonts w:eastAsia="Times New Roman"/>
                <w:i/>
                <w:iCs/>
              </w:rPr>
              <w:delText>Xamarin.Forms Views - Xamarin | Microsoft Docs</w:delText>
            </w:r>
            <w:r w:rsidDel="00831BEF">
              <w:rPr>
                <w:rFonts w:eastAsia="Times New Roman"/>
              </w:rPr>
              <w:delText xml:space="preserve"> [online]. [vid. 2021-10-04]. Dostupné z: https://docs.microsoft.com/en-us/xamarin/xamarin-forms/user-interface/controls/views?WT.mc_id=dotnet-35129-website</w:delText>
            </w:r>
          </w:del>
        </w:p>
        <w:p w14:paraId="7B004210" w14:textId="4BFC649E" w:rsidR="0016786F" w:rsidDel="00831BEF" w:rsidRDefault="0016786F">
          <w:pPr>
            <w:autoSpaceDE w:val="0"/>
            <w:autoSpaceDN w:val="0"/>
            <w:ind w:hanging="640"/>
            <w:divId w:val="1333875912"/>
            <w:rPr>
              <w:del w:id="922" w:author="Martin Novák" w:date="2023-03-18T20:17:00Z"/>
              <w:rFonts w:eastAsia="Times New Roman"/>
            </w:rPr>
          </w:pPr>
          <w:del w:id="923" w:author="Martin Novák" w:date="2023-03-18T20:17:00Z">
            <w:r w:rsidDel="00831BEF">
              <w:rPr>
                <w:rFonts w:eastAsia="Times New Roman"/>
              </w:rPr>
              <w:delText xml:space="preserve">[99] </w:delText>
            </w:r>
            <w:r w:rsidDel="00831BEF">
              <w:rPr>
                <w:rFonts w:eastAsia="Times New Roman"/>
              </w:rPr>
              <w:tab/>
              <w:delText xml:space="preserve">MONOGAMES. </w:delText>
            </w:r>
            <w:r w:rsidDel="00831BEF">
              <w:rPr>
                <w:rFonts w:eastAsia="Times New Roman"/>
                <w:i/>
                <w:iCs/>
              </w:rPr>
              <w:delText>About | MonoGame</w:delText>
            </w:r>
            <w:r w:rsidDel="00831BEF">
              <w:rPr>
                <w:rFonts w:eastAsia="Times New Roman"/>
              </w:rPr>
              <w:delText xml:space="preserve"> [online]. [vid. 2021-10-05]. Dostupné z: https://www.monogame.net/about/</w:delText>
            </w:r>
          </w:del>
        </w:p>
        <w:p w14:paraId="53F353F3" w14:textId="4B64331C" w:rsidR="0016786F" w:rsidDel="00831BEF" w:rsidRDefault="0016786F">
          <w:pPr>
            <w:autoSpaceDE w:val="0"/>
            <w:autoSpaceDN w:val="0"/>
            <w:ind w:hanging="640"/>
            <w:divId w:val="769282434"/>
            <w:rPr>
              <w:del w:id="924" w:author="Martin Novák" w:date="2023-03-18T20:17:00Z"/>
              <w:rFonts w:eastAsia="Times New Roman"/>
            </w:rPr>
          </w:pPr>
          <w:del w:id="925" w:author="Martin Novák" w:date="2023-03-18T20:17:00Z">
            <w:r w:rsidDel="00831BEF">
              <w:rPr>
                <w:rFonts w:eastAsia="Times New Roman"/>
              </w:rPr>
              <w:delText xml:space="preserve">[100] </w:delText>
            </w:r>
            <w:r w:rsidDel="00831BEF">
              <w:rPr>
                <w:rFonts w:eastAsia="Times New Roman"/>
              </w:rPr>
              <w:tab/>
              <w:delText xml:space="preserve">STRIDE. </w:delText>
            </w:r>
            <w:r w:rsidDel="00831BEF">
              <w:rPr>
                <w:rFonts w:eastAsia="Times New Roman"/>
                <w:i/>
                <w:iCs/>
              </w:rPr>
              <w:delText>Stride Game Engine</w:delText>
            </w:r>
            <w:r w:rsidDel="00831BEF">
              <w:rPr>
                <w:rFonts w:eastAsia="Times New Roman"/>
              </w:rPr>
              <w:delText xml:space="preserve"> [online]. [vid. 2021-10-08]. Dostupné z: https://www.stride3d.net/</w:delText>
            </w:r>
          </w:del>
        </w:p>
        <w:p w14:paraId="38E88019" w14:textId="6CAC5889" w:rsidR="0016786F" w:rsidDel="00831BEF" w:rsidRDefault="0016786F">
          <w:pPr>
            <w:autoSpaceDE w:val="0"/>
            <w:autoSpaceDN w:val="0"/>
            <w:ind w:hanging="640"/>
            <w:divId w:val="93018286"/>
            <w:rPr>
              <w:del w:id="926" w:author="Martin Novák" w:date="2023-03-18T20:17:00Z"/>
              <w:rFonts w:eastAsia="Times New Roman"/>
            </w:rPr>
          </w:pPr>
          <w:del w:id="927" w:author="Martin Novák" w:date="2023-03-18T20:17:00Z">
            <w:r w:rsidDel="00831BEF">
              <w:rPr>
                <w:rFonts w:eastAsia="Times New Roman"/>
              </w:rPr>
              <w:delText xml:space="preserve">[101] </w:delText>
            </w:r>
            <w:r w:rsidDel="00831BEF">
              <w:rPr>
                <w:rFonts w:eastAsia="Times New Roman"/>
              </w:rPr>
              <w:tab/>
              <w:delText xml:space="preserve">DOCS.MICROSOFT.COM. </w:delText>
            </w:r>
            <w:r w:rsidDel="00831BEF">
              <w:rPr>
                <w:rFonts w:eastAsia="Times New Roman"/>
                <w:i/>
                <w:iCs/>
              </w:rPr>
              <w:delText>What is Xamarin? - Xamarin | Microsoft Docs</w:delText>
            </w:r>
            <w:r w:rsidDel="00831BEF">
              <w:rPr>
                <w:rFonts w:eastAsia="Times New Roman"/>
              </w:rPr>
              <w:delText xml:space="preserve"> [online]. [vid. 2021-10-07]. Dostupné z: https://docs.microsoft.com/en-us/xamarin/get-started/what-is-xamarin</w:delText>
            </w:r>
          </w:del>
        </w:p>
        <w:p w14:paraId="4A870B5C" w14:textId="0D800AA0" w:rsidR="0016786F" w:rsidDel="00831BEF" w:rsidRDefault="0016786F">
          <w:pPr>
            <w:autoSpaceDE w:val="0"/>
            <w:autoSpaceDN w:val="0"/>
            <w:ind w:hanging="640"/>
            <w:divId w:val="1011832710"/>
            <w:rPr>
              <w:del w:id="928" w:author="Martin Novák" w:date="2023-03-18T20:17:00Z"/>
              <w:rFonts w:eastAsia="Times New Roman"/>
            </w:rPr>
          </w:pPr>
          <w:del w:id="929" w:author="Martin Novák" w:date="2023-03-18T20:17:00Z">
            <w:r w:rsidDel="00831BEF">
              <w:rPr>
                <w:rFonts w:eastAsia="Times New Roman"/>
              </w:rPr>
              <w:delText xml:space="preserve">[102] </w:delText>
            </w:r>
            <w:r w:rsidDel="00831BEF">
              <w:rPr>
                <w:rFonts w:eastAsia="Times New Roman"/>
              </w:rPr>
              <w:tab/>
            </w:r>
            <w:r w:rsidDel="00831BEF">
              <w:rPr>
                <w:rFonts w:eastAsia="Times New Roman"/>
                <w:i/>
                <w:iCs/>
              </w:rPr>
              <w:delText>What’s a Universal Windows Platform (UWP) app? - UWP applications | Microsoft Docs</w:delText>
            </w:r>
            <w:r w:rsidDel="00831BEF">
              <w:rPr>
                <w:rFonts w:eastAsia="Times New Roman"/>
              </w:rPr>
              <w:delText xml:space="preserve"> [online]. [vid. 2021-12-03]. Dostupné z: https://docs.microsoft.com/en-us/windows/uwp/get-started/universal-application-platform-guide</w:delText>
            </w:r>
          </w:del>
        </w:p>
        <w:p w14:paraId="39CB9ED1" w14:textId="5446FC7C" w:rsidR="0016786F" w:rsidDel="00831BEF" w:rsidRDefault="0016786F">
          <w:pPr>
            <w:autoSpaceDE w:val="0"/>
            <w:autoSpaceDN w:val="0"/>
            <w:ind w:hanging="640"/>
            <w:divId w:val="1131941170"/>
            <w:rPr>
              <w:del w:id="930" w:author="Martin Novák" w:date="2023-03-18T20:17:00Z"/>
              <w:rFonts w:eastAsia="Times New Roman"/>
            </w:rPr>
          </w:pPr>
          <w:del w:id="931" w:author="Martin Novák" w:date="2023-03-18T20:17:00Z">
            <w:r w:rsidDel="00831BEF">
              <w:rPr>
                <w:rFonts w:eastAsia="Times New Roman"/>
              </w:rPr>
              <w:delText xml:space="preserve">[103] </w:delText>
            </w:r>
            <w:r w:rsidDel="00831BEF">
              <w:rPr>
                <w:rFonts w:eastAsia="Times New Roman"/>
              </w:rPr>
              <w:tab/>
              <w:delText xml:space="preserve">DEVELOPER.ANDROID.COM. </w:delText>
            </w:r>
            <w:r w:rsidDel="00831BEF">
              <w:rPr>
                <w:rFonts w:eastAsia="Times New Roman"/>
                <w:i/>
                <w:iCs/>
              </w:rPr>
              <w:delText>Meet Android Studio  |  Android Developers</w:delText>
            </w:r>
            <w:r w:rsidDel="00831BEF">
              <w:rPr>
                <w:rFonts w:eastAsia="Times New Roman"/>
              </w:rPr>
              <w:delText xml:space="preserve"> [online]. [vid. 2021-10-16]. Dostupné z: https://developer.android.com/studio/intro</w:delText>
            </w:r>
          </w:del>
        </w:p>
        <w:p w14:paraId="53987BF6" w14:textId="3F879810" w:rsidR="0016786F" w:rsidDel="00831BEF" w:rsidRDefault="0016786F">
          <w:pPr>
            <w:autoSpaceDE w:val="0"/>
            <w:autoSpaceDN w:val="0"/>
            <w:ind w:hanging="640"/>
            <w:divId w:val="1021250055"/>
            <w:rPr>
              <w:del w:id="932" w:author="Martin Novák" w:date="2023-03-18T20:17:00Z"/>
              <w:rFonts w:eastAsia="Times New Roman"/>
            </w:rPr>
          </w:pPr>
          <w:del w:id="933" w:author="Martin Novák" w:date="2023-03-18T20:17:00Z">
            <w:r w:rsidDel="00831BEF">
              <w:rPr>
                <w:rFonts w:eastAsia="Times New Roman"/>
              </w:rPr>
              <w:delText xml:space="preserve">[104] </w:delText>
            </w:r>
            <w:r w:rsidDel="00831BEF">
              <w:rPr>
                <w:rFonts w:eastAsia="Times New Roman"/>
              </w:rPr>
              <w:tab/>
              <w:delText xml:space="preserve">DEVELOPER.ANDROID.COM. </w:delText>
            </w:r>
            <w:r w:rsidDel="00831BEF">
              <w:rPr>
                <w:rFonts w:eastAsia="Times New Roman"/>
                <w:i/>
                <w:iCs/>
              </w:rPr>
              <w:delText>Create an Android project  |  Android Developers</w:delText>
            </w:r>
            <w:r w:rsidDel="00831BEF">
              <w:rPr>
                <w:rFonts w:eastAsia="Times New Roman"/>
              </w:rPr>
              <w:delText xml:space="preserve"> [online]. [vid. 2021-10-16]. Dostupné z: https://developer.android.com/training/basics/firstapp/creating-project</w:delText>
            </w:r>
          </w:del>
        </w:p>
        <w:p w14:paraId="1BD86383" w14:textId="46F2D94B" w:rsidR="0016786F" w:rsidDel="00831BEF" w:rsidRDefault="0016786F">
          <w:pPr>
            <w:autoSpaceDE w:val="0"/>
            <w:autoSpaceDN w:val="0"/>
            <w:ind w:hanging="640"/>
            <w:divId w:val="789592354"/>
            <w:rPr>
              <w:del w:id="934" w:author="Martin Novák" w:date="2023-03-18T20:17:00Z"/>
              <w:rFonts w:eastAsia="Times New Roman"/>
            </w:rPr>
          </w:pPr>
          <w:del w:id="935" w:author="Martin Novák" w:date="2023-03-18T20:17:00Z">
            <w:r w:rsidDel="00831BEF">
              <w:rPr>
                <w:rFonts w:eastAsia="Times New Roman"/>
              </w:rPr>
              <w:delText xml:space="preserve">[105] </w:delText>
            </w:r>
            <w:r w:rsidDel="00831BEF">
              <w:rPr>
                <w:rFonts w:eastAsia="Times New Roman"/>
              </w:rPr>
              <w:tab/>
              <w:delText xml:space="preserve">DEVELOPER.ANDROID.COM. </w:delText>
            </w:r>
            <w:r w:rsidDel="00831BEF">
              <w:rPr>
                <w:rFonts w:eastAsia="Times New Roman"/>
                <w:i/>
                <w:iCs/>
              </w:rPr>
              <w:delText>Run apps on the Android Emulator  |  Android Developers</w:delText>
            </w:r>
            <w:r w:rsidDel="00831BEF">
              <w:rPr>
                <w:rFonts w:eastAsia="Times New Roman"/>
              </w:rPr>
              <w:delText xml:space="preserve"> [online]. [vid. 2021-10-16]. Dostupné z: https://developer.android.com/studio/run/emulator</w:delText>
            </w:r>
          </w:del>
        </w:p>
        <w:p w14:paraId="576E5595" w14:textId="6989EB2B" w:rsidR="0016786F" w:rsidDel="00831BEF" w:rsidRDefault="0016786F">
          <w:pPr>
            <w:autoSpaceDE w:val="0"/>
            <w:autoSpaceDN w:val="0"/>
            <w:ind w:hanging="640"/>
            <w:divId w:val="1765222507"/>
            <w:rPr>
              <w:del w:id="936" w:author="Martin Novák" w:date="2023-03-18T20:17:00Z"/>
              <w:rFonts w:eastAsia="Times New Roman"/>
            </w:rPr>
          </w:pPr>
          <w:del w:id="937" w:author="Martin Novák" w:date="2023-03-18T20:17:00Z">
            <w:r w:rsidDel="00831BEF">
              <w:rPr>
                <w:rFonts w:eastAsia="Times New Roman"/>
              </w:rPr>
              <w:delText>[106] .</w:delText>
            </w:r>
            <w:r w:rsidDel="00831BEF">
              <w:rPr>
                <w:rFonts w:eastAsia="Times New Roman"/>
              </w:rPr>
              <w:tab/>
            </w:r>
            <w:r w:rsidDel="00831BEF">
              <w:rPr>
                <w:rFonts w:eastAsia="Times New Roman"/>
                <w:i/>
                <w:iCs/>
              </w:rPr>
              <w:delText>NET MAUI Release Candidate - Ready for cross-platform app development - .NET Blog</w:delText>
            </w:r>
            <w:r w:rsidDel="00831BEF">
              <w:rPr>
                <w:rFonts w:eastAsia="Times New Roman"/>
              </w:rPr>
              <w:delText xml:space="preserve"> [online]. [vid. 2022-10-14]. Dostupné z: https://devblogs.microsoft.com/dotnet/dotnet-maui-rc-1/</w:delText>
            </w:r>
          </w:del>
        </w:p>
        <w:p w14:paraId="3ED6096C" w14:textId="63AC3987" w:rsidR="0016786F" w:rsidDel="00831BEF" w:rsidRDefault="0016786F">
          <w:pPr>
            <w:autoSpaceDE w:val="0"/>
            <w:autoSpaceDN w:val="0"/>
            <w:ind w:hanging="640"/>
            <w:divId w:val="462620529"/>
            <w:rPr>
              <w:del w:id="938" w:author="Martin Novák" w:date="2023-03-18T20:17:00Z"/>
              <w:rFonts w:eastAsia="Times New Roman"/>
            </w:rPr>
          </w:pPr>
          <w:del w:id="939" w:author="Martin Novák" w:date="2023-03-18T20:17:00Z">
            <w:r w:rsidDel="00831BEF">
              <w:rPr>
                <w:rFonts w:eastAsia="Times New Roman"/>
              </w:rPr>
              <w:delText xml:space="preserve">[107] </w:delText>
            </w:r>
            <w:r w:rsidDel="00831BEF">
              <w:rPr>
                <w:rFonts w:eastAsia="Times New Roman"/>
              </w:rPr>
              <w:tab/>
            </w:r>
            <w:r w:rsidDel="00831BEF">
              <w:rPr>
                <w:rFonts w:eastAsia="Times New Roman"/>
                <w:i/>
                <w:iCs/>
              </w:rPr>
              <w:delText>Visual Studio 2022 version 17.3 Release Notes | Microsoft Learn</w:delText>
            </w:r>
            <w:r w:rsidDel="00831BEF">
              <w:rPr>
                <w:rFonts w:eastAsia="Times New Roman"/>
              </w:rPr>
              <w:delText xml:space="preserve"> [online]. [vid. 2023-01-04]. Dostupné z: https://learn.microsoft.com/en-us/visualstudio/releases/2022/release-notes-v17.3</w:delText>
            </w:r>
          </w:del>
        </w:p>
        <w:p w14:paraId="34345B56" w14:textId="18234B6E" w:rsidR="0016786F" w:rsidDel="00831BEF" w:rsidRDefault="0016786F">
          <w:pPr>
            <w:autoSpaceDE w:val="0"/>
            <w:autoSpaceDN w:val="0"/>
            <w:ind w:hanging="640"/>
            <w:divId w:val="57364297"/>
            <w:rPr>
              <w:del w:id="940" w:author="Martin Novák" w:date="2023-03-18T20:17:00Z"/>
              <w:rFonts w:eastAsia="Times New Roman"/>
            </w:rPr>
          </w:pPr>
          <w:del w:id="941" w:author="Martin Novák" w:date="2023-03-18T20:17:00Z">
            <w:r w:rsidDel="00831BEF">
              <w:rPr>
                <w:rFonts w:eastAsia="Times New Roman"/>
              </w:rPr>
              <w:delText xml:space="preserve">[108] </w:delText>
            </w:r>
            <w:r w:rsidDel="00831BEF">
              <w:rPr>
                <w:rFonts w:eastAsia="Times New Roman"/>
              </w:rPr>
              <w:tab/>
              <w:delText xml:space="preserve">GREGORY, Jason. </w:delText>
            </w:r>
            <w:r w:rsidDel="00831BEF">
              <w:rPr>
                <w:rFonts w:eastAsia="Times New Roman"/>
                <w:i/>
                <w:iCs/>
              </w:rPr>
              <w:delText>Game Engine Architecture, Third Edition</w:delText>
            </w:r>
            <w:r w:rsidDel="00831BEF">
              <w:rPr>
                <w:rFonts w:eastAsia="Times New Roman"/>
              </w:rPr>
              <w:delText xml:space="preserve"> [online]. 2018. ISBN 9781138035454. Dostupné z: doi:10.1201/9781315267845</w:delText>
            </w:r>
          </w:del>
        </w:p>
        <w:p w14:paraId="57A0C9AF" w14:textId="6B2E941A" w:rsidR="0016786F" w:rsidDel="00831BEF" w:rsidRDefault="0016786F">
          <w:pPr>
            <w:autoSpaceDE w:val="0"/>
            <w:autoSpaceDN w:val="0"/>
            <w:ind w:hanging="640"/>
            <w:divId w:val="826095199"/>
            <w:rPr>
              <w:del w:id="942" w:author="Martin Novák" w:date="2023-03-18T20:17:00Z"/>
              <w:rFonts w:eastAsia="Times New Roman"/>
            </w:rPr>
          </w:pPr>
          <w:del w:id="943" w:author="Martin Novák" w:date="2023-03-18T20:17:00Z">
            <w:r w:rsidDel="00831BEF">
              <w:rPr>
                <w:rFonts w:eastAsia="Times New Roman"/>
              </w:rPr>
              <w:delText xml:space="preserve">[109] </w:delText>
            </w:r>
            <w:r w:rsidDel="00831BEF">
              <w:rPr>
                <w:rFonts w:eastAsia="Times New Roman"/>
              </w:rPr>
              <w:tab/>
              <w:delText xml:space="preserve">UNITY TECHNOLOGIES. </w:delText>
            </w:r>
            <w:r w:rsidDel="00831BEF">
              <w:rPr>
                <w:rFonts w:eastAsia="Times New Roman"/>
                <w:i/>
                <w:iCs/>
              </w:rPr>
              <w:delText>Wondering what Unity is? Find out who we are, where we’ve been and where we’re going | Unity</w:delText>
            </w:r>
            <w:r w:rsidDel="00831BEF">
              <w:rPr>
                <w:rFonts w:eastAsia="Times New Roman"/>
              </w:rPr>
              <w:delText xml:space="preserve"> [online]. [vid. 2021-06-21]. Dostupné z: https://unity.com/our-company</w:delText>
            </w:r>
          </w:del>
        </w:p>
        <w:p w14:paraId="4E661770" w14:textId="61B9D825" w:rsidR="0016786F" w:rsidDel="00831BEF" w:rsidRDefault="0016786F">
          <w:pPr>
            <w:autoSpaceDE w:val="0"/>
            <w:autoSpaceDN w:val="0"/>
            <w:ind w:hanging="640"/>
            <w:divId w:val="1755475473"/>
            <w:rPr>
              <w:del w:id="944" w:author="Martin Novák" w:date="2023-03-18T20:17:00Z"/>
              <w:rFonts w:eastAsia="Times New Roman"/>
            </w:rPr>
          </w:pPr>
          <w:del w:id="945" w:author="Martin Novák" w:date="2023-03-18T20:17:00Z">
            <w:r w:rsidDel="00831BEF">
              <w:rPr>
                <w:rFonts w:eastAsia="Times New Roman"/>
              </w:rPr>
              <w:delText xml:space="preserve">[110] </w:delText>
            </w:r>
            <w:r w:rsidDel="00831BEF">
              <w:rPr>
                <w:rFonts w:eastAsia="Times New Roman"/>
              </w:rPr>
              <w:tab/>
              <w:delText xml:space="preserve">UNITY TECHNOLOGIES. </w:delText>
            </w:r>
            <w:r w:rsidDel="00831BEF">
              <w:rPr>
                <w:rFonts w:eastAsia="Times New Roman"/>
                <w:i/>
                <w:iCs/>
              </w:rPr>
              <w:delText>Reimagine product design and development - YouTube</w:delText>
            </w:r>
            <w:r w:rsidDel="00831BEF">
              <w:rPr>
                <w:rFonts w:eastAsia="Times New Roman"/>
              </w:rPr>
              <w:delText xml:space="preserve"> [online]. [vid. 2021-06-21]. Dostupné z: https://www.youtube.com/watch?v=j_bQf0InYHM</w:delText>
            </w:r>
          </w:del>
        </w:p>
        <w:p w14:paraId="3D9E0DDD" w14:textId="6B490C21" w:rsidR="0016786F" w:rsidDel="00831BEF" w:rsidRDefault="0016786F">
          <w:pPr>
            <w:autoSpaceDE w:val="0"/>
            <w:autoSpaceDN w:val="0"/>
            <w:ind w:hanging="640"/>
            <w:divId w:val="789905760"/>
            <w:rPr>
              <w:del w:id="946" w:author="Martin Novák" w:date="2023-03-18T20:17:00Z"/>
              <w:rFonts w:eastAsia="Times New Roman"/>
            </w:rPr>
          </w:pPr>
          <w:del w:id="947" w:author="Martin Novák" w:date="2023-03-18T20:17:00Z">
            <w:r w:rsidDel="00831BEF">
              <w:rPr>
                <w:rFonts w:eastAsia="Times New Roman"/>
              </w:rPr>
              <w:delText xml:space="preserve">[111] </w:delText>
            </w:r>
            <w:r w:rsidDel="00831BEF">
              <w:rPr>
                <w:rFonts w:eastAsia="Times New Roman"/>
              </w:rPr>
              <w:tab/>
              <w:delText xml:space="preserve">UNITY TECHNOLOGIES. </w:delText>
            </w:r>
            <w:r w:rsidDel="00831BEF">
              <w:rPr>
                <w:rFonts w:eastAsia="Times New Roman"/>
                <w:i/>
                <w:iCs/>
              </w:rPr>
              <w:delText>Create immersive experiences for real-world applications at scale | Unity - YouTube</w:delText>
            </w:r>
            <w:r w:rsidDel="00831BEF">
              <w:rPr>
                <w:rFonts w:eastAsia="Times New Roman"/>
              </w:rPr>
              <w:delText xml:space="preserve"> [online]. [vid. 2021-06-21]. Dostupné z: https://www.youtube.com/watch?v=5VRxVVOIoJs</w:delText>
            </w:r>
          </w:del>
        </w:p>
        <w:p w14:paraId="73869985" w14:textId="00E72D8F" w:rsidR="0016786F" w:rsidDel="00831BEF" w:rsidRDefault="0016786F">
          <w:pPr>
            <w:autoSpaceDE w:val="0"/>
            <w:autoSpaceDN w:val="0"/>
            <w:ind w:hanging="640"/>
            <w:divId w:val="1305352609"/>
            <w:rPr>
              <w:del w:id="948" w:author="Martin Novák" w:date="2023-03-18T20:17:00Z"/>
              <w:rFonts w:eastAsia="Times New Roman"/>
            </w:rPr>
          </w:pPr>
          <w:del w:id="949" w:author="Martin Novák" w:date="2023-03-18T20:17:00Z">
            <w:r w:rsidDel="00831BEF">
              <w:rPr>
                <w:rFonts w:eastAsia="Times New Roman"/>
              </w:rPr>
              <w:delText xml:space="preserve">[112] </w:delText>
            </w:r>
            <w:r w:rsidDel="00831BEF">
              <w:rPr>
                <w:rFonts w:eastAsia="Times New Roman"/>
              </w:rPr>
              <w:tab/>
              <w:delText xml:space="preserve">UNITY TECHNOLOGIES. </w:delText>
            </w:r>
            <w:r w:rsidDel="00831BEF">
              <w:rPr>
                <w:rFonts w:eastAsia="Times New Roman"/>
                <w:i/>
                <w:iCs/>
              </w:rPr>
              <w:delText>Real Time Animation: Unity for Look Development - YouTube</w:delText>
            </w:r>
            <w:r w:rsidDel="00831BEF">
              <w:rPr>
                <w:rFonts w:eastAsia="Times New Roman"/>
              </w:rPr>
              <w:delText xml:space="preserve"> [online]. [vid. 2021-06-21]. Dostupné z: https://www.youtube.com/watch?v=urew479-Wlw</w:delText>
            </w:r>
          </w:del>
        </w:p>
        <w:p w14:paraId="0DBC730A" w14:textId="2AA8B739" w:rsidR="0016786F" w:rsidDel="00831BEF" w:rsidRDefault="0016786F">
          <w:pPr>
            <w:autoSpaceDE w:val="0"/>
            <w:autoSpaceDN w:val="0"/>
            <w:ind w:hanging="640"/>
            <w:divId w:val="1102188795"/>
            <w:rPr>
              <w:del w:id="950" w:author="Martin Novák" w:date="2023-03-18T20:17:00Z"/>
              <w:rFonts w:eastAsia="Times New Roman"/>
            </w:rPr>
          </w:pPr>
          <w:del w:id="951" w:author="Martin Novák" w:date="2023-03-18T20:17:00Z">
            <w:r w:rsidDel="00831BEF">
              <w:rPr>
                <w:rFonts w:eastAsia="Times New Roman"/>
              </w:rPr>
              <w:delText xml:space="preserve">[113] </w:delText>
            </w:r>
            <w:r w:rsidDel="00831BEF">
              <w:rPr>
                <w:rFonts w:eastAsia="Times New Roman"/>
              </w:rPr>
              <w:tab/>
              <w:delText xml:space="preserve">UNITY TECHNOLOGIE. </w:delText>
            </w:r>
            <w:r w:rsidDel="00831BEF">
              <w:rPr>
                <w:rFonts w:eastAsia="Times New Roman"/>
                <w:i/>
                <w:iCs/>
              </w:rPr>
              <w:delText>Compare Unity plans: Pro vs Plus vs Free. Choose the best 2D - 3D engine for your project! - Unity Store</w:delText>
            </w:r>
            <w:r w:rsidDel="00831BEF">
              <w:rPr>
                <w:rFonts w:eastAsia="Times New Roman"/>
              </w:rPr>
              <w:delText xml:space="preserve"> [online]. [vid. 2021-06-23]. Dostupné z: https://store.unity.com/compare-plans?currency=USD</w:delText>
            </w:r>
          </w:del>
        </w:p>
        <w:p w14:paraId="1195F385" w14:textId="133F942F" w:rsidR="0016786F" w:rsidDel="00831BEF" w:rsidRDefault="0016786F">
          <w:pPr>
            <w:autoSpaceDE w:val="0"/>
            <w:autoSpaceDN w:val="0"/>
            <w:ind w:hanging="640"/>
            <w:divId w:val="1740863301"/>
            <w:rPr>
              <w:del w:id="952" w:author="Martin Novák" w:date="2023-03-18T20:17:00Z"/>
              <w:rFonts w:eastAsia="Times New Roman"/>
            </w:rPr>
          </w:pPr>
          <w:del w:id="953" w:author="Martin Novák" w:date="2023-03-18T20:17:00Z">
            <w:r w:rsidDel="00831BEF">
              <w:rPr>
                <w:rFonts w:eastAsia="Times New Roman"/>
              </w:rPr>
              <w:delText xml:space="preserve">[114] </w:delText>
            </w:r>
            <w:r w:rsidDel="00831BEF">
              <w:rPr>
                <w:rFonts w:eastAsia="Times New Roman"/>
              </w:rPr>
              <w:tab/>
            </w:r>
            <w:r w:rsidDel="00831BEF">
              <w:rPr>
                <w:rFonts w:eastAsia="Times New Roman"/>
                <w:i/>
                <w:iCs/>
              </w:rPr>
              <w:delText>What is the best game engine: is Unity right for you? | GamesIndustry.biz</w:delText>
            </w:r>
            <w:r w:rsidDel="00831BEF">
              <w:rPr>
                <w:rFonts w:eastAsia="Times New Roman"/>
              </w:rPr>
              <w:delText xml:space="preserve"> [online]. [vid. 2021-06-20]. Dostupné z: https://www.gamesindustry.biz/articles/2020-01-16-what-is-the-best-game-engine-is-unity-the-right-game-engine-for-you</w:delText>
            </w:r>
          </w:del>
        </w:p>
        <w:p w14:paraId="40ABE13A" w14:textId="66B6098D" w:rsidR="0016786F" w:rsidDel="00831BEF" w:rsidRDefault="0016786F">
          <w:pPr>
            <w:autoSpaceDE w:val="0"/>
            <w:autoSpaceDN w:val="0"/>
            <w:ind w:hanging="640"/>
            <w:divId w:val="1255897386"/>
            <w:rPr>
              <w:del w:id="954" w:author="Martin Novák" w:date="2023-03-18T20:17:00Z"/>
              <w:rFonts w:eastAsia="Times New Roman"/>
            </w:rPr>
          </w:pPr>
          <w:del w:id="955" w:author="Martin Novák" w:date="2023-03-18T20:17:00Z">
            <w:r w:rsidDel="00831BEF">
              <w:rPr>
                <w:rFonts w:eastAsia="Times New Roman"/>
              </w:rPr>
              <w:delText xml:space="preserve">[115] </w:delText>
            </w:r>
            <w:r w:rsidDel="00831BEF">
              <w:rPr>
                <w:rFonts w:eastAsia="Times New Roman"/>
              </w:rPr>
              <w:tab/>
              <w:delText xml:space="preserve">BRACKEYS. </w:delText>
            </w:r>
            <w:r w:rsidDel="00831BEF">
              <w:rPr>
                <w:rFonts w:eastAsia="Times New Roman"/>
                <w:i/>
                <w:iCs/>
              </w:rPr>
              <w:delText>How to make a CUSTOM INSPECTOR in Unity - YouTube</w:delText>
            </w:r>
            <w:r w:rsidDel="00831BEF">
              <w:rPr>
                <w:rFonts w:eastAsia="Times New Roman"/>
              </w:rPr>
              <w:delText xml:space="preserve"> [online]. [vid. 2021-06-21]. Dostupné z: https://www.youtube.com/watch?v=RInUu1_8aGw</w:delText>
            </w:r>
          </w:del>
        </w:p>
        <w:p w14:paraId="1CEC327B" w14:textId="3B734E28" w:rsidR="0016786F" w:rsidDel="00831BEF" w:rsidRDefault="0016786F">
          <w:pPr>
            <w:autoSpaceDE w:val="0"/>
            <w:autoSpaceDN w:val="0"/>
            <w:ind w:hanging="640"/>
            <w:divId w:val="2140761668"/>
            <w:rPr>
              <w:del w:id="956" w:author="Martin Novák" w:date="2023-03-18T20:17:00Z"/>
              <w:rFonts w:eastAsia="Times New Roman"/>
            </w:rPr>
          </w:pPr>
          <w:del w:id="957" w:author="Martin Novák" w:date="2023-03-18T20:17:00Z">
            <w:r w:rsidDel="00831BEF">
              <w:rPr>
                <w:rFonts w:eastAsia="Times New Roman"/>
              </w:rPr>
              <w:delText xml:space="preserve">[116] </w:delText>
            </w:r>
            <w:r w:rsidDel="00831BEF">
              <w:rPr>
                <w:rFonts w:eastAsia="Times New Roman"/>
              </w:rPr>
              <w:tab/>
              <w:delText xml:space="preserve">UNITY TECHNOLOGIES. </w:delText>
            </w:r>
            <w:r w:rsidDel="00831BEF">
              <w:rPr>
                <w:rFonts w:eastAsia="Times New Roman"/>
                <w:i/>
                <w:iCs/>
              </w:rPr>
              <w:delText>Made With Unity | Unity</w:delText>
            </w:r>
            <w:r w:rsidDel="00831BEF">
              <w:rPr>
                <w:rFonts w:eastAsia="Times New Roman"/>
              </w:rPr>
              <w:delText xml:space="preserve"> [online]. [vid. 2021-06-21]. Dostupné z: https://unity.com/madewith</w:delText>
            </w:r>
          </w:del>
        </w:p>
        <w:p w14:paraId="2C596C4E" w14:textId="5E2F183A" w:rsidR="0016786F" w:rsidDel="00831BEF" w:rsidRDefault="0016786F">
          <w:pPr>
            <w:autoSpaceDE w:val="0"/>
            <w:autoSpaceDN w:val="0"/>
            <w:ind w:hanging="640"/>
            <w:divId w:val="1420714388"/>
            <w:rPr>
              <w:del w:id="958" w:author="Martin Novák" w:date="2023-03-18T20:17:00Z"/>
              <w:rFonts w:eastAsia="Times New Roman"/>
            </w:rPr>
          </w:pPr>
          <w:del w:id="959" w:author="Martin Novák" w:date="2023-03-18T20:17:00Z">
            <w:r w:rsidDel="00831BEF">
              <w:rPr>
                <w:rFonts w:eastAsia="Times New Roman"/>
              </w:rPr>
              <w:delText xml:space="preserve">[117] </w:delText>
            </w:r>
            <w:r w:rsidDel="00831BEF">
              <w:rPr>
                <w:rFonts w:eastAsia="Times New Roman"/>
              </w:rPr>
              <w:tab/>
              <w:delText xml:space="preserve">DICKINSON, Brendan. </w:delText>
            </w:r>
            <w:r w:rsidDel="00831BEF">
              <w:rPr>
                <w:rFonts w:eastAsia="Times New Roman"/>
                <w:i/>
                <w:iCs/>
              </w:rPr>
              <w:delText>Unity VS Unreal Engine in 2021 | What is the best Game Engine?</w:delText>
            </w:r>
            <w:r w:rsidDel="00831BEF">
              <w:rPr>
                <w:rFonts w:eastAsia="Times New Roman"/>
              </w:rPr>
              <w:delText xml:space="preserve"> [online]. 2021. Dostupné z: https://www.youtube.com/watch?v=jjUsSL4T3ig</w:delText>
            </w:r>
          </w:del>
        </w:p>
        <w:p w14:paraId="7D9CBB15" w14:textId="72967ACD" w:rsidR="0016786F" w:rsidDel="00831BEF" w:rsidRDefault="0016786F">
          <w:pPr>
            <w:autoSpaceDE w:val="0"/>
            <w:autoSpaceDN w:val="0"/>
            <w:ind w:hanging="640"/>
            <w:divId w:val="121457870"/>
            <w:rPr>
              <w:del w:id="960" w:author="Martin Novák" w:date="2023-03-18T20:17:00Z"/>
              <w:rFonts w:eastAsia="Times New Roman"/>
            </w:rPr>
          </w:pPr>
          <w:del w:id="961" w:author="Martin Novák" w:date="2023-03-18T20:17:00Z">
            <w:r w:rsidDel="00831BEF">
              <w:rPr>
                <w:rFonts w:eastAsia="Times New Roman"/>
              </w:rPr>
              <w:delText xml:space="preserve">[118] </w:delText>
            </w:r>
            <w:r w:rsidDel="00831BEF">
              <w:rPr>
                <w:rFonts w:eastAsia="Times New Roman"/>
              </w:rPr>
              <w:tab/>
              <w:delText xml:space="preserve">DOCS.UNITY3D.COM. </w:delText>
            </w:r>
            <w:r w:rsidDel="00831BEF">
              <w:rPr>
                <w:rFonts w:eastAsia="Times New Roman"/>
                <w:i/>
                <w:iCs/>
              </w:rPr>
              <w:delText>Unity - Scripting API: MonoBehaviour.FixedUpdate()</w:delText>
            </w:r>
            <w:r w:rsidDel="00831BEF">
              <w:rPr>
                <w:rFonts w:eastAsia="Times New Roman"/>
              </w:rPr>
              <w:delText xml:space="preserve"> [online]. [vid. 2021-09-04]. Dostupné z: https://docs.unity3d.com/ScriptReference/MonoBehaviour.FixedUpdate.html</w:delText>
            </w:r>
          </w:del>
        </w:p>
        <w:p w14:paraId="00C2112A" w14:textId="67EA3821" w:rsidR="0016786F" w:rsidDel="00831BEF" w:rsidRDefault="0016786F">
          <w:pPr>
            <w:autoSpaceDE w:val="0"/>
            <w:autoSpaceDN w:val="0"/>
            <w:ind w:hanging="640"/>
            <w:divId w:val="598106042"/>
            <w:rPr>
              <w:del w:id="962" w:author="Martin Novák" w:date="2023-03-18T20:17:00Z"/>
              <w:rFonts w:eastAsia="Times New Roman"/>
            </w:rPr>
          </w:pPr>
          <w:del w:id="963" w:author="Martin Novák" w:date="2023-03-18T20:17:00Z">
            <w:r w:rsidDel="00831BEF">
              <w:rPr>
                <w:rFonts w:eastAsia="Times New Roman"/>
              </w:rPr>
              <w:delText xml:space="preserve">[119] </w:delText>
            </w:r>
            <w:r w:rsidDel="00831BEF">
              <w:rPr>
                <w:rFonts w:eastAsia="Times New Roman"/>
              </w:rPr>
              <w:tab/>
              <w:delText xml:space="preserve">DOCS.UNITY3D.COM. </w:delText>
            </w:r>
            <w:r w:rsidDel="00831BEF">
              <w:rPr>
                <w:rFonts w:eastAsia="Times New Roman"/>
                <w:i/>
                <w:iCs/>
              </w:rPr>
              <w:delText>Unity - Scripting API: Debug</w:delText>
            </w:r>
            <w:r w:rsidDel="00831BEF">
              <w:rPr>
                <w:rFonts w:eastAsia="Times New Roman"/>
              </w:rPr>
              <w:delText xml:space="preserve"> [online]. [vid. 2021-09-19]. Dostupné z: https://docs.unity3d.com/ScriptReference/Debug.html</w:delText>
            </w:r>
          </w:del>
        </w:p>
        <w:p w14:paraId="3019278A" w14:textId="53052712" w:rsidR="0016786F" w:rsidDel="00831BEF" w:rsidRDefault="0016786F">
          <w:pPr>
            <w:autoSpaceDE w:val="0"/>
            <w:autoSpaceDN w:val="0"/>
            <w:ind w:hanging="640"/>
            <w:divId w:val="1956328979"/>
            <w:rPr>
              <w:del w:id="964" w:author="Martin Novák" w:date="2023-03-18T20:17:00Z"/>
              <w:rFonts w:eastAsia="Times New Roman"/>
            </w:rPr>
          </w:pPr>
          <w:del w:id="965" w:author="Martin Novák" w:date="2023-03-18T20:17:00Z">
            <w:r w:rsidDel="00831BEF">
              <w:rPr>
                <w:rFonts w:eastAsia="Times New Roman"/>
              </w:rPr>
              <w:delText xml:space="preserve">[120] </w:delText>
            </w:r>
            <w:r w:rsidDel="00831BEF">
              <w:rPr>
                <w:rFonts w:eastAsia="Times New Roman"/>
              </w:rPr>
              <w:tab/>
              <w:delText xml:space="preserve">DOCS.UNITY3D.COM. </w:delText>
            </w:r>
            <w:r w:rsidDel="00831BEF">
              <w:rPr>
                <w:rFonts w:eastAsia="Times New Roman"/>
                <w:i/>
                <w:iCs/>
              </w:rPr>
              <w:delText>Unity - Manual: Prefabs</w:delText>
            </w:r>
            <w:r w:rsidDel="00831BEF">
              <w:rPr>
                <w:rFonts w:eastAsia="Times New Roman"/>
              </w:rPr>
              <w:delText xml:space="preserve"> [online]. [vid. 2021-09-04]. Dostupné z: https://docs.unity3d.com/Manual/Prefabs.html</w:delText>
            </w:r>
          </w:del>
        </w:p>
        <w:p w14:paraId="500EA436" w14:textId="0F329892" w:rsidR="0016786F" w:rsidDel="00831BEF" w:rsidRDefault="0016786F">
          <w:pPr>
            <w:autoSpaceDE w:val="0"/>
            <w:autoSpaceDN w:val="0"/>
            <w:ind w:hanging="640"/>
            <w:divId w:val="367729484"/>
            <w:rPr>
              <w:del w:id="966" w:author="Martin Novák" w:date="2023-03-18T20:17:00Z"/>
              <w:rFonts w:eastAsia="Times New Roman"/>
            </w:rPr>
          </w:pPr>
          <w:del w:id="967" w:author="Martin Novák" w:date="2023-03-18T20:17:00Z">
            <w:r w:rsidDel="00831BEF">
              <w:rPr>
                <w:rFonts w:eastAsia="Times New Roman"/>
              </w:rPr>
              <w:delText xml:space="preserve">[121] </w:delText>
            </w:r>
            <w:r w:rsidDel="00831BEF">
              <w:rPr>
                <w:rFonts w:eastAsia="Times New Roman"/>
              </w:rPr>
              <w:tab/>
              <w:delText xml:space="preserve">SOCIAMIX. </w:delText>
            </w:r>
            <w:r w:rsidDel="00831BEF">
              <w:rPr>
                <w:rFonts w:eastAsia="Times New Roman"/>
                <w:i/>
                <w:iCs/>
              </w:rPr>
              <w:delText>10 mins GameDev tips - Quaternions - YouTube</w:delText>
            </w:r>
            <w:r w:rsidDel="00831BEF">
              <w:rPr>
                <w:rFonts w:eastAsia="Times New Roman"/>
              </w:rPr>
              <w:delText xml:space="preserve"> [online]. [vid. 2021-09-20]. Dostupné z: https://www.youtube.com/watch?v=1yoFjjJRnLY</w:delText>
            </w:r>
          </w:del>
        </w:p>
        <w:p w14:paraId="5CBE911B" w14:textId="5D879B10" w:rsidR="0016786F" w:rsidDel="00831BEF" w:rsidRDefault="0016786F">
          <w:pPr>
            <w:autoSpaceDE w:val="0"/>
            <w:autoSpaceDN w:val="0"/>
            <w:ind w:hanging="640"/>
            <w:divId w:val="1421025416"/>
            <w:rPr>
              <w:del w:id="968" w:author="Martin Novák" w:date="2023-03-18T20:17:00Z"/>
              <w:rFonts w:eastAsia="Times New Roman"/>
            </w:rPr>
          </w:pPr>
          <w:del w:id="969" w:author="Martin Novák" w:date="2023-03-18T20:17:00Z">
            <w:r w:rsidDel="00831BEF">
              <w:rPr>
                <w:rFonts w:eastAsia="Times New Roman"/>
              </w:rPr>
              <w:delText xml:space="preserve">[122] </w:delText>
            </w:r>
            <w:r w:rsidDel="00831BEF">
              <w:rPr>
                <w:rFonts w:eastAsia="Times New Roman"/>
              </w:rPr>
              <w:tab/>
              <w:delText xml:space="preserve">3BLUE1BROWN. </w:delText>
            </w:r>
            <w:r w:rsidDel="00831BEF">
              <w:rPr>
                <w:rFonts w:eastAsia="Times New Roman"/>
                <w:i/>
                <w:iCs/>
              </w:rPr>
              <w:delText>Quaternions and 3d rotation, explained interactively - YouTube</w:delText>
            </w:r>
            <w:r w:rsidDel="00831BEF">
              <w:rPr>
                <w:rFonts w:eastAsia="Times New Roman"/>
              </w:rPr>
              <w:delText xml:space="preserve"> [online]. 2018 [vid. 2021-09-20]. Dostupné z: https://www.youtube.com/watch?v=zjMuIxRvygQ</w:delText>
            </w:r>
          </w:del>
        </w:p>
        <w:p w14:paraId="15D1A71B" w14:textId="785A20E5" w:rsidR="0016786F" w:rsidDel="00831BEF" w:rsidRDefault="0016786F">
          <w:pPr>
            <w:autoSpaceDE w:val="0"/>
            <w:autoSpaceDN w:val="0"/>
            <w:ind w:hanging="640"/>
            <w:divId w:val="13658847"/>
            <w:rPr>
              <w:del w:id="970" w:author="Martin Novák" w:date="2023-03-18T20:17:00Z"/>
              <w:rFonts w:eastAsia="Times New Roman"/>
            </w:rPr>
          </w:pPr>
          <w:del w:id="971" w:author="Martin Novák" w:date="2023-03-18T20:17:00Z">
            <w:r w:rsidDel="00831BEF">
              <w:rPr>
                <w:rFonts w:eastAsia="Times New Roman"/>
              </w:rPr>
              <w:delText xml:space="preserve">[123] </w:delText>
            </w:r>
            <w:r w:rsidDel="00831BEF">
              <w:rPr>
                <w:rFonts w:eastAsia="Times New Roman"/>
              </w:rPr>
              <w:tab/>
              <w:delText xml:space="preserve">MURRAY, Jeff W. </w:delText>
            </w:r>
            <w:r w:rsidDel="00831BEF">
              <w:rPr>
                <w:rFonts w:eastAsia="Times New Roman"/>
                <w:i/>
                <w:iCs/>
              </w:rPr>
              <w:delText>C# Game Programming Cookbook for Unity 3D</w:delText>
            </w:r>
            <w:r w:rsidDel="00831BEF">
              <w:rPr>
                <w:rFonts w:eastAsia="Times New Roman"/>
              </w:rPr>
              <w:delText xml:space="preserve"> [online]. 2. vyd. 2014. ISBN 9781466581401. Dostupné z: doi:10.1201/b17100</w:delText>
            </w:r>
          </w:del>
        </w:p>
        <w:p w14:paraId="270478AC" w14:textId="38D66193" w:rsidR="0016786F" w:rsidDel="00831BEF" w:rsidRDefault="0016786F">
          <w:pPr>
            <w:autoSpaceDE w:val="0"/>
            <w:autoSpaceDN w:val="0"/>
            <w:ind w:hanging="640"/>
            <w:divId w:val="521666782"/>
            <w:rPr>
              <w:del w:id="972" w:author="Martin Novák" w:date="2023-03-18T20:17:00Z"/>
              <w:rFonts w:eastAsia="Times New Roman"/>
            </w:rPr>
          </w:pPr>
          <w:del w:id="973" w:author="Martin Novák" w:date="2023-03-18T20:17:00Z">
            <w:r w:rsidDel="00831BEF">
              <w:rPr>
                <w:rFonts w:eastAsia="Times New Roman"/>
              </w:rPr>
              <w:delText xml:space="preserve">[124] </w:delText>
            </w:r>
            <w:r w:rsidDel="00831BEF">
              <w:rPr>
                <w:rFonts w:eastAsia="Times New Roman"/>
              </w:rPr>
              <w:tab/>
              <w:delText xml:space="preserve">HARDMAN, Casey. </w:delText>
            </w:r>
            <w:r w:rsidDel="00831BEF">
              <w:rPr>
                <w:rFonts w:eastAsia="Times New Roman"/>
                <w:i/>
                <w:iCs/>
              </w:rPr>
              <w:delText>Game Programming with Unity and C#</w:delText>
            </w:r>
            <w:r w:rsidDel="00831BEF">
              <w:rPr>
                <w:rFonts w:eastAsia="Times New Roman"/>
              </w:rPr>
              <w:delText xml:space="preserve"> [online]. 2020. ISBN 1484256557. Dostupné z: doi:10.1007/978-1-4842-5656-5</w:delText>
            </w:r>
          </w:del>
        </w:p>
        <w:p w14:paraId="71962B5C" w14:textId="6D7EDBA4" w:rsidR="0016786F" w:rsidDel="00831BEF" w:rsidRDefault="0016786F">
          <w:pPr>
            <w:autoSpaceDE w:val="0"/>
            <w:autoSpaceDN w:val="0"/>
            <w:ind w:hanging="640"/>
            <w:divId w:val="1113595311"/>
            <w:rPr>
              <w:del w:id="974" w:author="Martin Novák" w:date="2023-03-18T20:17:00Z"/>
              <w:rFonts w:eastAsia="Times New Roman"/>
            </w:rPr>
          </w:pPr>
          <w:del w:id="975" w:author="Martin Novák" w:date="2023-03-18T20:17:00Z">
            <w:r w:rsidDel="00831BEF">
              <w:rPr>
                <w:rFonts w:eastAsia="Times New Roman"/>
              </w:rPr>
              <w:delText xml:space="preserve">[125] </w:delText>
            </w:r>
            <w:r w:rsidDel="00831BEF">
              <w:rPr>
                <w:rFonts w:eastAsia="Times New Roman"/>
              </w:rPr>
              <w:tab/>
              <w:delText xml:space="preserve">INSIDER. </w:delText>
            </w:r>
            <w:r w:rsidDel="00831BEF">
              <w:rPr>
                <w:rFonts w:eastAsia="Times New Roman"/>
                <w:i/>
                <w:iCs/>
              </w:rPr>
              <w:delText>Why „The Mandalorian" Uses Virtual Sets Over Green Screen | Movies Insider - YouTube</w:delText>
            </w:r>
            <w:r w:rsidDel="00831BEF">
              <w:rPr>
                <w:rFonts w:eastAsia="Times New Roman"/>
              </w:rPr>
              <w:delText xml:space="preserve"> [online]. [vid. 2021-06-24]. Dostupné z: https://www.youtube.com/watch?v=Ufp8weYYDE8</w:delText>
            </w:r>
          </w:del>
        </w:p>
        <w:p w14:paraId="290A5033" w14:textId="36DE3D76" w:rsidR="0016786F" w:rsidDel="00831BEF" w:rsidRDefault="0016786F">
          <w:pPr>
            <w:autoSpaceDE w:val="0"/>
            <w:autoSpaceDN w:val="0"/>
            <w:ind w:hanging="640"/>
            <w:divId w:val="1143424811"/>
            <w:rPr>
              <w:del w:id="976" w:author="Martin Novák" w:date="2023-03-18T20:17:00Z"/>
              <w:rFonts w:eastAsia="Times New Roman"/>
            </w:rPr>
          </w:pPr>
          <w:del w:id="977" w:author="Martin Novák" w:date="2023-03-18T20:17:00Z">
            <w:r w:rsidDel="00831BEF">
              <w:rPr>
                <w:rFonts w:eastAsia="Times New Roman"/>
              </w:rPr>
              <w:delText xml:space="preserve">[126] </w:delText>
            </w:r>
            <w:r w:rsidDel="00831BEF">
              <w:rPr>
                <w:rFonts w:eastAsia="Times New Roman"/>
              </w:rPr>
              <w:tab/>
              <w:delText xml:space="preserve">EPIC GAMES. </w:delText>
            </w:r>
            <w:r w:rsidDel="00831BEF">
              <w:rPr>
                <w:rFonts w:eastAsia="Times New Roman"/>
                <w:i/>
                <w:iCs/>
              </w:rPr>
              <w:delText>Real-Time In-Camera VFX for Next-Gen Filmmaking | Project Spotlight | Unreal Engine - YouTube</w:delText>
            </w:r>
            <w:r w:rsidDel="00831BEF">
              <w:rPr>
                <w:rFonts w:eastAsia="Times New Roman"/>
              </w:rPr>
              <w:delText xml:space="preserve"> [online]. [vid. 2021-06-24]. Dostupné z: https://www.youtube.com/watch?v=bErPsq5kPzE</w:delText>
            </w:r>
          </w:del>
        </w:p>
        <w:p w14:paraId="0BB37E09" w14:textId="3A674AE8" w:rsidR="0016786F" w:rsidDel="00831BEF" w:rsidRDefault="0016786F">
          <w:pPr>
            <w:autoSpaceDE w:val="0"/>
            <w:autoSpaceDN w:val="0"/>
            <w:ind w:hanging="640"/>
            <w:divId w:val="1722366887"/>
            <w:rPr>
              <w:del w:id="978" w:author="Martin Novák" w:date="2023-03-18T20:17:00Z"/>
              <w:rFonts w:eastAsia="Times New Roman"/>
            </w:rPr>
          </w:pPr>
          <w:del w:id="979" w:author="Martin Novák" w:date="2023-03-18T20:17:00Z">
            <w:r w:rsidDel="00831BEF">
              <w:rPr>
                <w:rFonts w:eastAsia="Times New Roman"/>
              </w:rPr>
              <w:delText xml:space="preserve">[127] </w:delText>
            </w:r>
            <w:r w:rsidDel="00831BEF">
              <w:rPr>
                <w:rFonts w:eastAsia="Times New Roman"/>
              </w:rPr>
              <w:tab/>
            </w:r>
            <w:r w:rsidDel="00831BEF">
              <w:rPr>
                <w:rFonts w:eastAsia="Times New Roman"/>
                <w:i/>
                <w:iCs/>
              </w:rPr>
              <w:delText>Gearbox Software’s Borderlands More Awesome Than Ever with Unreal Engine 3</w:delText>
            </w:r>
            <w:r w:rsidDel="00831BEF">
              <w:rPr>
                <w:rFonts w:eastAsia="Times New Roman"/>
              </w:rPr>
              <w:delText xml:space="preserve"> [online]. [vid. 2021-07-01]. Dostupné z: https://www.unrealengine.com/en-US/blog/borderlands</w:delText>
            </w:r>
          </w:del>
        </w:p>
        <w:p w14:paraId="7FF6DA02" w14:textId="466554CB" w:rsidR="0016786F" w:rsidDel="00831BEF" w:rsidRDefault="0016786F">
          <w:pPr>
            <w:autoSpaceDE w:val="0"/>
            <w:autoSpaceDN w:val="0"/>
            <w:ind w:hanging="640"/>
            <w:divId w:val="200097701"/>
            <w:rPr>
              <w:del w:id="980" w:author="Martin Novák" w:date="2023-03-18T20:17:00Z"/>
              <w:rFonts w:eastAsia="Times New Roman"/>
            </w:rPr>
          </w:pPr>
          <w:del w:id="981" w:author="Martin Novák" w:date="2023-03-18T20:17:00Z">
            <w:r w:rsidDel="00831BEF">
              <w:rPr>
                <w:rFonts w:eastAsia="Times New Roman"/>
              </w:rPr>
              <w:delText xml:space="preserve">[128] </w:delText>
            </w:r>
            <w:r w:rsidDel="00831BEF">
              <w:rPr>
                <w:rFonts w:eastAsia="Times New Roman"/>
              </w:rPr>
              <w:tab/>
            </w:r>
            <w:r w:rsidDel="00831BEF">
              <w:rPr>
                <w:rFonts w:eastAsia="Times New Roman"/>
                <w:i/>
                <w:iCs/>
              </w:rPr>
              <w:delText>CRYENGINE | Support: Licensing</w:delText>
            </w:r>
            <w:r w:rsidDel="00831BEF">
              <w:rPr>
                <w:rFonts w:eastAsia="Times New Roman"/>
              </w:rPr>
              <w:delText xml:space="preserve"> [online]. [vid. 2021-06-24]. Dostupné z: https://www.cryengine.com/support/view/licensing</w:delText>
            </w:r>
          </w:del>
        </w:p>
        <w:p w14:paraId="3C168E84" w14:textId="62601D22" w:rsidR="0016786F" w:rsidDel="00831BEF" w:rsidRDefault="0016786F">
          <w:pPr>
            <w:autoSpaceDE w:val="0"/>
            <w:autoSpaceDN w:val="0"/>
            <w:ind w:hanging="640"/>
            <w:divId w:val="1198153954"/>
            <w:rPr>
              <w:del w:id="982" w:author="Martin Novák" w:date="2023-03-18T20:17:00Z"/>
              <w:rFonts w:eastAsia="Times New Roman"/>
            </w:rPr>
          </w:pPr>
          <w:del w:id="983" w:author="Martin Novák" w:date="2023-03-18T20:17:00Z">
            <w:r w:rsidDel="00831BEF">
              <w:rPr>
                <w:rFonts w:eastAsia="Times New Roman"/>
              </w:rPr>
              <w:delText xml:space="preserve">[129] </w:delText>
            </w:r>
            <w:r w:rsidDel="00831BEF">
              <w:rPr>
                <w:rFonts w:eastAsia="Times New Roman"/>
              </w:rPr>
              <w:tab/>
              <w:delText xml:space="preserve">TECHNOLOGIES, Unity. </w:delText>
            </w:r>
            <w:r w:rsidDel="00831BEF">
              <w:rPr>
                <w:rFonts w:eastAsia="Times New Roman"/>
                <w:i/>
                <w:iCs/>
              </w:rPr>
              <w:delText>What platforms are supported by Unity? – Unity</w:delText>
            </w:r>
            <w:r w:rsidDel="00831BEF">
              <w:rPr>
                <w:rFonts w:eastAsia="Times New Roman"/>
              </w:rPr>
              <w:delText xml:space="preserve"> [online]. [vid. 2021-06-23]. Dostupné z: https://support.unity.com/hc/en-us/articles/206336795-What-platforms-are-supported-by-Unity-</w:delText>
            </w:r>
          </w:del>
        </w:p>
        <w:p w14:paraId="4866274F" w14:textId="45BA1FDB" w:rsidR="0016786F" w:rsidDel="00831BEF" w:rsidRDefault="0016786F">
          <w:pPr>
            <w:autoSpaceDE w:val="0"/>
            <w:autoSpaceDN w:val="0"/>
            <w:ind w:hanging="640"/>
            <w:divId w:val="1842507984"/>
            <w:rPr>
              <w:del w:id="984" w:author="Martin Novák" w:date="2023-03-18T20:17:00Z"/>
              <w:rFonts w:eastAsia="Times New Roman"/>
            </w:rPr>
          </w:pPr>
          <w:del w:id="985" w:author="Martin Novák" w:date="2023-03-18T20:17:00Z">
            <w:r w:rsidDel="00831BEF">
              <w:rPr>
                <w:rFonts w:eastAsia="Times New Roman"/>
              </w:rPr>
              <w:delText xml:space="preserve">[130] </w:delText>
            </w:r>
            <w:r w:rsidDel="00831BEF">
              <w:rPr>
                <w:rFonts w:eastAsia="Times New Roman"/>
              </w:rPr>
              <w:tab/>
              <w:delText xml:space="preserve">EPIC GAMES. </w:delText>
            </w:r>
            <w:r w:rsidDel="00831BEF">
              <w:rPr>
                <w:rFonts w:eastAsia="Times New Roman"/>
                <w:i/>
                <w:iCs/>
              </w:rPr>
              <w:delText>Multi-platform development</w:delText>
            </w:r>
            <w:r w:rsidDel="00831BEF">
              <w:rPr>
                <w:rFonts w:eastAsia="Times New Roman"/>
              </w:rPr>
              <w:delText xml:space="preserve"> [online]. [vid. 2021-06-23]. Dostupné z: https://www.unrealengine.com/en-US/features/multi-platform-development</w:delText>
            </w:r>
          </w:del>
        </w:p>
        <w:p w14:paraId="11FED4DF" w14:textId="0FC29485" w:rsidR="0016786F" w:rsidDel="00831BEF" w:rsidRDefault="0016786F">
          <w:pPr>
            <w:autoSpaceDE w:val="0"/>
            <w:autoSpaceDN w:val="0"/>
            <w:ind w:hanging="640"/>
            <w:divId w:val="29770062"/>
            <w:rPr>
              <w:del w:id="986" w:author="Martin Novák" w:date="2023-03-18T20:17:00Z"/>
              <w:rFonts w:eastAsia="Times New Roman"/>
            </w:rPr>
          </w:pPr>
          <w:del w:id="987" w:author="Martin Novák" w:date="2023-03-18T20:17:00Z">
            <w:r w:rsidDel="00831BEF">
              <w:rPr>
                <w:rFonts w:eastAsia="Times New Roman"/>
              </w:rPr>
              <w:delText xml:space="preserve">[131] </w:delText>
            </w:r>
            <w:r w:rsidDel="00831BEF">
              <w:rPr>
                <w:rFonts w:eastAsia="Times New Roman"/>
              </w:rPr>
              <w:tab/>
              <w:delText xml:space="preserve">EPIC GAMES. </w:delText>
            </w:r>
            <w:r w:rsidDel="00831BEF">
              <w:rPr>
                <w:rFonts w:eastAsia="Times New Roman"/>
                <w:i/>
                <w:iCs/>
              </w:rPr>
              <w:delText>Download - Unreal Engine</w:delText>
            </w:r>
            <w:r w:rsidDel="00831BEF">
              <w:rPr>
                <w:rFonts w:eastAsia="Times New Roman"/>
              </w:rPr>
              <w:delText xml:space="preserve"> [online]. [vid. 2021-06-22]. Dostupné z: https://www.unrealengine.com/en-US/download</w:delText>
            </w:r>
          </w:del>
        </w:p>
        <w:p w14:paraId="78393A50" w14:textId="5E7747B3" w:rsidR="0016786F" w:rsidDel="00831BEF" w:rsidRDefault="0016786F">
          <w:pPr>
            <w:autoSpaceDE w:val="0"/>
            <w:autoSpaceDN w:val="0"/>
            <w:ind w:hanging="640"/>
            <w:divId w:val="1510099022"/>
            <w:rPr>
              <w:del w:id="988" w:author="Martin Novák" w:date="2023-03-18T20:17:00Z"/>
              <w:rFonts w:eastAsia="Times New Roman"/>
            </w:rPr>
          </w:pPr>
          <w:del w:id="989" w:author="Martin Novák" w:date="2023-03-18T20:17:00Z">
            <w:r w:rsidDel="00831BEF">
              <w:rPr>
                <w:rFonts w:eastAsia="Times New Roman"/>
              </w:rPr>
              <w:delText xml:space="preserve">[132] </w:delText>
            </w:r>
            <w:r w:rsidDel="00831BEF">
              <w:rPr>
                <w:rFonts w:eastAsia="Times New Roman"/>
              </w:rPr>
              <w:tab/>
            </w:r>
            <w:r w:rsidDel="00831BEF">
              <w:rPr>
                <w:rFonts w:eastAsia="Times New Roman"/>
                <w:i/>
                <w:iCs/>
              </w:rPr>
              <w:delText>CRYENGINE | Support: General</w:delText>
            </w:r>
            <w:r w:rsidDel="00831BEF">
              <w:rPr>
                <w:rFonts w:eastAsia="Times New Roman"/>
              </w:rPr>
              <w:delText xml:space="preserve"> [online]. [vid. 2021-06-24]. Dostupné z: https://www.cryengine.com/support/view/general#platform-support</w:delText>
            </w:r>
          </w:del>
        </w:p>
        <w:p w14:paraId="27B540EE" w14:textId="210674A6" w:rsidR="00F67031" w:rsidRDefault="0016786F">
          <w:del w:id="990" w:author="Martin Novák" w:date="2023-03-18T20:17:00Z">
            <w:r w:rsidDel="00831BEF">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DB447" w14:textId="77777777" w:rsidR="00160232" w:rsidRDefault="00160232" w:rsidP="00891BAF">
      <w:pPr>
        <w:spacing w:after="0" w:line="240" w:lineRule="auto"/>
      </w:pPr>
      <w:r>
        <w:separator/>
      </w:r>
    </w:p>
  </w:endnote>
  <w:endnote w:type="continuationSeparator" w:id="0">
    <w:p w14:paraId="2E178076" w14:textId="77777777" w:rsidR="00160232" w:rsidRDefault="0016023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25577" w14:textId="77777777" w:rsidR="00160232" w:rsidRDefault="00160232" w:rsidP="00891BAF">
      <w:pPr>
        <w:spacing w:after="0" w:line="240" w:lineRule="auto"/>
      </w:pPr>
      <w:r>
        <w:separator/>
      </w:r>
    </w:p>
  </w:footnote>
  <w:footnote w:type="continuationSeparator" w:id="0">
    <w:p w14:paraId="34E7C4EF" w14:textId="77777777" w:rsidR="00160232" w:rsidRDefault="0016023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232"/>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000000"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000000"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70568"/>
    <w:rsid w:val="00A83128"/>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135232</TotalTime>
  <Pages>37</Pages>
  <Words>16716</Words>
  <Characters>98631</Characters>
  <Application>Microsoft Office Word</Application>
  <DocSecurity>0</DocSecurity>
  <Lines>821</Lines>
  <Paragraphs>230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687</cp:revision>
  <cp:lastPrinted>2023-02-12T16:23:00Z</cp:lastPrinted>
  <dcterms:created xsi:type="dcterms:W3CDTF">2021-03-29T20:15:00Z</dcterms:created>
  <dcterms:modified xsi:type="dcterms:W3CDTF">2023-03-18T20:24:00Z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