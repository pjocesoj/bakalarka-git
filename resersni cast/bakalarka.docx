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DBD0AD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3001E" w:rsidRPr="0053001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3001E" w:rsidRPr="0053001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2B5B4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3001E" w:rsidRPr="0053001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6627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3001E" w:rsidRPr="0053001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3001E" w:rsidRPr="0053001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99791E"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3001E" w:rsidRPr="0053001E">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3001E" w:rsidRPr="0053001E">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3001E" w:rsidRPr="0053001E">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3001E" w:rsidRPr="0053001E">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5715471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3001E" w:rsidRPr="0053001E">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3001E" w:rsidRPr="0053001E">
            <w:rPr>
              <w:color w:val="000000"/>
              <w:highlight w:val="green"/>
            </w:rPr>
            <w:t>[11]</w:t>
          </w:r>
        </w:sdtContent>
      </w:sdt>
      <w:r w:rsidR="00431B78" w:rsidRPr="00D7426C">
        <w:rPr>
          <w:color w:val="000000"/>
          <w:highlight w:val="green"/>
        </w:rPr>
        <w:t>.</w:t>
      </w:r>
    </w:p>
    <w:p w14:paraId="4AC68E92" w14:textId="1F0641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3001E" w:rsidRPr="0053001E">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060C2351"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3001E" w:rsidRPr="0053001E">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42AD3FB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3001E" w:rsidRPr="0053001E">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3001E" w:rsidRPr="0053001E">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1BAC60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3001E" w:rsidRPr="0053001E">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3001E" w:rsidRPr="0053001E">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45CF68B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3001E" w:rsidRPr="0053001E">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3001E" w:rsidRPr="0053001E">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CBE93A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3001E" w:rsidRPr="0053001E">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3001E" w:rsidRPr="0053001E">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4F29E7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3001E" w:rsidRPr="0053001E">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3001E" w:rsidRPr="0053001E">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3001E" w:rsidRPr="0053001E">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41C97915"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3001E" w:rsidRPr="0053001E">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3001E" w:rsidRPr="0053001E">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4B68EF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3001E" w:rsidRPr="0053001E">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32747E2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3001E" w:rsidRPr="0053001E">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3001E" w:rsidRPr="0053001E">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3001E" w:rsidRPr="0053001E">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3001E" w:rsidRPr="0053001E">
            <w:rPr>
              <w:rFonts w:cstheme="minorHAnsi"/>
              <w:color w:val="000000"/>
              <w:highlight w:val="green"/>
            </w:rPr>
            <w:t>[34]</w:t>
          </w:r>
        </w:sdtContent>
      </w:sdt>
      <w:r w:rsidR="0036057F" w:rsidRPr="00D7426C">
        <w:rPr>
          <w:rFonts w:cstheme="minorHAnsi"/>
          <w:color w:val="000000"/>
          <w:highlight w:val="green"/>
        </w:rPr>
        <w:t>.</w:t>
      </w:r>
    </w:p>
    <w:p w14:paraId="29449222" w14:textId="64D47CC7"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3001E" w:rsidRPr="0053001E">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3001E" w:rsidRPr="0053001E">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3001E" w:rsidRPr="0053001E">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36DE398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3001E" w:rsidRPr="0053001E">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3001E" w:rsidRPr="0053001E">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8890D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3001E" w:rsidRPr="0053001E">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3001E" w:rsidRPr="0053001E">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3001E" w:rsidRPr="0053001E">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7D18135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3001E" w:rsidRPr="0053001E">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776D76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3001E" w:rsidRPr="0053001E">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3001E" w:rsidRPr="0053001E">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79ABC2F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3001E" w:rsidRPr="0053001E">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26D2278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3001E" w:rsidRPr="0053001E">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3001E" w:rsidRPr="0053001E">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CDA521E"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3001E" w:rsidRPr="0053001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69EF18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3001E" w:rsidRPr="0053001E">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4402F417"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3001E" w:rsidRPr="0053001E">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676A77E"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3001E" w:rsidRPr="0053001E">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E3AD006"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3001E" w:rsidRPr="0053001E">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3001E" w:rsidRPr="0053001E">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3001E" w:rsidRPr="0053001E">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29100418"/>
      <w:r w:rsidRPr="00621687">
        <w:rPr>
          <w:rStyle w:val="Nadpis2Char"/>
          <w:rFonts w:asciiTheme="minorHAnsi" w:hAnsiTheme="minorHAnsi" w:cstheme="minorHAnsi"/>
        </w:rPr>
        <w:t>4.1 RPG</w:t>
      </w:r>
      <w:bookmarkEnd w:id="35"/>
      <w:bookmarkEnd w:id="36"/>
    </w:p>
    <w:p w14:paraId="3C2FBA8B" w14:textId="43BC4589"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3001E" w:rsidRPr="0053001E">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5F502E9C"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3001E" w:rsidRPr="0053001E">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60B6C14D"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3001E" w:rsidRPr="0053001E">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3001E" w:rsidRPr="0053001E">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3001E" w:rsidRPr="0053001E">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5884D55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3001E" w:rsidRPr="0053001E">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5AAD3779"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3001E" w:rsidRPr="0053001E">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3001E" w:rsidRPr="0053001E">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3001E" w:rsidRPr="0053001E">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3001E" w:rsidRPr="0053001E">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7" w:name="_Toc129100419"/>
      <w:bookmarkStart w:id="38" w:name="_Hlk76031907"/>
      <w:r w:rsidRPr="00F7533D">
        <w:rPr>
          <w:rStyle w:val="Nadpis2Char"/>
          <w:rFonts w:asciiTheme="minorHAnsi" w:hAnsiTheme="minorHAnsi" w:cstheme="minorHAnsi"/>
        </w:rPr>
        <w:t>4.2 akční</w:t>
      </w:r>
      <w:bookmarkEnd w:id="37"/>
      <w:r w:rsidRPr="00F7533D">
        <w:rPr>
          <w:rFonts w:cstheme="minorHAnsi"/>
          <w:color w:val="000000"/>
          <w:sz w:val="20"/>
          <w:szCs w:val="20"/>
          <w:shd w:val="clear" w:color="auto" w:fill="FFFFFF"/>
        </w:rPr>
        <w:t xml:space="preserve"> </w:t>
      </w:r>
    </w:p>
    <w:bookmarkEnd w:id="38"/>
    <w:p w14:paraId="32EE847A" w14:textId="1DA1694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3001E" w:rsidRPr="0053001E">
            <w:rPr>
              <w:color w:val="000000"/>
            </w:rPr>
            <w:t>[77]</w:t>
          </w:r>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3001E" w:rsidRPr="0053001E">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3001E" w:rsidRPr="0053001E">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3001E" w:rsidRPr="0053001E">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3001E" w:rsidRPr="0053001E">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3001E" w:rsidRPr="0053001E">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3001E" w:rsidRPr="0053001E">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3001E" w:rsidRPr="0053001E">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9" w:name="_Toc129100420"/>
      <w:bookmarkStart w:id="40" w:name="_Hlk76031922"/>
      <w:r w:rsidRPr="00621687">
        <w:rPr>
          <w:rFonts w:asciiTheme="minorHAnsi" w:hAnsiTheme="minorHAnsi" w:cstheme="minorHAnsi"/>
        </w:rPr>
        <w:t>4.3 strategie</w:t>
      </w:r>
      <w:bookmarkEnd w:id="39"/>
    </w:p>
    <w:bookmarkEnd w:id="40"/>
    <w:p w14:paraId="5C393321" w14:textId="2FD27BFF"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3001E" w:rsidRPr="0053001E">
            <w:rPr>
              <w:rFonts w:cstheme="minorHAnsi"/>
              <w:color w:val="000000"/>
              <w:highlight w:val="darkCyan"/>
            </w:rPr>
            <w:t>[86]</w:t>
          </w:r>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3001E" w:rsidRPr="0053001E">
            <w:rPr>
              <w:rFonts w:cstheme="minorHAnsi"/>
              <w:color w:val="000000"/>
            </w:rPr>
            <w:t>[87]</w:t>
          </w:r>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3001E" w:rsidRPr="0053001E">
            <w:rPr>
              <w:rFonts w:cstheme="minorHAnsi"/>
              <w:color w:val="000000"/>
              <w:lang w:val="en-US"/>
            </w:rPr>
            <w:t>[88]</w:t>
          </w:r>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3001E" w:rsidRPr="0053001E">
            <w:rPr>
              <w:rFonts w:cstheme="minorHAnsi"/>
              <w:color w:val="000000"/>
            </w:rPr>
            <w:t>[89]</w:t>
          </w:r>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3001E" w:rsidRPr="0053001E">
            <w:rPr>
              <w:rFonts w:cstheme="minorHAnsi"/>
              <w:color w:val="000000"/>
            </w:rPr>
            <w:t>[90]</w:t>
          </w:r>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3001E" w:rsidRPr="0053001E">
            <w:rPr>
              <w:color w:val="000000"/>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1" w:name="_Toc129100421"/>
      <w:r w:rsidRPr="00621687">
        <w:rPr>
          <w:rFonts w:asciiTheme="minorHAnsi" w:hAnsiTheme="minorHAnsi" w:cstheme="minorHAnsi"/>
          <w:shd w:val="clear" w:color="auto" w:fill="FFFFFF"/>
        </w:rPr>
        <w:t>4.4 závodní</w:t>
      </w:r>
      <w:bookmarkEnd w:id="41"/>
    </w:p>
    <w:p w14:paraId="14B00349" w14:textId="4EA4C42F" w:rsidR="0074038A" w:rsidRDefault="0074038A" w:rsidP="00DF4197">
      <w:pPr>
        <w:ind w:left="1416" w:firstLine="708"/>
        <w:jc w:val="both"/>
        <w:rPr>
          <w:ins w:id="42" w:author="Martin Novák" w:date="2023-03-18T19:58:00Z"/>
          <w:rFonts w:cstheme="minorHAnsi"/>
        </w:rPr>
      </w:pPr>
      <w:ins w:id="43" w:author="Martin Novák" w:date="2023-03-18T19:58:00Z">
        <w:r>
          <w:rPr>
            <w:rFonts w:cstheme="minorHAnsi"/>
          </w:rPr>
          <w:t>Jed</w:t>
        </w:r>
      </w:ins>
      <w:ins w:id="44" w:author="Martin Novák" w:date="2023-03-18T19:59:00Z">
        <w:r>
          <w:rPr>
            <w:rFonts w:cstheme="minorHAnsi"/>
          </w:rPr>
          <w:t>ním z možných dělení závodních her je podle jízdního modelu. Realistický (např.</w:t>
        </w:r>
      </w:ins>
      <w:ins w:id="45" w:author="Martin Novák" w:date="2023-03-18T20:00:00Z">
        <w:r>
          <w:rPr>
            <w:rFonts w:cstheme="minorHAnsi"/>
          </w:rPr>
          <w:t xml:space="preserve"> </w:t>
        </w:r>
      </w:ins>
      <w:ins w:id="46" w:author="Martin Novák" w:date="2023-03-18T20:16:00Z">
        <w:r w:rsidR="00831BEF" w:rsidRPr="00BF4095">
          <w:rPr>
            <w:rFonts w:cstheme="minorHAnsi"/>
            <w:lang w:val="en-US"/>
            <w:rPrChange w:id="47" w:author="Martin Novák" w:date="2023-03-18T20:23:00Z">
              <w:rPr>
                <w:rFonts w:cstheme="minorHAnsi"/>
              </w:rPr>
            </w:rPrChange>
          </w:rPr>
          <w:t>D</w:t>
        </w:r>
      </w:ins>
      <w:ins w:id="48" w:author="Martin Novák" w:date="2023-03-18T20:18:00Z">
        <w:r w:rsidR="00256384" w:rsidRPr="00BF4095">
          <w:rPr>
            <w:rFonts w:cstheme="minorHAnsi"/>
            <w:lang w:val="en-US"/>
            <w:rPrChange w:id="49" w:author="Martin Novák" w:date="2023-03-18T20:23:00Z">
              <w:rPr>
                <w:rFonts w:cstheme="minorHAnsi"/>
              </w:rPr>
            </w:rPrChange>
          </w:rPr>
          <w:t>i</w:t>
        </w:r>
      </w:ins>
      <w:ins w:id="50" w:author="Martin Novák" w:date="2023-03-18T20:16:00Z">
        <w:r w:rsidR="00831BEF" w:rsidRPr="00BF4095">
          <w:rPr>
            <w:rFonts w:cstheme="minorHAnsi"/>
            <w:lang w:val="en-US"/>
            <w:rPrChange w:id="51" w:author="Martin Novák" w:date="2023-03-18T20:23:00Z">
              <w:rPr>
                <w:rFonts w:cstheme="minorHAnsi"/>
              </w:rPr>
            </w:rPrChange>
          </w:rPr>
          <w:t xml:space="preserve">RT </w:t>
        </w:r>
      </w:ins>
      <w:ins w:id="52" w:author="Martin Novák" w:date="2023-03-18T20:17:00Z">
        <w:r w:rsidR="00831BEF" w:rsidRPr="00BF4095">
          <w:rPr>
            <w:rFonts w:cstheme="minorHAnsi"/>
            <w:lang w:val="en-US"/>
            <w:rPrChange w:id="53" w:author="Martin Novák" w:date="2023-03-18T20:23:00Z">
              <w:rPr>
                <w:rFonts w:cstheme="minorHAnsi"/>
              </w:rPr>
            </w:rPrChange>
          </w:rPr>
          <w:t>Rally</w:t>
        </w:r>
      </w:ins>
      <w:customXmlInsRangeStart w:id="54" w:author="Martin Novák" w:date="2023-03-18T20:17:00Z"/>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customXmlInsRangeEnd w:id="54"/>
          <w:ins w:id="55" w:author="Martin Novák" w:date="2023-03-18T21:14:00Z">
            <w:r w:rsidR="0053001E" w:rsidRPr="0053001E">
              <w:rPr>
                <w:rFonts w:cstheme="minorHAnsi"/>
                <w:color w:val="000000"/>
                <w:rPrChange w:id="56" w:author="Martin Novák" w:date="2023-03-18T21:14:00Z">
                  <w:rPr/>
                </w:rPrChange>
              </w:rPr>
              <w:t>[92]</w:t>
            </w:r>
          </w:ins>
          <w:customXmlInsRangeStart w:id="57" w:author="Martin Novák" w:date="2023-03-18T20:17:00Z"/>
        </w:sdtContent>
      </w:sdt>
      <w:customXmlInsRangeEnd w:id="57"/>
      <w:ins w:id="58" w:author="Martin Novák" w:date="2023-03-18T20:00:00Z">
        <w:r>
          <w:rPr>
            <w:rFonts w:cstheme="minorHAnsi"/>
          </w:rPr>
          <w:t>) se snaží co nejvíce napodobit chová</w:t>
        </w:r>
      </w:ins>
      <w:ins w:id="59" w:author="Martin Novák" w:date="2023-03-18T20:01:00Z">
        <w:r>
          <w:rPr>
            <w:rFonts w:cstheme="minorHAnsi"/>
          </w:rPr>
          <w:t>ní skutečných vozů. Arkádový</w:t>
        </w:r>
      </w:ins>
      <w:ins w:id="60" w:author="Martin Novák" w:date="2023-03-18T20:04:00Z">
        <w:r>
          <w:rPr>
            <w:rFonts w:cstheme="minorHAnsi"/>
          </w:rPr>
          <w:t xml:space="preserve"> (např. </w:t>
        </w:r>
        <w:r w:rsidR="00D67D2B" w:rsidRPr="002347AB">
          <w:rPr>
            <w:rFonts w:cstheme="minorHAnsi"/>
            <w:lang w:val="en-US"/>
            <w:rPrChange w:id="61" w:author="Martin Novák" w:date="2023-03-18T20:22:00Z">
              <w:rPr>
                <w:rFonts w:cstheme="minorHAnsi"/>
              </w:rPr>
            </w:rPrChange>
          </w:rPr>
          <w:t>Need For Speed</w:t>
        </w:r>
      </w:ins>
      <w:customXmlInsRangeStart w:id="62" w:author="Martin Novák" w:date="2023-03-18T20:18:00Z"/>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customXmlInsRangeEnd w:id="62"/>
          <w:ins w:id="63" w:author="Martin Novák" w:date="2023-03-18T21:14:00Z">
            <w:r w:rsidR="0053001E" w:rsidRPr="0053001E">
              <w:rPr>
                <w:rFonts w:cstheme="minorHAnsi"/>
                <w:color w:val="000000"/>
                <w:rPrChange w:id="64" w:author="Martin Novák" w:date="2023-03-18T21:14:00Z">
                  <w:rPr/>
                </w:rPrChange>
              </w:rPr>
              <w:t>[93]</w:t>
            </w:r>
          </w:ins>
          <w:customXmlInsRangeStart w:id="65" w:author="Martin Novák" w:date="2023-03-18T20:18:00Z"/>
        </w:sdtContent>
      </w:sdt>
      <w:customXmlInsRangeEnd w:id="65"/>
      <w:ins w:id="66" w:author="Martin Novák" w:date="2023-03-18T20:04:00Z">
        <w:r>
          <w:rPr>
            <w:rFonts w:cstheme="minorHAnsi"/>
          </w:rPr>
          <w:t>)</w:t>
        </w:r>
      </w:ins>
      <w:ins w:id="67" w:author="Martin Novák" w:date="2023-03-18T20:01:00Z">
        <w:r>
          <w:rPr>
            <w:rFonts w:cstheme="minorHAnsi"/>
          </w:rPr>
          <w:t xml:space="preserve"> </w:t>
        </w:r>
      </w:ins>
      <w:ins w:id="68" w:author="Martin Novák" w:date="2023-03-18T20:03:00Z">
        <w:r>
          <w:rPr>
            <w:rFonts w:cstheme="minorHAnsi"/>
          </w:rPr>
          <w:t>ubírá reali</w:t>
        </w:r>
      </w:ins>
      <w:ins w:id="69" w:author="Martin Novák" w:date="2023-03-18T20:04:00Z">
        <w:r>
          <w:rPr>
            <w:rFonts w:cstheme="minorHAnsi"/>
          </w:rPr>
          <w:t>sti</w:t>
        </w:r>
      </w:ins>
      <w:ins w:id="70" w:author="Martin Novák" w:date="2023-03-18T20:03:00Z">
        <w:r>
          <w:rPr>
            <w:rFonts w:cstheme="minorHAnsi"/>
          </w:rPr>
          <w:t xml:space="preserve">čnost ve prospěch </w:t>
        </w:r>
      </w:ins>
      <w:ins w:id="71" w:author="Martin Novák" w:date="2023-03-18T20:22:00Z">
        <w:r w:rsidR="002347AB">
          <w:rPr>
            <w:rFonts w:cstheme="minorHAnsi"/>
          </w:rPr>
          <w:t xml:space="preserve">jednodušší </w:t>
        </w:r>
      </w:ins>
      <w:ins w:id="72" w:author="Martin Novák" w:date="2023-03-18T20:03:00Z">
        <w:r>
          <w:rPr>
            <w:rFonts w:cstheme="minorHAnsi"/>
          </w:rPr>
          <w:t>hratelnosti</w:t>
        </w:r>
      </w:ins>
      <w:ins w:id="73" w:author="Martin Novák" w:date="2023-03-18T20:22:00Z">
        <w:r w:rsidR="00BF4095">
          <w:rPr>
            <w:rFonts w:cstheme="minorHAnsi"/>
            <w:color w:val="000000"/>
          </w:rPr>
          <w:t>.</w:t>
        </w:r>
      </w:ins>
      <w:ins w:id="74" w:author="Martin Novák" w:date="2023-03-18T20:28:00Z">
        <w:r w:rsidR="00E5767D">
          <w:rPr>
            <w:rFonts w:cstheme="minorHAnsi"/>
            <w:color w:val="000000"/>
          </w:rPr>
          <w:t xml:space="preserve"> Dalším dělením je</w:t>
        </w:r>
      </w:ins>
      <w:ins w:id="75" w:author="Martin Novák" w:date="2023-03-18T21:03:00Z">
        <w:r w:rsidR="00460BAF">
          <w:rPr>
            <w:rFonts w:cstheme="minorHAnsi"/>
            <w:color w:val="000000"/>
          </w:rPr>
          <w:t>,</w:t>
        </w:r>
      </w:ins>
      <w:ins w:id="76" w:author="Martin Novák" w:date="2023-03-18T20:28:00Z">
        <w:r w:rsidR="00E5767D">
          <w:rPr>
            <w:rFonts w:cstheme="minorHAnsi"/>
            <w:color w:val="000000"/>
          </w:rPr>
          <w:t xml:space="preserve"> </w:t>
        </w:r>
      </w:ins>
      <w:ins w:id="77" w:author="Martin Novák" w:date="2023-03-18T20:29:00Z">
        <w:r w:rsidR="00E5767D">
          <w:rPr>
            <w:rFonts w:cstheme="minorHAnsi"/>
            <w:color w:val="000000"/>
          </w:rPr>
          <w:t>zda se závodí v autech či jin</w:t>
        </w:r>
      </w:ins>
      <w:ins w:id="78" w:author="Martin Novák" w:date="2023-03-18T20:30:00Z">
        <w:r w:rsidR="00E5767D">
          <w:rPr>
            <w:rFonts w:cstheme="minorHAnsi"/>
            <w:color w:val="000000"/>
          </w:rPr>
          <w:t xml:space="preserve">ých dopravních prostředcích (např. </w:t>
        </w:r>
      </w:ins>
      <w:ins w:id="79" w:author="Martin Novák" w:date="2023-03-18T21:00:00Z">
        <w:r w:rsidR="00B326BD">
          <w:rPr>
            <w:rFonts w:cstheme="minorHAnsi"/>
            <w:color w:val="000000"/>
          </w:rPr>
          <w:t>vesmírné lodě v Redout 2</w:t>
        </w:r>
      </w:ins>
      <w:customXmlInsRangeStart w:id="80" w:author="Martin Novák" w:date="2023-03-18T21:01:00Z"/>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customXmlInsRangeEnd w:id="80"/>
          <w:ins w:id="81" w:author="Martin Novák" w:date="2023-03-18T21:14:00Z">
            <w:r w:rsidR="0053001E" w:rsidRPr="0053001E">
              <w:rPr>
                <w:rFonts w:cstheme="minorHAnsi"/>
                <w:color w:val="000000"/>
              </w:rPr>
              <w:t>[94]</w:t>
            </w:r>
          </w:ins>
          <w:customXmlInsRangeStart w:id="82" w:author="Martin Novák" w:date="2023-03-18T21:01:00Z"/>
        </w:sdtContent>
      </w:sdt>
      <w:customXmlInsRangeEnd w:id="82"/>
      <w:ins w:id="83" w:author="Martin Novák" w:date="2023-03-18T20:30:00Z">
        <w:r w:rsidR="00E5767D">
          <w:rPr>
            <w:rFonts w:cstheme="minorHAnsi"/>
            <w:color w:val="000000"/>
          </w:rPr>
          <w:t>).</w:t>
        </w:r>
      </w:ins>
      <w:ins w:id="84" w:author="Martin Novák" w:date="2023-03-18T20:32:00Z">
        <w:r w:rsidR="00E5767D">
          <w:rPr>
            <w:rFonts w:cstheme="minorHAnsi"/>
            <w:color w:val="000000"/>
          </w:rPr>
          <w:t xml:space="preserve"> Ačkoliv většina her</w:t>
        </w:r>
      </w:ins>
      <w:ins w:id="85" w:author="Martin Novák" w:date="2023-03-18T20:33:00Z">
        <w:r w:rsidR="00E5767D">
          <w:rPr>
            <w:rFonts w:cstheme="minorHAnsi"/>
            <w:color w:val="000000"/>
          </w:rPr>
          <w:t xml:space="preserve"> hráče za narážení do soupeřů penalizuje, existují</w:t>
        </w:r>
      </w:ins>
      <w:ins w:id="86" w:author="Martin Novák" w:date="2023-03-18T21:02:00Z">
        <w:r w:rsidR="00B326BD">
          <w:rPr>
            <w:rFonts w:cstheme="minorHAnsi"/>
            <w:color w:val="000000"/>
          </w:rPr>
          <w:t xml:space="preserve"> také</w:t>
        </w:r>
      </w:ins>
      <w:ins w:id="87" w:author="Martin Novák" w:date="2023-03-18T20:33:00Z">
        <w:r w:rsidR="00E5767D">
          <w:rPr>
            <w:rFonts w:cstheme="minorHAnsi"/>
            <w:color w:val="000000"/>
          </w:rPr>
          <w:t xml:space="preserve"> série jako </w:t>
        </w:r>
      </w:ins>
      <w:ins w:id="88" w:author="Martin Novák" w:date="2023-03-18T20:34:00Z">
        <w:r w:rsidR="00E5767D">
          <w:rPr>
            <w:rFonts w:cstheme="minorHAnsi"/>
            <w:color w:val="000000"/>
          </w:rPr>
          <w:t xml:space="preserve">například </w:t>
        </w:r>
        <w:r w:rsidR="00E5767D" w:rsidRPr="00E5767D">
          <w:rPr>
            <w:rFonts w:cstheme="minorHAnsi"/>
            <w:color w:val="FF0000"/>
            <w:highlight w:val="darkCyan"/>
          </w:rPr>
          <w:t>FlatOut</w:t>
        </w:r>
      </w:ins>
      <w:customXmlInsRangeStart w:id="89" w:author="Martin Novák" w:date="2023-03-18T20:34:00Z"/>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customXmlInsRangeEnd w:id="89"/>
          <w:ins w:id="90" w:author="Martin Novák" w:date="2023-03-18T21:14:00Z">
            <w:r w:rsidR="0053001E" w:rsidRPr="0053001E">
              <w:rPr>
                <w:rFonts w:cstheme="minorHAnsi"/>
                <w:color w:val="000000"/>
                <w:highlight w:val="darkCyan"/>
              </w:rPr>
              <w:t>[95]</w:t>
            </w:r>
          </w:ins>
          <w:customXmlInsRangeStart w:id="91" w:author="Martin Novák" w:date="2023-03-18T20:34:00Z"/>
        </w:sdtContent>
      </w:sdt>
      <w:customXmlInsRangeEnd w:id="91"/>
      <w:ins w:id="92" w:author="Martin Novák" w:date="2023-03-18T20:34:00Z">
        <w:r w:rsidR="00E5767D">
          <w:rPr>
            <w:rFonts w:cstheme="minorHAnsi"/>
            <w:color w:val="000000"/>
          </w:rPr>
          <w:t xml:space="preserve"> a </w:t>
        </w:r>
        <w:r w:rsidR="00E5767D" w:rsidRPr="00D654C3">
          <w:rPr>
            <w:rFonts w:cstheme="minorHAnsi"/>
            <w:color w:val="000000"/>
            <w:lang w:val="en-US"/>
            <w:rPrChange w:id="93" w:author="Martin Novák" w:date="2023-03-18T21:04:00Z">
              <w:rPr>
                <w:rFonts w:cstheme="minorHAnsi"/>
                <w:color w:val="000000"/>
              </w:rPr>
            </w:rPrChange>
          </w:rPr>
          <w:t>Asphalt</w:t>
        </w:r>
      </w:ins>
      <w:customXmlInsRangeStart w:id="94" w:author="Martin Novák" w:date="2023-03-18T20:35:00Z"/>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customXmlInsRangeEnd w:id="94"/>
          <w:ins w:id="95" w:author="Martin Novák" w:date="2023-03-18T21:14:00Z">
            <w:r w:rsidR="0053001E" w:rsidRPr="0053001E">
              <w:rPr>
                <w:rFonts w:cstheme="minorHAnsi"/>
                <w:color w:val="000000"/>
              </w:rPr>
              <w:t>[96]</w:t>
            </w:r>
          </w:ins>
          <w:customXmlInsRangeStart w:id="96" w:author="Martin Novák" w:date="2023-03-18T20:35:00Z"/>
        </w:sdtContent>
      </w:sdt>
      <w:customXmlInsRangeEnd w:id="96"/>
      <w:ins w:id="97" w:author="Martin Novák" w:date="2023-03-18T20:35:00Z">
        <w:r w:rsidR="00E5767D">
          <w:rPr>
            <w:rFonts w:cstheme="minorHAnsi"/>
            <w:color w:val="000000"/>
          </w:rPr>
          <w:t xml:space="preserve">, které </w:t>
        </w:r>
      </w:ins>
      <w:ins w:id="98" w:author="Martin Novák" w:date="2023-03-18T20:54:00Z">
        <w:r w:rsidR="00414FD5">
          <w:rPr>
            <w:rFonts w:cstheme="minorHAnsi"/>
            <w:color w:val="000000"/>
          </w:rPr>
          <w:t>za to</w:t>
        </w:r>
      </w:ins>
      <w:ins w:id="99" w:author="Martin Novák" w:date="2023-03-18T20:35:00Z">
        <w:r w:rsidR="00E5767D">
          <w:rPr>
            <w:rFonts w:cstheme="minorHAnsi"/>
            <w:color w:val="000000"/>
          </w:rPr>
          <w:t xml:space="preserve"> naopak hráče odměňují</w:t>
        </w:r>
      </w:ins>
      <w:ins w:id="100" w:author="Martin Novák" w:date="2023-03-18T20:55:00Z">
        <w:r w:rsidR="00001C43">
          <w:rPr>
            <w:rFonts w:cstheme="minorHAnsi"/>
            <w:color w:val="000000"/>
          </w:rPr>
          <w:t xml:space="preserve"> </w:t>
        </w:r>
      </w:ins>
      <w:ins w:id="101" w:author="Martin Novák" w:date="2023-03-18T21:24:00Z">
        <w:r w:rsidR="008D0D01">
          <w:rPr>
            <w:rFonts w:cstheme="minorHAnsi"/>
            <w:color w:val="000000"/>
          </w:rPr>
          <w:t xml:space="preserve">a umožňují </w:t>
        </w:r>
      </w:ins>
      <w:ins w:id="102" w:author="Martin Novák" w:date="2023-03-18T20:55:00Z">
        <w:r w:rsidR="00001C43">
          <w:rPr>
            <w:rFonts w:cstheme="minorHAnsi"/>
            <w:color w:val="000000"/>
          </w:rPr>
          <w:t>soupeře zpomalit či úplně vyřa</w:t>
        </w:r>
      </w:ins>
      <w:ins w:id="103" w:author="Martin Novák" w:date="2023-03-18T20:56:00Z">
        <w:r w:rsidR="00001C43">
          <w:rPr>
            <w:rFonts w:cstheme="minorHAnsi"/>
            <w:color w:val="000000"/>
          </w:rPr>
          <w:t>dit ze závodu</w:t>
        </w:r>
      </w:ins>
      <w:ins w:id="104" w:author="Martin Novák" w:date="2023-03-18T21:12:00Z">
        <w:r w:rsidR="0053001E" w:rsidRPr="0053001E">
          <w:rPr>
            <w:rFonts w:cstheme="minorHAnsi"/>
            <w:color w:val="000000"/>
          </w:rPr>
          <w:t xml:space="preserve"> </w:t>
        </w:r>
      </w:ins>
      <w:customXmlInsRangeStart w:id="105" w:author="Martin Novák" w:date="2023-03-18T21:12:00Z"/>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
          <w:id w:val="-525487477"/>
          <w:placeholder>
            <w:docPart w:val="B5AEECBB2F394B65AD8F72491631F96D"/>
          </w:placeholder>
        </w:sdtPr>
        <w:sdtContent>
          <w:customXmlInsRangeEnd w:id="105"/>
          <w:ins w:id="106" w:author="Martin Novák" w:date="2023-03-18T21:14:00Z">
            <w:r w:rsidR="00016564" w:rsidRPr="00016564">
              <w:rPr>
                <w:rFonts w:cstheme="minorHAnsi"/>
                <w:color w:val="000000"/>
              </w:rPr>
              <w:t>[74, 98]</w:t>
            </w:r>
          </w:ins>
          <w:customXmlInsRangeStart w:id="107" w:author="Martin Novák" w:date="2023-03-18T21:12:00Z"/>
        </w:sdtContent>
      </w:sdt>
      <w:customXmlInsRangeEnd w:id="107"/>
      <w:ins w:id="108" w:author="Martin Novák" w:date="2023-03-18T20:35:00Z">
        <w:r w:rsidR="00E5767D">
          <w:rPr>
            <w:rFonts w:cstheme="minorHAnsi"/>
            <w:color w:val="000000"/>
          </w:rPr>
          <w:t>.</w:t>
        </w:r>
      </w:ins>
    </w:p>
    <w:p w14:paraId="1C7F5AFF" w14:textId="58F9A9D0" w:rsidR="00E5767D" w:rsidRPr="00E5767D" w:rsidRDefault="00E5767D" w:rsidP="00DF4197">
      <w:pPr>
        <w:ind w:left="1416" w:firstLine="708"/>
        <w:jc w:val="both"/>
        <w:rPr>
          <w:ins w:id="109" w:author="Martin Novák" w:date="2023-03-18T20:35:00Z"/>
          <w:rFonts w:cstheme="minorHAnsi"/>
          <w:color w:val="92D050"/>
          <w:rPrChange w:id="110" w:author="Martin Novák" w:date="2023-03-18T20:36:00Z">
            <w:rPr>
              <w:ins w:id="111" w:author="Martin Novák" w:date="2023-03-18T20:35:00Z"/>
              <w:rFonts w:cstheme="minorHAnsi"/>
            </w:rPr>
          </w:rPrChange>
        </w:rPr>
      </w:pPr>
      <w:ins w:id="112" w:author="Martin Novák" w:date="2023-03-18T20:36:00Z">
        <w:r w:rsidRPr="00E5767D">
          <w:rPr>
            <w:rFonts w:cstheme="minorHAnsi"/>
            <w:color w:val="92D050"/>
            <w:rPrChange w:id="113" w:author="Martin Novák" w:date="2023-03-18T20:36:00Z">
              <w:rPr>
                <w:rFonts w:cstheme="minorHAnsi"/>
              </w:rPr>
            </w:rPrChange>
          </w:rPr>
          <w:t>/*</w:t>
        </w:r>
      </w:ins>
    </w:p>
    <w:p w14:paraId="04C7D2ED" w14:textId="194E0F31" w:rsidR="00F67031" w:rsidRPr="00E5767D" w:rsidRDefault="00F67031" w:rsidP="00DF4197">
      <w:pPr>
        <w:ind w:left="1416" w:firstLine="708"/>
        <w:jc w:val="both"/>
        <w:rPr>
          <w:ins w:id="114" w:author="Martin Novák" w:date="2023-03-18T20:36:00Z"/>
          <w:rFonts w:cstheme="minorHAnsi"/>
          <w:color w:val="92D050"/>
          <w:rPrChange w:id="115" w:author="Martin Novák" w:date="2023-03-18T20:36:00Z">
            <w:rPr>
              <w:ins w:id="116" w:author="Martin Novák" w:date="2023-03-18T20:36:00Z"/>
              <w:rFonts w:cstheme="minorHAnsi"/>
              <w:color w:val="FF0000"/>
            </w:rPr>
          </w:rPrChange>
        </w:rPr>
      </w:pPr>
      <w:r w:rsidRPr="00E5767D">
        <w:rPr>
          <w:rFonts w:cstheme="minorHAnsi"/>
          <w:color w:val="92D050"/>
          <w:rPrChange w:id="117" w:author="Martin Novák" w:date="2023-03-18T20:36:00Z">
            <w:rPr>
              <w:rFonts w:cstheme="minorHAnsi"/>
            </w:rPr>
          </w:rPrChange>
        </w:rPr>
        <w:t xml:space="preserve">Jak již název napovídá, tyto hry jsou o závodění v autech, či jim podobných strojích. </w:t>
      </w:r>
      <w:r w:rsidRPr="00E5767D">
        <w:rPr>
          <w:rFonts w:cstheme="minorHAnsi"/>
          <w:color w:val="92D050"/>
          <w:rPrChange w:id="118" w:author="Martin Novák" w:date="2023-03-18T20:36:00Z">
            <w:rPr>
              <w:rFonts w:cstheme="minorHAnsi"/>
              <w:color w:val="FF0000"/>
            </w:rPr>
          </w:rPrChange>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E5767D">
        <w:rPr>
          <w:rFonts w:cstheme="minorHAnsi"/>
          <w:color w:val="92D050"/>
          <w:rPrChange w:id="119" w:author="Martin Novák" w:date="2023-03-18T20:36:00Z">
            <w:rPr>
              <w:rFonts w:cstheme="minorHAnsi"/>
              <w:color w:val="FF0000"/>
              <w:highlight w:val="darkCyan"/>
            </w:rPr>
          </w:rPrChange>
        </w:rPr>
        <w:t>FlatOut</w:t>
      </w:r>
      <w:customXmlInsRangeStart w:id="120" w:author="Martin Novák" w:date="2023-03-18T20:19: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InsRangeEnd w:id="120"/>
          <w:ins w:id="121" w:author="Martin Novák" w:date="2023-03-18T21:14:00Z">
            <w:r w:rsidR="0053001E" w:rsidRPr="0053001E">
              <w:rPr>
                <w:rFonts w:cstheme="minorHAnsi"/>
                <w:color w:val="000000"/>
                <w:rPrChange w:id="122" w:author="Martin Novák" w:date="2023-03-18T21:14:00Z">
                  <w:rPr/>
                </w:rPrChange>
              </w:rPr>
              <w:t>[95]</w:t>
            </w:r>
          </w:ins>
          <w:customXmlInsRangeStart w:id="123" w:author="Martin Novák" w:date="2023-03-18T20:19:00Z"/>
        </w:sdtContent>
      </w:sdt>
      <w:customXmlInsRangeEnd w:id="123"/>
      <w:r w:rsidRPr="00E5767D">
        <w:rPr>
          <w:rFonts w:cstheme="minorHAnsi"/>
          <w:color w:val="92D050"/>
          <w:rPrChange w:id="124" w:author="Martin Novák" w:date="2023-03-18T20:36:00Z">
            <w:rPr>
              <w:rFonts w:cstheme="minorHAnsi"/>
              <w:color w:val="FF0000"/>
            </w:rPr>
          </w:rPrChange>
        </w:rPr>
        <w:t>, kde je možné nárazy soupeřovo auto poškodit či úplně zničit a vyřadit ho tak ze závodu.</w:t>
      </w:r>
    </w:p>
    <w:p w14:paraId="35F9ED89" w14:textId="5F79441D" w:rsidR="00E5767D" w:rsidRPr="00E5767D" w:rsidRDefault="00E5767D" w:rsidP="00DF4197">
      <w:pPr>
        <w:ind w:left="1416" w:firstLine="708"/>
        <w:jc w:val="both"/>
        <w:rPr>
          <w:rFonts w:cstheme="minorHAnsi"/>
          <w:color w:val="92D050"/>
          <w:rPrChange w:id="125" w:author="Martin Novák" w:date="2023-03-18T20:36:00Z">
            <w:rPr>
              <w:rFonts w:cstheme="minorHAnsi"/>
              <w:color w:val="FF0000"/>
            </w:rPr>
          </w:rPrChange>
        </w:rPr>
      </w:pPr>
      <w:ins w:id="126" w:author="Martin Novák" w:date="2023-03-18T20:36:00Z">
        <w:r w:rsidRPr="00E5767D">
          <w:rPr>
            <w:rFonts w:cstheme="minorHAnsi"/>
            <w:color w:val="92D050"/>
            <w:rPrChange w:id="127" w:author="Martin Novák" w:date="2023-03-18T20:36:00Z">
              <w:rPr>
                <w:rFonts w:cstheme="minorHAnsi"/>
              </w:rPr>
            </w:rPrChange>
          </w:rPr>
          <w:t>*/</w:t>
        </w:r>
      </w:ins>
    </w:p>
    <w:p w14:paraId="35E722E3" w14:textId="2B1850F4" w:rsidR="003E05E7" w:rsidRPr="00FD4AB2" w:rsidRDefault="003E05E7" w:rsidP="003E05E7">
      <w:pPr>
        <w:pStyle w:val="Nadpis2"/>
        <w:ind w:left="708" w:firstLine="708"/>
        <w:rPr>
          <w:rFonts w:asciiTheme="minorHAnsi" w:hAnsiTheme="minorHAnsi" w:cstheme="minorHAnsi"/>
        </w:rPr>
      </w:pPr>
      <w:bookmarkStart w:id="128" w:name="_Toc129100422"/>
      <w:r w:rsidRPr="00FD4AB2">
        <w:rPr>
          <w:rFonts w:asciiTheme="minorHAnsi" w:hAnsiTheme="minorHAnsi" w:cstheme="minorHAnsi"/>
        </w:rPr>
        <w:lastRenderedPageBreak/>
        <w:t>4.5 shrnutí</w:t>
      </w:r>
      <w:bookmarkEnd w:id="128"/>
    </w:p>
    <w:p w14:paraId="40BE8703" w14:textId="17BB56C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129" w:author="Martin Novák" w:date="2023-03-18T21:14:00Z">
            <w:r w:rsidR="0053001E" w:rsidRPr="0053001E">
              <w:rPr>
                <w:rFonts w:cstheme="minorHAnsi"/>
                <w:color w:val="000000"/>
                <w:highlight w:val="darkCyan"/>
                <w:shd w:val="clear" w:color="auto" w:fill="FFFFFF"/>
              </w:rPr>
              <w:t>[97]</w:t>
            </w:r>
          </w:ins>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30" w:name="_Toc129100423"/>
      <w:bookmarkStart w:id="131" w:name="_Hlk76031975"/>
      <w:r w:rsidRPr="00621687">
        <w:rPr>
          <w:rStyle w:val="Nadpis1Char"/>
          <w:rFonts w:asciiTheme="minorHAnsi" w:hAnsiTheme="minorHAnsi" w:cstheme="minorHAnsi"/>
        </w:rPr>
        <w:t>5. Grafické výstupy aplikací</w:t>
      </w:r>
      <w:bookmarkEnd w:id="130"/>
    </w:p>
    <w:bookmarkEnd w:id="131"/>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82DFCF4" w:rsidR="00F67031" w:rsidRDefault="00621EB4" w:rsidP="00621EB4">
      <w:pPr>
        <w:pStyle w:val="Titulek"/>
        <w:ind w:left="1416" w:firstLine="708"/>
        <w:jc w:val="both"/>
      </w:pPr>
      <w:bookmarkStart w:id="132" w:name="_Ref86178372"/>
      <w:r>
        <w:t xml:space="preserve">Obr. </w:t>
      </w:r>
      <w:fldSimple w:instr=" SEQ Obrázek \* ARABIC ">
        <w:r w:rsidR="004B0EF4">
          <w:rPr>
            <w:noProof/>
          </w:rPr>
          <w:t>3</w:t>
        </w:r>
      </w:fldSimple>
      <w:bookmarkEnd w:id="13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016564" w:rsidRPr="00016564">
            <w:rPr>
              <w:i w:val="0"/>
              <w:color w:val="000000"/>
            </w:rPr>
            <w:t>[99]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33" w:name="_Toc129100424"/>
      <w:r w:rsidRPr="00621687">
        <w:rPr>
          <w:rFonts w:asciiTheme="minorHAnsi" w:hAnsiTheme="minorHAnsi" w:cstheme="minorHAnsi"/>
          <w:shd w:val="clear" w:color="auto" w:fill="FFFFFF"/>
        </w:rPr>
        <w:t>5.1 konzolová aplikace</w:t>
      </w:r>
      <w:bookmarkEnd w:id="133"/>
    </w:p>
    <w:p w14:paraId="0AFFEE03" w14:textId="2B38BB3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ins w:id="134" w:author="Martin Novák" w:date="2023-03-19T17:50:00Z">
        <w:r w:rsidR="00086767">
          <w:rPr>
            <w:rFonts w:cstheme="minorHAnsi"/>
          </w:rPr>
          <w:t xml:space="preserve"> a </w:t>
        </w:r>
      </w:ins>
      <w:ins w:id="135" w:author="Martin Novák" w:date="2023-03-19T17:51:00Z">
        <w:r w:rsidR="00086767">
          <w:rPr>
            <w:rFonts w:cstheme="minorHAnsi"/>
          </w:rPr>
          <w:t xml:space="preserve">na programy s důrazem na co nejnižší zátěž </w:t>
        </w:r>
      </w:ins>
      <w:ins w:id="136" w:author="Martin Novák" w:date="2023-03-19T17:53:00Z">
        <w:r w:rsidR="00F30285">
          <w:rPr>
            <w:rFonts w:cstheme="minorHAnsi"/>
          </w:rPr>
          <w:t xml:space="preserve">hardwaru využívané </w:t>
        </w:r>
        <w:r w:rsidR="00F30285">
          <w:rPr>
            <w:rFonts w:cstheme="minorHAnsi"/>
          </w:rPr>
          <w:lastRenderedPageBreak/>
          <w:t>ad</w:t>
        </w:r>
      </w:ins>
      <w:ins w:id="137" w:author="Martin Novák" w:date="2023-03-19T17:54:00Z">
        <w:r w:rsidR="00F30285">
          <w:rPr>
            <w:rFonts w:cstheme="minorHAnsi"/>
          </w:rPr>
          <w:t>ministrátory</w:t>
        </w:r>
      </w:ins>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016564" w:rsidRPr="00016564">
            <w:rPr>
              <w:color w:val="000000"/>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38" w:name="_Toc129100425"/>
      <w:r w:rsidRPr="00621687">
        <w:rPr>
          <w:rFonts w:asciiTheme="minorHAnsi" w:hAnsiTheme="minorHAnsi" w:cstheme="minorHAnsi"/>
        </w:rPr>
        <w:t>5.2 okenní aplikace</w:t>
      </w:r>
      <w:bookmarkEnd w:id="138"/>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39" w:name="_Toc129100426"/>
      <w:r w:rsidRPr="00F7533D">
        <w:rPr>
          <w:rFonts w:asciiTheme="minorHAnsi" w:hAnsiTheme="minorHAnsi" w:cstheme="minorHAnsi"/>
          <w:shd w:val="clear" w:color="auto" w:fill="FFFFFF"/>
        </w:rPr>
        <w:t>5.2.1 WinForm</w:t>
      </w:r>
      <w:bookmarkEnd w:id="139"/>
    </w:p>
    <w:p w14:paraId="537947F6" w14:textId="515E2EC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016564" w:rsidRPr="00016564">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40" w:name="_Toc129100427"/>
      <w:r w:rsidRPr="00621687">
        <w:rPr>
          <w:rFonts w:asciiTheme="minorHAnsi" w:hAnsiTheme="minorHAnsi" w:cstheme="minorHAnsi"/>
          <w:shd w:val="clear" w:color="auto" w:fill="FFFFFF"/>
        </w:rPr>
        <w:t>5.2.2 WPF</w:t>
      </w:r>
      <w:bookmarkEnd w:id="140"/>
    </w:p>
    <w:p w14:paraId="6C3C628A" w14:textId="6178C4A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016564" w:rsidRPr="00016564">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016564" w:rsidRPr="00016564">
            <w:rPr>
              <w:color w:val="000000"/>
            </w:rPr>
            <w:t>[99]</w:t>
          </w:r>
        </w:sdtContent>
      </w:sdt>
    </w:p>
    <w:p w14:paraId="2274372C" w14:textId="56EBE170"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016564" w:rsidRPr="00016564">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CBF037D" w:rsidR="008F5331" w:rsidRDefault="008F5331" w:rsidP="008F5331">
      <w:pPr>
        <w:pStyle w:val="Titulek"/>
        <w:ind w:left="2832" w:firstLine="708"/>
        <w:jc w:val="both"/>
        <w:rPr>
          <w:rFonts w:cstheme="minorHAnsi"/>
          <w:color w:val="00B050"/>
        </w:rPr>
      </w:pPr>
      <w:bookmarkStart w:id="141" w:name="_Ref85442384"/>
      <w:r>
        <w:t xml:space="preserve">Obr. </w:t>
      </w:r>
      <w:fldSimple w:instr=" SEQ Obrázek \* ARABIC ">
        <w:r w:rsidR="004B0EF4">
          <w:rPr>
            <w:noProof/>
          </w:rPr>
          <w:t>4</w:t>
        </w:r>
      </w:fldSimple>
      <w:bookmarkEnd w:id="14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016564" w:rsidRPr="00016564">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42" w:name="_Toc129100428"/>
      <w:r w:rsidRPr="00FD4AB2">
        <w:rPr>
          <w:rFonts w:asciiTheme="minorHAnsi" w:hAnsiTheme="minorHAnsi" w:cstheme="minorHAnsi"/>
        </w:rPr>
        <w:t>5.3 mobilní aplikace</w:t>
      </w:r>
      <w:bookmarkEnd w:id="142"/>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43" w:name="_Toc129100429"/>
      <w:r w:rsidRPr="00FD4AB2">
        <w:rPr>
          <w:rFonts w:asciiTheme="minorHAnsi" w:hAnsiTheme="minorHAnsi" w:cstheme="minorHAnsi"/>
        </w:rPr>
        <w:t>5.3.1 Xamarin</w:t>
      </w:r>
      <w:bookmarkEnd w:id="143"/>
    </w:p>
    <w:p w14:paraId="0ED6474E" w14:textId="21D3491D"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016564" w:rsidRPr="00016564">
            <w:rPr>
              <w:rFonts w:cstheme="minorHAnsi"/>
              <w:color w:val="000000"/>
            </w:rPr>
            <w:t>[102]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016564" w:rsidRPr="00016564">
            <w:rPr>
              <w:rFonts w:cstheme="minorHAnsi"/>
              <w:iCs/>
              <w:color w:val="000000"/>
            </w:rPr>
            <w:t>[102]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016564" w:rsidRPr="00016564">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016564" w:rsidRPr="00016564">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016564" w:rsidRPr="00016564">
            <w:rPr>
              <w:rFonts w:cstheme="minorHAnsi"/>
              <w:color w:val="000000"/>
            </w:rPr>
            <w:t>[105]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016564" w:rsidRPr="00016564">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016564" w:rsidRPr="00016564">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016564" w:rsidRPr="00016564">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44" w:name="_Toc129100430"/>
      <w:r w:rsidRPr="00FD4AB2">
        <w:rPr>
          <w:rFonts w:asciiTheme="minorHAnsi" w:hAnsiTheme="minorHAnsi" w:cstheme="minorHAnsi"/>
        </w:rPr>
        <w:t>5.3.2 Android Studio</w:t>
      </w:r>
      <w:bookmarkEnd w:id="144"/>
    </w:p>
    <w:p w14:paraId="514741BA" w14:textId="58327E5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016564" w:rsidRPr="00016564">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016564" w:rsidRPr="00016564">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016564" w:rsidRPr="00016564">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45"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45"/>
    </w:p>
    <w:p w14:paraId="77FD17D8" w14:textId="2B12355A"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3001E" w:rsidRPr="00016564">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016564" w:rsidRPr="00016564">
            <w:rPr>
              <w:color w:val="000000"/>
            </w:rPr>
            <w:t>[112]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016564" w:rsidRPr="00016564">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46"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46"/>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CE3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016564" w:rsidRPr="00016564">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016564" w:rsidRPr="00016564">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016564" w:rsidRPr="00016564">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47"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47"/>
    </w:p>
    <w:p w14:paraId="635C71F9" w14:textId="4CE8AE7B"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016564" w:rsidRPr="00016564">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016564" w:rsidRPr="00016564">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016564" w:rsidRPr="00016564">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016564" w:rsidRPr="00016564">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016564" w:rsidRPr="00016564">
            <w:rPr>
              <w:color w:val="000000"/>
            </w:rPr>
            <w:t>[119]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016564" w:rsidRPr="00016564">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016564" w:rsidRPr="00016564">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016564" w:rsidRPr="00016564">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016564" w:rsidRPr="00016564">
            <w:rPr>
              <w:color w:val="000000"/>
            </w:rPr>
            <w:t>[123]</w:t>
          </w:r>
        </w:sdtContent>
      </w:sdt>
      <w:r w:rsidRPr="00D20F7B">
        <w:rPr>
          <w:shd w:val="clear" w:color="auto" w:fill="FFFFFF"/>
        </w:rPr>
        <w:t>.</w:t>
      </w:r>
    </w:p>
    <w:p w14:paraId="6C8D562A" w14:textId="7613851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016564" w:rsidRPr="00016564">
            <w:rPr>
              <w:color w:val="000000"/>
            </w:rPr>
            <w:t>[124]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016564" w:rsidRPr="00016564">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016564" w:rsidRPr="00016564">
            <w:rPr>
              <w:color w:val="000000"/>
            </w:rPr>
            <w:t>[126]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016564" w:rsidRPr="00016564">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016564" w:rsidRPr="00016564">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48"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48"/>
    </w:p>
    <w:p w14:paraId="098E7EA7" w14:textId="6C5C92D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016564" w:rsidRPr="00016564">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016564" w:rsidRPr="00016564">
            <w:rPr>
              <w:color w:val="000000"/>
            </w:rPr>
            <w:t>[133]</w:t>
          </w:r>
        </w:sdtContent>
      </w:sdt>
      <w:r w:rsidRPr="00D20F7B">
        <w:rPr>
          <w:rFonts w:cstheme="minorHAnsi"/>
        </w:rPr>
        <w:t>.</w:t>
      </w:r>
    </w:p>
    <w:p w14:paraId="11F3951E" w14:textId="22E2C41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016564" w:rsidRPr="00016564">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49"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49"/>
    </w:p>
    <w:p w14:paraId="47C5778D" w14:textId="23BA9AD7"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016564" w:rsidRPr="00016564">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50"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50"/>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CAD6FD0" w:rsidR="00F67031" w:rsidRPr="00621687" w:rsidRDefault="00F67031" w:rsidP="00427107">
      <w:pPr>
        <w:pStyle w:val="Titulek"/>
        <w:rPr>
          <w:rFonts w:cstheme="minorHAnsi"/>
        </w:rPr>
      </w:pPr>
      <w:bookmarkStart w:id="151" w:name="_Ref75370800"/>
      <w:r>
        <w:t xml:space="preserve">Tab. </w:t>
      </w:r>
      <w:fldSimple w:instr=" SEQ Tabulka \* ARABIC ">
        <w:r w:rsidR="00E3778F">
          <w:rPr>
            <w:noProof/>
          </w:rPr>
          <w:t>3</w:t>
        </w:r>
      </w:fldSimple>
      <w:bookmarkEnd w:id="151"/>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016564" w:rsidRPr="00016564">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016564" w:rsidRPr="00016564">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016564" w:rsidRPr="00016564">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016564" w:rsidRPr="00016564">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016564" w:rsidRPr="00016564">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016564" w:rsidRPr="00016564">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52" w:name="_Toc129100437"/>
      <w:r w:rsidRPr="00621687">
        <w:rPr>
          <w:rStyle w:val="Nadpis1Char"/>
          <w:rFonts w:asciiTheme="minorHAnsi" w:hAnsiTheme="minorHAnsi" w:cstheme="minorHAnsi"/>
        </w:rPr>
        <w:t>6. Návrh aplikačního modelu</w:t>
      </w:r>
      <w:bookmarkEnd w:id="152"/>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rPr>
          <w:ins w:id="153" w:author="Martin Novák" w:date="2023-03-19T13:32:00Z"/>
        </w:rPr>
      </w:pPr>
      <w:bookmarkStart w:id="154" w:name="_Ref127987606"/>
      <w:r>
        <w:t xml:space="preserve">Obr. </w:t>
      </w:r>
      <w:fldSimple w:instr=" SEQ Obrázek \* ARABIC ">
        <w:r w:rsidR="004B0EF4">
          <w:rPr>
            <w:noProof/>
          </w:rPr>
          <w:t>5</w:t>
        </w:r>
      </w:fldSimple>
      <w:bookmarkEnd w:id="154"/>
      <w:r>
        <w:t xml:space="preserve"> relační diagram </w:t>
      </w:r>
      <w:r w:rsidR="005B0942">
        <w:t>postavy – vlastní</w:t>
      </w:r>
    </w:p>
    <w:p w14:paraId="34043BB6" w14:textId="7E3425E0" w:rsidR="00C22C72" w:rsidRPr="00C22C72" w:rsidRDefault="00C22C72" w:rsidP="00C22C72">
      <w:pPr>
        <w:rPr>
          <w:ins w:id="155" w:author="Martin Novák" w:date="2023-03-19T13:32:00Z"/>
          <w:rPrChange w:id="156" w:author="Martin Novák" w:date="2023-03-19T13:34:00Z">
            <w:rPr>
              <w:ins w:id="157" w:author="Martin Novák" w:date="2023-03-19T13:32:00Z"/>
              <w:highlight w:val="yellow"/>
            </w:rPr>
          </w:rPrChange>
        </w:rPr>
      </w:pPr>
      <w:ins w:id="158" w:author="Martin Novák" w:date="2023-03-19T13:34:00Z">
        <w:r>
          <w:t>Za účelem snížení s</w:t>
        </w:r>
      </w:ins>
      <w:ins w:id="159" w:author="Martin Novák" w:date="2023-03-19T13:35:00Z">
        <w:r>
          <w:t>potřeby operační paměti</w:t>
        </w:r>
      </w:ins>
      <w:ins w:id="160" w:author="Martin Novák" w:date="2023-03-19T13:36:00Z">
        <w:r>
          <w:t xml:space="preserve"> je využit Game</w:t>
        </w:r>
      </w:ins>
      <w:ins w:id="161" w:author="Martin Novák" w:date="2023-03-19T13:37:00Z">
        <w:r>
          <w:t>Manager obsahující veškerá data</w:t>
        </w:r>
      </w:ins>
      <w:ins w:id="162" w:author="Martin Novák" w:date="2023-03-19T13:38:00Z">
        <w:r>
          <w:t xml:space="preserve">, která nejsou unikátní pro každou instanci </w:t>
        </w:r>
      </w:ins>
      <w:ins w:id="163" w:author="Martin Novák" w:date="2023-03-19T13:39:00Z">
        <w:r>
          <w:t>nebo je možné, že budou potřeba i mimo svůj objekt (např. poloh</w:t>
        </w:r>
      </w:ins>
      <w:ins w:id="164" w:author="Martin Novák" w:date="2023-03-19T13:40:00Z">
        <w:r>
          <w:t>y postav).</w:t>
        </w:r>
      </w:ins>
      <w:ins w:id="165" w:author="Martin Novák" w:date="2023-03-19T18:13:00Z">
        <w:r w:rsidR="004A5690">
          <w:t xml:space="preserve"> T</w:t>
        </w:r>
      </w:ins>
      <w:ins w:id="166" w:author="Martin Novák" w:date="2023-03-19T18:14:00Z">
        <w:r w:rsidR="004A5690">
          <w:t>oto má za následek, že</w:t>
        </w:r>
      </w:ins>
      <w:ins w:id="167" w:author="Martin Novák" w:date="2023-03-19T18:17:00Z">
        <w:r w:rsidR="004A5690">
          <w:t xml:space="preserve"> objekt nemá více kopií</w:t>
        </w:r>
      </w:ins>
      <w:ins w:id="168" w:author="Martin Novák" w:date="2023-03-19T18:18:00Z">
        <w:r w:rsidR="004A5690">
          <w:t>, než je potřeba</w:t>
        </w:r>
        <w:r w:rsidR="002D7EAF">
          <w:t xml:space="preserve"> a veškeré</w:t>
        </w:r>
      </w:ins>
      <w:ins w:id="169" w:author="Martin Novák" w:date="2023-03-19T18:19:00Z">
        <w:r w:rsidR="002D7EAF">
          <w:t xml:space="preserve"> metody pracují se stejnou hodnotou</w:t>
        </w:r>
      </w:ins>
      <w:ins w:id="170" w:author="Martin Novák" w:date="2023-03-19T18:13:00Z">
        <w:r w:rsidR="004A5690">
          <w:t>.</w:t>
        </w:r>
      </w:ins>
      <w:ins w:id="171" w:author="Martin Novák" w:date="2023-03-19T13:40:00Z">
        <w:r w:rsidR="004B0EF4">
          <w:t xml:space="preserve"> Na </w:t>
        </w:r>
      </w:ins>
      <w:ins w:id="172" w:author="Martin Novák" w:date="2023-03-19T13:41:00Z">
        <w:r w:rsidR="00DD04AA">
          <w:fldChar w:fldCharType="begin"/>
        </w:r>
        <w:r w:rsidR="00DD04AA">
          <w:instrText xml:space="preserve"> REF _Ref130125708 \h </w:instrText>
        </w:r>
      </w:ins>
      <w:r w:rsidR="00DD04AA">
        <w:fldChar w:fldCharType="separate"/>
      </w:r>
      <w:ins w:id="173" w:author="Martin Novák" w:date="2023-03-19T13:41:00Z">
        <w:r w:rsidR="00DD04AA">
          <w:t xml:space="preserve">Obr. </w:t>
        </w:r>
        <w:r w:rsidR="00DD04AA">
          <w:rPr>
            <w:noProof/>
          </w:rPr>
          <w:t>6</w:t>
        </w:r>
        <w:r w:rsidR="00DD04AA">
          <w:fldChar w:fldCharType="end"/>
        </w:r>
        <w:r w:rsidR="00280A48">
          <w:t xml:space="preserve"> je nakreslen diagram</w:t>
        </w:r>
      </w:ins>
      <w:ins w:id="174" w:author="Martin Novák" w:date="2023-03-19T13:43:00Z">
        <w:r w:rsidR="00280A48">
          <w:t xml:space="preserve"> znázorňující volání GameManagera. Zelenou barvou jsou označeny stavy, kdy je volání prove</w:t>
        </w:r>
      </w:ins>
      <w:ins w:id="175" w:author="Martin Novák" w:date="2023-03-19T13:44:00Z">
        <w:r w:rsidR="00280A48">
          <w:t>deno. Prov</w:t>
        </w:r>
      </w:ins>
      <w:ins w:id="176" w:author="Martin Novák" w:date="2023-03-19T13:45:00Z">
        <w:r w:rsidR="00280A48">
          <w:t>áděné aktivity jsou vyobrazeny fialově. Modrá reprezentuje kolekce</w:t>
        </w:r>
      </w:ins>
      <w:ins w:id="177" w:author="Martin Novák" w:date="2023-03-19T13:46:00Z">
        <w:r w:rsidR="00280A48">
          <w:t xml:space="preserve"> poskytující hodnoty</w:t>
        </w:r>
      </w:ins>
      <w:ins w:id="178" w:author="Martin Novák" w:date="2023-03-19T13:48:00Z">
        <w:r w:rsidR="00280A48">
          <w:t xml:space="preserve"> potřebné k zpracování těchto požad</w:t>
        </w:r>
      </w:ins>
      <w:ins w:id="179" w:author="Martin Novák" w:date="2023-03-19T13:49:00Z">
        <w:r w:rsidR="00280A48">
          <w:t>avků.</w:t>
        </w:r>
      </w:ins>
    </w:p>
    <w:p w14:paraId="223D0D4B" w14:textId="77777777" w:rsidR="004B0EF4" w:rsidRDefault="00C22C72">
      <w:pPr>
        <w:keepNext/>
        <w:rPr>
          <w:ins w:id="180" w:author="Martin Novák" w:date="2023-03-19T13:40:00Z"/>
        </w:rPr>
        <w:pPrChange w:id="181" w:author="Martin Novák" w:date="2023-03-19T13:40:00Z">
          <w:pPr/>
        </w:pPrChange>
      </w:pPr>
      <w:ins w:id="182" w:author="Martin Novák" w:date="2023-03-19T13:32:00Z">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ins>
    </w:p>
    <w:p w14:paraId="609EBA90" w14:textId="32708190" w:rsidR="00C22C72" w:rsidRPr="00C22C72" w:rsidRDefault="004B0EF4" w:rsidP="004B0EF4">
      <w:pPr>
        <w:pStyle w:val="Titulek"/>
        <w:rPr>
          <w:highlight w:val="yellow"/>
          <w:rPrChange w:id="183" w:author="Martin Novák" w:date="2023-03-19T13:32:00Z">
            <w:rPr>
              <w:highlight w:val="yellow"/>
              <w:shd w:val="clear" w:color="auto" w:fill="FFFFFF"/>
            </w:rPr>
          </w:rPrChange>
        </w:rPr>
      </w:pPr>
      <w:bookmarkStart w:id="184" w:name="_Ref130125708"/>
      <w:ins w:id="185" w:author="Martin Novák" w:date="2023-03-19T13:40:00Z">
        <w:r>
          <w:t xml:space="preserve">Obr. </w:t>
        </w:r>
        <w:r>
          <w:fldChar w:fldCharType="begin"/>
        </w:r>
        <w:r>
          <w:instrText xml:space="preserve"> SEQ Obrázek \* ARABIC </w:instrText>
        </w:r>
      </w:ins>
      <w:r>
        <w:fldChar w:fldCharType="separate"/>
      </w:r>
      <w:ins w:id="186" w:author="Martin Novák" w:date="2023-03-19T13:40:00Z">
        <w:r>
          <w:rPr>
            <w:noProof/>
          </w:rPr>
          <w:t>6</w:t>
        </w:r>
        <w:r>
          <w:fldChar w:fldCharType="end"/>
        </w:r>
        <w:bookmarkEnd w:id="184"/>
        <w:r>
          <w:t xml:space="preserve"> diagram GameManeger-vlastní</w:t>
        </w:r>
      </w:ins>
    </w:p>
    <w:p w14:paraId="4819F971" w14:textId="4E60C88B" w:rsidR="00C03E59" w:rsidRPr="00821FA6" w:rsidDel="00644E90" w:rsidRDefault="0039715B" w:rsidP="00821FA6">
      <w:pPr>
        <w:ind w:left="360" w:firstLine="348"/>
        <w:jc w:val="both"/>
        <w:rPr>
          <w:del w:id="187" w:author="Martin Novák" w:date="2023-03-19T13:49:00Z"/>
          <w:rFonts w:cstheme="minorHAnsi"/>
          <w:color w:val="00B050"/>
          <w:shd w:val="clear" w:color="auto" w:fill="FFFFFF"/>
        </w:rPr>
      </w:pPr>
      <w:del w:id="188" w:author="Martin Novák" w:date="2023-03-19T13:49:00Z">
        <w:r w:rsidRPr="0039715B" w:rsidDel="00644E90">
          <w:rPr>
            <w:rFonts w:cstheme="minorHAnsi"/>
            <w:color w:val="00B050"/>
            <w:shd w:val="clear" w:color="auto" w:fill="FFFFFF"/>
          </w:rPr>
          <w:delText xml:space="preserve">// </w:delText>
        </w:r>
        <w:r w:rsidR="001C55A0" w:rsidDel="00644E90">
          <w:rPr>
            <w:rFonts w:cstheme="minorHAnsi"/>
            <w:color w:val="00B050"/>
            <w:shd w:val="clear" w:color="auto" w:fill="FFFFFF"/>
          </w:rPr>
          <w:delText>relační diagram, dědičnost</w:delText>
        </w:r>
        <w:r w:rsidRPr="0039715B" w:rsidDel="00644E90">
          <w:rPr>
            <w:rFonts w:cstheme="minorHAnsi"/>
            <w:color w:val="00B050"/>
            <w:shd w:val="clear" w:color="auto" w:fill="FFFFFF"/>
          </w:rPr>
          <w:delText xml:space="preserve"> + okecat</w:delText>
        </w:r>
      </w:del>
    </w:p>
    <w:p w14:paraId="55CD4A78" w14:textId="2E3FDAA9" w:rsidR="001C55A0" w:rsidRDefault="00561C65" w:rsidP="00561C65">
      <w:pPr>
        <w:pStyle w:val="Nadpis1"/>
        <w:rPr>
          <w:shd w:val="clear" w:color="auto" w:fill="FFFFFF"/>
        </w:rPr>
      </w:pPr>
      <w:bookmarkStart w:id="189"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89"/>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190" w:name="_Toc129100439"/>
      <w:r w:rsidRPr="00026347">
        <w:rPr>
          <w:shd w:val="clear" w:color="auto" w:fill="FFFFFF"/>
        </w:rPr>
        <w:t>7.</w:t>
      </w:r>
      <w:r>
        <w:rPr>
          <w:shd w:val="clear" w:color="auto" w:fill="FFFFFF"/>
        </w:rPr>
        <w:t>1 knihovna</w:t>
      </w:r>
      <w:bookmarkEnd w:id="190"/>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91" w:name="_Ref103770918"/>
      <w:bookmarkStart w:id="192" w:name="_Toc129100440"/>
      <w:r w:rsidRPr="00026347">
        <w:t>7</w:t>
      </w:r>
      <w:r w:rsidR="00AB4BCD" w:rsidRPr="00026347">
        <w:t xml:space="preserve">.1.1 </w:t>
      </w:r>
      <w:r w:rsidR="00E9240E" w:rsidRPr="00026347">
        <w:t>atributy</w:t>
      </w:r>
      <w:bookmarkEnd w:id="191"/>
      <w:bookmarkEnd w:id="192"/>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93" w:name="_Toc129100441"/>
      <w:r w:rsidRPr="00026347">
        <w:t>7</w:t>
      </w:r>
      <w:r w:rsidR="00CB6506" w:rsidRPr="00026347">
        <w:t>.1.2 buffy</w:t>
      </w:r>
      <w:bookmarkEnd w:id="193"/>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94" w:name="_Toc129100442"/>
      <w:r w:rsidRPr="00026347">
        <w:t>7</w:t>
      </w:r>
      <w:r w:rsidR="002B5D06" w:rsidRPr="00026347">
        <w:t>.1.</w:t>
      </w:r>
      <w:r w:rsidR="00D936AC" w:rsidRPr="00026347">
        <w:t>3</w:t>
      </w:r>
      <w:r w:rsidR="002B5D06" w:rsidRPr="00026347">
        <w:t xml:space="preserve"> Postavy</w:t>
      </w:r>
      <w:bookmarkEnd w:id="194"/>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w:t>
      </w:r>
      <w:r w:rsidR="00847421" w:rsidRPr="001D3DBA">
        <w:lastRenderedPageBreak/>
        <w:t>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195" w:name="_Toc129100443"/>
      <w:r w:rsidRPr="00026347">
        <w:t>7</w:t>
      </w:r>
      <w:r w:rsidR="00925157" w:rsidRPr="00026347">
        <w:t>.1.4 Předměty</w:t>
      </w:r>
      <w:bookmarkEnd w:id="195"/>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96" w:name="_Toc129100444"/>
      <w:r w:rsidRPr="00026347">
        <w:t>7</w:t>
      </w:r>
      <w:r w:rsidR="00B4160F" w:rsidRPr="00026347">
        <w:t>.1.5 inventáře</w:t>
      </w:r>
      <w:bookmarkEnd w:id="196"/>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97" w:name="_Toc129100445"/>
      <w:r w:rsidRPr="00026347">
        <w:t>7</w:t>
      </w:r>
      <w:r w:rsidR="00803C7A" w:rsidRPr="00026347">
        <w:t>.1.6 kouzla</w:t>
      </w:r>
      <w:bookmarkEnd w:id="197"/>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198" w:name="_Toc129100446"/>
      <w:r w:rsidRPr="00026347">
        <w:t>7</w:t>
      </w:r>
      <w:r w:rsidR="00A21C2C" w:rsidRPr="00026347">
        <w:t>.1.7 mapa</w:t>
      </w:r>
      <w:bookmarkEnd w:id="198"/>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 xml:space="preserve">nejbližší </w:t>
      </w:r>
      <w:r w:rsidR="00BE6DE1" w:rsidRPr="001D3DBA">
        <w:lastRenderedPageBreak/>
        <w:t>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99" w:name="_Toc129100447"/>
      <w:r w:rsidRPr="00026347">
        <w:t>7</w:t>
      </w:r>
      <w:r w:rsidR="00BD6C97" w:rsidRPr="00026347">
        <w:t>.6.8 úkoly</w:t>
      </w:r>
      <w:bookmarkEnd w:id="199"/>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200" w:name="_Toc129100448"/>
      <w:r w:rsidRPr="00026347">
        <w:t>7</w:t>
      </w:r>
      <w:r w:rsidR="002D4783" w:rsidRPr="00026347">
        <w:t>.1.</w:t>
      </w:r>
      <w:r w:rsidR="00BE0C3C" w:rsidRPr="00026347">
        <w:t>9</w:t>
      </w:r>
      <w:r w:rsidR="002D4783" w:rsidRPr="00026347">
        <w:t xml:space="preserve"> GameManager</w:t>
      </w:r>
      <w:bookmarkEnd w:id="200"/>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201" w:name="_Toc129100449"/>
      <w:r w:rsidRPr="00026347">
        <w:lastRenderedPageBreak/>
        <w:t>7</w:t>
      </w:r>
      <w:r w:rsidR="00BE0C3C" w:rsidRPr="00026347">
        <w:t>.1.10 nastavení</w:t>
      </w:r>
      <w:bookmarkEnd w:id="201"/>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202" w:name="_Toc129100450"/>
      <w:r w:rsidRPr="00026347">
        <w:t>7</w:t>
      </w:r>
      <w:r w:rsidR="00AB30A6" w:rsidRPr="00026347">
        <w:t xml:space="preserve">.2 </w:t>
      </w:r>
      <w:r w:rsidR="00C44197" w:rsidRPr="00026347">
        <w:t>TestovaniCastiKnihovny</w:t>
      </w:r>
      <w:bookmarkEnd w:id="202"/>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203" w:name="_Toc129100451"/>
      <w:r w:rsidRPr="00026347">
        <w:t>7</w:t>
      </w:r>
      <w:r w:rsidR="0069559A" w:rsidRPr="00026347">
        <w:t>.2.1</w:t>
      </w:r>
      <w:r w:rsidR="00555477" w:rsidRPr="00026347">
        <w:t xml:space="preserve"> okno</w:t>
      </w:r>
      <w:r w:rsidR="0069559A" w:rsidRPr="00026347">
        <w:t xml:space="preserve"> Form1</w:t>
      </w:r>
      <w:bookmarkEnd w:id="203"/>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5C3E2DC9" w:rsidR="0069559A" w:rsidRPr="0069559A" w:rsidRDefault="0069559A" w:rsidP="0069559A">
      <w:pPr>
        <w:pStyle w:val="Titulek"/>
      </w:pPr>
      <w:bookmarkStart w:id="204" w:name="_Ref124797379"/>
      <w:bookmarkStart w:id="205" w:name="_Ref124797370"/>
      <w:r>
        <w:t xml:space="preserve">Obr. </w:t>
      </w:r>
      <w:fldSimple w:instr=" SEQ Obrázek \* ARABIC ">
        <w:ins w:id="206" w:author="Martin Novák" w:date="2023-03-19T13:40:00Z">
          <w:r w:rsidR="004B0EF4">
            <w:rPr>
              <w:noProof/>
            </w:rPr>
            <w:t>7</w:t>
          </w:r>
        </w:ins>
        <w:del w:id="207" w:author="Martin Novák" w:date="2023-03-19T13:40:00Z">
          <w:r w:rsidR="00D907AA" w:rsidDel="004B0EF4">
            <w:rPr>
              <w:noProof/>
            </w:rPr>
            <w:delText>6</w:delText>
          </w:r>
        </w:del>
      </w:fldSimple>
      <w:bookmarkEnd w:id="204"/>
      <w:r>
        <w:t xml:space="preserve"> </w:t>
      </w:r>
      <w:r w:rsidR="008D047E">
        <w:t xml:space="preserve">okno </w:t>
      </w:r>
      <w:r>
        <w:t>Form1-vlastní</w:t>
      </w:r>
      <w:bookmarkEnd w:id="205"/>
    </w:p>
    <w:p w14:paraId="659485D2" w14:textId="5CE8A6FB" w:rsidR="0069559A" w:rsidRDefault="00C77786" w:rsidP="00237525">
      <w:pPr>
        <w:pStyle w:val="Nadpis3"/>
      </w:pPr>
      <w:bookmarkStart w:id="208" w:name="_Toc129100452"/>
      <w:r w:rsidRPr="00026347">
        <w:t>7</w:t>
      </w:r>
      <w:r w:rsidR="00237525" w:rsidRPr="00026347">
        <w:t>.2.2</w:t>
      </w:r>
      <w:r w:rsidR="00D62635" w:rsidRPr="00026347">
        <w:t xml:space="preserve"> okno VypisPostava</w:t>
      </w:r>
      <w:bookmarkEnd w:id="208"/>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72B9F40E" w:rsidR="00237525" w:rsidRDefault="00237525" w:rsidP="00237525">
      <w:pPr>
        <w:pStyle w:val="Titulek"/>
      </w:pPr>
      <w:bookmarkStart w:id="209" w:name="_Ref124798461"/>
      <w:r>
        <w:t xml:space="preserve">Obr. </w:t>
      </w:r>
      <w:fldSimple w:instr=" SEQ Obrázek \* ARABIC ">
        <w:ins w:id="210" w:author="Martin Novák" w:date="2023-03-19T13:40:00Z">
          <w:r w:rsidR="004B0EF4">
            <w:rPr>
              <w:noProof/>
            </w:rPr>
            <w:t>8</w:t>
          </w:r>
        </w:ins>
        <w:del w:id="211" w:author="Martin Novák" w:date="2023-03-19T13:40:00Z">
          <w:r w:rsidR="00D907AA" w:rsidDel="004B0EF4">
            <w:rPr>
              <w:noProof/>
            </w:rPr>
            <w:delText>7</w:delText>
          </w:r>
        </w:del>
      </w:fldSimple>
      <w:bookmarkEnd w:id="209"/>
      <w:r>
        <w:t xml:space="preserve"> </w:t>
      </w:r>
      <w:r w:rsidR="008D047E">
        <w:t xml:space="preserve">okno </w:t>
      </w:r>
      <w:r>
        <w:t>VypisPostava-vlastní</w:t>
      </w:r>
    </w:p>
    <w:p w14:paraId="0A856BFA" w14:textId="0D968717" w:rsidR="00237525" w:rsidRDefault="00C77786" w:rsidP="007F1C5C">
      <w:pPr>
        <w:pStyle w:val="Nadpis3"/>
      </w:pPr>
      <w:bookmarkStart w:id="212" w:name="_Toc129100453"/>
      <w:r w:rsidRPr="00026347">
        <w:t>7</w:t>
      </w:r>
      <w:r w:rsidR="007F1C5C" w:rsidRPr="00026347">
        <w:t>.2.3 okno Combat</w:t>
      </w:r>
      <w:bookmarkEnd w:id="212"/>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A4AE41C" w:rsidR="007F1C5C" w:rsidRPr="007F1C5C" w:rsidRDefault="007F1C5C" w:rsidP="007F1C5C">
      <w:pPr>
        <w:pStyle w:val="Titulek"/>
      </w:pPr>
      <w:bookmarkStart w:id="213" w:name="_Ref124799884"/>
      <w:r>
        <w:t xml:space="preserve">Obr. </w:t>
      </w:r>
      <w:fldSimple w:instr=" SEQ Obrázek \* ARABIC ">
        <w:ins w:id="214" w:author="Martin Novák" w:date="2023-03-19T13:40:00Z">
          <w:r w:rsidR="004B0EF4">
            <w:rPr>
              <w:noProof/>
            </w:rPr>
            <w:t>9</w:t>
          </w:r>
        </w:ins>
        <w:del w:id="215" w:author="Martin Novák" w:date="2023-03-19T13:40:00Z">
          <w:r w:rsidR="00D907AA" w:rsidDel="004B0EF4">
            <w:rPr>
              <w:noProof/>
            </w:rPr>
            <w:delText>8</w:delText>
          </w:r>
        </w:del>
      </w:fldSimple>
      <w:bookmarkEnd w:id="213"/>
      <w:r>
        <w:t xml:space="preserve"> </w:t>
      </w:r>
      <w:r w:rsidR="008D047E">
        <w:t xml:space="preserve">okno </w:t>
      </w:r>
      <w:r>
        <w:t>Combat-vlastní</w:t>
      </w:r>
    </w:p>
    <w:p w14:paraId="05B80103" w14:textId="5ECD05BC" w:rsidR="00237525" w:rsidRDefault="00C77786" w:rsidP="00185E5F">
      <w:pPr>
        <w:pStyle w:val="Nadpis3"/>
      </w:pPr>
      <w:bookmarkStart w:id="216" w:name="_Toc129100454"/>
      <w:r w:rsidRPr="00026347">
        <w:t>7</w:t>
      </w:r>
      <w:r w:rsidR="00185E5F" w:rsidRPr="00026347">
        <w:t>.2.4 okno BuffForm</w:t>
      </w:r>
      <w:bookmarkEnd w:id="216"/>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254687E6" w:rsidR="00185E5F" w:rsidRPr="00185E5F" w:rsidRDefault="00185E5F" w:rsidP="00185E5F">
      <w:pPr>
        <w:pStyle w:val="Titulek"/>
      </w:pPr>
      <w:bookmarkStart w:id="217" w:name="_Ref128410514"/>
      <w:r>
        <w:t xml:space="preserve">Obr. </w:t>
      </w:r>
      <w:fldSimple w:instr=" SEQ Obrázek \* ARABIC ">
        <w:ins w:id="218" w:author="Martin Novák" w:date="2023-03-19T13:40:00Z">
          <w:r w:rsidR="004B0EF4">
            <w:rPr>
              <w:noProof/>
            </w:rPr>
            <w:t>10</w:t>
          </w:r>
        </w:ins>
        <w:del w:id="219" w:author="Martin Novák" w:date="2023-03-19T13:40:00Z">
          <w:r w:rsidR="00D907AA" w:rsidDel="004B0EF4">
            <w:rPr>
              <w:noProof/>
            </w:rPr>
            <w:delText>9</w:delText>
          </w:r>
        </w:del>
      </w:fldSimple>
      <w:bookmarkEnd w:id="217"/>
      <w:r>
        <w:t xml:space="preserve"> okno BuffForm-vlastní</w:t>
      </w:r>
    </w:p>
    <w:p w14:paraId="3DB6C94E" w14:textId="186FD567" w:rsidR="00237525" w:rsidRPr="00026347" w:rsidRDefault="00C77786" w:rsidP="00417082">
      <w:pPr>
        <w:pStyle w:val="Nadpis3"/>
      </w:pPr>
      <w:bookmarkStart w:id="220" w:name="_Toc129100455"/>
      <w:r w:rsidRPr="00026347">
        <w:t>7</w:t>
      </w:r>
      <w:r w:rsidR="00417082" w:rsidRPr="00026347">
        <w:t>.2.5 okno InventarForm</w:t>
      </w:r>
      <w:bookmarkEnd w:id="220"/>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9FE9C67" w:rsidR="0012288F" w:rsidRDefault="005A7027" w:rsidP="005A7027">
      <w:pPr>
        <w:pStyle w:val="Titulek"/>
      </w:pPr>
      <w:bookmarkStart w:id="221" w:name="_Ref128413124"/>
      <w:r>
        <w:t xml:space="preserve">Obr. </w:t>
      </w:r>
      <w:fldSimple w:instr=" SEQ Obrázek \* ARABIC ">
        <w:ins w:id="222" w:author="Martin Novák" w:date="2023-03-19T13:40:00Z">
          <w:r w:rsidR="004B0EF4">
            <w:rPr>
              <w:noProof/>
            </w:rPr>
            <w:t>11</w:t>
          </w:r>
        </w:ins>
        <w:del w:id="223" w:author="Martin Novák" w:date="2023-03-19T13:40:00Z">
          <w:r w:rsidR="00D907AA" w:rsidDel="004B0EF4">
            <w:rPr>
              <w:noProof/>
            </w:rPr>
            <w:delText>10</w:delText>
          </w:r>
        </w:del>
      </w:fldSimple>
      <w:bookmarkEnd w:id="221"/>
      <w:r>
        <w:t xml:space="preserve"> okno InventarForm v početní a hmotnostní variantě-vlastní</w:t>
      </w:r>
    </w:p>
    <w:p w14:paraId="66685981" w14:textId="6A3A7293" w:rsidR="00417082" w:rsidRDefault="00C77786" w:rsidP="00417082">
      <w:pPr>
        <w:pStyle w:val="Nadpis3"/>
      </w:pPr>
      <w:bookmarkStart w:id="224" w:name="_Toc129100456"/>
      <w:r w:rsidRPr="00026347">
        <w:t>7</w:t>
      </w:r>
      <w:r w:rsidR="00417082" w:rsidRPr="00026347">
        <w:t>.2.6 okn</w:t>
      </w:r>
      <w:r w:rsidR="00C31739">
        <w:t>a</w:t>
      </w:r>
      <w:r w:rsidR="00417082" w:rsidRPr="00026347">
        <w:t xml:space="preserve"> ChunkForm</w:t>
      </w:r>
      <w:r w:rsidR="00C31739">
        <w:t xml:space="preserve"> a MapaForm</w:t>
      </w:r>
      <w:bookmarkEnd w:id="224"/>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1BD40AD5" w:rsidR="00417082" w:rsidRPr="00026347" w:rsidRDefault="007E3A5C" w:rsidP="00C31739">
      <w:pPr>
        <w:pStyle w:val="Titulek"/>
      </w:pPr>
      <w:bookmarkStart w:id="225" w:name="_Ref128417280"/>
      <w:r>
        <w:t xml:space="preserve">Obr. </w:t>
      </w:r>
      <w:fldSimple w:instr=" SEQ Obrázek \* ARABIC ">
        <w:ins w:id="226" w:author="Martin Novák" w:date="2023-03-19T13:40:00Z">
          <w:r w:rsidR="004B0EF4">
            <w:rPr>
              <w:noProof/>
            </w:rPr>
            <w:t>12</w:t>
          </w:r>
        </w:ins>
        <w:del w:id="227" w:author="Martin Novák" w:date="2023-03-19T13:40:00Z">
          <w:r w:rsidR="00D907AA" w:rsidDel="004B0EF4">
            <w:rPr>
              <w:noProof/>
            </w:rPr>
            <w:delText>11</w:delText>
          </w:r>
        </w:del>
      </w:fldSimple>
      <w:bookmarkEnd w:id="225"/>
      <w:r>
        <w:t xml:space="preserve"> okno ChunkForm-vlastní</w:t>
      </w:r>
    </w:p>
    <w:p w14:paraId="7FAEB0E8" w14:textId="1A437535" w:rsidR="00417082" w:rsidRPr="00026347" w:rsidRDefault="00C77786" w:rsidP="00417082">
      <w:pPr>
        <w:pStyle w:val="Nadpis3"/>
      </w:pPr>
      <w:bookmarkStart w:id="228" w:name="_Toc129100457"/>
      <w:r w:rsidRPr="00026347">
        <w:t>7</w:t>
      </w:r>
      <w:r w:rsidR="00417082" w:rsidRPr="00026347">
        <w:t>.2.7 okno UkolForm</w:t>
      </w:r>
      <w:bookmarkEnd w:id="228"/>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17467A69" w:rsidR="00467315" w:rsidRPr="00026347" w:rsidRDefault="00A9126E" w:rsidP="00A9126E">
      <w:pPr>
        <w:pStyle w:val="Titulek"/>
      </w:pPr>
      <w:bookmarkStart w:id="229" w:name="_Ref128418537"/>
      <w:r>
        <w:t xml:space="preserve">Obr. </w:t>
      </w:r>
      <w:fldSimple w:instr=" SEQ Obrázek \* ARABIC ">
        <w:ins w:id="230" w:author="Martin Novák" w:date="2023-03-19T13:40:00Z">
          <w:r w:rsidR="004B0EF4">
            <w:rPr>
              <w:noProof/>
            </w:rPr>
            <w:t>13</w:t>
          </w:r>
        </w:ins>
        <w:del w:id="231" w:author="Martin Novák" w:date="2023-03-19T13:40:00Z">
          <w:r w:rsidR="00D907AA" w:rsidDel="004B0EF4">
            <w:rPr>
              <w:noProof/>
            </w:rPr>
            <w:delText>12</w:delText>
          </w:r>
        </w:del>
      </w:fldSimple>
      <w:bookmarkEnd w:id="229"/>
      <w:r w:rsidR="00F01FF8">
        <w:t xml:space="preserve"> okno</w:t>
      </w:r>
      <w:r>
        <w:t xml:space="preserve"> UkolForm-vlastní</w:t>
      </w:r>
    </w:p>
    <w:p w14:paraId="343CE1F3" w14:textId="4958CE7C" w:rsidR="00417082" w:rsidRDefault="00C77786" w:rsidP="00417082">
      <w:pPr>
        <w:pStyle w:val="Nadpis3"/>
      </w:pPr>
      <w:bookmarkStart w:id="232" w:name="_Toc129100458"/>
      <w:r w:rsidRPr="00026347">
        <w:t>7</w:t>
      </w:r>
      <w:r w:rsidR="00417082" w:rsidRPr="00026347">
        <w:t>.2.8 okno NastaveniForm</w:t>
      </w:r>
      <w:bookmarkEnd w:id="232"/>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4CE28157" w:rsidR="00417082" w:rsidRPr="00026347" w:rsidRDefault="00F01FF8" w:rsidP="00F01FF8">
      <w:pPr>
        <w:pStyle w:val="Titulek"/>
      </w:pPr>
      <w:bookmarkStart w:id="233" w:name="_Ref128468001"/>
      <w:r>
        <w:t>Obr</w:t>
      </w:r>
      <w:r w:rsidR="00675849">
        <w:t>.</w:t>
      </w:r>
      <w:r>
        <w:t xml:space="preserve"> </w:t>
      </w:r>
      <w:fldSimple w:instr=" SEQ Obrázek \* ARABIC ">
        <w:ins w:id="234" w:author="Martin Novák" w:date="2023-03-19T13:40:00Z">
          <w:r w:rsidR="004B0EF4">
            <w:rPr>
              <w:noProof/>
            </w:rPr>
            <w:t>14</w:t>
          </w:r>
        </w:ins>
        <w:del w:id="235" w:author="Martin Novák" w:date="2023-03-19T13:40:00Z">
          <w:r w:rsidR="00D907AA" w:rsidDel="004B0EF4">
            <w:rPr>
              <w:noProof/>
            </w:rPr>
            <w:delText>13</w:delText>
          </w:r>
        </w:del>
      </w:fldSimple>
      <w:bookmarkEnd w:id="233"/>
      <w:r>
        <w:t xml:space="preserve"> okno NastaveniForm-vlastní</w:t>
      </w:r>
    </w:p>
    <w:p w14:paraId="4EEF6293" w14:textId="37C8A479" w:rsidR="00E02B9D" w:rsidRPr="00026347" w:rsidRDefault="00C77786" w:rsidP="00E02B9D">
      <w:pPr>
        <w:pStyle w:val="Nadpis3"/>
      </w:pPr>
      <w:bookmarkStart w:id="236" w:name="_Toc129100459"/>
      <w:r w:rsidRPr="00026347">
        <w:t>7</w:t>
      </w:r>
      <w:r w:rsidR="00E02B9D" w:rsidRPr="00026347">
        <w:t xml:space="preserve">.2.9 okno </w:t>
      </w:r>
      <w:r w:rsidR="003F6983" w:rsidRPr="00026347">
        <w:t>GMMapaForm</w:t>
      </w:r>
      <w:bookmarkEnd w:id="236"/>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428E5C2" w:rsidR="005A2FA8" w:rsidRPr="00026347" w:rsidRDefault="005A2FA8" w:rsidP="000B4A8E">
      <w:pPr>
        <w:pStyle w:val="Titulek"/>
      </w:pPr>
      <w:bookmarkStart w:id="237" w:name="_Ref128488987"/>
      <w:r>
        <w:t xml:space="preserve">Obr. </w:t>
      </w:r>
      <w:fldSimple w:instr=" SEQ Obrázek \* ARABIC ">
        <w:ins w:id="238" w:author="Martin Novák" w:date="2023-03-19T13:40:00Z">
          <w:r w:rsidR="004B0EF4">
            <w:rPr>
              <w:noProof/>
            </w:rPr>
            <w:t>15</w:t>
          </w:r>
        </w:ins>
        <w:del w:id="239" w:author="Martin Novák" w:date="2023-03-19T13:40:00Z">
          <w:r w:rsidR="00D907AA" w:rsidDel="004B0EF4">
            <w:rPr>
              <w:noProof/>
            </w:rPr>
            <w:delText>14</w:delText>
          </w:r>
        </w:del>
      </w:fldSimple>
      <w:bookmarkEnd w:id="237"/>
      <w:r>
        <w:t xml:space="preserve"> okno GMMapaForm-vlastní</w:t>
      </w:r>
    </w:p>
    <w:p w14:paraId="4B9600D4" w14:textId="17FA3D3D" w:rsidR="00E02B9D" w:rsidRPr="00026347" w:rsidRDefault="00C77786" w:rsidP="00E02B9D">
      <w:pPr>
        <w:pStyle w:val="Nadpis3"/>
      </w:pPr>
      <w:bookmarkStart w:id="240" w:name="_Toc129100460"/>
      <w:r w:rsidRPr="00026347">
        <w:t>7</w:t>
      </w:r>
      <w:r w:rsidR="00E02B9D" w:rsidRPr="00026347">
        <w:t xml:space="preserve">.2.10 okno </w:t>
      </w:r>
      <w:r w:rsidR="003F6983">
        <w:t>GMPostavyForm</w:t>
      </w:r>
      <w:bookmarkEnd w:id="240"/>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241" w:name="_Toc129100461"/>
      <w:r w:rsidRPr="00026347">
        <w:t>7</w:t>
      </w:r>
      <w:r w:rsidR="00E02B9D" w:rsidRPr="00026347">
        <w:t>.2.11 okno GMUkl</w:t>
      </w:r>
      <w:r w:rsidR="00EF5148">
        <w:t>a</w:t>
      </w:r>
      <w:r w:rsidR="00E02B9D" w:rsidRPr="00026347">
        <w:t>daniForm</w:t>
      </w:r>
      <w:bookmarkEnd w:id="241"/>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3DA1DF9E" w:rsidR="00D907AA" w:rsidRPr="00621687" w:rsidRDefault="00D907AA" w:rsidP="00B831C5">
      <w:pPr>
        <w:pStyle w:val="Titulek"/>
        <w:rPr>
          <w:rFonts w:cstheme="minorHAnsi"/>
          <w:color w:val="000000"/>
          <w:sz w:val="20"/>
          <w:szCs w:val="20"/>
          <w:shd w:val="clear" w:color="auto" w:fill="FFFFFF"/>
        </w:rPr>
      </w:pPr>
      <w:bookmarkStart w:id="242" w:name="_Ref129108504"/>
      <w:r>
        <w:t>Obr</w:t>
      </w:r>
      <w:r w:rsidR="007B1788">
        <w:t>.</w:t>
      </w:r>
      <w:r>
        <w:t xml:space="preserve"> </w:t>
      </w:r>
      <w:fldSimple w:instr=" SEQ Obrázek \* ARABIC ">
        <w:ins w:id="243" w:author="Martin Novák" w:date="2023-03-19T13:40:00Z">
          <w:r w:rsidR="004B0EF4">
            <w:rPr>
              <w:noProof/>
            </w:rPr>
            <w:t>16</w:t>
          </w:r>
        </w:ins>
        <w:del w:id="244" w:author="Martin Novák" w:date="2023-03-19T13:40:00Z">
          <w:r w:rsidDel="004B0EF4">
            <w:rPr>
              <w:noProof/>
            </w:rPr>
            <w:delText>15</w:delText>
          </w:r>
        </w:del>
      </w:fldSimple>
      <w:bookmarkEnd w:id="242"/>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245" w:name="_Toc129100462"/>
      <w:r w:rsidRPr="00621687">
        <w:rPr>
          <w:rStyle w:val="Nadpis1Char"/>
          <w:rFonts w:asciiTheme="minorHAnsi" w:hAnsiTheme="minorHAnsi" w:cstheme="minorHAnsi"/>
        </w:rPr>
        <w:t>8. Zhodnocení realizace aplikace</w:t>
      </w:r>
      <w:bookmarkEnd w:id="24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46" w:name="_Toc129100463"/>
      <w:r w:rsidRPr="00621687">
        <w:rPr>
          <w:rFonts w:asciiTheme="minorHAnsi" w:hAnsiTheme="minorHAnsi" w:cstheme="minorHAnsi"/>
          <w:shd w:val="clear" w:color="auto" w:fill="FFFFFF"/>
        </w:rPr>
        <w:t>9. Závěr</w:t>
      </w:r>
      <w:bookmarkEnd w:id="24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47" w:name="_Toc129100464"/>
      <w:r>
        <w:lastRenderedPageBreak/>
        <w:t>Použité zdroje</w:t>
      </w:r>
      <w:bookmarkEnd w:id="247"/>
    </w:p>
    <w:p w14:paraId="232FB7DF" w14:textId="77777777" w:rsidR="004F0CEF" w:rsidRPr="004F0CEF" w:rsidRDefault="004F0CEF" w:rsidP="004F0CEF"/>
    <w:sdt>
      <w:sdtPr>
        <w:tag w:val="MENDELEY_BIBLIOGRAPHY"/>
        <w:id w:val="650411180"/>
        <w:placeholder>
          <w:docPart w:val="DefaultPlaceholder_-1854013440"/>
        </w:placeholder>
      </w:sdtPr>
      <w:sdtContent>
        <w:p w14:paraId="133BF363" w14:textId="77777777" w:rsidR="00016564" w:rsidRDefault="00016564">
          <w:pPr>
            <w:autoSpaceDE w:val="0"/>
            <w:autoSpaceDN w:val="0"/>
            <w:ind w:hanging="640"/>
            <w:divId w:val="538976575"/>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7DF4E9C3" w14:textId="77777777" w:rsidR="00016564" w:rsidRDefault="00016564">
          <w:pPr>
            <w:autoSpaceDE w:val="0"/>
            <w:autoSpaceDN w:val="0"/>
            <w:ind w:hanging="640"/>
            <w:divId w:val="20093588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7B8E503" w14:textId="77777777" w:rsidR="00016564" w:rsidRDefault="00016564">
          <w:pPr>
            <w:autoSpaceDE w:val="0"/>
            <w:autoSpaceDN w:val="0"/>
            <w:ind w:hanging="640"/>
            <w:divId w:val="1564755740"/>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4B3671A4" w14:textId="77777777" w:rsidR="00016564" w:rsidRDefault="00016564">
          <w:pPr>
            <w:autoSpaceDE w:val="0"/>
            <w:autoSpaceDN w:val="0"/>
            <w:ind w:hanging="640"/>
            <w:divId w:val="492374966"/>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02B27A59" w14:textId="77777777" w:rsidR="00016564" w:rsidRDefault="00016564">
          <w:pPr>
            <w:autoSpaceDE w:val="0"/>
            <w:autoSpaceDN w:val="0"/>
            <w:ind w:hanging="640"/>
            <w:divId w:val="1180582166"/>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140C4CAD" w14:textId="77777777" w:rsidR="00016564" w:rsidRDefault="00016564">
          <w:pPr>
            <w:autoSpaceDE w:val="0"/>
            <w:autoSpaceDN w:val="0"/>
            <w:ind w:hanging="640"/>
            <w:divId w:val="91828499"/>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6E64000" w14:textId="77777777" w:rsidR="00016564" w:rsidRDefault="00016564">
          <w:pPr>
            <w:autoSpaceDE w:val="0"/>
            <w:autoSpaceDN w:val="0"/>
            <w:ind w:hanging="640"/>
            <w:divId w:val="974483678"/>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3A31FE7E" w14:textId="77777777" w:rsidR="00016564" w:rsidRDefault="00016564">
          <w:pPr>
            <w:autoSpaceDE w:val="0"/>
            <w:autoSpaceDN w:val="0"/>
            <w:ind w:hanging="640"/>
            <w:divId w:val="60473305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AFCEDFC" w14:textId="77777777" w:rsidR="00016564" w:rsidRDefault="00016564">
          <w:pPr>
            <w:autoSpaceDE w:val="0"/>
            <w:autoSpaceDN w:val="0"/>
            <w:ind w:hanging="640"/>
            <w:divId w:val="752893134"/>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44429797" w14:textId="77777777" w:rsidR="00016564" w:rsidRDefault="00016564">
          <w:pPr>
            <w:autoSpaceDE w:val="0"/>
            <w:autoSpaceDN w:val="0"/>
            <w:ind w:hanging="640"/>
            <w:divId w:val="1027557249"/>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49BE5ACA" w14:textId="77777777" w:rsidR="00016564" w:rsidRDefault="00016564">
          <w:pPr>
            <w:autoSpaceDE w:val="0"/>
            <w:autoSpaceDN w:val="0"/>
            <w:ind w:hanging="640"/>
            <w:divId w:val="1184130091"/>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26ADD68B" w14:textId="77777777" w:rsidR="00016564" w:rsidRDefault="00016564">
          <w:pPr>
            <w:autoSpaceDE w:val="0"/>
            <w:autoSpaceDN w:val="0"/>
            <w:ind w:hanging="640"/>
            <w:divId w:val="1702585492"/>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60C6032" w14:textId="77777777" w:rsidR="00016564" w:rsidRDefault="00016564">
          <w:pPr>
            <w:autoSpaceDE w:val="0"/>
            <w:autoSpaceDN w:val="0"/>
            <w:ind w:hanging="640"/>
            <w:divId w:val="583223815"/>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53D345DD" w14:textId="77777777" w:rsidR="00016564" w:rsidRDefault="00016564">
          <w:pPr>
            <w:autoSpaceDE w:val="0"/>
            <w:autoSpaceDN w:val="0"/>
            <w:ind w:hanging="640"/>
            <w:divId w:val="326370263"/>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B2C181C" w14:textId="77777777" w:rsidR="00016564" w:rsidRDefault="00016564">
          <w:pPr>
            <w:autoSpaceDE w:val="0"/>
            <w:autoSpaceDN w:val="0"/>
            <w:ind w:hanging="640"/>
            <w:divId w:val="1396009034"/>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5A5C86F" w14:textId="77777777" w:rsidR="00016564" w:rsidRDefault="00016564">
          <w:pPr>
            <w:autoSpaceDE w:val="0"/>
            <w:autoSpaceDN w:val="0"/>
            <w:ind w:hanging="640"/>
            <w:divId w:val="1934044328"/>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14071149" w14:textId="77777777" w:rsidR="00016564" w:rsidRDefault="00016564">
          <w:pPr>
            <w:autoSpaceDE w:val="0"/>
            <w:autoSpaceDN w:val="0"/>
            <w:ind w:hanging="640"/>
            <w:divId w:val="119858892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6E2ED184" w14:textId="77777777" w:rsidR="00016564" w:rsidRDefault="00016564">
          <w:pPr>
            <w:autoSpaceDE w:val="0"/>
            <w:autoSpaceDN w:val="0"/>
            <w:ind w:hanging="640"/>
            <w:divId w:val="1690065001"/>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528B768" w14:textId="77777777" w:rsidR="00016564" w:rsidRDefault="00016564">
          <w:pPr>
            <w:autoSpaceDE w:val="0"/>
            <w:autoSpaceDN w:val="0"/>
            <w:ind w:hanging="640"/>
            <w:divId w:val="1375539891"/>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5610CD66" w14:textId="77777777" w:rsidR="00016564" w:rsidRDefault="00016564">
          <w:pPr>
            <w:autoSpaceDE w:val="0"/>
            <w:autoSpaceDN w:val="0"/>
            <w:ind w:hanging="640"/>
            <w:divId w:val="156618236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5DA499DF" w14:textId="77777777" w:rsidR="00016564" w:rsidRDefault="00016564">
          <w:pPr>
            <w:autoSpaceDE w:val="0"/>
            <w:autoSpaceDN w:val="0"/>
            <w:ind w:hanging="640"/>
            <w:divId w:val="197933730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EAFD55C" w14:textId="77777777" w:rsidR="00016564" w:rsidRDefault="00016564">
          <w:pPr>
            <w:autoSpaceDE w:val="0"/>
            <w:autoSpaceDN w:val="0"/>
            <w:ind w:hanging="640"/>
            <w:divId w:val="1287546899"/>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0A98D9A1" w14:textId="77777777" w:rsidR="00016564" w:rsidRDefault="00016564">
          <w:pPr>
            <w:autoSpaceDE w:val="0"/>
            <w:autoSpaceDN w:val="0"/>
            <w:ind w:hanging="640"/>
            <w:divId w:val="11344511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24E1B99A" w14:textId="77777777" w:rsidR="00016564" w:rsidRDefault="00016564">
          <w:pPr>
            <w:autoSpaceDE w:val="0"/>
            <w:autoSpaceDN w:val="0"/>
            <w:ind w:hanging="640"/>
            <w:divId w:val="2055545037"/>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029A00B2" w14:textId="77777777" w:rsidR="00016564" w:rsidRDefault="00016564">
          <w:pPr>
            <w:autoSpaceDE w:val="0"/>
            <w:autoSpaceDN w:val="0"/>
            <w:ind w:hanging="640"/>
            <w:divId w:val="1812744724"/>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9196588" w14:textId="77777777" w:rsidR="00016564" w:rsidRDefault="00016564">
          <w:pPr>
            <w:autoSpaceDE w:val="0"/>
            <w:autoSpaceDN w:val="0"/>
            <w:ind w:hanging="640"/>
            <w:divId w:val="2039426398"/>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0E590D72" w14:textId="77777777" w:rsidR="00016564" w:rsidRDefault="00016564">
          <w:pPr>
            <w:autoSpaceDE w:val="0"/>
            <w:autoSpaceDN w:val="0"/>
            <w:ind w:hanging="640"/>
            <w:divId w:val="193275268"/>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09657C46" w14:textId="77777777" w:rsidR="00016564" w:rsidRDefault="00016564">
          <w:pPr>
            <w:autoSpaceDE w:val="0"/>
            <w:autoSpaceDN w:val="0"/>
            <w:ind w:hanging="640"/>
            <w:divId w:val="1032850671"/>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55D4334" w14:textId="77777777" w:rsidR="00016564" w:rsidRDefault="00016564">
          <w:pPr>
            <w:autoSpaceDE w:val="0"/>
            <w:autoSpaceDN w:val="0"/>
            <w:ind w:hanging="640"/>
            <w:divId w:val="781613268"/>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5E7D717" w14:textId="77777777" w:rsidR="00016564" w:rsidRDefault="00016564">
          <w:pPr>
            <w:autoSpaceDE w:val="0"/>
            <w:autoSpaceDN w:val="0"/>
            <w:ind w:hanging="640"/>
            <w:divId w:val="297493951"/>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1A3365D9" w14:textId="77777777" w:rsidR="00016564" w:rsidRDefault="00016564">
          <w:pPr>
            <w:autoSpaceDE w:val="0"/>
            <w:autoSpaceDN w:val="0"/>
            <w:ind w:hanging="640"/>
            <w:divId w:val="2127312578"/>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40D6FD2A" w14:textId="77777777" w:rsidR="00016564" w:rsidRDefault="00016564">
          <w:pPr>
            <w:autoSpaceDE w:val="0"/>
            <w:autoSpaceDN w:val="0"/>
            <w:ind w:hanging="640"/>
            <w:divId w:val="1533347894"/>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2BB0B1A" w14:textId="77777777" w:rsidR="00016564" w:rsidRDefault="00016564">
          <w:pPr>
            <w:autoSpaceDE w:val="0"/>
            <w:autoSpaceDN w:val="0"/>
            <w:ind w:hanging="640"/>
            <w:divId w:val="89855139"/>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2CA5ABEE" w14:textId="77777777" w:rsidR="00016564" w:rsidRDefault="00016564">
          <w:pPr>
            <w:autoSpaceDE w:val="0"/>
            <w:autoSpaceDN w:val="0"/>
            <w:ind w:hanging="640"/>
            <w:divId w:val="1050806086"/>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6AC187E0" w14:textId="77777777" w:rsidR="00016564" w:rsidRDefault="00016564">
          <w:pPr>
            <w:autoSpaceDE w:val="0"/>
            <w:autoSpaceDN w:val="0"/>
            <w:ind w:hanging="640"/>
            <w:divId w:val="547035094"/>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1D8681FB" w14:textId="77777777" w:rsidR="00016564" w:rsidRDefault="00016564">
          <w:pPr>
            <w:autoSpaceDE w:val="0"/>
            <w:autoSpaceDN w:val="0"/>
            <w:ind w:hanging="640"/>
            <w:divId w:val="223637136"/>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C353959" w14:textId="77777777" w:rsidR="00016564" w:rsidRDefault="00016564">
          <w:pPr>
            <w:autoSpaceDE w:val="0"/>
            <w:autoSpaceDN w:val="0"/>
            <w:ind w:hanging="640"/>
            <w:divId w:val="754087411"/>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30E5E9E5" w14:textId="77777777" w:rsidR="00016564" w:rsidRDefault="00016564">
          <w:pPr>
            <w:autoSpaceDE w:val="0"/>
            <w:autoSpaceDN w:val="0"/>
            <w:ind w:hanging="640"/>
            <w:divId w:val="422915652"/>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7F4AB281" w14:textId="77777777" w:rsidR="00016564" w:rsidRDefault="00016564">
          <w:pPr>
            <w:autoSpaceDE w:val="0"/>
            <w:autoSpaceDN w:val="0"/>
            <w:ind w:hanging="640"/>
            <w:divId w:val="1964076663"/>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6FAF0788" w14:textId="77777777" w:rsidR="00016564" w:rsidRDefault="00016564">
          <w:pPr>
            <w:autoSpaceDE w:val="0"/>
            <w:autoSpaceDN w:val="0"/>
            <w:ind w:hanging="640"/>
            <w:divId w:val="2108846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28C0D23C" w14:textId="77777777" w:rsidR="00016564" w:rsidRDefault="00016564">
          <w:pPr>
            <w:autoSpaceDE w:val="0"/>
            <w:autoSpaceDN w:val="0"/>
            <w:ind w:hanging="640"/>
            <w:divId w:val="1351562957"/>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084E1BF2" w14:textId="77777777" w:rsidR="00016564" w:rsidRDefault="00016564">
          <w:pPr>
            <w:autoSpaceDE w:val="0"/>
            <w:autoSpaceDN w:val="0"/>
            <w:ind w:hanging="640"/>
            <w:divId w:val="1867715005"/>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3792C5B7" w14:textId="77777777" w:rsidR="00016564" w:rsidRDefault="00016564">
          <w:pPr>
            <w:autoSpaceDE w:val="0"/>
            <w:autoSpaceDN w:val="0"/>
            <w:ind w:hanging="640"/>
            <w:divId w:val="386729077"/>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4B7DD2B" w14:textId="77777777" w:rsidR="00016564" w:rsidRDefault="00016564">
          <w:pPr>
            <w:autoSpaceDE w:val="0"/>
            <w:autoSpaceDN w:val="0"/>
            <w:ind w:hanging="640"/>
            <w:divId w:val="1979527397"/>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6CAC6C5F" w14:textId="77777777" w:rsidR="00016564" w:rsidRDefault="00016564">
          <w:pPr>
            <w:autoSpaceDE w:val="0"/>
            <w:autoSpaceDN w:val="0"/>
            <w:ind w:hanging="640"/>
            <w:divId w:val="1167210247"/>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2DC669BB" w14:textId="77777777" w:rsidR="00016564" w:rsidRDefault="00016564">
          <w:pPr>
            <w:autoSpaceDE w:val="0"/>
            <w:autoSpaceDN w:val="0"/>
            <w:ind w:hanging="640"/>
            <w:divId w:val="839588676"/>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2FD2F018" w14:textId="77777777" w:rsidR="00016564" w:rsidRDefault="00016564">
          <w:pPr>
            <w:autoSpaceDE w:val="0"/>
            <w:autoSpaceDN w:val="0"/>
            <w:ind w:hanging="640"/>
            <w:divId w:val="372923777"/>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4A51954C" w14:textId="77777777" w:rsidR="00016564" w:rsidRDefault="00016564">
          <w:pPr>
            <w:autoSpaceDE w:val="0"/>
            <w:autoSpaceDN w:val="0"/>
            <w:ind w:hanging="640"/>
            <w:divId w:val="138556552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6D95083" w14:textId="77777777" w:rsidR="00016564" w:rsidRDefault="00016564">
          <w:pPr>
            <w:autoSpaceDE w:val="0"/>
            <w:autoSpaceDN w:val="0"/>
            <w:ind w:hanging="640"/>
            <w:divId w:val="428500684"/>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49F28B81" w14:textId="77777777" w:rsidR="00016564" w:rsidRDefault="00016564">
          <w:pPr>
            <w:autoSpaceDE w:val="0"/>
            <w:autoSpaceDN w:val="0"/>
            <w:ind w:hanging="640"/>
            <w:divId w:val="1453981722"/>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78DEAC80" w14:textId="77777777" w:rsidR="00016564" w:rsidRDefault="00016564">
          <w:pPr>
            <w:autoSpaceDE w:val="0"/>
            <w:autoSpaceDN w:val="0"/>
            <w:ind w:hanging="640"/>
            <w:divId w:val="1893232040"/>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118CA623" w14:textId="77777777" w:rsidR="00016564" w:rsidRDefault="00016564">
          <w:pPr>
            <w:autoSpaceDE w:val="0"/>
            <w:autoSpaceDN w:val="0"/>
            <w:ind w:hanging="640"/>
            <w:divId w:val="1699888814"/>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5BCE351A" w14:textId="77777777" w:rsidR="00016564" w:rsidRDefault="00016564">
          <w:pPr>
            <w:autoSpaceDE w:val="0"/>
            <w:autoSpaceDN w:val="0"/>
            <w:ind w:hanging="640"/>
            <w:divId w:val="1083255293"/>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10D7FC9E" w14:textId="77777777" w:rsidR="00016564" w:rsidRDefault="00016564">
          <w:pPr>
            <w:autoSpaceDE w:val="0"/>
            <w:autoSpaceDN w:val="0"/>
            <w:ind w:hanging="640"/>
            <w:divId w:val="190062609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4902E887" w14:textId="77777777" w:rsidR="00016564" w:rsidRDefault="00016564">
          <w:pPr>
            <w:autoSpaceDE w:val="0"/>
            <w:autoSpaceDN w:val="0"/>
            <w:ind w:hanging="640"/>
            <w:divId w:val="1651708514"/>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0F9F668D" w14:textId="77777777" w:rsidR="00016564" w:rsidRDefault="00016564">
          <w:pPr>
            <w:autoSpaceDE w:val="0"/>
            <w:autoSpaceDN w:val="0"/>
            <w:ind w:hanging="640"/>
            <w:divId w:val="945964921"/>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712DEB16" w14:textId="77777777" w:rsidR="00016564" w:rsidRDefault="00016564">
          <w:pPr>
            <w:autoSpaceDE w:val="0"/>
            <w:autoSpaceDN w:val="0"/>
            <w:ind w:hanging="640"/>
            <w:divId w:val="446046528"/>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09A0B038" w14:textId="77777777" w:rsidR="00016564" w:rsidRDefault="00016564">
          <w:pPr>
            <w:autoSpaceDE w:val="0"/>
            <w:autoSpaceDN w:val="0"/>
            <w:ind w:hanging="640"/>
            <w:divId w:val="711539961"/>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74950651" w14:textId="77777777" w:rsidR="00016564" w:rsidRDefault="00016564">
          <w:pPr>
            <w:autoSpaceDE w:val="0"/>
            <w:autoSpaceDN w:val="0"/>
            <w:ind w:hanging="640"/>
            <w:divId w:val="898634804"/>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420578D" w14:textId="77777777" w:rsidR="00016564" w:rsidRDefault="00016564">
          <w:pPr>
            <w:autoSpaceDE w:val="0"/>
            <w:autoSpaceDN w:val="0"/>
            <w:ind w:hanging="640"/>
            <w:divId w:val="250697243"/>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37CB7518" w14:textId="77777777" w:rsidR="00016564" w:rsidRDefault="00016564">
          <w:pPr>
            <w:autoSpaceDE w:val="0"/>
            <w:autoSpaceDN w:val="0"/>
            <w:ind w:hanging="640"/>
            <w:divId w:val="1598712005"/>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1357EE64" w14:textId="77777777" w:rsidR="00016564" w:rsidRDefault="00016564">
          <w:pPr>
            <w:autoSpaceDE w:val="0"/>
            <w:autoSpaceDN w:val="0"/>
            <w:ind w:hanging="640"/>
            <w:divId w:val="122575902"/>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2F612F8C" w14:textId="77777777" w:rsidR="00016564" w:rsidRDefault="00016564">
          <w:pPr>
            <w:autoSpaceDE w:val="0"/>
            <w:autoSpaceDN w:val="0"/>
            <w:ind w:hanging="640"/>
            <w:divId w:val="58554748"/>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3E69D0B2" w14:textId="77777777" w:rsidR="00016564" w:rsidRDefault="00016564">
          <w:pPr>
            <w:autoSpaceDE w:val="0"/>
            <w:autoSpaceDN w:val="0"/>
            <w:ind w:hanging="640"/>
            <w:divId w:val="750394924"/>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7C781766" w14:textId="77777777" w:rsidR="00016564" w:rsidRDefault="00016564">
          <w:pPr>
            <w:autoSpaceDE w:val="0"/>
            <w:autoSpaceDN w:val="0"/>
            <w:ind w:hanging="640"/>
            <w:divId w:val="75639363"/>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2626A2FC" w14:textId="77777777" w:rsidR="00016564" w:rsidRDefault="00016564">
          <w:pPr>
            <w:autoSpaceDE w:val="0"/>
            <w:autoSpaceDN w:val="0"/>
            <w:ind w:hanging="640"/>
            <w:divId w:val="1672947687"/>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3476BFF" w14:textId="77777777" w:rsidR="00016564" w:rsidRDefault="00016564">
          <w:pPr>
            <w:autoSpaceDE w:val="0"/>
            <w:autoSpaceDN w:val="0"/>
            <w:ind w:hanging="640"/>
            <w:divId w:val="1862550747"/>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606F64B" w14:textId="77777777" w:rsidR="00016564" w:rsidRDefault="00016564">
          <w:pPr>
            <w:autoSpaceDE w:val="0"/>
            <w:autoSpaceDN w:val="0"/>
            <w:ind w:hanging="640"/>
            <w:divId w:val="458840081"/>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64238139" w14:textId="77777777" w:rsidR="00016564" w:rsidRDefault="00016564">
          <w:pPr>
            <w:autoSpaceDE w:val="0"/>
            <w:autoSpaceDN w:val="0"/>
            <w:ind w:hanging="640"/>
            <w:divId w:val="660933550"/>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412149B7" w14:textId="77777777" w:rsidR="00016564" w:rsidRDefault="00016564">
          <w:pPr>
            <w:autoSpaceDE w:val="0"/>
            <w:autoSpaceDN w:val="0"/>
            <w:ind w:hanging="640"/>
            <w:divId w:val="42784640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3515BB70" w14:textId="77777777" w:rsidR="00016564" w:rsidRDefault="00016564">
          <w:pPr>
            <w:autoSpaceDE w:val="0"/>
            <w:autoSpaceDN w:val="0"/>
            <w:ind w:hanging="640"/>
            <w:divId w:val="1903443634"/>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1DC475E1" w14:textId="77777777" w:rsidR="00016564" w:rsidRDefault="00016564">
          <w:pPr>
            <w:autoSpaceDE w:val="0"/>
            <w:autoSpaceDN w:val="0"/>
            <w:ind w:hanging="640"/>
            <w:divId w:val="1144279322"/>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14EB0970" w14:textId="77777777" w:rsidR="00016564" w:rsidRDefault="00016564">
          <w:pPr>
            <w:autoSpaceDE w:val="0"/>
            <w:autoSpaceDN w:val="0"/>
            <w:ind w:hanging="640"/>
            <w:divId w:val="1791781822"/>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7D5D938" w14:textId="77777777" w:rsidR="00016564" w:rsidRDefault="00016564">
          <w:pPr>
            <w:autoSpaceDE w:val="0"/>
            <w:autoSpaceDN w:val="0"/>
            <w:ind w:hanging="640"/>
            <w:divId w:val="21236422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1FAF06C" w14:textId="77777777" w:rsidR="00016564" w:rsidRDefault="00016564">
          <w:pPr>
            <w:autoSpaceDE w:val="0"/>
            <w:autoSpaceDN w:val="0"/>
            <w:ind w:hanging="640"/>
            <w:divId w:val="80728120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2E5FFC2" w14:textId="77777777" w:rsidR="00016564" w:rsidRDefault="00016564">
          <w:pPr>
            <w:autoSpaceDE w:val="0"/>
            <w:autoSpaceDN w:val="0"/>
            <w:ind w:hanging="640"/>
            <w:divId w:val="669328614"/>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1C916283" w14:textId="77777777" w:rsidR="00016564" w:rsidRDefault="00016564">
          <w:pPr>
            <w:autoSpaceDE w:val="0"/>
            <w:autoSpaceDN w:val="0"/>
            <w:ind w:hanging="640"/>
            <w:divId w:val="686954738"/>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107D0C71" w14:textId="77777777" w:rsidR="00016564" w:rsidRDefault="00016564">
          <w:pPr>
            <w:autoSpaceDE w:val="0"/>
            <w:autoSpaceDN w:val="0"/>
            <w:ind w:hanging="640"/>
            <w:divId w:val="58990713"/>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2852FE27" w14:textId="77777777" w:rsidR="00016564" w:rsidRDefault="00016564">
          <w:pPr>
            <w:autoSpaceDE w:val="0"/>
            <w:autoSpaceDN w:val="0"/>
            <w:ind w:hanging="640"/>
            <w:divId w:val="1150295131"/>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2ECF35D" w14:textId="77777777" w:rsidR="00016564" w:rsidRDefault="00016564">
          <w:pPr>
            <w:autoSpaceDE w:val="0"/>
            <w:autoSpaceDN w:val="0"/>
            <w:ind w:hanging="640"/>
            <w:divId w:val="1669098181"/>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740FE6B" w14:textId="77777777" w:rsidR="00016564" w:rsidRDefault="00016564">
          <w:pPr>
            <w:autoSpaceDE w:val="0"/>
            <w:autoSpaceDN w:val="0"/>
            <w:ind w:hanging="640"/>
            <w:divId w:val="649141226"/>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036D1B3A" w14:textId="77777777" w:rsidR="00016564" w:rsidRDefault="00016564">
          <w:pPr>
            <w:autoSpaceDE w:val="0"/>
            <w:autoSpaceDN w:val="0"/>
            <w:ind w:hanging="640"/>
            <w:divId w:val="1675299342"/>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BBA3712" w14:textId="77777777" w:rsidR="00016564" w:rsidRDefault="00016564">
          <w:pPr>
            <w:autoSpaceDE w:val="0"/>
            <w:autoSpaceDN w:val="0"/>
            <w:ind w:hanging="640"/>
            <w:divId w:val="1072116646"/>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01DF6D75" w14:textId="77777777" w:rsidR="00016564" w:rsidRDefault="00016564">
          <w:pPr>
            <w:autoSpaceDE w:val="0"/>
            <w:autoSpaceDN w:val="0"/>
            <w:ind w:hanging="640"/>
            <w:divId w:val="2050445623"/>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7376D2A7" w14:textId="77777777" w:rsidR="00016564" w:rsidRDefault="00016564">
          <w:pPr>
            <w:autoSpaceDE w:val="0"/>
            <w:autoSpaceDN w:val="0"/>
            <w:ind w:hanging="640"/>
            <w:divId w:val="1492941147"/>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07C56DE" w14:textId="77777777" w:rsidR="00016564" w:rsidRDefault="00016564">
          <w:pPr>
            <w:autoSpaceDE w:val="0"/>
            <w:autoSpaceDN w:val="0"/>
            <w:ind w:hanging="640"/>
            <w:divId w:val="1352802810"/>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D1D5958" w14:textId="77777777" w:rsidR="00016564" w:rsidRDefault="00016564">
          <w:pPr>
            <w:autoSpaceDE w:val="0"/>
            <w:autoSpaceDN w:val="0"/>
            <w:ind w:hanging="640"/>
            <w:divId w:val="1996448756"/>
            <w:rPr>
              <w:rFonts w:eastAsia="Times New Roman"/>
            </w:rPr>
          </w:pPr>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59F93E83" w14:textId="77777777" w:rsidR="00016564" w:rsidRDefault="00016564">
          <w:pPr>
            <w:autoSpaceDE w:val="0"/>
            <w:autoSpaceDN w:val="0"/>
            <w:ind w:hanging="640"/>
            <w:divId w:val="1012994671"/>
            <w:rPr>
              <w:rFonts w:eastAsia="Times New Roman"/>
            </w:rPr>
          </w:pPr>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49E0149C" w14:textId="77777777" w:rsidR="00016564" w:rsidRDefault="00016564">
          <w:pPr>
            <w:autoSpaceDE w:val="0"/>
            <w:autoSpaceDN w:val="0"/>
            <w:ind w:hanging="640"/>
            <w:divId w:val="992485396"/>
            <w:rPr>
              <w:rFonts w:eastAsia="Times New Roman"/>
            </w:rPr>
          </w:pPr>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34838987" w14:textId="77777777" w:rsidR="00016564" w:rsidRDefault="00016564">
          <w:pPr>
            <w:autoSpaceDE w:val="0"/>
            <w:autoSpaceDN w:val="0"/>
            <w:ind w:hanging="640"/>
            <w:divId w:val="958490033"/>
            <w:rPr>
              <w:rFonts w:eastAsia="Times New Roman"/>
            </w:rPr>
          </w:pPr>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353FC640" w14:textId="77777777" w:rsidR="00016564" w:rsidRDefault="00016564">
          <w:pPr>
            <w:autoSpaceDE w:val="0"/>
            <w:autoSpaceDN w:val="0"/>
            <w:ind w:hanging="640"/>
            <w:divId w:val="1356735801"/>
            <w:rPr>
              <w:rFonts w:eastAsia="Times New Roman"/>
            </w:rPr>
          </w:pPr>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AA566A8" w14:textId="77777777" w:rsidR="00016564" w:rsidRDefault="00016564">
          <w:pPr>
            <w:autoSpaceDE w:val="0"/>
            <w:autoSpaceDN w:val="0"/>
            <w:ind w:hanging="640"/>
            <w:divId w:val="435249419"/>
            <w:rPr>
              <w:rFonts w:eastAsia="Times New Roman"/>
            </w:rPr>
          </w:pPr>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666019F7" w14:textId="77777777" w:rsidR="00016564" w:rsidRDefault="00016564">
          <w:pPr>
            <w:autoSpaceDE w:val="0"/>
            <w:autoSpaceDN w:val="0"/>
            <w:ind w:hanging="640"/>
            <w:divId w:val="1987271972"/>
            <w:rPr>
              <w:rFonts w:eastAsia="Times New Roman"/>
            </w:rPr>
          </w:pPr>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0FD0F7E5" w14:textId="77777777" w:rsidR="00016564" w:rsidRDefault="00016564">
          <w:pPr>
            <w:autoSpaceDE w:val="0"/>
            <w:autoSpaceDN w:val="0"/>
            <w:ind w:hanging="640"/>
            <w:divId w:val="1458598059"/>
            <w:rPr>
              <w:rFonts w:eastAsia="Times New Roman"/>
            </w:rPr>
          </w:pPr>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5EC2B387" w14:textId="77777777" w:rsidR="00016564" w:rsidRDefault="00016564">
          <w:pPr>
            <w:autoSpaceDE w:val="0"/>
            <w:autoSpaceDN w:val="0"/>
            <w:ind w:hanging="640"/>
            <w:divId w:val="139854241"/>
            <w:rPr>
              <w:rFonts w:eastAsia="Times New Roman"/>
            </w:rPr>
          </w:pPr>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6E6E29BE" w14:textId="77777777" w:rsidR="00016564" w:rsidRDefault="00016564">
          <w:pPr>
            <w:autoSpaceDE w:val="0"/>
            <w:autoSpaceDN w:val="0"/>
            <w:ind w:hanging="640"/>
            <w:divId w:val="316614446"/>
            <w:rPr>
              <w:rFonts w:eastAsia="Times New Roman"/>
            </w:rPr>
          </w:pPr>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134446DA" w14:textId="77777777" w:rsidR="00016564" w:rsidRDefault="00016564">
          <w:pPr>
            <w:autoSpaceDE w:val="0"/>
            <w:autoSpaceDN w:val="0"/>
            <w:ind w:hanging="640"/>
            <w:divId w:val="631861400"/>
            <w:rPr>
              <w:rFonts w:eastAsia="Times New Roman"/>
            </w:rPr>
          </w:pPr>
          <w:r>
            <w:rPr>
              <w:rFonts w:eastAsia="Times New Roman"/>
            </w:rPr>
            <w:t xml:space="preserve">[97]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3D5ED12B" w14:textId="77777777" w:rsidR="00016564" w:rsidRDefault="00016564">
          <w:pPr>
            <w:autoSpaceDE w:val="0"/>
            <w:autoSpaceDN w:val="0"/>
            <w:ind w:hanging="640"/>
            <w:divId w:val="260646470"/>
            <w:rPr>
              <w:rFonts w:eastAsia="Times New Roman"/>
            </w:rPr>
          </w:pPr>
          <w:r>
            <w:rPr>
              <w:rFonts w:eastAsia="Times New Roman"/>
            </w:rPr>
            <w:t xml:space="preserve">[98]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798B2C65" w14:textId="77777777" w:rsidR="00016564" w:rsidRDefault="00016564">
          <w:pPr>
            <w:autoSpaceDE w:val="0"/>
            <w:autoSpaceDN w:val="0"/>
            <w:ind w:hanging="640"/>
            <w:divId w:val="1884638235"/>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B330D5C" w14:textId="77777777" w:rsidR="00016564" w:rsidRDefault="00016564">
          <w:pPr>
            <w:autoSpaceDE w:val="0"/>
            <w:autoSpaceDN w:val="0"/>
            <w:ind w:hanging="640"/>
            <w:divId w:val="935358858"/>
            <w:rPr>
              <w:rFonts w:eastAsia="Times New Roman"/>
            </w:rPr>
          </w:pPr>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20946734" w14:textId="77777777" w:rsidR="00016564" w:rsidRDefault="00016564">
          <w:pPr>
            <w:autoSpaceDE w:val="0"/>
            <w:autoSpaceDN w:val="0"/>
            <w:ind w:hanging="640"/>
            <w:divId w:val="1520200715"/>
            <w:rPr>
              <w:rFonts w:eastAsia="Times New Roman"/>
            </w:rPr>
          </w:pPr>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7847F534" w14:textId="77777777" w:rsidR="00016564" w:rsidRDefault="00016564">
          <w:pPr>
            <w:autoSpaceDE w:val="0"/>
            <w:autoSpaceDN w:val="0"/>
            <w:ind w:hanging="640"/>
            <w:divId w:val="437335826"/>
            <w:rPr>
              <w:rFonts w:eastAsia="Times New Roman"/>
            </w:rPr>
          </w:pPr>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B96B862" w14:textId="77777777" w:rsidR="00016564" w:rsidRDefault="00016564">
          <w:pPr>
            <w:autoSpaceDE w:val="0"/>
            <w:autoSpaceDN w:val="0"/>
            <w:ind w:hanging="640"/>
            <w:divId w:val="881012850"/>
            <w:rPr>
              <w:rFonts w:eastAsia="Times New Roman"/>
            </w:rPr>
          </w:pPr>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602C8867" w14:textId="77777777" w:rsidR="00016564" w:rsidRDefault="00016564">
          <w:pPr>
            <w:autoSpaceDE w:val="0"/>
            <w:autoSpaceDN w:val="0"/>
            <w:ind w:hanging="640"/>
            <w:divId w:val="314728913"/>
            <w:rPr>
              <w:rFonts w:eastAsia="Times New Roman"/>
            </w:rPr>
          </w:pPr>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2779BA8D" w14:textId="77777777" w:rsidR="00016564" w:rsidRDefault="00016564">
          <w:pPr>
            <w:autoSpaceDE w:val="0"/>
            <w:autoSpaceDN w:val="0"/>
            <w:ind w:hanging="640"/>
            <w:divId w:val="770394752"/>
            <w:rPr>
              <w:rFonts w:eastAsia="Times New Roman"/>
            </w:rPr>
          </w:pPr>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3F6729E" w14:textId="77777777" w:rsidR="00016564" w:rsidRDefault="00016564">
          <w:pPr>
            <w:autoSpaceDE w:val="0"/>
            <w:autoSpaceDN w:val="0"/>
            <w:ind w:hanging="640"/>
            <w:divId w:val="930354998"/>
            <w:rPr>
              <w:rFonts w:eastAsia="Times New Roman"/>
            </w:rPr>
          </w:pPr>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2097BE23" w14:textId="77777777" w:rsidR="00016564" w:rsidRDefault="00016564">
          <w:pPr>
            <w:autoSpaceDE w:val="0"/>
            <w:autoSpaceDN w:val="0"/>
            <w:ind w:hanging="640"/>
            <w:divId w:val="2044986050"/>
            <w:rPr>
              <w:rFonts w:eastAsia="Times New Roman"/>
            </w:rPr>
          </w:pPr>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8661B07" w14:textId="77777777" w:rsidR="00016564" w:rsidRDefault="00016564">
          <w:pPr>
            <w:autoSpaceDE w:val="0"/>
            <w:autoSpaceDN w:val="0"/>
            <w:ind w:hanging="640"/>
            <w:divId w:val="1233812264"/>
            <w:rPr>
              <w:rFonts w:eastAsia="Times New Roman"/>
            </w:rPr>
          </w:pPr>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0027E557" w14:textId="77777777" w:rsidR="00016564" w:rsidRDefault="00016564">
          <w:pPr>
            <w:autoSpaceDE w:val="0"/>
            <w:autoSpaceDN w:val="0"/>
            <w:ind w:hanging="640"/>
            <w:divId w:val="1736048737"/>
            <w:rPr>
              <w:rFonts w:eastAsia="Times New Roman"/>
            </w:rPr>
          </w:pPr>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595EF95" w14:textId="77777777" w:rsidR="00016564" w:rsidRDefault="00016564">
          <w:pPr>
            <w:autoSpaceDE w:val="0"/>
            <w:autoSpaceDN w:val="0"/>
            <w:ind w:hanging="640"/>
            <w:divId w:val="345988606"/>
            <w:rPr>
              <w:rFonts w:eastAsia="Times New Roman"/>
            </w:rPr>
          </w:pPr>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3414EAB7" w14:textId="77777777" w:rsidR="00016564" w:rsidRDefault="00016564">
          <w:pPr>
            <w:autoSpaceDE w:val="0"/>
            <w:autoSpaceDN w:val="0"/>
            <w:ind w:hanging="640"/>
            <w:divId w:val="2120373822"/>
            <w:rPr>
              <w:rFonts w:eastAsia="Times New Roman"/>
            </w:rPr>
          </w:pPr>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217D508C" w14:textId="77777777" w:rsidR="00016564" w:rsidRDefault="00016564">
          <w:pPr>
            <w:autoSpaceDE w:val="0"/>
            <w:autoSpaceDN w:val="0"/>
            <w:ind w:hanging="640"/>
            <w:divId w:val="403993800"/>
            <w:rPr>
              <w:rFonts w:eastAsia="Times New Roman"/>
            </w:rPr>
          </w:pPr>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5F87BD49" w14:textId="77777777" w:rsidR="00016564" w:rsidRDefault="00016564">
          <w:pPr>
            <w:autoSpaceDE w:val="0"/>
            <w:autoSpaceDN w:val="0"/>
            <w:ind w:hanging="640"/>
            <w:divId w:val="1041709449"/>
            <w:rPr>
              <w:rFonts w:eastAsia="Times New Roman"/>
            </w:rPr>
          </w:pPr>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5757CB9" w14:textId="77777777" w:rsidR="00016564" w:rsidRDefault="00016564">
          <w:pPr>
            <w:autoSpaceDE w:val="0"/>
            <w:autoSpaceDN w:val="0"/>
            <w:ind w:hanging="640"/>
            <w:divId w:val="1390571279"/>
            <w:rPr>
              <w:rFonts w:eastAsia="Times New Roman"/>
            </w:rPr>
          </w:pPr>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73EB1EE" w14:textId="77777777" w:rsidR="00016564" w:rsidRDefault="00016564">
          <w:pPr>
            <w:autoSpaceDE w:val="0"/>
            <w:autoSpaceDN w:val="0"/>
            <w:ind w:hanging="640"/>
            <w:divId w:val="1194878942"/>
            <w:rPr>
              <w:rFonts w:eastAsia="Times New Roman"/>
            </w:rPr>
          </w:pPr>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7B3CC083" w14:textId="77777777" w:rsidR="00016564" w:rsidRDefault="00016564">
          <w:pPr>
            <w:autoSpaceDE w:val="0"/>
            <w:autoSpaceDN w:val="0"/>
            <w:ind w:hanging="640"/>
            <w:divId w:val="1548759449"/>
            <w:rPr>
              <w:rFonts w:eastAsia="Times New Roman"/>
            </w:rPr>
          </w:pPr>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64B2659D" w14:textId="77777777" w:rsidR="00016564" w:rsidRDefault="00016564">
          <w:pPr>
            <w:autoSpaceDE w:val="0"/>
            <w:autoSpaceDN w:val="0"/>
            <w:ind w:hanging="640"/>
            <w:divId w:val="1229807822"/>
            <w:rPr>
              <w:rFonts w:eastAsia="Times New Roman"/>
            </w:rPr>
          </w:pPr>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AF113F9" w14:textId="77777777" w:rsidR="00016564" w:rsidRDefault="00016564">
          <w:pPr>
            <w:autoSpaceDE w:val="0"/>
            <w:autoSpaceDN w:val="0"/>
            <w:ind w:hanging="640"/>
            <w:divId w:val="1823614607"/>
            <w:rPr>
              <w:rFonts w:eastAsia="Times New Roman"/>
            </w:rPr>
          </w:pPr>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D980C6C" w14:textId="77777777" w:rsidR="00016564" w:rsidRDefault="00016564">
          <w:pPr>
            <w:autoSpaceDE w:val="0"/>
            <w:autoSpaceDN w:val="0"/>
            <w:ind w:hanging="640"/>
            <w:divId w:val="1139611261"/>
            <w:rPr>
              <w:rFonts w:eastAsia="Times New Roman"/>
            </w:rPr>
          </w:pPr>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4D218AB0" w14:textId="77777777" w:rsidR="00016564" w:rsidRDefault="00016564">
          <w:pPr>
            <w:autoSpaceDE w:val="0"/>
            <w:autoSpaceDN w:val="0"/>
            <w:ind w:hanging="640"/>
            <w:divId w:val="1380284514"/>
            <w:rPr>
              <w:rFonts w:eastAsia="Times New Roman"/>
            </w:rPr>
          </w:pPr>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1AD25ABB" w14:textId="77777777" w:rsidR="00016564" w:rsidRDefault="00016564">
          <w:pPr>
            <w:autoSpaceDE w:val="0"/>
            <w:autoSpaceDN w:val="0"/>
            <w:ind w:hanging="640"/>
            <w:divId w:val="2095710454"/>
            <w:rPr>
              <w:rFonts w:eastAsia="Times New Roman"/>
            </w:rPr>
          </w:pPr>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2EF74C7" w14:textId="77777777" w:rsidR="00016564" w:rsidRDefault="00016564">
          <w:pPr>
            <w:autoSpaceDE w:val="0"/>
            <w:autoSpaceDN w:val="0"/>
            <w:ind w:hanging="640"/>
            <w:divId w:val="1837919320"/>
            <w:rPr>
              <w:rFonts w:eastAsia="Times New Roman"/>
            </w:rPr>
          </w:pPr>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075FBCA8" w14:textId="77777777" w:rsidR="00016564" w:rsidRDefault="00016564">
          <w:pPr>
            <w:autoSpaceDE w:val="0"/>
            <w:autoSpaceDN w:val="0"/>
            <w:ind w:hanging="640"/>
            <w:divId w:val="467747587"/>
            <w:rPr>
              <w:rFonts w:eastAsia="Times New Roman"/>
            </w:rPr>
          </w:pPr>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7ED51BA5" w14:textId="77777777" w:rsidR="00016564" w:rsidRDefault="00016564">
          <w:pPr>
            <w:autoSpaceDE w:val="0"/>
            <w:autoSpaceDN w:val="0"/>
            <w:ind w:hanging="640"/>
            <w:divId w:val="1731224774"/>
            <w:rPr>
              <w:rFonts w:eastAsia="Times New Roman"/>
            </w:rPr>
          </w:pPr>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509285FF" w14:textId="77777777" w:rsidR="00016564" w:rsidRDefault="00016564">
          <w:pPr>
            <w:autoSpaceDE w:val="0"/>
            <w:autoSpaceDN w:val="0"/>
            <w:ind w:hanging="640"/>
            <w:divId w:val="471219511"/>
            <w:rPr>
              <w:rFonts w:eastAsia="Times New Roman"/>
            </w:rPr>
          </w:pPr>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02B679F" w14:textId="77777777" w:rsidR="00016564" w:rsidRDefault="00016564">
          <w:pPr>
            <w:autoSpaceDE w:val="0"/>
            <w:autoSpaceDN w:val="0"/>
            <w:ind w:hanging="640"/>
            <w:divId w:val="2106730238"/>
            <w:rPr>
              <w:rFonts w:eastAsia="Times New Roman"/>
            </w:rPr>
          </w:pPr>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C330C63" w14:textId="77777777" w:rsidR="00016564" w:rsidRDefault="00016564">
          <w:pPr>
            <w:autoSpaceDE w:val="0"/>
            <w:autoSpaceDN w:val="0"/>
            <w:ind w:hanging="640"/>
            <w:divId w:val="2105881073"/>
            <w:rPr>
              <w:rFonts w:eastAsia="Times New Roman"/>
            </w:rPr>
          </w:pPr>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0D6F12B3" w14:textId="77777777" w:rsidR="00016564" w:rsidRDefault="00016564">
          <w:pPr>
            <w:autoSpaceDE w:val="0"/>
            <w:autoSpaceDN w:val="0"/>
            <w:ind w:hanging="640"/>
            <w:divId w:val="115608359"/>
            <w:rPr>
              <w:rFonts w:eastAsia="Times New Roman"/>
            </w:rPr>
          </w:pPr>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92D239B" w14:textId="77777777" w:rsidR="00016564" w:rsidRDefault="00016564">
          <w:pPr>
            <w:autoSpaceDE w:val="0"/>
            <w:autoSpaceDN w:val="0"/>
            <w:ind w:hanging="640"/>
            <w:divId w:val="1586302491"/>
            <w:rPr>
              <w:rFonts w:eastAsia="Times New Roman"/>
            </w:rPr>
          </w:pPr>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3BBF58E" w14:textId="77777777" w:rsidR="00016564" w:rsidRDefault="00016564">
          <w:pPr>
            <w:autoSpaceDE w:val="0"/>
            <w:autoSpaceDN w:val="0"/>
            <w:ind w:hanging="640"/>
            <w:divId w:val="555967455"/>
            <w:rPr>
              <w:rFonts w:eastAsia="Times New Roman"/>
            </w:rPr>
          </w:pPr>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CC8395A" w14:textId="77777777" w:rsidR="00016564" w:rsidRDefault="00016564">
          <w:pPr>
            <w:autoSpaceDE w:val="0"/>
            <w:autoSpaceDN w:val="0"/>
            <w:ind w:hanging="640"/>
            <w:divId w:val="215823490"/>
            <w:rPr>
              <w:rFonts w:eastAsia="Times New Roman"/>
            </w:rPr>
          </w:pPr>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84D19B2" w14:textId="77777777" w:rsidR="00016564" w:rsidRDefault="00016564">
          <w:pPr>
            <w:autoSpaceDE w:val="0"/>
            <w:autoSpaceDN w:val="0"/>
            <w:ind w:hanging="640"/>
            <w:divId w:val="103044333"/>
            <w:rPr>
              <w:rFonts w:eastAsia="Times New Roman"/>
            </w:rPr>
          </w:pPr>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20DFA000" w14:textId="77777777" w:rsidR="00016564" w:rsidRDefault="00016564">
          <w:pPr>
            <w:autoSpaceDE w:val="0"/>
            <w:autoSpaceDN w:val="0"/>
            <w:ind w:hanging="640"/>
            <w:divId w:val="924000033"/>
            <w:rPr>
              <w:rFonts w:eastAsia="Times New Roman"/>
            </w:rPr>
          </w:pPr>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3E09EDC7" w14:textId="77777777" w:rsidR="00016564" w:rsidRDefault="00016564">
          <w:pPr>
            <w:autoSpaceDE w:val="0"/>
            <w:autoSpaceDN w:val="0"/>
            <w:ind w:hanging="640"/>
            <w:divId w:val="952398405"/>
            <w:rPr>
              <w:rFonts w:eastAsia="Times New Roman"/>
            </w:rPr>
          </w:pPr>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1DF3B39A" w14:textId="77777777" w:rsidR="00016564" w:rsidRDefault="00016564">
          <w:pPr>
            <w:autoSpaceDE w:val="0"/>
            <w:autoSpaceDN w:val="0"/>
            <w:ind w:hanging="640"/>
            <w:divId w:val="1965312066"/>
            <w:rPr>
              <w:rFonts w:eastAsia="Times New Roman"/>
            </w:rPr>
          </w:pPr>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93DD94A" w14:textId="77777777" w:rsidR="00016564" w:rsidRDefault="00016564">
          <w:pPr>
            <w:autoSpaceDE w:val="0"/>
            <w:autoSpaceDN w:val="0"/>
            <w:ind w:hanging="640"/>
            <w:divId w:val="936013079"/>
            <w:rPr>
              <w:rFonts w:eastAsia="Times New Roman"/>
            </w:rPr>
          </w:pPr>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44C5A427" w14:textId="77777777" w:rsidR="00016564" w:rsidRDefault="00016564">
          <w:pPr>
            <w:autoSpaceDE w:val="0"/>
            <w:autoSpaceDN w:val="0"/>
            <w:ind w:hanging="640"/>
            <w:divId w:val="851917596"/>
            <w:rPr>
              <w:rFonts w:eastAsia="Times New Roman"/>
            </w:rPr>
          </w:pPr>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6D3755D0" w14:textId="77777777" w:rsidR="00016564" w:rsidRDefault="00016564">
          <w:pPr>
            <w:autoSpaceDE w:val="0"/>
            <w:autoSpaceDN w:val="0"/>
            <w:ind w:hanging="640"/>
            <w:divId w:val="1188521094"/>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558B925A" w:rsidR="00F67031" w:rsidRDefault="00016564">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8715B" w14:textId="77777777" w:rsidR="00DA29CF" w:rsidRDefault="00DA29CF" w:rsidP="00891BAF">
      <w:pPr>
        <w:spacing w:after="0" w:line="240" w:lineRule="auto"/>
      </w:pPr>
      <w:r>
        <w:separator/>
      </w:r>
    </w:p>
  </w:endnote>
  <w:endnote w:type="continuationSeparator" w:id="0">
    <w:p w14:paraId="554F36B0" w14:textId="77777777" w:rsidR="00DA29CF" w:rsidRDefault="00DA29C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C8FEF" w14:textId="77777777" w:rsidR="00DA29CF" w:rsidRDefault="00DA29CF" w:rsidP="00891BAF">
      <w:pPr>
        <w:spacing w:after="0" w:line="240" w:lineRule="auto"/>
      </w:pPr>
      <w:r>
        <w:separator/>
      </w:r>
    </w:p>
  </w:footnote>
  <w:footnote w:type="continuationSeparator" w:id="0">
    <w:p w14:paraId="15B39AC9" w14:textId="77777777" w:rsidR="00DA29CF" w:rsidRDefault="00DA29C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9CF"/>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0D73"/>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8]&quot;,&quot;manualOverrideText&quot;:&quot;&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isTemporary&quot;:false}],&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quot;},{&quot;citationID&quot;:&quot;MENDELEY_CITATION_360f7df8-fe96-47c4-8bf3-7d40b5428cd8&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19d458a1-e474-4360-8725-7ae7e219735b&quot;,&quot;properties&quot;:{&quot;noteIndex&quot;:0},&quot;isEdited&quot;:false,&quot;manualOverride&quot;:{&quot;isManuallyOverridden&quot;:false,&quot;citeprocText&quot;:&quot;[9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135510</TotalTime>
  <Pages>37</Pages>
  <Words>13491</Words>
  <Characters>79598</Characters>
  <Application>Microsoft Office Word</Application>
  <DocSecurity>0</DocSecurity>
  <Lines>663</Lines>
  <Paragraphs>185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703</cp:revision>
  <cp:lastPrinted>2023-02-12T16:23:00Z</cp:lastPrinted>
  <dcterms:created xsi:type="dcterms:W3CDTF">2021-03-29T20:15:00Z</dcterms:created>
  <dcterms:modified xsi:type="dcterms:W3CDTF">2023-03-19T17:19:00Z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