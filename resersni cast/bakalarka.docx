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1FB6F05A"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6" w:author="Martin Novák" w:date="2023-03-21T18:33:00Z">
            <w:r w:rsidR="00AA1312" w:rsidRPr="00E46AC7">
              <w:rPr>
                <w:color w:val="000000"/>
              </w:rPr>
              <w:t>[1]</w:t>
            </w:r>
          </w:ins>
          <w:del w:id="7" w:author="Martin Novák" w:date="2023-03-20T17:48:00Z">
            <w:r w:rsidR="0053001E" w:rsidRPr="00AA1312" w:rsidDel="00DE5A44">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8" w:author="Martin Novák" w:date="2023-03-21T18:33:00Z">
            <w:r w:rsidR="00AA1312" w:rsidRPr="00AA1312">
              <w:rPr>
                <w:color w:val="000000"/>
              </w:rPr>
              <w:t>[2]</w:t>
            </w:r>
          </w:ins>
          <w:del w:id="9" w:author="Martin Novák" w:date="2023-03-20T17:48:00Z">
            <w:r w:rsidR="0053001E" w:rsidRPr="00AA1312" w:rsidDel="00DE5A44">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095D2DCF" w:rsidR="00F67031" w:rsidRPr="00621687" w:rsidRDefault="00F67031" w:rsidP="00191467">
      <w:pPr>
        <w:pStyle w:val="Titulek"/>
        <w:ind w:left="12" w:firstLine="708"/>
        <w:rPr>
          <w:rFonts w:cstheme="minorHAnsi"/>
          <w:color w:val="000000"/>
        </w:rPr>
      </w:pPr>
      <w:bookmarkStart w:id="10"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4B0EF4">
        <w:rPr>
          <w:noProof/>
          <w:highlight w:val="green"/>
        </w:rPr>
        <w:t>1</w:t>
      </w:r>
      <w:r w:rsidRPr="007C4527">
        <w:rPr>
          <w:noProof/>
          <w:highlight w:val="green"/>
        </w:rPr>
        <w:fldChar w:fldCharType="end"/>
      </w:r>
      <w:bookmarkEnd w:id="10"/>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11" w:author="Martin Novák" w:date="2023-03-21T18:33:00Z">
            <w:r w:rsidR="00AA1312" w:rsidRPr="00AA1312">
              <w:rPr>
                <w:i w:val="0"/>
                <w:color w:val="000000"/>
              </w:rPr>
              <w:t>[2]</w:t>
            </w:r>
          </w:ins>
          <w:del w:id="12" w:author="Martin Novák" w:date="2023-03-20T17:48:00Z">
            <w:r w:rsidR="0053001E" w:rsidRPr="00AA1312" w:rsidDel="00DE5A44">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71C65040"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13" w:author="Martin Novák" w:date="2023-03-21T18:33:00Z">
            <w:r w:rsidR="00AA1312" w:rsidRPr="00AA1312">
              <w:rPr>
                <w:color w:val="000000"/>
                <w:highlight w:val="green"/>
              </w:rPr>
              <w:t>[3]</w:t>
            </w:r>
          </w:ins>
          <w:del w:id="14" w:author="Martin Novák" w:date="2023-03-20T17:48:00Z">
            <w:r w:rsidR="0053001E" w:rsidRPr="00AA1312" w:rsidDel="00DE5A44">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15" w:author="Martin Novák" w:date="2023-03-21T18:33:00Z">
            <w:r w:rsidR="00AA1312" w:rsidRPr="00AA1312">
              <w:rPr>
                <w:color w:val="000000"/>
                <w:highlight w:val="green"/>
              </w:rPr>
              <w:t>[4]</w:t>
            </w:r>
          </w:ins>
          <w:del w:id="16" w:author="Martin Novák" w:date="2023-03-20T17:48:00Z">
            <w:r w:rsidR="0053001E" w:rsidRPr="00AA1312" w:rsidDel="00DE5A44">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67C88CB" w:rsidR="00F67031" w:rsidRDefault="00F67031" w:rsidP="00D859D8">
      <w:pPr>
        <w:pStyle w:val="Titulek"/>
        <w:ind w:left="12" w:firstLine="708"/>
        <w:rPr>
          <w:rFonts w:cstheme="minorHAnsi"/>
          <w:color w:val="000000"/>
          <w:sz w:val="20"/>
          <w:szCs w:val="20"/>
        </w:rPr>
      </w:pPr>
      <w:bookmarkStart w:id="1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4B0EF4">
        <w:rPr>
          <w:noProof/>
          <w:highlight w:val="green"/>
        </w:rPr>
        <w:t>2</w:t>
      </w:r>
      <w:r w:rsidR="000348AD" w:rsidRPr="008621CC">
        <w:rPr>
          <w:noProof/>
          <w:highlight w:val="green"/>
        </w:rPr>
        <w:fldChar w:fldCharType="end"/>
      </w:r>
      <w:bookmarkEnd w:id="1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18" w:name="_Hlk76031648"/>
      <w:bookmarkStart w:id="19" w:name="_Toc129100400"/>
      <w:r w:rsidRPr="00621687">
        <w:rPr>
          <w:rFonts w:asciiTheme="minorHAnsi" w:hAnsiTheme="minorHAnsi" w:cstheme="minorHAnsi"/>
          <w:shd w:val="clear" w:color="auto" w:fill="FFFFFF"/>
        </w:rPr>
        <w:lastRenderedPageBreak/>
        <w:t>3.1 C++</w:t>
      </w:r>
      <w:bookmarkEnd w:id="18"/>
      <w:bookmarkEnd w:id="1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656443D4"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20" w:author="Martin Novák" w:date="2023-03-21T18:33:00Z">
            <w:r w:rsidR="00AA1312" w:rsidRPr="00AA1312">
              <w:rPr>
                <w:color w:val="000000"/>
                <w:highlight w:val="green"/>
              </w:rPr>
              <w:t>[5]</w:t>
            </w:r>
          </w:ins>
          <w:del w:id="21" w:author="Martin Novák" w:date="2023-03-20T17:48:00Z">
            <w:r w:rsidR="0053001E" w:rsidRPr="00AA1312" w:rsidDel="00DE5A44">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22" w:author="Martin Novák" w:date="2023-03-21T18:33:00Z">
            <w:r w:rsidR="00AA1312" w:rsidRPr="00AA1312">
              <w:rPr>
                <w:color w:val="000000"/>
                <w:highlight w:val="green"/>
              </w:rPr>
              <w:t>[6]</w:t>
            </w:r>
          </w:ins>
          <w:del w:id="23" w:author="Martin Novák" w:date="2023-03-20T17:48:00Z">
            <w:r w:rsidR="0053001E" w:rsidRPr="00AA1312" w:rsidDel="00DE5A44">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24" w:author="Martin Novák" w:date="2023-03-21T18:33:00Z">
            <w:r w:rsidR="00AA1312" w:rsidRPr="00AA1312">
              <w:rPr>
                <w:color w:val="000000"/>
                <w:highlight w:val="green"/>
              </w:rPr>
              <w:t>[7]</w:t>
            </w:r>
          </w:ins>
          <w:del w:id="25" w:author="Martin Novák" w:date="2023-03-20T17:48:00Z">
            <w:r w:rsidR="0053001E" w:rsidRPr="00AA1312" w:rsidDel="00DE5A44">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26" w:author="Martin Novák" w:date="2023-03-21T18:33:00Z">
            <w:r w:rsidR="00AA1312" w:rsidRPr="00AA1312">
              <w:rPr>
                <w:color w:val="000000"/>
                <w:highlight w:val="green"/>
              </w:rPr>
              <w:t>[8]</w:t>
            </w:r>
          </w:ins>
          <w:del w:id="27" w:author="Martin Novák" w:date="2023-03-20T17:48:00Z">
            <w:r w:rsidR="0053001E" w:rsidRPr="00AA1312" w:rsidDel="00DE5A44">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28"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28"/>
    </w:p>
    <w:p w14:paraId="23B082A2" w14:textId="02189693"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29" w:author="Martin Novák" w:date="2023-03-21T18:33:00Z">
            <w:r w:rsidR="00AA1312" w:rsidRPr="00AA1312">
              <w:rPr>
                <w:color w:val="000000"/>
                <w:highlight w:val="green"/>
              </w:rPr>
              <w:t>[9, 10]</w:t>
            </w:r>
          </w:ins>
          <w:del w:id="30" w:author="Martin Novák" w:date="2023-03-20T17:48:00Z">
            <w:r w:rsidR="0053001E" w:rsidRPr="00AA1312" w:rsidDel="00DE5A44">
              <w:rPr>
                <w:color w:val="000000"/>
                <w:highlight w:val="green"/>
              </w:rPr>
              <w:delText>[9, 10]</w:delText>
            </w:r>
          </w:del>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31" w:author="Martin Novák" w:date="2023-03-21T18:33:00Z">
            <w:r w:rsidR="00AA1312" w:rsidRPr="00AA1312">
              <w:rPr>
                <w:color w:val="000000"/>
                <w:highlight w:val="green"/>
              </w:rPr>
              <w:t>[11]</w:t>
            </w:r>
          </w:ins>
          <w:del w:id="32" w:author="Martin Novák" w:date="2023-03-20T17:48:00Z">
            <w:r w:rsidR="0053001E" w:rsidRPr="00AA1312" w:rsidDel="00DE5A44">
              <w:rPr>
                <w:color w:val="000000"/>
                <w:highlight w:val="green"/>
              </w:rPr>
              <w:delText>[11]</w:delText>
            </w:r>
          </w:del>
        </w:sdtContent>
      </w:sdt>
      <w:r w:rsidR="00431B78" w:rsidRPr="00D7426C">
        <w:rPr>
          <w:color w:val="000000"/>
          <w:highlight w:val="green"/>
        </w:rPr>
        <w:t>.</w:t>
      </w:r>
    </w:p>
    <w:p w14:paraId="4AC68E92" w14:textId="3651EC18"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33" w:author="Martin Novák" w:date="2023-03-21T18:33:00Z">
            <w:r w:rsidR="00AA1312" w:rsidRPr="00AA1312">
              <w:rPr>
                <w:color w:val="000000"/>
                <w:highlight w:val="green"/>
              </w:rPr>
              <w:t>[12–14]</w:t>
            </w:r>
          </w:ins>
          <w:del w:id="34" w:author="Martin Novák" w:date="2023-03-20T17:48:00Z">
            <w:r w:rsidR="0053001E" w:rsidRPr="00AA1312" w:rsidDel="00DE5A44">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35" w:name="_Toc129100402"/>
      <w:r w:rsidRPr="00D84F99">
        <w:t>3.1.2 novinky oproti C</w:t>
      </w:r>
      <w:bookmarkEnd w:id="35"/>
    </w:p>
    <w:p w14:paraId="52DBF058" w14:textId="5B82662D"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36" w:author="Martin Novák" w:date="2023-03-21T18:33:00Z">
            <w:r w:rsidR="00AA1312" w:rsidRPr="00AA1312">
              <w:rPr>
                <w:color w:val="000000"/>
                <w:highlight w:val="green"/>
              </w:rPr>
              <w:t>[8]</w:t>
            </w:r>
          </w:ins>
          <w:del w:id="37" w:author="Martin Novák" w:date="2023-03-20T17:48:00Z">
            <w:r w:rsidR="0053001E" w:rsidRPr="00AA1312" w:rsidDel="00DE5A44">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38" w:name="_Toc129100403"/>
      <w:r w:rsidRPr="00D84F99">
        <w:rPr>
          <w:shd w:val="clear" w:color="auto" w:fill="FFFFFF"/>
        </w:rPr>
        <w:t>3.1.3 nevýhody</w:t>
      </w:r>
      <w:bookmarkEnd w:id="38"/>
    </w:p>
    <w:p w14:paraId="2A558C47" w14:textId="2129A4B7"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39" w:author="Martin Novák" w:date="2023-03-21T18:33:00Z">
            <w:r w:rsidR="00AA1312" w:rsidRPr="00AA1312">
              <w:rPr>
                <w:color w:val="000000"/>
                <w:highlight w:val="green"/>
              </w:rPr>
              <w:t>[15]</w:t>
            </w:r>
          </w:ins>
          <w:del w:id="40" w:author="Martin Novák" w:date="2023-03-20T17:48:00Z">
            <w:r w:rsidR="0053001E" w:rsidRPr="00AA1312" w:rsidDel="00DE5A44">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41" w:author="Martin Novák" w:date="2023-03-21T18:33:00Z">
            <w:r w:rsidR="00AA1312" w:rsidRPr="00AA1312">
              <w:rPr>
                <w:color w:val="000000"/>
                <w:highlight w:val="green"/>
              </w:rPr>
              <w:t>[16]</w:t>
            </w:r>
          </w:ins>
          <w:del w:id="42" w:author="Martin Novák" w:date="2023-03-20T17:48:00Z">
            <w:r w:rsidR="0053001E" w:rsidRPr="00AA1312" w:rsidDel="00DE5A44">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43" w:name="_Hlk76031699"/>
      <w:bookmarkStart w:id="44" w:name="_Toc129100404"/>
      <w:r w:rsidRPr="00621687">
        <w:rPr>
          <w:rFonts w:asciiTheme="minorHAnsi" w:hAnsiTheme="minorHAnsi" w:cstheme="minorHAnsi"/>
          <w:shd w:val="clear" w:color="auto" w:fill="FFFFFF"/>
        </w:rPr>
        <w:t>3.2 Java</w:t>
      </w:r>
      <w:bookmarkEnd w:id="43"/>
      <w:bookmarkEnd w:id="4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506D2F25"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45" w:author="Martin Novák" w:date="2023-03-21T18:33:00Z">
            <w:r w:rsidR="00AA1312" w:rsidRPr="00AA1312">
              <w:rPr>
                <w:rFonts w:cstheme="minorHAnsi"/>
                <w:color w:val="000000"/>
                <w:highlight w:val="green"/>
                <w:shd w:val="clear" w:color="auto" w:fill="FFFFFF"/>
              </w:rPr>
              <w:t>[17]</w:t>
            </w:r>
          </w:ins>
          <w:del w:id="46" w:author="Martin Novák" w:date="2023-03-20T17:48:00Z">
            <w:r w:rsidR="0053001E" w:rsidRPr="00AA1312" w:rsidDel="00DE5A44">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47" w:author="Martin Novák" w:date="2023-03-21T18:33:00Z">
            <w:r w:rsidR="00AA1312" w:rsidRPr="00AA1312">
              <w:rPr>
                <w:color w:val="000000"/>
                <w:highlight w:val="green"/>
              </w:rPr>
              <w:t>[18, 19]</w:t>
            </w:r>
          </w:ins>
          <w:del w:id="48" w:author="Martin Novák" w:date="2023-03-20T17:48:00Z">
            <w:r w:rsidR="0053001E" w:rsidRPr="00AA1312" w:rsidDel="00DE5A44">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49" w:name="_Toc129100405"/>
      <w:r w:rsidRPr="00AE4429">
        <w:rPr>
          <w:shd w:val="clear" w:color="auto" w:fill="FFFFFF"/>
        </w:rPr>
        <w:lastRenderedPageBreak/>
        <w:t xml:space="preserve">3.2.1 </w:t>
      </w:r>
      <w:r w:rsidR="00A176FE" w:rsidRPr="00AE4429">
        <w:rPr>
          <w:shd w:val="clear" w:color="auto" w:fill="FFFFFF"/>
        </w:rPr>
        <w:t>JIT (Just In Time)</w:t>
      </w:r>
      <w:bookmarkEnd w:id="49"/>
    </w:p>
    <w:p w14:paraId="3BA5BBCB" w14:textId="05DDB14B"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50" w:author="Martin Novák" w:date="2023-03-21T18:33:00Z">
            <w:r w:rsidR="00AA1312" w:rsidRPr="00AA1312">
              <w:rPr>
                <w:color w:val="000000"/>
                <w:highlight w:val="green"/>
              </w:rPr>
              <w:t>[9]</w:t>
            </w:r>
          </w:ins>
          <w:del w:id="51" w:author="Martin Novák" w:date="2023-03-20T17:48:00Z">
            <w:r w:rsidR="0053001E" w:rsidRPr="00AA1312" w:rsidDel="00DE5A44">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52" w:author="Martin Novák" w:date="2023-03-21T18:33:00Z">
            <w:r w:rsidR="00AA1312" w:rsidRPr="00AA1312">
              <w:rPr>
                <w:color w:val="000000"/>
                <w:highlight w:val="green"/>
              </w:rPr>
              <w:t>[20]</w:t>
            </w:r>
          </w:ins>
          <w:del w:id="53" w:author="Martin Novák" w:date="2023-03-20T17:48:00Z">
            <w:r w:rsidR="0053001E" w:rsidRPr="00AA1312" w:rsidDel="00DE5A44">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54" w:name="_Toc129100406"/>
      <w:r>
        <w:rPr>
          <w:shd w:val="clear" w:color="auto" w:fill="FFFFFF"/>
        </w:rPr>
        <w:t xml:space="preserve">3.2.2 </w:t>
      </w:r>
      <w:r w:rsidRPr="00AE4429">
        <w:t>přístup k paměti a ovládání hardware</w:t>
      </w:r>
      <w:bookmarkEnd w:id="54"/>
    </w:p>
    <w:p w14:paraId="5C944DF4" w14:textId="1C927792"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55" w:author="Martin Novák" w:date="2023-03-21T18:33:00Z">
            <w:r w:rsidR="00AA1312" w:rsidRPr="00AA1312">
              <w:rPr>
                <w:color w:val="000000"/>
                <w:highlight w:val="green"/>
              </w:rPr>
              <w:t>[19]</w:t>
            </w:r>
          </w:ins>
          <w:del w:id="56" w:author="Martin Novák" w:date="2023-03-20T17:48:00Z">
            <w:r w:rsidR="0053001E" w:rsidRPr="00AA1312" w:rsidDel="00DE5A44">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57" w:author="Martin Novák" w:date="2023-03-21T18:33:00Z">
            <w:r w:rsidR="00AA1312" w:rsidRPr="00AA1312">
              <w:rPr>
                <w:color w:val="000000"/>
                <w:highlight w:val="green"/>
              </w:rPr>
              <w:t>[21]</w:t>
            </w:r>
          </w:ins>
          <w:del w:id="58" w:author="Martin Novák" w:date="2023-03-20T17:48:00Z">
            <w:r w:rsidR="0053001E" w:rsidRPr="00AA1312" w:rsidDel="00DE5A44">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59" w:author="Martin Novák" w:date="2023-03-21T18:33:00Z">
            <w:r w:rsidR="00AA1312" w:rsidRPr="00AA1312">
              <w:rPr>
                <w:color w:val="000000"/>
                <w:highlight w:val="green"/>
              </w:rPr>
              <w:t>[22]</w:t>
            </w:r>
          </w:ins>
          <w:del w:id="60" w:author="Martin Novák" w:date="2023-03-20T17:48:00Z">
            <w:r w:rsidR="0053001E" w:rsidRPr="00AA1312" w:rsidDel="00DE5A44">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61"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61"/>
    </w:p>
    <w:p w14:paraId="72528B89" w14:textId="6EDF1036"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62" w:author="Martin Novák" w:date="2023-03-21T18:33:00Z">
            <w:r w:rsidR="00AA1312" w:rsidRPr="00AA1312">
              <w:rPr>
                <w:color w:val="000000"/>
                <w:highlight w:val="green"/>
              </w:rPr>
              <w:t>[23]</w:t>
            </w:r>
          </w:ins>
          <w:del w:id="63" w:author="Martin Novák" w:date="2023-03-20T17:48:00Z">
            <w:r w:rsidR="0053001E" w:rsidRPr="00AA1312" w:rsidDel="00DE5A44">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64" w:author="Martin Novák" w:date="2023-03-21T18:33:00Z">
            <w:r w:rsidR="00AA1312" w:rsidRPr="00AA1312">
              <w:rPr>
                <w:color w:val="000000"/>
                <w:highlight w:val="green"/>
              </w:rPr>
              <w:t>[24, 25]</w:t>
            </w:r>
          </w:ins>
          <w:del w:id="65" w:author="Martin Novák" w:date="2023-03-20T17:48:00Z">
            <w:r w:rsidR="0053001E" w:rsidRPr="00AA1312" w:rsidDel="00DE5A44">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66" w:author="Martin Novák" w:date="2023-03-21T18:33:00Z">
            <w:r w:rsidR="00AA1312" w:rsidRPr="00AA1312">
              <w:rPr>
                <w:color w:val="000000"/>
                <w:highlight w:val="green"/>
              </w:rPr>
              <w:t>[26, 27]</w:t>
            </w:r>
          </w:ins>
          <w:del w:id="67" w:author="Martin Novák" w:date="2023-03-20T17:48:00Z">
            <w:r w:rsidR="0053001E" w:rsidRPr="00AA1312" w:rsidDel="00DE5A44">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6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68"/>
    </w:p>
    <w:p w14:paraId="71BBA9B5" w14:textId="031DA956"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69" w:author="Martin Novák" w:date="2023-03-21T18:33:00Z">
            <w:r w:rsidR="00AA1312" w:rsidRPr="00AA1312">
              <w:rPr>
                <w:color w:val="000000"/>
                <w:highlight w:val="green"/>
              </w:rPr>
              <w:t>[19]</w:t>
            </w:r>
          </w:ins>
          <w:del w:id="70" w:author="Martin Novák" w:date="2023-03-20T17:48:00Z">
            <w:r w:rsidR="0053001E" w:rsidRPr="00AA1312" w:rsidDel="00DE5A44">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71" w:author="Martin Novák" w:date="2023-03-21T18:33:00Z">
            <w:r w:rsidR="00AA1312" w:rsidRPr="00AA1312">
              <w:rPr>
                <w:color w:val="000000"/>
                <w:highlight w:val="green"/>
              </w:rPr>
              <w:t>[28]</w:t>
            </w:r>
          </w:ins>
          <w:del w:id="72" w:author="Martin Novák" w:date="2023-03-20T17:48:00Z">
            <w:r w:rsidR="0053001E" w:rsidRPr="00AA1312" w:rsidDel="00DE5A44">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73" w:author="Martin Novák" w:date="2023-03-21T18:33:00Z">
            <w:r w:rsidR="00AA1312" w:rsidRPr="00AA1312">
              <w:rPr>
                <w:color w:val="000000"/>
                <w:highlight w:val="green"/>
              </w:rPr>
              <w:t>[19]</w:t>
            </w:r>
          </w:ins>
          <w:del w:id="74" w:author="Martin Novák" w:date="2023-03-20T17:48:00Z">
            <w:r w:rsidR="0053001E" w:rsidRPr="00AA1312" w:rsidDel="00DE5A44">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75" w:name="_Toc129100409"/>
      <w:bookmarkStart w:id="76" w:name="_Hlk76031714"/>
      <w:r w:rsidRPr="00621687">
        <w:rPr>
          <w:rFonts w:asciiTheme="minorHAnsi" w:hAnsiTheme="minorHAnsi" w:cstheme="minorHAnsi"/>
          <w:shd w:val="clear" w:color="auto" w:fill="FFFFFF"/>
        </w:rPr>
        <w:t>3.3 C#</w:t>
      </w:r>
      <w:bookmarkEnd w:id="75"/>
    </w:p>
    <w:bookmarkEnd w:id="76"/>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77" w:name="_Toc129100410"/>
      <w:r w:rsidRPr="00AE4429">
        <w:lastRenderedPageBreak/>
        <w:t>3.3.1 Microsoft .NET</w:t>
      </w:r>
      <w:bookmarkEnd w:id="77"/>
    </w:p>
    <w:p w14:paraId="27ED1E90" w14:textId="6BC1CF0B"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78" w:author="Martin Novák" w:date="2023-03-21T18:33:00Z">
            <w:r w:rsidR="00AA1312" w:rsidRPr="00AA1312">
              <w:rPr>
                <w:color w:val="000000"/>
                <w:highlight w:val="green"/>
              </w:rPr>
              <w:t>[11, 29, 30]</w:t>
            </w:r>
          </w:ins>
          <w:del w:id="79" w:author="Martin Novák" w:date="2023-03-20T17:48:00Z">
            <w:r w:rsidR="0053001E" w:rsidRPr="00AA1312" w:rsidDel="00DE5A44">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0C3A7C6D"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80" w:author="Martin Novák" w:date="2023-03-21T18:33:00Z">
            <w:r w:rsidR="00AA1312" w:rsidRPr="00AA1312">
              <w:rPr>
                <w:rFonts w:cstheme="minorHAnsi"/>
                <w:color w:val="000000"/>
                <w:highlight w:val="green"/>
              </w:rPr>
              <w:t>[30]</w:t>
            </w:r>
          </w:ins>
          <w:del w:id="81" w:author="Martin Novák" w:date="2023-03-20T17:48:00Z">
            <w:r w:rsidR="0053001E" w:rsidRPr="00AA1312" w:rsidDel="00DE5A44">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82" w:author="Martin Novák" w:date="2023-03-21T18:33:00Z">
            <w:r w:rsidR="00AA1312" w:rsidRPr="00AA1312">
              <w:rPr>
                <w:rFonts w:cstheme="minorHAnsi"/>
                <w:color w:val="000000"/>
                <w:highlight w:val="green"/>
              </w:rPr>
              <w:t>[31]</w:t>
            </w:r>
          </w:ins>
          <w:del w:id="83" w:author="Martin Novák" w:date="2023-03-20T17:48:00Z">
            <w:r w:rsidR="0053001E" w:rsidRPr="00AA1312" w:rsidDel="00DE5A44">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84" w:author="Martin Novák" w:date="2023-03-21T18:33:00Z">
            <w:r w:rsidR="00AA1312" w:rsidRPr="00AA1312">
              <w:rPr>
                <w:rFonts w:cstheme="minorHAnsi"/>
                <w:color w:val="000000"/>
                <w:highlight w:val="green"/>
              </w:rPr>
              <w:t>[11, 32, 33]</w:t>
            </w:r>
          </w:ins>
          <w:del w:id="85" w:author="Martin Novák" w:date="2023-03-20T17:48:00Z">
            <w:r w:rsidR="0053001E" w:rsidRPr="00AA1312" w:rsidDel="00DE5A44">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86" w:author="Martin Novák" w:date="2023-03-21T18:33:00Z">
            <w:r w:rsidR="00AA1312" w:rsidRPr="00AA1312">
              <w:rPr>
                <w:rFonts w:cstheme="minorHAnsi"/>
                <w:color w:val="000000"/>
                <w:highlight w:val="green"/>
              </w:rPr>
              <w:t>[34]</w:t>
            </w:r>
          </w:ins>
          <w:del w:id="87" w:author="Martin Novák" w:date="2023-03-20T17:48:00Z">
            <w:r w:rsidR="0053001E" w:rsidRPr="00AA1312" w:rsidDel="00DE5A44">
              <w:rPr>
                <w:rFonts w:cstheme="minorHAnsi"/>
                <w:color w:val="000000"/>
                <w:highlight w:val="green"/>
              </w:rPr>
              <w:delText>[34]</w:delText>
            </w:r>
          </w:del>
        </w:sdtContent>
      </w:sdt>
      <w:r w:rsidR="0036057F" w:rsidRPr="00D7426C">
        <w:rPr>
          <w:rFonts w:cstheme="minorHAnsi"/>
          <w:color w:val="000000"/>
          <w:highlight w:val="green"/>
        </w:rPr>
        <w:t>.</w:t>
      </w:r>
    </w:p>
    <w:p w14:paraId="29449222" w14:textId="3E7E153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88" w:author="Martin Novák" w:date="2023-03-21T18:33:00Z">
            <w:r w:rsidR="00AA1312" w:rsidRPr="00AA1312">
              <w:rPr>
                <w:rFonts w:cstheme="minorHAnsi"/>
                <w:color w:val="000000"/>
                <w:highlight w:val="green"/>
              </w:rPr>
              <w:t>[35]</w:t>
            </w:r>
          </w:ins>
          <w:del w:id="89" w:author="Martin Novák" w:date="2023-03-20T17:48:00Z">
            <w:r w:rsidR="0053001E" w:rsidRPr="00AA1312" w:rsidDel="00DE5A44">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90" w:author="Martin Novák" w:date="2023-03-21T18:33:00Z">
            <w:r w:rsidR="00AA1312" w:rsidRPr="00AA1312">
              <w:rPr>
                <w:rFonts w:cstheme="minorHAnsi"/>
                <w:color w:val="000000"/>
                <w:highlight w:val="green"/>
              </w:rPr>
              <w:t>[30]</w:t>
            </w:r>
          </w:ins>
          <w:del w:id="91" w:author="Martin Novák" w:date="2023-03-20T17:48:00Z">
            <w:r w:rsidR="0053001E" w:rsidRPr="00AA1312" w:rsidDel="00DE5A44">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92" w:author="Martin Novák" w:date="2023-03-21T18:33:00Z">
            <w:r w:rsidR="00AA1312" w:rsidRPr="00AA1312">
              <w:rPr>
                <w:color w:val="000000"/>
                <w:highlight w:val="green"/>
              </w:rPr>
              <w:t>[36]</w:t>
            </w:r>
          </w:ins>
          <w:del w:id="93" w:author="Martin Novák" w:date="2023-03-20T17:48:00Z">
            <w:r w:rsidR="0053001E" w:rsidRPr="00AA1312" w:rsidDel="00DE5A44">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94" w:name="_Toc129100411"/>
      <w:r w:rsidRPr="00AE4429">
        <w:t>3.3.2 přístup k paměti a ovládání hardware</w:t>
      </w:r>
      <w:bookmarkEnd w:id="94"/>
    </w:p>
    <w:p w14:paraId="2B8226B5" w14:textId="051D580C"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95" w:author="Martin Novák" w:date="2023-03-21T18:33:00Z">
            <w:r w:rsidR="00AA1312" w:rsidRPr="00AA1312">
              <w:rPr>
                <w:color w:val="000000"/>
                <w:highlight w:val="green"/>
              </w:rPr>
              <w:t>[37]</w:t>
            </w:r>
          </w:ins>
          <w:del w:id="96" w:author="Martin Novák" w:date="2023-03-20T17:48:00Z">
            <w:r w:rsidR="0053001E" w:rsidRPr="00AA1312" w:rsidDel="00DE5A44">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97" w:author="Martin Novák" w:date="2023-03-21T18:33:00Z">
            <w:r w:rsidR="00AA1312" w:rsidRPr="00AA1312">
              <w:rPr>
                <w:color w:val="000000"/>
                <w:highlight w:val="green"/>
              </w:rPr>
              <w:t>[38, 39]</w:t>
            </w:r>
          </w:ins>
          <w:del w:id="98" w:author="Martin Novák" w:date="2023-03-20T17:48:00Z">
            <w:r w:rsidR="0053001E" w:rsidRPr="00AA1312" w:rsidDel="00DE5A44">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99" w:name="_Toc129100412"/>
      <w:r w:rsidRPr="00AE4429">
        <w:t>3.3.3</w:t>
      </w:r>
      <w:r w:rsidR="004E2A30" w:rsidRPr="00AE4429">
        <w:t xml:space="preserve"> porovnání s Javou</w:t>
      </w:r>
      <w:bookmarkEnd w:id="99"/>
    </w:p>
    <w:p w14:paraId="6A154486" w14:textId="154B90A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00" w:author="Martin Novák" w:date="2023-03-21T18:33:00Z">
            <w:r w:rsidR="00AA1312" w:rsidRPr="00AA1312">
              <w:rPr>
                <w:color w:val="000000"/>
                <w:highlight w:val="green"/>
              </w:rPr>
              <w:t>[40]</w:t>
            </w:r>
          </w:ins>
          <w:del w:id="101" w:author="Martin Novák" w:date="2023-03-20T17:48:00Z">
            <w:r w:rsidR="0053001E" w:rsidRPr="00AA1312" w:rsidDel="00DE5A44">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02" w:author="Martin Novák" w:date="2023-03-21T18:33:00Z">
            <w:r w:rsidR="00AA1312" w:rsidRPr="00AA1312">
              <w:rPr>
                <w:color w:val="000000"/>
                <w:highlight w:val="green"/>
              </w:rPr>
              <w:t>[29]</w:t>
            </w:r>
          </w:ins>
          <w:del w:id="103" w:author="Martin Novák" w:date="2023-03-20T17:48:00Z">
            <w:r w:rsidR="0053001E" w:rsidRPr="00AA1312" w:rsidDel="00DE5A44">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04" w:author="Martin Novák" w:date="2023-03-21T18:33:00Z">
            <w:r w:rsidR="00AA1312" w:rsidRPr="00AA1312">
              <w:rPr>
                <w:color w:val="000000"/>
                <w:highlight w:val="green"/>
              </w:rPr>
              <w:t>[41, 42]</w:t>
            </w:r>
          </w:ins>
          <w:del w:id="105" w:author="Martin Novák" w:date="2023-03-20T17:48:00Z">
            <w:r w:rsidR="0053001E" w:rsidRPr="00AA1312" w:rsidDel="00DE5A44">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06" w:name="_Toc129100413"/>
      <w:r w:rsidRPr="00AE4429">
        <w:rPr>
          <w:shd w:val="clear" w:color="auto" w:fill="FFFFFF"/>
        </w:rPr>
        <w:t>3.3.4 podobnosti s C++</w:t>
      </w:r>
      <w:bookmarkEnd w:id="106"/>
    </w:p>
    <w:p w14:paraId="2B520A7F" w14:textId="33DE0C0C"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07" w:author="Martin Novák" w:date="2023-03-21T18:33:00Z">
            <w:r w:rsidR="00AA1312" w:rsidRPr="00AA1312">
              <w:rPr>
                <w:color w:val="000000"/>
                <w:highlight w:val="green"/>
              </w:rPr>
              <w:t>[37]</w:t>
            </w:r>
          </w:ins>
          <w:del w:id="108" w:author="Martin Novák" w:date="2023-03-20T17:48:00Z">
            <w:r w:rsidR="0053001E" w:rsidRPr="00AA1312" w:rsidDel="00DE5A44">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74740BE5"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09" w:author="Martin Novák" w:date="2023-03-21T18:33:00Z">
            <w:r w:rsidR="00AA1312" w:rsidRPr="00AA1312">
              <w:rPr>
                <w:color w:val="000000"/>
                <w:highlight w:val="green"/>
              </w:rPr>
              <w:t>[43–45]</w:t>
            </w:r>
          </w:ins>
          <w:del w:id="110" w:author="Martin Novák" w:date="2023-03-20T17:48:00Z">
            <w:r w:rsidR="0053001E" w:rsidRPr="00AA1312" w:rsidDel="00DE5A44">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11" w:author="Martin Novák" w:date="2023-03-21T18:33:00Z">
            <w:r w:rsidR="00AA1312" w:rsidRPr="00AA1312">
              <w:rPr>
                <w:color w:val="000000"/>
                <w:highlight w:val="green"/>
              </w:rPr>
              <w:t>[46, 47]</w:t>
            </w:r>
          </w:ins>
          <w:del w:id="112" w:author="Martin Novák" w:date="2023-03-20T17:48:00Z">
            <w:r w:rsidR="0053001E" w:rsidRPr="00AA1312" w:rsidDel="00DE5A44">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13" w:name="_Toc129100414"/>
      <w:r w:rsidRPr="00AE4429">
        <w:rPr>
          <w:shd w:val="clear" w:color="auto" w:fill="FFFFFF"/>
        </w:rPr>
        <w:t>3.3.5 modifikátory parametrů metod</w:t>
      </w:r>
      <w:bookmarkEnd w:id="113"/>
    </w:p>
    <w:p w14:paraId="5C891D16" w14:textId="2EE93C10"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14" w:author="Martin Novák" w:date="2023-03-21T18:33:00Z">
            <w:r w:rsidR="00AA1312" w:rsidRPr="00AA1312">
              <w:rPr>
                <w:color w:val="000000"/>
                <w:highlight w:val="green"/>
              </w:rPr>
              <w:t>[48]</w:t>
            </w:r>
          </w:ins>
          <w:del w:id="115" w:author="Martin Novák" w:date="2023-03-20T17:48:00Z">
            <w:r w:rsidR="0053001E" w:rsidRPr="00AA1312" w:rsidDel="00DE5A44">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16" w:name="_Toc129100415"/>
      <w:r w:rsidRPr="00AE4429">
        <w:rPr>
          <w:shd w:val="clear" w:color="auto" w:fill="FFFFFF"/>
        </w:rPr>
        <w:t>3.3.6</w:t>
      </w:r>
      <w:r w:rsidR="004E2A30" w:rsidRPr="00AE4429">
        <w:rPr>
          <w:shd w:val="clear" w:color="auto" w:fill="FFFFFF"/>
        </w:rPr>
        <w:t xml:space="preserve"> nové funkce</w:t>
      </w:r>
      <w:bookmarkEnd w:id="116"/>
    </w:p>
    <w:p w14:paraId="5EEBA142" w14:textId="04550510"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17" w:author="Martin Novák" w:date="2023-03-21T18:33:00Z">
            <w:r w:rsidR="00AA1312" w:rsidRPr="00AA1312">
              <w:rPr>
                <w:color w:val="000000"/>
                <w:highlight w:val="green"/>
              </w:rPr>
              <w:t>[49]</w:t>
            </w:r>
          </w:ins>
          <w:del w:id="118" w:author="Martin Novák" w:date="2023-03-20T17:48:00Z">
            <w:r w:rsidR="0053001E" w:rsidRPr="00AA1312" w:rsidDel="00DE5A44">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19" w:author="Martin Novák" w:date="2023-03-21T18:33:00Z">
            <w:r w:rsidR="00AA1312" w:rsidRPr="00AA1312">
              <w:rPr>
                <w:color w:val="000000"/>
                <w:highlight w:val="green"/>
              </w:rPr>
              <w:t>[50]</w:t>
            </w:r>
          </w:ins>
          <w:del w:id="120" w:author="Martin Novák" w:date="2023-03-20T17:48:00Z">
            <w:r w:rsidR="0053001E" w:rsidRPr="00AA1312" w:rsidDel="00DE5A44">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21" w:name="_Toc129100416"/>
      <w:bookmarkStart w:id="122" w:name="_Hlk76031728"/>
      <w:r w:rsidRPr="00621687">
        <w:rPr>
          <w:rFonts w:asciiTheme="minorHAnsi" w:hAnsiTheme="minorHAnsi" w:cstheme="minorHAnsi"/>
        </w:rPr>
        <w:t>3.4 výběr</w:t>
      </w:r>
      <w:bookmarkEnd w:id="121"/>
    </w:p>
    <w:bookmarkEnd w:id="122"/>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23"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174363F"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24" w:author="Martin Novák" w:date="2023-03-21T18:33:00Z">
                  <w:r w:rsidR="00AA1312" w:rsidRPr="00AA1312">
                    <w:rPr>
                      <w:color w:val="000000"/>
                    </w:rPr>
                    <w:t>[15]</w:t>
                  </w:r>
                </w:ins>
                <w:del w:id="125" w:author="Martin Novák" w:date="2023-03-20T17:48:00Z">
                  <w:r w:rsidR="0053001E" w:rsidRPr="00AA1312" w:rsidDel="00DE5A44">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6D0645F8"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ins w:id="126" w:author="Martin Novák" w:date="2023-03-21T18:33:00Z">
                  <w:r w:rsidR="00AA1312" w:rsidRPr="00AA1312">
                    <w:rPr>
                      <w:color w:val="000000"/>
                    </w:rPr>
                    <w:t>[51]</w:t>
                  </w:r>
                </w:ins>
                <w:del w:id="127" w:author="Martin Novák" w:date="2023-03-20T17:48:00Z">
                  <w:r w:rsidR="0053001E" w:rsidRPr="00AA1312" w:rsidDel="00DE5A44">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2450C599"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28" w:author="Martin Novák" w:date="2023-03-21T18:33:00Z">
                  <w:r w:rsidR="00AA1312" w:rsidRPr="00AA1312">
                    <w:rPr>
                      <w:color w:val="000000"/>
                    </w:rPr>
                    <w:t>[52]</w:t>
                  </w:r>
                </w:ins>
                <w:del w:id="129" w:author="Martin Novák" w:date="2023-03-20T17:48:00Z">
                  <w:r w:rsidR="0053001E" w:rsidRPr="00AA1312" w:rsidDel="00DE5A44">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130" w:name="_Ref71064704"/>
      <w:bookmarkEnd w:id="123"/>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1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32" w:name="_Toc129100417"/>
      <w:r w:rsidRPr="00621687">
        <w:rPr>
          <w:rStyle w:val="Nadpis1Char"/>
          <w:rFonts w:asciiTheme="minorHAnsi" w:hAnsiTheme="minorHAnsi" w:cstheme="minorHAnsi"/>
        </w:rPr>
        <w:t>4. Výběr herních žánrů vhodných pro implementaci</w:t>
      </w:r>
      <w:bookmarkEnd w:id="132"/>
    </w:p>
    <w:bookmarkEnd w:id="131"/>
    <w:p w14:paraId="4DD86002" w14:textId="7D991C5A"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3052F2">
        <w:rPr>
          <w:rFonts w:cstheme="minorHAnsi"/>
          <w:highlight w:val="green"/>
        </w:rPr>
        <w:t>subžánrů</w:t>
      </w:r>
      <w:proofErr w:type="spellEnd"/>
      <w:r w:rsidRPr="003052F2">
        <w:rPr>
          <w:rFonts w:cstheme="minorHAnsi"/>
          <w:highlight w:val="green"/>
        </w:rPr>
        <w:t xml:space="preserve">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E3778F" w:rsidRPr="003052F2">
        <w:rPr>
          <w:highlight w:val="green"/>
        </w:rPr>
        <w:t xml:space="preserve">Tab. </w:t>
      </w:r>
      <w:r w:rsidR="00E3778F" w:rsidRPr="003052F2">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33" w:author="Martin Novák" w:date="2023-03-21T18:33:00Z">
            <w:r w:rsidR="00AA1312" w:rsidRPr="00AA1312">
              <w:rPr>
                <w:color w:val="000000"/>
                <w:highlight w:val="green"/>
              </w:rPr>
              <w:t>[53]</w:t>
            </w:r>
          </w:ins>
          <w:del w:id="134" w:author="Martin Novák" w:date="2023-03-20T17:48:00Z">
            <w:r w:rsidR="0053001E" w:rsidRPr="00AA1312" w:rsidDel="00DE5A44">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72DE9726" w:rsidR="00F67031" w:rsidRPr="001B0812" w:rsidRDefault="00F67031" w:rsidP="00A9403B">
      <w:pPr>
        <w:pStyle w:val="Titulek"/>
        <w:rPr>
          <w:rFonts w:cstheme="minorHAnsi"/>
          <w:color w:val="00B050"/>
        </w:rPr>
      </w:pPr>
      <w:bookmarkStart w:id="135"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E3778F" w:rsidRPr="003052F2">
        <w:rPr>
          <w:noProof/>
          <w:highlight w:val="green"/>
        </w:rPr>
        <w:t>2</w:t>
      </w:r>
      <w:r w:rsidRPr="003052F2">
        <w:rPr>
          <w:noProof/>
          <w:highlight w:val="green"/>
        </w:rPr>
        <w:fldChar w:fldCharType="end"/>
      </w:r>
      <w:bookmarkEnd w:id="135"/>
      <w:r w:rsidRPr="003052F2">
        <w:rPr>
          <w:highlight w:val="green"/>
        </w:rPr>
        <w:t xml:space="preserve"> </w:t>
      </w:r>
      <w:bookmarkStart w:id="136"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37" w:author="Martin Novák" w:date="2023-03-21T18:34:00Z">
            <w:r w:rsidR="00AA1312" w:rsidRPr="00AA1312">
              <w:rPr>
                <w:i w:val="0"/>
                <w:color w:val="000000"/>
                <w:highlight w:val="green"/>
              </w:rPr>
              <w:t>[54–57]</w:t>
            </w:r>
          </w:ins>
          <w:del w:id="138" w:author="Martin Novák" w:date="2023-03-20T17:48:00Z">
            <w:r w:rsidR="0053001E" w:rsidRPr="00AA1312" w:rsidDel="00DE5A44">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39" w:author="Martin Novák" w:date="2023-03-21T18:34:00Z">
            <w:r w:rsidR="00AA1312" w:rsidRPr="00AA1312">
              <w:rPr>
                <w:i w:val="0"/>
                <w:color w:val="000000"/>
                <w:highlight w:val="green"/>
              </w:rPr>
              <w:t>[58, 59]</w:t>
            </w:r>
          </w:ins>
          <w:del w:id="140" w:author="Martin Novák" w:date="2023-03-20T17:48:00Z">
            <w:r w:rsidR="0053001E" w:rsidRPr="00AA1312" w:rsidDel="00DE5A44">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41" w:author="Martin Novák" w:date="2023-03-21T18:34:00Z">
            <w:r w:rsidR="00AA1312" w:rsidRPr="00AA1312">
              <w:rPr>
                <w:i w:val="0"/>
                <w:color w:val="000000"/>
                <w:highlight w:val="green"/>
              </w:rPr>
              <w:t>[60–63]</w:t>
            </w:r>
          </w:ins>
          <w:del w:id="142" w:author="Martin Novák" w:date="2023-03-20T17:48:00Z">
            <w:r w:rsidR="0053001E" w:rsidRPr="00AA1312" w:rsidDel="00DE5A44">
              <w:rPr>
                <w:i w:val="0"/>
                <w:color w:val="000000"/>
                <w:highlight w:val="green"/>
              </w:rPr>
              <w:delText>[60–63]</w:delText>
            </w:r>
          </w:del>
        </w:sdtContent>
      </w:sdt>
    </w:p>
    <w:bookmarkEnd w:id="136"/>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43" w:name="_Hlk76031890"/>
      <w:bookmarkStart w:id="144" w:name="_Toc129100418"/>
      <w:r w:rsidRPr="00E952E8">
        <w:rPr>
          <w:rStyle w:val="Nadpis2Char"/>
          <w:rFonts w:asciiTheme="minorHAnsi" w:hAnsiTheme="minorHAnsi" w:cstheme="minorHAnsi"/>
          <w:highlight w:val="green"/>
          <w:rPrChange w:id="145" w:author="Martin Novák" w:date="2023-03-22T19:12:00Z">
            <w:rPr>
              <w:rStyle w:val="Nadpis2Char"/>
              <w:rFonts w:asciiTheme="minorHAnsi" w:hAnsiTheme="minorHAnsi" w:cstheme="minorHAnsi"/>
            </w:rPr>
          </w:rPrChange>
        </w:rPr>
        <w:t>4.1 RPG</w:t>
      </w:r>
      <w:bookmarkEnd w:id="143"/>
      <w:bookmarkEnd w:id="144"/>
    </w:p>
    <w:p w14:paraId="3C2FBA8B" w14:textId="3ABAB8A7" w:rsidR="005A34DB" w:rsidRDefault="00F67031" w:rsidP="00810BE2">
      <w:pPr>
        <w:pStyle w:val="Odstavecseseznamem"/>
        <w:ind w:left="1416" w:firstLine="696"/>
        <w:jc w:val="both"/>
        <w:rPr>
          <w:rFonts w:cstheme="minorHAnsi"/>
          <w:color w:val="000000"/>
          <w:shd w:val="clear" w:color="auto" w:fill="FFFFFF"/>
        </w:rPr>
      </w:pPr>
      <w:r w:rsidRPr="00084E6B">
        <w:rPr>
          <w:rFonts w:cstheme="minorHAnsi"/>
          <w:color w:val="000000"/>
          <w:highlight w:val="green"/>
          <w:shd w:val="clear" w:color="auto" w:fill="FFFFFF"/>
          <w:rPrChange w:id="146" w:author="Martin Novák" w:date="2023-03-22T19:04:00Z">
            <w:rPr>
              <w:rFonts w:cstheme="minorHAnsi"/>
              <w:color w:val="000000"/>
              <w:shd w:val="clear" w:color="auto" w:fill="FFFFFF"/>
            </w:rPr>
          </w:rPrChange>
        </w:rPr>
        <w:t xml:space="preserve">Tento žánr vychází z deskových her jako jsou </w:t>
      </w:r>
      <w:r w:rsidRPr="00084E6B">
        <w:rPr>
          <w:rFonts w:cstheme="minorHAnsi"/>
          <w:color w:val="000000"/>
          <w:highlight w:val="green"/>
          <w:shd w:val="clear" w:color="auto" w:fill="FFFFFF"/>
          <w:lang w:val="en-US"/>
          <w:rPrChange w:id="147" w:author="Martin Novák" w:date="2023-03-22T19:04:00Z">
            <w:rPr>
              <w:rFonts w:cstheme="minorHAnsi"/>
              <w:color w:val="000000"/>
              <w:highlight w:val="darkCyan"/>
              <w:shd w:val="clear" w:color="auto" w:fill="FFFFFF"/>
              <w:lang w:val="en-US"/>
            </w:rPr>
          </w:rPrChange>
        </w:rPr>
        <w:t>Dungeons &amp; Dragons</w:t>
      </w:r>
      <w:sdt>
        <w:sdtPr>
          <w:rPr>
            <w:rFonts w:cstheme="minorHAnsi"/>
            <w:color w:val="000000"/>
            <w:highlight w:val="green"/>
            <w:shd w:val="clear" w:color="auto" w:fill="FFFFFF"/>
            <w:lang w:val="en-US"/>
            <w:rPrChange w:id="148" w:author="Martin Novák" w:date="2023-03-22T19:04:00Z">
              <w:rPr>
                <w:rFonts w:cstheme="minorHAnsi"/>
                <w:color w:val="000000"/>
                <w:highlight w:val="darkCyan"/>
                <w:shd w:val="clear" w:color="auto" w:fill="FFFFFF"/>
                <w:lang w:val="en-US"/>
              </w:rPr>
            </w:rPrChange>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49" w:author="Martin Novák" w:date="2023-03-21T18:34:00Z">
            <w:r w:rsidR="00AA1312" w:rsidRPr="00084E6B">
              <w:rPr>
                <w:rFonts w:cstheme="minorHAnsi"/>
                <w:color w:val="000000"/>
                <w:highlight w:val="green"/>
                <w:shd w:val="clear" w:color="auto" w:fill="FFFFFF"/>
                <w:lang w:val="en-US"/>
                <w:rPrChange w:id="150" w:author="Martin Novák" w:date="2023-03-22T19:04:00Z">
                  <w:rPr>
                    <w:rFonts w:cstheme="minorHAnsi"/>
                    <w:color w:val="000000"/>
                    <w:highlight w:val="darkCyan"/>
                    <w:shd w:val="clear" w:color="auto" w:fill="FFFFFF"/>
                    <w:lang w:val="en-US"/>
                  </w:rPr>
                </w:rPrChange>
              </w:rPr>
              <w:t>[64]</w:t>
            </w:r>
          </w:ins>
          <w:del w:id="151" w:author="Martin Novák" w:date="2023-03-20T17:48:00Z">
            <w:r w:rsidR="0053001E" w:rsidRPr="00084E6B" w:rsidDel="00DE5A44">
              <w:rPr>
                <w:rFonts w:cstheme="minorHAnsi"/>
                <w:color w:val="000000"/>
                <w:highlight w:val="green"/>
                <w:shd w:val="clear" w:color="auto" w:fill="FFFFFF"/>
                <w:lang w:val="en-US"/>
                <w:rPrChange w:id="152" w:author="Martin Novák" w:date="2023-03-22T19:04:00Z">
                  <w:rPr>
                    <w:rFonts w:cstheme="minorHAnsi"/>
                    <w:color w:val="000000"/>
                    <w:highlight w:val="darkCyan"/>
                    <w:shd w:val="clear" w:color="auto" w:fill="FFFFFF"/>
                    <w:lang w:val="en-US"/>
                  </w:rPr>
                </w:rPrChange>
              </w:rPr>
              <w:delText>[64]</w:delText>
            </w:r>
          </w:del>
        </w:sdtContent>
      </w:sdt>
      <w:r w:rsidRPr="00084E6B">
        <w:rPr>
          <w:rFonts w:cstheme="minorHAnsi"/>
          <w:color w:val="000000"/>
          <w:highlight w:val="green"/>
          <w:shd w:val="clear" w:color="auto" w:fill="FFFFFF"/>
          <w:rPrChange w:id="153" w:author="Martin Novák" w:date="2023-03-22T19:04:00Z">
            <w:rPr>
              <w:rFonts w:cstheme="minorHAnsi"/>
              <w:color w:val="000000"/>
              <w:shd w:val="clear" w:color="auto" w:fill="FFFFFF"/>
            </w:rPr>
          </w:rPrChange>
        </w:rPr>
        <w:t xml:space="preserve"> (zkráceně D&amp;D nebo </w:t>
      </w:r>
      <w:proofErr w:type="spellStart"/>
      <w:r w:rsidRPr="00084E6B">
        <w:rPr>
          <w:rFonts w:cstheme="minorHAnsi"/>
          <w:color w:val="000000"/>
          <w:highlight w:val="green"/>
          <w:shd w:val="clear" w:color="auto" w:fill="FFFFFF"/>
          <w:lang w:val="en-US"/>
          <w:rPrChange w:id="154" w:author="Martin Novák" w:date="2023-03-22T19:04:00Z">
            <w:rPr>
              <w:rFonts w:cstheme="minorHAnsi"/>
              <w:color w:val="000000"/>
              <w:shd w:val="clear" w:color="auto" w:fill="FFFFFF"/>
              <w:lang w:val="en-US"/>
            </w:rPr>
          </w:rPrChange>
        </w:rPr>
        <w:t>DnD</w:t>
      </w:r>
      <w:proofErr w:type="spellEnd"/>
      <w:r w:rsidRPr="00084E6B">
        <w:rPr>
          <w:rFonts w:cstheme="minorHAnsi"/>
          <w:color w:val="000000"/>
          <w:highlight w:val="green"/>
          <w:shd w:val="clear" w:color="auto" w:fill="FFFFFF"/>
          <w:rPrChange w:id="155" w:author="Martin Novák" w:date="2023-03-22T19:04:00Z">
            <w:rPr>
              <w:rFonts w:cstheme="minorHAnsi"/>
              <w:color w:val="000000"/>
              <w:shd w:val="clear" w:color="auto" w:fill="FFFFFF"/>
            </w:rPr>
          </w:rPrChange>
        </w:rPr>
        <w:t xml:space="preserve">) nebo české </w:t>
      </w:r>
      <w:r w:rsidRPr="00084E6B">
        <w:rPr>
          <w:rFonts w:cstheme="minorHAnsi"/>
          <w:color w:val="FF0000"/>
          <w:highlight w:val="green"/>
          <w:shd w:val="clear" w:color="auto" w:fill="FFFFFF"/>
          <w:rPrChange w:id="156" w:author="Martin Novák" w:date="2023-03-22T19:04:00Z">
            <w:rPr>
              <w:rFonts w:cstheme="minorHAnsi"/>
              <w:color w:val="FF0000"/>
              <w:shd w:val="clear" w:color="auto" w:fill="FFFFFF"/>
            </w:rPr>
          </w:rPrChange>
        </w:rPr>
        <w:t>Dračí doupě</w:t>
      </w:r>
      <w:r w:rsidRPr="00084E6B">
        <w:rPr>
          <w:rFonts w:cstheme="minorHAnsi"/>
          <w:color w:val="000000"/>
          <w:highlight w:val="green"/>
          <w:shd w:val="clear" w:color="auto" w:fill="FFFFFF"/>
          <w:rPrChange w:id="157" w:author="Martin Novák" w:date="2023-03-22T19:04:00Z">
            <w:rPr>
              <w:rFonts w:cstheme="minorHAnsi"/>
              <w:color w:val="000000"/>
              <w:shd w:val="clear" w:color="auto" w:fill="FFFFFF"/>
            </w:rPr>
          </w:rPrChange>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084E6B">
        <w:rPr>
          <w:rFonts w:cstheme="minorHAnsi"/>
          <w:color w:val="000000"/>
          <w:highlight w:val="green"/>
          <w:shd w:val="clear" w:color="auto" w:fill="FFFFFF"/>
          <w:rPrChange w:id="158" w:author="Martin Novák" w:date="2023-03-22T19:04:00Z">
            <w:rPr>
              <w:rFonts w:cstheme="minorHAnsi"/>
              <w:color w:val="000000"/>
              <w:shd w:val="clear" w:color="auto" w:fill="FFFFFF"/>
            </w:rPr>
          </w:rPrChange>
        </w:rPr>
        <w:t>exp</w:t>
      </w:r>
      <w:proofErr w:type="spellEnd"/>
      <w:r w:rsidRPr="00084E6B">
        <w:rPr>
          <w:rFonts w:cstheme="minorHAnsi"/>
          <w:color w:val="000000"/>
          <w:highlight w:val="green"/>
          <w:shd w:val="clear" w:color="auto" w:fill="FFFFFF"/>
          <w:rPrChange w:id="159" w:author="Martin Novák" w:date="2023-03-22T19:04:00Z">
            <w:rPr>
              <w:rFonts w:cstheme="minorHAnsi"/>
              <w:color w:val="000000"/>
              <w:shd w:val="clear" w:color="auto" w:fill="FFFFFF"/>
            </w:rPr>
          </w:rPrChange>
        </w:rPr>
        <w:t>) a vylepšování postav. Nejčastěji je hra zasazena do fantasy světa. Většinou m</w:t>
      </w:r>
      <w:r w:rsidR="00E907A4" w:rsidRPr="00084E6B">
        <w:rPr>
          <w:rFonts w:cstheme="minorHAnsi"/>
          <w:color w:val="000000"/>
          <w:highlight w:val="green"/>
          <w:shd w:val="clear" w:color="auto" w:fill="FFFFFF"/>
          <w:rPrChange w:id="160" w:author="Martin Novák" w:date="2023-03-22T19:04:00Z">
            <w:rPr>
              <w:rFonts w:cstheme="minorHAnsi"/>
              <w:color w:val="000000"/>
              <w:shd w:val="clear" w:color="auto" w:fill="FFFFFF"/>
            </w:rPr>
          </w:rPrChange>
        </w:rPr>
        <w:t>ají</w:t>
      </w:r>
      <w:r w:rsidRPr="00084E6B">
        <w:rPr>
          <w:rFonts w:cstheme="minorHAnsi"/>
          <w:color w:val="000000"/>
          <w:highlight w:val="green"/>
          <w:shd w:val="clear" w:color="auto" w:fill="FFFFFF"/>
          <w:rPrChange w:id="161" w:author="Martin Novák" w:date="2023-03-22T19:04:00Z">
            <w:rPr>
              <w:rFonts w:cstheme="minorHAnsi"/>
              <w:color w:val="000000"/>
              <w:shd w:val="clear" w:color="auto" w:fill="FFFFFF"/>
            </w:rPr>
          </w:rPrChange>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084E6B">
        <w:rPr>
          <w:rFonts w:cstheme="minorHAnsi"/>
          <w:highlight w:val="green"/>
          <w:shd w:val="clear" w:color="auto" w:fill="FFFFFF"/>
          <w:rPrChange w:id="162" w:author="Martin Novák" w:date="2023-03-22T19:04:00Z">
            <w:rPr>
              <w:rFonts w:cstheme="minorHAnsi"/>
              <w:shd w:val="clear" w:color="auto" w:fill="FFFFFF"/>
            </w:rPr>
          </w:rPrChange>
        </w:rPr>
        <w:t xml:space="preserve">RPG má několik </w:t>
      </w:r>
      <w:proofErr w:type="spellStart"/>
      <w:r w:rsidRPr="00084E6B">
        <w:rPr>
          <w:rFonts w:cstheme="minorHAnsi"/>
          <w:highlight w:val="green"/>
          <w:shd w:val="clear" w:color="auto" w:fill="FFFFFF"/>
          <w:rPrChange w:id="163" w:author="Martin Novák" w:date="2023-03-22T19:04:00Z">
            <w:rPr>
              <w:rFonts w:cstheme="minorHAnsi"/>
              <w:shd w:val="clear" w:color="auto" w:fill="FFFFFF"/>
            </w:rPr>
          </w:rPrChange>
        </w:rPr>
        <w:t>subžánrů</w:t>
      </w:r>
      <w:proofErr w:type="spellEnd"/>
      <w:r w:rsidRPr="00084E6B">
        <w:rPr>
          <w:rFonts w:cstheme="minorHAnsi"/>
          <w:highlight w:val="green"/>
          <w:shd w:val="clear" w:color="auto" w:fill="FFFFFF"/>
          <w:rPrChange w:id="164" w:author="Martin Novák" w:date="2023-03-22T19:04:00Z">
            <w:rPr>
              <w:rFonts w:cstheme="minorHAnsi"/>
              <w:shd w:val="clear" w:color="auto" w:fill="FFFFFF"/>
            </w:rPr>
          </w:rPrChange>
        </w:rPr>
        <w:t xml:space="preserve">, které ne všechny stránky </w:t>
      </w:r>
      <w:r w:rsidR="003861ED" w:rsidRPr="00084E6B">
        <w:rPr>
          <w:rFonts w:cstheme="minorHAnsi"/>
          <w:highlight w:val="green"/>
          <w:shd w:val="clear" w:color="auto" w:fill="FFFFFF"/>
          <w:rPrChange w:id="165" w:author="Martin Novák" w:date="2023-03-22T19:04:00Z">
            <w:rPr>
              <w:rFonts w:cstheme="minorHAnsi"/>
              <w:shd w:val="clear" w:color="auto" w:fill="FFFFFF"/>
            </w:rPr>
          </w:rPrChange>
        </w:rPr>
        <w:t xml:space="preserve">a obchody </w:t>
      </w:r>
      <w:r w:rsidRPr="00084E6B">
        <w:rPr>
          <w:rFonts w:cstheme="minorHAnsi"/>
          <w:highlight w:val="green"/>
          <w:shd w:val="clear" w:color="auto" w:fill="FFFFFF"/>
          <w:rPrChange w:id="166" w:author="Martin Novák" w:date="2023-03-22T19:04:00Z">
            <w:rPr>
              <w:rFonts w:cstheme="minorHAnsi"/>
              <w:shd w:val="clear" w:color="auto" w:fill="FFFFFF"/>
            </w:rPr>
          </w:rPrChange>
        </w:rPr>
        <w:t>rozlišují a z RPG samostatně vyčleňují jen některé</w:t>
      </w:r>
      <w:r w:rsidR="00DA2E24" w:rsidRPr="00084E6B">
        <w:rPr>
          <w:rFonts w:cstheme="minorHAnsi"/>
          <w:highlight w:val="green"/>
          <w:shd w:val="clear" w:color="auto" w:fill="FFFFFF"/>
          <w:rPrChange w:id="167" w:author="Martin Novák" w:date="2023-03-22T19:04:00Z">
            <w:rPr>
              <w:rFonts w:cstheme="minorHAnsi"/>
              <w:shd w:val="clear" w:color="auto" w:fill="FFFFFF"/>
            </w:rPr>
          </w:rPrChange>
        </w:rPr>
        <w:t xml:space="preserve"> (viz </w:t>
      </w:r>
      <w:r w:rsidR="00DA2E24" w:rsidRPr="00084E6B">
        <w:rPr>
          <w:rFonts w:cstheme="minorHAnsi"/>
          <w:highlight w:val="green"/>
          <w:shd w:val="clear" w:color="auto" w:fill="FFFFFF"/>
          <w:rPrChange w:id="168" w:author="Martin Novák" w:date="2023-03-22T19:04:00Z">
            <w:rPr>
              <w:rFonts w:cstheme="minorHAnsi"/>
              <w:shd w:val="clear" w:color="auto" w:fill="FFFFFF"/>
            </w:rPr>
          </w:rPrChange>
        </w:rPr>
        <w:fldChar w:fldCharType="begin"/>
      </w:r>
      <w:r w:rsidR="00DA2E24" w:rsidRPr="00084E6B">
        <w:rPr>
          <w:rFonts w:cstheme="minorHAnsi"/>
          <w:highlight w:val="green"/>
          <w:shd w:val="clear" w:color="auto" w:fill="FFFFFF"/>
          <w:rPrChange w:id="169" w:author="Martin Novák" w:date="2023-03-22T19:04:00Z">
            <w:rPr>
              <w:rFonts w:cstheme="minorHAnsi"/>
              <w:shd w:val="clear" w:color="auto" w:fill="FFFFFF"/>
            </w:rPr>
          </w:rPrChange>
        </w:rPr>
        <w:instrText xml:space="preserve"> REF _Ref80703811 \h  \* MERGEFORMAT </w:instrText>
      </w:r>
      <w:r w:rsidR="00DA2E24" w:rsidRPr="00084E6B">
        <w:rPr>
          <w:rFonts w:cstheme="minorHAnsi"/>
          <w:highlight w:val="green"/>
          <w:shd w:val="clear" w:color="auto" w:fill="FFFFFF"/>
          <w:rPrChange w:id="170" w:author="Martin Novák" w:date="2023-03-22T19:04:00Z">
            <w:rPr>
              <w:rFonts w:cstheme="minorHAnsi"/>
              <w:shd w:val="clear" w:color="auto" w:fill="FFFFFF"/>
            </w:rPr>
          </w:rPrChange>
        </w:rPr>
      </w:r>
      <w:r w:rsidR="00DA2E24" w:rsidRPr="00084E6B">
        <w:rPr>
          <w:rFonts w:cstheme="minorHAnsi"/>
          <w:highlight w:val="green"/>
          <w:shd w:val="clear" w:color="auto" w:fill="FFFFFF"/>
          <w:rPrChange w:id="171" w:author="Martin Novák" w:date="2023-03-22T19:04:00Z">
            <w:rPr>
              <w:rFonts w:cstheme="minorHAnsi"/>
              <w:shd w:val="clear" w:color="auto" w:fill="FFFFFF"/>
            </w:rPr>
          </w:rPrChange>
        </w:rPr>
        <w:fldChar w:fldCharType="separate"/>
      </w:r>
      <w:r w:rsidR="00E3778F" w:rsidRPr="00084E6B">
        <w:rPr>
          <w:highlight w:val="green"/>
          <w:rPrChange w:id="172" w:author="Martin Novák" w:date="2023-03-22T19:04:00Z">
            <w:rPr/>
          </w:rPrChange>
        </w:rPr>
        <w:t xml:space="preserve">Tab. </w:t>
      </w:r>
      <w:r w:rsidR="00E3778F" w:rsidRPr="00084E6B">
        <w:rPr>
          <w:noProof/>
          <w:highlight w:val="green"/>
          <w:rPrChange w:id="173" w:author="Martin Novák" w:date="2023-03-22T19:04:00Z">
            <w:rPr>
              <w:noProof/>
            </w:rPr>
          </w:rPrChange>
        </w:rPr>
        <w:t>2</w:t>
      </w:r>
      <w:r w:rsidR="00DA2E24" w:rsidRPr="00084E6B">
        <w:rPr>
          <w:rFonts w:cstheme="minorHAnsi"/>
          <w:highlight w:val="green"/>
          <w:shd w:val="clear" w:color="auto" w:fill="FFFFFF"/>
          <w:rPrChange w:id="174" w:author="Martin Novák" w:date="2023-03-22T19:04:00Z">
            <w:rPr>
              <w:rFonts w:cstheme="minorHAnsi"/>
              <w:shd w:val="clear" w:color="auto" w:fill="FFFFFF"/>
            </w:rPr>
          </w:rPrChange>
        </w:rPr>
        <w:fldChar w:fldCharType="end"/>
      </w:r>
      <w:r w:rsidR="00DA2E24" w:rsidRPr="00084E6B">
        <w:rPr>
          <w:rFonts w:cstheme="minorHAnsi"/>
          <w:highlight w:val="green"/>
          <w:shd w:val="clear" w:color="auto" w:fill="FFFFFF"/>
          <w:rPrChange w:id="175" w:author="Martin Novák" w:date="2023-03-22T19:04:00Z">
            <w:rPr>
              <w:rFonts w:cstheme="minorHAnsi"/>
              <w:shd w:val="clear" w:color="auto" w:fill="FFFFFF"/>
            </w:rPr>
          </w:rPrChange>
        </w:rPr>
        <w:t>)</w:t>
      </w:r>
      <w:r w:rsidRPr="00084E6B">
        <w:rPr>
          <w:rFonts w:cstheme="minorHAnsi"/>
          <w:color w:val="000000"/>
          <w:highlight w:val="green"/>
          <w:shd w:val="clear" w:color="auto" w:fill="FFFFFF"/>
          <w:rPrChange w:id="176" w:author="Martin Novák" w:date="2023-03-22T19:04:00Z">
            <w:rPr>
              <w:rFonts w:cstheme="minorHAnsi"/>
              <w:color w:val="000000"/>
              <w:shd w:val="clear" w:color="auto" w:fill="FFFFFF"/>
            </w:rPr>
          </w:rPrChange>
        </w:rPr>
        <w:t>.</w:t>
      </w:r>
      <w:r w:rsidRPr="00D20F7B">
        <w:rPr>
          <w:rFonts w:cstheme="minorHAnsi"/>
          <w:color w:val="000000"/>
          <w:shd w:val="clear" w:color="auto" w:fill="FFFFFF"/>
        </w:rPr>
        <w:t xml:space="preserve"> </w:t>
      </w:r>
    </w:p>
    <w:p w14:paraId="39681A48" w14:textId="354970C2" w:rsidR="00727EEB" w:rsidRDefault="00F67031" w:rsidP="00810BE2">
      <w:pPr>
        <w:pStyle w:val="Odstavecseseznamem"/>
        <w:ind w:left="1416" w:firstLine="696"/>
        <w:jc w:val="both"/>
        <w:rPr>
          <w:rFonts w:cstheme="minorHAnsi"/>
          <w:shd w:val="clear" w:color="auto" w:fill="FFFFFF"/>
        </w:rPr>
      </w:pPr>
      <w:bookmarkStart w:id="177" w:name="_Hlk130404320"/>
      <w:r w:rsidRPr="00084E6B">
        <w:rPr>
          <w:rFonts w:cstheme="minorHAnsi"/>
          <w:highlight w:val="green"/>
          <w:shd w:val="clear" w:color="auto" w:fill="FFFFFF"/>
          <w:rPrChange w:id="178" w:author="Martin Novák" w:date="2023-03-22T19:05:00Z">
            <w:rPr>
              <w:rFonts w:cstheme="minorHAnsi"/>
              <w:shd w:val="clear" w:color="auto" w:fill="FFFFFF"/>
            </w:rPr>
          </w:rPrChange>
        </w:rPr>
        <w:t xml:space="preserve">První a nejstarší kategorie je již zmíněná digitalizovaná verze deskových her, či jejich slovní podoby (např. </w:t>
      </w:r>
      <w:r w:rsidRPr="00084E6B">
        <w:rPr>
          <w:rFonts w:cstheme="minorHAnsi"/>
          <w:highlight w:val="green"/>
          <w:shd w:val="clear" w:color="auto" w:fill="FFFFFF"/>
          <w:lang w:val="en-US"/>
          <w:rPrChange w:id="179" w:author="Martin Novák" w:date="2023-03-22T19:05:00Z">
            <w:rPr>
              <w:rFonts w:cstheme="minorHAnsi"/>
              <w:highlight w:val="darkCyan"/>
              <w:shd w:val="clear" w:color="auto" w:fill="FFFFFF"/>
              <w:lang w:val="en-US"/>
            </w:rPr>
          </w:rPrChange>
        </w:rPr>
        <w:t>Baldur's Gate</w:t>
      </w:r>
      <w:sdt>
        <w:sdtPr>
          <w:rPr>
            <w:rFonts w:cstheme="minorHAnsi"/>
            <w:color w:val="000000"/>
            <w:highlight w:val="green"/>
            <w:shd w:val="clear" w:color="auto" w:fill="FFFFFF"/>
            <w:lang w:val="en-US"/>
            <w:rPrChange w:id="180" w:author="Martin Novák" w:date="2023-03-22T19:05:00Z">
              <w:rPr>
                <w:rFonts w:cstheme="minorHAnsi"/>
                <w:color w:val="000000"/>
                <w:highlight w:val="darkCyan"/>
                <w:shd w:val="clear" w:color="auto" w:fill="FFFFFF"/>
                <w:lang w:val="en-US"/>
              </w:rPr>
            </w:rPrChange>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81" w:author="Martin Novák" w:date="2023-03-21T18:34:00Z">
            <w:r w:rsidR="00AA1312" w:rsidRPr="00084E6B">
              <w:rPr>
                <w:rFonts w:cstheme="minorHAnsi"/>
                <w:color w:val="000000"/>
                <w:highlight w:val="green"/>
                <w:shd w:val="clear" w:color="auto" w:fill="FFFFFF"/>
                <w:lang w:val="en-US"/>
                <w:rPrChange w:id="182" w:author="Martin Novák" w:date="2023-03-22T19:05:00Z">
                  <w:rPr>
                    <w:rFonts w:cstheme="minorHAnsi"/>
                    <w:color w:val="000000"/>
                    <w:highlight w:val="darkCyan"/>
                    <w:shd w:val="clear" w:color="auto" w:fill="FFFFFF"/>
                    <w:lang w:val="en-US"/>
                  </w:rPr>
                </w:rPrChange>
              </w:rPr>
              <w:t>[65]</w:t>
            </w:r>
          </w:ins>
          <w:del w:id="183" w:author="Martin Novák" w:date="2023-03-20T17:48:00Z">
            <w:r w:rsidR="0053001E" w:rsidRPr="00084E6B" w:rsidDel="00DE5A44">
              <w:rPr>
                <w:rFonts w:cstheme="minorHAnsi"/>
                <w:color w:val="000000"/>
                <w:highlight w:val="green"/>
                <w:shd w:val="clear" w:color="auto" w:fill="FFFFFF"/>
                <w:lang w:val="en-US"/>
                <w:rPrChange w:id="184" w:author="Martin Novák" w:date="2023-03-22T19:05:00Z">
                  <w:rPr>
                    <w:rFonts w:cstheme="minorHAnsi"/>
                    <w:color w:val="000000"/>
                    <w:highlight w:val="darkCyan"/>
                    <w:shd w:val="clear" w:color="auto" w:fill="FFFFFF"/>
                    <w:lang w:val="en-US"/>
                  </w:rPr>
                </w:rPrChange>
              </w:rPr>
              <w:delText>[65]</w:delText>
            </w:r>
          </w:del>
        </w:sdtContent>
      </w:sdt>
      <w:r w:rsidRPr="00084E6B">
        <w:rPr>
          <w:rFonts w:cstheme="minorHAnsi"/>
          <w:highlight w:val="green"/>
          <w:shd w:val="clear" w:color="auto" w:fill="FFFFFF"/>
          <w:rPrChange w:id="185" w:author="Martin Novák" w:date="2023-03-22T19:05:00Z">
            <w:rPr>
              <w:rFonts w:cstheme="minorHAnsi"/>
              <w:shd w:val="clear" w:color="auto" w:fill="FFFFFF"/>
            </w:rPr>
          </w:rPrChange>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177"/>
    </w:p>
    <w:p w14:paraId="333186DE" w14:textId="1B61EFFD" w:rsidR="00B61C33" w:rsidRPr="00084E6B" w:rsidRDefault="00F67031" w:rsidP="00810BE2">
      <w:pPr>
        <w:pStyle w:val="Odstavecseseznamem"/>
        <w:ind w:left="1416" w:firstLine="696"/>
        <w:jc w:val="both"/>
        <w:rPr>
          <w:rFonts w:cstheme="minorHAnsi"/>
          <w:shd w:val="clear" w:color="auto" w:fill="FFFFFF"/>
        </w:rPr>
      </w:pPr>
      <w:bookmarkStart w:id="186" w:name="_Hlk130404348"/>
      <w:r w:rsidRPr="00084E6B">
        <w:rPr>
          <w:rFonts w:cstheme="minorHAnsi"/>
          <w:highlight w:val="green"/>
          <w:shd w:val="clear" w:color="auto" w:fill="FFFFFF"/>
          <w:rPrChange w:id="187" w:author="Martin Novák" w:date="2023-03-22T19:07:00Z">
            <w:rPr>
              <w:rFonts w:cstheme="minorHAnsi"/>
              <w:shd w:val="clear" w:color="auto" w:fill="FFFFFF"/>
            </w:rPr>
          </w:rPrChange>
        </w:rPr>
        <w:t>Druhá a dnes nejrozšířenější kategorie jsou akční RPG (ARPG) odehrávající se v reálném čase a hráč musí rychle reagovat na akce nepřátel</w:t>
      </w:r>
      <w:r w:rsidRPr="00084E6B">
        <w:rPr>
          <w:rFonts w:cstheme="minorHAnsi"/>
          <w:highlight w:val="green"/>
          <w:shd w:val="clear" w:color="auto" w:fill="FFFFFF"/>
          <w:rPrChange w:id="188" w:author="Martin Novák" w:date="2023-03-22T19:07:00Z">
            <w:rPr>
              <w:rFonts w:cstheme="minorHAnsi"/>
              <w:color w:val="FF0000"/>
              <w:shd w:val="clear" w:color="auto" w:fill="FFFFFF"/>
            </w:rPr>
          </w:rPrChange>
        </w:rPr>
        <w:t>. Hráč hraje za jednu postavu, která v některých titulech může mít společníky, nad kterými hráč nemá kontrolu (</w:t>
      </w:r>
      <w:r w:rsidRPr="00084E6B">
        <w:rPr>
          <w:rFonts w:cstheme="minorHAnsi"/>
          <w:highlight w:val="green"/>
          <w:shd w:val="clear" w:color="auto" w:fill="FFFFFF"/>
          <w:rPrChange w:id="189" w:author="Martin Novák" w:date="2023-03-22T19:07:00Z">
            <w:rPr>
              <w:rFonts w:cstheme="minorHAnsi"/>
              <w:shd w:val="clear" w:color="auto" w:fill="FFFFFF"/>
            </w:rPr>
          </w:rPrChange>
        </w:rPr>
        <w:t xml:space="preserve">např. </w:t>
      </w:r>
      <w:r w:rsidRPr="00084E6B">
        <w:rPr>
          <w:rFonts w:cstheme="minorHAnsi"/>
          <w:highlight w:val="green"/>
          <w:shd w:val="clear" w:color="auto" w:fill="FFFFFF"/>
          <w:lang w:val="en-US"/>
          <w:rPrChange w:id="190" w:author="Martin Novák" w:date="2023-03-22T19:07:00Z">
            <w:rPr>
              <w:rFonts w:cstheme="minorHAnsi"/>
              <w:highlight w:val="darkCyan"/>
              <w:shd w:val="clear" w:color="auto" w:fill="FFFFFF"/>
              <w:lang w:val="en-US"/>
            </w:rPr>
          </w:rPrChange>
        </w:rPr>
        <w:t>The Elder Scrolls V: Skyrim</w:t>
      </w:r>
      <w:sdt>
        <w:sdtPr>
          <w:rPr>
            <w:rFonts w:cstheme="minorHAnsi"/>
            <w:highlight w:val="green"/>
            <w:shd w:val="clear" w:color="auto" w:fill="FFFFFF"/>
            <w:lang w:val="en-US"/>
            <w:rPrChange w:id="191" w:author="Martin Novák" w:date="2023-03-22T19:07:00Z">
              <w:rPr>
                <w:rFonts w:cstheme="minorHAnsi"/>
                <w:color w:val="000000"/>
                <w:highlight w:val="darkCyan"/>
                <w:shd w:val="clear" w:color="auto" w:fill="FFFFFF"/>
                <w:lang w:val="en-US"/>
              </w:rPr>
            </w:rPrChange>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92" w:author="Martin Novák" w:date="2023-03-21T18:34:00Z">
            <w:r w:rsidR="00AA1312" w:rsidRPr="00084E6B">
              <w:rPr>
                <w:rFonts w:cstheme="minorHAnsi"/>
                <w:highlight w:val="green"/>
                <w:shd w:val="clear" w:color="auto" w:fill="FFFFFF"/>
                <w:lang w:val="en-US"/>
                <w:rPrChange w:id="193" w:author="Martin Novák" w:date="2023-03-22T19:07:00Z">
                  <w:rPr>
                    <w:rFonts w:cstheme="minorHAnsi"/>
                    <w:color w:val="000000"/>
                    <w:highlight w:val="darkCyan"/>
                    <w:shd w:val="clear" w:color="auto" w:fill="FFFFFF"/>
                    <w:lang w:val="en-US"/>
                  </w:rPr>
                </w:rPrChange>
              </w:rPr>
              <w:t>[66]</w:t>
            </w:r>
          </w:ins>
          <w:del w:id="194" w:author="Martin Novák" w:date="2023-03-20T17:48:00Z">
            <w:r w:rsidR="0053001E" w:rsidRPr="00084E6B" w:rsidDel="00DE5A44">
              <w:rPr>
                <w:rFonts w:cstheme="minorHAnsi"/>
                <w:highlight w:val="green"/>
                <w:shd w:val="clear" w:color="auto" w:fill="FFFFFF"/>
                <w:lang w:val="en-US"/>
                <w:rPrChange w:id="195" w:author="Martin Novák" w:date="2023-03-22T19:07:00Z">
                  <w:rPr>
                    <w:rFonts w:cstheme="minorHAnsi"/>
                    <w:color w:val="000000"/>
                    <w:highlight w:val="darkCyan"/>
                    <w:shd w:val="clear" w:color="auto" w:fill="FFFFFF"/>
                    <w:lang w:val="en-US"/>
                  </w:rPr>
                </w:rPrChange>
              </w:rPr>
              <w:delText>[66]</w:delText>
            </w:r>
          </w:del>
        </w:sdtContent>
      </w:sdt>
      <w:r w:rsidRPr="00084E6B">
        <w:rPr>
          <w:rFonts w:cstheme="minorHAnsi"/>
          <w:highlight w:val="green"/>
          <w:shd w:val="clear" w:color="auto" w:fill="FFFFFF"/>
          <w:rPrChange w:id="196" w:author="Martin Novák" w:date="2023-03-22T19:07:00Z">
            <w:rPr>
              <w:rFonts w:cstheme="minorHAnsi"/>
              <w:color w:val="FF0000"/>
              <w:shd w:val="clear" w:color="auto" w:fill="FFFFFF"/>
            </w:rPr>
          </w:rPrChange>
        </w:rPr>
        <w:t>) nebo může přepnout ovládání ze své postavy na společníka (</w:t>
      </w:r>
      <w:r w:rsidRPr="00084E6B">
        <w:rPr>
          <w:rFonts w:cstheme="minorHAnsi"/>
          <w:highlight w:val="green"/>
          <w:shd w:val="clear" w:color="auto" w:fill="FFFFFF"/>
          <w:rPrChange w:id="197" w:author="Martin Novák" w:date="2023-03-22T19:07:00Z">
            <w:rPr>
              <w:rFonts w:cstheme="minorHAnsi"/>
              <w:shd w:val="clear" w:color="auto" w:fill="FFFFFF"/>
            </w:rPr>
          </w:rPrChange>
        </w:rPr>
        <w:t xml:space="preserve">např. </w:t>
      </w:r>
      <w:r w:rsidRPr="00084E6B">
        <w:rPr>
          <w:rFonts w:cstheme="minorHAnsi"/>
          <w:highlight w:val="green"/>
          <w:shd w:val="clear" w:color="auto" w:fill="FFFFFF"/>
          <w:lang w:val="en-US"/>
          <w:rPrChange w:id="198" w:author="Martin Novák" w:date="2023-03-22T19:07:00Z">
            <w:rPr>
              <w:rFonts w:cstheme="minorHAnsi"/>
              <w:highlight w:val="darkCyan"/>
              <w:shd w:val="clear" w:color="auto" w:fill="FFFFFF"/>
              <w:lang w:val="en-US"/>
            </w:rPr>
          </w:rPrChange>
        </w:rPr>
        <w:t>Star Wars: Knights of the Old Republic</w:t>
      </w:r>
      <w:sdt>
        <w:sdtPr>
          <w:rPr>
            <w:rFonts w:cstheme="minorHAnsi"/>
            <w:highlight w:val="green"/>
            <w:shd w:val="clear" w:color="auto" w:fill="FFFFFF"/>
            <w:lang w:val="en-US"/>
            <w:rPrChange w:id="199" w:author="Martin Novák" w:date="2023-03-22T19:07:00Z">
              <w:rPr>
                <w:rFonts w:cstheme="minorHAnsi"/>
                <w:color w:val="000000"/>
                <w:highlight w:val="darkCyan"/>
                <w:shd w:val="clear" w:color="auto" w:fill="FFFFFF"/>
                <w:lang w:val="en-US"/>
              </w:rPr>
            </w:rPrChange>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200" w:author="Martin Novák" w:date="2023-03-21T18:34:00Z">
            <w:r w:rsidR="00AA1312" w:rsidRPr="00084E6B">
              <w:rPr>
                <w:rFonts w:cstheme="minorHAnsi"/>
                <w:highlight w:val="green"/>
                <w:shd w:val="clear" w:color="auto" w:fill="FFFFFF"/>
                <w:lang w:val="en-US"/>
                <w:rPrChange w:id="201" w:author="Martin Novák" w:date="2023-03-22T19:07:00Z">
                  <w:rPr>
                    <w:rFonts w:cstheme="minorHAnsi"/>
                    <w:color w:val="000000"/>
                    <w:highlight w:val="darkCyan"/>
                    <w:shd w:val="clear" w:color="auto" w:fill="FFFFFF"/>
                    <w:lang w:val="en-US"/>
                  </w:rPr>
                </w:rPrChange>
              </w:rPr>
              <w:t>[67]</w:t>
            </w:r>
          </w:ins>
          <w:del w:id="202" w:author="Martin Novák" w:date="2023-03-20T17:48:00Z">
            <w:r w:rsidR="0053001E" w:rsidRPr="00084E6B" w:rsidDel="00DE5A44">
              <w:rPr>
                <w:rFonts w:cstheme="minorHAnsi"/>
                <w:highlight w:val="green"/>
                <w:shd w:val="clear" w:color="auto" w:fill="FFFFFF"/>
                <w:lang w:val="en-US"/>
                <w:rPrChange w:id="203" w:author="Martin Novák" w:date="2023-03-22T19:07:00Z">
                  <w:rPr>
                    <w:rFonts w:cstheme="minorHAnsi"/>
                    <w:color w:val="000000"/>
                    <w:highlight w:val="darkCyan"/>
                    <w:shd w:val="clear" w:color="auto" w:fill="FFFFFF"/>
                    <w:lang w:val="en-US"/>
                  </w:rPr>
                </w:rPrChange>
              </w:rPr>
              <w:delText>[67]</w:delText>
            </w:r>
          </w:del>
        </w:sdtContent>
      </w:sdt>
      <w:r w:rsidRPr="00084E6B">
        <w:rPr>
          <w:rFonts w:cstheme="minorHAnsi"/>
          <w:highlight w:val="green"/>
          <w:shd w:val="clear" w:color="auto" w:fill="FFFFFF"/>
          <w:rPrChange w:id="204" w:author="Martin Novák" w:date="2023-03-22T19:07:00Z">
            <w:rPr>
              <w:rFonts w:cstheme="minorHAnsi"/>
              <w:color w:val="FF0000"/>
              <w:shd w:val="clear" w:color="auto" w:fill="FFFFFF"/>
            </w:rPr>
          </w:rPrChange>
        </w:rPr>
        <w:t>)</w:t>
      </w:r>
      <w:r w:rsidRPr="00084E6B">
        <w:rPr>
          <w:rFonts w:cstheme="minorHAnsi"/>
          <w:highlight w:val="green"/>
          <w:shd w:val="clear" w:color="auto" w:fill="FFFFFF"/>
          <w:rPrChange w:id="205" w:author="Martin Novák" w:date="2023-03-22T19:07:00Z">
            <w:rPr>
              <w:rFonts w:cstheme="minorHAnsi"/>
              <w:shd w:val="clear" w:color="auto" w:fill="FFFFFF"/>
            </w:rPr>
          </w:rPrChange>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084E6B">
        <w:rPr>
          <w:rFonts w:cstheme="minorHAnsi"/>
          <w:highlight w:val="green"/>
          <w:shd w:val="clear" w:color="auto" w:fill="FFFFFF"/>
          <w:lang w:val="en-US"/>
          <w:rPrChange w:id="206" w:author="Martin Novák" w:date="2023-03-22T19:07:00Z">
            <w:rPr>
              <w:rFonts w:cstheme="minorHAnsi"/>
              <w:highlight w:val="darkCyan"/>
              <w:shd w:val="clear" w:color="auto" w:fill="FFFFFF"/>
              <w:lang w:val="en-US"/>
            </w:rPr>
          </w:rPrChange>
        </w:rPr>
        <w:t>Final Fantasy</w:t>
      </w:r>
      <w:sdt>
        <w:sdtPr>
          <w:rPr>
            <w:rFonts w:cstheme="minorHAnsi"/>
            <w:highlight w:val="green"/>
            <w:shd w:val="clear" w:color="auto" w:fill="FFFFFF"/>
            <w:lang w:val="en-US"/>
            <w:rPrChange w:id="207" w:author="Martin Novák" w:date="2023-03-22T19:07:00Z">
              <w:rPr>
                <w:rFonts w:cstheme="minorHAnsi"/>
                <w:color w:val="000000"/>
                <w:highlight w:val="darkCyan"/>
                <w:shd w:val="clear" w:color="auto" w:fill="FFFFFF"/>
                <w:lang w:val="en-US"/>
              </w:rPr>
            </w:rPrChange>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208" w:author="Martin Novák" w:date="2023-03-21T18:34:00Z">
            <w:r w:rsidR="00AA1312" w:rsidRPr="00084E6B">
              <w:rPr>
                <w:rFonts w:cstheme="minorHAnsi"/>
                <w:highlight w:val="green"/>
                <w:shd w:val="clear" w:color="auto" w:fill="FFFFFF"/>
                <w:lang w:val="en-US"/>
                <w:rPrChange w:id="209" w:author="Martin Novák" w:date="2023-03-22T19:07:00Z">
                  <w:rPr>
                    <w:rFonts w:cstheme="minorHAnsi"/>
                    <w:color w:val="000000"/>
                    <w:highlight w:val="darkCyan"/>
                    <w:shd w:val="clear" w:color="auto" w:fill="FFFFFF"/>
                    <w:lang w:val="en-US"/>
                  </w:rPr>
                </w:rPrChange>
              </w:rPr>
              <w:t>[68]</w:t>
            </w:r>
          </w:ins>
          <w:del w:id="210" w:author="Martin Novák" w:date="2023-03-20T17:48:00Z">
            <w:r w:rsidR="0053001E" w:rsidRPr="00084E6B" w:rsidDel="00DE5A44">
              <w:rPr>
                <w:rFonts w:cstheme="minorHAnsi"/>
                <w:highlight w:val="green"/>
                <w:shd w:val="clear" w:color="auto" w:fill="FFFFFF"/>
                <w:lang w:val="en-US"/>
                <w:rPrChange w:id="211" w:author="Martin Novák" w:date="2023-03-22T19:07:00Z">
                  <w:rPr>
                    <w:rFonts w:cstheme="minorHAnsi"/>
                    <w:color w:val="000000"/>
                    <w:highlight w:val="darkCyan"/>
                    <w:shd w:val="clear" w:color="auto" w:fill="FFFFFF"/>
                    <w:lang w:val="en-US"/>
                  </w:rPr>
                </w:rPrChange>
              </w:rPr>
              <w:delText>[68]</w:delText>
            </w:r>
          </w:del>
        </w:sdtContent>
      </w:sdt>
      <w:r w:rsidRPr="00084E6B">
        <w:rPr>
          <w:rFonts w:cstheme="minorHAnsi"/>
          <w:highlight w:val="green"/>
          <w:shd w:val="clear" w:color="auto" w:fill="FFFFFF"/>
          <w:rPrChange w:id="212" w:author="Martin Novák" w:date="2023-03-22T19:07:00Z">
            <w:rPr>
              <w:rFonts w:cstheme="minorHAnsi"/>
              <w:shd w:val="clear" w:color="auto" w:fill="FFFFFF"/>
            </w:rPr>
          </w:rPrChange>
        </w:rPr>
        <w:t>).</w:t>
      </w:r>
    </w:p>
    <w:bookmarkEnd w:id="186"/>
    <w:p w14:paraId="03382107" w14:textId="4B396AAE" w:rsidR="00117CB0" w:rsidRPr="00084E6B" w:rsidRDefault="00F67031" w:rsidP="00810BE2">
      <w:pPr>
        <w:pStyle w:val="Odstavecseseznamem"/>
        <w:ind w:left="1416" w:firstLine="696"/>
        <w:jc w:val="both"/>
        <w:rPr>
          <w:rFonts w:cstheme="minorHAnsi"/>
          <w:highlight w:val="green"/>
          <w:shd w:val="clear" w:color="auto" w:fill="FFFFFF"/>
          <w:rPrChange w:id="213" w:author="Martin Novák" w:date="2023-03-22T19:10:00Z">
            <w:rPr>
              <w:rFonts w:cstheme="minorHAnsi"/>
              <w:shd w:val="clear" w:color="auto" w:fill="FFFFFF"/>
            </w:rPr>
          </w:rPrChange>
        </w:rPr>
      </w:pPr>
      <w:r w:rsidRPr="00F7533D">
        <w:rPr>
          <w:rFonts w:cstheme="minorHAnsi"/>
          <w:shd w:val="clear" w:color="auto" w:fill="FFFFFF"/>
        </w:rPr>
        <w:t xml:space="preserve"> </w:t>
      </w:r>
      <w:bookmarkStart w:id="214" w:name="_Hlk130404460"/>
      <w:r w:rsidRPr="00084E6B">
        <w:rPr>
          <w:rFonts w:cstheme="minorHAnsi"/>
          <w:highlight w:val="green"/>
          <w:shd w:val="clear" w:color="auto" w:fill="FFFFFF"/>
          <w:rPrChange w:id="215" w:author="Martin Novák" w:date="2023-03-22T19:10:00Z">
            <w:rPr>
              <w:rFonts w:cstheme="minorHAnsi"/>
              <w:shd w:val="clear" w:color="auto" w:fill="FFFFFF"/>
            </w:rPr>
          </w:rPrChange>
        </w:rPr>
        <w:t>Další kategorie je MMORPG (</w:t>
      </w:r>
      <w:r w:rsidRPr="00084E6B">
        <w:rPr>
          <w:rFonts w:cstheme="minorHAnsi"/>
          <w:highlight w:val="green"/>
          <w:shd w:val="clear" w:color="auto" w:fill="FFFFFF"/>
          <w:lang w:val="en-US"/>
          <w:rPrChange w:id="216" w:author="Martin Novák" w:date="2023-03-22T19:10:00Z">
            <w:rPr>
              <w:rFonts w:cstheme="minorHAnsi"/>
              <w:shd w:val="clear" w:color="auto" w:fill="FFFFFF"/>
              <w:lang w:val="en-US"/>
            </w:rPr>
          </w:rPrChange>
        </w:rPr>
        <w:t>Massively</w:t>
      </w:r>
      <w:r w:rsidRPr="00084E6B">
        <w:rPr>
          <w:rFonts w:cstheme="minorHAnsi"/>
          <w:highlight w:val="green"/>
          <w:shd w:val="clear" w:color="auto" w:fill="FFFFFF"/>
          <w:rPrChange w:id="217" w:author="Martin Novák" w:date="2023-03-22T19:10:00Z">
            <w:rPr>
              <w:rFonts w:cstheme="minorHAnsi"/>
              <w:shd w:val="clear" w:color="auto" w:fill="FFFFFF"/>
            </w:rPr>
          </w:rPrChange>
        </w:rPr>
        <w:t xml:space="preserve"> Multiplayer Online RPG), kde na velkých mapách hraj</w:t>
      </w:r>
      <w:r w:rsidR="00036F31" w:rsidRPr="00084E6B">
        <w:rPr>
          <w:rFonts w:cstheme="minorHAnsi"/>
          <w:highlight w:val="green"/>
          <w:shd w:val="clear" w:color="auto" w:fill="FFFFFF"/>
          <w:rPrChange w:id="218" w:author="Martin Novák" w:date="2023-03-22T19:10:00Z">
            <w:rPr>
              <w:rFonts w:cstheme="minorHAnsi"/>
              <w:shd w:val="clear" w:color="auto" w:fill="FFFFFF"/>
            </w:rPr>
          </w:rPrChange>
        </w:rPr>
        <w:t>e současně</w:t>
      </w:r>
      <w:r w:rsidRPr="00084E6B">
        <w:rPr>
          <w:rFonts w:cstheme="minorHAnsi"/>
          <w:highlight w:val="green"/>
          <w:shd w:val="clear" w:color="auto" w:fill="FFFFFF"/>
          <w:rPrChange w:id="219" w:author="Martin Novák" w:date="2023-03-22T19:10:00Z">
            <w:rPr>
              <w:rFonts w:cstheme="minorHAnsi"/>
              <w:shd w:val="clear" w:color="auto" w:fill="FFFFFF"/>
            </w:rPr>
          </w:rPrChange>
        </w:rPr>
        <w:t xml:space="preserve"> tisíce hráčů, kteří mohou navzájem komunikovat, pomáhat si, obchodovat, bojovat v</w:t>
      </w:r>
      <w:r w:rsidR="00D03187" w:rsidRPr="00084E6B">
        <w:rPr>
          <w:rFonts w:cstheme="minorHAnsi"/>
          <w:highlight w:val="green"/>
          <w:shd w:val="clear" w:color="auto" w:fill="FFFFFF"/>
          <w:rPrChange w:id="220" w:author="Martin Novák" w:date="2023-03-22T19:10:00Z">
            <w:rPr>
              <w:rFonts w:cstheme="minorHAnsi"/>
              <w:shd w:val="clear" w:color="auto" w:fill="FFFFFF"/>
            </w:rPr>
          </w:rPrChange>
        </w:rPr>
        <w:t> </w:t>
      </w:r>
      <w:proofErr w:type="spellStart"/>
      <w:r w:rsidRPr="00084E6B">
        <w:rPr>
          <w:rFonts w:cstheme="minorHAnsi"/>
          <w:highlight w:val="green"/>
          <w:shd w:val="clear" w:color="auto" w:fill="FFFFFF"/>
          <w:rPrChange w:id="221" w:author="Martin Novák" w:date="2023-03-22T19:10:00Z">
            <w:rPr>
              <w:rFonts w:cstheme="minorHAnsi"/>
              <w:shd w:val="clear" w:color="auto" w:fill="FFFFFF"/>
            </w:rPr>
          </w:rPrChange>
        </w:rPr>
        <w:t>PvP</w:t>
      </w:r>
      <w:proofErr w:type="spellEnd"/>
      <w:r w:rsidR="00D03187" w:rsidRPr="00084E6B">
        <w:rPr>
          <w:rFonts w:cstheme="minorHAnsi"/>
          <w:highlight w:val="green"/>
          <w:shd w:val="clear" w:color="auto" w:fill="FFFFFF"/>
          <w:rPrChange w:id="222" w:author="Martin Novák" w:date="2023-03-22T19:10:00Z">
            <w:rPr>
              <w:rFonts w:cstheme="minorHAnsi"/>
              <w:shd w:val="clear" w:color="auto" w:fill="FFFFFF"/>
            </w:rPr>
          </w:rPrChange>
        </w:rPr>
        <w:t xml:space="preserve"> (</w:t>
      </w:r>
      <w:r w:rsidR="00D03187" w:rsidRPr="00084E6B">
        <w:rPr>
          <w:rFonts w:cstheme="minorHAnsi"/>
          <w:highlight w:val="green"/>
          <w:shd w:val="clear" w:color="auto" w:fill="FFFFFF"/>
          <w:lang w:val="en-US"/>
          <w:rPrChange w:id="223" w:author="Martin Novák" w:date="2023-03-22T19:10:00Z">
            <w:rPr>
              <w:rFonts w:cstheme="minorHAnsi"/>
              <w:shd w:val="clear" w:color="auto" w:fill="FFFFFF"/>
              <w:lang w:val="en-US"/>
            </w:rPr>
          </w:rPrChange>
        </w:rPr>
        <w:t>Player</w:t>
      </w:r>
      <w:r w:rsidR="00D03187" w:rsidRPr="00084E6B">
        <w:rPr>
          <w:rFonts w:cstheme="minorHAnsi"/>
          <w:highlight w:val="green"/>
          <w:shd w:val="clear" w:color="auto" w:fill="FFFFFF"/>
          <w:rPrChange w:id="224" w:author="Martin Novák" w:date="2023-03-22T19:10:00Z">
            <w:rPr>
              <w:rFonts w:cstheme="minorHAnsi"/>
              <w:shd w:val="clear" w:color="auto" w:fill="FFFFFF"/>
            </w:rPr>
          </w:rPrChange>
        </w:rPr>
        <w:t xml:space="preserve"> vs </w:t>
      </w:r>
      <w:r w:rsidR="00D03187" w:rsidRPr="00084E6B">
        <w:rPr>
          <w:rFonts w:cstheme="minorHAnsi"/>
          <w:highlight w:val="green"/>
          <w:shd w:val="clear" w:color="auto" w:fill="FFFFFF"/>
          <w:lang w:val="en-US"/>
          <w:rPrChange w:id="225" w:author="Martin Novák" w:date="2023-03-22T19:10:00Z">
            <w:rPr>
              <w:rFonts w:cstheme="minorHAnsi"/>
              <w:shd w:val="clear" w:color="auto" w:fill="FFFFFF"/>
              <w:lang w:val="en-US"/>
            </w:rPr>
          </w:rPrChange>
        </w:rPr>
        <w:t>Player</w:t>
      </w:r>
      <w:r w:rsidR="00D03187" w:rsidRPr="00084E6B">
        <w:rPr>
          <w:rFonts w:cstheme="minorHAnsi"/>
          <w:highlight w:val="green"/>
          <w:shd w:val="clear" w:color="auto" w:fill="FFFFFF"/>
          <w:rPrChange w:id="226" w:author="Martin Novák" w:date="2023-03-22T19:10:00Z">
            <w:rPr>
              <w:rFonts w:cstheme="minorHAnsi"/>
              <w:shd w:val="clear" w:color="auto" w:fill="FFFFFF"/>
            </w:rPr>
          </w:rPrChange>
        </w:rPr>
        <w:t>)</w:t>
      </w:r>
      <w:r w:rsidRPr="00084E6B">
        <w:rPr>
          <w:rFonts w:cstheme="minorHAnsi"/>
          <w:highlight w:val="green"/>
          <w:shd w:val="clear" w:color="auto" w:fill="FFFFFF"/>
          <w:rPrChange w:id="227" w:author="Martin Novák" w:date="2023-03-22T19:10:00Z">
            <w:rPr>
              <w:rFonts w:cstheme="minorHAnsi"/>
              <w:shd w:val="clear" w:color="auto" w:fill="FFFFFF"/>
            </w:rPr>
          </w:rPrChange>
        </w:rPr>
        <w:t xml:space="preserve"> arénách a spojovat se do aliancí (např. </w:t>
      </w:r>
      <w:r w:rsidRPr="00084E6B">
        <w:rPr>
          <w:rFonts w:cstheme="minorHAnsi"/>
          <w:highlight w:val="green"/>
          <w:shd w:val="clear" w:color="auto" w:fill="FFFFFF"/>
          <w:lang w:val="en-US"/>
          <w:rPrChange w:id="228" w:author="Martin Novák" w:date="2023-03-22T19:10:00Z">
            <w:rPr>
              <w:rFonts w:cstheme="minorHAnsi"/>
              <w:highlight w:val="darkCyan"/>
              <w:shd w:val="clear" w:color="auto" w:fill="FFFFFF"/>
              <w:lang w:val="en-US"/>
            </w:rPr>
          </w:rPrChange>
        </w:rPr>
        <w:t>World of Warcraft</w:t>
      </w:r>
      <w:sdt>
        <w:sdtPr>
          <w:rPr>
            <w:rFonts w:cstheme="minorHAnsi"/>
            <w:color w:val="000000"/>
            <w:highlight w:val="green"/>
            <w:shd w:val="clear" w:color="auto" w:fill="FFFFFF"/>
            <w:lang w:val="en-US"/>
            <w:rPrChange w:id="229" w:author="Martin Novák" w:date="2023-03-22T19:10:00Z">
              <w:rPr>
                <w:rFonts w:cstheme="minorHAnsi"/>
                <w:color w:val="000000"/>
                <w:highlight w:val="darkCyan"/>
                <w:shd w:val="clear" w:color="auto" w:fill="FFFFFF"/>
                <w:lang w:val="en-US"/>
              </w:rPr>
            </w:rPrChange>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230" w:author="Martin Novák" w:date="2023-03-21T18:34:00Z">
            <w:r w:rsidR="00AA1312" w:rsidRPr="00084E6B">
              <w:rPr>
                <w:rFonts w:cstheme="minorHAnsi"/>
                <w:color w:val="000000"/>
                <w:highlight w:val="green"/>
                <w:shd w:val="clear" w:color="auto" w:fill="FFFFFF"/>
                <w:lang w:val="en-US"/>
                <w:rPrChange w:id="231" w:author="Martin Novák" w:date="2023-03-22T19:10:00Z">
                  <w:rPr>
                    <w:rFonts w:cstheme="minorHAnsi"/>
                    <w:color w:val="000000"/>
                    <w:highlight w:val="darkCyan"/>
                    <w:shd w:val="clear" w:color="auto" w:fill="FFFFFF"/>
                    <w:lang w:val="en-US"/>
                  </w:rPr>
                </w:rPrChange>
              </w:rPr>
              <w:t>[69]</w:t>
            </w:r>
          </w:ins>
          <w:del w:id="232" w:author="Martin Novák" w:date="2023-03-20T17:48:00Z">
            <w:r w:rsidR="0053001E" w:rsidRPr="00084E6B" w:rsidDel="00DE5A44">
              <w:rPr>
                <w:rFonts w:cstheme="minorHAnsi"/>
                <w:color w:val="000000"/>
                <w:highlight w:val="green"/>
                <w:shd w:val="clear" w:color="auto" w:fill="FFFFFF"/>
                <w:lang w:val="en-US"/>
                <w:rPrChange w:id="233" w:author="Martin Novák" w:date="2023-03-22T19:10:00Z">
                  <w:rPr>
                    <w:rFonts w:cstheme="minorHAnsi"/>
                    <w:color w:val="000000"/>
                    <w:highlight w:val="darkCyan"/>
                    <w:shd w:val="clear" w:color="auto" w:fill="FFFFFF"/>
                    <w:lang w:val="en-US"/>
                  </w:rPr>
                </w:rPrChange>
              </w:rPr>
              <w:delText>[69]</w:delText>
            </w:r>
          </w:del>
        </w:sdtContent>
      </w:sdt>
      <w:r w:rsidRPr="00084E6B">
        <w:rPr>
          <w:rFonts w:cstheme="minorHAnsi"/>
          <w:highlight w:val="green"/>
          <w:shd w:val="clear" w:color="auto" w:fill="FFFFFF"/>
          <w:rPrChange w:id="234" w:author="Martin Novák" w:date="2023-03-22T19:10:00Z">
            <w:rPr>
              <w:rFonts w:cstheme="minorHAnsi"/>
              <w:shd w:val="clear" w:color="auto" w:fill="FFFFFF"/>
            </w:rPr>
          </w:rPrChange>
        </w:rPr>
        <w:t>).</w:t>
      </w:r>
    </w:p>
    <w:bookmarkEnd w:id="214"/>
    <w:p w14:paraId="2D212D08" w14:textId="5DDB2F84" w:rsidR="00F67031" w:rsidRPr="00084E6B" w:rsidRDefault="00F67031" w:rsidP="00810BE2">
      <w:pPr>
        <w:pStyle w:val="Odstavecseseznamem"/>
        <w:ind w:left="1416" w:firstLine="696"/>
        <w:jc w:val="both"/>
        <w:rPr>
          <w:rFonts w:cstheme="minorHAnsi"/>
          <w:shd w:val="clear" w:color="auto" w:fill="FFFFFF"/>
        </w:rPr>
      </w:pPr>
      <w:r w:rsidRPr="00084E6B">
        <w:rPr>
          <w:rFonts w:cstheme="minorHAnsi"/>
          <w:highlight w:val="green"/>
          <w:shd w:val="clear" w:color="auto" w:fill="FFFFFF"/>
          <w:rPrChange w:id="235" w:author="Martin Novák" w:date="2023-03-22T19:10:00Z">
            <w:rPr>
              <w:rFonts w:cstheme="minorHAnsi"/>
              <w:shd w:val="clear" w:color="auto" w:fill="FFFFFF"/>
            </w:rPr>
          </w:rPrChange>
        </w:rPr>
        <w:t xml:space="preserve"> </w:t>
      </w:r>
      <w:bookmarkStart w:id="236" w:name="_Hlk130404475"/>
      <w:r w:rsidRPr="00084E6B">
        <w:rPr>
          <w:rFonts w:cstheme="minorHAnsi"/>
          <w:highlight w:val="green"/>
          <w:shd w:val="clear" w:color="auto" w:fill="FFFFFF"/>
          <w:rPrChange w:id="237" w:author="Martin Novák" w:date="2023-03-22T19:10:00Z">
            <w:rPr>
              <w:rFonts w:cstheme="minorHAnsi"/>
              <w:shd w:val="clear" w:color="auto" w:fill="FFFFFF"/>
            </w:rPr>
          </w:rPrChange>
        </w:rPr>
        <w:t xml:space="preserve">Poslední jsou taktická RPG (TRPG), která kombinují vylepšování postav a strategii (např. </w:t>
      </w:r>
      <w:r w:rsidRPr="00084E6B">
        <w:rPr>
          <w:rFonts w:cstheme="minorHAnsi"/>
          <w:highlight w:val="green"/>
          <w:shd w:val="clear" w:color="auto" w:fill="FFFFFF"/>
          <w:rPrChange w:id="238" w:author="Martin Novák" w:date="2023-03-22T19:10:00Z">
            <w:rPr>
              <w:rFonts w:cstheme="minorHAnsi"/>
              <w:highlight w:val="darkCyan"/>
              <w:shd w:val="clear" w:color="auto" w:fill="FFFFFF"/>
            </w:rPr>
          </w:rPrChange>
        </w:rPr>
        <w:t>XCOM</w:t>
      </w:r>
      <w:sdt>
        <w:sdtPr>
          <w:rPr>
            <w:rFonts w:cstheme="minorHAnsi"/>
            <w:highlight w:val="green"/>
            <w:shd w:val="clear" w:color="auto" w:fill="FFFFFF"/>
            <w:rPrChange w:id="239" w:author="Martin Novák" w:date="2023-03-22T19:10:00Z">
              <w:rPr>
                <w:rFonts w:cstheme="minorHAnsi"/>
                <w:color w:val="000000"/>
                <w:highlight w:val="darkCyan"/>
                <w:shd w:val="clear" w:color="auto" w:fill="FFFFFF"/>
              </w:rPr>
            </w:rPrChange>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240" w:author="Martin Novák" w:date="2023-03-21T18:34:00Z">
            <w:r w:rsidR="00AA1312" w:rsidRPr="00084E6B">
              <w:rPr>
                <w:rFonts w:cstheme="minorHAnsi"/>
                <w:highlight w:val="green"/>
                <w:shd w:val="clear" w:color="auto" w:fill="FFFFFF"/>
                <w:rPrChange w:id="241" w:author="Martin Novák" w:date="2023-03-22T19:10:00Z">
                  <w:rPr>
                    <w:rFonts w:cstheme="minorHAnsi"/>
                    <w:color w:val="000000"/>
                    <w:highlight w:val="darkCyan"/>
                    <w:shd w:val="clear" w:color="auto" w:fill="FFFFFF"/>
                  </w:rPr>
                </w:rPrChange>
              </w:rPr>
              <w:t>[70]</w:t>
            </w:r>
          </w:ins>
          <w:del w:id="242" w:author="Martin Novák" w:date="2023-03-20T17:48:00Z">
            <w:r w:rsidR="0053001E" w:rsidRPr="00084E6B" w:rsidDel="00DE5A44">
              <w:rPr>
                <w:rFonts w:cstheme="minorHAnsi"/>
                <w:highlight w:val="green"/>
                <w:shd w:val="clear" w:color="auto" w:fill="FFFFFF"/>
                <w:rPrChange w:id="243" w:author="Martin Novák" w:date="2023-03-22T19:10:00Z">
                  <w:rPr>
                    <w:rFonts w:cstheme="minorHAnsi"/>
                    <w:color w:val="000000"/>
                    <w:highlight w:val="darkCyan"/>
                    <w:shd w:val="clear" w:color="auto" w:fill="FFFFFF"/>
                  </w:rPr>
                </w:rPrChange>
              </w:rPr>
              <w:delText>[70]</w:delText>
            </w:r>
          </w:del>
        </w:sdtContent>
      </w:sdt>
      <w:r w:rsidRPr="00084E6B">
        <w:rPr>
          <w:rFonts w:cstheme="minorHAnsi"/>
          <w:highlight w:val="green"/>
          <w:shd w:val="clear" w:color="auto" w:fill="FFFFFF"/>
          <w:rPrChange w:id="244" w:author="Martin Novák" w:date="2023-03-22T19:10:00Z">
            <w:rPr>
              <w:rFonts w:cstheme="minorHAnsi"/>
              <w:shd w:val="clear" w:color="auto" w:fill="FFFFFF"/>
            </w:rPr>
          </w:rPrChange>
        </w:rPr>
        <w:t>). T</w:t>
      </w:r>
      <w:r w:rsidRPr="00084E6B">
        <w:rPr>
          <w:rFonts w:cstheme="minorHAnsi"/>
          <w:highlight w:val="green"/>
          <w:shd w:val="clear" w:color="auto" w:fill="FFFFFF"/>
          <w:rPrChange w:id="245" w:author="Martin Novák" w:date="2023-03-22T19:10:00Z">
            <w:rPr>
              <w:rFonts w:cstheme="minorHAnsi"/>
              <w:color w:val="FF0000"/>
              <w:shd w:val="clear" w:color="auto" w:fill="FFFFFF"/>
            </w:rPr>
          </w:rPrChange>
        </w:rPr>
        <w:t xml:space="preserve">ento </w:t>
      </w:r>
      <w:proofErr w:type="spellStart"/>
      <w:r w:rsidRPr="00084E6B">
        <w:rPr>
          <w:rFonts w:cstheme="minorHAnsi"/>
          <w:highlight w:val="green"/>
          <w:shd w:val="clear" w:color="auto" w:fill="FFFFFF"/>
          <w:rPrChange w:id="246" w:author="Martin Novák" w:date="2023-03-22T19:10:00Z">
            <w:rPr>
              <w:rFonts w:cstheme="minorHAnsi"/>
              <w:color w:val="FF0000"/>
              <w:shd w:val="clear" w:color="auto" w:fill="FFFFFF"/>
            </w:rPr>
          </w:rPrChange>
        </w:rPr>
        <w:t>subžánr</w:t>
      </w:r>
      <w:proofErr w:type="spellEnd"/>
      <w:r w:rsidRPr="00084E6B">
        <w:rPr>
          <w:rFonts w:cstheme="minorHAnsi"/>
          <w:highlight w:val="green"/>
          <w:shd w:val="clear" w:color="auto" w:fill="FFFFFF"/>
          <w:rPrChange w:id="247" w:author="Martin Novák" w:date="2023-03-22T19:10:00Z">
            <w:rPr>
              <w:rFonts w:cstheme="minorHAnsi"/>
              <w:color w:val="FF0000"/>
              <w:shd w:val="clear" w:color="auto" w:fill="FFFFFF"/>
            </w:rPr>
          </w:rPrChange>
        </w:rPr>
        <w:t xml:space="preserve"> je často řazen mezi strategie.</w:t>
      </w:r>
      <w:r w:rsidRPr="00084E6B">
        <w:rPr>
          <w:rFonts w:cstheme="minorHAnsi"/>
          <w:highlight w:val="green"/>
          <w:shd w:val="clear" w:color="auto" w:fill="FFFFFF"/>
          <w:rPrChange w:id="248" w:author="Martin Novák" w:date="2023-03-22T19:10:00Z">
            <w:rPr>
              <w:rFonts w:cstheme="minorHAnsi"/>
              <w:shd w:val="clear" w:color="auto" w:fill="FFFFFF"/>
            </w:rPr>
          </w:rPrChange>
        </w:rPr>
        <w:t xml:space="preserve"> </w:t>
      </w:r>
      <w:sdt>
        <w:sdtPr>
          <w:rPr>
            <w:rFonts w:cstheme="minorHAnsi"/>
            <w:highlight w:val="green"/>
            <w:shd w:val="clear" w:color="auto" w:fill="FFFFFF"/>
            <w:rPrChange w:id="249" w:author="Martin Novák" w:date="2023-03-22T19:10:00Z">
              <w:rPr>
                <w:rFonts w:cstheme="minorHAnsi"/>
                <w:color w:val="000000"/>
                <w:shd w:val="clear" w:color="auto" w:fill="FFFFFF"/>
              </w:rPr>
            </w:rPrChange>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Change w:id="250" w:author="Martin Novák" w:date="2023-03-22T19:10:00Z">
              <w:rPr/>
            </w:rPrChange>
          </w:rPr>
        </w:sdtEndPr>
        <w:sdtContent>
          <w:ins w:id="251" w:author="Martin Novák" w:date="2023-03-21T18:34:00Z">
            <w:r w:rsidR="00AA1312" w:rsidRPr="00084E6B">
              <w:rPr>
                <w:highlight w:val="green"/>
                <w:rPrChange w:id="252" w:author="Martin Novák" w:date="2023-03-22T19:10:00Z">
                  <w:rPr>
                    <w:color w:val="000000"/>
                  </w:rPr>
                </w:rPrChange>
              </w:rPr>
              <w:t>[53, 71–74]</w:t>
            </w:r>
          </w:ins>
          <w:del w:id="253" w:author="Martin Novák" w:date="2023-03-20T17:48:00Z">
            <w:r w:rsidR="0053001E" w:rsidRPr="00084E6B" w:rsidDel="00DE5A44">
              <w:rPr>
                <w:highlight w:val="green"/>
                <w:rPrChange w:id="254" w:author="Martin Novák" w:date="2023-03-22T19:10:00Z">
                  <w:rPr>
                    <w:color w:val="000000"/>
                  </w:rPr>
                </w:rPrChange>
              </w:rPr>
              <w:delText>[53, 71–74]</w:delText>
            </w:r>
          </w:del>
        </w:sdtContent>
      </w:sdt>
      <w:sdt>
        <w:sdtPr>
          <w:rPr>
            <w:highlight w:val="green"/>
            <w:rPrChange w:id="255" w:author="Martin Novák" w:date="2023-03-22T19:10:00Z">
              <w:rPr>
                <w:color w:val="000000"/>
              </w:rPr>
            </w:rPrChange>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256" w:author="Martin Novák" w:date="2023-03-21T18:34:00Z">
            <w:r w:rsidR="00AA1312" w:rsidRPr="00084E6B">
              <w:rPr>
                <w:highlight w:val="green"/>
                <w:rPrChange w:id="257" w:author="Martin Novák" w:date="2023-03-22T19:10:00Z">
                  <w:rPr>
                    <w:color w:val="000000"/>
                  </w:rPr>
                </w:rPrChange>
              </w:rPr>
              <w:t>[75]</w:t>
            </w:r>
          </w:ins>
          <w:del w:id="258" w:author="Martin Novák" w:date="2023-03-20T17:48:00Z">
            <w:r w:rsidR="0053001E" w:rsidRPr="00084E6B" w:rsidDel="00DE5A44">
              <w:rPr>
                <w:highlight w:val="green"/>
                <w:rPrChange w:id="259" w:author="Martin Novák" w:date="2023-03-22T19:10:00Z">
                  <w:rPr>
                    <w:color w:val="000000"/>
                  </w:rPr>
                </w:rPrChange>
              </w:rPr>
              <w:delText>[75]</w:delText>
            </w:r>
          </w:del>
        </w:sdtContent>
      </w:sdt>
      <w:r w:rsidRPr="00084E6B">
        <w:rPr>
          <w:rFonts w:cstheme="minorHAnsi"/>
          <w:highlight w:val="green"/>
          <w:shd w:val="clear" w:color="auto" w:fill="FFFFFF"/>
          <w:rPrChange w:id="260" w:author="Martin Novák" w:date="2023-03-22T19:10:00Z">
            <w:rPr>
              <w:rFonts w:cstheme="minorHAnsi"/>
              <w:shd w:val="clear" w:color="auto" w:fill="FFFFFF"/>
            </w:rPr>
          </w:rPrChange>
        </w:rPr>
        <w:t xml:space="preserve"> </w:t>
      </w:r>
      <w:r w:rsidRPr="00084E6B">
        <w:rPr>
          <w:rFonts w:cstheme="minorHAnsi"/>
          <w:highlight w:val="green"/>
          <w:shd w:val="clear" w:color="auto" w:fill="FFFFFF"/>
          <w:rPrChange w:id="261" w:author="Martin Novák" w:date="2023-03-22T19:10:00Z">
            <w:rPr>
              <w:rFonts w:cstheme="minorHAnsi"/>
              <w:color w:val="FF0000"/>
              <w:shd w:val="clear" w:color="auto" w:fill="FFFFFF"/>
            </w:rPr>
          </w:rPrChange>
        </w:rPr>
        <w:t xml:space="preserve">Především na mobilních zařízeních je možné se setkat s TRPG, </w:t>
      </w:r>
      <w:r w:rsidRPr="00084E6B">
        <w:rPr>
          <w:rFonts w:cstheme="minorHAnsi"/>
          <w:highlight w:val="green"/>
          <w:shd w:val="clear" w:color="auto" w:fill="FFFFFF"/>
          <w:rPrChange w:id="262" w:author="Martin Novák" w:date="2023-03-22T19:10:00Z">
            <w:rPr>
              <w:rFonts w:cstheme="minorHAnsi"/>
              <w:shd w:val="clear" w:color="auto" w:fill="FFFFFF"/>
            </w:rPr>
          </w:rPrChange>
        </w:rPr>
        <w:t>kde hráč sbírá postavy s různými schopnostmi, které vylepšuje a následně v </w:t>
      </w:r>
      <w:r w:rsidR="001960E6" w:rsidRPr="00084E6B">
        <w:rPr>
          <w:rFonts w:cstheme="minorHAnsi"/>
          <w:highlight w:val="green"/>
          <w:shd w:val="clear" w:color="auto" w:fill="FFFFFF"/>
          <w:rPrChange w:id="263" w:author="Martin Novák" w:date="2023-03-22T19:10:00Z">
            <w:rPr>
              <w:rFonts w:cstheme="minorHAnsi"/>
              <w:shd w:val="clear" w:color="auto" w:fill="FFFFFF"/>
            </w:rPr>
          </w:rPrChange>
        </w:rPr>
        <w:t>pěti</w:t>
      </w:r>
      <w:r w:rsidRPr="00084E6B">
        <w:rPr>
          <w:rFonts w:cstheme="minorHAnsi"/>
          <w:highlight w:val="green"/>
          <w:shd w:val="clear" w:color="auto" w:fill="FFFFFF"/>
          <w:rPrChange w:id="264" w:author="Martin Novák" w:date="2023-03-22T19:10:00Z">
            <w:rPr>
              <w:rFonts w:cstheme="minorHAnsi"/>
              <w:shd w:val="clear" w:color="auto" w:fill="FFFFFF"/>
            </w:rPr>
          </w:rPrChange>
        </w:rPr>
        <w:t xml:space="preserve">členných týmech </w:t>
      </w:r>
      <w:r w:rsidRPr="00084E6B">
        <w:rPr>
          <w:rFonts w:cstheme="minorHAnsi"/>
          <w:highlight w:val="green"/>
          <w:shd w:val="clear" w:color="auto" w:fill="FFFFFF"/>
          <w:rPrChange w:id="265" w:author="Martin Novák" w:date="2023-03-22T19:10:00Z">
            <w:rPr>
              <w:rFonts w:cstheme="minorHAnsi"/>
              <w:shd w:val="clear" w:color="auto" w:fill="FFFFFF"/>
            </w:rPr>
          </w:rPrChange>
        </w:rPr>
        <w:lastRenderedPageBreak/>
        <w:t xml:space="preserve">bojuje proti jiným týmům, kde jich je v kampani v rámci jedné úrovně více za sebou (např. </w:t>
      </w:r>
      <w:r w:rsidRPr="00084E6B">
        <w:rPr>
          <w:rFonts w:cstheme="minorHAnsi"/>
          <w:highlight w:val="green"/>
          <w:shd w:val="clear" w:color="auto" w:fill="FFFFFF"/>
          <w:rPrChange w:id="266" w:author="Martin Novák" w:date="2023-03-22T19:10:00Z">
            <w:rPr>
              <w:rFonts w:cstheme="minorHAnsi"/>
              <w:highlight w:val="darkCyan"/>
              <w:shd w:val="clear" w:color="auto" w:fill="FFFFFF"/>
            </w:rPr>
          </w:rPrChange>
        </w:rPr>
        <w:t xml:space="preserve">Star </w:t>
      </w:r>
      <w:proofErr w:type="spellStart"/>
      <w:r w:rsidRPr="00084E6B">
        <w:rPr>
          <w:rFonts w:cstheme="minorHAnsi"/>
          <w:highlight w:val="green"/>
          <w:shd w:val="clear" w:color="auto" w:fill="FFFFFF"/>
          <w:rPrChange w:id="267" w:author="Martin Novák" w:date="2023-03-22T19:10:00Z">
            <w:rPr>
              <w:rFonts w:cstheme="minorHAnsi"/>
              <w:highlight w:val="darkCyan"/>
              <w:shd w:val="clear" w:color="auto" w:fill="FFFFFF"/>
            </w:rPr>
          </w:rPrChange>
        </w:rPr>
        <w:t>Wars</w:t>
      </w:r>
      <w:proofErr w:type="spellEnd"/>
      <w:r w:rsidRPr="00084E6B">
        <w:rPr>
          <w:rFonts w:cstheme="minorHAnsi"/>
          <w:highlight w:val="green"/>
          <w:shd w:val="clear" w:color="auto" w:fill="FFFFFF"/>
          <w:rPrChange w:id="268" w:author="Martin Novák" w:date="2023-03-22T19:10:00Z">
            <w:rPr>
              <w:rFonts w:cstheme="minorHAnsi"/>
              <w:highlight w:val="darkCyan"/>
              <w:shd w:val="clear" w:color="auto" w:fill="FFFFFF"/>
            </w:rPr>
          </w:rPrChange>
        </w:rPr>
        <w:t xml:space="preserve">: </w:t>
      </w:r>
      <w:r w:rsidRPr="00084E6B">
        <w:rPr>
          <w:rFonts w:cstheme="minorHAnsi"/>
          <w:highlight w:val="green"/>
          <w:shd w:val="clear" w:color="auto" w:fill="FFFFFF"/>
          <w:lang w:val="en-US"/>
          <w:rPrChange w:id="269" w:author="Martin Novák" w:date="2023-03-22T19:10:00Z">
            <w:rPr>
              <w:rFonts w:cstheme="minorHAnsi"/>
              <w:highlight w:val="darkCyan"/>
              <w:shd w:val="clear" w:color="auto" w:fill="FFFFFF"/>
              <w:lang w:val="en-US"/>
            </w:rPr>
          </w:rPrChange>
        </w:rPr>
        <w:t>Galaxy of Heroes</w:t>
      </w:r>
      <w:sdt>
        <w:sdtPr>
          <w:rPr>
            <w:rFonts w:cstheme="minorHAnsi"/>
            <w:highlight w:val="green"/>
            <w:shd w:val="clear" w:color="auto" w:fill="FFFFFF"/>
            <w:lang w:val="en-US"/>
            <w:rPrChange w:id="270" w:author="Martin Novák" w:date="2023-03-22T19:10:00Z">
              <w:rPr>
                <w:rFonts w:cstheme="minorHAnsi"/>
                <w:color w:val="000000"/>
                <w:highlight w:val="darkCyan"/>
                <w:shd w:val="clear" w:color="auto" w:fill="FFFFFF"/>
                <w:lang w:val="en-US"/>
              </w:rPr>
            </w:rPrChange>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271" w:author="Martin Novák" w:date="2023-03-21T18:34:00Z">
            <w:r w:rsidR="00AA1312" w:rsidRPr="00084E6B">
              <w:rPr>
                <w:rFonts w:cstheme="minorHAnsi"/>
                <w:highlight w:val="green"/>
                <w:shd w:val="clear" w:color="auto" w:fill="FFFFFF"/>
                <w:lang w:val="en-US"/>
                <w:rPrChange w:id="272" w:author="Martin Novák" w:date="2023-03-22T19:10:00Z">
                  <w:rPr>
                    <w:rFonts w:cstheme="minorHAnsi"/>
                    <w:color w:val="000000"/>
                    <w:highlight w:val="darkCyan"/>
                    <w:shd w:val="clear" w:color="auto" w:fill="FFFFFF"/>
                    <w:lang w:val="en-US"/>
                  </w:rPr>
                </w:rPrChange>
              </w:rPr>
              <w:t>[76]</w:t>
            </w:r>
          </w:ins>
          <w:del w:id="273" w:author="Martin Novák" w:date="2023-03-20T17:48:00Z">
            <w:r w:rsidR="0053001E" w:rsidRPr="00084E6B" w:rsidDel="00DE5A44">
              <w:rPr>
                <w:rFonts w:cstheme="minorHAnsi"/>
                <w:highlight w:val="green"/>
                <w:shd w:val="clear" w:color="auto" w:fill="FFFFFF"/>
                <w:lang w:val="en-US"/>
                <w:rPrChange w:id="274" w:author="Martin Novák" w:date="2023-03-22T19:10:00Z">
                  <w:rPr>
                    <w:rFonts w:cstheme="minorHAnsi"/>
                    <w:color w:val="000000"/>
                    <w:highlight w:val="darkCyan"/>
                    <w:shd w:val="clear" w:color="auto" w:fill="FFFFFF"/>
                    <w:lang w:val="en-US"/>
                  </w:rPr>
                </w:rPrChange>
              </w:rPr>
              <w:delText>[76]</w:delText>
            </w:r>
          </w:del>
        </w:sdtContent>
      </w:sdt>
      <w:r w:rsidRPr="00084E6B">
        <w:rPr>
          <w:rFonts w:cstheme="minorHAnsi"/>
          <w:highlight w:val="green"/>
          <w:shd w:val="clear" w:color="auto" w:fill="FFFFFF"/>
          <w:rPrChange w:id="275" w:author="Martin Novák" w:date="2023-03-22T19:10:00Z">
            <w:rPr>
              <w:rFonts w:cstheme="minorHAnsi"/>
              <w:shd w:val="clear" w:color="auto" w:fill="FFFFFF"/>
            </w:rPr>
          </w:rPrChange>
        </w:rPr>
        <w:t>).</w:t>
      </w:r>
    </w:p>
    <w:p w14:paraId="006EBA52" w14:textId="77777777" w:rsidR="00F67031" w:rsidRPr="00E952E8" w:rsidRDefault="00F67031" w:rsidP="00B15661">
      <w:pPr>
        <w:ind w:left="708" w:firstLine="708"/>
        <w:rPr>
          <w:rFonts w:cstheme="minorHAnsi"/>
          <w:color w:val="000000"/>
          <w:sz w:val="20"/>
          <w:szCs w:val="20"/>
          <w:highlight w:val="green"/>
          <w:shd w:val="clear" w:color="auto" w:fill="FFFFFF"/>
          <w:rPrChange w:id="276" w:author="Martin Novák" w:date="2023-03-22T19:12:00Z">
            <w:rPr>
              <w:rFonts w:cstheme="minorHAnsi"/>
              <w:color w:val="000000"/>
              <w:sz w:val="20"/>
              <w:szCs w:val="20"/>
              <w:shd w:val="clear" w:color="auto" w:fill="FFFFFF"/>
            </w:rPr>
          </w:rPrChange>
        </w:rPr>
      </w:pPr>
      <w:bookmarkStart w:id="277" w:name="_Toc129100419"/>
      <w:bookmarkStart w:id="278" w:name="_Hlk76031907"/>
      <w:bookmarkEnd w:id="236"/>
      <w:r w:rsidRPr="00E952E8">
        <w:rPr>
          <w:rStyle w:val="Nadpis2Char"/>
          <w:rFonts w:asciiTheme="minorHAnsi" w:hAnsiTheme="minorHAnsi" w:cstheme="minorHAnsi"/>
          <w:highlight w:val="green"/>
          <w:rPrChange w:id="279" w:author="Martin Novák" w:date="2023-03-22T19:12:00Z">
            <w:rPr>
              <w:rStyle w:val="Nadpis2Char"/>
              <w:rFonts w:asciiTheme="minorHAnsi" w:hAnsiTheme="minorHAnsi" w:cstheme="minorHAnsi"/>
            </w:rPr>
          </w:rPrChange>
        </w:rPr>
        <w:t>4.2 akční</w:t>
      </w:r>
      <w:bookmarkEnd w:id="277"/>
      <w:r w:rsidRPr="00E952E8">
        <w:rPr>
          <w:rFonts w:cstheme="minorHAnsi"/>
          <w:color w:val="000000"/>
          <w:sz w:val="20"/>
          <w:szCs w:val="20"/>
          <w:highlight w:val="green"/>
          <w:shd w:val="clear" w:color="auto" w:fill="FFFFFF"/>
          <w:rPrChange w:id="280" w:author="Martin Novák" w:date="2023-03-22T19:12:00Z">
            <w:rPr>
              <w:rFonts w:cstheme="minorHAnsi"/>
              <w:color w:val="000000"/>
              <w:sz w:val="20"/>
              <w:szCs w:val="20"/>
              <w:shd w:val="clear" w:color="auto" w:fill="FFFFFF"/>
            </w:rPr>
          </w:rPrChange>
        </w:rPr>
        <w:t xml:space="preserve"> </w:t>
      </w:r>
    </w:p>
    <w:bookmarkEnd w:id="278"/>
    <w:p w14:paraId="32EE847A" w14:textId="63BAC47F" w:rsidR="00F67031" w:rsidRPr="005B25CD" w:rsidDel="00E952E8" w:rsidRDefault="00F67031" w:rsidP="00A63D9B">
      <w:pPr>
        <w:ind w:left="1416" w:firstLine="708"/>
        <w:jc w:val="both"/>
        <w:rPr>
          <w:del w:id="281" w:author="Martin Novák" w:date="2023-03-22T19:12:00Z"/>
          <w:rFonts w:cstheme="minorHAnsi"/>
          <w:shd w:val="clear" w:color="auto" w:fill="FFFFFF"/>
        </w:rPr>
      </w:pPr>
      <w:r w:rsidRPr="00E952E8">
        <w:rPr>
          <w:rFonts w:cstheme="minorHAnsi"/>
          <w:color w:val="000000"/>
          <w:highlight w:val="green"/>
          <w:shd w:val="clear" w:color="auto" w:fill="FFFFFF"/>
          <w:rPrChange w:id="282" w:author="Martin Novák" w:date="2023-03-22T19:12:00Z">
            <w:rPr>
              <w:rFonts w:cstheme="minorHAnsi"/>
              <w:color w:val="000000"/>
              <w:shd w:val="clear" w:color="auto" w:fill="FFFFFF"/>
            </w:rPr>
          </w:rPrChange>
        </w:rPr>
        <w:t xml:space="preserve">Akční hry je souhrnné označení bojových her, stříleček, </w:t>
      </w:r>
      <w:proofErr w:type="spellStart"/>
      <w:r w:rsidRPr="00E952E8">
        <w:rPr>
          <w:rFonts w:cstheme="minorHAnsi"/>
          <w:color w:val="000000"/>
          <w:highlight w:val="green"/>
          <w:shd w:val="clear" w:color="auto" w:fill="FFFFFF"/>
          <w:rPrChange w:id="283" w:author="Martin Novák" w:date="2023-03-22T19:12:00Z">
            <w:rPr>
              <w:rFonts w:cstheme="minorHAnsi"/>
              <w:color w:val="000000"/>
              <w:shd w:val="clear" w:color="auto" w:fill="FFFFFF"/>
            </w:rPr>
          </w:rPrChange>
        </w:rPr>
        <w:t>plošinovek</w:t>
      </w:r>
      <w:proofErr w:type="spellEnd"/>
      <w:r w:rsidRPr="00E952E8">
        <w:rPr>
          <w:rFonts w:cstheme="minorHAnsi"/>
          <w:color w:val="000000"/>
          <w:highlight w:val="green"/>
          <w:shd w:val="clear" w:color="auto" w:fill="FFFFFF"/>
          <w:rPrChange w:id="284" w:author="Martin Novák" w:date="2023-03-22T19:12:00Z">
            <w:rPr>
              <w:rFonts w:cstheme="minorHAnsi"/>
              <w:color w:val="000000"/>
              <w:shd w:val="clear" w:color="auto" w:fill="FFFFFF"/>
            </w:rPr>
          </w:rPrChange>
        </w:rPr>
        <w:t xml:space="preserve"> a ostatních her s rychlým tempem, které nemají vlastní žánr. </w:t>
      </w:r>
      <w:sdt>
        <w:sdtPr>
          <w:rPr>
            <w:rFonts w:cstheme="minorHAnsi"/>
            <w:color w:val="000000"/>
            <w:highlight w:val="green"/>
            <w:shd w:val="clear" w:color="auto" w:fill="FFFFFF"/>
            <w:rPrChange w:id="285" w:author="Martin Novák" w:date="2023-03-22T19:12:00Z">
              <w:rPr>
                <w:rFonts w:cstheme="minorHAnsi"/>
                <w:color w:val="000000"/>
                <w:shd w:val="clear" w:color="auto" w:fill="FFFFFF"/>
              </w:rPr>
            </w:rPrChange>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Change w:id="286" w:author="Martin Novák" w:date="2023-03-22T19:12:00Z">
              <w:rPr/>
            </w:rPrChange>
          </w:rPr>
        </w:sdtEndPr>
        <w:sdtContent>
          <w:ins w:id="287" w:author="Martin Novák" w:date="2023-03-21T18:34:00Z">
            <w:r w:rsidR="00AA1312" w:rsidRPr="00E952E8">
              <w:rPr>
                <w:color w:val="000000"/>
                <w:highlight w:val="green"/>
                <w:rPrChange w:id="288" w:author="Martin Novák" w:date="2023-03-22T19:12:00Z">
                  <w:rPr>
                    <w:color w:val="000000"/>
                  </w:rPr>
                </w:rPrChange>
              </w:rPr>
              <w:t>[77]</w:t>
            </w:r>
          </w:ins>
          <w:del w:id="289" w:author="Martin Novák" w:date="2023-03-20T17:48:00Z">
            <w:r w:rsidR="0053001E" w:rsidRPr="00E952E8" w:rsidDel="00DE5A44">
              <w:rPr>
                <w:color w:val="000000"/>
                <w:highlight w:val="green"/>
                <w:rPrChange w:id="290" w:author="Martin Novák" w:date="2023-03-22T19:12:00Z">
                  <w:rPr>
                    <w:color w:val="000000"/>
                  </w:rPr>
                </w:rPrChange>
              </w:rPr>
              <w:delText>[77]</w:delText>
            </w:r>
          </w:del>
        </w:sdtContent>
      </w:sdt>
      <w:r w:rsidRPr="00E952E8">
        <w:rPr>
          <w:rFonts w:cstheme="minorHAnsi"/>
          <w:color w:val="000000"/>
          <w:highlight w:val="green"/>
          <w:shd w:val="clear" w:color="auto" w:fill="FFFFFF"/>
          <w:rPrChange w:id="291" w:author="Martin Novák" w:date="2023-03-22T19:12:00Z">
            <w:rPr>
              <w:rFonts w:cstheme="minorHAnsi"/>
              <w:color w:val="000000"/>
              <w:shd w:val="clear" w:color="auto" w:fill="FFFFFF"/>
            </w:rPr>
          </w:rPrChange>
        </w:rPr>
        <w:t xml:space="preserve"> V bojových hrách si </w:t>
      </w:r>
      <w:r w:rsidR="00340F7B" w:rsidRPr="00E952E8">
        <w:rPr>
          <w:rFonts w:cstheme="minorHAnsi"/>
          <w:color w:val="000000"/>
          <w:highlight w:val="green"/>
          <w:shd w:val="clear" w:color="auto" w:fill="FFFFFF"/>
          <w:rPrChange w:id="292" w:author="Martin Novák" w:date="2023-03-22T19:12:00Z">
            <w:rPr>
              <w:rFonts w:cstheme="minorHAnsi"/>
              <w:color w:val="000000"/>
              <w:shd w:val="clear" w:color="auto" w:fill="FFFFFF"/>
            </w:rPr>
          </w:rPrChange>
        </w:rPr>
        <w:t>hráč typicky volí</w:t>
      </w:r>
      <w:r w:rsidRPr="00E952E8">
        <w:rPr>
          <w:rFonts w:cstheme="minorHAnsi"/>
          <w:color w:val="000000"/>
          <w:highlight w:val="green"/>
          <w:shd w:val="clear" w:color="auto" w:fill="FFFFFF"/>
          <w:rPrChange w:id="293" w:author="Martin Novák" w:date="2023-03-22T19:12:00Z">
            <w:rPr>
              <w:rFonts w:cstheme="minorHAnsi"/>
              <w:color w:val="000000"/>
              <w:shd w:val="clear" w:color="auto" w:fill="FFFFFF"/>
            </w:rPr>
          </w:rPrChange>
        </w:rPr>
        <w:t xml:space="preserve"> postavu ze seznamu a následně s ní bojujete proti soupeři (např. </w:t>
      </w:r>
      <w:r w:rsidRPr="00E952E8">
        <w:rPr>
          <w:rFonts w:cstheme="minorHAnsi"/>
          <w:color w:val="000000"/>
          <w:highlight w:val="green"/>
          <w:shd w:val="clear" w:color="auto" w:fill="FFFFFF"/>
          <w:lang w:val="en-US"/>
          <w:rPrChange w:id="294" w:author="Martin Novák" w:date="2023-03-22T19:12:00Z">
            <w:rPr>
              <w:rFonts w:cstheme="minorHAnsi"/>
              <w:color w:val="000000"/>
              <w:highlight w:val="darkCyan"/>
              <w:shd w:val="clear" w:color="auto" w:fill="FFFFFF"/>
              <w:lang w:val="en-US"/>
            </w:rPr>
          </w:rPrChange>
        </w:rPr>
        <w:t>Mortal Kombat</w:t>
      </w:r>
      <w:sdt>
        <w:sdtPr>
          <w:rPr>
            <w:rFonts w:cstheme="minorHAnsi"/>
            <w:color w:val="000000"/>
            <w:highlight w:val="green"/>
            <w:shd w:val="clear" w:color="auto" w:fill="FFFFFF"/>
            <w:lang w:val="en-US"/>
            <w:rPrChange w:id="295" w:author="Martin Novák" w:date="2023-03-22T19:12:00Z">
              <w:rPr>
                <w:rFonts w:cstheme="minorHAnsi"/>
                <w:color w:val="000000"/>
                <w:highlight w:val="darkCyan"/>
                <w:shd w:val="clear" w:color="auto" w:fill="FFFFFF"/>
                <w:lang w:val="en-US"/>
              </w:rPr>
            </w:rPrChange>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296" w:author="Martin Novák" w:date="2023-03-21T18:34:00Z">
            <w:r w:rsidR="00AA1312" w:rsidRPr="00E952E8">
              <w:rPr>
                <w:rFonts w:cstheme="minorHAnsi"/>
                <w:color w:val="000000"/>
                <w:highlight w:val="green"/>
                <w:shd w:val="clear" w:color="auto" w:fill="FFFFFF"/>
                <w:lang w:val="en-US"/>
                <w:rPrChange w:id="297" w:author="Martin Novák" w:date="2023-03-22T19:12:00Z">
                  <w:rPr>
                    <w:rFonts w:cstheme="minorHAnsi"/>
                    <w:color w:val="000000"/>
                    <w:highlight w:val="darkCyan"/>
                    <w:shd w:val="clear" w:color="auto" w:fill="FFFFFF"/>
                    <w:lang w:val="en-US"/>
                  </w:rPr>
                </w:rPrChange>
              </w:rPr>
              <w:t>[78]</w:t>
            </w:r>
          </w:ins>
          <w:del w:id="298" w:author="Martin Novák" w:date="2023-03-20T17:48:00Z">
            <w:r w:rsidR="0053001E" w:rsidRPr="00E952E8" w:rsidDel="00DE5A44">
              <w:rPr>
                <w:rFonts w:cstheme="minorHAnsi"/>
                <w:color w:val="000000"/>
                <w:highlight w:val="green"/>
                <w:shd w:val="clear" w:color="auto" w:fill="FFFFFF"/>
                <w:lang w:val="en-US"/>
                <w:rPrChange w:id="299" w:author="Martin Novák" w:date="2023-03-22T19:12:00Z">
                  <w:rPr>
                    <w:rFonts w:cstheme="minorHAnsi"/>
                    <w:color w:val="000000"/>
                    <w:highlight w:val="darkCyan"/>
                    <w:shd w:val="clear" w:color="auto" w:fill="FFFFFF"/>
                    <w:lang w:val="en-US"/>
                  </w:rPr>
                </w:rPrChange>
              </w:rPr>
              <w:delText>[78]</w:delText>
            </w:r>
          </w:del>
        </w:sdtContent>
      </w:sdt>
      <w:r w:rsidRPr="00E952E8">
        <w:rPr>
          <w:rFonts w:cstheme="minorHAnsi"/>
          <w:color w:val="000000"/>
          <w:highlight w:val="green"/>
          <w:shd w:val="clear" w:color="auto" w:fill="FFFFFF"/>
          <w:rPrChange w:id="300" w:author="Martin Novák" w:date="2023-03-22T19:12:00Z">
            <w:rPr>
              <w:rFonts w:cstheme="minorHAnsi"/>
              <w:color w:val="000000"/>
              <w:shd w:val="clear" w:color="auto" w:fill="FFFFFF"/>
            </w:rPr>
          </w:rPrChange>
        </w:rPr>
        <w:t>). Ačkoliv se střílečky řadí mezi akční</w:t>
      </w:r>
      <w:r w:rsidR="00053E2D" w:rsidRPr="00E952E8">
        <w:rPr>
          <w:rFonts w:cstheme="minorHAnsi"/>
          <w:color w:val="000000"/>
          <w:highlight w:val="green"/>
          <w:shd w:val="clear" w:color="auto" w:fill="FFFFFF"/>
          <w:rPrChange w:id="301" w:author="Martin Novák" w:date="2023-03-22T19:12:00Z">
            <w:rPr>
              <w:rFonts w:cstheme="minorHAnsi"/>
              <w:color w:val="000000"/>
              <w:shd w:val="clear" w:color="auto" w:fill="FFFFFF"/>
            </w:rPr>
          </w:rPrChange>
        </w:rPr>
        <w:t xml:space="preserve"> hry</w:t>
      </w:r>
      <w:r w:rsidRPr="00E952E8">
        <w:rPr>
          <w:rFonts w:cstheme="minorHAnsi"/>
          <w:color w:val="000000"/>
          <w:highlight w:val="green"/>
          <w:shd w:val="clear" w:color="auto" w:fill="FFFFFF"/>
          <w:rPrChange w:id="302" w:author="Martin Novák" w:date="2023-03-22T19:12:00Z">
            <w:rPr>
              <w:rFonts w:cstheme="minorHAnsi"/>
              <w:color w:val="000000"/>
              <w:shd w:val="clear" w:color="auto" w:fill="FFFFFF"/>
            </w:rPr>
          </w:rPrChange>
        </w:rPr>
        <w:t>, většinou jsou</w:t>
      </w:r>
      <w:r w:rsidR="00B204A9" w:rsidRPr="00E952E8">
        <w:rPr>
          <w:rFonts w:cstheme="minorHAnsi"/>
          <w:color w:val="000000"/>
          <w:highlight w:val="green"/>
          <w:shd w:val="clear" w:color="auto" w:fill="FFFFFF"/>
          <w:rPrChange w:id="303" w:author="Martin Novák" w:date="2023-03-22T19:12:00Z">
            <w:rPr>
              <w:rFonts w:cstheme="minorHAnsi"/>
              <w:color w:val="000000"/>
              <w:shd w:val="clear" w:color="auto" w:fill="FFFFFF"/>
            </w:rPr>
          </w:rPrChange>
        </w:rPr>
        <w:t xml:space="preserve"> brány</w:t>
      </w:r>
      <w:r w:rsidRPr="00E952E8">
        <w:rPr>
          <w:rFonts w:cstheme="minorHAnsi"/>
          <w:color w:val="000000"/>
          <w:highlight w:val="green"/>
          <w:shd w:val="clear" w:color="auto" w:fill="FFFFFF"/>
          <w:rPrChange w:id="304" w:author="Martin Novák" w:date="2023-03-22T19:12:00Z">
            <w:rPr>
              <w:rFonts w:cstheme="minorHAnsi"/>
              <w:color w:val="000000"/>
              <w:shd w:val="clear" w:color="auto" w:fill="FFFFFF"/>
            </w:rPr>
          </w:rPrChange>
        </w:rPr>
        <w:t xml:space="preserve"> jako samostatný žánr. Střílečky dělíme podle umístění kamery na FPS (</w:t>
      </w:r>
      <w:r w:rsidRPr="00E952E8">
        <w:rPr>
          <w:rFonts w:cstheme="minorHAnsi"/>
          <w:color w:val="000000"/>
          <w:highlight w:val="green"/>
          <w:shd w:val="clear" w:color="auto" w:fill="FFFFFF"/>
          <w:lang w:val="en-US"/>
          <w:rPrChange w:id="305" w:author="Martin Novák" w:date="2023-03-22T19:12:00Z">
            <w:rPr>
              <w:rFonts w:cstheme="minorHAnsi"/>
              <w:color w:val="000000"/>
              <w:shd w:val="clear" w:color="auto" w:fill="FFFFFF"/>
              <w:lang w:val="en-US"/>
            </w:rPr>
          </w:rPrChange>
        </w:rPr>
        <w:t>First Person Shooter</w:t>
      </w:r>
      <w:r w:rsidRPr="00E952E8">
        <w:rPr>
          <w:rFonts w:cstheme="minorHAnsi"/>
          <w:color w:val="000000"/>
          <w:highlight w:val="green"/>
          <w:shd w:val="clear" w:color="auto" w:fill="FFFFFF"/>
          <w:rPrChange w:id="306" w:author="Martin Novák" w:date="2023-03-22T19:12:00Z">
            <w:rPr>
              <w:rFonts w:cstheme="minorHAnsi"/>
              <w:color w:val="000000"/>
              <w:shd w:val="clear" w:color="auto" w:fill="FFFFFF"/>
            </w:rPr>
          </w:rPrChange>
        </w:rPr>
        <w:t xml:space="preserve">), která je z pohledu postavy (např. </w:t>
      </w:r>
      <w:r w:rsidRPr="00E952E8">
        <w:rPr>
          <w:rFonts w:cstheme="minorHAnsi"/>
          <w:color w:val="000000"/>
          <w:highlight w:val="green"/>
          <w:shd w:val="clear" w:color="auto" w:fill="FFFFFF"/>
          <w:lang w:val="en-US"/>
          <w:rPrChange w:id="307" w:author="Martin Novák" w:date="2023-03-22T19:12:00Z">
            <w:rPr>
              <w:rFonts w:cstheme="minorHAnsi"/>
              <w:color w:val="000000"/>
              <w:highlight w:val="darkCyan"/>
              <w:shd w:val="clear" w:color="auto" w:fill="FFFFFF"/>
              <w:lang w:val="en-US"/>
            </w:rPr>
          </w:rPrChange>
        </w:rPr>
        <w:t>Doom</w:t>
      </w:r>
      <w:sdt>
        <w:sdtPr>
          <w:rPr>
            <w:rFonts w:cstheme="minorHAnsi"/>
            <w:color w:val="000000"/>
            <w:highlight w:val="green"/>
            <w:shd w:val="clear" w:color="auto" w:fill="FFFFFF"/>
            <w:lang w:val="en-US"/>
            <w:rPrChange w:id="308" w:author="Martin Novák" w:date="2023-03-22T19:12:00Z">
              <w:rPr>
                <w:rFonts w:cstheme="minorHAnsi"/>
                <w:color w:val="000000"/>
                <w:highlight w:val="darkCyan"/>
                <w:shd w:val="clear" w:color="auto" w:fill="FFFFFF"/>
                <w:lang w:val="en-US"/>
              </w:rPr>
            </w:rPrChange>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309" w:author="Martin Novák" w:date="2023-03-21T18:34:00Z">
            <w:r w:rsidR="00AA1312" w:rsidRPr="00E952E8">
              <w:rPr>
                <w:rFonts w:cstheme="minorHAnsi"/>
                <w:color w:val="000000"/>
                <w:highlight w:val="green"/>
                <w:shd w:val="clear" w:color="auto" w:fill="FFFFFF"/>
                <w:lang w:val="en-US"/>
                <w:rPrChange w:id="310" w:author="Martin Novák" w:date="2023-03-22T19:12:00Z">
                  <w:rPr>
                    <w:rFonts w:cstheme="minorHAnsi"/>
                    <w:color w:val="000000"/>
                    <w:highlight w:val="darkCyan"/>
                    <w:shd w:val="clear" w:color="auto" w:fill="FFFFFF"/>
                    <w:lang w:val="en-US"/>
                  </w:rPr>
                </w:rPrChange>
              </w:rPr>
              <w:t>[79]</w:t>
            </w:r>
          </w:ins>
          <w:del w:id="311" w:author="Martin Novák" w:date="2023-03-20T17:48:00Z">
            <w:r w:rsidR="0053001E" w:rsidRPr="00E952E8" w:rsidDel="00DE5A44">
              <w:rPr>
                <w:rFonts w:cstheme="minorHAnsi"/>
                <w:color w:val="000000"/>
                <w:highlight w:val="green"/>
                <w:shd w:val="clear" w:color="auto" w:fill="FFFFFF"/>
                <w:lang w:val="en-US"/>
                <w:rPrChange w:id="312" w:author="Martin Novák" w:date="2023-03-22T19:12:00Z">
                  <w:rPr>
                    <w:rFonts w:cstheme="minorHAnsi"/>
                    <w:color w:val="000000"/>
                    <w:highlight w:val="darkCyan"/>
                    <w:shd w:val="clear" w:color="auto" w:fill="FFFFFF"/>
                    <w:lang w:val="en-US"/>
                  </w:rPr>
                </w:rPrChange>
              </w:rPr>
              <w:delText>[79]</w:delText>
            </w:r>
          </w:del>
        </w:sdtContent>
      </w:sdt>
      <w:r w:rsidRPr="00E952E8">
        <w:rPr>
          <w:rFonts w:cstheme="minorHAnsi"/>
          <w:color w:val="000000"/>
          <w:highlight w:val="green"/>
          <w:shd w:val="clear" w:color="auto" w:fill="FFFFFF"/>
          <w:rPrChange w:id="313" w:author="Martin Novák" w:date="2023-03-22T19:12:00Z">
            <w:rPr>
              <w:rFonts w:cstheme="minorHAnsi"/>
              <w:color w:val="000000"/>
              <w:shd w:val="clear" w:color="auto" w:fill="FFFFFF"/>
            </w:rPr>
          </w:rPrChange>
        </w:rPr>
        <w:t>) a TPS (</w:t>
      </w:r>
      <w:r w:rsidRPr="00E952E8">
        <w:rPr>
          <w:rFonts w:cstheme="minorHAnsi"/>
          <w:color w:val="000000"/>
          <w:highlight w:val="green"/>
          <w:shd w:val="clear" w:color="auto" w:fill="FFFFFF"/>
          <w:lang w:val="en-US"/>
          <w:rPrChange w:id="314" w:author="Martin Novák" w:date="2023-03-22T19:12:00Z">
            <w:rPr>
              <w:rFonts w:cstheme="minorHAnsi"/>
              <w:color w:val="000000"/>
              <w:shd w:val="clear" w:color="auto" w:fill="FFFFFF"/>
              <w:lang w:val="en-US"/>
            </w:rPr>
          </w:rPrChange>
        </w:rPr>
        <w:t>Third Person Shooter</w:t>
      </w:r>
      <w:r w:rsidRPr="00E952E8">
        <w:rPr>
          <w:rFonts w:cstheme="minorHAnsi"/>
          <w:color w:val="000000"/>
          <w:highlight w:val="green"/>
          <w:shd w:val="clear" w:color="auto" w:fill="FFFFFF"/>
          <w:rPrChange w:id="315" w:author="Martin Novák" w:date="2023-03-22T19:12:00Z">
            <w:rPr>
              <w:rFonts w:cstheme="minorHAnsi"/>
              <w:color w:val="000000"/>
              <w:shd w:val="clear" w:color="auto" w:fill="FFFFFF"/>
            </w:rPr>
          </w:rPrChange>
        </w:rPr>
        <w:t xml:space="preserve">), kde je v záběru kamery i postava (např. </w:t>
      </w:r>
      <w:r w:rsidRPr="00E952E8">
        <w:rPr>
          <w:rFonts w:cstheme="minorHAnsi"/>
          <w:color w:val="000000"/>
          <w:highlight w:val="green"/>
          <w:shd w:val="clear" w:color="auto" w:fill="FFFFFF"/>
          <w:rPrChange w:id="316" w:author="Martin Novák" w:date="2023-03-22T19:12:00Z">
            <w:rPr>
              <w:rFonts w:cstheme="minorHAnsi"/>
              <w:color w:val="000000"/>
              <w:highlight w:val="darkCyan"/>
              <w:shd w:val="clear" w:color="auto" w:fill="FFFFFF"/>
            </w:rPr>
          </w:rPrChange>
        </w:rPr>
        <w:t>Mafia</w:t>
      </w:r>
      <w:sdt>
        <w:sdtPr>
          <w:rPr>
            <w:rFonts w:cstheme="minorHAnsi"/>
            <w:color w:val="000000"/>
            <w:highlight w:val="green"/>
            <w:shd w:val="clear" w:color="auto" w:fill="FFFFFF"/>
            <w:rPrChange w:id="317" w:author="Martin Novák" w:date="2023-03-22T19:12:00Z">
              <w:rPr>
                <w:rFonts w:cstheme="minorHAnsi"/>
                <w:color w:val="000000"/>
                <w:highlight w:val="darkCyan"/>
                <w:shd w:val="clear" w:color="auto" w:fill="FFFFFF"/>
              </w:rPr>
            </w:rPrChange>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318" w:author="Martin Novák" w:date="2023-03-21T18:34:00Z">
            <w:r w:rsidR="00AA1312" w:rsidRPr="00E952E8">
              <w:rPr>
                <w:rFonts w:cstheme="minorHAnsi"/>
                <w:color w:val="000000"/>
                <w:highlight w:val="green"/>
                <w:shd w:val="clear" w:color="auto" w:fill="FFFFFF"/>
                <w:rPrChange w:id="319" w:author="Martin Novák" w:date="2023-03-22T19:12:00Z">
                  <w:rPr>
                    <w:rFonts w:cstheme="minorHAnsi"/>
                    <w:color w:val="000000"/>
                    <w:highlight w:val="darkCyan"/>
                    <w:shd w:val="clear" w:color="auto" w:fill="FFFFFF"/>
                  </w:rPr>
                </w:rPrChange>
              </w:rPr>
              <w:t>[80]</w:t>
            </w:r>
          </w:ins>
          <w:del w:id="320" w:author="Martin Novák" w:date="2023-03-20T17:48:00Z">
            <w:r w:rsidR="0053001E" w:rsidRPr="00E952E8" w:rsidDel="00DE5A44">
              <w:rPr>
                <w:rFonts w:cstheme="minorHAnsi"/>
                <w:color w:val="000000"/>
                <w:highlight w:val="green"/>
                <w:shd w:val="clear" w:color="auto" w:fill="FFFFFF"/>
                <w:rPrChange w:id="321" w:author="Martin Novák" w:date="2023-03-22T19:12:00Z">
                  <w:rPr>
                    <w:rFonts w:cstheme="minorHAnsi"/>
                    <w:color w:val="000000"/>
                    <w:highlight w:val="darkCyan"/>
                    <w:shd w:val="clear" w:color="auto" w:fill="FFFFFF"/>
                  </w:rPr>
                </w:rPrChange>
              </w:rPr>
              <w:delText>[80]</w:delText>
            </w:r>
          </w:del>
        </w:sdtContent>
      </w:sdt>
      <w:r w:rsidRPr="00E952E8">
        <w:rPr>
          <w:rFonts w:cstheme="minorHAnsi"/>
          <w:color w:val="000000"/>
          <w:highlight w:val="green"/>
          <w:shd w:val="clear" w:color="auto" w:fill="FFFFFF"/>
          <w:rPrChange w:id="322" w:author="Martin Novák" w:date="2023-03-22T19:12:00Z">
            <w:rPr>
              <w:rFonts w:cstheme="minorHAnsi"/>
              <w:color w:val="000000"/>
              <w:shd w:val="clear" w:color="auto" w:fill="FFFFFF"/>
            </w:rPr>
          </w:rPrChange>
        </w:rPr>
        <w:t xml:space="preserve">). Pod pojmem </w:t>
      </w:r>
      <w:proofErr w:type="spellStart"/>
      <w:r w:rsidRPr="00E952E8">
        <w:rPr>
          <w:rFonts w:cstheme="minorHAnsi"/>
          <w:color w:val="000000"/>
          <w:highlight w:val="green"/>
          <w:shd w:val="clear" w:color="auto" w:fill="FFFFFF"/>
          <w:rPrChange w:id="323" w:author="Martin Novák" w:date="2023-03-22T19:12:00Z">
            <w:rPr>
              <w:rFonts w:cstheme="minorHAnsi"/>
              <w:color w:val="000000"/>
              <w:shd w:val="clear" w:color="auto" w:fill="FFFFFF"/>
            </w:rPr>
          </w:rPrChange>
        </w:rPr>
        <w:t>plošinovka</w:t>
      </w:r>
      <w:proofErr w:type="spellEnd"/>
      <w:r w:rsidRPr="00E952E8">
        <w:rPr>
          <w:rFonts w:cstheme="minorHAnsi"/>
          <w:color w:val="000000"/>
          <w:highlight w:val="green"/>
          <w:shd w:val="clear" w:color="auto" w:fill="FFFFFF"/>
          <w:rPrChange w:id="324" w:author="Martin Novák" w:date="2023-03-22T19:12:00Z">
            <w:rPr>
              <w:rFonts w:cstheme="minorHAnsi"/>
              <w:color w:val="000000"/>
              <w:shd w:val="clear" w:color="auto" w:fill="FFFFFF"/>
            </w:rPr>
          </w:rPrChange>
        </w:rPr>
        <w:t xml:space="preserve"> si většina </w:t>
      </w:r>
      <w:r w:rsidR="007E2526" w:rsidRPr="00E952E8">
        <w:rPr>
          <w:rFonts w:cstheme="minorHAnsi"/>
          <w:color w:val="000000"/>
          <w:highlight w:val="green"/>
          <w:shd w:val="clear" w:color="auto" w:fill="FFFFFF"/>
          <w:rPrChange w:id="325" w:author="Martin Novák" w:date="2023-03-22T19:12:00Z">
            <w:rPr>
              <w:rFonts w:cstheme="minorHAnsi"/>
              <w:color w:val="000000"/>
              <w:shd w:val="clear" w:color="auto" w:fill="FFFFFF"/>
            </w:rPr>
          </w:rPrChange>
        </w:rPr>
        <w:t>lidí</w:t>
      </w:r>
      <w:r w:rsidR="00A17CAE" w:rsidRPr="00E952E8">
        <w:rPr>
          <w:rFonts w:cstheme="minorHAnsi"/>
          <w:color w:val="000000"/>
          <w:highlight w:val="green"/>
          <w:shd w:val="clear" w:color="auto" w:fill="FFFFFF"/>
          <w:rPrChange w:id="326" w:author="Martin Novák" w:date="2023-03-22T19:12:00Z">
            <w:rPr>
              <w:rFonts w:cstheme="minorHAnsi"/>
              <w:color w:val="000000"/>
              <w:shd w:val="clear" w:color="auto" w:fill="FFFFFF"/>
            </w:rPr>
          </w:rPrChange>
        </w:rPr>
        <w:t xml:space="preserve"> </w:t>
      </w:r>
      <w:r w:rsidRPr="00E952E8">
        <w:rPr>
          <w:rFonts w:cstheme="minorHAnsi"/>
          <w:color w:val="000000"/>
          <w:highlight w:val="green"/>
          <w:shd w:val="clear" w:color="auto" w:fill="FFFFFF"/>
          <w:rPrChange w:id="327" w:author="Martin Novák" w:date="2023-03-22T19:12:00Z">
            <w:rPr>
              <w:rFonts w:cstheme="minorHAnsi"/>
              <w:color w:val="000000"/>
              <w:shd w:val="clear" w:color="auto" w:fill="FFFFFF"/>
            </w:rPr>
          </w:rPrChange>
        </w:rPr>
        <w:t xml:space="preserve">představí 2D hry jako </w:t>
      </w:r>
      <w:r w:rsidRPr="00E952E8">
        <w:rPr>
          <w:rFonts w:cstheme="minorHAnsi"/>
          <w:color w:val="000000"/>
          <w:highlight w:val="green"/>
          <w:shd w:val="clear" w:color="auto" w:fill="FFFFFF"/>
          <w:rPrChange w:id="328" w:author="Martin Novák" w:date="2023-03-22T19:12:00Z">
            <w:rPr>
              <w:rFonts w:cstheme="minorHAnsi"/>
              <w:color w:val="000000"/>
              <w:highlight w:val="darkCyan"/>
              <w:shd w:val="clear" w:color="auto" w:fill="FFFFFF"/>
            </w:rPr>
          </w:rPrChange>
        </w:rPr>
        <w:t>Mario</w:t>
      </w:r>
      <w:sdt>
        <w:sdtPr>
          <w:rPr>
            <w:rFonts w:cstheme="minorHAnsi"/>
            <w:color w:val="000000"/>
            <w:highlight w:val="green"/>
            <w:shd w:val="clear" w:color="auto" w:fill="FFFFFF"/>
            <w:rPrChange w:id="329" w:author="Martin Novák" w:date="2023-03-22T19:12:00Z">
              <w:rPr>
                <w:rFonts w:cstheme="minorHAnsi"/>
                <w:color w:val="000000"/>
                <w:highlight w:val="darkCyan"/>
                <w:shd w:val="clear" w:color="auto" w:fill="FFFFFF"/>
              </w:rPr>
            </w:rPrChange>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330" w:author="Martin Novák" w:date="2023-03-21T18:34:00Z">
            <w:r w:rsidR="00AA1312" w:rsidRPr="00E952E8">
              <w:rPr>
                <w:rFonts w:cstheme="minorHAnsi"/>
                <w:color w:val="000000"/>
                <w:highlight w:val="green"/>
                <w:shd w:val="clear" w:color="auto" w:fill="FFFFFF"/>
                <w:rPrChange w:id="331" w:author="Martin Novák" w:date="2023-03-22T19:12:00Z">
                  <w:rPr>
                    <w:rFonts w:cstheme="minorHAnsi"/>
                    <w:color w:val="000000"/>
                    <w:highlight w:val="darkCyan"/>
                    <w:shd w:val="clear" w:color="auto" w:fill="FFFFFF"/>
                  </w:rPr>
                </w:rPrChange>
              </w:rPr>
              <w:t>[81]</w:t>
            </w:r>
          </w:ins>
          <w:del w:id="332" w:author="Martin Novák" w:date="2023-03-20T17:48:00Z">
            <w:r w:rsidR="0053001E" w:rsidRPr="00E952E8" w:rsidDel="00DE5A44">
              <w:rPr>
                <w:rFonts w:cstheme="minorHAnsi"/>
                <w:color w:val="000000"/>
                <w:highlight w:val="green"/>
                <w:shd w:val="clear" w:color="auto" w:fill="FFFFFF"/>
                <w:rPrChange w:id="333" w:author="Martin Novák" w:date="2023-03-22T19:12:00Z">
                  <w:rPr>
                    <w:rFonts w:cstheme="minorHAnsi"/>
                    <w:color w:val="000000"/>
                    <w:highlight w:val="darkCyan"/>
                    <w:shd w:val="clear" w:color="auto" w:fill="FFFFFF"/>
                  </w:rPr>
                </w:rPrChange>
              </w:rPr>
              <w:delText>[81]</w:delText>
            </w:r>
          </w:del>
        </w:sdtContent>
      </w:sdt>
      <w:r w:rsidRPr="00E952E8">
        <w:rPr>
          <w:rFonts w:cstheme="minorHAnsi"/>
          <w:color w:val="000000"/>
          <w:highlight w:val="green"/>
          <w:shd w:val="clear" w:color="auto" w:fill="FFFFFF"/>
          <w:rPrChange w:id="334" w:author="Martin Novák" w:date="2023-03-22T19:12:00Z">
            <w:rPr>
              <w:rFonts w:cstheme="minorHAnsi"/>
              <w:color w:val="000000"/>
              <w:shd w:val="clear" w:color="auto" w:fill="FFFFFF"/>
            </w:rPr>
          </w:rPrChange>
        </w:rPr>
        <w:t xml:space="preserve">, kde se hráč </w:t>
      </w:r>
      <w:r w:rsidR="00A17CAE" w:rsidRPr="00E952E8">
        <w:rPr>
          <w:rFonts w:cstheme="minorHAnsi"/>
          <w:color w:val="000000"/>
          <w:highlight w:val="green"/>
          <w:shd w:val="clear" w:color="auto" w:fill="FFFFFF"/>
          <w:rPrChange w:id="335" w:author="Martin Novák" w:date="2023-03-22T19:12:00Z">
            <w:rPr>
              <w:rFonts w:cstheme="minorHAnsi"/>
              <w:color w:val="000000"/>
              <w:shd w:val="clear" w:color="auto" w:fill="FFFFFF"/>
            </w:rPr>
          </w:rPrChange>
        </w:rPr>
        <w:t xml:space="preserve">pohybuje </w:t>
      </w:r>
      <w:r w:rsidRPr="00E952E8">
        <w:rPr>
          <w:rFonts w:cstheme="minorHAnsi"/>
          <w:color w:val="000000"/>
          <w:highlight w:val="green"/>
          <w:shd w:val="clear" w:color="auto" w:fill="FFFFFF"/>
          <w:rPrChange w:id="336" w:author="Martin Novák" w:date="2023-03-22T19:12:00Z">
            <w:rPr>
              <w:rFonts w:cstheme="minorHAnsi"/>
              <w:color w:val="000000"/>
              <w:shd w:val="clear" w:color="auto" w:fill="FFFFFF"/>
            </w:rPr>
          </w:rPrChange>
        </w:rPr>
        <w:t xml:space="preserve">po platformách </w:t>
      </w:r>
      <w:r w:rsidR="004308CD" w:rsidRPr="00E952E8">
        <w:rPr>
          <w:rFonts w:cstheme="minorHAnsi"/>
          <w:color w:val="000000"/>
          <w:highlight w:val="green"/>
          <w:shd w:val="clear" w:color="auto" w:fill="FFFFFF"/>
          <w:rPrChange w:id="337" w:author="Martin Novák" w:date="2023-03-22T19:12:00Z">
            <w:rPr>
              <w:rFonts w:cstheme="minorHAnsi"/>
              <w:color w:val="000000"/>
              <w:shd w:val="clear" w:color="auto" w:fill="FFFFFF"/>
            </w:rPr>
          </w:rPrChange>
        </w:rPr>
        <w:t xml:space="preserve">a </w:t>
      </w:r>
      <w:r w:rsidRPr="00E952E8">
        <w:rPr>
          <w:rFonts w:cstheme="minorHAnsi"/>
          <w:color w:val="000000"/>
          <w:highlight w:val="green"/>
          <w:shd w:val="clear" w:color="auto" w:fill="FFFFFF"/>
          <w:rPrChange w:id="338" w:author="Martin Novák" w:date="2023-03-22T19:12:00Z">
            <w:rPr>
              <w:rFonts w:cstheme="minorHAnsi"/>
              <w:color w:val="000000"/>
              <w:shd w:val="clear" w:color="auto" w:fill="FFFFFF"/>
            </w:rPr>
          </w:rPrChange>
        </w:rPr>
        <w:t>musí</w:t>
      </w:r>
      <w:r w:rsidR="004308CD" w:rsidRPr="00E952E8">
        <w:rPr>
          <w:rFonts w:cstheme="minorHAnsi"/>
          <w:color w:val="000000"/>
          <w:highlight w:val="green"/>
          <w:shd w:val="clear" w:color="auto" w:fill="FFFFFF"/>
          <w:rPrChange w:id="339" w:author="Martin Novák" w:date="2023-03-22T19:12:00Z">
            <w:rPr>
              <w:rFonts w:cstheme="minorHAnsi"/>
              <w:color w:val="000000"/>
              <w:shd w:val="clear" w:color="auto" w:fill="FFFFFF"/>
            </w:rPr>
          </w:rPrChange>
        </w:rPr>
        <w:t xml:space="preserve"> se</w:t>
      </w:r>
      <w:r w:rsidRPr="00E952E8">
        <w:rPr>
          <w:rFonts w:cstheme="minorHAnsi"/>
          <w:color w:val="000000"/>
          <w:highlight w:val="green"/>
          <w:shd w:val="clear" w:color="auto" w:fill="FFFFFF"/>
          <w:rPrChange w:id="340" w:author="Martin Novák" w:date="2023-03-22T19:12:00Z">
            <w:rPr>
              <w:rFonts w:cstheme="minorHAnsi"/>
              <w:color w:val="000000"/>
              <w:shd w:val="clear" w:color="auto" w:fill="FFFFFF"/>
            </w:rPr>
          </w:rPrChange>
        </w:rPr>
        <w:t xml:space="preserve"> dostat na konec úrovně</w:t>
      </w:r>
      <w:r w:rsidR="004308CD" w:rsidRPr="00E952E8">
        <w:rPr>
          <w:rFonts w:cstheme="minorHAnsi"/>
          <w:color w:val="000000"/>
          <w:highlight w:val="green"/>
          <w:shd w:val="clear" w:color="auto" w:fill="FFFFFF"/>
          <w:rPrChange w:id="341" w:author="Martin Novák" w:date="2023-03-22T19:12:00Z">
            <w:rPr>
              <w:rFonts w:cstheme="minorHAnsi"/>
              <w:color w:val="000000"/>
              <w:shd w:val="clear" w:color="auto" w:fill="FFFFFF"/>
            </w:rPr>
          </w:rPrChange>
        </w:rPr>
        <w:t>.</w:t>
      </w:r>
      <w:r w:rsidR="00256D67" w:rsidRPr="00E952E8">
        <w:rPr>
          <w:rFonts w:cstheme="minorHAnsi"/>
          <w:highlight w:val="green"/>
          <w:shd w:val="clear" w:color="auto" w:fill="FFFFFF"/>
          <w:rPrChange w:id="342" w:author="Martin Novák" w:date="2023-03-22T19:12:00Z">
            <w:rPr>
              <w:rFonts w:cstheme="minorHAnsi"/>
              <w:shd w:val="clear" w:color="auto" w:fill="FFFFFF"/>
            </w:rPr>
          </w:rPrChange>
        </w:rPr>
        <w:t xml:space="preserve"> P</w:t>
      </w:r>
      <w:r w:rsidRPr="00E952E8">
        <w:rPr>
          <w:rFonts w:cstheme="minorHAnsi"/>
          <w:highlight w:val="green"/>
          <w:shd w:val="clear" w:color="auto" w:fill="FFFFFF"/>
          <w:rPrChange w:id="343" w:author="Martin Novák" w:date="2023-03-22T19:12:00Z">
            <w:rPr>
              <w:rFonts w:cstheme="minorHAnsi"/>
              <w:shd w:val="clear" w:color="auto" w:fill="FFFFFF"/>
            </w:rPr>
          </w:rPrChange>
        </w:rPr>
        <w:t xml:space="preserve">atří sem i akčnější tituly jako </w:t>
      </w:r>
      <w:proofErr w:type="spellStart"/>
      <w:r w:rsidR="005B25CD" w:rsidRPr="00E952E8">
        <w:rPr>
          <w:rFonts w:cstheme="minorHAnsi"/>
          <w:highlight w:val="green"/>
          <w:shd w:val="clear" w:color="auto" w:fill="FFFFFF"/>
          <w:rPrChange w:id="344" w:author="Martin Novák" w:date="2023-03-22T19:12:00Z">
            <w:rPr>
              <w:rFonts w:cstheme="minorHAnsi"/>
              <w:highlight w:val="darkCyan"/>
              <w:shd w:val="clear" w:color="auto" w:fill="FFFFFF"/>
            </w:rPr>
          </w:rPrChange>
        </w:rPr>
        <w:t>Tomb</w:t>
      </w:r>
      <w:proofErr w:type="spellEnd"/>
      <w:r w:rsidR="005B25CD" w:rsidRPr="00E952E8">
        <w:rPr>
          <w:rFonts w:cstheme="minorHAnsi"/>
          <w:highlight w:val="green"/>
          <w:shd w:val="clear" w:color="auto" w:fill="FFFFFF"/>
          <w:rPrChange w:id="345" w:author="Martin Novák" w:date="2023-03-22T19:12:00Z">
            <w:rPr>
              <w:rFonts w:cstheme="minorHAnsi"/>
              <w:highlight w:val="darkCyan"/>
              <w:shd w:val="clear" w:color="auto" w:fill="FFFFFF"/>
            </w:rPr>
          </w:rPrChange>
        </w:rPr>
        <w:t xml:space="preserve"> </w:t>
      </w:r>
      <w:proofErr w:type="spellStart"/>
      <w:r w:rsidR="005B25CD" w:rsidRPr="00E952E8">
        <w:rPr>
          <w:rFonts w:cstheme="minorHAnsi"/>
          <w:highlight w:val="green"/>
          <w:shd w:val="clear" w:color="auto" w:fill="FFFFFF"/>
          <w:rPrChange w:id="346" w:author="Martin Novák" w:date="2023-03-22T19:12:00Z">
            <w:rPr>
              <w:rFonts w:cstheme="minorHAnsi"/>
              <w:highlight w:val="darkCyan"/>
              <w:shd w:val="clear" w:color="auto" w:fill="FFFFFF"/>
            </w:rPr>
          </w:rPrChange>
        </w:rPr>
        <w:t>Raider</w:t>
      </w:r>
      <w:proofErr w:type="spellEnd"/>
      <w:sdt>
        <w:sdtPr>
          <w:rPr>
            <w:rFonts w:cstheme="minorHAnsi"/>
            <w:color w:val="000000"/>
            <w:highlight w:val="green"/>
            <w:shd w:val="clear" w:color="auto" w:fill="FFFFFF"/>
            <w:rPrChange w:id="347" w:author="Martin Novák" w:date="2023-03-22T19:12:00Z">
              <w:rPr>
                <w:rFonts w:cstheme="minorHAnsi"/>
                <w:color w:val="000000"/>
                <w:highlight w:val="darkCyan"/>
                <w:shd w:val="clear" w:color="auto" w:fill="FFFFFF"/>
              </w:rPr>
            </w:rPrChange>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348" w:author="Martin Novák" w:date="2023-03-21T18:34:00Z">
            <w:r w:rsidR="00AA1312" w:rsidRPr="00E952E8">
              <w:rPr>
                <w:rFonts w:cstheme="minorHAnsi"/>
                <w:color w:val="000000"/>
                <w:highlight w:val="green"/>
                <w:shd w:val="clear" w:color="auto" w:fill="FFFFFF"/>
                <w:rPrChange w:id="349" w:author="Martin Novák" w:date="2023-03-22T19:12:00Z">
                  <w:rPr>
                    <w:rFonts w:cstheme="minorHAnsi"/>
                    <w:color w:val="000000"/>
                    <w:highlight w:val="darkCyan"/>
                    <w:shd w:val="clear" w:color="auto" w:fill="FFFFFF"/>
                  </w:rPr>
                </w:rPrChange>
              </w:rPr>
              <w:t>[82]</w:t>
            </w:r>
          </w:ins>
          <w:del w:id="350" w:author="Martin Novák" w:date="2023-03-20T17:48:00Z">
            <w:r w:rsidR="0053001E" w:rsidRPr="00E952E8" w:rsidDel="00DE5A44">
              <w:rPr>
                <w:rFonts w:cstheme="minorHAnsi"/>
                <w:color w:val="000000"/>
                <w:highlight w:val="green"/>
                <w:shd w:val="clear" w:color="auto" w:fill="FFFFFF"/>
                <w:rPrChange w:id="351" w:author="Martin Novák" w:date="2023-03-22T19:12:00Z">
                  <w:rPr>
                    <w:rFonts w:cstheme="minorHAnsi"/>
                    <w:color w:val="000000"/>
                    <w:highlight w:val="darkCyan"/>
                    <w:shd w:val="clear" w:color="auto" w:fill="FFFFFF"/>
                  </w:rPr>
                </w:rPrChange>
              </w:rPr>
              <w:delText>[82]</w:delText>
            </w:r>
          </w:del>
        </w:sdtContent>
      </w:sdt>
      <w:r w:rsidR="005B25CD" w:rsidRPr="00E952E8">
        <w:rPr>
          <w:rFonts w:cstheme="minorHAnsi"/>
          <w:highlight w:val="green"/>
          <w:shd w:val="clear" w:color="auto" w:fill="FFFFFF"/>
          <w:rPrChange w:id="352" w:author="Martin Novák" w:date="2023-03-22T19:12:00Z">
            <w:rPr>
              <w:rFonts w:cstheme="minorHAnsi"/>
              <w:shd w:val="clear" w:color="auto" w:fill="FFFFFF"/>
            </w:rPr>
          </w:rPrChange>
        </w:rPr>
        <w:t xml:space="preserve"> a </w:t>
      </w:r>
      <w:r w:rsidRPr="00E952E8">
        <w:rPr>
          <w:rFonts w:cstheme="minorHAnsi"/>
          <w:highlight w:val="green"/>
          <w:shd w:val="clear" w:color="auto" w:fill="FFFFFF"/>
          <w:lang w:val="en-US"/>
          <w:rPrChange w:id="353" w:author="Martin Novák" w:date="2023-03-22T19:12:00Z">
            <w:rPr>
              <w:rFonts w:cstheme="minorHAnsi"/>
              <w:highlight w:val="darkCyan"/>
              <w:shd w:val="clear" w:color="auto" w:fill="FFFFFF"/>
              <w:lang w:val="en-US"/>
            </w:rPr>
          </w:rPrChange>
        </w:rPr>
        <w:t>Prince of Persia</w:t>
      </w:r>
      <w:sdt>
        <w:sdtPr>
          <w:rPr>
            <w:rFonts w:cstheme="minorHAnsi"/>
            <w:color w:val="000000"/>
            <w:highlight w:val="green"/>
            <w:shd w:val="clear" w:color="auto" w:fill="FFFFFF"/>
            <w:lang w:val="en-US"/>
            <w:rPrChange w:id="354" w:author="Martin Novák" w:date="2023-03-22T19:12:00Z">
              <w:rPr>
                <w:rFonts w:cstheme="minorHAnsi"/>
                <w:color w:val="000000"/>
                <w:highlight w:val="darkCyan"/>
                <w:shd w:val="clear" w:color="auto" w:fill="FFFFFF"/>
                <w:lang w:val="en-US"/>
              </w:rPr>
            </w:rPrChange>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355" w:author="Martin Novák" w:date="2023-03-21T18:34:00Z">
            <w:r w:rsidR="00AA1312" w:rsidRPr="00E952E8">
              <w:rPr>
                <w:rFonts w:cstheme="minorHAnsi"/>
                <w:color w:val="000000"/>
                <w:highlight w:val="green"/>
                <w:shd w:val="clear" w:color="auto" w:fill="FFFFFF"/>
                <w:lang w:val="en-US"/>
                <w:rPrChange w:id="356" w:author="Martin Novák" w:date="2023-03-22T19:12:00Z">
                  <w:rPr>
                    <w:rFonts w:cstheme="minorHAnsi"/>
                    <w:color w:val="000000"/>
                    <w:highlight w:val="darkCyan"/>
                    <w:shd w:val="clear" w:color="auto" w:fill="FFFFFF"/>
                    <w:lang w:val="en-US"/>
                  </w:rPr>
                </w:rPrChange>
              </w:rPr>
              <w:t>[83]</w:t>
            </w:r>
          </w:ins>
          <w:del w:id="357" w:author="Martin Novák" w:date="2023-03-20T17:48:00Z">
            <w:r w:rsidR="0053001E" w:rsidRPr="00E952E8" w:rsidDel="00DE5A44">
              <w:rPr>
                <w:rFonts w:cstheme="minorHAnsi"/>
                <w:color w:val="000000"/>
                <w:highlight w:val="green"/>
                <w:shd w:val="clear" w:color="auto" w:fill="FFFFFF"/>
                <w:lang w:val="en-US"/>
                <w:rPrChange w:id="358" w:author="Martin Novák" w:date="2023-03-22T19:12:00Z">
                  <w:rPr>
                    <w:rFonts w:cstheme="minorHAnsi"/>
                    <w:color w:val="000000"/>
                    <w:highlight w:val="darkCyan"/>
                    <w:shd w:val="clear" w:color="auto" w:fill="FFFFFF"/>
                    <w:lang w:val="en-US"/>
                  </w:rPr>
                </w:rPrChange>
              </w:rPr>
              <w:delText>[83]</w:delText>
            </w:r>
          </w:del>
        </w:sdtContent>
      </w:sdt>
      <w:r w:rsidRPr="00E952E8">
        <w:rPr>
          <w:rFonts w:cstheme="minorHAnsi"/>
          <w:highlight w:val="green"/>
          <w:shd w:val="clear" w:color="auto" w:fill="FFFFFF"/>
          <w:rPrChange w:id="359" w:author="Martin Novák" w:date="2023-03-22T19:12:00Z">
            <w:rPr>
              <w:rFonts w:cstheme="minorHAnsi"/>
              <w:shd w:val="clear" w:color="auto" w:fill="FFFFFF"/>
            </w:rPr>
          </w:rPrChange>
        </w:rPr>
        <w:t>, které obsahují i souboj</w:t>
      </w:r>
      <w:r w:rsidR="005D623F" w:rsidRPr="00E952E8">
        <w:rPr>
          <w:rFonts w:cstheme="minorHAnsi"/>
          <w:highlight w:val="green"/>
          <w:shd w:val="clear" w:color="auto" w:fill="FFFFFF"/>
          <w:rPrChange w:id="360" w:author="Martin Novák" w:date="2023-03-22T19:12:00Z">
            <w:rPr>
              <w:rFonts w:cstheme="minorHAnsi"/>
              <w:shd w:val="clear" w:color="auto" w:fill="FFFFFF"/>
            </w:rPr>
          </w:rPrChange>
        </w:rPr>
        <w:t>ový systém</w:t>
      </w:r>
      <w:r w:rsidRPr="00E952E8">
        <w:rPr>
          <w:rFonts w:cstheme="minorHAnsi"/>
          <w:highlight w:val="green"/>
          <w:shd w:val="clear" w:color="auto" w:fill="FFFFFF"/>
          <w:rPrChange w:id="361" w:author="Martin Novák" w:date="2023-03-22T19:12:00Z">
            <w:rPr>
              <w:rFonts w:cstheme="minorHAnsi"/>
              <w:shd w:val="clear" w:color="auto" w:fill="FFFFFF"/>
            </w:rPr>
          </w:rPrChange>
        </w:rPr>
        <w:t xml:space="preserve"> s</w:t>
      </w:r>
      <w:r w:rsidR="005B25CD" w:rsidRPr="00E952E8">
        <w:rPr>
          <w:rFonts w:cstheme="minorHAnsi"/>
          <w:highlight w:val="green"/>
          <w:shd w:val="clear" w:color="auto" w:fill="FFFFFF"/>
          <w:rPrChange w:id="362" w:author="Martin Novák" w:date="2023-03-22T19:12:00Z">
            <w:rPr>
              <w:rFonts w:cstheme="minorHAnsi"/>
              <w:shd w:val="clear" w:color="auto" w:fill="FFFFFF"/>
            </w:rPr>
          </w:rPrChange>
        </w:rPr>
        <w:t xml:space="preserve">e </w:t>
      </w:r>
      <w:r w:rsidR="0039715B" w:rsidRPr="00E952E8">
        <w:rPr>
          <w:rFonts w:cstheme="minorHAnsi"/>
          <w:highlight w:val="green"/>
          <w:shd w:val="clear" w:color="auto" w:fill="FFFFFF"/>
          <w:rPrChange w:id="363" w:author="Martin Novák" w:date="2023-03-22T19:12:00Z">
            <w:rPr>
              <w:rFonts w:cstheme="minorHAnsi"/>
              <w:shd w:val="clear" w:color="auto" w:fill="FFFFFF"/>
            </w:rPr>
          </w:rPrChange>
        </w:rPr>
        <w:t>zbraněmi.</w:t>
      </w:r>
      <w:sdt>
        <w:sdtPr>
          <w:rPr>
            <w:rFonts w:cstheme="minorHAnsi"/>
            <w:color w:val="000000"/>
            <w:highlight w:val="green"/>
            <w:shd w:val="clear" w:color="auto" w:fill="FFFFFF"/>
            <w:rPrChange w:id="364" w:author="Martin Novák" w:date="2023-03-22T19:12:00Z">
              <w:rPr>
                <w:rFonts w:cstheme="minorHAnsi"/>
                <w:color w:val="000000"/>
                <w:shd w:val="clear" w:color="auto" w:fill="FFFFFF"/>
              </w:rPr>
            </w:rPrChange>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Change w:id="365" w:author="Martin Novák" w:date="2023-03-22T19:12:00Z">
              <w:rPr/>
            </w:rPrChange>
          </w:rPr>
        </w:sdtEndPr>
        <w:sdtContent>
          <w:ins w:id="366" w:author="Martin Novák" w:date="2023-03-21T18:34:00Z">
            <w:r w:rsidR="00AA1312" w:rsidRPr="00E952E8">
              <w:rPr>
                <w:color w:val="000000"/>
                <w:highlight w:val="green"/>
                <w:rPrChange w:id="367" w:author="Martin Novák" w:date="2023-03-22T19:12:00Z">
                  <w:rPr>
                    <w:color w:val="000000"/>
                  </w:rPr>
                </w:rPrChange>
              </w:rPr>
              <w:t>[84, 85]</w:t>
            </w:r>
          </w:ins>
          <w:del w:id="368" w:author="Martin Novák" w:date="2023-03-20T17:48:00Z">
            <w:r w:rsidR="0053001E" w:rsidRPr="00E952E8" w:rsidDel="00DE5A44">
              <w:rPr>
                <w:color w:val="000000"/>
                <w:highlight w:val="green"/>
                <w:rPrChange w:id="369" w:author="Martin Novák" w:date="2023-03-22T19:12:00Z">
                  <w:rPr>
                    <w:color w:val="000000"/>
                  </w:rPr>
                </w:rPrChange>
              </w:rPr>
              <w:delText>[84, 85]</w:delText>
            </w:r>
          </w:del>
        </w:sdtContent>
      </w:sdt>
    </w:p>
    <w:p w14:paraId="7FFAFA4B" w14:textId="7CD83F8F" w:rsidR="00F67031" w:rsidRPr="00E952E8" w:rsidRDefault="00F67031" w:rsidP="00E952E8">
      <w:pPr>
        <w:ind w:left="1416" w:firstLine="708"/>
        <w:jc w:val="both"/>
        <w:rPr>
          <w:rFonts w:cstheme="minorHAnsi"/>
          <w:color w:val="00B050"/>
          <w:shd w:val="clear" w:color="auto" w:fill="FFFFFF"/>
          <w:rPrChange w:id="370" w:author="Martin Novák" w:date="2023-03-22T19:12:00Z">
            <w:rPr>
              <w:shd w:val="clear" w:color="auto" w:fill="FFFFFF"/>
            </w:rPr>
          </w:rPrChange>
        </w:rPr>
        <w:pPrChange w:id="371" w:author="Martin Novák" w:date="2023-03-22T19:12:00Z">
          <w:pPr>
            <w:pStyle w:val="Odstavecseseznamem"/>
            <w:ind w:left="1428"/>
          </w:pPr>
        </w:pPrChange>
      </w:pPr>
      <w:del w:id="372" w:author="Martin Novák" w:date="2023-03-22T19:12:00Z">
        <w:r w:rsidRPr="00E952E8" w:rsidDel="00E952E8">
          <w:rPr>
            <w:rFonts w:cstheme="minorHAnsi"/>
            <w:color w:val="00B050"/>
            <w:shd w:val="clear" w:color="auto" w:fill="FFFFFF"/>
            <w:rPrChange w:id="373" w:author="Martin Novák" w:date="2023-03-22T19:12:00Z">
              <w:rPr>
                <w:shd w:val="clear" w:color="auto" w:fill="FFFFFF"/>
              </w:rPr>
            </w:rPrChange>
          </w:rPr>
          <w:delText xml:space="preserve">// </w:delText>
        </w:r>
      </w:del>
    </w:p>
    <w:p w14:paraId="559F52D2" w14:textId="77777777" w:rsidR="00F67031" w:rsidRPr="00621687" w:rsidRDefault="00F67031" w:rsidP="00B15661">
      <w:pPr>
        <w:pStyle w:val="Nadpis2"/>
        <w:ind w:left="708" w:firstLine="708"/>
        <w:rPr>
          <w:rFonts w:asciiTheme="minorHAnsi" w:hAnsiTheme="minorHAnsi" w:cstheme="minorHAnsi"/>
        </w:rPr>
      </w:pPr>
      <w:bookmarkStart w:id="374" w:name="_Toc129100420"/>
      <w:bookmarkStart w:id="375" w:name="_Hlk76031922"/>
      <w:r w:rsidRPr="00F65D4E">
        <w:rPr>
          <w:rFonts w:asciiTheme="minorHAnsi" w:hAnsiTheme="minorHAnsi" w:cstheme="minorHAnsi"/>
          <w:highlight w:val="green"/>
          <w:rPrChange w:id="376" w:author="Martin Novák" w:date="2023-03-22T19:14:00Z">
            <w:rPr>
              <w:rFonts w:asciiTheme="minorHAnsi" w:hAnsiTheme="minorHAnsi" w:cstheme="minorHAnsi"/>
            </w:rPr>
          </w:rPrChange>
        </w:rPr>
        <w:t>4.3 strategie</w:t>
      </w:r>
      <w:bookmarkEnd w:id="374"/>
    </w:p>
    <w:bookmarkEnd w:id="375"/>
    <w:p w14:paraId="5C393321" w14:textId="510705C7" w:rsidR="00F67031" w:rsidRPr="00F7533D" w:rsidRDefault="00F67031" w:rsidP="002E1297">
      <w:pPr>
        <w:ind w:left="1416" w:firstLine="708"/>
        <w:jc w:val="both"/>
        <w:rPr>
          <w:rFonts w:cstheme="minorHAnsi"/>
          <w:lang w:val="en-US"/>
        </w:rPr>
      </w:pPr>
      <w:r w:rsidRPr="00F65D4E">
        <w:rPr>
          <w:rFonts w:cstheme="minorHAnsi"/>
          <w:highlight w:val="green"/>
          <w:rPrChange w:id="377" w:author="Martin Novák" w:date="2023-03-22T19:14:00Z">
            <w:rPr>
              <w:rFonts w:cstheme="minorHAnsi"/>
            </w:rPr>
          </w:rPrChange>
        </w:rPr>
        <w:t xml:space="preserve">Podobně jako RPG, mají i strategie předlohu ve stolních hrách (např. </w:t>
      </w:r>
      <w:r w:rsidRPr="00F65D4E">
        <w:rPr>
          <w:rFonts w:cstheme="minorHAnsi"/>
          <w:highlight w:val="green"/>
          <w:lang w:val="en-US"/>
          <w:rPrChange w:id="378" w:author="Martin Novák" w:date="2023-03-22T19:14:00Z">
            <w:rPr>
              <w:rFonts w:cstheme="minorHAnsi"/>
              <w:highlight w:val="darkCyan"/>
              <w:lang w:val="en-US"/>
            </w:rPr>
          </w:rPrChange>
        </w:rPr>
        <w:t>Warhammer</w:t>
      </w:r>
      <w:r w:rsidRPr="00F65D4E">
        <w:rPr>
          <w:rFonts w:cstheme="minorHAnsi"/>
          <w:highlight w:val="green"/>
          <w:rPrChange w:id="379" w:author="Martin Novák" w:date="2023-03-22T19:14:00Z">
            <w:rPr>
              <w:rFonts w:cstheme="minorHAnsi"/>
              <w:highlight w:val="darkCyan"/>
            </w:rPr>
          </w:rPrChange>
        </w:rPr>
        <w:t xml:space="preserve"> 40 000</w:t>
      </w:r>
      <w:sdt>
        <w:sdtPr>
          <w:rPr>
            <w:rFonts w:cstheme="minorHAnsi"/>
            <w:color w:val="000000"/>
            <w:highlight w:val="green"/>
            <w:rPrChange w:id="380" w:author="Martin Novák" w:date="2023-03-22T19:14:00Z">
              <w:rPr>
                <w:rFonts w:cstheme="minorHAnsi"/>
                <w:color w:val="000000"/>
                <w:highlight w:val="darkCyan"/>
              </w:rPr>
            </w:rPrChange>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381" w:author="Martin Novák" w:date="2023-03-21T18:34:00Z">
            <w:r w:rsidR="00AA1312" w:rsidRPr="00F65D4E">
              <w:rPr>
                <w:rFonts w:cstheme="minorHAnsi"/>
                <w:color w:val="000000"/>
                <w:highlight w:val="green"/>
                <w:rPrChange w:id="382" w:author="Martin Novák" w:date="2023-03-22T19:14:00Z">
                  <w:rPr>
                    <w:rFonts w:cstheme="minorHAnsi"/>
                    <w:color w:val="000000"/>
                    <w:highlight w:val="darkCyan"/>
                  </w:rPr>
                </w:rPrChange>
              </w:rPr>
              <w:t>[86]</w:t>
            </w:r>
          </w:ins>
          <w:del w:id="383" w:author="Martin Novák" w:date="2023-03-20T17:48:00Z">
            <w:r w:rsidR="0053001E" w:rsidRPr="00F65D4E" w:rsidDel="00DE5A44">
              <w:rPr>
                <w:rFonts w:cstheme="minorHAnsi"/>
                <w:color w:val="000000"/>
                <w:highlight w:val="green"/>
                <w:rPrChange w:id="384" w:author="Martin Novák" w:date="2023-03-22T19:14:00Z">
                  <w:rPr>
                    <w:rFonts w:cstheme="minorHAnsi"/>
                    <w:color w:val="000000"/>
                    <w:highlight w:val="darkCyan"/>
                  </w:rPr>
                </w:rPrChange>
              </w:rPr>
              <w:delText>[86]</w:delText>
            </w:r>
          </w:del>
        </w:sdtContent>
      </w:sdt>
      <w:r w:rsidRPr="00F65D4E">
        <w:rPr>
          <w:rFonts w:cstheme="minorHAnsi"/>
          <w:highlight w:val="green"/>
          <w:rPrChange w:id="385" w:author="Martin Novák" w:date="2023-03-22T19:14:00Z">
            <w:rPr>
              <w:rFonts w:cstheme="minorHAnsi"/>
            </w:rPr>
          </w:rPrChange>
        </w:rPr>
        <w:t>). Existují dva způsoby členění. První je podle toho, zda je hra na kola (tahová</w:t>
      </w:r>
      <w:r w:rsidR="00C65889" w:rsidRPr="00F65D4E">
        <w:rPr>
          <w:rFonts w:cstheme="minorHAnsi"/>
          <w:highlight w:val="green"/>
          <w:rPrChange w:id="386" w:author="Martin Novák" w:date="2023-03-22T19:14:00Z">
            <w:rPr>
              <w:rFonts w:cstheme="minorHAnsi"/>
            </w:rPr>
          </w:rPrChange>
        </w:rPr>
        <w:t xml:space="preserve"> neboli </w:t>
      </w:r>
      <w:r w:rsidRPr="00F65D4E">
        <w:rPr>
          <w:rFonts w:cstheme="minorHAnsi"/>
          <w:highlight w:val="green"/>
          <w:lang w:val="en-US"/>
          <w:rPrChange w:id="387" w:author="Martin Novák" w:date="2023-03-22T19:14:00Z">
            <w:rPr>
              <w:rFonts w:cstheme="minorHAnsi"/>
              <w:lang w:val="en-US"/>
            </w:rPr>
          </w:rPrChange>
        </w:rPr>
        <w:t>turn-based</w:t>
      </w:r>
      <w:r w:rsidRPr="00F65D4E">
        <w:rPr>
          <w:rFonts w:cstheme="minorHAnsi"/>
          <w:highlight w:val="green"/>
          <w:rPrChange w:id="388" w:author="Martin Novák" w:date="2023-03-22T19:14:00Z">
            <w:rPr>
              <w:rFonts w:cstheme="minorHAnsi"/>
            </w:rPr>
          </w:rPrChange>
        </w:rPr>
        <w:t>) a hráči se střídají</w:t>
      </w:r>
      <w:r w:rsidR="0032084A" w:rsidRPr="00F65D4E">
        <w:rPr>
          <w:rFonts w:cstheme="minorHAnsi"/>
          <w:highlight w:val="green"/>
          <w:rPrChange w:id="389" w:author="Martin Novák" w:date="2023-03-22T19:14:00Z">
            <w:rPr>
              <w:rFonts w:cstheme="minorHAnsi"/>
            </w:rPr>
          </w:rPrChange>
        </w:rPr>
        <w:t xml:space="preserve"> (např. </w:t>
      </w:r>
      <w:r w:rsidR="0032084A" w:rsidRPr="00F65D4E">
        <w:rPr>
          <w:rFonts w:cstheme="minorHAnsi"/>
          <w:highlight w:val="green"/>
          <w:lang w:val="en-US"/>
          <w:rPrChange w:id="390" w:author="Martin Novák" w:date="2023-03-22T19:14:00Z">
            <w:rPr>
              <w:rFonts w:cstheme="minorHAnsi"/>
              <w:lang w:val="en-US"/>
            </w:rPr>
          </w:rPrChange>
        </w:rPr>
        <w:t>Civilization</w:t>
      </w:r>
      <w:r w:rsidR="0032084A" w:rsidRPr="00F65D4E">
        <w:rPr>
          <w:rFonts w:cstheme="minorHAnsi"/>
          <w:highlight w:val="green"/>
          <w:rPrChange w:id="391" w:author="Martin Novák" w:date="2023-03-22T19:14:00Z">
            <w:rPr>
              <w:rFonts w:cstheme="minorHAnsi"/>
            </w:rPr>
          </w:rPrChange>
        </w:rPr>
        <w:t xml:space="preserve"> V</w:t>
      </w:r>
      <w:sdt>
        <w:sdtPr>
          <w:rPr>
            <w:rFonts w:cstheme="minorHAnsi"/>
            <w:color w:val="000000"/>
            <w:highlight w:val="green"/>
            <w:rPrChange w:id="392" w:author="Martin Novák" w:date="2023-03-22T19:14:00Z">
              <w:rPr>
                <w:rFonts w:cstheme="minorHAnsi"/>
                <w:color w:val="000000"/>
              </w:rPr>
            </w:rPrChange>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393" w:author="Martin Novák" w:date="2023-03-21T18:34:00Z">
            <w:r w:rsidR="00AA1312" w:rsidRPr="00F65D4E">
              <w:rPr>
                <w:rFonts w:cstheme="minorHAnsi"/>
                <w:color w:val="000000"/>
                <w:highlight w:val="green"/>
                <w:rPrChange w:id="394" w:author="Martin Novák" w:date="2023-03-22T19:14:00Z">
                  <w:rPr>
                    <w:rFonts w:cstheme="minorHAnsi"/>
                    <w:color w:val="000000"/>
                  </w:rPr>
                </w:rPrChange>
              </w:rPr>
              <w:t>[87]</w:t>
            </w:r>
          </w:ins>
          <w:del w:id="395" w:author="Martin Novák" w:date="2023-03-20T17:48:00Z">
            <w:r w:rsidR="0053001E" w:rsidRPr="00F65D4E" w:rsidDel="00DE5A44">
              <w:rPr>
                <w:rFonts w:cstheme="minorHAnsi"/>
                <w:color w:val="000000"/>
                <w:highlight w:val="green"/>
                <w:rPrChange w:id="396" w:author="Martin Novák" w:date="2023-03-22T19:14:00Z">
                  <w:rPr>
                    <w:rFonts w:cstheme="minorHAnsi"/>
                    <w:color w:val="000000"/>
                  </w:rPr>
                </w:rPrChange>
              </w:rPr>
              <w:delText>[87]</w:delText>
            </w:r>
          </w:del>
        </w:sdtContent>
      </w:sdt>
      <w:r w:rsidR="0032084A" w:rsidRPr="00F65D4E">
        <w:rPr>
          <w:rFonts w:cstheme="minorHAnsi"/>
          <w:highlight w:val="green"/>
          <w:rPrChange w:id="397" w:author="Martin Novák" w:date="2023-03-22T19:14:00Z">
            <w:rPr>
              <w:rFonts w:cstheme="minorHAnsi"/>
            </w:rPr>
          </w:rPrChange>
        </w:rPr>
        <w:t>)</w:t>
      </w:r>
      <w:r w:rsidRPr="00F65D4E">
        <w:rPr>
          <w:rFonts w:cstheme="minorHAnsi"/>
          <w:highlight w:val="green"/>
          <w:rPrChange w:id="398" w:author="Martin Novák" w:date="2023-03-22T19:14:00Z">
            <w:rPr>
              <w:rFonts w:cstheme="minorHAnsi"/>
            </w:rPr>
          </w:rPrChange>
        </w:rPr>
        <w:t>, nebo vše probíhá v reálném čase (RTS)</w:t>
      </w:r>
      <w:r w:rsidR="001931CD" w:rsidRPr="00F65D4E">
        <w:rPr>
          <w:rFonts w:cstheme="minorHAnsi"/>
          <w:highlight w:val="green"/>
          <w:rPrChange w:id="399" w:author="Martin Novák" w:date="2023-03-22T19:14:00Z">
            <w:rPr>
              <w:rFonts w:cstheme="minorHAnsi"/>
            </w:rPr>
          </w:rPrChange>
        </w:rPr>
        <w:t xml:space="preserve"> jako například </w:t>
      </w:r>
      <w:r w:rsidR="001931CD" w:rsidRPr="00F65D4E">
        <w:rPr>
          <w:rFonts w:cstheme="minorHAnsi"/>
          <w:highlight w:val="green"/>
          <w:lang w:val="en-US"/>
          <w:rPrChange w:id="400" w:author="Martin Novák" w:date="2023-03-22T19:14:00Z">
            <w:rPr>
              <w:rFonts w:cstheme="minorHAnsi"/>
              <w:lang w:val="en-US"/>
            </w:rPr>
          </w:rPrChange>
        </w:rPr>
        <w:t>Age of Empires</w:t>
      </w:r>
      <w:sdt>
        <w:sdtPr>
          <w:rPr>
            <w:rFonts w:cstheme="minorHAnsi"/>
            <w:color w:val="000000"/>
            <w:highlight w:val="green"/>
            <w:lang w:val="en-US"/>
            <w:rPrChange w:id="401" w:author="Martin Novák" w:date="2023-03-22T19:14:00Z">
              <w:rPr>
                <w:rFonts w:cstheme="minorHAnsi"/>
                <w:color w:val="000000"/>
                <w:lang w:val="en-US"/>
              </w:rPr>
            </w:rPrChange>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402" w:author="Martin Novák" w:date="2023-03-21T18:34:00Z">
            <w:r w:rsidR="00AA1312" w:rsidRPr="00F65D4E">
              <w:rPr>
                <w:rFonts w:cstheme="minorHAnsi"/>
                <w:color w:val="000000"/>
                <w:highlight w:val="green"/>
                <w:lang w:val="en-US"/>
                <w:rPrChange w:id="403" w:author="Martin Novák" w:date="2023-03-22T19:14:00Z">
                  <w:rPr>
                    <w:rFonts w:cstheme="minorHAnsi"/>
                    <w:color w:val="000000"/>
                    <w:lang w:val="en-US"/>
                  </w:rPr>
                </w:rPrChange>
              </w:rPr>
              <w:t>[88]</w:t>
            </w:r>
          </w:ins>
          <w:del w:id="404" w:author="Martin Novák" w:date="2023-03-20T17:48:00Z">
            <w:r w:rsidR="0053001E" w:rsidRPr="00F65D4E" w:rsidDel="00DE5A44">
              <w:rPr>
                <w:rFonts w:cstheme="minorHAnsi"/>
                <w:color w:val="000000"/>
                <w:highlight w:val="green"/>
                <w:lang w:val="en-US"/>
                <w:rPrChange w:id="405" w:author="Martin Novák" w:date="2023-03-22T19:14:00Z">
                  <w:rPr>
                    <w:rFonts w:cstheme="minorHAnsi"/>
                    <w:color w:val="000000"/>
                    <w:lang w:val="en-US"/>
                  </w:rPr>
                </w:rPrChange>
              </w:rPr>
              <w:delText>[88]</w:delText>
            </w:r>
          </w:del>
        </w:sdtContent>
      </w:sdt>
      <w:r w:rsidRPr="00F65D4E">
        <w:rPr>
          <w:rFonts w:cstheme="minorHAnsi"/>
          <w:highlight w:val="green"/>
          <w:rPrChange w:id="406" w:author="Martin Novák" w:date="2023-03-22T19:14:00Z">
            <w:rPr>
              <w:rFonts w:cstheme="minorHAnsi"/>
            </w:rPr>
          </w:rPrChange>
        </w:rPr>
        <w:t xml:space="preserve">. Druhé je podle zaměření, jako jsou </w:t>
      </w:r>
      <w:r w:rsidR="00646A56" w:rsidRPr="00F65D4E">
        <w:rPr>
          <w:rFonts w:cstheme="minorHAnsi"/>
          <w:highlight w:val="green"/>
          <w:rPrChange w:id="407" w:author="Martin Novák" w:date="2023-03-22T19:14:00Z">
            <w:rPr>
              <w:rFonts w:cstheme="minorHAnsi"/>
            </w:rPr>
          </w:rPrChange>
        </w:rPr>
        <w:t xml:space="preserve">například </w:t>
      </w:r>
      <w:r w:rsidRPr="00F65D4E">
        <w:rPr>
          <w:rFonts w:cstheme="minorHAnsi"/>
          <w:highlight w:val="green"/>
          <w:rPrChange w:id="408" w:author="Martin Novák" w:date="2023-03-22T19:14:00Z">
            <w:rPr>
              <w:rFonts w:cstheme="minorHAnsi"/>
            </w:rPr>
          </w:rPrChange>
        </w:rPr>
        <w:t>válečn</w:t>
      </w:r>
      <w:r w:rsidR="007537FC" w:rsidRPr="00F65D4E">
        <w:rPr>
          <w:rFonts w:cstheme="minorHAnsi"/>
          <w:highlight w:val="green"/>
          <w:rPrChange w:id="409" w:author="Martin Novák" w:date="2023-03-22T19:14:00Z">
            <w:rPr>
              <w:rFonts w:cstheme="minorHAnsi"/>
            </w:rPr>
          </w:rPrChange>
        </w:rPr>
        <w:t>é</w:t>
      </w:r>
      <w:r w:rsidR="00A771E6" w:rsidRPr="00F65D4E">
        <w:rPr>
          <w:rFonts w:cstheme="minorHAnsi"/>
          <w:highlight w:val="green"/>
          <w:rPrChange w:id="410" w:author="Martin Novák" w:date="2023-03-22T19:14:00Z">
            <w:rPr>
              <w:rFonts w:cstheme="minorHAnsi"/>
            </w:rPr>
          </w:rPrChange>
        </w:rPr>
        <w:t xml:space="preserve"> či</w:t>
      </w:r>
      <w:r w:rsidR="00646A56" w:rsidRPr="00F65D4E">
        <w:rPr>
          <w:rFonts w:cstheme="minorHAnsi"/>
          <w:highlight w:val="green"/>
          <w:rPrChange w:id="411" w:author="Martin Novák" w:date="2023-03-22T19:14:00Z">
            <w:rPr>
              <w:rFonts w:cstheme="minorHAnsi"/>
            </w:rPr>
          </w:rPrChange>
        </w:rPr>
        <w:t xml:space="preserve"> </w:t>
      </w:r>
      <w:r w:rsidRPr="00F65D4E">
        <w:rPr>
          <w:rFonts w:cstheme="minorHAnsi"/>
          <w:highlight w:val="green"/>
          <w:rPrChange w:id="412" w:author="Martin Novák" w:date="2023-03-22T19:14:00Z">
            <w:rPr>
              <w:rFonts w:cstheme="minorHAnsi"/>
            </w:rPr>
          </w:rPrChange>
        </w:rPr>
        <w:t>budovatelsk</w:t>
      </w:r>
      <w:r w:rsidR="007537FC" w:rsidRPr="00F65D4E">
        <w:rPr>
          <w:rFonts w:cstheme="minorHAnsi"/>
          <w:highlight w:val="green"/>
          <w:rPrChange w:id="413" w:author="Martin Novák" w:date="2023-03-22T19:14:00Z">
            <w:rPr>
              <w:rFonts w:cstheme="minorHAnsi"/>
            </w:rPr>
          </w:rPrChange>
        </w:rPr>
        <w:t>é</w:t>
      </w:r>
      <w:r w:rsidRPr="00F65D4E">
        <w:rPr>
          <w:rFonts w:cstheme="minorHAnsi"/>
          <w:highlight w:val="green"/>
          <w:rPrChange w:id="414" w:author="Martin Novák" w:date="2023-03-22T19:14:00Z">
            <w:rPr>
              <w:rFonts w:cstheme="minorHAnsi"/>
            </w:rPr>
          </w:rPrChange>
        </w:rPr>
        <w:t xml:space="preserve">. Když se řekne strategie většina lidí si vybaví válečnou, kde hráč těží suroviny na stavbu budov a výrobu jednotek, kterými se snaží porazit </w:t>
      </w:r>
      <w:r w:rsidR="006366C1" w:rsidRPr="00F65D4E">
        <w:rPr>
          <w:rFonts w:cstheme="minorHAnsi"/>
          <w:highlight w:val="green"/>
          <w:rPrChange w:id="415" w:author="Martin Novák" w:date="2023-03-22T19:14:00Z">
            <w:rPr>
              <w:rFonts w:cstheme="minorHAnsi"/>
            </w:rPr>
          </w:rPrChange>
        </w:rPr>
        <w:t>protivník</w:t>
      </w:r>
      <w:r w:rsidR="0089578E" w:rsidRPr="00F65D4E">
        <w:rPr>
          <w:rFonts w:cstheme="minorHAnsi"/>
          <w:highlight w:val="green"/>
          <w:rPrChange w:id="416" w:author="Martin Novák" w:date="2023-03-22T19:14:00Z">
            <w:rPr>
              <w:rFonts w:cstheme="minorHAnsi"/>
            </w:rPr>
          </w:rPrChange>
        </w:rPr>
        <w:t>a</w:t>
      </w:r>
      <w:r w:rsidRPr="00F65D4E">
        <w:rPr>
          <w:rFonts w:cstheme="minorHAnsi"/>
          <w:highlight w:val="green"/>
          <w:rPrChange w:id="417" w:author="Martin Novák" w:date="2023-03-22T19:14:00Z">
            <w:rPr>
              <w:rFonts w:cstheme="minorHAnsi"/>
            </w:rPr>
          </w:rPrChange>
        </w:rPr>
        <w:t xml:space="preserve">. V budovatelských </w:t>
      </w:r>
      <w:r w:rsidR="00A771E6" w:rsidRPr="00F65D4E">
        <w:rPr>
          <w:rFonts w:cstheme="minorHAnsi"/>
          <w:highlight w:val="green"/>
          <w:rPrChange w:id="418" w:author="Martin Novák" w:date="2023-03-22T19:14:00Z">
            <w:rPr>
              <w:rFonts w:cstheme="minorHAnsi"/>
            </w:rPr>
          </w:rPrChange>
        </w:rPr>
        <w:t>se hráč stává starostou města či manažerem (např. zábavního parku, přepravní společnosti či nemocnice) a jeho úkolem je</w:t>
      </w:r>
      <w:r w:rsidR="002E1297" w:rsidRPr="00F65D4E">
        <w:rPr>
          <w:rFonts w:cstheme="minorHAnsi"/>
          <w:highlight w:val="green"/>
          <w:rPrChange w:id="419" w:author="Martin Novák" w:date="2023-03-22T19:14:00Z">
            <w:rPr>
              <w:rFonts w:cstheme="minorHAnsi"/>
            </w:rPr>
          </w:rPrChange>
        </w:rPr>
        <w:t xml:space="preserve"> </w:t>
      </w:r>
      <w:r w:rsidRPr="00F65D4E">
        <w:rPr>
          <w:rFonts w:cstheme="minorHAnsi"/>
          <w:highlight w:val="green"/>
          <w:rPrChange w:id="420" w:author="Martin Novák" w:date="2023-03-22T19:14:00Z">
            <w:rPr>
              <w:rFonts w:cstheme="minorHAnsi"/>
            </w:rPr>
          </w:rPrChange>
        </w:rPr>
        <w:t>vyřešit logistiku, zajistit zisk na další rozvoj a starat se o spokojenost lidí</w:t>
      </w:r>
      <w:r w:rsidR="0016786F" w:rsidRPr="00F65D4E">
        <w:rPr>
          <w:rFonts w:cstheme="minorHAnsi"/>
          <w:color w:val="FF0000"/>
          <w:highlight w:val="green"/>
          <w:rPrChange w:id="421" w:author="Martin Novák" w:date="2023-03-22T19:14:00Z">
            <w:rPr>
              <w:rFonts w:cstheme="minorHAnsi"/>
              <w:color w:val="FF0000"/>
            </w:rPr>
          </w:rPrChange>
        </w:rPr>
        <w:t xml:space="preserve"> </w:t>
      </w:r>
      <w:r w:rsidR="0016786F" w:rsidRPr="00F65D4E">
        <w:rPr>
          <w:rFonts w:cstheme="minorHAnsi"/>
          <w:highlight w:val="green"/>
          <w:rPrChange w:id="422" w:author="Martin Novák" w:date="2023-03-22T19:14:00Z">
            <w:rPr>
              <w:rFonts w:cstheme="minorHAnsi"/>
            </w:rPr>
          </w:rPrChange>
        </w:rPr>
        <w:t xml:space="preserve">(např. </w:t>
      </w:r>
      <w:r w:rsidR="0016786F" w:rsidRPr="00F65D4E">
        <w:rPr>
          <w:rFonts w:cstheme="minorHAnsi"/>
          <w:highlight w:val="green"/>
          <w:lang w:val="en-US"/>
          <w:rPrChange w:id="423" w:author="Martin Novák" w:date="2023-03-22T19:14:00Z">
            <w:rPr>
              <w:rFonts w:cstheme="minorHAnsi"/>
              <w:lang w:val="en-US"/>
            </w:rPr>
          </w:rPrChange>
        </w:rPr>
        <w:t>Citie</w:t>
      </w:r>
      <w:r w:rsidR="002926CB" w:rsidRPr="00F65D4E">
        <w:rPr>
          <w:rFonts w:cstheme="minorHAnsi"/>
          <w:highlight w:val="green"/>
          <w:lang w:val="en-US"/>
          <w:rPrChange w:id="424" w:author="Martin Novák" w:date="2023-03-22T19:14:00Z">
            <w:rPr>
              <w:rFonts w:cstheme="minorHAnsi"/>
              <w:lang w:val="en-US"/>
            </w:rPr>
          </w:rPrChange>
        </w:rPr>
        <w:t>s</w:t>
      </w:r>
      <w:r w:rsidR="0016786F" w:rsidRPr="00F65D4E">
        <w:rPr>
          <w:rFonts w:cstheme="minorHAnsi"/>
          <w:highlight w:val="green"/>
          <w:lang w:val="en-US"/>
          <w:rPrChange w:id="425" w:author="Martin Novák" w:date="2023-03-22T19:14:00Z">
            <w:rPr>
              <w:rFonts w:cstheme="minorHAnsi"/>
              <w:lang w:val="en-US"/>
            </w:rPr>
          </w:rPrChange>
        </w:rPr>
        <w:t>: Skylines</w:t>
      </w:r>
      <w:sdt>
        <w:sdtPr>
          <w:rPr>
            <w:rFonts w:cstheme="minorHAnsi"/>
            <w:color w:val="000000"/>
            <w:highlight w:val="green"/>
            <w:rPrChange w:id="426" w:author="Martin Novák" w:date="2023-03-22T19:14:00Z">
              <w:rPr>
                <w:rFonts w:cstheme="minorHAnsi"/>
                <w:color w:val="000000"/>
              </w:rPr>
            </w:rPrChange>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427" w:author="Martin Novák" w:date="2023-03-21T18:34:00Z">
            <w:r w:rsidR="00AA1312" w:rsidRPr="00F65D4E">
              <w:rPr>
                <w:rFonts w:cstheme="minorHAnsi"/>
                <w:color w:val="000000"/>
                <w:highlight w:val="green"/>
                <w:rPrChange w:id="428" w:author="Martin Novák" w:date="2023-03-22T19:14:00Z">
                  <w:rPr>
                    <w:rFonts w:cstheme="minorHAnsi"/>
                    <w:color w:val="000000"/>
                  </w:rPr>
                </w:rPrChange>
              </w:rPr>
              <w:t>[89]</w:t>
            </w:r>
          </w:ins>
          <w:del w:id="429" w:author="Martin Novák" w:date="2023-03-20T17:48:00Z">
            <w:r w:rsidR="0053001E" w:rsidRPr="00F65D4E" w:rsidDel="00DE5A44">
              <w:rPr>
                <w:rFonts w:cstheme="minorHAnsi"/>
                <w:color w:val="000000"/>
                <w:highlight w:val="green"/>
                <w:rPrChange w:id="430" w:author="Martin Novák" w:date="2023-03-22T19:14:00Z">
                  <w:rPr>
                    <w:rFonts w:cstheme="minorHAnsi"/>
                    <w:color w:val="000000"/>
                  </w:rPr>
                </w:rPrChange>
              </w:rPr>
              <w:delText>[89]</w:delText>
            </w:r>
          </w:del>
        </w:sdtContent>
      </w:sdt>
      <w:r w:rsidR="0016786F" w:rsidRPr="00F65D4E">
        <w:rPr>
          <w:rFonts w:cstheme="minorHAnsi"/>
          <w:highlight w:val="green"/>
          <w:rPrChange w:id="431" w:author="Martin Novák" w:date="2023-03-22T19:14:00Z">
            <w:rPr>
              <w:rFonts w:cstheme="minorHAnsi"/>
            </w:rPr>
          </w:rPrChange>
        </w:rPr>
        <w:t xml:space="preserve"> a </w:t>
      </w:r>
      <w:proofErr w:type="spellStart"/>
      <w:r w:rsidR="0016786F" w:rsidRPr="00F65D4E">
        <w:rPr>
          <w:rFonts w:cstheme="minorHAnsi"/>
          <w:highlight w:val="green"/>
          <w:lang w:val="en-US"/>
          <w:rPrChange w:id="432" w:author="Martin Novák" w:date="2023-03-22T19:14:00Z">
            <w:rPr>
              <w:rFonts w:cstheme="minorHAnsi"/>
              <w:lang w:val="en-US"/>
            </w:rPr>
          </w:rPrChange>
        </w:rPr>
        <w:t>RollerCoaster</w:t>
      </w:r>
      <w:proofErr w:type="spellEnd"/>
      <w:r w:rsidR="0016786F" w:rsidRPr="00F65D4E">
        <w:rPr>
          <w:rFonts w:cstheme="minorHAnsi"/>
          <w:highlight w:val="green"/>
          <w:lang w:val="en-US"/>
          <w:rPrChange w:id="433" w:author="Martin Novák" w:date="2023-03-22T19:14:00Z">
            <w:rPr>
              <w:rFonts w:cstheme="minorHAnsi"/>
              <w:lang w:val="en-US"/>
            </w:rPr>
          </w:rPrChange>
        </w:rPr>
        <w:t xml:space="preserve"> Tycoon</w:t>
      </w:r>
      <w:sdt>
        <w:sdtPr>
          <w:rPr>
            <w:rFonts w:cstheme="minorHAnsi"/>
            <w:color w:val="000000"/>
            <w:highlight w:val="green"/>
            <w:rPrChange w:id="434" w:author="Martin Novák" w:date="2023-03-22T19:14:00Z">
              <w:rPr>
                <w:rFonts w:cstheme="minorHAnsi"/>
                <w:color w:val="000000"/>
              </w:rPr>
            </w:rPrChange>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435" w:author="Martin Novák" w:date="2023-03-21T18:34:00Z">
            <w:r w:rsidR="00AA1312" w:rsidRPr="00F65D4E">
              <w:rPr>
                <w:rFonts w:cstheme="minorHAnsi"/>
                <w:color w:val="000000"/>
                <w:highlight w:val="green"/>
                <w:rPrChange w:id="436" w:author="Martin Novák" w:date="2023-03-22T19:14:00Z">
                  <w:rPr>
                    <w:rFonts w:cstheme="minorHAnsi"/>
                    <w:color w:val="000000"/>
                  </w:rPr>
                </w:rPrChange>
              </w:rPr>
              <w:t>[90]</w:t>
            </w:r>
          </w:ins>
          <w:del w:id="437" w:author="Martin Novák" w:date="2023-03-20T17:48:00Z">
            <w:r w:rsidR="0053001E" w:rsidRPr="00F65D4E" w:rsidDel="00DE5A44">
              <w:rPr>
                <w:rFonts w:cstheme="minorHAnsi"/>
                <w:color w:val="000000"/>
                <w:highlight w:val="green"/>
                <w:rPrChange w:id="438" w:author="Martin Novák" w:date="2023-03-22T19:14:00Z">
                  <w:rPr>
                    <w:rFonts w:cstheme="minorHAnsi"/>
                    <w:color w:val="000000"/>
                  </w:rPr>
                </w:rPrChange>
              </w:rPr>
              <w:delText>[90]</w:delText>
            </w:r>
          </w:del>
        </w:sdtContent>
      </w:sdt>
      <w:r w:rsidR="0016786F" w:rsidRPr="00F65D4E">
        <w:rPr>
          <w:rFonts w:cstheme="minorHAnsi"/>
          <w:highlight w:val="green"/>
          <w:rPrChange w:id="439" w:author="Martin Novák" w:date="2023-03-22T19:14:00Z">
            <w:rPr>
              <w:rFonts w:cstheme="minorHAnsi"/>
            </w:rPr>
          </w:rPrChange>
        </w:rPr>
        <w:t>)</w:t>
      </w:r>
      <w:r w:rsidRPr="00F65D4E">
        <w:rPr>
          <w:rFonts w:cstheme="minorHAnsi"/>
          <w:highlight w:val="green"/>
          <w:rPrChange w:id="440" w:author="Martin Novák" w:date="2023-03-22T19:14:00Z">
            <w:rPr>
              <w:rFonts w:cstheme="minorHAnsi"/>
            </w:rPr>
          </w:rPrChange>
        </w:rPr>
        <w:t>.</w:t>
      </w:r>
      <w:sdt>
        <w:sdtPr>
          <w:rPr>
            <w:rFonts w:cstheme="minorHAnsi"/>
            <w:color w:val="000000"/>
            <w:highlight w:val="green"/>
            <w:rPrChange w:id="441" w:author="Martin Novák" w:date="2023-03-22T19:14:00Z">
              <w:rPr>
                <w:rFonts w:cstheme="minorHAnsi"/>
                <w:color w:val="000000"/>
              </w:rPr>
            </w:rPrChange>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Change w:id="442" w:author="Martin Novák" w:date="2023-03-22T19:14:00Z">
              <w:rPr/>
            </w:rPrChange>
          </w:rPr>
        </w:sdtEndPr>
        <w:sdtContent>
          <w:ins w:id="443" w:author="Martin Novák" w:date="2023-03-21T18:34:00Z">
            <w:r w:rsidR="00AA1312" w:rsidRPr="00F65D4E">
              <w:rPr>
                <w:color w:val="000000"/>
                <w:highlight w:val="green"/>
                <w:rPrChange w:id="444" w:author="Martin Novák" w:date="2023-03-22T19:14:00Z">
                  <w:rPr>
                    <w:color w:val="000000"/>
                  </w:rPr>
                </w:rPrChange>
              </w:rPr>
              <w:t>[72, 74, 91]</w:t>
            </w:r>
          </w:ins>
          <w:del w:id="445" w:author="Martin Novák" w:date="2023-03-20T17:48:00Z">
            <w:r w:rsidR="0053001E" w:rsidRPr="00F65D4E" w:rsidDel="00DE5A44">
              <w:rPr>
                <w:color w:val="000000"/>
                <w:highlight w:val="green"/>
                <w:rPrChange w:id="446" w:author="Martin Novák" w:date="2023-03-22T19:14:00Z">
                  <w:rPr>
                    <w:color w:val="000000"/>
                  </w:rPr>
                </w:rPrChange>
              </w:rPr>
              <w:delText>[72, 74, 91]</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47" w:name="_Toc129100421"/>
      <w:r w:rsidRPr="00621687">
        <w:rPr>
          <w:rFonts w:asciiTheme="minorHAnsi" w:hAnsiTheme="minorHAnsi" w:cstheme="minorHAnsi"/>
          <w:shd w:val="clear" w:color="auto" w:fill="FFFFFF"/>
        </w:rPr>
        <w:t>4.4 závodní</w:t>
      </w:r>
      <w:bookmarkEnd w:id="447"/>
    </w:p>
    <w:p w14:paraId="14B00349" w14:textId="4EDE9E9E" w:rsidR="0074038A" w:rsidRDefault="0074038A" w:rsidP="00DF4197">
      <w:pPr>
        <w:ind w:left="1416" w:firstLine="708"/>
        <w:jc w:val="both"/>
        <w:rPr>
          <w:rFonts w:cstheme="minorHAnsi"/>
        </w:rPr>
      </w:pPr>
      <w:r w:rsidRPr="001C4483">
        <w:rPr>
          <w:rFonts w:cstheme="minorHAnsi"/>
          <w:highlight w:val="green"/>
          <w:rPrChange w:id="448" w:author="Martin Novák" w:date="2023-03-22T19:14:00Z">
            <w:rPr>
              <w:rFonts w:cstheme="minorHAnsi"/>
            </w:rPr>
          </w:rPrChange>
        </w:rPr>
        <w:t xml:space="preserve">Jedním z možných dělení závodních her je podle jízdního modelu. Realistický (např. </w:t>
      </w:r>
      <w:proofErr w:type="spellStart"/>
      <w:r w:rsidR="00831BEF" w:rsidRPr="001C4483">
        <w:rPr>
          <w:rFonts w:cstheme="minorHAnsi"/>
          <w:highlight w:val="green"/>
          <w:lang w:val="en-US"/>
          <w:rPrChange w:id="449" w:author="Martin Novák" w:date="2023-03-22T19:14:00Z">
            <w:rPr>
              <w:rFonts w:cstheme="minorHAnsi"/>
              <w:lang w:val="en-US"/>
            </w:rPr>
          </w:rPrChange>
        </w:rPr>
        <w:t>D</w:t>
      </w:r>
      <w:r w:rsidR="00256384" w:rsidRPr="001C4483">
        <w:rPr>
          <w:rFonts w:cstheme="minorHAnsi"/>
          <w:highlight w:val="green"/>
          <w:lang w:val="en-US"/>
          <w:rPrChange w:id="450" w:author="Martin Novák" w:date="2023-03-22T19:14:00Z">
            <w:rPr>
              <w:rFonts w:cstheme="minorHAnsi"/>
              <w:lang w:val="en-US"/>
            </w:rPr>
          </w:rPrChange>
        </w:rPr>
        <w:t>i</w:t>
      </w:r>
      <w:r w:rsidR="00831BEF" w:rsidRPr="001C4483">
        <w:rPr>
          <w:rFonts w:cstheme="minorHAnsi"/>
          <w:highlight w:val="green"/>
          <w:lang w:val="en-US"/>
          <w:rPrChange w:id="451" w:author="Martin Novák" w:date="2023-03-22T19:14:00Z">
            <w:rPr>
              <w:rFonts w:cstheme="minorHAnsi"/>
              <w:lang w:val="en-US"/>
            </w:rPr>
          </w:rPrChange>
        </w:rPr>
        <w:t>RT</w:t>
      </w:r>
      <w:proofErr w:type="spellEnd"/>
      <w:r w:rsidR="00831BEF" w:rsidRPr="001C4483">
        <w:rPr>
          <w:rFonts w:cstheme="minorHAnsi"/>
          <w:highlight w:val="green"/>
          <w:lang w:val="en-US"/>
          <w:rPrChange w:id="452" w:author="Martin Novák" w:date="2023-03-22T19:14:00Z">
            <w:rPr>
              <w:rFonts w:cstheme="minorHAnsi"/>
              <w:lang w:val="en-US"/>
            </w:rPr>
          </w:rPrChange>
        </w:rPr>
        <w:t xml:space="preserve"> Rally</w:t>
      </w:r>
      <w:sdt>
        <w:sdtPr>
          <w:rPr>
            <w:rFonts w:cstheme="minorHAnsi"/>
            <w:color w:val="000000"/>
            <w:highlight w:val="green"/>
            <w:rPrChange w:id="453" w:author="Martin Novák" w:date="2023-03-22T19:14:00Z">
              <w:rPr>
                <w:rFonts w:cstheme="minorHAnsi"/>
                <w:color w:val="000000"/>
              </w:rPr>
            </w:rPrChange>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454" w:author="Martin Novák" w:date="2023-03-21T18:34:00Z">
            <w:r w:rsidR="00AA1312" w:rsidRPr="001C4483">
              <w:rPr>
                <w:rFonts w:cstheme="minorHAnsi"/>
                <w:color w:val="000000"/>
                <w:highlight w:val="green"/>
                <w:rPrChange w:id="455" w:author="Martin Novák" w:date="2023-03-22T19:14:00Z">
                  <w:rPr>
                    <w:rFonts w:cstheme="minorHAnsi"/>
                    <w:color w:val="000000"/>
                  </w:rPr>
                </w:rPrChange>
              </w:rPr>
              <w:t>[92]</w:t>
            </w:r>
          </w:ins>
          <w:del w:id="456" w:author="Martin Novák" w:date="2023-03-20T17:48:00Z">
            <w:r w:rsidR="0053001E" w:rsidRPr="001C4483" w:rsidDel="00DE5A44">
              <w:rPr>
                <w:rFonts w:cstheme="minorHAnsi"/>
                <w:color w:val="000000"/>
                <w:highlight w:val="green"/>
                <w:rPrChange w:id="457" w:author="Martin Novák" w:date="2023-03-22T19:14:00Z">
                  <w:rPr>
                    <w:rFonts w:cstheme="minorHAnsi"/>
                    <w:color w:val="000000"/>
                  </w:rPr>
                </w:rPrChange>
              </w:rPr>
              <w:delText>[92]</w:delText>
            </w:r>
          </w:del>
        </w:sdtContent>
      </w:sdt>
      <w:r w:rsidRPr="001C4483">
        <w:rPr>
          <w:rFonts w:cstheme="minorHAnsi"/>
          <w:highlight w:val="green"/>
          <w:rPrChange w:id="458" w:author="Martin Novák" w:date="2023-03-22T19:14:00Z">
            <w:rPr>
              <w:rFonts w:cstheme="minorHAnsi"/>
            </w:rPr>
          </w:rPrChange>
        </w:rPr>
        <w:t xml:space="preserve">) se snaží co nejvíce napodobit chování skutečných vozů. Arkádový (např. </w:t>
      </w:r>
      <w:r w:rsidR="00D67D2B" w:rsidRPr="001C4483">
        <w:rPr>
          <w:rFonts w:cstheme="minorHAnsi"/>
          <w:highlight w:val="green"/>
          <w:lang w:val="en-US"/>
          <w:rPrChange w:id="459" w:author="Martin Novák" w:date="2023-03-22T19:14:00Z">
            <w:rPr>
              <w:rFonts w:cstheme="minorHAnsi"/>
              <w:lang w:val="en-US"/>
            </w:rPr>
          </w:rPrChange>
        </w:rPr>
        <w:t>Need For Speed</w:t>
      </w:r>
      <w:sdt>
        <w:sdtPr>
          <w:rPr>
            <w:rFonts w:cstheme="minorHAnsi"/>
            <w:color w:val="000000"/>
            <w:highlight w:val="green"/>
            <w:rPrChange w:id="460" w:author="Martin Novák" w:date="2023-03-22T19:14:00Z">
              <w:rPr>
                <w:rFonts w:cstheme="minorHAnsi"/>
                <w:color w:val="000000"/>
              </w:rPr>
            </w:rPrChange>
          </w:rPr>
          <w:tag w:val="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461" w:author="Martin Novák" w:date="2023-03-21T18:34:00Z">
            <w:r w:rsidR="00AA1312" w:rsidRPr="001C4483">
              <w:rPr>
                <w:rFonts w:cstheme="minorHAnsi"/>
                <w:color w:val="000000"/>
                <w:highlight w:val="green"/>
                <w:rPrChange w:id="462" w:author="Martin Novák" w:date="2023-03-22T19:14:00Z">
                  <w:rPr>
                    <w:rFonts w:cstheme="minorHAnsi"/>
                    <w:color w:val="000000"/>
                  </w:rPr>
                </w:rPrChange>
              </w:rPr>
              <w:t>[93]</w:t>
            </w:r>
          </w:ins>
          <w:del w:id="463" w:author="Martin Novák" w:date="2023-03-20T17:48:00Z">
            <w:r w:rsidR="0053001E" w:rsidRPr="001C4483" w:rsidDel="00DE5A44">
              <w:rPr>
                <w:rFonts w:cstheme="minorHAnsi"/>
                <w:color w:val="000000"/>
                <w:highlight w:val="green"/>
                <w:rPrChange w:id="464" w:author="Martin Novák" w:date="2023-03-22T19:14:00Z">
                  <w:rPr>
                    <w:rFonts w:cstheme="minorHAnsi"/>
                    <w:color w:val="000000"/>
                  </w:rPr>
                </w:rPrChange>
              </w:rPr>
              <w:delText>[93]</w:delText>
            </w:r>
          </w:del>
        </w:sdtContent>
      </w:sdt>
      <w:r w:rsidRPr="001C4483">
        <w:rPr>
          <w:rFonts w:cstheme="minorHAnsi"/>
          <w:highlight w:val="green"/>
          <w:rPrChange w:id="465" w:author="Martin Novák" w:date="2023-03-22T19:14:00Z">
            <w:rPr>
              <w:rFonts w:cstheme="minorHAnsi"/>
            </w:rPr>
          </w:rPrChange>
        </w:rPr>
        <w:t xml:space="preserve">) ubírá realističnost ve prospěch </w:t>
      </w:r>
      <w:r w:rsidR="002347AB" w:rsidRPr="001C4483">
        <w:rPr>
          <w:rFonts w:cstheme="minorHAnsi"/>
          <w:highlight w:val="green"/>
          <w:rPrChange w:id="466" w:author="Martin Novák" w:date="2023-03-22T19:14:00Z">
            <w:rPr>
              <w:rFonts w:cstheme="minorHAnsi"/>
            </w:rPr>
          </w:rPrChange>
        </w:rPr>
        <w:t xml:space="preserve">jednodušší </w:t>
      </w:r>
      <w:r w:rsidRPr="001C4483">
        <w:rPr>
          <w:rFonts w:cstheme="minorHAnsi"/>
          <w:highlight w:val="green"/>
          <w:rPrChange w:id="467" w:author="Martin Novák" w:date="2023-03-22T19:14:00Z">
            <w:rPr>
              <w:rFonts w:cstheme="minorHAnsi"/>
            </w:rPr>
          </w:rPrChange>
        </w:rPr>
        <w:t>hratelnosti</w:t>
      </w:r>
      <w:r w:rsidR="00BF4095" w:rsidRPr="001C4483">
        <w:rPr>
          <w:rFonts w:cstheme="minorHAnsi"/>
          <w:color w:val="000000"/>
          <w:highlight w:val="green"/>
          <w:rPrChange w:id="468" w:author="Martin Novák" w:date="2023-03-22T19:14:00Z">
            <w:rPr>
              <w:rFonts w:cstheme="minorHAnsi"/>
              <w:color w:val="000000"/>
            </w:rPr>
          </w:rPrChange>
        </w:rPr>
        <w:t>.</w:t>
      </w:r>
      <w:r w:rsidR="00E5767D" w:rsidRPr="001C4483">
        <w:rPr>
          <w:rFonts w:cstheme="minorHAnsi"/>
          <w:color w:val="000000"/>
          <w:highlight w:val="green"/>
          <w:rPrChange w:id="469" w:author="Martin Novák" w:date="2023-03-22T19:14:00Z">
            <w:rPr>
              <w:rFonts w:cstheme="minorHAnsi"/>
              <w:color w:val="000000"/>
            </w:rPr>
          </w:rPrChange>
        </w:rPr>
        <w:t xml:space="preserve"> Dalším dělením je</w:t>
      </w:r>
      <w:r w:rsidR="00460BAF" w:rsidRPr="001C4483">
        <w:rPr>
          <w:rFonts w:cstheme="minorHAnsi"/>
          <w:color w:val="000000"/>
          <w:highlight w:val="green"/>
          <w:rPrChange w:id="470" w:author="Martin Novák" w:date="2023-03-22T19:14:00Z">
            <w:rPr>
              <w:rFonts w:cstheme="minorHAnsi"/>
              <w:color w:val="000000"/>
            </w:rPr>
          </w:rPrChange>
        </w:rPr>
        <w:t>,</w:t>
      </w:r>
      <w:r w:rsidR="00E5767D" w:rsidRPr="001C4483">
        <w:rPr>
          <w:rFonts w:cstheme="minorHAnsi"/>
          <w:color w:val="000000"/>
          <w:highlight w:val="green"/>
          <w:rPrChange w:id="471" w:author="Martin Novák" w:date="2023-03-22T19:14:00Z">
            <w:rPr>
              <w:rFonts w:cstheme="minorHAnsi"/>
              <w:color w:val="000000"/>
            </w:rPr>
          </w:rPrChange>
        </w:rPr>
        <w:t xml:space="preserve"> zda se závodí v autech či jiných dopravních prostředcích (např. </w:t>
      </w:r>
      <w:r w:rsidR="00B326BD" w:rsidRPr="001C4483">
        <w:rPr>
          <w:rFonts w:cstheme="minorHAnsi"/>
          <w:color w:val="000000"/>
          <w:highlight w:val="green"/>
          <w:rPrChange w:id="472" w:author="Martin Novák" w:date="2023-03-22T19:14:00Z">
            <w:rPr>
              <w:rFonts w:cstheme="minorHAnsi"/>
              <w:color w:val="000000"/>
            </w:rPr>
          </w:rPrChange>
        </w:rPr>
        <w:t>vesmírné lodě v </w:t>
      </w:r>
      <w:proofErr w:type="spellStart"/>
      <w:r w:rsidR="00B326BD" w:rsidRPr="001C4483">
        <w:rPr>
          <w:rFonts w:cstheme="minorHAnsi"/>
          <w:color w:val="000000"/>
          <w:highlight w:val="green"/>
          <w:rPrChange w:id="473" w:author="Martin Novák" w:date="2023-03-22T19:14:00Z">
            <w:rPr>
              <w:rFonts w:cstheme="minorHAnsi"/>
              <w:color w:val="000000"/>
            </w:rPr>
          </w:rPrChange>
        </w:rPr>
        <w:t>Redout</w:t>
      </w:r>
      <w:proofErr w:type="spellEnd"/>
      <w:r w:rsidR="00B326BD" w:rsidRPr="001C4483">
        <w:rPr>
          <w:rFonts w:cstheme="minorHAnsi"/>
          <w:color w:val="000000"/>
          <w:highlight w:val="green"/>
          <w:rPrChange w:id="474" w:author="Martin Novák" w:date="2023-03-22T19:14:00Z">
            <w:rPr>
              <w:rFonts w:cstheme="minorHAnsi"/>
              <w:color w:val="000000"/>
            </w:rPr>
          </w:rPrChange>
        </w:rPr>
        <w:t xml:space="preserve"> 2</w:t>
      </w:r>
      <w:sdt>
        <w:sdtPr>
          <w:rPr>
            <w:rFonts w:cstheme="minorHAnsi"/>
            <w:color w:val="000000"/>
            <w:highlight w:val="green"/>
            <w:rPrChange w:id="475" w:author="Martin Novák" w:date="2023-03-22T19:14:00Z">
              <w:rPr>
                <w:rFonts w:cstheme="minorHAnsi"/>
                <w:color w:val="000000"/>
              </w:rPr>
            </w:rPrChange>
          </w:rPr>
          <w:tag w:val="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476" w:author="Martin Novák" w:date="2023-03-21T18:34:00Z">
            <w:r w:rsidR="00AA1312" w:rsidRPr="001C4483">
              <w:rPr>
                <w:rFonts w:cstheme="minorHAnsi"/>
                <w:color w:val="000000"/>
                <w:highlight w:val="green"/>
                <w:rPrChange w:id="477" w:author="Martin Novák" w:date="2023-03-22T19:14:00Z">
                  <w:rPr>
                    <w:rFonts w:cstheme="minorHAnsi"/>
                    <w:color w:val="000000"/>
                  </w:rPr>
                </w:rPrChange>
              </w:rPr>
              <w:t>[94]</w:t>
            </w:r>
          </w:ins>
          <w:del w:id="478" w:author="Martin Novák" w:date="2023-03-20T17:48:00Z">
            <w:r w:rsidR="0053001E" w:rsidRPr="001C4483" w:rsidDel="00DE5A44">
              <w:rPr>
                <w:rFonts w:cstheme="minorHAnsi"/>
                <w:color w:val="000000"/>
                <w:highlight w:val="green"/>
                <w:rPrChange w:id="479" w:author="Martin Novák" w:date="2023-03-22T19:14:00Z">
                  <w:rPr>
                    <w:rFonts w:cstheme="minorHAnsi"/>
                    <w:color w:val="000000"/>
                  </w:rPr>
                </w:rPrChange>
              </w:rPr>
              <w:delText>[94]</w:delText>
            </w:r>
          </w:del>
        </w:sdtContent>
      </w:sdt>
      <w:r w:rsidR="00E5767D" w:rsidRPr="001C4483">
        <w:rPr>
          <w:rFonts w:cstheme="minorHAnsi"/>
          <w:color w:val="000000"/>
          <w:highlight w:val="green"/>
          <w:rPrChange w:id="480" w:author="Martin Novák" w:date="2023-03-22T19:14:00Z">
            <w:rPr>
              <w:rFonts w:cstheme="minorHAnsi"/>
              <w:color w:val="000000"/>
            </w:rPr>
          </w:rPrChange>
        </w:rPr>
        <w:t>). Ačkoliv většina her hráče za narážení do soupeřů penalizuje, existují</w:t>
      </w:r>
      <w:r w:rsidR="00B326BD" w:rsidRPr="001C4483">
        <w:rPr>
          <w:rFonts w:cstheme="minorHAnsi"/>
          <w:color w:val="000000"/>
          <w:highlight w:val="green"/>
          <w:rPrChange w:id="481" w:author="Martin Novák" w:date="2023-03-22T19:14:00Z">
            <w:rPr>
              <w:rFonts w:cstheme="minorHAnsi"/>
              <w:color w:val="000000"/>
            </w:rPr>
          </w:rPrChange>
        </w:rPr>
        <w:t xml:space="preserve"> také</w:t>
      </w:r>
      <w:r w:rsidR="00E5767D" w:rsidRPr="001C4483">
        <w:rPr>
          <w:rFonts w:cstheme="minorHAnsi"/>
          <w:color w:val="000000"/>
          <w:highlight w:val="green"/>
          <w:rPrChange w:id="482" w:author="Martin Novák" w:date="2023-03-22T19:14:00Z">
            <w:rPr>
              <w:rFonts w:cstheme="minorHAnsi"/>
              <w:color w:val="000000"/>
            </w:rPr>
          </w:rPrChange>
        </w:rPr>
        <w:t xml:space="preserve"> série jako například </w:t>
      </w:r>
      <w:proofErr w:type="spellStart"/>
      <w:r w:rsidR="00E5767D" w:rsidRPr="001C4483">
        <w:rPr>
          <w:rFonts w:cstheme="minorHAnsi"/>
          <w:highlight w:val="green"/>
          <w:rPrChange w:id="483" w:author="Martin Novák" w:date="2023-03-22T19:14:00Z">
            <w:rPr>
              <w:rFonts w:cstheme="minorHAnsi"/>
              <w:color w:val="FF0000"/>
              <w:highlight w:val="darkCyan"/>
            </w:rPr>
          </w:rPrChange>
        </w:rPr>
        <w:t>FlatOut</w:t>
      </w:r>
      <w:proofErr w:type="spellEnd"/>
      <w:sdt>
        <w:sdtPr>
          <w:rPr>
            <w:rFonts w:cstheme="minorHAnsi"/>
            <w:color w:val="000000"/>
            <w:highlight w:val="green"/>
            <w:rPrChange w:id="484" w:author="Martin Novák" w:date="2023-03-22T19:14:00Z">
              <w:rPr>
                <w:rFonts w:cstheme="minorHAnsi"/>
                <w:color w:val="000000"/>
                <w:highlight w:val="darkCyan"/>
              </w:rPr>
            </w:rPrChange>
          </w:rPr>
          <w:tag w:val="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485" w:author="Martin Novák" w:date="2023-03-21T18:34:00Z">
            <w:r w:rsidR="00AA1312" w:rsidRPr="001C4483">
              <w:rPr>
                <w:rFonts w:cstheme="minorHAnsi"/>
                <w:color w:val="000000"/>
                <w:highlight w:val="green"/>
                <w:rPrChange w:id="486" w:author="Martin Novák" w:date="2023-03-22T19:14:00Z">
                  <w:rPr>
                    <w:rFonts w:cstheme="minorHAnsi"/>
                    <w:color w:val="000000"/>
                    <w:highlight w:val="darkCyan"/>
                  </w:rPr>
                </w:rPrChange>
              </w:rPr>
              <w:t>[95]</w:t>
            </w:r>
          </w:ins>
          <w:del w:id="487" w:author="Martin Novák" w:date="2023-03-20T17:48:00Z">
            <w:r w:rsidR="0053001E" w:rsidRPr="001C4483" w:rsidDel="00DE5A44">
              <w:rPr>
                <w:rFonts w:cstheme="minorHAnsi"/>
                <w:color w:val="000000"/>
                <w:highlight w:val="green"/>
                <w:rPrChange w:id="488" w:author="Martin Novák" w:date="2023-03-22T19:14:00Z">
                  <w:rPr>
                    <w:rFonts w:cstheme="minorHAnsi"/>
                    <w:color w:val="000000"/>
                    <w:highlight w:val="darkCyan"/>
                  </w:rPr>
                </w:rPrChange>
              </w:rPr>
              <w:delText>[95]</w:delText>
            </w:r>
          </w:del>
        </w:sdtContent>
      </w:sdt>
      <w:r w:rsidR="00E5767D" w:rsidRPr="001C4483">
        <w:rPr>
          <w:rFonts w:cstheme="minorHAnsi"/>
          <w:color w:val="000000"/>
          <w:highlight w:val="green"/>
          <w:rPrChange w:id="489" w:author="Martin Novák" w:date="2023-03-22T19:14:00Z">
            <w:rPr>
              <w:rFonts w:cstheme="minorHAnsi"/>
              <w:color w:val="000000"/>
            </w:rPr>
          </w:rPrChange>
        </w:rPr>
        <w:t xml:space="preserve"> a </w:t>
      </w:r>
      <w:r w:rsidR="00E5767D" w:rsidRPr="001C4483">
        <w:rPr>
          <w:rFonts w:cstheme="minorHAnsi"/>
          <w:color w:val="000000"/>
          <w:highlight w:val="green"/>
          <w:lang w:val="en-US"/>
          <w:rPrChange w:id="490" w:author="Martin Novák" w:date="2023-03-22T19:14:00Z">
            <w:rPr>
              <w:rFonts w:cstheme="minorHAnsi"/>
              <w:color w:val="000000"/>
              <w:lang w:val="en-US"/>
            </w:rPr>
          </w:rPrChange>
        </w:rPr>
        <w:t>Asphalt</w:t>
      </w:r>
      <w:sdt>
        <w:sdtPr>
          <w:rPr>
            <w:rFonts w:cstheme="minorHAnsi"/>
            <w:color w:val="000000"/>
            <w:highlight w:val="green"/>
            <w:rPrChange w:id="491" w:author="Martin Novák" w:date="2023-03-22T19:14:00Z">
              <w:rPr>
                <w:rFonts w:cstheme="minorHAnsi"/>
                <w:color w:val="000000"/>
              </w:rPr>
            </w:rPrChange>
          </w:rPr>
          <w:tag w:val="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492" w:author="Martin Novák" w:date="2023-03-21T18:34:00Z">
            <w:r w:rsidR="00AA1312" w:rsidRPr="001C4483">
              <w:rPr>
                <w:rFonts w:cstheme="minorHAnsi"/>
                <w:color w:val="000000"/>
                <w:highlight w:val="green"/>
                <w:rPrChange w:id="493" w:author="Martin Novák" w:date="2023-03-22T19:14:00Z">
                  <w:rPr>
                    <w:rFonts w:cstheme="minorHAnsi"/>
                    <w:color w:val="000000"/>
                  </w:rPr>
                </w:rPrChange>
              </w:rPr>
              <w:t>[96]</w:t>
            </w:r>
          </w:ins>
          <w:del w:id="494" w:author="Martin Novák" w:date="2023-03-20T17:48:00Z">
            <w:r w:rsidR="0053001E" w:rsidRPr="001C4483" w:rsidDel="00DE5A44">
              <w:rPr>
                <w:rFonts w:cstheme="minorHAnsi"/>
                <w:color w:val="000000"/>
                <w:highlight w:val="green"/>
                <w:rPrChange w:id="495" w:author="Martin Novák" w:date="2023-03-22T19:14:00Z">
                  <w:rPr>
                    <w:rFonts w:cstheme="minorHAnsi"/>
                    <w:color w:val="000000"/>
                  </w:rPr>
                </w:rPrChange>
              </w:rPr>
              <w:delText>[96]</w:delText>
            </w:r>
          </w:del>
        </w:sdtContent>
      </w:sdt>
      <w:r w:rsidR="00E5767D" w:rsidRPr="001C4483">
        <w:rPr>
          <w:rFonts w:cstheme="minorHAnsi"/>
          <w:color w:val="000000"/>
          <w:highlight w:val="green"/>
          <w:rPrChange w:id="496" w:author="Martin Novák" w:date="2023-03-22T19:14:00Z">
            <w:rPr>
              <w:rFonts w:cstheme="minorHAnsi"/>
              <w:color w:val="000000"/>
            </w:rPr>
          </w:rPrChange>
        </w:rPr>
        <w:t xml:space="preserve">, které </w:t>
      </w:r>
      <w:r w:rsidR="00414FD5" w:rsidRPr="001C4483">
        <w:rPr>
          <w:rFonts w:cstheme="minorHAnsi"/>
          <w:color w:val="000000"/>
          <w:highlight w:val="green"/>
          <w:rPrChange w:id="497" w:author="Martin Novák" w:date="2023-03-22T19:14:00Z">
            <w:rPr>
              <w:rFonts w:cstheme="minorHAnsi"/>
              <w:color w:val="000000"/>
            </w:rPr>
          </w:rPrChange>
        </w:rPr>
        <w:t>za to</w:t>
      </w:r>
      <w:r w:rsidR="00E5767D" w:rsidRPr="001C4483">
        <w:rPr>
          <w:rFonts w:cstheme="minorHAnsi"/>
          <w:color w:val="000000"/>
          <w:highlight w:val="green"/>
          <w:rPrChange w:id="498" w:author="Martin Novák" w:date="2023-03-22T19:14:00Z">
            <w:rPr>
              <w:rFonts w:cstheme="minorHAnsi"/>
              <w:color w:val="000000"/>
            </w:rPr>
          </w:rPrChange>
        </w:rPr>
        <w:t xml:space="preserve"> naopak hráče odměňují</w:t>
      </w:r>
      <w:r w:rsidR="00001C43" w:rsidRPr="001C4483">
        <w:rPr>
          <w:rFonts w:cstheme="minorHAnsi"/>
          <w:color w:val="000000"/>
          <w:highlight w:val="green"/>
          <w:rPrChange w:id="499" w:author="Martin Novák" w:date="2023-03-22T19:14:00Z">
            <w:rPr>
              <w:rFonts w:cstheme="minorHAnsi"/>
              <w:color w:val="000000"/>
            </w:rPr>
          </w:rPrChange>
        </w:rPr>
        <w:t xml:space="preserve"> </w:t>
      </w:r>
      <w:r w:rsidR="008D0D01" w:rsidRPr="001C4483">
        <w:rPr>
          <w:rFonts w:cstheme="minorHAnsi"/>
          <w:color w:val="000000"/>
          <w:highlight w:val="green"/>
          <w:rPrChange w:id="500" w:author="Martin Novák" w:date="2023-03-22T19:14:00Z">
            <w:rPr>
              <w:rFonts w:cstheme="minorHAnsi"/>
              <w:color w:val="000000"/>
            </w:rPr>
          </w:rPrChange>
        </w:rPr>
        <w:t xml:space="preserve">a umožňují </w:t>
      </w:r>
      <w:r w:rsidR="00001C43" w:rsidRPr="001C4483">
        <w:rPr>
          <w:rFonts w:cstheme="minorHAnsi"/>
          <w:color w:val="000000"/>
          <w:highlight w:val="green"/>
          <w:rPrChange w:id="501" w:author="Martin Novák" w:date="2023-03-22T19:14:00Z">
            <w:rPr>
              <w:rFonts w:cstheme="minorHAnsi"/>
              <w:color w:val="000000"/>
            </w:rPr>
          </w:rPrChange>
        </w:rPr>
        <w:t>soupeře zpomalit či úplně vyřadit ze závodu</w:t>
      </w:r>
      <w:r w:rsidR="0053001E" w:rsidRPr="001C4483">
        <w:rPr>
          <w:rFonts w:cstheme="minorHAnsi"/>
          <w:color w:val="000000"/>
          <w:highlight w:val="green"/>
          <w:rPrChange w:id="502" w:author="Martin Novák" w:date="2023-03-22T19:14:00Z">
            <w:rPr>
              <w:rFonts w:cstheme="minorHAnsi"/>
              <w:color w:val="000000"/>
            </w:rPr>
          </w:rPrChange>
        </w:rPr>
        <w:t xml:space="preserve"> </w:t>
      </w:r>
      <w:sdt>
        <w:sdtPr>
          <w:rPr>
            <w:rFonts w:cstheme="minorHAnsi"/>
            <w:color w:val="000000"/>
            <w:highlight w:val="green"/>
            <w:rPrChange w:id="503" w:author="Martin Novák" w:date="2023-03-22T19:14:00Z">
              <w:rPr>
                <w:rFonts w:cstheme="minorHAnsi"/>
                <w:color w:val="000000"/>
              </w:rPr>
            </w:rPrChange>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504" w:author="Martin Novák" w:date="2023-03-21T18:34:00Z">
            <w:r w:rsidR="00AA1312" w:rsidRPr="001C4483">
              <w:rPr>
                <w:rFonts w:cstheme="minorHAnsi"/>
                <w:color w:val="000000"/>
                <w:highlight w:val="green"/>
                <w:rPrChange w:id="505" w:author="Martin Novák" w:date="2023-03-22T19:14:00Z">
                  <w:rPr>
                    <w:rFonts w:cstheme="minorHAnsi"/>
                    <w:color w:val="000000"/>
                  </w:rPr>
                </w:rPrChange>
              </w:rPr>
              <w:t>[74, 97]</w:t>
            </w:r>
          </w:ins>
          <w:del w:id="506" w:author="Martin Novák" w:date="2023-03-20T17:48:00Z">
            <w:r w:rsidR="00016564" w:rsidRPr="001C4483" w:rsidDel="00DE5A44">
              <w:rPr>
                <w:rFonts w:cstheme="minorHAnsi"/>
                <w:color w:val="000000"/>
                <w:highlight w:val="green"/>
                <w:rPrChange w:id="507" w:author="Martin Novák" w:date="2023-03-22T19:14:00Z">
                  <w:rPr>
                    <w:rFonts w:cstheme="minorHAnsi"/>
                    <w:color w:val="000000"/>
                  </w:rPr>
                </w:rPrChange>
              </w:rPr>
              <w:delText>[74, 98]</w:delText>
            </w:r>
          </w:del>
        </w:sdtContent>
      </w:sdt>
      <w:r w:rsidR="00E5767D" w:rsidRPr="001C4483">
        <w:rPr>
          <w:rFonts w:cstheme="minorHAnsi"/>
          <w:color w:val="000000"/>
          <w:highlight w:val="green"/>
          <w:rPrChange w:id="508" w:author="Martin Novák" w:date="2023-03-22T19:14:00Z">
            <w:rPr>
              <w:rFonts w:cstheme="minorHAnsi"/>
              <w:color w:val="000000"/>
            </w:rPr>
          </w:rPrChange>
        </w:rPr>
        <w:t>.</w:t>
      </w:r>
    </w:p>
    <w:p w14:paraId="1C7F5AFF" w14:textId="69556AF6" w:rsidR="00E5767D" w:rsidRPr="00D2156A" w:rsidDel="001C4483" w:rsidRDefault="00E5767D" w:rsidP="00DF4197">
      <w:pPr>
        <w:ind w:left="1416" w:firstLine="708"/>
        <w:jc w:val="both"/>
        <w:rPr>
          <w:del w:id="509" w:author="Martin Novák" w:date="2023-03-22T19:14:00Z"/>
          <w:rFonts w:cstheme="minorHAnsi"/>
          <w:color w:val="92D050"/>
        </w:rPr>
      </w:pPr>
      <w:del w:id="510" w:author="Martin Novák" w:date="2023-03-22T19:14:00Z">
        <w:r w:rsidRPr="00D2156A" w:rsidDel="001C4483">
          <w:rPr>
            <w:rFonts w:cstheme="minorHAnsi"/>
            <w:color w:val="92D050"/>
          </w:rPr>
          <w:delText>/*</w:delText>
        </w:r>
      </w:del>
    </w:p>
    <w:p w14:paraId="04C7D2ED" w14:textId="2388C895" w:rsidR="00F67031" w:rsidRPr="00D2156A" w:rsidDel="001C4483" w:rsidRDefault="00F67031" w:rsidP="00DF4197">
      <w:pPr>
        <w:ind w:left="1416" w:firstLine="708"/>
        <w:jc w:val="both"/>
        <w:rPr>
          <w:del w:id="511" w:author="Martin Novák" w:date="2023-03-22T19:14:00Z"/>
          <w:rFonts w:cstheme="minorHAnsi"/>
          <w:color w:val="92D050"/>
        </w:rPr>
      </w:pPr>
      <w:del w:id="512" w:author="Martin Novák" w:date="2023-03-22T19:14:00Z">
        <w:r w:rsidRPr="00D2156A" w:rsidDel="001C4483">
          <w:rPr>
            <w:rFonts w:cstheme="minorHAnsi"/>
            <w:color w:val="92D050"/>
          </w:rPr>
          <w:delText>Jak již název napovídá, tyto hry jsou o závodění v autech, či jim podobných strojích. 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FlatOut</w:delText>
        </w:r>
      </w:del>
      <w:customXmlDelRangeStart w:id="513" w:author="Martin Novák" w:date="2023-03-22T19:14:00Z"/>
      <w:sdt>
        <w:sdtPr>
          <w:rPr>
            <w:rFonts w:cstheme="minorHAnsi"/>
            <w:color w:val="000000"/>
          </w:rPr>
          <w:tag w:val="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433406693"/>
          <w:placeholder>
            <w:docPart w:val="DefaultPlaceholder_-1854013440"/>
          </w:placeholder>
        </w:sdtPr>
        <w:sdtContent>
          <w:customXmlDelRangeEnd w:id="513"/>
          <w:del w:id="514" w:author="Martin Novák" w:date="2023-03-20T17:48:00Z">
            <w:r w:rsidR="0053001E" w:rsidRPr="00AA1312" w:rsidDel="00DE5A44">
              <w:rPr>
                <w:rFonts w:cstheme="minorHAnsi"/>
                <w:color w:val="000000"/>
              </w:rPr>
              <w:delText>[95]</w:delText>
            </w:r>
          </w:del>
          <w:customXmlDelRangeStart w:id="515" w:author="Martin Novák" w:date="2023-03-22T19:14:00Z"/>
        </w:sdtContent>
      </w:sdt>
      <w:customXmlDelRangeEnd w:id="515"/>
      <w:del w:id="516" w:author="Martin Novák" w:date="2023-03-22T19:14:00Z">
        <w:r w:rsidRPr="00D2156A" w:rsidDel="001C4483">
          <w:rPr>
            <w:rFonts w:cstheme="minorHAnsi"/>
            <w:color w:val="92D050"/>
          </w:rPr>
          <w:delText>, kde je možné nárazy soupeřovo auto poškodit či úplně zničit a vyřadit ho tak ze závodu.</w:delText>
        </w:r>
      </w:del>
    </w:p>
    <w:p w14:paraId="35F9ED89" w14:textId="44423B7D" w:rsidR="00E5767D" w:rsidRPr="00D2156A" w:rsidDel="001C4483" w:rsidRDefault="00E5767D" w:rsidP="00DF4197">
      <w:pPr>
        <w:ind w:left="1416" w:firstLine="708"/>
        <w:jc w:val="both"/>
        <w:rPr>
          <w:del w:id="517" w:author="Martin Novák" w:date="2023-03-22T19:14:00Z"/>
          <w:rFonts w:cstheme="minorHAnsi"/>
          <w:color w:val="92D050"/>
        </w:rPr>
      </w:pPr>
      <w:del w:id="518" w:author="Martin Novák" w:date="2023-03-22T19:14:00Z">
        <w:r w:rsidRPr="00D2156A" w:rsidDel="001C4483">
          <w:rPr>
            <w:rFonts w:cstheme="minorHAnsi"/>
            <w:color w:val="92D050"/>
          </w:rPr>
          <w:delText>*/</w:delText>
        </w:r>
      </w:del>
    </w:p>
    <w:p w14:paraId="35E722E3" w14:textId="2B1850F4" w:rsidR="003E05E7" w:rsidRPr="00FD4AB2" w:rsidRDefault="003E05E7" w:rsidP="003E05E7">
      <w:pPr>
        <w:pStyle w:val="Nadpis2"/>
        <w:ind w:left="708" w:firstLine="708"/>
        <w:rPr>
          <w:rFonts w:asciiTheme="minorHAnsi" w:hAnsiTheme="minorHAnsi" w:cstheme="minorHAnsi"/>
        </w:rPr>
      </w:pPr>
      <w:bookmarkStart w:id="519" w:name="_Toc129100422"/>
      <w:r w:rsidRPr="00C70CD3">
        <w:rPr>
          <w:rFonts w:asciiTheme="minorHAnsi" w:hAnsiTheme="minorHAnsi" w:cstheme="minorHAnsi"/>
          <w:highlight w:val="green"/>
          <w:rPrChange w:id="520" w:author="Martin Novák" w:date="2023-03-22T19:18:00Z">
            <w:rPr>
              <w:rFonts w:asciiTheme="minorHAnsi" w:hAnsiTheme="minorHAnsi" w:cstheme="minorHAnsi"/>
            </w:rPr>
          </w:rPrChange>
        </w:rPr>
        <w:t>4.5 shrnutí</w:t>
      </w:r>
      <w:bookmarkEnd w:id="519"/>
    </w:p>
    <w:p w14:paraId="40BE8703" w14:textId="2A0AE2E6" w:rsidR="003E05E7" w:rsidRPr="00621687" w:rsidRDefault="00FE7D1B" w:rsidP="002A7AB3">
      <w:pPr>
        <w:pStyle w:val="Odstavecseseznamem"/>
        <w:ind w:left="1416" w:firstLine="696"/>
        <w:jc w:val="both"/>
        <w:rPr>
          <w:rFonts w:cstheme="minorHAnsi"/>
        </w:rPr>
      </w:pPr>
      <w:r w:rsidRPr="00C70CD3">
        <w:rPr>
          <w:rFonts w:cstheme="minorHAnsi"/>
          <w:color w:val="000000"/>
          <w:highlight w:val="green"/>
          <w:shd w:val="clear" w:color="auto" w:fill="FFFFFF"/>
          <w:rPrChange w:id="521" w:author="Martin Novák" w:date="2023-03-22T19:18:00Z">
            <w:rPr>
              <w:rFonts w:cstheme="minorHAnsi"/>
              <w:color w:val="000000"/>
              <w:shd w:val="clear" w:color="auto" w:fill="FFFFFF"/>
            </w:rPr>
          </w:rPrChange>
        </w:rPr>
        <w:t>Toto byl</w:t>
      </w:r>
      <w:r w:rsidR="00113620" w:rsidRPr="00C70CD3">
        <w:rPr>
          <w:rFonts w:cstheme="minorHAnsi"/>
          <w:color w:val="000000"/>
          <w:highlight w:val="green"/>
          <w:shd w:val="clear" w:color="auto" w:fill="FFFFFF"/>
          <w:rPrChange w:id="522" w:author="Martin Novák" w:date="2023-03-22T19:18:00Z">
            <w:rPr>
              <w:rFonts w:cstheme="minorHAnsi"/>
              <w:color w:val="000000"/>
              <w:shd w:val="clear" w:color="auto" w:fill="FFFFFF"/>
            </w:rPr>
          </w:rPrChange>
        </w:rPr>
        <w:t>o</w:t>
      </w:r>
      <w:r w:rsidRPr="00C70CD3">
        <w:rPr>
          <w:rFonts w:cstheme="minorHAnsi"/>
          <w:color w:val="000000"/>
          <w:highlight w:val="green"/>
          <w:shd w:val="clear" w:color="auto" w:fill="FFFFFF"/>
          <w:rPrChange w:id="523" w:author="Martin Novák" w:date="2023-03-22T19:18:00Z">
            <w:rPr>
              <w:rFonts w:cstheme="minorHAnsi"/>
              <w:color w:val="000000"/>
              <w:shd w:val="clear" w:color="auto" w:fill="FFFFFF"/>
            </w:rPr>
          </w:rPrChange>
        </w:rPr>
        <w:t xml:space="preserve"> jen </w:t>
      </w:r>
      <w:r w:rsidR="00113620" w:rsidRPr="00C70CD3">
        <w:rPr>
          <w:rFonts w:cstheme="minorHAnsi"/>
          <w:color w:val="000000"/>
          <w:highlight w:val="green"/>
          <w:shd w:val="clear" w:color="auto" w:fill="FFFFFF"/>
          <w:rPrChange w:id="524" w:author="Martin Novák" w:date="2023-03-22T19:18:00Z">
            <w:rPr>
              <w:rFonts w:cstheme="minorHAnsi"/>
              <w:color w:val="000000"/>
              <w:shd w:val="clear" w:color="auto" w:fill="FFFFFF"/>
            </w:rPr>
          </w:rPrChange>
        </w:rPr>
        <w:t xml:space="preserve">stručné seznámení s nejvíce zastoupenými žánry, ale </w:t>
      </w:r>
      <w:r w:rsidR="00A26CB4" w:rsidRPr="00C70CD3">
        <w:rPr>
          <w:rFonts w:cstheme="minorHAnsi"/>
          <w:color w:val="000000"/>
          <w:highlight w:val="green"/>
          <w:shd w:val="clear" w:color="auto" w:fill="FFFFFF"/>
          <w:rPrChange w:id="525" w:author="Martin Novák" w:date="2023-03-22T19:18:00Z">
            <w:rPr>
              <w:rFonts w:cstheme="minorHAnsi"/>
              <w:color w:val="000000"/>
              <w:shd w:val="clear" w:color="auto" w:fill="FFFFFF"/>
            </w:rPr>
          </w:rPrChange>
        </w:rPr>
        <w:t>existuje mnoho dalších, které vnikají například kombinací, či rozšiřováním těchto základních.</w:t>
      </w:r>
      <w:r w:rsidR="00DE075E" w:rsidRPr="00C70CD3">
        <w:rPr>
          <w:rFonts w:cstheme="minorHAnsi"/>
          <w:color w:val="000000"/>
          <w:highlight w:val="green"/>
          <w:shd w:val="clear" w:color="auto" w:fill="FFFFFF"/>
          <w:rPrChange w:id="526" w:author="Martin Novák" w:date="2023-03-22T19:18:00Z">
            <w:rPr>
              <w:rFonts w:cstheme="minorHAnsi"/>
              <w:color w:val="000000"/>
              <w:shd w:val="clear" w:color="auto" w:fill="FFFFFF"/>
            </w:rPr>
          </w:rPrChange>
        </w:rPr>
        <w:t xml:space="preserve"> </w:t>
      </w:r>
      <w:r w:rsidR="003E05E7" w:rsidRPr="00C70CD3">
        <w:rPr>
          <w:rFonts w:cstheme="minorHAnsi"/>
          <w:color w:val="000000"/>
          <w:highlight w:val="green"/>
          <w:shd w:val="clear" w:color="auto" w:fill="FFFFFF"/>
          <w:rPrChange w:id="527" w:author="Martin Novák" w:date="2023-03-22T19:18:00Z">
            <w:rPr>
              <w:rFonts w:cstheme="minorHAnsi"/>
              <w:color w:val="000000"/>
              <w:shd w:val="clear" w:color="auto" w:fill="FFFFFF"/>
            </w:rPr>
          </w:rPrChange>
        </w:rPr>
        <w:t>Jelikož je tato práce zaměřena na RPG, je knihovna plně implementovatelná a neměla by být žádná část, která není pokryta a programátor musí dělat pouze grafickou část, reakce na Eventy</w:t>
      </w:r>
      <w:r w:rsidR="00703738" w:rsidRPr="00C70CD3">
        <w:rPr>
          <w:rFonts w:cstheme="minorHAnsi"/>
          <w:color w:val="000000"/>
          <w:highlight w:val="green"/>
          <w:shd w:val="clear" w:color="auto" w:fill="FFFFFF"/>
          <w:rPrChange w:id="528" w:author="Martin Novák" w:date="2023-03-22T19:18:00Z">
            <w:rPr>
              <w:rFonts w:cstheme="minorHAnsi"/>
              <w:color w:val="000000"/>
              <w:shd w:val="clear" w:color="auto" w:fill="FFFFFF"/>
            </w:rPr>
          </w:rPrChange>
        </w:rPr>
        <w:t xml:space="preserve"> a vstupy od hráče</w:t>
      </w:r>
      <w:r w:rsidR="003E05E7" w:rsidRPr="00C70CD3">
        <w:rPr>
          <w:rFonts w:cstheme="minorHAnsi"/>
          <w:color w:val="000000"/>
          <w:highlight w:val="green"/>
          <w:shd w:val="clear" w:color="auto" w:fill="FFFFFF"/>
          <w:rPrChange w:id="529" w:author="Martin Novák" w:date="2023-03-22T19:18:00Z">
            <w:rPr>
              <w:rFonts w:cstheme="minorHAnsi"/>
              <w:color w:val="000000"/>
              <w:shd w:val="clear" w:color="auto" w:fill="FFFFFF"/>
            </w:rPr>
          </w:rPrChange>
        </w:rPr>
        <w:t>, nastavení hodnot a umělou inteligenci NPC.</w:t>
      </w:r>
      <w:r w:rsidR="00A26CB4" w:rsidRPr="00C70CD3">
        <w:rPr>
          <w:rFonts w:cstheme="minorHAnsi"/>
          <w:color w:val="000000"/>
          <w:highlight w:val="green"/>
          <w:shd w:val="clear" w:color="auto" w:fill="FFFFFF"/>
          <w:rPrChange w:id="530" w:author="Martin Novák" w:date="2023-03-22T19:18:00Z">
            <w:rPr>
              <w:rFonts w:cstheme="minorHAnsi"/>
              <w:color w:val="000000"/>
              <w:shd w:val="clear" w:color="auto" w:fill="FFFFFF"/>
            </w:rPr>
          </w:rPrChange>
        </w:rPr>
        <w:t xml:space="preserve"> Jelikož většina RPG je současně akční hrou</w:t>
      </w:r>
      <w:r w:rsidR="007637BB" w:rsidRPr="00C70CD3">
        <w:rPr>
          <w:rFonts w:cstheme="minorHAnsi"/>
          <w:color w:val="000000"/>
          <w:highlight w:val="green"/>
          <w:shd w:val="clear" w:color="auto" w:fill="FFFFFF"/>
          <w:rPrChange w:id="531" w:author="Martin Novák" w:date="2023-03-22T19:18:00Z">
            <w:rPr>
              <w:rFonts w:cstheme="minorHAnsi"/>
              <w:color w:val="000000"/>
              <w:shd w:val="clear" w:color="auto" w:fill="FFFFFF"/>
            </w:rPr>
          </w:rPrChange>
        </w:rPr>
        <w:t xml:space="preserve"> je i pro tento žánr možné využít téměř celou knihovnu bez výrazných úprav logiky. Výjimkou jsou akční hry </w:t>
      </w:r>
      <w:r w:rsidR="006151C6" w:rsidRPr="00C70CD3">
        <w:rPr>
          <w:rFonts w:cstheme="minorHAnsi"/>
          <w:color w:val="000000"/>
          <w:highlight w:val="green"/>
          <w:shd w:val="clear" w:color="auto" w:fill="FFFFFF"/>
          <w:rPrChange w:id="532" w:author="Martin Novák" w:date="2023-03-22T19:18:00Z">
            <w:rPr>
              <w:rFonts w:cstheme="minorHAnsi"/>
              <w:color w:val="000000"/>
              <w:shd w:val="clear" w:color="auto" w:fill="FFFFFF"/>
            </w:rPr>
          </w:rPrChange>
        </w:rPr>
        <w:t xml:space="preserve">mezi jejich mechaniky nepatří souboj (např. </w:t>
      </w:r>
      <w:proofErr w:type="spellStart"/>
      <w:r w:rsidR="006151C6" w:rsidRPr="00C70CD3">
        <w:rPr>
          <w:rFonts w:cstheme="minorHAnsi"/>
          <w:color w:val="000000"/>
          <w:highlight w:val="green"/>
          <w:shd w:val="clear" w:color="auto" w:fill="FFFFFF"/>
          <w:rPrChange w:id="533" w:author="Martin Novák" w:date="2023-03-22T19:18:00Z">
            <w:rPr>
              <w:rFonts w:cstheme="minorHAnsi"/>
              <w:color w:val="000000"/>
              <w:highlight w:val="darkCyan"/>
              <w:shd w:val="clear" w:color="auto" w:fill="FFFFFF"/>
            </w:rPr>
          </w:rPrChange>
        </w:rPr>
        <w:t>Blackhole</w:t>
      </w:r>
      <w:proofErr w:type="spellEnd"/>
      <w:sdt>
        <w:sdtPr>
          <w:rPr>
            <w:rFonts w:cstheme="minorHAnsi"/>
            <w:color w:val="000000"/>
            <w:highlight w:val="green"/>
            <w:shd w:val="clear" w:color="auto" w:fill="FFFFFF"/>
            <w:rPrChange w:id="534" w:author="Martin Novák" w:date="2023-03-22T19:18:00Z">
              <w:rPr>
                <w:rFonts w:cstheme="minorHAnsi"/>
                <w:color w:val="000000"/>
                <w:highlight w:val="darkCyan"/>
                <w:shd w:val="clear" w:color="auto" w:fill="FFFFFF"/>
              </w:rPr>
            </w:rPrChange>
          </w:rPr>
          <w:tag w:val="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535" w:author="Martin Novák" w:date="2023-03-21T18:34:00Z">
            <w:r w:rsidR="00AA1312" w:rsidRPr="00C70CD3">
              <w:rPr>
                <w:rFonts w:cstheme="minorHAnsi"/>
                <w:color w:val="000000"/>
                <w:highlight w:val="green"/>
                <w:shd w:val="clear" w:color="auto" w:fill="FFFFFF"/>
                <w:rPrChange w:id="536" w:author="Martin Novák" w:date="2023-03-22T19:18:00Z">
                  <w:rPr>
                    <w:rFonts w:cstheme="minorHAnsi"/>
                    <w:color w:val="000000"/>
                    <w:highlight w:val="darkCyan"/>
                    <w:shd w:val="clear" w:color="auto" w:fill="FFFFFF"/>
                  </w:rPr>
                </w:rPrChange>
              </w:rPr>
              <w:t>[98]</w:t>
            </w:r>
          </w:ins>
          <w:del w:id="537" w:author="Martin Novák" w:date="2023-03-20T17:48:00Z">
            <w:r w:rsidR="0053001E" w:rsidRPr="00C70CD3" w:rsidDel="00DE5A44">
              <w:rPr>
                <w:rFonts w:cstheme="minorHAnsi"/>
                <w:color w:val="000000"/>
                <w:highlight w:val="green"/>
                <w:shd w:val="clear" w:color="auto" w:fill="FFFFFF"/>
                <w:rPrChange w:id="538" w:author="Martin Novák" w:date="2023-03-22T19:18:00Z">
                  <w:rPr>
                    <w:rFonts w:cstheme="minorHAnsi"/>
                    <w:color w:val="000000"/>
                    <w:highlight w:val="darkCyan"/>
                    <w:shd w:val="clear" w:color="auto" w:fill="FFFFFF"/>
                  </w:rPr>
                </w:rPrChange>
              </w:rPr>
              <w:delText>[97]</w:delText>
            </w:r>
          </w:del>
        </w:sdtContent>
      </w:sdt>
      <w:r w:rsidR="006151C6" w:rsidRPr="00C70CD3">
        <w:rPr>
          <w:rFonts w:cstheme="minorHAnsi"/>
          <w:color w:val="000000"/>
          <w:highlight w:val="green"/>
          <w:shd w:val="clear" w:color="auto" w:fill="FFFFFF"/>
          <w:rPrChange w:id="539" w:author="Martin Novák" w:date="2023-03-22T19:18:00Z">
            <w:rPr>
              <w:rFonts w:cstheme="minorHAnsi"/>
              <w:color w:val="000000"/>
              <w:shd w:val="clear" w:color="auto" w:fill="FFFFFF"/>
            </w:rPr>
          </w:rPrChange>
        </w:rPr>
        <w:t xml:space="preserve">) nebo </w:t>
      </w:r>
      <w:r w:rsidR="00E07FEF" w:rsidRPr="00C70CD3">
        <w:rPr>
          <w:rFonts w:cstheme="minorHAnsi"/>
          <w:color w:val="000000"/>
          <w:highlight w:val="green"/>
          <w:shd w:val="clear" w:color="auto" w:fill="FFFFFF"/>
          <w:rPrChange w:id="540" w:author="Martin Novák" w:date="2023-03-22T19:18:00Z">
            <w:rPr>
              <w:rFonts w:cstheme="minorHAnsi"/>
              <w:color w:val="000000"/>
              <w:shd w:val="clear" w:color="auto" w:fill="FFFFFF"/>
            </w:rPr>
          </w:rPrChange>
        </w:rPr>
        <w:t xml:space="preserve">neobsahují </w:t>
      </w:r>
      <w:r w:rsidR="006151C6" w:rsidRPr="00C70CD3">
        <w:rPr>
          <w:rFonts w:cstheme="minorHAnsi"/>
          <w:color w:val="000000"/>
          <w:highlight w:val="green"/>
          <w:shd w:val="clear" w:color="auto" w:fill="FFFFFF"/>
          <w:rPrChange w:id="541" w:author="Martin Novák" w:date="2023-03-22T19:18:00Z">
            <w:rPr>
              <w:rFonts w:cstheme="minorHAnsi"/>
              <w:color w:val="000000"/>
              <w:shd w:val="clear" w:color="auto" w:fill="FFFFFF"/>
            </w:rPr>
          </w:rPrChange>
        </w:rPr>
        <w:t>předmět</w:t>
      </w:r>
      <w:r w:rsidR="00E07FEF" w:rsidRPr="00C70CD3">
        <w:rPr>
          <w:rFonts w:cstheme="minorHAnsi"/>
          <w:color w:val="000000"/>
          <w:highlight w:val="green"/>
          <w:shd w:val="clear" w:color="auto" w:fill="FFFFFF"/>
          <w:rPrChange w:id="542" w:author="Martin Novák" w:date="2023-03-22T19:18:00Z">
            <w:rPr>
              <w:rFonts w:cstheme="minorHAnsi"/>
              <w:color w:val="000000"/>
              <w:shd w:val="clear" w:color="auto" w:fill="FFFFFF"/>
            </w:rPr>
          </w:rPrChange>
        </w:rPr>
        <w:t>y</w:t>
      </w:r>
      <w:r w:rsidR="006151C6" w:rsidRPr="00C70CD3">
        <w:rPr>
          <w:rFonts w:cstheme="minorHAnsi"/>
          <w:color w:val="000000"/>
          <w:highlight w:val="green"/>
          <w:shd w:val="clear" w:color="auto" w:fill="FFFFFF"/>
          <w:rPrChange w:id="543" w:author="Martin Novák" w:date="2023-03-22T19:18:00Z">
            <w:rPr>
              <w:rFonts w:cstheme="minorHAnsi"/>
              <w:color w:val="000000"/>
              <w:shd w:val="clear" w:color="auto" w:fill="FFFFFF"/>
            </w:rPr>
          </w:rPrChange>
        </w:rPr>
        <w:t>, protože v takovém případě zůstane velká část knihovny nevyužita.</w:t>
      </w:r>
      <w:r w:rsidR="00DE1145" w:rsidRPr="00C70CD3">
        <w:rPr>
          <w:rFonts w:cstheme="minorHAnsi"/>
          <w:color w:val="000000"/>
          <w:highlight w:val="green"/>
          <w:shd w:val="clear" w:color="auto" w:fill="FFFFFF"/>
          <w:rPrChange w:id="544" w:author="Martin Novák" w:date="2023-03-22T19:18:00Z">
            <w:rPr>
              <w:rFonts w:cstheme="minorHAnsi"/>
              <w:color w:val="000000"/>
              <w:shd w:val="clear" w:color="auto" w:fill="FFFFFF"/>
            </w:rPr>
          </w:rPrChange>
        </w:rPr>
        <w:t xml:space="preserve"> </w:t>
      </w:r>
      <w:r w:rsidR="001A4873" w:rsidRPr="00C70CD3">
        <w:rPr>
          <w:rFonts w:cstheme="minorHAnsi"/>
          <w:highlight w:val="green"/>
          <w:rPrChange w:id="545" w:author="Martin Novák" w:date="2023-03-22T19:18:00Z">
            <w:rPr>
              <w:rFonts w:cstheme="minorHAnsi"/>
            </w:rPr>
          </w:rPrChange>
        </w:rPr>
        <w:t xml:space="preserve">Pro strategie je z knihovny možné využít třídu </w:t>
      </w:r>
      <w:r w:rsidR="001A4873" w:rsidRPr="00C70CD3">
        <w:rPr>
          <w:rFonts w:cstheme="minorHAnsi"/>
          <w:i/>
          <w:iCs/>
          <w:highlight w:val="green"/>
          <w:rPrChange w:id="546" w:author="Martin Novák" w:date="2023-03-22T19:18:00Z">
            <w:rPr>
              <w:rFonts w:cstheme="minorHAnsi"/>
              <w:i/>
              <w:iCs/>
            </w:rPr>
          </w:rPrChange>
        </w:rPr>
        <w:t>Postava</w:t>
      </w:r>
      <w:r w:rsidR="001A4873" w:rsidRPr="00C70CD3">
        <w:rPr>
          <w:rFonts w:cstheme="minorHAnsi"/>
          <w:highlight w:val="green"/>
          <w:rPrChange w:id="547" w:author="Martin Novák" w:date="2023-03-22T19:18:00Z">
            <w:rPr>
              <w:rFonts w:cstheme="minorHAnsi"/>
            </w:rPr>
          </w:rPrChange>
        </w:rPr>
        <w:t xml:space="preserve"> na jednotky a budovy nebo </w:t>
      </w:r>
      <w:proofErr w:type="spellStart"/>
      <w:r w:rsidR="001A4873" w:rsidRPr="00C70CD3">
        <w:rPr>
          <w:rFonts w:cstheme="minorHAnsi"/>
          <w:i/>
          <w:iCs/>
          <w:highlight w:val="green"/>
          <w:rPrChange w:id="548" w:author="Martin Novák" w:date="2023-03-22T19:18:00Z">
            <w:rPr>
              <w:rFonts w:cstheme="minorHAnsi"/>
              <w:i/>
              <w:iCs/>
            </w:rPr>
          </w:rPrChange>
        </w:rPr>
        <w:t>GameManager</w:t>
      </w:r>
      <w:proofErr w:type="spellEnd"/>
      <w:r w:rsidR="00DE1145" w:rsidRPr="00C70CD3">
        <w:rPr>
          <w:rFonts w:cstheme="minorHAnsi"/>
          <w:i/>
          <w:iCs/>
          <w:highlight w:val="green"/>
          <w:rPrChange w:id="549" w:author="Martin Novák" w:date="2023-03-22T19:18:00Z">
            <w:rPr>
              <w:rFonts w:cstheme="minorHAnsi"/>
              <w:i/>
              <w:iCs/>
            </w:rPr>
          </w:rPrChange>
        </w:rPr>
        <w:t xml:space="preserve"> </w:t>
      </w:r>
      <w:r w:rsidR="00DE1145" w:rsidRPr="00C70CD3">
        <w:rPr>
          <w:rFonts w:cstheme="minorHAnsi"/>
          <w:highlight w:val="green"/>
          <w:rPrChange w:id="550" w:author="Martin Novák" w:date="2023-03-22T19:18:00Z">
            <w:rPr>
              <w:rFonts w:cstheme="minorHAnsi"/>
            </w:rPr>
          </w:rPrChange>
        </w:rPr>
        <w:t>a</w:t>
      </w:r>
      <w:r w:rsidR="00DE1145" w:rsidRPr="00C70CD3">
        <w:rPr>
          <w:rFonts w:cstheme="minorHAnsi"/>
          <w:i/>
          <w:iCs/>
          <w:highlight w:val="green"/>
          <w:rPrChange w:id="551" w:author="Martin Novák" w:date="2023-03-22T19:18:00Z">
            <w:rPr>
              <w:rFonts w:cstheme="minorHAnsi"/>
              <w:i/>
              <w:iCs/>
            </w:rPr>
          </w:rPrChange>
        </w:rPr>
        <w:t xml:space="preserve"> </w:t>
      </w:r>
      <w:proofErr w:type="spellStart"/>
      <w:r w:rsidR="00DE1145" w:rsidRPr="00C70CD3">
        <w:rPr>
          <w:rFonts w:cstheme="minorHAnsi"/>
          <w:i/>
          <w:iCs/>
          <w:highlight w:val="green"/>
          <w:rPrChange w:id="552" w:author="Martin Novák" w:date="2023-03-22T19:18:00Z">
            <w:rPr>
              <w:rFonts w:cstheme="minorHAnsi"/>
              <w:i/>
              <w:iCs/>
            </w:rPr>
          </w:rPrChange>
        </w:rPr>
        <w:t>Chunk</w:t>
      </w:r>
      <w:proofErr w:type="spellEnd"/>
      <w:r w:rsidR="001A4873" w:rsidRPr="00C70CD3">
        <w:rPr>
          <w:rFonts w:cstheme="minorHAnsi"/>
          <w:highlight w:val="green"/>
          <w:rPrChange w:id="553" w:author="Martin Novák" w:date="2023-03-22T19:18:00Z">
            <w:rPr>
              <w:rFonts w:cstheme="minorHAnsi"/>
            </w:rPr>
          </w:rPrChange>
        </w:rPr>
        <w:t xml:space="preserve"> na </w:t>
      </w:r>
      <w:r w:rsidR="001A4873" w:rsidRPr="00C70CD3">
        <w:rPr>
          <w:rFonts w:cstheme="minorHAnsi"/>
          <w:highlight w:val="green"/>
          <w:rPrChange w:id="554" w:author="Martin Novák" w:date="2023-03-22T19:18:00Z">
            <w:rPr>
              <w:rFonts w:cstheme="minorHAnsi"/>
            </w:rPr>
          </w:rPrChange>
        </w:rPr>
        <w:lastRenderedPageBreak/>
        <w:t>generování náhodné mapy.</w:t>
      </w:r>
      <w:r w:rsidR="002A7AB3" w:rsidRPr="00C70CD3">
        <w:rPr>
          <w:rFonts w:cstheme="minorHAnsi"/>
          <w:highlight w:val="green"/>
          <w:rPrChange w:id="555" w:author="Martin Novák" w:date="2023-03-22T19:18:00Z">
            <w:rPr>
              <w:rFonts w:cstheme="minorHAnsi"/>
            </w:rPr>
          </w:rPrChange>
        </w:rPr>
        <w:t xml:space="preserve"> </w:t>
      </w:r>
      <w:r w:rsidR="001A4873" w:rsidRPr="00C70CD3">
        <w:rPr>
          <w:rFonts w:cstheme="minorHAnsi"/>
          <w:highlight w:val="green"/>
          <w:rPrChange w:id="556" w:author="Martin Novák" w:date="2023-03-22T19:18:00Z">
            <w:rPr>
              <w:rFonts w:cstheme="minorHAnsi"/>
            </w:rPr>
          </w:rPrChange>
        </w:rPr>
        <w:t xml:space="preserve">U závodních her lze z knihovny využít </w:t>
      </w:r>
      <w:proofErr w:type="spellStart"/>
      <w:r w:rsidR="001A4873" w:rsidRPr="00C70CD3">
        <w:rPr>
          <w:rFonts w:cstheme="minorHAnsi"/>
          <w:i/>
          <w:iCs/>
          <w:highlight w:val="green"/>
          <w:rPrChange w:id="557" w:author="Martin Novák" w:date="2023-03-22T19:18:00Z">
            <w:rPr>
              <w:rFonts w:cstheme="minorHAnsi"/>
              <w:i/>
              <w:iCs/>
            </w:rPr>
          </w:rPrChange>
        </w:rPr>
        <w:t>StatList</w:t>
      </w:r>
      <w:proofErr w:type="spellEnd"/>
      <w:r w:rsidR="001A4873" w:rsidRPr="00C70CD3">
        <w:rPr>
          <w:rFonts w:cstheme="minorHAnsi"/>
          <w:highlight w:val="green"/>
          <w:rPrChange w:id="558" w:author="Martin Novák" w:date="2023-03-22T19:18:00Z">
            <w:rPr>
              <w:rFonts w:cstheme="minorHAnsi"/>
            </w:rPr>
          </w:rPrChange>
        </w:rPr>
        <w:t xml:space="preserve"> na vlastnosti vozidla (rychlost, akcelerace</w:t>
      </w:r>
      <w:r w:rsidR="002A7AB3" w:rsidRPr="00C70CD3">
        <w:rPr>
          <w:rFonts w:cstheme="minorHAnsi"/>
          <w:highlight w:val="green"/>
          <w:rPrChange w:id="559" w:author="Martin Novák" w:date="2023-03-22T19:18:00Z">
            <w:rPr>
              <w:rFonts w:cstheme="minorHAnsi"/>
            </w:rPr>
          </w:rPrChange>
        </w:rPr>
        <w:t xml:space="preserve">, </w:t>
      </w:r>
      <w:r w:rsidR="001A4873" w:rsidRPr="00C70CD3">
        <w:rPr>
          <w:rFonts w:cstheme="minorHAnsi"/>
          <w:highlight w:val="green"/>
          <w:rPrChange w:id="560" w:author="Martin Novák" w:date="2023-03-22T19:18:00Z">
            <w:rPr>
              <w:rFonts w:cstheme="minorHAnsi"/>
            </w:rPr>
          </w:rPrChange>
        </w:rPr>
        <w:t xml:space="preserve">…) a </w:t>
      </w:r>
      <w:proofErr w:type="spellStart"/>
      <w:r w:rsidR="001A4873" w:rsidRPr="00C70CD3">
        <w:rPr>
          <w:rFonts w:cstheme="minorHAnsi"/>
          <w:i/>
          <w:iCs/>
          <w:highlight w:val="green"/>
          <w:rPrChange w:id="561" w:author="Martin Novák" w:date="2023-03-22T19:18:00Z">
            <w:rPr>
              <w:rFonts w:cstheme="minorHAnsi"/>
              <w:i/>
              <w:iCs/>
            </w:rPr>
          </w:rPrChange>
        </w:rPr>
        <w:t>Predmet</w:t>
      </w:r>
      <w:proofErr w:type="spellEnd"/>
      <w:r w:rsidR="001A4873" w:rsidRPr="00C70CD3">
        <w:rPr>
          <w:rFonts w:cstheme="minorHAnsi"/>
          <w:highlight w:val="green"/>
          <w:rPrChange w:id="562" w:author="Martin Novák" w:date="2023-03-22T19:18:00Z">
            <w:rPr>
              <w:rFonts w:cstheme="minorHAnsi"/>
            </w:rPr>
          </w:rPrChange>
        </w:rPr>
        <w:t xml:space="preserve"> na vylepšení. V přídě her, kde se dá poškodit soupeřův vůz lze použít také </w:t>
      </w:r>
      <w:r w:rsidR="001A4873" w:rsidRPr="00C70CD3">
        <w:rPr>
          <w:rFonts w:cstheme="minorHAnsi"/>
          <w:i/>
          <w:iCs/>
          <w:highlight w:val="green"/>
          <w:rPrChange w:id="563" w:author="Martin Novák" w:date="2023-03-22T19:18:00Z">
            <w:rPr>
              <w:rFonts w:cstheme="minorHAnsi"/>
              <w:i/>
              <w:iCs/>
            </w:rPr>
          </w:rPrChange>
        </w:rPr>
        <w:t>Postava</w:t>
      </w:r>
      <w:r w:rsidR="001A4873" w:rsidRPr="00C70CD3">
        <w:rPr>
          <w:rFonts w:cstheme="minorHAnsi"/>
          <w:highlight w:val="green"/>
          <w:rPrChange w:id="564" w:author="Martin Novák" w:date="2023-03-22T19:18:00Z">
            <w:rPr>
              <w:rFonts w:cstheme="minorHAnsi"/>
            </w:rPr>
          </w:rPrChange>
        </w:rPr>
        <w:t>. Jelikož třídy nejsou určeny na toto využití, obsahují velké množství dat na víc, která budou zbytečně zabírat paměť a je proto lepší vytvořit si vlastní třídy.</w:t>
      </w:r>
    </w:p>
    <w:p w14:paraId="174EC6A1" w14:textId="77777777" w:rsidR="00F67031" w:rsidRPr="00D1323A" w:rsidRDefault="00F67031" w:rsidP="00390376">
      <w:pPr>
        <w:ind w:left="360"/>
        <w:rPr>
          <w:rStyle w:val="Nadpis1Char"/>
          <w:rFonts w:asciiTheme="minorHAnsi" w:hAnsiTheme="minorHAnsi" w:cstheme="minorHAnsi"/>
          <w:highlight w:val="green"/>
          <w:rPrChange w:id="565" w:author="Martin Novák" w:date="2023-03-22T19:22:00Z">
            <w:rPr>
              <w:rStyle w:val="Nadpis1Char"/>
              <w:rFonts w:asciiTheme="minorHAnsi" w:hAnsiTheme="minorHAnsi" w:cstheme="minorHAnsi"/>
            </w:rPr>
          </w:rPrChange>
        </w:rPr>
      </w:pPr>
      <w:bookmarkStart w:id="566" w:name="_Toc129100423"/>
      <w:bookmarkStart w:id="567" w:name="_Hlk76031975"/>
      <w:r w:rsidRPr="00D1323A">
        <w:rPr>
          <w:rStyle w:val="Nadpis1Char"/>
          <w:rFonts w:asciiTheme="minorHAnsi" w:hAnsiTheme="minorHAnsi" w:cstheme="minorHAnsi"/>
          <w:highlight w:val="green"/>
          <w:rPrChange w:id="568" w:author="Martin Novák" w:date="2023-03-22T19:22:00Z">
            <w:rPr>
              <w:rStyle w:val="Nadpis1Char"/>
              <w:rFonts w:asciiTheme="minorHAnsi" w:hAnsiTheme="minorHAnsi" w:cstheme="minorHAnsi"/>
            </w:rPr>
          </w:rPrChange>
        </w:rPr>
        <w:t>5. Grafické výstupy aplikací</w:t>
      </w:r>
      <w:bookmarkEnd w:id="566"/>
    </w:p>
    <w:bookmarkEnd w:id="567"/>
    <w:p w14:paraId="4426DE4A" w14:textId="0B9A0607" w:rsidR="00F67031" w:rsidRDefault="00F67031" w:rsidP="00DC1351">
      <w:pPr>
        <w:ind w:left="360" w:firstLine="348"/>
        <w:jc w:val="both"/>
      </w:pPr>
      <w:r w:rsidRPr="00D1323A">
        <w:rPr>
          <w:highlight w:val="green"/>
          <w:rPrChange w:id="569" w:author="Martin Novák" w:date="2023-03-22T19:22:00Z">
            <w:rPr/>
          </w:rPrChange>
        </w:rPr>
        <w:t xml:space="preserve">Programy ke komunikaci s uživateli potřebují uživatelské rozhraní. U nejjednodušších her se může jednat o konzoli, ale pro většinu her pouhé psaní nestačí a potřebují grafické prostředí neboli GUI. Na </w:t>
      </w:r>
      <w:r w:rsidR="00621EB4" w:rsidRPr="00D1323A">
        <w:rPr>
          <w:highlight w:val="green"/>
          <w:rPrChange w:id="570" w:author="Martin Novák" w:date="2023-03-22T19:22:00Z">
            <w:rPr/>
          </w:rPrChange>
        </w:rPr>
        <w:fldChar w:fldCharType="begin"/>
      </w:r>
      <w:r w:rsidR="00621EB4" w:rsidRPr="00D1323A">
        <w:rPr>
          <w:highlight w:val="green"/>
          <w:rPrChange w:id="571" w:author="Martin Novák" w:date="2023-03-22T19:22:00Z">
            <w:rPr/>
          </w:rPrChange>
        </w:rPr>
        <w:instrText xml:space="preserve"> REF _Ref86178372 \h </w:instrText>
      </w:r>
      <w:r w:rsidR="00621EB4" w:rsidRPr="00D1323A">
        <w:rPr>
          <w:highlight w:val="green"/>
          <w:rPrChange w:id="572" w:author="Martin Novák" w:date="2023-03-22T19:22:00Z">
            <w:rPr/>
          </w:rPrChange>
        </w:rPr>
      </w:r>
      <w:r w:rsidR="00D1323A">
        <w:rPr>
          <w:highlight w:val="green"/>
        </w:rPr>
        <w:instrText xml:space="preserve"> \* MERGEFORMAT </w:instrText>
      </w:r>
      <w:r w:rsidR="00621EB4" w:rsidRPr="00D1323A">
        <w:rPr>
          <w:highlight w:val="green"/>
          <w:rPrChange w:id="573" w:author="Martin Novák" w:date="2023-03-22T19:22:00Z">
            <w:rPr/>
          </w:rPrChange>
        </w:rPr>
        <w:fldChar w:fldCharType="separate"/>
      </w:r>
      <w:r w:rsidR="00E3778F" w:rsidRPr="00D1323A">
        <w:rPr>
          <w:highlight w:val="green"/>
          <w:rPrChange w:id="574" w:author="Martin Novák" w:date="2023-03-22T19:22:00Z">
            <w:rPr/>
          </w:rPrChange>
        </w:rPr>
        <w:t xml:space="preserve">Obr. </w:t>
      </w:r>
      <w:r w:rsidR="00E3778F" w:rsidRPr="00D1323A">
        <w:rPr>
          <w:noProof/>
          <w:highlight w:val="green"/>
          <w:rPrChange w:id="575" w:author="Martin Novák" w:date="2023-03-22T19:22:00Z">
            <w:rPr>
              <w:noProof/>
            </w:rPr>
          </w:rPrChange>
        </w:rPr>
        <w:t>3</w:t>
      </w:r>
      <w:r w:rsidR="00621EB4" w:rsidRPr="00D1323A">
        <w:rPr>
          <w:highlight w:val="green"/>
          <w:rPrChange w:id="576" w:author="Martin Novák" w:date="2023-03-22T19:22:00Z">
            <w:rPr/>
          </w:rPrChange>
        </w:rPr>
        <w:fldChar w:fldCharType="end"/>
      </w:r>
      <w:r w:rsidR="00621EB4" w:rsidRPr="00D1323A">
        <w:rPr>
          <w:highlight w:val="green"/>
          <w:rPrChange w:id="577" w:author="Martin Novák" w:date="2023-03-22T19:22:00Z">
            <w:rPr/>
          </w:rPrChange>
        </w:rPr>
        <w:t xml:space="preserve"> </w:t>
      </w:r>
      <w:r w:rsidRPr="00D1323A">
        <w:rPr>
          <w:highlight w:val="green"/>
          <w:rPrChange w:id="578" w:author="Martin Novák" w:date="2023-03-22T19:22:00Z">
            <w:rPr/>
          </w:rPrChange>
        </w:rPr>
        <w:t xml:space="preserve">jsou v několika bodech shrnuté rozdíly </w:t>
      </w:r>
      <w:r w:rsidR="00AE7602" w:rsidRPr="00D1323A">
        <w:rPr>
          <w:highlight w:val="green"/>
          <w:rPrChange w:id="579" w:author="Martin Novák" w:date="2023-03-22T19:22:00Z">
            <w:rPr/>
          </w:rPrChange>
        </w:rPr>
        <w:t xml:space="preserve">UI pro </w:t>
      </w:r>
      <w:r w:rsidRPr="00D1323A">
        <w:rPr>
          <w:highlight w:val="green"/>
          <w:rPrChange w:id="580" w:author="Martin Novák" w:date="2023-03-22T19:22:00Z">
            <w:rPr/>
          </w:rPrChange>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0F98DCDD" w:rsidR="00F67031" w:rsidRDefault="00621EB4" w:rsidP="00621EB4">
      <w:pPr>
        <w:pStyle w:val="Titulek"/>
        <w:ind w:left="1416" w:firstLine="708"/>
        <w:jc w:val="both"/>
      </w:pPr>
      <w:bookmarkStart w:id="581" w:name="_Ref86178372"/>
      <w:r w:rsidRPr="00D1323A">
        <w:rPr>
          <w:highlight w:val="green"/>
          <w:rPrChange w:id="582" w:author="Martin Novák" w:date="2023-03-22T19:22:00Z">
            <w:rPr/>
          </w:rPrChange>
        </w:rPr>
        <w:t xml:space="preserve">Obr. </w:t>
      </w:r>
      <w:r w:rsidR="00000000" w:rsidRPr="00D1323A">
        <w:rPr>
          <w:highlight w:val="green"/>
          <w:rPrChange w:id="583" w:author="Martin Novák" w:date="2023-03-22T19:22:00Z">
            <w:rPr/>
          </w:rPrChange>
        </w:rPr>
        <w:fldChar w:fldCharType="begin"/>
      </w:r>
      <w:r w:rsidR="00000000" w:rsidRPr="00D1323A">
        <w:rPr>
          <w:highlight w:val="green"/>
          <w:rPrChange w:id="584" w:author="Martin Novák" w:date="2023-03-22T19:22:00Z">
            <w:rPr/>
          </w:rPrChange>
        </w:rPr>
        <w:instrText xml:space="preserve"> SEQ Obrázek \* ARABIC </w:instrText>
      </w:r>
      <w:r w:rsidR="00000000" w:rsidRPr="00D1323A">
        <w:rPr>
          <w:highlight w:val="green"/>
          <w:rPrChange w:id="585" w:author="Martin Novák" w:date="2023-03-22T19:22:00Z">
            <w:rPr/>
          </w:rPrChange>
        </w:rPr>
        <w:fldChar w:fldCharType="separate"/>
      </w:r>
      <w:r w:rsidR="004B0EF4" w:rsidRPr="00D1323A">
        <w:rPr>
          <w:noProof/>
          <w:highlight w:val="green"/>
          <w:rPrChange w:id="586" w:author="Martin Novák" w:date="2023-03-22T19:22:00Z">
            <w:rPr>
              <w:noProof/>
            </w:rPr>
          </w:rPrChange>
        </w:rPr>
        <w:t>3</w:t>
      </w:r>
      <w:r w:rsidR="00000000" w:rsidRPr="00D1323A">
        <w:rPr>
          <w:noProof/>
          <w:highlight w:val="green"/>
          <w:rPrChange w:id="587" w:author="Martin Novák" w:date="2023-03-22T19:22:00Z">
            <w:rPr>
              <w:noProof/>
            </w:rPr>
          </w:rPrChange>
        </w:rPr>
        <w:fldChar w:fldCharType="end"/>
      </w:r>
      <w:bookmarkEnd w:id="581"/>
      <w:r w:rsidRPr="00D1323A">
        <w:rPr>
          <w:highlight w:val="green"/>
          <w:rPrChange w:id="588" w:author="Martin Novák" w:date="2023-03-22T19:22:00Z">
            <w:rPr/>
          </w:rPrChange>
        </w:rPr>
        <w:t xml:space="preserve"> srovnání </w:t>
      </w:r>
      <w:r w:rsidR="00932E49" w:rsidRPr="00D1323A">
        <w:rPr>
          <w:highlight w:val="green"/>
          <w:rPrChange w:id="589" w:author="Martin Novák" w:date="2023-03-22T19:22:00Z">
            <w:rPr/>
          </w:rPrChange>
        </w:rPr>
        <w:t xml:space="preserve">Windows </w:t>
      </w:r>
      <w:r w:rsidRPr="00D1323A">
        <w:rPr>
          <w:highlight w:val="green"/>
          <w:rPrChange w:id="590" w:author="Martin Novák" w:date="2023-03-22T19:22:00Z">
            <w:rPr/>
          </w:rPrChange>
        </w:rPr>
        <w:t>UI</w:t>
      </w:r>
      <w:sdt>
        <w:sdtPr>
          <w:rPr>
            <w:i w:val="0"/>
            <w:color w:val="000000"/>
            <w:highlight w:val="green"/>
            <w:rPrChange w:id="591" w:author="Martin Novák" w:date="2023-03-22T19:22:00Z">
              <w:rPr>
                <w:i w:val="0"/>
                <w:color w:val="000000"/>
              </w:rPr>
            </w:rPrChange>
          </w:rPr>
          <w:tag w:val="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ins w:id="592" w:author="Martin Novák" w:date="2023-03-21T18:34:00Z">
            <w:r w:rsidR="00AA1312" w:rsidRPr="00D1323A">
              <w:rPr>
                <w:i w:val="0"/>
                <w:color w:val="000000"/>
                <w:highlight w:val="green"/>
                <w:rPrChange w:id="593" w:author="Martin Novák" w:date="2023-03-22T19:22:00Z">
                  <w:rPr>
                    <w:i w:val="0"/>
                    <w:color w:val="000000"/>
                  </w:rPr>
                </w:rPrChange>
              </w:rPr>
              <w:t>[99]</w:t>
            </w:r>
          </w:ins>
          <w:del w:id="594" w:author="Martin Novák" w:date="2023-03-20T17:48:00Z">
            <w:r w:rsidR="00016564" w:rsidRPr="00D1323A" w:rsidDel="00DE5A44">
              <w:rPr>
                <w:i w:val="0"/>
                <w:color w:val="000000"/>
                <w:highlight w:val="green"/>
                <w:rPrChange w:id="595" w:author="Martin Novák" w:date="2023-03-22T19:22:00Z">
                  <w:rPr>
                    <w:i w:val="0"/>
                    <w:color w:val="000000"/>
                  </w:rPr>
                </w:rPrChange>
              </w:rPr>
              <w:delText>[99]</w:delText>
            </w:r>
          </w:del>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596" w:name="_Toc129100424"/>
      <w:r w:rsidRPr="00621687">
        <w:rPr>
          <w:rFonts w:asciiTheme="minorHAnsi" w:hAnsiTheme="minorHAnsi" w:cstheme="minorHAnsi"/>
          <w:shd w:val="clear" w:color="auto" w:fill="FFFFFF"/>
        </w:rPr>
        <w:t>5.1 konzolová aplikace</w:t>
      </w:r>
      <w:bookmarkEnd w:id="596"/>
    </w:p>
    <w:p w14:paraId="0AFFEE03" w14:textId="46A7BA40" w:rsidR="00F67031" w:rsidRPr="00DB634C" w:rsidRDefault="00F67031" w:rsidP="00DF4197">
      <w:pPr>
        <w:ind w:left="1416" w:firstLine="708"/>
        <w:jc w:val="both"/>
        <w:rPr>
          <w:rFonts w:cstheme="minorHAnsi"/>
          <w:lang w:val="en-US"/>
        </w:rPr>
      </w:pPr>
      <w:r w:rsidRPr="000026FE">
        <w:rPr>
          <w:rFonts w:cstheme="minorHAnsi"/>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Pr>
          <w:rFonts w:cstheme="minorHAnsi"/>
        </w:rPr>
        <w:t xml:space="preserve"> a na programy s důrazem na co nejnižší zátěž </w:t>
      </w:r>
      <w:r w:rsidR="00F30285">
        <w:rPr>
          <w:rFonts w:cstheme="minorHAnsi"/>
        </w:rPr>
        <w:t>hardwaru využívané administrátory</w:t>
      </w:r>
      <w:r w:rsidRPr="000026FE">
        <w:rPr>
          <w:rFonts w:cstheme="minorHAnsi"/>
        </w:rPr>
        <w:t xml:space="preserve">.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ins w:id="597" w:author="Martin Novák" w:date="2023-03-21T18:34:00Z">
            <w:r w:rsidR="00AA1312" w:rsidRPr="00AA1312">
              <w:rPr>
                <w:color w:val="000000"/>
              </w:rPr>
              <w:t>[99]</w:t>
            </w:r>
          </w:ins>
          <w:del w:id="598" w:author="Martin Novák" w:date="2023-03-20T17:48:00Z">
            <w:r w:rsidR="00016564" w:rsidRPr="00AA1312" w:rsidDel="00DE5A44">
              <w:rPr>
                <w:color w:val="000000"/>
              </w:rPr>
              <w:delText>[99]</w:delText>
            </w:r>
          </w:del>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599" w:name="_Toc129100425"/>
      <w:r w:rsidRPr="00621687">
        <w:rPr>
          <w:rFonts w:asciiTheme="minorHAnsi" w:hAnsiTheme="minorHAnsi" w:cstheme="minorHAnsi"/>
        </w:rPr>
        <w:t>5.2 okenní aplikace</w:t>
      </w:r>
      <w:bookmarkEnd w:id="599"/>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600" w:name="_Toc129100426"/>
      <w:r w:rsidRPr="00F7533D">
        <w:rPr>
          <w:rFonts w:asciiTheme="minorHAnsi" w:hAnsiTheme="minorHAnsi" w:cstheme="minorHAnsi"/>
          <w:shd w:val="clear" w:color="auto" w:fill="FFFFFF"/>
        </w:rPr>
        <w:t>5.2.1 WinForm</w:t>
      </w:r>
      <w:bookmarkEnd w:id="600"/>
    </w:p>
    <w:p w14:paraId="537947F6" w14:textId="78367C35"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ins w:id="601" w:author="Martin Novák" w:date="2023-03-21T18:34:00Z">
            <w:r w:rsidR="00AA1312" w:rsidRPr="00AA1312">
              <w:rPr>
                <w:color w:val="000000"/>
              </w:rPr>
              <w:t>[99]</w:t>
            </w:r>
          </w:ins>
          <w:del w:id="602" w:author="Martin Novák" w:date="2023-03-20T17:48:00Z">
            <w:r w:rsidR="00016564" w:rsidRPr="00AA1312" w:rsidDel="00DE5A44">
              <w:rPr>
                <w:color w:val="000000"/>
              </w:rPr>
              <w:delText>[99]</w:delText>
            </w:r>
          </w:del>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603" w:name="_Toc129100427"/>
      <w:r w:rsidRPr="00621687">
        <w:rPr>
          <w:rFonts w:asciiTheme="minorHAnsi" w:hAnsiTheme="minorHAnsi" w:cstheme="minorHAnsi"/>
          <w:shd w:val="clear" w:color="auto" w:fill="FFFFFF"/>
        </w:rPr>
        <w:t>5.2.2 WPF</w:t>
      </w:r>
      <w:bookmarkEnd w:id="603"/>
    </w:p>
    <w:p w14:paraId="6C3C628A" w14:textId="257837C1"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604" w:author="Martin Novák" w:date="2023-03-21T18:34:00Z">
            <w:r w:rsidR="00AA1312" w:rsidRPr="00AA1312">
              <w:rPr>
                <w:rFonts w:cstheme="minorHAnsi"/>
                <w:color w:val="000000"/>
                <w:highlight w:val="darkCyan"/>
              </w:rPr>
              <w:t>[100]</w:t>
            </w:r>
          </w:ins>
          <w:del w:id="605" w:author="Martin Novák" w:date="2023-03-20T17:48:00Z">
            <w:r w:rsidR="00016564" w:rsidRPr="00AA1312" w:rsidDel="00DE5A44">
              <w:rPr>
                <w:rFonts w:cstheme="minorHAnsi"/>
                <w:color w:val="000000"/>
                <w:highlight w:val="darkCyan"/>
              </w:rPr>
              <w:delText>[100]</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ins w:id="606" w:author="Martin Novák" w:date="2023-03-21T18:34:00Z">
            <w:r w:rsidR="00AA1312" w:rsidRPr="00AA1312">
              <w:rPr>
                <w:color w:val="000000"/>
              </w:rPr>
              <w:t>[99]</w:t>
            </w:r>
          </w:ins>
          <w:del w:id="607" w:author="Martin Novák" w:date="2023-03-20T17:48:00Z">
            <w:r w:rsidR="00016564" w:rsidRPr="00AA1312" w:rsidDel="00DE5A44">
              <w:rPr>
                <w:color w:val="000000"/>
              </w:rPr>
              <w:delText>[99]</w:delText>
            </w:r>
          </w:del>
        </w:sdtContent>
      </w:sdt>
    </w:p>
    <w:p w14:paraId="2274372C" w14:textId="7C3A20A8"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608" w:author="Martin Novák" w:date="2023-03-21T18:34:00Z">
            <w:r w:rsidR="00AA1312" w:rsidRPr="00AA1312">
              <w:rPr>
                <w:rFonts w:cstheme="minorHAnsi"/>
                <w:color w:val="000000"/>
              </w:rPr>
              <w:t>[101]</w:t>
            </w:r>
          </w:ins>
          <w:del w:id="609" w:author="Martin Novák" w:date="2023-03-20T17:48:00Z">
            <w:r w:rsidR="00016564" w:rsidRPr="00AA1312" w:rsidDel="00DE5A44">
              <w:rPr>
                <w:rFonts w:cstheme="minorHAnsi"/>
                <w:color w:val="000000"/>
              </w:rPr>
              <w:delText>[101]</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792B1AE9" w:rsidR="008F5331" w:rsidRDefault="008F5331" w:rsidP="008F5331">
      <w:pPr>
        <w:pStyle w:val="Titulek"/>
        <w:ind w:left="2832" w:firstLine="708"/>
        <w:jc w:val="both"/>
        <w:rPr>
          <w:rFonts w:cstheme="minorHAnsi"/>
          <w:color w:val="00B050"/>
        </w:rPr>
      </w:pPr>
      <w:bookmarkStart w:id="610" w:name="_Ref85442384"/>
      <w:r>
        <w:t xml:space="preserve">Obr. </w:t>
      </w:r>
      <w:fldSimple w:instr=" SEQ Obrázek \* ARABIC ">
        <w:r w:rsidR="004B0EF4">
          <w:rPr>
            <w:noProof/>
          </w:rPr>
          <w:t>4</w:t>
        </w:r>
      </w:fldSimple>
      <w:bookmarkEnd w:id="610"/>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611" w:author="Martin Novák" w:date="2023-03-21T18:34:00Z">
            <w:r w:rsidR="00AA1312" w:rsidRPr="00AA1312">
              <w:rPr>
                <w:i w:val="0"/>
                <w:color w:val="000000"/>
              </w:rPr>
              <w:t>[101]</w:t>
            </w:r>
          </w:ins>
          <w:del w:id="612" w:author="Martin Novák" w:date="2023-03-20T17:48:00Z">
            <w:r w:rsidR="00016564" w:rsidRPr="00AA1312" w:rsidDel="00DE5A44">
              <w:rPr>
                <w:i w:val="0"/>
                <w:color w:val="000000"/>
              </w:rPr>
              <w:delText>[101]</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613" w:name="_Toc129100428"/>
      <w:r w:rsidRPr="00FD4AB2">
        <w:rPr>
          <w:rFonts w:asciiTheme="minorHAnsi" w:hAnsiTheme="minorHAnsi" w:cstheme="minorHAnsi"/>
        </w:rPr>
        <w:t>5.3 mobilní aplikace</w:t>
      </w:r>
      <w:bookmarkEnd w:id="613"/>
    </w:p>
    <w:p w14:paraId="245FD7D1" w14:textId="4FA3969B"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w:t>
      </w:r>
      <w:r w:rsidR="005C4AAE" w:rsidRPr="00383178">
        <w:rPr>
          <w:rFonts w:cstheme="minorHAnsi"/>
        </w:rPr>
        <w:lastRenderedPageBreak/>
        <w:t>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614" w:name="_Toc129100429"/>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614"/>
      <w:proofErr w:type="spellEnd"/>
    </w:p>
    <w:p w14:paraId="0ED6474E" w14:textId="55BF66ED"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ins w:id="615" w:author="Martin Novák" w:date="2023-03-21T18:34:00Z">
            <w:r w:rsidR="00AA1312" w:rsidRPr="00AA1312">
              <w:rPr>
                <w:rFonts w:cstheme="minorHAnsi"/>
                <w:color w:val="000000"/>
              </w:rPr>
              <w:t>[102]</w:t>
            </w:r>
          </w:ins>
          <w:del w:id="616" w:author="Martin Novák" w:date="2023-03-20T17:48:00Z">
            <w:r w:rsidR="00016564" w:rsidRPr="00AA1312" w:rsidDel="00DE5A44">
              <w:rPr>
                <w:rFonts w:cstheme="minorHAnsi"/>
                <w:color w:val="000000"/>
              </w:rPr>
              <w:delText>[102]</w:delText>
            </w:r>
          </w:del>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ins w:id="617" w:author="Martin Novák" w:date="2023-03-21T18:34:00Z">
            <w:r w:rsidR="00AA1312" w:rsidRPr="00AA1312">
              <w:rPr>
                <w:rFonts w:cstheme="minorHAnsi"/>
                <w:iCs/>
                <w:color w:val="000000"/>
              </w:rPr>
              <w:t>[102]</w:t>
            </w:r>
          </w:ins>
          <w:del w:id="618" w:author="Martin Novák" w:date="2023-03-20T17:48:00Z">
            <w:r w:rsidR="00016564" w:rsidRPr="00AA1312" w:rsidDel="00DE5A44">
              <w:rPr>
                <w:rFonts w:cstheme="minorHAnsi"/>
                <w:iCs/>
                <w:color w:val="000000"/>
              </w:rPr>
              <w:delText>[102]</w:delText>
            </w:r>
          </w:del>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ins w:id="619" w:author="Martin Novák" w:date="2023-03-21T18:34:00Z">
            <w:r w:rsidR="00AA1312" w:rsidRPr="00AA1312">
              <w:rPr>
                <w:rFonts w:cstheme="minorHAnsi"/>
                <w:color w:val="000000"/>
              </w:rPr>
              <w:t>[103]</w:t>
            </w:r>
          </w:ins>
          <w:del w:id="620" w:author="Martin Novák" w:date="2023-03-20T17:48:00Z">
            <w:r w:rsidR="00016564" w:rsidRPr="00AA1312" w:rsidDel="00DE5A44">
              <w:rPr>
                <w:rFonts w:cstheme="minorHAnsi"/>
                <w:color w:val="000000"/>
              </w:rPr>
              <w:delText>[103]</w:delText>
            </w:r>
          </w:del>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ins w:id="621" w:author="Martin Novák" w:date="2023-03-21T18:34:00Z">
            <w:r w:rsidR="00AA1312" w:rsidRPr="00AA1312">
              <w:rPr>
                <w:rFonts w:cstheme="minorHAnsi"/>
                <w:color w:val="000000"/>
              </w:rPr>
              <w:t>[104]</w:t>
            </w:r>
          </w:ins>
          <w:del w:id="622" w:author="Martin Novák" w:date="2023-03-20T17:48:00Z">
            <w:r w:rsidR="00016564" w:rsidRPr="00AA1312" w:rsidDel="00DE5A44">
              <w:rPr>
                <w:rFonts w:cstheme="minorHAnsi"/>
                <w:color w:val="000000"/>
              </w:rPr>
              <w:delText>[104]</w:delText>
            </w:r>
          </w:del>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623" w:author="Martin Novák" w:date="2023-03-21T18:34:00Z">
            <w:r w:rsidR="00AA1312" w:rsidRPr="00AA1312">
              <w:rPr>
                <w:rFonts w:cstheme="minorHAnsi"/>
                <w:color w:val="000000"/>
              </w:rPr>
              <w:t>[105]</w:t>
            </w:r>
          </w:ins>
          <w:del w:id="624" w:author="Martin Novák" w:date="2023-03-20T17:48:00Z">
            <w:r w:rsidR="00016564" w:rsidRPr="00AA1312" w:rsidDel="00DE5A44">
              <w:rPr>
                <w:rFonts w:cstheme="minorHAnsi"/>
                <w:color w:val="000000"/>
              </w:rPr>
              <w:delText>[105]</w:delText>
            </w:r>
          </w:del>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625" w:author="Martin Novák" w:date="2023-03-21T18:34:00Z">
            <w:r w:rsidR="00AA1312" w:rsidRPr="00AA1312">
              <w:rPr>
                <w:rFonts w:cstheme="minorHAnsi"/>
                <w:color w:val="000000"/>
              </w:rPr>
              <w:t>[106]</w:t>
            </w:r>
          </w:ins>
          <w:del w:id="626" w:author="Martin Novák" w:date="2023-03-20T17:48:00Z">
            <w:r w:rsidR="00016564" w:rsidRPr="00AA1312" w:rsidDel="00DE5A44">
              <w:rPr>
                <w:rFonts w:cstheme="minorHAnsi"/>
                <w:color w:val="000000"/>
              </w:rPr>
              <w:delText>[106]</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ins w:id="627" w:author="Martin Novák" w:date="2023-03-21T18:34:00Z">
            <w:r w:rsidR="00AA1312" w:rsidRPr="00AA1312">
              <w:rPr>
                <w:rFonts w:cstheme="minorHAnsi"/>
                <w:color w:val="000000"/>
              </w:rPr>
              <w:t>[107]</w:t>
            </w:r>
          </w:ins>
          <w:del w:id="628" w:author="Martin Novák" w:date="2023-03-20T17:48:00Z">
            <w:r w:rsidR="00016564" w:rsidRPr="00AA1312" w:rsidDel="00DE5A44">
              <w:rPr>
                <w:rFonts w:cstheme="minorHAnsi"/>
                <w:color w:val="000000"/>
              </w:rPr>
              <w:delText>[107]</w:delText>
            </w:r>
          </w:del>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ins w:id="629" w:author="Martin Novák" w:date="2023-03-21T18:34:00Z">
            <w:r w:rsidR="00AA1312" w:rsidRPr="00AA1312">
              <w:rPr>
                <w:rFonts w:cstheme="minorHAnsi"/>
                <w:color w:val="000000"/>
              </w:rPr>
              <w:t>[108]</w:t>
            </w:r>
          </w:ins>
          <w:del w:id="630" w:author="Martin Novák" w:date="2023-03-20T17:48:00Z">
            <w:r w:rsidR="00016564" w:rsidRPr="00AA1312" w:rsidDel="00DE5A44">
              <w:rPr>
                <w:rFonts w:cstheme="minorHAnsi"/>
                <w:color w:val="000000"/>
              </w:rPr>
              <w:delText>[108]</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631" w:name="_Toc129100430"/>
      <w:r w:rsidRPr="00FD4AB2">
        <w:rPr>
          <w:rFonts w:asciiTheme="minorHAnsi" w:hAnsiTheme="minorHAnsi" w:cstheme="minorHAnsi"/>
        </w:rPr>
        <w:t>5.3.2 Android Studio</w:t>
      </w:r>
      <w:bookmarkEnd w:id="631"/>
    </w:p>
    <w:p w14:paraId="514741BA" w14:textId="126910DC"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ins w:id="632" w:author="Martin Novák" w:date="2023-03-21T18:34:00Z">
            <w:r w:rsidR="00AA1312" w:rsidRPr="00AA1312">
              <w:rPr>
                <w:rFonts w:cstheme="minorHAnsi"/>
                <w:color w:val="000000"/>
              </w:rPr>
              <w:t>[109]</w:t>
            </w:r>
          </w:ins>
          <w:del w:id="633" w:author="Martin Novák" w:date="2023-03-20T17:48:00Z">
            <w:r w:rsidR="00016564" w:rsidRPr="00AA1312" w:rsidDel="00DE5A44">
              <w:rPr>
                <w:rFonts w:cstheme="minorHAnsi"/>
                <w:color w:val="000000"/>
              </w:rPr>
              <w:delText>[109]</w:delText>
            </w:r>
          </w:del>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proofErr w:type="spellStart"/>
      <w:r w:rsidR="003411D4" w:rsidRPr="00FD4AB2">
        <w:rPr>
          <w:rFonts w:cstheme="minorHAnsi"/>
        </w:rPr>
        <w:t>Xamarin</w:t>
      </w:r>
      <w:proofErr w:type="spellEnd"/>
      <w:r w:rsidR="003411D4" w:rsidRPr="00FD4AB2">
        <w:rPr>
          <w:rFonts w:cstheme="minorHAnsi"/>
        </w:rPr>
        <w:t xml:space="preserve">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634" w:author="Martin Novák" w:date="2023-03-21T18:34:00Z">
            <w:r w:rsidR="00AA1312" w:rsidRPr="00AA1312">
              <w:rPr>
                <w:rFonts w:cstheme="minorHAnsi"/>
                <w:color w:val="000000"/>
              </w:rPr>
              <w:t>[110]</w:t>
            </w:r>
          </w:ins>
          <w:del w:id="635" w:author="Martin Novák" w:date="2023-03-20T17:48:00Z">
            <w:r w:rsidR="00016564" w:rsidRPr="00AA1312" w:rsidDel="00DE5A44">
              <w:rPr>
                <w:rFonts w:cstheme="minorHAnsi"/>
                <w:color w:val="000000"/>
              </w:rPr>
              <w:delText>[110]</w:delText>
            </w:r>
          </w:del>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ins w:id="636" w:author="Martin Novák" w:date="2023-03-21T18:34:00Z">
            <w:r w:rsidR="00AA1312" w:rsidRPr="00AA1312">
              <w:rPr>
                <w:rFonts w:cstheme="minorHAnsi"/>
                <w:color w:val="000000"/>
              </w:rPr>
              <w:t>[111]</w:t>
            </w:r>
          </w:ins>
          <w:del w:id="637" w:author="Martin Novák" w:date="2023-03-20T17:48:00Z">
            <w:r w:rsidR="00016564" w:rsidRPr="00AA1312" w:rsidDel="00DE5A44">
              <w:rPr>
                <w:rFonts w:cstheme="minorHAnsi"/>
                <w:color w:val="000000"/>
              </w:rPr>
              <w:delText>[111]</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638" w:name="_Toc1291004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638"/>
    </w:p>
    <w:p w14:paraId="77FD17D8" w14:textId="3D85D156"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639" w:author="Martin Novák" w:date="2023-03-21T18:34:00Z">
            <w:r w:rsidR="00AA1312" w:rsidRPr="00AA1312">
              <w:rPr>
                <w:color w:val="000000"/>
              </w:rPr>
              <w:t>[36]</w:t>
            </w:r>
          </w:ins>
          <w:del w:id="640" w:author="Martin Novák" w:date="2023-03-20T17:48:00Z">
            <w:r w:rsidR="0053001E" w:rsidRPr="00AA1312" w:rsidDel="00DE5A44">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641" w:author="Martin Novák" w:date="2023-03-21T18:34:00Z">
            <w:r w:rsidR="00AA1312" w:rsidRPr="00AA1312">
              <w:rPr>
                <w:color w:val="000000"/>
              </w:rPr>
              <w:t>[112]</w:t>
            </w:r>
          </w:ins>
          <w:del w:id="642" w:author="Martin Novák" w:date="2023-03-20T17:48:00Z">
            <w:r w:rsidR="00016564" w:rsidRPr="00AA1312" w:rsidDel="00DE5A44">
              <w:rPr>
                <w:color w:val="000000"/>
              </w:rPr>
              <w:delText>[112]</w:delText>
            </w:r>
          </w:del>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643" w:author="Martin Novák" w:date="2023-03-21T18:34:00Z">
            <w:r w:rsidR="00AA1312" w:rsidRPr="00AA1312">
              <w:rPr>
                <w:color w:val="000000"/>
              </w:rPr>
              <w:t>[113]</w:t>
            </w:r>
          </w:ins>
          <w:del w:id="644" w:author="Martin Novák" w:date="2023-03-20T17:48:00Z">
            <w:r w:rsidR="00016564" w:rsidRPr="00AA1312" w:rsidDel="00DE5A44">
              <w:rPr>
                <w:color w:val="000000"/>
              </w:rPr>
              <w:delText>[113]</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645"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645"/>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0130EF62"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646" w:author="Martin Novák" w:date="2023-03-21T18:34:00Z">
            <w:r w:rsidR="00AA1312" w:rsidRPr="00AA1312">
              <w:rPr>
                <w:rFonts w:cstheme="minorHAnsi"/>
                <w:color w:val="000000"/>
              </w:rPr>
              <w:t>[114]</w:t>
            </w:r>
          </w:ins>
          <w:del w:id="647" w:author="Martin Novák" w:date="2023-03-20T17:48:00Z">
            <w:r w:rsidR="00016564" w:rsidRPr="00AA1312" w:rsidDel="00DE5A44">
              <w:rPr>
                <w:rFonts w:cstheme="minorHAnsi"/>
                <w:color w:val="000000"/>
              </w:rPr>
              <w:delText>[114]</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648" w:author="Martin Novák" w:date="2023-03-21T18:34:00Z">
            <w:r w:rsidR="00AA1312" w:rsidRPr="00AA1312">
              <w:rPr>
                <w:rFonts w:cstheme="minorHAnsi"/>
                <w:color w:val="000000"/>
              </w:rPr>
              <w:t>[114]</w:t>
            </w:r>
          </w:ins>
          <w:del w:id="649" w:author="Martin Novák" w:date="2023-03-20T17:48:00Z">
            <w:r w:rsidR="00016564" w:rsidRPr="00AA1312" w:rsidDel="00DE5A44">
              <w:rPr>
                <w:rFonts w:cstheme="minorHAnsi"/>
                <w:color w:val="000000"/>
              </w:rPr>
              <w:delText>[114]</w:delText>
            </w:r>
          </w:del>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 xml:space="preserve">jeho využití pro </w:t>
      </w:r>
      <w:r w:rsidR="006E6D7F" w:rsidRPr="00FD4AB2">
        <w:rPr>
          <w:rFonts w:cstheme="minorHAnsi"/>
        </w:rPr>
        <w:lastRenderedPageBreak/>
        <w:t>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650" w:author="Martin Novák" w:date="2023-03-21T18:34:00Z">
            <w:r w:rsidR="00AA1312" w:rsidRPr="00AA1312">
              <w:rPr>
                <w:rFonts w:cstheme="minorHAnsi"/>
                <w:color w:val="000000"/>
              </w:rPr>
              <w:t>[114]</w:t>
            </w:r>
          </w:ins>
          <w:del w:id="651" w:author="Martin Novák" w:date="2023-03-20T17:48:00Z">
            <w:r w:rsidR="00016564" w:rsidRPr="00AA1312" w:rsidDel="00DE5A44">
              <w:rPr>
                <w:rFonts w:cstheme="minorHAnsi"/>
                <w:color w:val="000000"/>
              </w:rPr>
              <w:delText>[114]</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652"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652"/>
    </w:p>
    <w:p w14:paraId="635C71F9" w14:textId="7A10A8CF"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653" w:author="Martin Novák" w:date="2023-03-21T18:34:00Z">
            <w:r w:rsidR="00AA1312" w:rsidRPr="00AA1312">
              <w:rPr>
                <w:color w:val="000000"/>
              </w:rPr>
              <w:t>[115]</w:t>
            </w:r>
          </w:ins>
          <w:del w:id="654" w:author="Martin Novák" w:date="2023-03-20T17:48:00Z">
            <w:r w:rsidR="00016564" w:rsidRPr="00AA1312" w:rsidDel="00DE5A44">
              <w:rPr>
                <w:color w:val="000000"/>
              </w:rPr>
              <w:delText>[115]</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655" w:author="Martin Novák" w:date="2023-03-21T18:34:00Z">
            <w:r w:rsidR="00AA1312" w:rsidRPr="00AA1312">
              <w:rPr>
                <w:color w:val="000000"/>
              </w:rPr>
              <w:t>[116]</w:t>
            </w:r>
          </w:ins>
          <w:del w:id="656" w:author="Martin Novák" w:date="2023-03-20T17:48:00Z">
            <w:r w:rsidR="00016564" w:rsidRPr="00AA1312" w:rsidDel="00DE5A44">
              <w:rPr>
                <w:color w:val="000000"/>
              </w:rPr>
              <w:delText>[116]</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657" w:author="Martin Novák" w:date="2023-03-21T18:34:00Z">
            <w:r w:rsidR="00AA1312" w:rsidRPr="00AA1312">
              <w:rPr>
                <w:color w:val="000000"/>
              </w:rPr>
              <w:t>[117]</w:t>
            </w:r>
          </w:ins>
          <w:del w:id="658" w:author="Martin Novák" w:date="2023-03-20T17:48:00Z">
            <w:r w:rsidR="00016564" w:rsidRPr="00AA1312" w:rsidDel="00DE5A44">
              <w:rPr>
                <w:color w:val="000000"/>
              </w:rPr>
              <w:delText>[117]</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659" w:author="Martin Novák" w:date="2023-03-21T18:34:00Z">
            <w:r w:rsidR="00AA1312" w:rsidRPr="00AA1312">
              <w:rPr>
                <w:color w:val="000000"/>
              </w:rPr>
              <w:t>[118]</w:t>
            </w:r>
          </w:ins>
          <w:del w:id="660" w:author="Martin Novák" w:date="2023-03-20T17:48:00Z">
            <w:r w:rsidR="00016564" w:rsidRPr="00AA1312" w:rsidDel="00DE5A44">
              <w:rPr>
                <w:color w:val="000000"/>
              </w:rPr>
              <w:delText>[118]</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661" w:author="Martin Novák" w:date="2023-03-21T18:34:00Z">
            <w:r w:rsidR="00AA1312" w:rsidRPr="00AA1312">
              <w:rPr>
                <w:color w:val="000000"/>
              </w:rPr>
              <w:t>[119]</w:t>
            </w:r>
          </w:ins>
          <w:del w:id="662" w:author="Martin Novák" w:date="2023-03-20T17:48:00Z">
            <w:r w:rsidR="00016564" w:rsidRPr="00AA1312" w:rsidDel="00DE5A44">
              <w:rPr>
                <w:color w:val="000000"/>
              </w:rPr>
              <w:delText>[119]</w:delText>
            </w:r>
          </w:del>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663" w:author="Martin Novák" w:date="2023-03-21T18:34:00Z">
            <w:r w:rsidR="00AA1312" w:rsidRPr="00AA1312">
              <w:rPr>
                <w:color w:val="000000"/>
              </w:rPr>
              <w:t>[120]</w:t>
            </w:r>
          </w:ins>
          <w:del w:id="664" w:author="Martin Novák" w:date="2023-03-20T17:48:00Z">
            <w:r w:rsidR="00016564" w:rsidRPr="00AA1312" w:rsidDel="00DE5A44">
              <w:rPr>
                <w:color w:val="000000"/>
              </w:rPr>
              <w:delText>[120]</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665" w:author="Martin Novák" w:date="2023-03-21T18:34:00Z">
            <w:r w:rsidR="00AA1312" w:rsidRPr="00AA1312">
              <w:rPr>
                <w:color w:val="000000"/>
              </w:rPr>
              <w:t>[121]</w:t>
            </w:r>
          </w:ins>
          <w:del w:id="666" w:author="Martin Novák" w:date="2023-03-20T17:48:00Z">
            <w:r w:rsidR="00016564" w:rsidRPr="00AA1312" w:rsidDel="00DE5A44">
              <w:rPr>
                <w:color w:val="000000"/>
              </w:rPr>
              <w:delText>[121]</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667" w:author="Martin Novák" w:date="2023-03-21T18:34:00Z">
            <w:r w:rsidR="00AA1312" w:rsidRPr="00AA1312">
              <w:rPr>
                <w:color w:val="000000"/>
              </w:rPr>
              <w:t>[122]</w:t>
            </w:r>
          </w:ins>
          <w:del w:id="668" w:author="Martin Novák" w:date="2023-03-20T17:48:00Z">
            <w:r w:rsidR="00016564" w:rsidRPr="00AA1312" w:rsidDel="00DE5A44">
              <w:rPr>
                <w:color w:val="000000"/>
              </w:rPr>
              <w:delText>[122]</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669" w:author="Martin Novák" w:date="2023-03-21T18:34:00Z">
            <w:r w:rsidR="00AA1312" w:rsidRPr="00AA1312">
              <w:rPr>
                <w:color w:val="000000"/>
              </w:rPr>
              <w:t>[123]</w:t>
            </w:r>
          </w:ins>
          <w:del w:id="670" w:author="Martin Novák" w:date="2023-03-20T17:48:00Z">
            <w:r w:rsidR="00016564" w:rsidRPr="00AA1312" w:rsidDel="00DE5A44">
              <w:rPr>
                <w:color w:val="000000"/>
              </w:rPr>
              <w:delText>[123]</w:delText>
            </w:r>
          </w:del>
        </w:sdtContent>
      </w:sdt>
      <w:r w:rsidRPr="00D20F7B">
        <w:rPr>
          <w:shd w:val="clear" w:color="auto" w:fill="FFFFFF"/>
        </w:rPr>
        <w:t>.</w:t>
      </w:r>
    </w:p>
    <w:p w14:paraId="6C8D562A" w14:textId="5931DD72"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671" w:author="Martin Novák" w:date="2023-03-21T18:34:00Z">
            <w:r w:rsidR="00AA1312" w:rsidRPr="00AA1312">
              <w:rPr>
                <w:color w:val="000000"/>
              </w:rPr>
              <w:t>[124]</w:t>
            </w:r>
          </w:ins>
          <w:del w:id="672" w:author="Martin Novák" w:date="2023-03-20T17:48:00Z">
            <w:r w:rsidR="00016564" w:rsidRPr="00AA1312" w:rsidDel="00DE5A44">
              <w:rPr>
                <w:color w:val="000000"/>
              </w:rPr>
              <w:delText>[124]</w:delText>
            </w:r>
          </w:del>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673" w:author="Martin Novák" w:date="2023-03-21T18:34:00Z">
            <w:r w:rsidR="00AA1312" w:rsidRPr="00AA1312">
              <w:rPr>
                <w:color w:val="000000"/>
              </w:rPr>
              <w:t>[125]</w:t>
            </w:r>
          </w:ins>
          <w:del w:id="674" w:author="Martin Novák" w:date="2023-03-20T17:48:00Z">
            <w:r w:rsidR="00016564" w:rsidRPr="00AA1312" w:rsidDel="00DE5A44">
              <w:rPr>
                <w:color w:val="000000"/>
              </w:rPr>
              <w:delText>[125]</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675" w:author="Martin Novák" w:date="2023-03-21T18:34:00Z">
            <w:r w:rsidR="00AA1312" w:rsidRPr="00AA1312">
              <w:rPr>
                <w:color w:val="000000"/>
              </w:rPr>
              <w:t>[126]</w:t>
            </w:r>
          </w:ins>
          <w:del w:id="676" w:author="Martin Novák" w:date="2023-03-20T17:48:00Z">
            <w:r w:rsidR="00016564" w:rsidRPr="00AA1312" w:rsidDel="00DE5A44">
              <w:rPr>
                <w:color w:val="000000"/>
              </w:rPr>
              <w:delText>[126]</w:delText>
            </w:r>
          </w:del>
        </w:sdtContent>
      </w:sdt>
      <w:r w:rsidRPr="00EF52A4">
        <w:rPr>
          <w:shd w:val="clear" w:color="auto" w:fill="FFFFFF"/>
        </w:rPr>
        <w:t xml:space="preserve">. Pro zvýšení přehlednosti inspektora skriptu je možné pomocí klíčových slov </w:t>
      </w:r>
      <w:r w:rsidRPr="00EF52A4">
        <w:rPr>
          <w:shd w:val="clear" w:color="auto" w:fill="FFFFFF"/>
        </w:rPr>
        <w:lastRenderedPageBreak/>
        <w:t xml:space="preserve">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677" w:author="Martin Novák" w:date="2023-03-21T18:34:00Z">
            <w:r w:rsidR="00AA1312" w:rsidRPr="00AA1312">
              <w:rPr>
                <w:color w:val="000000"/>
              </w:rPr>
              <w:t>[127, 128]</w:t>
            </w:r>
          </w:ins>
          <w:del w:id="678" w:author="Martin Novák" w:date="2023-03-20T17:48:00Z">
            <w:r w:rsidR="00016564" w:rsidRPr="00AA1312" w:rsidDel="00DE5A44">
              <w:rPr>
                <w:color w:val="000000"/>
              </w:rPr>
              <w:delText>[127, 128]</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679" w:author="Martin Novák" w:date="2023-03-21T18:34:00Z">
            <w:r w:rsidR="00AA1312" w:rsidRPr="00AA1312">
              <w:rPr>
                <w:color w:val="000000"/>
              </w:rPr>
              <w:t>[129, 130]</w:t>
            </w:r>
          </w:ins>
          <w:del w:id="680" w:author="Martin Novák" w:date="2023-03-20T17:48:00Z">
            <w:r w:rsidR="00016564" w:rsidRPr="00AA1312" w:rsidDel="00DE5A44">
              <w:rPr>
                <w:color w:val="000000"/>
              </w:rPr>
              <w:delText>[129, 130]</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681"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681"/>
    </w:p>
    <w:p w14:paraId="098E7EA7" w14:textId="2AC6FBE4"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682" w:author="Martin Novák" w:date="2023-03-21T18:34:00Z">
            <w:r w:rsidR="00AA1312" w:rsidRPr="00AA1312">
              <w:rPr>
                <w:color w:val="000000"/>
              </w:rPr>
              <w:t>[131, 132]</w:t>
            </w:r>
          </w:ins>
          <w:del w:id="683" w:author="Martin Novák" w:date="2023-03-20T17:48:00Z">
            <w:r w:rsidR="00016564" w:rsidRPr="00AA1312" w:rsidDel="00DE5A44">
              <w:rPr>
                <w:color w:val="000000"/>
              </w:rPr>
              <w:delText>[131, 132]</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684" w:author="Martin Novák" w:date="2023-03-21T18:34:00Z">
            <w:r w:rsidR="00AA1312" w:rsidRPr="00AA1312">
              <w:rPr>
                <w:color w:val="000000"/>
              </w:rPr>
              <w:t>[133]</w:t>
            </w:r>
          </w:ins>
          <w:del w:id="685" w:author="Martin Novák" w:date="2023-03-20T17:48:00Z">
            <w:r w:rsidR="00016564" w:rsidRPr="00AA1312" w:rsidDel="00DE5A44">
              <w:rPr>
                <w:color w:val="000000"/>
              </w:rPr>
              <w:delText>[133]</w:delText>
            </w:r>
          </w:del>
        </w:sdtContent>
      </w:sdt>
      <w:r w:rsidRPr="00D20F7B">
        <w:rPr>
          <w:rFonts w:cstheme="minorHAnsi"/>
        </w:rPr>
        <w:t>.</w:t>
      </w:r>
    </w:p>
    <w:p w14:paraId="11F3951E" w14:textId="57841A73"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686" w:author="Martin Novák" w:date="2023-03-21T18:34:00Z">
            <w:r w:rsidR="00AA1312" w:rsidRPr="00AA1312">
              <w:rPr>
                <w:rFonts w:cstheme="minorHAnsi"/>
                <w:color w:val="000000"/>
              </w:rPr>
              <w:t>[114]</w:t>
            </w:r>
          </w:ins>
          <w:del w:id="687" w:author="Martin Novák" w:date="2023-03-20T17:48:00Z">
            <w:r w:rsidR="00016564" w:rsidRPr="00AA1312" w:rsidDel="00DE5A44">
              <w:rPr>
                <w:rFonts w:cstheme="minorHAnsi"/>
                <w:color w:val="000000"/>
              </w:rPr>
              <w:delText>[114]</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688" w:name="_Toc1291004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688"/>
    </w:p>
    <w:p w14:paraId="47C5778D" w14:textId="3E7AAFDE"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689" w:author="Martin Novák" w:date="2023-03-21T18:34:00Z">
            <w:r w:rsidR="00AA1312" w:rsidRPr="00AA1312">
              <w:rPr>
                <w:color w:val="000000"/>
              </w:rPr>
              <w:t>[134]</w:t>
            </w:r>
          </w:ins>
          <w:del w:id="690" w:author="Martin Novák" w:date="2023-03-20T17:48:00Z">
            <w:r w:rsidR="00016564" w:rsidRPr="00AA1312" w:rsidDel="00DE5A44">
              <w:rPr>
                <w:color w:val="000000"/>
              </w:rPr>
              <w:delText>[134]</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691"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691"/>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lastRenderedPageBreak/>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131794D4" w:rsidR="00F67031" w:rsidRPr="00621687" w:rsidRDefault="00F67031" w:rsidP="00427107">
      <w:pPr>
        <w:pStyle w:val="Titulek"/>
        <w:rPr>
          <w:rFonts w:cstheme="minorHAnsi"/>
        </w:rPr>
      </w:pPr>
      <w:bookmarkStart w:id="692" w:name="_Ref75370800"/>
      <w:r>
        <w:t xml:space="preserve">Tab. </w:t>
      </w:r>
      <w:fldSimple w:instr=" SEQ Tabulka \* ARABIC ">
        <w:r w:rsidR="00E3778F">
          <w:rPr>
            <w:noProof/>
          </w:rPr>
          <w:t>3</w:t>
        </w:r>
      </w:fldSimple>
      <w:bookmarkEnd w:id="692"/>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693" w:author="Martin Novák" w:date="2023-03-21T18:34:00Z">
            <w:r w:rsidR="00AA1312" w:rsidRPr="00AA1312">
              <w:rPr>
                <w:i w:val="0"/>
                <w:color w:val="000000"/>
              </w:rPr>
              <w:t>[135, 136]</w:t>
            </w:r>
          </w:ins>
          <w:del w:id="694" w:author="Martin Novák" w:date="2023-03-20T17:48:00Z">
            <w:r w:rsidR="00016564" w:rsidRPr="00AA1312" w:rsidDel="00DE5A44">
              <w:rPr>
                <w:i w:val="0"/>
                <w:color w:val="000000"/>
              </w:rPr>
              <w:delText>[135, 136]</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695" w:author="Martin Novák" w:date="2023-03-21T18:34:00Z">
            <w:r w:rsidR="00AA1312" w:rsidRPr="00AA1312">
              <w:rPr>
                <w:i w:val="0"/>
                <w:color w:val="000000"/>
              </w:rPr>
              <w:t>[119, 137]</w:t>
            </w:r>
          </w:ins>
          <w:del w:id="696" w:author="Martin Novák" w:date="2023-03-20T17:48:00Z">
            <w:r w:rsidR="00016564" w:rsidRPr="00AA1312" w:rsidDel="00DE5A44">
              <w:rPr>
                <w:i w:val="0"/>
                <w:color w:val="000000"/>
              </w:rPr>
              <w:delText>[119, 137]</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697" w:author="Martin Novák" w:date="2023-03-21T18:34:00Z">
            <w:r w:rsidR="00AA1312" w:rsidRPr="00AA1312">
              <w:rPr>
                <w:i w:val="0"/>
                <w:color w:val="000000"/>
              </w:rPr>
              <w:t>[134]</w:t>
            </w:r>
          </w:ins>
          <w:del w:id="698" w:author="Martin Novák" w:date="2023-03-20T17:48:00Z">
            <w:r w:rsidR="00016564" w:rsidRPr="00AA1312" w:rsidDel="00DE5A44">
              <w:rPr>
                <w:i w:val="0"/>
                <w:color w:val="000000"/>
              </w:rPr>
              <w:delText>[134]</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699" w:author="Martin Novák" w:date="2023-03-21T18:34:00Z">
            <w:r w:rsidR="00AA1312" w:rsidRPr="00AA1312">
              <w:rPr>
                <w:i w:val="0"/>
                <w:color w:val="000000"/>
              </w:rPr>
              <w:t>[119]</w:t>
            </w:r>
          </w:ins>
          <w:del w:id="700" w:author="Martin Novák" w:date="2023-03-20T17:48:00Z">
            <w:r w:rsidR="00016564" w:rsidRPr="00AA1312" w:rsidDel="00DE5A44">
              <w:rPr>
                <w:i w:val="0"/>
                <w:color w:val="000000"/>
              </w:rPr>
              <w:delText>[119]</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701" w:author="Martin Novák" w:date="2023-03-21T18:34:00Z">
            <w:r w:rsidR="00AA1312" w:rsidRPr="00AA1312">
              <w:rPr>
                <w:i w:val="0"/>
                <w:color w:val="000000"/>
              </w:rPr>
              <w:t>[138]</w:t>
            </w:r>
          </w:ins>
          <w:del w:id="702" w:author="Martin Novák" w:date="2023-03-20T17:48:00Z">
            <w:r w:rsidR="00016564" w:rsidRPr="00AA1312" w:rsidDel="00DE5A44">
              <w:rPr>
                <w:i w:val="0"/>
                <w:color w:val="000000"/>
              </w:rPr>
              <w:delText>[138]</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703" w:author="Martin Novák" w:date="2023-03-21T18:34:00Z">
            <w:r w:rsidR="00AA1312" w:rsidRPr="00AA1312">
              <w:rPr>
                <w:i w:val="0"/>
                <w:color w:val="000000"/>
              </w:rPr>
              <w:t>[133]</w:t>
            </w:r>
          </w:ins>
          <w:del w:id="704" w:author="Martin Novák" w:date="2023-03-20T17:48:00Z">
            <w:r w:rsidR="00016564" w:rsidRPr="00AA1312" w:rsidDel="00DE5A44">
              <w:rPr>
                <w:i w:val="0"/>
                <w:color w:val="000000"/>
              </w:rPr>
              <w:delText>[133]</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705" w:name="_Toc129100437"/>
      <w:r w:rsidRPr="00621687">
        <w:rPr>
          <w:rStyle w:val="Nadpis1Char"/>
          <w:rFonts w:asciiTheme="minorHAnsi" w:hAnsiTheme="minorHAnsi" w:cstheme="minorHAnsi"/>
        </w:rPr>
        <w:t>6. Návrh aplikačního modelu</w:t>
      </w:r>
      <w:bookmarkEnd w:id="705"/>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51BFD32C" w:rsidR="00326B51" w:rsidRDefault="00112F07" w:rsidP="00112F07">
      <w:pPr>
        <w:pStyle w:val="Titulek"/>
      </w:pPr>
      <w:bookmarkStart w:id="706" w:name="_Ref127987606"/>
      <w:r>
        <w:t xml:space="preserve">Obr. </w:t>
      </w:r>
      <w:fldSimple w:instr=" SEQ Obrázek \* ARABIC ">
        <w:r w:rsidR="004B0EF4">
          <w:rPr>
            <w:noProof/>
          </w:rPr>
          <w:t>5</w:t>
        </w:r>
      </w:fldSimple>
      <w:bookmarkEnd w:id="706"/>
      <w:r>
        <w:t xml:space="preserve"> relační diagram </w:t>
      </w:r>
      <w:r w:rsidR="005B0942">
        <w:t>postavy – vlastní</w:t>
      </w:r>
    </w:p>
    <w:p w14:paraId="34043BB6" w14:textId="7E3425E0" w:rsidR="00C22C72" w:rsidRPr="00D2156A" w:rsidRDefault="00C22C72" w:rsidP="00C22C72">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D04AA">
        <w:t xml:space="preserve">Obr. </w:t>
      </w:r>
      <w:r w:rsidR="00DD04AA">
        <w:rPr>
          <w:noProof/>
        </w:rPr>
        <w:t>6</w:t>
      </w:r>
      <w:r w:rsidR="00DD04AA">
        <w:fldChar w:fldCharType="end"/>
      </w:r>
      <w:r w:rsidR="00280A48">
        <w:t xml:space="preserve"> je nakreslen diagram znázorňující volání </w:t>
      </w:r>
      <w:proofErr w:type="spellStart"/>
      <w:r w:rsidR="00280A48">
        <w:t>GameManagera</w:t>
      </w:r>
      <w:proofErr w:type="spellEnd"/>
      <w:r w:rsidR="00280A48">
        <w:t>.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171F86C9" w:rsidR="00C22C72" w:rsidRDefault="004B0EF4" w:rsidP="004B0EF4">
      <w:pPr>
        <w:pStyle w:val="Titulek"/>
        <w:rPr>
          <w:ins w:id="707" w:author="Martin Novák" w:date="2023-03-20T12:37:00Z"/>
        </w:rPr>
      </w:pPr>
      <w:bookmarkStart w:id="708" w:name="_Ref130125708"/>
      <w:r>
        <w:t xml:space="preserve">Obr. </w:t>
      </w:r>
      <w:fldSimple w:instr=" SEQ Obrázek \* ARABIC ">
        <w:r>
          <w:rPr>
            <w:noProof/>
          </w:rPr>
          <w:t>6</w:t>
        </w:r>
      </w:fldSimple>
      <w:bookmarkEnd w:id="708"/>
      <w:r>
        <w:t xml:space="preserve"> diagram </w:t>
      </w:r>
      <w:proofErr w:type="spellStart"/>
      <w:r>
        <w:t>GameManeger</w:t>
      </w:r>
      <w:proofErr w:type="spellEnd"/>
      <w:r>
        <w:t>-vlastní</w:t>
      </w:r>
    </w:p>
    <w:p w14:paraId="2F8298B3" w14:textId="3131FF75" w:rsidR="00EF56C2" w:rsidRDefault="00EF56C2" w:rsidP="00EF56C2">
      <w:pPr>
        <w:pStyle w:val="Nadpis2"/>
        <w:rPr>
          <w:ins w:id="709" w:author="Martin Novák" w:date="2023-03-20T12:38:00Z"/>
        </w:rPr>
      </w:pPr>
      <w:ins w:id="710" w:author="Martin Novák" w:date="2023-03-20T12:37:00Z">
        <w:r w:rsidRPr="00EF56C2">
          <w:rPr>
            <w:rPrChange w:id="711" w:author="Martin Novák" w:date="2023-03-20T12:38:00Z">
              <w:rPr>
                <w:highlight w:val="yellow"/>
              </w:rPr>
            </w:rPrChange>
          </w:rPr>
          <w:t xml:space="preserve">6.1 Návrhové </w:t>
        </w:r>
      </w:ins>
      <w:ins w:id="712" w:author="Martin Novák" w:date="2023-03-20T12:38:00Z">
        <w:r w:rsidRPr="00EF56C2">
          <w:rPr>
            <w:rPrChange w:id="713" w:author="Martin Novák" w:date="2023-03-20T12:38:00Z">
              <w:rPr>
                <w:highlight w:val="yellow"/>
              </w:rPr>
            </w:rPrChange>
          </w:rPr>
          <w:t>vzory</w:t>
        </w:r>
      </w:ins>
      <w:ins w:id="714" w:author="Martin Novák" w:date="2023-03-21T09:35:00Z">
        <w:r w:rsidR="00C571C5">
          <w:t xml:space="preserve"> (</w:t>
        </w:r>
        <w:r w:rsidR="00C571C5" w:rsidRPr="00C571C5">
          <w:rPr>
            <w:lang w:val="en-US"/>
            <w:rPrChange w:id="715" w:author="Martin Novák" w:date="2023-03-21T09:36:00Z">
              <w:rPr/>
            </w:rPrChange>
          </w:rPr>
          <w:t>design patterns</w:t>
        </w:r>
        <w:r w:rsidR="00C571C5">
          <w:t>)</w:t>
        </w:r>
      </w:ins>
    </w:p>
    <w:p w14:paraId="4DEB4110" w14:textId="6E42ADD3" w:rsidR="00EF56C2" w:rsidRDefault="00784E59" w:rsidP="00FB137F">
      <w:pPr>
        <w:ind w:firstLine="708"/>
        <w:jc w:val="both"/>
        <w:rPr>
          <w:ins w:id="716" w:author="Martin Novák" w:date="2023-03-21T09:27:00Z"/>
        </w:rPr>
      </w:pPr>
      <w:ins w:id="717" w:author="Martin Novák" w:date="2023-03-21T09:26:00Z">
        <w:r>
          <w:t>N</w:t>
        </w:r>
      </w:ins>
      <w:ins w:id="718" w:author="Martin Novák" w:date="2023-03-20T12:40:00Z">
        <w:r w:rsidR="00EF56C2">
          <w:t>ávrhov</w:t>
        </w:r>
      </w:ins>
      <w:ins w:id="719" w:author="Martin Novák" w:date="2023-03-21T09:26:00Z">
        <w:r>
          <w:t>é</w:t>
        </w:r>
      </w:ins>
      <w:ins w:id="720" w:author="Martin Novák" w:date="2023-03-20T12:40:00Z">
        <w:r w:rsidR="00EF56C2">
          <w:t xml:space="preserve"> vzor</w:t>
        </w:r>
      </w:ins>
      <w:ins w:id="721" w:author="Martin Novák" w:date="2023-03-21T09:25:00Z">
        <w:r>
          <w:t>y</w:t>
        </w:r>
      </w:ins>
      <w:ins w:id="722" w:author="Martin Novák" w:date="2023-03-20T12:40:00Z">
        <w:r w:rsidR="00EF56C2">
          <w:t xml:space="preserve"> jsou léty ověřené techniky</w:t>
        </w:r>
      </w:ins>
      <w:ins w:id="723" w:author="Martin Novák" w:date="2023-03-20T13:07:00Z">
        <w:r w:rsidR="003F016B">
          <w:t xml:space="preserve"> pro řešení problémů v objektově orientovaných jazycích</w:t>
        </w:r>
      </w:ins>
      <w:ins w:id="724" w:author="Martin Novák" w:date="2023-03-20T12:40:00Z">
        <w:r w:rsidR="00EF56C2">
          <w:t>.</w:t>
        </w:r>
      </w:ins>
      <w:ins w:id="725" w:author="Martin Novák" w:date="2023-03-20T13:19:00Z">
        <w:r w:rsidR="00940719">
          <w:t xml:space="preserve"> Výhodou návrhových vzorů je, že je zn</w:t>
        </w:r>
      </w:ins>
      <w:ins w:id="726" w:author="Martin Novák" w:date="2023-03-21T09:26:00Z">
        <w:r w:rsidR="00263E5F">
          <w:t xml:space="preserve">á většina </w:t>
        </w:r>
      </w:ins>
      <w:ins w:id="727" w:author="Martin Novák" w:date="2023-03-20T13:20:00Z">
        <w:r w:rsidR="00940719">
          <w:t>vývojář</w:t>
        </w:r>
      </w:ins>
      <w:ins w:id="728" w:author="Martin Novák" w:date="2023-03-21T09:26:00Z">
        <w:r w:rsidR="00263E5F">
          <w:t>ů</w:t>
        </w:r>
      </w:ins>
      <w:ins w:id="729" w:author="Martin Novák" w:date="2023-03-20T13:20:00Z">
        <w:r w:rsidR="00940719">
          <w:t xml:space="preserve"> po celém světě a nejsou limitovány konkrétní technologií</w:t>
        </w:r>
      </w:ins>
      <w:ins w:id="730" w:author="Martin Novák" w:date="2023-03-20T13:26:00Z">
        <w:r w:rsidR="00940719">
          <w:t xml:space="preserve">, což usnadňuje komunikaci. Jsou děleny do tří skupin. </w:t>
        </w:r>
      </w:ins>
      <w:ins w:id="731" w:author="Martin Novák" w:date="2023-03-20T13:27:00Z">
        <w:r w:rsidR="00940719">
          <w:t>První skupiny řeší vytváření nových instancí.</w:t>
        </w:r>
      </w:ins>
      <w:ins w:id="732" w:author="Martin Novák" w:date="2023-03-20T13:28:00Z">
        <w:r w:rsidR="00B56F86">
          <w:t xml:space="preserve"> Druhá skupina </w:t>
        </w:r>
      </w:ins>
      <w:ins w:id="733" w:author="Martin Novák" w:date="2023-03-20T13:29:00Z">
        <w:r w:rsidR="00B56F86">
          <w:t>určuje strukturu objektů a komunikace mezi nimi.</w:t>
        </w:r>
      </w:ins>
      <w:ins w:id="734" w:author="Martin Novák" w:date="2023-03-20T13:30:00Z">
        <w:r w:rsidR="00B56F86">
          <w:t xml:space="preserve"> Třetí skupina umožňuje úpravu chování</w:t>
        </w:r>
      </w:ins>
      <w:ins w:id="735" w:author="Martin Novák" w:date="2023-03-20T13:32:00Z">
        <w:r w:rsidR="00B56F86">
          <w:t xml:space="preserve"> a v některých případech ho i měnit za běhu aplikace</w:t>
        </w:r>
      </w:ins>
      <w:customXmlInsRangeStart w:id="736" w:author="Martin Novák" w:date="2023-03-20T17:50:00Z"/>
      <w:sdt>
        <w:sdtPr>
          <w:rPr>
            <w:color w:val="000000"/>
            <w:rPrChange w:id="737" w:author="Martin Novák" w:date="2023-03-21T18:34:00Z">
              <w:rPr/>
            </w:rPrChange>
          </w:rPr>
          <w:tag w:val="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customXmlInsRangeEnd w:id="736"/>
          <w:ins w:id="738" w:author="Martin Novák" w:date="2023-03-21T18:34:00Z">
            <w:r w:rsidR="00AA1312" w:rsidRPr="00AA1312">
              <w:rPr>
                <w:color w:val="000000"/>
              </w:rPr>
              <w:t>[139–143]</w:t>
            </w:r>
          </w:ins>
          <w:customXmlInsRangeStart w:id="739" w:author="Martin Novák" w:date="2023-03-20T17:50:00Z"/>
        </w:sdtContent>
      </w:sdt>
      <w:customXmlInsRangeEnd w:id="739"/>
      <w:ins w:id="740" w:author="Martin Novák" w:date="2023-03-20T13:32:00Z">
        <w:r w:rsidR="00B56F86">
          <w:t>.</w:t>
        </w:r>
      </w:ins>
    </w:p>
    <w:p w14:paraId="74072FF6" w14:textId="68466315" w:rsidR="00B20E93" w:rsidRDefault="00B20E93" w:rsidP="00FB137F">
      <w:pPr>
        <w:ind w:firstLine="708"/>
        <w:jc w:val="both"/>
        <w:rPr>
          <w:ins w:id="741" w:author="Martin Novák" w:date="2023-03-20T17:50:00Z"/>
        </w:rPr>
        <w:pPrChange w:id="742" w:author="Martin Novák" w:date="2023-03-21T09:27:00Z">
          <w:pPr/>
        </w:pPrChange>
      </w:pPr>
      <w:ins w:id="743" w:author="Martin Novák" w:date="2023-03-21T09:27:00Z">
        <w:r>
          <w:t>V návrhu je vidět několik</w:t>
        </w:r>
      </w:ins>
      <w:ins w:id="744" w:author="Martin Novák" w:date="2023-03-21T09:28:00Z">
        <w:r>
          <w:t xml:space="preserve"> situací, kde je vhodné použít návrhový vzor. </w:t>
        </w:r>
      </w:ins>
      <w:ins w:id="745" w:author="Martin Novák" w:date="2023-03-21T09:38:00Z">
        <w:r w:rsidR="00C571C5">
          <w:t>Proto nyní budou vysvětleny vzory vhodné k realizaci tohoto náv</w:t>
        </w:r>
      </w:ins>
      <w:ins w:id="746" w:author="Martin Novák" w:date="2023-03-21T09:39:00Z">
        <w:r w:rsidR="00C571C5">
          <w:t>rhu.</w:t>
        </w:r>
      </w:ins>
    </w:p>
    <w:p w14:paraId="50E1B292" w14:textId="455B3FE1" w:rsidR="00D9619D" w:rsidRDefault="00D9619D" w:rsidP="00D9619D">
      <w:pPr>
        <w:pStyle w:val="Nadpis3"/>
        <w:rPr>
          <w:ins w:id="747" w:author="Martin Novák" w:date="2023-03-20T17:50:00Z"/>
        </w:rPr>
      </w:pPr>
      <w:ins w:id="748" w:author="Martin Novák" w:date="2023-03-20T17:50:00Z">
        <w:r>
          <w:t xml:space="preserve">6.1.1 </w:t>
        </w:r>
        <w:proofErr w:type="spellStart"/>
        <w:r>
          <w:t>Factory</w:t>
        </w:r>
      </w:ins>
      <w:proofErr w:type="spellEnd"/>
      <w:ins w:id="749" w:author="Martin Novák" w:date="2023-03-20T17:51:00Z">
        <w:r>
          <w:t xml:space="preserve"> metoda</w:t>
        </w:r>
      </w:ins>
    </w:p>
    <w:p w14:paraId="3F6C1D32" w14:textId="36D835C3" w:rsidR="00D9619D" w:rsidRDefault="00D9619D" w:rsidP="00D9619D">
      <w:pPr>
        <w:rPr>
          <w:ins w:id="750" w:author="Martin Novák" w:date="2023-03-20T18:21:00Z"/>
          <w:color w:val="000000"/>
        </w:rPr>
      </w:pPr>
      <w:ins w:id="751" w:author="Martin Novák" w:date="2023-03-20T17:52:00Z">
        <w:r>
          <w:t>Při použití toho</w:t>
        </w:r>
      </w:ins>
      <w:ins w:id="752" w:author="Martin Novák" w:date="2023-03-20T17:53:00Z">
        <w:r>
          <w:t>to návrhového vzoru při vytváření nového objektu není volán přímo konstruktor, ale metoda, která ověří vstupy a pří</w:t>
        </w:r>
      </w:ins>
      <w:ins w:id="753" w:author="Martin Novák" w:date="2023-03-20T17:54:00Z">
        <w:r>
          <w:t>padně rozhodne, jaký z konstruktorů bude zavolán.</w:t>
        </w:r>
      </w:ins>
      <w:ins w:id="754" w:author="Martin Novák" w:date="2023-03-20T18:02:00Z">
        <w:r w:rsidR="0080125A">
          <w:t xml:space="preserve"> </w:t>
        </w:r>
      </w:ins>
      <w:ins w:id="755" w:author="Martin Novák" w:date="2023-03-20T18:12:00Z">
        <w:r w:rsidR="00E346FB">
          <w:t>Tento postup je často využíván při dědičnosti</w:t>
        </w:r>
      </w:ins>
      <w:ins w:id="756" w:author="Martin Novák" w:date="2023-03-20T18:13:00Z">
        <w:r w:rsidR="00E346FB">
          <w:t xml:space="preserve">, kdy potomci mají stejné metody, ale jiné chování. </w:t>
        </w:r>
      </w:ins>
      <w:ins w:id="757" w:author="Martin Novák" w:date="2023-03-20T18:02:00Z">
        <w:r w:rsidR="0080125A">
          <w:t>Dalším možným využ</w:t>
        </w:r>
      </w:ins>
      <w:ins w:id="758" w:author="Martin Novák" w:date="2023-03-20T18:03:00Z">
        <w:r w:rsidR="0080125A">
          <w:t xml:space="preserve">itím je načítání z databáze, kdy </w:t>
        </w:r>
      </w:ins>
      <w:ins w:id="759" w:author="Martin Novák" w:date="2023-03-20T18:06:00Z">
        <w:r w:rsidR="0080125A">
          <w:t>objekt</w:t>
        </w:r>
      </w:ins>
      <w:ins w:id="760" w:author="Martin Novák" w:date="2023-03-20T18:03:00Z">
        <w:r w:rsidR="0080125A">
          <w:t xml:space="preserve"> </w:t>
        </w:r>
      </w:ins>
      <w:ins w:id="761" w:author="Martin Novák" w:date="2023-03-20T18:04:00Z">
        <w:r w:rsidR="0080125A">
          <w:t>obsahuje již načtená data</w:t>
        </w:r>
      </w:ins>
      <w:ins w:id="762" w:author="Martin Novák" w:date="2023-03-20T18:10:00Z">
        <w:r w:rsidR="000569F7">
          <w:t xml:space="preserve"> a pokud požadovaný údaj obsahuje, </w:t>
        </w:r>
      </w:ins>
      <w:ins w:id="763" w:author="Martin Novák" w:date="2023-03-20T18:11:00Z">
        <w:r w:rsidR="000569F7">
          <w:t>metoda vrátí již načtená data. V opačném případě je poslán dotaz do databáze a vrácena nová inst</w:t>
        </w:r>
      </w:ins>
      <w:ins w:id="764" w:author="Martin Novák" w:date="2023-03-20T18:12:00Z">
        <w:r w:rsidR="000569F7">
          <w:t>ance</w:t>
        </w:r>
      </w:ins>
      <w:ins w:id="765" w:author="Martin Novák" w:date="2023-03-20T18:21:00Z">
        <w:r w:rsidR="00D31E75">
          <w:t>.</w:t>
        </w:r>
      </w:ins>
      <w:customXmlInsRangeStart w:id="766" w:author="Martin Novák" w:date="2023-03-20T18:21:00Z"/>
      <w:sdt>
        <w:sdtPr>
          <w:rPr>
            <w:color w:val="000000"/>
            <w:rPrChange w:id="767" w:author="Martin Novák" w:date="2023-03-21T18:34:00Z">
              <w:rPr/>
            </w:rPrChange>
          </w:rPr>
          <w:tag w:val="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customXmlInsRangeEnd w:id="766"/>
          <w:ins w:id="768" w:author="Martin Novák" w:date="2023-03-21T18:34:00Z">
            <w:r w:rsidR="00AA1312" w:rsidRPr="00AA1312">
              <w:rPr>
                <w:color w:val="000000"/>
              </w:rPr>
              <w:t>[144]</w:t>
            </w:r>
          </w:ins>
          <w:customXmlInsRangeStart w:id="769" w:author="Martin Novák" w:date="2023-03-20T18:21:00Z"/>
        </w:sdtContent>
      </w:sdt>
      <w:customXmlInsRangeEnd w:id="769"/>
    </w:p>
    <w:p w14:paraId="059FA652" w14:textId="0EE2CEF1" w:rsidR="009A34E7" w:rsidRDefault="009A34E7" w:rsidP="001E3DC5">
      <w:pPr>
        <w:pStyle w:val="Nadpis3"/>
        <w:rPr>
          <w:ins w:id="770" w:author="Martin Novák" w:date="2023-03-20T18:22:00Z"/>
        </w:rPr>
        <w:pPrChange w:id="771" w:author="Martin Novák" w:date="2023-03-21T18:22:00Z">
          <w:pPr>
            <w:pStyle w:val="Nadpis2"/>
          </w:pPr>
        </w:pPrChange>
      </w:pPr>
      <w:ins w:id="772" w:author="Martin Novák" w:date="2023-03-20T18:21:00Z">
        <w:r>
          <w:t xml:space="preserve">6.1.2 </w:t>
        </w:r>
        <w:proofErr w:type="spellStart"/>
        <w:r>
          <w:t>Singleton</w:t>
        </w:r>
      </w:ins>
      <w:proofErr w:type="spellEnd"/>
    </w:p>
    <w:p w14:paraId="2E29A72E" w14:textId="6551074A" w:rsidR="009A34E7" w:rsidRDefault="00000138" w:rsidP="009A34E7">
      <w:pPr>
        <w:rPr>
          <w:ins w:id="773" w:author="Martin Novák" w:date="2023-03-20T18:55:00Z"/>
          <w:color w:val="000000"/>
        </w:rPr>
      </w:pPr>
      <w:ins w:id="774" w:author="Martin Novák" w:date="2023-03-20T18:22:00Z">
        <w:r>
          <w:t xml:space="preserve">Účelem </w:t>
        </w:r>
        <w:proofErr w:type="spellStart"/>
        <w:r>
          <w:t>Singletonu</w:t>
        </w:r>
        <w:proofErr w:type="spellEnd"/>
        <w:r>
          <w:t xml:space="preserve"> je zajistit, </w:t>
        </w:r>
      </w:ins>
      <w:ins w:id="775" w:author="Martin Novák" w:date="2023-03-20T18:38:00Z">
        <w:r w:rsidR="00454C6F">
          <w:t>aby</w:t>
        </w:r>
      </w:ins>
      <w:ins w:id="776" w:author="Martin Novák" w:date="2023-03-20T18:22:00Z">
        <w:r>
          <w:t xml:space="preserve"> třida </w:t>
        </w:r>
      </w:ins>
      <w:ins w:id="777" w:author="Martin Novák" w:date="2023-03-20T18:39:00Z">
        <w:r w:rsidR="00454C6F">
          <w:t>měla pouze</w:t>
        </w:r>
      </w:ins>
      <w:ins w:id="778" w:author="Martin Novák" w:date="2023-03-20T18:22:00Z">
        <w:r>
          <w:t xml:space="preserve"> jednu jedinou instanci.</w:t>
        </w:r>
      </w:ins>
      <w:ins w:id="779" w:author="Martin Novák" w:date="2023-03-20T18:24:00Z">
        <w:r w:rsidR="00BF5562">
          <w:t xml:space="preserve"> Toho je </w:t>
        </w:r>
      </w:ins>
      <w:ins w:id="780" w:author="Martin Novák" w:date="2023-03-20T18:25:00Z">
        <w:r w:rsidR="00BF5562">
          <w:t xml:space="preserve">většinou dosaženo tím, že </w:t>
        </w:r>
      </w:ins>
      <w:ins w:id="781" w:author="Martin Novák" w:date="2023-03-20T18:26:00Z">
        <w:r w:rsidR="00BF5562">
          <w:t xml:space="preserve">konstruktor není možné zavolat mimo třídu a místo něj je volána statická </w:t>
        </w:r>
      </w:ins>
      <w:proofErr w:type="spellStart"/>
      <w:ins w:id="782" w:author="Martin Novák" w:date="2023-03-20T18:27:00Z">
        <w:r w:rsidR="00BF5562" w:rsidRPr="00454C6F">
          <w:rPr>
            <w:i/>
            <w:iCs/>
            <w:rPrChange w:id="783" w:author="Martin Novák" w:date="2023-03-20T18:36:00Z">
              <w:rPr/>
            </w:rPrChange>
          </w:rPr>
          <w:t>F</w:t>
        </w:r>
      </w:ins>
      <w:ins w:id="784" w:author="Martin Novák" w:date="2023-03-20T18:26:00Z">
        <w:r w:rsidR="00BF5562" w:rsidRPr="00454C6F">
          <w:rPr>
            <w:i/>
            <w:iCs/>
            <w:rPrChange w:id="785" w:author="Martin Novák" w:date="2023-03-20T18:36:00Z">
              <w:rPr/>
            </w:rPrChange>
          </w:rPr>
          <w:t>actory</w:t>
        </w:r>
        <w:proofErr w:type="spellEnd"/>
        <w:r w:rsidR="00BF5562">
          <w:t xml:space="preserve"> metoda. </w:t>
        </w:r>
      </w:ins>
      <w:ins w:id="786" w:author="Martin Novák" w:date="2023-03-20T18:30:00Z">
        <w:r w:rsidR="00BF5562">
          <w:t xml:space="preserve">Ta </w:t>
        </w:r>
      </w:ins>
      <w:ins w:id="787" w:author="Martin Novák" w:date="2023-03-20T18:32:00Z">
        <w:r w:rsidR="00BF5562">
          <w:t>vrací obsah</w:t>
        </w:r>
      </w:ins>
      <w:ins w:id="788" w:author="Martin Novák" w:date="2023-03-20T18:30:00Z">
        <w:r w:rsidR="00BF5562">
          <w:t> </w:t>
        </w:r>
        <w:proofErr w:type="spellStart"/>
        <w:r w:rsidR="00BF5562" w:rsidRPr="00454C6F">
          <w:rPr>
            <w:i/>
            <w:iCs/>
            <w:rPrChange w:id="789" w:author="Martin Novák" w:date="2023-03-20T18:36:00Z">
              <w:rPr/>
            </w:rPrChange>
          </w:rPr>
          <w:t>private</w:t>
        </w:r>
        <w:proofErr w:type="spellEnd"/>
        <w:r w:rsidR="00BF5562" w:rsidRPr="00454C6F">
          <w:rPr>
            <w:i/>
            <w:iCs/>
            <w:rPrChange w:id="790" w:author="Martin Novák" w:date="2023-03-20T18:36:00Z">
              <w:rPr/>
            </w:rPrChange>
          </w:rPr>
          <w:t xml:space="preserve"> static</w:t>
        </w:r>
        <w:r w:rsidR="00BF5562">
          <w:t xml:space="preserve"> proměnn</w:t>
        </w:r>
      </w:ins>
      <w:ins w:id="791" w:author="Martin Novák" w:date="2023-03-20T18:32:00Z">
        <w:r w:rsidR="00BF5562">
          <w:t>é</w:t>
        </w:r>
      </w:ins>
      <w:ins w:id="792" w:author="Martin Novák" w:date="2023-03-20T18:30:00Z">
        <w:r w:rsidR="00BF5562">
          <w:t xml:space="preserve"> </w:t>
        </w:r>
      </w:ins>
      <w:ins w:id="793" w:author="Martin Novák" w:date="2023-03-20T18:31:00Z">
        <w:r w:rsidR="00BF5562">
          <w:t xml:space="preserve">obsahující instanci této třídy. Jeli proměnná prázdná, je </w:t>
        </w:r>
      </w:ins>
      <w:ins w:id="794" w:author="Martin Novák" w:date="2023-03-20T18:32:00Z">
        <w:r w:rsidR="00BF5562">
          <w:t xml:space="preserve">předtím </w:t>
        </w:r>
      </w:ins>
      <w:ins w:id="795" w:author="Martin Novák" w:date="2023-03-20T18:31:00Z">
        <w:r w:rsidR="00BF5562">
          <w:t xml:space="preserve">zavolán konstruktor a </w:t>
        </w:r>
      </w:ins>
      <w:ins w:id="796" w:author="Martin Novák" w:date="2023-03-20T18:33:00Z">
        <w:r w:rsidR="00BF5562">
          <w:t>vrácený objekt je vložen do této proměnné.</w:t>
        </w:r>
      </w:ins>
      <w:ins w:id="797" w:author="Martin Novák" w:date="2023-03-20T18:35:00Z">
        <w:r w:rsidR="00454C6F">
          <w:t xml:space="preserve"> </w:t>
        </w:r>
      </w:ins>
      <w:proofErr w:type="spellStart"/>
      <w:ins w:id="798" w:author="Martin Novák" w:date="2023-03-20T18:41:00Z">
        <w:r w:rsidR="00294EDD">
          <w:t>Singleton</w:t>
        </w:r>
        <w:proofErr w:type="spellEnd"/>
        <w:r w:rsidR="00294EDD">
          <w:t xml:space="preserve"> je využíván pro komunikaci s externím zdrojem dat, či pro uchování dat dostupných pro celou aplikaci.</w:t>
        </w:r>
      </w:ins>
      <w:customXmlInsRangeStart w:id="799" w:author="Martin Novák" w:date="2023-03-20T18:42:00Z"/>
      <w:sdt>
        <w:sdtPr>
          <w:rPr>
            <w:color w:val="000000"/>
            <w:rPrChange w:id="800" w:author="Martin Novák" w:date="2023-03-21T18:34:00Z">
              <w:rPr/>
            </w:rPrChange>
          </w:rPr>
          <w:tag w:val="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customXmlInsRangeEnd w:id="799"/>
          <w:ins w:id="801" w:author="Martin Novák" w:date="2023-03-21T18:34:00Z">
            <w:r w:rsidR="00AA1312" w:rsidRPr="00AA1312">
              <w:rPr>
                <w:color w:val="000000"/>
              </w:rPr>
              <w:t>[145]</w:t>
            </w:r>
          </w:ins>
          <w:customXmlInsRangeStart w:id="802" w:author="Martin Novák" w:date="2023-03-20T18:42:00Z"/>
        </w:sdtContent>
      </w:sdt>
      <w:customXmlInsRangeEnd w:id="802"/>
    </w:p>
    <w:p w14:paraId="551F0189" w14:textId="31689FDF" w:rsidR="008F451E" w:rsidRDefault="008F451E" w:rsidP="001E3DC5">
      <w:pPr>
        <w:pStyle w:val="Nadpis3"/>
        <w:rPr>
          <w:ins w:id="803" w:author="Martin Novák" w:date="2023-03-20T18:55:00Z"/>
        </w:rPr>
        <w:pPrChange w:id="804" w:author="Martin Novák" w:date="2023-03-21T18:22:00Z">
          <w:pPr>
            <w:pStyle w:val="Nadpis2"/>
          </w:pPr>
        </w:pPrChange>
      </w:pPr>
      <w:ins w:id="805" w:author="Martin Novák" w:date="2023-03-20T18:55:00Z">
        <w:r>
          <w:t xml:space="preserve">6.1.3 </w:t>
        </w:r>
        <w:proofErr w:type="spellStart"/>
        <w:r>
          <w:t>FlyWeight</w:t>
        </w:r>
        <w:proofErr w:type="spellEnd"/>
      </w:ins>
    </w:p>
    <w:p w14:paraId="15C9F9FE" w14:textId="06F337BF" w:rsidR="008F451E" w:rsidRDefault="008F451E" w:rsidP="008F451E">
      <w:pPr>
        <w:rPr>
          <w:ins w:id="806" w:author="Martin Novák" w:date="2023-03-21T18:14:00Z"/>
          <w:color w:val="000000"/>
        </w:rPr>
      </w:pPr>
      <w:ins w:id="807" w:author="Martin Novák" w:date="2023-03-20T18:55:00Z">
        <w:r>
          <w:t>Tento návrhový vzor slouží k snížení spotřeby op</w:t>
        </w:r>
      </w:ins>
      <w:ins w:id="808" w:author="Martin Novák" w:date="2023-03-20T18:56:00Z">
        <w:r>
          <w:t>erační paměti počítače. Aby toho docílil</w:t>
        </w:r>
      </w:ins>
      <w:ins w:id="809" w:author="Martin Novák" w:date="2023-03-20T18:57:00Z">
        <w:r>
          <w:t xml:space="preserve">, </w:t>
        </w:r>
      </w:ins>
      <w:ins w:id="810" w:author="Martin Novák" w:date="2023-03-20T18:58:00Z">
        <w:r>
          <w:t xml:space="preserve">jsou hodnoty, které </w:t>
        </w:r>
      </w:ins>
      <w:ins w:id="811" w:author="Martin Novák" w:date="2023-03-20T19:00:00Z">
        <w:r>
          <w:t xml:space="preserve">jsou společné pro několik objektů, ale slouží pouze ke čtení, </w:t>
        </w:r>
      </w:ins>
      <w:ins w:id="812" w:author="Martin Novák" w:date="2023-03-20T19:01:00Z">
        <w:r>
          <w:t xml:space="preserve">umístěny do samostatné </w:t>
        </w:r>
      </w:ins>
      <w:ins w:id="813" w:author="Martin Novák" w:date="2023-03-20T19:14:00Z">
        <w:r w:rsidR="00DF1F16">
          <w:t>třídy</w:t>
        </w:r>
      </w:ins>
      <w:ins w:id="814" w:author="Martin Novák" w:date="2023-03-20T19:01:00Z">
        <w:r>
          <w:t xml:space="preserve">. </w:t>
        </w:r>
      </w:ins>
      <w:ins w:id="815" w:author="Martin Novák" w:date="2023-03-20T19:03:00Z">
        <w:r w:rsidR="00045F64">
          <w:t>Aplikace vytvoří instance jen pro unikátní kombinace a do původních objektů je vložena po</w:t>
        </w:r>
      </w:ins>
      <w:ins w:id="816" w:author="Martin Novák" w:date="2023-03-20T19:04:00Z">
        <w:r w:rsidR="00045F64">
          <w:t xml:space="preserve">uze reference. </w:t>
        </w:r>
      </w:ins>
      <w:ins w:id="817" w:author="Martin Novák" w:date="2023-03-20T19:05:00Z">
        <w:r w:rsidR="00045F64">
          <w:t>Toto řešení je často využíváno pro grafické elementy, j</w:t>
        </w:r>
      </w:ins>
      <w:ins w:id="818" w:author="Martin Novák" w:date="2023-03-20T19:06:00Z">
        <w:r w:rsidR="00045F64">
          <w:t>ejichž velikost se často pohybuje od jednotek do desítek Megabytů</w:t>
        </w:r>
      </w:ins>
      <w:ins w:id="819" w:author="Martin Novák" w:date="2023-03-20T19:08:00Z">
        <w:r w:rsidR="00045F64">
          <w:t>.</w:t>
        </w:r>
      </w:ins>
      <w:ins w:id="820" w:author="Martin Novák" w:date="2023-03-20T19:09:00Z">
        <w:r w:rsidR="00045F64">
          <w:t xml:space="preserve"> Oproti tomu reference má </w:t>
        </w:r>
      </w:ins>
      <w:ins w:id="821" w:author="Martin Novák" w:date="2023-03-20T19:10:00Z">
        <w:r w:rsidR="00045F64">
          <w:t>třicet dva</w:t>
        </w:r>
      </w:ins>
      <w:ins w:id="822" w:author="Martin Novák" w:date="2023-03-20T19:09:00Z">
        <w:r w:rsidR="00045F64">
          <w:t xml:space="preserve"> nebo šedesát </w:t>
        </w:r>
      </w:ins>
      <w:ins w:id="823" w:author="Martin Novák" w:date="2023-03-20T19:14:00Z">
        <w:r w:rsidR="00DF1F16">
          <w:t>čtyři bitů</w:t>
        </w:r>
      </w:ins>
      <w:ins w:id="824" w:author="Martin Novák" w:date="2023-03-20T19:10:00Z">
        <w:r w:rsidR="00045F64">
          <w:t>.</w:t>
        </w:r>
      </w:ins>
      <w:customXmlInsRangeStart w:id="825" w:author="Martin Novák" w:date="2023-03-20T19:15:00Z"/>
      <w:sdt>
        <w:sdtPr>
          <w:rPr>
            <w:color w:val="000000"/>
            <w:rPrChange w:id="826" w:author="Martin Novák" w:date="2023-03-21T18:34:00Z">
              <w:rPr/>
            </w:rPrChange>
          </w:rPr>
          <w:tag w:val="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customXmlInsRangeEnd w:id="825"/>
          <w:ins w:id="827" w:author="Martin Novák" w:date="2023-03-21T18:34:00Z">
            <w:r w:rsidR="00AA1312" w:rsidRPr="00AA1312">
              <w:rPr>
                <w:color w:val="000000"/>
              </w:rPr>
              <w:t>[146]</w:t>
            </w:r>
          </w:ins>
          <w:customXmlInsRangeStart w:id="828" w:author="Martin Novák" w:date="2023-03-20T19:15:00Z"/>
        </w:sdtContent>
      </w:sdt>
      <w:customXmlInsRangeEnd w:id="828"/>
    </w:p>
    <w:p w14:paraId="7CD73CEE" w14:textId="654A38D7" w:rsidR="00170C27" w:rsidRDefault="00170C27" w:rsidP="00170C27">
      <w:pPr>
        <w:pStyle w:val="Nadpis3"/>
        <w:rPr>
          <w:ins w:id="829" w:author="Martin Novák" w:date="2023-03-21T18:14:00Z"/>
        </w:rPr>
      </w:pPr>
      <w:ins w:id="830" w:author="Martin Novák" w:date="2023-03-21T18:14:00Z">
        <w:r>
          <w:t xml:space="preserve">6.1.4 </w:t>
        </w:r>
        <w:proofErr w:type="spellStart"/>
        <w:r>
          <w:t>Observer</w:t>
        </w:r>
        <w:proofErr w:type="spellEnd"/>
      </w:ins>
    </w:p>
    <w:p w14:paraId="6B737435" w14:textId="547EA383" w:rsidR="00170C27" w:rsidRPr="00170C27" w:rsidRDefault="00AA1312" w:rsidP="00170C27">
      <w:pPr>
        <w:rPr>
          <w:rPrChange w:id="831" w:author="Martin Novák" w:date="2023-03-21T18:14:00Z">
            <w:rPr>
              <w:highlight w:val="yellow"/>
            </w:rPr>
          </w:rPrChange>
        </w:rPr>
        <w:pPrChange w:id="832" w:author="Martin Novák" w:date="2023-03-21T18:14:00Z">
          <w:pPr>
            <w:pStyle w:val="Titulek"/>
          </w:pPr>
        </w:pPrChange>
      </w:pPr>
      <w:proofErr w:type="spellStart"/>
      <w:ins w:id="833" w:author="Martin Novák" w:date="2023-03-21T18:34:00Z">
        <w:r>
          <w:t>Observer</w:t>
        </w:r>
        <w:proofErr w:type="spellEnd"/>
        <w:r>
          <w:t xml:space="preserve"> je využíván v případech, kdy o</w:t>
        </w:r>
      </w:ins>
      <w:ins w:id="834" w:author="Martin Novák" w:date="2023-03-21T18:35:00Z">
        <w:r>
          <w:t xml:space="preserve">bjekty potřebují dostat informaci o změně stavu jiného objektu. </w:t>
        </w:r>
      </w:ins>
      <w:ins w:id="835" w:author="Martin Novák" w:date="2023-03-21T18:42:00Z">
        <w:r>
          <w:t xml:space="preserve">K realizaci se využívá kolekce odběratelů, </w:t>
        </w:r>
      </w:ins>
      <w:ins w:id="836" w:author="Martin Novák" w:date="2023-03-21T18:44:00Z">
        <w:r w:rsidR="00CF1429">
          <w:t xml:space="preserve">ve které všechny prvky musí mít </w:t>
        </w:r>
      </w:ins>
      <w:ins w:id="837" w:author="Martin Novák" w:date="2023-03-21T18:45:00Z">
        <w:r w:rsidR="00CF1429">
          <w:t xml:space="preserve">metodu, která </w:t>
        </w:r>
        <w:r w:rsidR="00CF1429">
          <w:lastRenderedPageBreak/>
          <w:t>slouží k</w:t>
        </w:r>
      </w:ins>
      <w:ins w:id="838" w:author="Martin Novák" w:date="2023-03-21T18:46:00Z">
        <w:r w:rsidR="00CF1429">
          <w:t> </w:t>
        </w:r>
      </w:ins>
      <w:ins w:id="839" w:author="Martin Novák" w:date="2023-03-21T18:45:00Z">
        <w:r w:rsidR="00CF1429">
          <w:t>aktua</w:t>
        </w:r>
      </w:ins>
      <w:ins w:id="840" w:author="Martin Novák" w:date="2023-03-21T18:46:00Z">
        <w:r w:rsidR="00CF1429">
          <w:t>lizaci. V</w:t>
        </w:r>
      </w:ins>
      <w:ins w:id="841" w:author="Martin Novák" w:date="2023-03-21T18:47:00Z">
        <w:r w:rsidR="00CF1429">
          <w:t> </w:t>
        </w:r>
      </w:ins>
      <w:ins w:id="842" w:author="Martin Novák" w:date="2023-03-21T18:49:00Z">
        <w:r w:rsidR="00CF1429">
          <w:t>okamžiku,</w:t>
        </w:r>
      </w:ins>
      <w:ins w:id="843" w:author="Martin Novák" w:date="2023-03-21T18:47:00Z">
        <w:r w:rsidR="00CF1429">
          <w:t xml:space="preserve"> kdy nastane změna</w:t>
        </w:r>
      </w:ins>
      <w:ins w:id="844" w:author="Martin Novák" w:date="2023-03-21T18:49:00Z">
        <w:r w:rsidR="00CF1429">
          <w:t xml:space="preserve"> na sledovaném objektu</w:t>
        </w:r>
      </w:ins>
      <w:ins w:id="845" w:author="Martin Novák" w:date="2023-03-21T18:47:00Z">
        <w:r w:rsidR="00CF1429">
          <w:t>, je</w:t>
        </w:r>
      </w:ins>
      <w:ins w:id="846" w:author="Martin Novák" w:date="2023-03-21T18:48:00Z">
        <w:r w:rsidR="00CF1429">
          <w:t xml:space="preserve"> </w:t>
        </w:r>
      </w:ins>
      <w:ins w:id="847" w:author="Martin Novák" w:date="2023-03-21T18:51:00Z">
        <w:r w:rsidR="00CF1429">
          <w:t xml:space="preserve">na ni </w:t>
        </w:r>
      </w:ins>
      <w:ins w:id="848" w:author="Martin Novák" w:date="2023-03-21T18:48:00Z">
        <w:r w:rsidR="00CF1429">
          <w:t>pomocí cykl</w:t>
        </w:r>
      </w:ins>
      <w:ins w:id="849" w:author="Martin Novák" w:date="2023-03-21T18:49:00Z">
        <w:r w:rsidR="00CF1429">
          <w:t>u</w:t>
        </w:r>
      </w:ins>
      <w:ins w:id="850" w:author="Martin Novák" w:date="2023-03-21T18:50:00Z">
        <w:r w:rsidR="00CF1429">
          <w:t xml:space="preserve"> upozorněn každý odběratel</w:t>
        </w:r>
      </w:ins>
      <w:ins w:id="851" w:author="Martin Novák" w:date="2023-03-21T18:51:00Z">
        <w:r w:rsidR="00CF1429">
          <w:t>. Některé jazyky</w:t>
        </w:r>
      </w:ins>
      <w:ins w:id="852" w:author="Martin Novák" w:date="2023-03-21T18:52:00Z">
        <w:r w:rsidR="00CF1429">
          <w:t xml:space="preserve"> (např. C#)</w:t>
        </w:r>
      </w:ins>
      <w:ins w:id="853" w:author="Martin Novák" w:date="2023-03-21T18:51:00Z">
        <w:r w:rsidR="00CF1429">
          <w:t xml:space="preserve"> mají tento mechanismus </w:t>
        </w:r>
      </w:ins>
      <w:ins w:id="854" w:author="Martin Novák" w:date="2023-03-21T18:52:00Z">
        <w:r w:rsidR="00CF1429">
          <w:t>v sobě již zabudován</w:t>
        </w:r>
      </w:ins>
      <w:ins w:id="855" w:author="Martin Novák" w:date="2023-03-21T18:53:00Z">
        <w:r w:rsidR="00CF1429">
          <w:t>, čímž šetří p</w:t>
        </w:r>
      </w:ins>
      <w:ins w:id="856" w:author="Martin Novák" w:date="2023-03-21T18:54:00Z">
        <w:r w:rsidR="00CF1429">
          <w:t xml:space="preserve">rogramátorův čas a </w:t>
        </w:r>
      </w:ins>
      <w:ins w:id="857" w:author="Martin Novák" w:date="2023-03-21T18:55:00Z">
        <w:r w:rsidR="00A6566C">
          <w:t>zpřehledňují</w:t>
        </w:r>
      </w:ins>
      <w:ins w:id="858" w:author="Martin Novák" w:date="2023-03-21T18:54:00Z">
        <w:r w:rsidR="00A6566C">
          <w:t xml:space="preserve"> projekt, neboť není potřeba při</w:t>
        </w:r>
      </w:ins>
      <w:ins w:id="859" w:author="Martin Novák" w:date="2023-03-21T18:55:00Z">
        <w:r w:rsidR="00A6566C">
          <w:t>dávat nové třídy. Typickým použitím je</w:t>
        </w:r>
      </w:ins>
      <w:ins w:id="860" w:author="Martin Novák" w:date="2023-03-21T18:57:00Z">
        <w:r w:rsidR="00A6566C">
          <w:t xml:space="preserve"> interakce</w:t>
        </w:r>
      </w:ins>
      <w:ins w:id="861" w:author="Martin Novák" w:date="2023-03-21T18:59:00Z">
        <w:r w:rsidR="00A6566C">
          <w:t xml:space="preserve"> uživatele</w:t>
        </w:r>
      </w:ins>
      <w:ins w:id="862" w:author="Martin Novák" w:date="2023-03-21T18:57:00Z">
        <w:r w:rsidR="00A6566C">
          <w:t xml:space="preserve"> s</w:t>
        </w:r>
      </w:ins>
      <w:ins w:id="863" w:author="Martin Novák" w:date="2023-03-21T18:55:00Z">
        <w:r w:rsidR="00A6566C">
          <w:t xml:space="preserve"> grafick</w:t>
        </w:r>
      </w:ins>
      <w:ins w:id="864" w:author="Martin Novák" w:date="2023-03-21T18:57:00Z">
        <w:r w:rsidR="00A6566C">
          <w:t>ým</w:t>
        </w:r>
      </w:ins>
      <w:ins w:id="865" w:author="Martin Novák" w:date="2023-03-21T18:55:00Z">
        <w:r w:rsidR="00A6566C">
          <w:t xml:space="preserve"> rozhraní</w:t>
        </w:r>
      </w:ins>
      <w:ins w:id="866" w:author="Martin Novák" w:date="2023-03-21T18:57:00Z">
        <w:r w:rsidR="00A6566C">
          <w:t>m</w:t>
        </w:r>
      </w:ins>
      <w:ins w:id="867" w:author="Martin Novák" w:date="2023-03-21T18:56:00Z">
        <w:r w:rsidR="00A6566C">
          <w:t>, kdy</w:t>
        </w:r>
      </w:ins>
      <w:ins w:id="868" w:author="Martin Novák" w:date="2023-03-21T18:59:00Z">
        <w:r w:rsidR="00A6566C">
          <w:t xml:space="preserve"> jsou volá</w:t>
        </w:r>
      </w:ins>
      <w:ins w:id="869" w:author="Martin Novák" w:date="2023-03-21T19:00:00Z">
        <w:r w:rsidR="00A6566C">
          <w:t>ny metody uvnitř třídy okna</w:t>
        </w:r>
      </w:ins>
      <w:customXmlInsRangeStart w:id="870" w:author="Martin Novák" w:date="2023-03-21T18:55:00Z"/>
      <w:sdt>
        <w:sdtPr>
          <w:rPr>
            <w:color w:val="000000"/>
            <w:rPrChange w:id="871" w:author="Martin Novák" w:date="2023-03-21T18:55:00Z">
              <w:rPr/>
            </w:rPrChange>
          </w:rPr>
          <w:tag w:val="MENDELEY_CITATION_v3_eyJjaXRhdGlvbklEIjoiTUVOREVMRVlfQ0lUQVRJT05fZjQyMzAyNmQtNTVkYi00OWYwLTkyMDktZDhjMTI5ZDBiYzFiIiwicHJvcGVydGllcyI6eyJub3RlSW5kZXgiOjB9LCJpc0VkaXRlZCI6ZmFsc2UsIm1hbnVhbE92ZXJyaWRlIjp7ImlzTWFudWFsbHlPdmVycmlkZGVuIjpmYWxzZSwiY2l0ZXByb2NUZXh0IjoiWzE0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customXmlInsRangeEnd w:id="870"/>
          <w:ins w:id="872" w:author="Martin Novák" w:date="2023-03-21T18:55:00Z">
            <w:r w:rsidR="00A6566C" w:rsidRPr="00A6566C">
              <w:rPr>
                <w:color w:val="000000"/>
              </w:rPr>
              <w:t>[147]</w:t>
            </w:r>
          </w:ins>
          <w:customXmlInsRangeStart w:id="873" w:author="Martin Novák" w:date="2023-03-21T18:55:00Z"/>
        </w:sdtContent>
      </w:sdt>
      <w:customXmlInsRangeEnd w:id="873"/>
    </w:p>
    <w:p w14:paraId="55CD4A78" w14:textId="2E3FDAA9" w:rsidR="001C55A0" w:rsidRDefault="00561C65" w:rsidP="00561C65">
      <w:pPr>
        <w:pStyle w:val="Nadpis1"/>
        <w:rPr>
          <w:shd w:val="clear" w:color="auto" w:fill="FFFFFF"/>
        </w:rPr>
      </w:pPr>
      <w:bookmarkStart w:id="874"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874"/>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875" w:name="_Toc129100439"/>
      <w:r w:rsidRPr="00026347">
        <w:rPr>
          <w:shd w:val="clear" w:color="auto" w:fill="FFFFFF"/>
        </w:rPr>
        <w:t>7.</w:t>
      </w:r>
      <w:r>
        <w:rPr>
          <w:shd w:val="clear" w:color="auto" w:fill="FFFFFF"/>
        </w:rPr>
        <w:t>1 knihovna</w:t>
      </w:r>
      <w:bookmarkEnd w:id="875"/>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876" w:name="_Ref103770918"/>
      <w:bookmarkStart w:id="877" w:name="_Toc129100440"/>
      <w:r w:rsidRPr="00026347">
        <w:t>7</w:t>
      </w:r>
      <w:r w:rsidR="00AB4BCD" w:rsidRPr="00026347">
        <w:t xml:space="preserve">.1.1 </w:t>
      </w:r>
      <w:r w:rsidR="00E9240E" w:rsidRPr="00026347">
        <w:t>atributy</w:t>
      </w:r>
      <w:bookmarkEnd w:id="876"/>
      <w:bookmarkEnd w:id="877"/>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878" w:name="_Toc129100441"/>
      <w:r w:rsidRPr="00026347">
        <w:t>7</w:t>
      </w:r>
      <w:r w:rsidR="00CB6506" w:rsidRPr="00026347">
        <w:t xml:space="preserve">.1.2 </w:t>
      </w:r>
      <w:proofErr w:type="spellStart"/>
      <w:r w:rsidR="00CB6506" w:rsidRPr="00026347">
        <w:t>buffy</w:t>
      </w:r>
      <w:bookmarkEnd w:id="878"/>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w:t>
      </w:r>
      <w:r w:rsidR="00553607" w:rsidRPr="004646F7">
        <w:lastRenderedPageBreak/>
        <w:t>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879" w:name="_Toc129100442"/>
      <w:r w:rsidRPr="00026347">
        <w:t>7</w:t>
      </w:r>
      <w:r w:rsidR="002B5D06" w:rsidRPr="00026347">
        <w:t>.1.</w:t>
      </w:r>
      <w:r w:rsidR="00D936AC" w:rsidRPr="00026347">
        <w:t>3</w:t>
      </w:r>
      <w:r w:rsidR="002B5D06" w:rsidRPr="00026347">
        <w:t xml:space="preserve"> Postavy</w:t>
      </w:r>
      <w:bookmarkEnd w:id="879"/>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880" w:name="_Toc129100443"/>
      <w:r w:rsidRPr="00026347">
        <w:t>7</w:t>
      </w:r>
      <w:r w:rsidR="00925157" w:rsidRPr="00026347">
        <w:t>.1.4 Předměty</w:t>
      </w:r>
      <w:bookmarkEnd w:id="880"/>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881" w:name="_Toc129100444"/>
      <w:r w:rsidRPr="00026347">
        <w:t>7</w:t>
      </w:r>
      <w:r w:rsidR="00B4160F" w:rsidRPr="00026347">
        <w:t>.1.5 inventáře</w:t>
      </w:r>
      <w:bookmarkEnd w:id="881"/>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882" w:name="_Toc129100445"/>
      <w:r w:rsidRPr="00026347">
        <w:t>7</w:t>
      </w:r>
      <w:r w:rsidR="00803C7A" w:rsidRPr="00026347">
        <w:t>.1.6 kouzla</w:t>
      </w:r>
      <w:bookmarkEnd w:id="882"/>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xml:space="preserve">, dobu nabíjení, která určuje, za jak dlouho bude možné kouzlo znovu seslat, a kolik </w:t>
      </w:r>
      <w:r w:rsidR="000E4241" w:rsidRPr="001D3DBA">
        <w:lastRenderedPageBreak/>
        <w:t>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883" w:name="_Toc129100446"/>
      <w:r w:rsidRPr="00026347">
        <w:t>7</w:t>
      </w:r>
      <w:r w:rsidR="00A21C2C" w:rsidRPr="00026347">
        <w:t>.1.7 mapa</w:t>
      </w:r>
      <w:bookmarkEnd w:id="883"/>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884" w:name="_Toc129100447"/>
      <w:r w:rsidRPr="00026347">
        <w:t>7</w:t>
      </w:r>
      <w:r w:rsidR="00BD6C97" w:rsidRPr="00026347">
        <w:t>.6.8 úkoly</w:t>
      </w:r>
      <w:bookmarkEnd w:id="88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885" w:name="_Toc129100448"/>
      <w:r w:rsidRPr="00026347">
        <w:t>7</w:t>
      </w:r>
      <w:r w:rsidR="002D4783" w:rsidRPr="00026347">
        <w:t>.1.</w:t>
      </w:r>
      <w:r w:rsidR="00BE0C3C" w:rsidRPr="00026347">
        <w:t>9</w:t>
      </w:r>
      <w:r w:rsidR="002D4783" w:rsidRPr="00026347">
        <w:t xml:space="preserve"> </w:t>
      </w:r>
      <w:proofErr w:type="spellStart"/>
      <w:r w:rsidR="002D4783" w:rsidRPr="00026347">
        <w:t>GameManager</w:t>
      </w:r>
      <w:bookmarkEnd w:id="88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xml:space="preserve"> privátní statické </w:t>
      </w:r>
      <w:r w:rsidR="00B6010F" w:rsidRPr="00BA3AC6">
        <w:lastRenderedPageBreak/>
        <w:t>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886" w:name="_Toc129100449"/>
      <w:r w:rsidRPr="00026347">
        <w:t>7</w:t>
      </w:r>
      <w:r w:rsidR="00BE0C3C" w:rsidRPr="00026347">
        <w:t>.1.10 nastavení</w:t>
      </w:r>
      <w:bookmarkEnd w:id="88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887" w:name="_Toc129100450"/>
      <w:r w:rsidRPr="00026347">
        <w:t>7</w:t>
      </w:r>
      <w:r w:rsidR="00AB30A6" w:rsidRPr="00026347">
        <w:t xml:space="preserve">.2 </w:t>
      </w:r>
      <w:proofErr w:type="spellStart"/>
      <w:r w:rsidR="00C44197" w:rsidRPr="00026347">
        <w:t>TestovaniCastiKnihovny</w:t>
      </w:r>
      <w:bookmarkEnd w:id="887"/>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888" w:name="_Toc129100451"/>
      <w:r w:rsidRPr="00026347">
        <w:t>7</w:t>
      </w:r>
      <w:r w:rsidR="0069559A" w:rsidRPr="00026347">
        <w:t>.2.1</w:t>
      </w:r>
      <w:r w:rsidR="00555477" w:rsidRPr="00026347">
        <w:t xml:space="preserve"> okno</w:t>
      </w:r>
      <w:r w:rsidR="0069559A" w:rsidRPr="00026347">
        <w:t xml:space="preserve"> Form1</w:t>
      </w:r>
      <w:bookmarkEnd w:id="888"/>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56717B3" w:rsidR="0069559A" w:rsidRPr="0069559A" w:rsidRDefault="0069559A" w:rsidP="0069559A">
      <w:pPr>
        <w:pStyle w:val="Titulek"/>
      </w:pPr>
      <w:bookmarkStart w:id="889" w:name="_Ref124797379"/>
      <w:bookmarkStart w:id="890" w:name="_Ref124797370"/>
      <w:r>
        <w:t xml:space="preserve">Obr. </w:t>
      </w:r>
      <w:fldSimple w:instr=" SEQ Obrázek \* ARABIC ">
        <w:r w:rsidR="004B0EF4">
          <w:rPr>
            <w:noProof/>
          </w:rPr>
          <w:t>7</w:t>
        </w:r>
      </w:fldSimple>
      <w:bookmarkEnd w:id="889"/>
      <w:r>
        <w:t xml:space="preserve"> </w:t>
      </w:r>
      <w:r w:rsidR="008D047E">
        <w:t xml:space="preserve">okno </w:t>
      </w:r>
      <w:r>
        <w:t>Form1-vlastní</w:t>
      </w:r>
      <w:bookmarkEnd w:id="890"/>
    </w:p>
    <w:p w14:paraId="659485D2" w14:textId="5CE8A6FB" w:rsidR="0069559A" w:rsidRDefault="00C77786" w:rsidP="00237525">
      <w:pPr>
        <w:pStyle w:val="Nadpis3"/>
      </w:pPr>
      <w:bookmarkStart w:id="891" w:name="_Toc129100452"/>
      <w:r w:rsidRPr="00026347">
        <w:t>7</w:t>
      </w:r>
      <w:r w:rsidR="00237525" w:rsidRPr="00026347">
        <w:t>.2.2</w:t>
      </w:r>
      <w:r w:rsidR="00D62635" w:rsidRPr="00026347">
        <w:t xml:space="preserve"> okno </w:t>
      </w:r>
      <w:proofErr w:type="spellStart"/>
      <w:r w:rsidR="00D62635" w:rsidRPr="00026347">
        <w:t>VypisPostava</w:t>
      </w:r>
      <w:bookmarkEnd w:id="891"/>
      <w:proofErr w:type="spellEnd"/>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0134FA59" w:rsidR="00237525" w:rsidRDefault="00237525" w:rsidP="00237525">
      <w:pPr>
        <w:pStyle w:val="Titulek"/>
      </w:pPr>
      <w:bookmarkStart w:id="892" w:name="_Ref124798461"/>
      <w:r>
        <w:t xml:space="preserve">Obr. </w:t>
      </w:r>
      <w:fldSimple w:instr=" SEQ Obrázek \* ARABIC ">
        <w:r w:rsidR="004B0EF4">
          <w:rPr>
            <w:noProof/>
          </w:rPr>
          <w:t>8</w:t>
        </w:r>
      </w:fldSimple>
      <w:bookmarkEnd w:id="892"/>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893" w:name="_Toc129100453"/>
      <w:r w:rsidRPr="00026347">
        <w:t>7</w:t>
      </w:r>
      <w:r w:rsidR="007F1C5C" w:rsidRPr="00026347">
        <w:t xml:space="preserve">.2.3 okno </w:t>
      </w:r>
      <w:proofErr w:type="spellStart"/>
      <w:r w:rsidR="007F1C5C" w:rsidRPr="00026347">
        <w:t>Combat</w:t>
      </w:r>
      <w:bookmarkEnd w:id="893"/>
      <w:proofErr w:type="spellEnd"/>
    </w:p>
    <w:p w14:paraId="24D35D43" w14:textId="39F01B1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4BBEE20" w:rsidR="007F1C5C" w:rsidRPr="007F1C5C" w:rsidRDefault="007F1C5C" w:rsidP="007F1C5C">
      <w:pPr>
        <w:pStyle w:val="Titulek"/>
      </w:pPr>
      <w:bookmarkStart w:id="894" w:name="_Ref124799884"/>
      <w:r>
        <w:t xml:space="preserve">Obr. </w:t>
      </w:r>
      <w:fldSimple w:instr=" SEQ Obrázek \* ARABIC ">
        <w:r w:rsidR="004B0EF4">
          <w:rPr>
            <w:noProof/>
          </w:rPr>
          <w:t>9</w:t>
        </w:r>
      </w:fldSimple>
      <w:bookmarkEnd w:id="894"/>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895" w:name="_Toc129100454"/>
      <w:r w:rsidRPr="00026347">
        <w:t>7</w:t>
      </w:r>
      <w:r w:rsidR="00185E5F" w:rsidRPr="00026347">
        <w:t xml:space="preserve">.2.4 okno </w:t>
      </w:r>
      <w:proofErr w:type="spellStart"/>
      <w:r w:rsidR="00185E5F" w:rsidRPr="00026347">
        <w:t>BuffForm</w:t>
      </w:r>
      <w:bookmarkEnd w:id="895"/>
      <w:proofErr w:type="spellEnd"/>
    </w:p>
    <w:p w14:paraId="620BAD4B" w14:textId="643E017B"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54E574CF" w:rsidR="00185E5F" w:rsidRPr="00185E5F" w:rsidRDefault="00185E5F" w:rsidP="00185E5F">
      <w:pPr>
        <w:pStyle w:val="Titulek"/>
      </w:pPr>
      <w:bookmarkStart w:id="896" w:name="_Ref128410514"/>
      <w:r>
        <w:t xml:space="preserve">Obr. </w:t>
      </w:r>
      <w:fldSimple w:instr=" SEQ Obrázek \* ARABIC ">
        <w:r w:rsidR="004B0EF4">
          <w:rPr>
            <w:noProof/>
          </w:rPr>
          <w:t>10</w:t>
        </w:r>
      </w:fldSimple>
      <w:bookmarkEnd w:id="896"/>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897" w:name="_Toc129100455"/>
      <w:r w:rsidRPr="00026347">
        <w:t>7</w:t>
      </w:r>
      <w:r w:rsidR="00417082" w:rsidRPr="00026347">
        <w:t xml:space="preserve">.2.5 okno </w:t>
      </w:r>
      <w:proofErr w:type="spellStart"/>
      <w:r w:rsidR="00417082" w:rsidRPr="00026347">
        <w:t>InventarForm</w:t>
      </w:r>
      <w:bookmarkEnd w:id="897"/>
      <w:proofErr w:type="spellEnd"/>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6B0FD3C9" w:rsidR="0012288F" w:rsidRDefault="005A7027" w:rsidP="005A7027">
      <w:pPr>
        <w:pStyle w:val="Titulek"/>
      </w:pPr>
      <w:bookmarkStart w:id="898" w:name="_Ref128413124"/>
      <w:r>
        <w:t xml:space="preserve">Obr. </w:t>
      </w:r>
      <w:fldSimple w:instr=" SEQ Obrázek \* ARABIC ">
        <w:r w:rsidR="004B0EF4">
          <w:rPr>
            <w:noProof/>
          </w:rPr>
          <w:t>11</w:t>
        </w:r>
      </w:fldSimple>
      <w:bookmarkEnd w:id="898"/>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899" w:name="_Toc129100456"/>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899"/>
      <w:proofErr w:type="spellEnd"/>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397C124A" w:rsidR="00417082" w:rsidRPr="00026347" w:rsidRDefault="007E3A5C" w:rsidP="00C31739">
      <w:pPr>
        <w:pStyle w:val="Titulek"/>
      </w:pPr>
      <w:bookmarkStart w:id="900" w:name="_Ref128417280"/>
      <w:r>
        <w:t xml:space="preserve">Obr. </w:t>
      </w:r>
      <w:fldSimple w:instr=" SEQ Obrázek \* ARABIC ">
        <w:r w:rsidR="004B0EF4">
          <w:rPr>
            <w:noProof/>
          </w:rPr>
          <w:t>12</w:t>
        </w:r>
      </w:fldSimple>
      <w:bookmarkEnd w:id="900"/>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901" w:name="_Toc129100457"/>
      <w:r w:rsidRPr="00026347">
        <w:t>7</w:t>
      </w:r>
      <w:r w:rsidR="00417082" w:rsidRPr="00026347">
        <w:t xml:space="preserve">.2.7 okno </w:t>
      </w:r>
      <w:proofErr w:type="spellStart"/>
      <w:r w:rsidR="00417082" w:rsidRPr="00026347">
        <w:t>UkolForm</w:t>
      </w:r>
      <w:bookmarkEnd w:id="901"/>
      <w:proofErr w:type="spellEnd"/>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5A52C459" w:rsidR="00467315" w:rsidRPr="00026347" w:rsidRDefault="00A9126E" w:rsidP="00A9126E">
      <w:pPr>
        <w:pStyle w:val="Titulek"/>
      </w:pPr>
      <w:bookmarkStart w:id="902" w:name="_Ref128418537"/>
      <w:r>
        <w:t xml:space="preserve">Obr. </w:t>
      </w:r>
      <w:fldSimple w:instr=" SEQ Obrázek \* ARABIC ">
        <w:r w:rsidR="004B0EF4">
          <w:rPr>
            <w:noProof/>
          </w:rPr>
          <w:t>13</w:t>
        </w:r>
      </w:fldSimple>
      <w:bookmarkEnd w:id="902"/>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903" w:name="_Toc129100458"/>
      <w:r w:rsidRPr="00026347">
        <w:t>7</w:t>
      </w:r>
      <w:r w:rsidR="00417082" w:rsidRPr="00026347">
        <w:t xml:space="preserve">.2.8 okno </w:t>
      </w:r>
      <w:proofErr w:type="spellStart"/>
      <w:r w:rsidR="00417082" w:rsidRPr="00026347">
        <w:t>NastaveniForm</w:t>
      </w:r>
      <w:bookmarkEnd w:id="903"/>
      <w:proofErr w:type="spellEnd"/>
    </w:p>
    <w:p w14:paraId="6EF63C1E" w14:textId="0095A5BA"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181C2" w:rsidR="00417082" w:rsidRPr="00026347" w:rsidRDefault="00F01FF8" w:rsidP="00F01FF8">
      <w:pPr>
        <w:pStyle w:val="Titulek"/>
      </w:pPr>
      <w:bookmarkStart w:id="904" w:name="_Ref128468001"/>
      <w:r>
        <w:t>Obr</w:t>
      </w:r>
      <w:r w:rsidR="00675849">
        <w:t>.</w:t>
      </w:r>
      <w:r>
        <w:t xml:space="preserve"> </w:t>
      </w:r>
      <w:fldSimple w:instr=" SEQ Obrázek \* ARABIC ">
        <w:r w:rsidR="004B0EF4">
          <w:rPr>
            <w:noProof/>
          </w:rPr>
          <w:t>14</w:t>
        </w:r>
      </w:fldSimple>
      <w:bookmarkEnd w:id="904"/>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905" w:name="_Toc129100459"/>
      <w:r w:rsidRPr="00026347">
        <w:t>7</w:t>
      </w:r>
      <w:r w:rsidR="00E02B9D" w:rsidRPr="00026347">
        <w:t xml:space="preserve">.2.9 okno </w:t>
      </w:r>
      <w:proofErr w:type="spellStart"/>
      <w:r w:rsidR="003F6983" w:rsidRPr="00026347">
        <w:t>GMMapaForm</w:t>
      </w:r>
      <w:bookmarkEnd w:id="905"/>
      <w:proofErr w:type="spellEnd"/>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84B1A4C" w:rsidR="005A2FA8" w:rsidRPr="00026347" w:rsidRDefault="005A2FA8" w:rsidP="000B4A8E">
      <w:pPr>
        <w:pStyle w:val="Titulek"/>
      </w:pPr>
      <w:bookmarkStart w:id="906" w:name="_Ref128488987"/>
      <w:r>
        <w:t xml:space="preserve">Obr. </w:t>
      </w:r>
      <w:fldSimple w:instr=" SEQ Obrázek \* ARABIC ">
        <w:r w:rsidR="004B0EF4">
          <w:rPr>
            <w:noProof/>
          </w:rPr>
          <w:t>15</w:t>
        </w:r>
      </w:fldSimple>
      <w:bookmarkEnd w:id="906"/>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907" w:name="_Toc129100460"/>
      <w:r w:rsidRPr="00026347">
        <w:t>7</w:t>
      </w:r>
      <w:r w:rsidR="00E02B9D" w:rsidRPr="00026347">
        <w:t xml:space="preserve">.2.10 okno </w:t>
      </w:r>
      <w:proofErr w:type="spellStart"/>
      <w:r w:rsidR="003F6983">
        <w:t>GMPostavyForm</w:t>
      </w:r>
      <w:bookmarkEnd w:id="907"/>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908" w:name="_Toc129100461"/>
      <w:r w:rsidRPr="00026347">
        <w:t>7</w:t>
      </w:r>
      <w:r w:rsidR="00E02B9D" w:rsidRPr="00026347">
        <w:t xml:space="preserve">.2.11 okno </w:t>
      </w:r>
      <w:proofErr w:type="spellStart"/>
      <w:r w:rsidR="00E02B9D" w:rsidRPr="00026347">
        <w:t>GMUkl</w:t>
      </w:r>
      <w:r w:rsidR="00EF5148">
        <w:t>a</w:t>
      </w:r>
      <w:r w:rsidR="00E02B9D" w:rsidRPr="00026347">
        <w:t>daniForm</w:t>
      </w:r>
      <w:bookmarkEnd w:id="908"/>
      <w:proofErr w:type="spellEnd"/>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099825D2" w:rsidR="00D907AA" w:rsidRPr="00621687" w:rsidRDefault="00D907AA" w:rsidP="00B831C5">
      <w:pPr>
        <w:pStyle w:val="Titulek"/>
        <w:rPr>
          <w:rFonts w:cstheme="minorHAnsi"/>
          <w:color w:val="000000"/>
          <w:sz w:val="20"/>
          <w:szCs w:val="20"/>
          <w:shd w:val="clear" w:color="auto" w:fill="FFFFFF"/>
        </w:rPr>
      </w:pPr>
      <w:bookmarkStart w:id="909" w:name="_Ref129108504"/>
      <w:r>
        <w:t>Obr</w:t>
      </w:r>
      <w:r w:rsidR="007B1788">
        <w:t>.</w:t>
      </w:r>
      <w:r>
        <w:t xml:space="preserve"> </w:t>
      </w:r>
      <w:fldSimple w:instr=" SEQ Obrázek \* ARABIC ">
        <w:r w:rsidR="004B0EF4">
          <w:rPr>
            <w:noProof/>
          </w:rPr>
          <w:t>16</w:t>
        </w:r>
      </w:fldSimple>
      <w:bookmarkEnd w:id="909"/>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910" w:name="_Toc129100462"/>
      <w:r w:rsidRPr="00621687">
        <w:rPr>
          <w:rStyle w:val="Nadpis1Char"/>
          <w:rFonts w:asciiTheme="minorHAnsi" w:hAnsiTheme="minorHAnsi" w:cstheme="minorHAnsi"/>
        </w:rPr>
        <w:t>8. Zhodnocení realizace aplikace</w:t>
      </w:r>
      <w:bookmarkEnd w:id="910"/>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11" w:name="_Toc129100463"/>
      <w:r w:rsidRPr="00621687">
        <w:rPr>
          <w:rFonts w:asciiTheme="minorHAnsi" w:hAnsiTheme="minorHAnsi" w:cstheme="minorHAnsi"/>
          <w:shd w:val="clear" w:color="auto" w:fill="FFFFFF"/>
        </w:rPr>
        <w:t>9. Závěr</w:t>
      </w:r>
      <w:bookmarkEnd w:id="911"/>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912" w:name="_Toc129100464"/>
      <w:r>
        <w:lastRenderedPageBreak/>
        <w:t>Použité zdroje</w:t>
      </w:r>
      <w:bookmarkEnd w:id="912"/>
    </w:p>
    <w:p w14:paraId="232FB7DF" w14:textId="77777777" w:rsidR="004F0CEF" w:rsidRPr="004F0CEF" w:rsidRDefault="004F0CEF" w:rsidP="004F0CEF"/>
    <w:sdt>
      <w:sdtPr>
        <w:tag w:val="MENDELEY_BIBLIOGRAPHY"/>
        <w:id w:val="650411180"/>
        <w:placeholder>
          <w:docPart w:val="DefaultPlaceholder_-1854013440"/>
        </w:placeholder>
      </w:sdtPr>
      <w:sdtContent>
        <w:p w14:paraId="1070DE81" w14:textId="77777777" w:rsidR="00A6566C" w:rsidRDefault="00A6566C">
          <w:pPr>
            <w:autoSpaceDE w:val="0"/>
            <w:autoSpaceDN w:val="0"/>
            <w:ind w:hanging="640"/>
            <w:divId w:val="1644306592"/>
            <w:rPr>
              <w:ins w:id="913" w:author="Martin Novák" w:date="2023-03-21T18:55:00Z"/>
              <w:rFonts w:eastAsia="Times New Roman"/>
              <w:sz w:val="24"/>
              <w:szCs w:val="24"/>
            </w:rPr>
          </w:pPr>
          <w:ins w:id="914" w:author="Martin Novák" w:date="2023-03-21T18:55:00Z">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ins>
        </w:p>
        <w:p w14:paraId="5514B8AE" w14:textId="77777777" w:rsidR="00A6566C" w:rsidRDefault="00A6566C">
          <w:pPr>
            <w:autoSpaceDE w:val="0"/>
            <w:autoSpaceDN w:val="0"/>
            <w:ind w:hanging="640"/>
            <w:divId w:val="468942104"/>
            <w:rPr>
              <w:ins w:id="915" w:author="Martin Novák" w:date="2023-03-21T18:55:00Z"/>
              <w:rFonts w:eastAsia="Times New Roman"/>
            </w:rPr>
          </w:pPr>
          <w:ins w:id="916" w:author="Martin Novák" w:date="2023-03-21T18:55:00Z">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ins>
        </w:p>
        <w:p w14:paraId="16FDD670" w14:textId="77777777" w:rsidR="00A6566C" w:rsidRDefault="00A6566C">
          <w:pPr>
            <w:autoSpaceDE w:val="0"/>
            <w:autoSpaceDN w:val="0"/>
            <w:ind w:hanging="640"/>
            <w:divId w:val="728188157"/>
            <w:rPr>
              <w:ins w:id="917" w:author="Martin Novák" w:date="2023-03-21T18:55:00Z"/>
              <w:rFonts w:eastAsia="Times New Roman"/>
            </w:rPr>
          </w:pPr>
          <w:ins w:id="918" w:author="Martin Novák" w:date="2023-03-21T18:55:00Z">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ins>
        </w:p>
        <w:p w14:paraId="23183765" w14:textId="77777777" w:rsidR="00A6566C" w:rsidRDefault="00A6566C">
          <w:pPr>
            <w:autoSpaceDE w:val="0"/>
            <w:autoSpaceDN w:val="0"/>
            <w:ind w:hanging="640"/>
            <w:divId w:val="744106133"/>
            <w:rPr>
              <w:ins w:id="919" w:author="Martin Novák" w:date="2023-03-21T18:55:00Z"/>
              <w:rFonts w:eastAsia="Times New Roman"/>
            </w:rPr>
          </w:pPr>
          <w:ins w:id="920" w:author="Martin Novák" w:date="2023-03-21T18:55:00Z">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ins>
        </w:p>
        <w:p w14:paraId="7311D3B6" w14:textId="77777777" w:rsidR="00A6566C" w:rsidRDefault="00A6566C">
          <w:pPr>
            <w:autoSpaceDE w:val="0"/>
            <w:autoSpaceDN w:val="0"/>
            <w:ind w:hanging="640"/>
            <w:divId w:val="1879315338"/>
            <w:rPr>
              <w:ins w:id="921" w:author="Martin Novák" w:date="2023-03-21T18:55:00Z"/>
              <w:rFonts w:eastAsia="Times New Roman"/>
            </w:rPr>
          </w:pPr>
          <w:ins w:id="922" w:author="Martin Novák" w:date="2023-03-21T18:55:00Z">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ins>
        </w:p>
        <w:p w14:paraId="0DF3EBE6" w14:textId="77777777" w:rsidR="00A6566C" w:rsidRDefault="00A6566C">
          <w:pPr>
            <w:autoSpaceDE w:val="0"/>
            <w:autoSpaceDN w:val="0"/>
            <w:ind w:hanging="640"/>
            <w:divId w:val="388263800"/>
            <w:rPr>
              <w:ins w:id="923" w:author="Martin Novák" w:date="2023-03-21T18:55:00Z"/>
              <w:rFonts w:eastAsia="Times New Roman"/>
            </w:rPr>
          </w:pPr>
          <w:ins w:id="924" w:author="Martin Novák" w:date="2023-03-21T18:55:00Z">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ins>
        </w:p>
        <w:p w14:paraId="61AD96EB" w14:textId="77777777" w:rsidR="00A6566C" w:rsidRDefault="00A6566C">
          <w:pPr>
            <w:autoSpaceDE w:val="0"/>
            <w:autoSpaceDN w:val="0"/>
            <w:ind w:hanging="640"/>
            <w:divId w:val="1806964094"/>
            <w:rPr>
              <w:ins w:id="925" w:author="Martin Novák" w:date="2023-03-21T18:55:00Z"/>
              <w:rFonts w:eastAsia="Times New Roman"/>
            </w:rPr>
          </w:pPr>
          <w:ins w:id="926" w:author="Martin Novák" w:date="2023-03-21T18:55:00Z">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ins>
        </w:p>
        <w:p w14:paraId="5B839055" w14:textId="77777777" w:rsidR="00A6566C" w:rsidRDefault="00A6566C">
          <w:pPr>
            <w:autoSpaceDE w:val="0"/>
            <w:autoSpaceDN w:val="0"/>
            <w:ind w:hanging="640"/>
            <w:divId w:val="5911075"/>
            <w:rPr>
              <w:ins w:id="927" w:author="Martin Novák" w:date="2023-03-21T18:55:00Z"/>
              <w:rFonts w:eastAsia="Times New Roman"/>
            </w:rPr>
          </w:pPr>
          <w:ins w:id="928" w:author="Martin Novák" w:date="2023-03-21T18:55: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ins>
        </w:p>
        <w:p w14:paraId="6144FA59" w14:textId="77777777" w:rsidR="00A6566C" w:rsidRDefault="00A6566C">
          <w:pPr>
            <w:autoSpaceDE w:val="0"/>
            <w:autoSpaceDN w:val="0"/>
            <w:ind w:hanging="640"/>
            <w:divId w:val="2088455919"/>
            <w:rPr>
              <w:ins w:id="929" w:author="Martin Novák" w:date="2023-03-21T18:55:00Z"/>
              <w:rFonts w:eastAsia="Times New Roman"/>
            </w:rPr>
          </w:pPr>
          <w:ins w:id="930" w:author="Martin Novák" w:date="2023-03-21T18:55:00Z">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ins>
        </w:p>
        <w:p w14:paraId="2E4510A2" w14:textId="77777777" w:rsidR="00A6566C" w:rsidRDefault="00A6566C">
          <w:pPr>
            <w:autoSpaceDE w:val="0"/>
            <w:autoSpaceDN w:val="0"/>
            <w:ind w:hanging="640"/>
            <w:divId w:val="1476409642"/>
            <w:rPr>
              <w:ins w:id="931" w:author="Martin Novák" w:date="2023-03-21T18:55:00Z"/>
              <w:rFonts w:eastAsia="Times New Roman"/>
            </w:rPr>
          </w:pPr>
          <w:ins w:id="932" w:author="Martin Novák" w:date="2023-03-21T18:55:00Z">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ins>
        </w:p>
        <w:p w14:paraId="2A9BEAB3" w14:textId="77777777" w:rsidR="00A6566C" w:rsidRDefault="00A6566C">
          <w:pPr>
            <w:autoSpaceDE w:val="0"/>
            <w:autoSpaceDN w:val="0"/>
            <w:ind w:hanging="640"/>
            <w:divId w:val="368459151"/>
            <w:rPr>
              <w:ins w:id="933" w:author="Martin Novák" w:date="2023-03-21T18:55:00Z"/>
              <w:rFonts w:eastAsia="Times New Roman"/>
            </w:rPr>
          </w:pPr>
          <w:ins w:id="934" w:author="Martin Novák" w:date="2023-03-21T18:55: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ins>
        </w:p>
        <w:p w14:paraId="3A879252" w14:textId="77777777" w:rsidR="00A6566C" w:rsidRDefault="00A6566C">
          <w:pPr>
            <w:autoSpaceDE w:val="0"/>
            <w:autoSpaceDN w:val="0"/>
            <w:ind w:hanging="640"/>
            <w:divId w:val="597177643"/>
            <w:rPr>
              <w:ins w:id="935" w:author="Martin Novák" w:date="2023-03-21T18:55:00Z"/>
              <w:rFonts w:eastAsia="Times New Roman"/>
            </w:rPr>
          </w:pPr>
          <w:ins w:id="936" w:author="Martin Novák" w:date="2023-03-21T18:55:00Z">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ins>
        </w:p>
        <w:p w14:paraId="7E051D97" w14:textId="77777777" w:rsidR="00A6566C" w:rsidRDefault="00A6566C">
          <w:pPr>
            <w:autoSpaceDE w:val="0"/>
            <w:autoSpaceDN w:val="0"/>
            <w:ind w:hanging="640"/>
            <w:divId w:val="1514416240"/>
            <w:rPr>
              <w:ins w:id="937" w:author="Martin Novák" w:date="2023-03-21T18:55:00Z"/>
              <w:rFonts w:eastAsia="Times New Roman"/>
            </w:rPr>
          </w:pPr>
          <w:ins w:id="938" w:author="Martin Novák" w:date="2023-03-21T18:55:00Z">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ins>
        </w:p>
        <w:p w14:paraId="254D26D6" w14:textId="77777777" w:rsidR="00A6566C" w:rsidRDefault="00A6566C">
          <w:pPr>
            <w:autoSpaceDE w:val="0"/>
            <w:autoSpaceDN w:val="0"/>
            <w:ind w:hanging="640"/>
            <w:divId w:val="1378696641"/>
            <w:rPr>
              <w:ins w:id="939" w:author="Martin Novák" w:date="2023-03-21T18:55:00Z"/>
              <w:rFonts w:eastAsia="Times New Roman"/>
            </w:rPr>
          </w:pPr>
          <w:ins w:id="940" w:author="Martin Novák" w:date="2023-03-21T18:55:00Z">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ins>
        </w:p>
        <w:p w14:paraId="1BD7B8AF" w14:textId="77777777" w:rsidR="00A6566C" w:rsidRDefault="00A6566C">
          <w:pPr>
            <w:autoSpaceDE w:val="0"/>
            <w:autoSpaceDN w:val="0"/>
            <w:ind w:hanging="640"/>
            <w:divId w:val="1027103889"/>
            <w:rPr>
              <w:ins w:id="941" w:author="Martin Novák" w:date="2023-03-21T18:55:00Z"/>
              <w:rFonts w:eastAsia="Times New Roman"/>
            </w:rPr>
          </w:pPr>
          <w:ins w:id="942" w:author="Martin Novák" w:date="2023-03-21T18:55:00Z">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ins>
        </w:p>
        <w:p w14:paraId="3DD4DC5A" w14:textId="77777777" w:rsidR="00A6566C" w:rsidRDefault="00A6566C">
          <w:pPr>
            <w:autoSpaceDE w:val="0"/>
            <w:autoSpaceDN w:val="0"/>
            <w:ind w:hanging="640"/>
            <w:divId w:val="934901586"/>
            <w:rPr>
              <w:ins w:id="943" w:author="Martin Novák" w:date="2023-03-21T18:55:00Z"/>
              <w:rFonts w:eastAsia="Times New Roman"/>
            </w:rPr>
          </w:pPr>
          <w:ins w:id="944" w:author="Martin Novák" w:date="2023-03-21T18:55:00Z">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ins>
        </w:p>
        <w:p w14:paraId="2A164D2D" w14:textId="77777777" w:rsidR="00A6566C" w:rsidRDefault="00A6566C">
          <w:pPr>
            <w:autoSpaceDE w:val="0"/>
            <w:autoSpaceDN w:val="0"/>
            <w:ind w:hanging="640"/>
            <w:divId w:val="910236163"/>
            <w:rPr>
              <w:ins w:id="945" w:author="Martin Novák" w:date="2023-03-21T18:55:00Z"/>
              <w:rFonts w:eastAsia="Times New Roman"/>
            </w:rPr>
          </w:pPr>
          <w:ins w:id="946" w:author="Martin Novák" w:date="2023-03-21T18:55:00Z">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ins>
        </w:p>
        <w:p w14:paraId="349B8114" w14:textId="77777777" w:rsidR="00A6566C" w:rsidRDefault="00A6566C">
          <w:pPr>
            <w:autoSpaceDE w:val="0"/>
            <w:autoSpaceDN w:val="0"/>
            <w:ind w:hanging="640"/>
            <w:divId w:val="1835534860"/>
            <w:rPr>
              <w:ins w:id="947" w:author="Martin Novák" w:date="2023-03-21T18:55:00Z"/>
              <w:rFonts w:eastAsia="Times New Roman"/>
            </w:rPr>
          </w:pPr>
          <w:ins w:id="948" w:author="Martin Novák" w:date="2023-03-21T18:55:00Z">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ins>
        </w:p>
        <w:p w14:paraId="4CB3ABEA" w14:textId="77777777" w:rsidR="00A6566C" w:rsidRDefault="00A6566C">
          <w:pPr>
            <w:autoSpaceDE w:val="0"/>
            <w:autoSpaceDN w:val="0"/>
            <w:ind w:hanging="640"/>
            <w:divId w:val="140078459"/>
            <w:rPr>
              <w:ins w:id="949" w:author="Martin Novák" w:date="2023-03-21T18:55:00Z"/>
              <w:rFonts w:eastAsia="Times New Roman"/>
            </w:rPr>
          </w:pPr>
          <w:ins w:id="950" w:author="Martin Novák" w:date="2023-03-21T18:55:00Z">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ins>
        </w:p>
        <w:p w14:paraId="23D70D12" w14:textId="77777777" w:rsidR="00A6566C" w:rsidRDefault="00A6566C">
          <w:pPr>
            <w:autoSpaceDE w:val="0"/>
            <w:autoSpaceDN w:val="0"/>
            <w:ind w:hanging="640"/>
            <w:divId w:val="698163524"/>
            <w:rPr>
              <w:ins w:id="951" w:author="Martin Novák" w:date="2023-03-21T18:55:00Z"/>
              <w:rFonts w:eastAsia="Times New Roman"/>
            </w:rPr>
          </w:pPr>
          <w:ins w:id="952" w:author="Martin Novák" w:date="2023-03-21T18:55:00Z">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ins>
        </w:p>
        <w:p w14:paraId="0C1D35F2" w14:textId="77777777" w:rsidR="00A6566C" w:rsidRDefault="00A6566C">
          <w:pPr>
            <w:autoSpaceDE w:val="0"/>
            <w:autoSpaceDN w:val="0"/>
            <w:ind w:hanging="640"/>
            <w:divId w:val="1032415353"/>
            <w:rPr>
              <w:ins w:id="953" w:author="Martin Novák" w:date="2023-03-21T18:55:00Z"/>
              <w:rFonts w:eastAsia="Times New Roman"/>
            </w:rPr>
          </w:pPr>
          <w:ins w:id="954" w:author="Martin Novák" w:date="2023-03-21T18:55:00Z">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ins>
        </w:p>
        <w:p w14:paraId="57AB468D" w14:textId="77777777" w:rsidR="00A6566C" w:rsidRDefault="00A6566C">
          <w:pPr>
            <w:autoSpaceDE w:val="0"/>
            <w:autoSpaceDN w:val="0"/>
            <w:ind w:hanging="640"/>
            <w:divId w:val="249587846"/>
            <w:rPr>
              <w:ins w:id="955" w:author="Martin Novák" w:date="2023-03-21T18:55:00Z"/>
              <w:rFonts w:eastAsia="Times New Roman"/>
            </w:rPr>
          </w:pPr>
          <w:ins w:id="956" w:author="Martin Novák" w:date="2023-03-21T18:55:00Z">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ins>
        </w:p>
        <w:p w14:paraId="60BE6D8E" w14:textId="77777777" w:rsidR="00A6566C" w:rsidRDefault="00A6566C">
          <w:pPr>
            <w:autoSpaceDE w:val="0"/>
            <w:autoSpaceDN w:val="0"/>
            <w:ind w:hanging="640"/>
            <w:divId w:val="285741485"/>
            <w:rPr>
              <w:ins w:id="957" w:author="Martin Novák" w:date="2023-03-21T18:55:00Z"/>
              <w:rFonts w:eastAsia="Times New Roman"/>
            </w:rPr>
          </w:pPr>
          <w:ins w:id="958" w:author="Martin Novák" w:date="2023-03-21T18:55:00Z">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ins>
        </w:p>
        <w:p w14:paraId="047DD4BB" w14:textId="77777777" w:rsidR="00A6566C" w:rsidRDefault="00A6566C">
          <w:pPr>
            <w:autoSpaceDE w:val="0"/>
            <w:autoSpaceDN w:val="0"/>
            <w:ind w:hanging="640"/>
            <w:divId w:val="690574586"/>
            <w:rPr>
              <w:ins w:id="959" w:author="Martin Novák" w:date="2023-03-21T18:55:00Z"/>
              <w:rFonts w:eastAsia="Times New Roman"/>
            </w:rPr>
          </w:pPr>
          <w:ins w:id="960" w:author="Martin Novák" w:date="2023-03-21T18:55:00Z">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ins>
        </w:p>
        <w:p w14:paraId="6A56ABE0" w14:textId="77777777" w:rsidR="00A6566C" w:rsidRDefault="00A6566C">
          <w:pPr>
            <w:autoSpaceDE w:val="0"/>
            <w:autoSpaceDN w:val="0"/>
            <w:ind w:hanging="640"/>
            <w:divId w:val="491024202"/>
            <w:rPr>
              <w:ins w:id="961" w:author="Martin Novák" w:date="2023-03-21T18:55:00Z"/>
              <w:rFonts w:eastAsia="Times New Roman"/>
            </w:rPr>
          </w:pPr>
          <w:ins w:id="962" w:author="Martin Novák" w:date="2023-03-21T18:55:00Z">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ins>
        </w:p>
        <w:p w14:paraId="1A0C9515" w14:textId="77777777" w:rsidR="00A6566C" w:rsidRDefault="00A6566C">
          <w:pPr>
            <w:autoSpaceDE w:val="0"/>
            <w:autoSpaceDN w:val="0"/>
            <w:ind w:hanging="640"/>
            <w:divId w:val="73019468"/>
            <w:rPr>
              <w:ins w:id="963" w:author="Martin Novák" w:date="2023-03-21T18:55:00Z"/>
              <w:rFonts w:eastAsia="Times New Roman"/>
            </w:rPr>
          </w:pPr>
          <w:ins w:id="964" w:author="Martin Novák" w:date="2023-03-21T18:55:00Z">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ins>
        </w:p>
        <w:p w14:paraId="6FBFFEE6" w14:textId="77777777" w:rsidR="00A6566C" w:rsidRDefault="00A6566C">
          <w:pPr>
            <w:autoSpaceDE w:val="0"/>
            <w:autoSpaceDN w:val="0"/>
            <w:ind w:hanging="640"/>
            <w:divId w:val="1706755784"/>
            <w:rPr>
              <w:ins w:id="965" w:author="Martin Novák" w:date="2023-03-21T18:55:00Z"/>
              <w:rFonts w:eastAsia="Times New Roman"/>
            </w:rPr>
          </w:pPr>
          <w:ins w:id="966" w:author="Martin Novák" w:date="2023-03-21T18:55:00Z">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ins>
        </w:p>
        <w:p w14:paraId="33A2A734" w14:textId="77777777" w:rsidR="00A6566C" w:rsidRDefault="00A6566C">
          <w:pPr>
            <w:autoSpaceDE w:val="0"/>
            <w:autoSpaceDN w:val="0"/>
            <w:ind w:hanging="640"/>
            <w:divId w:val="1094478059"/>
            <w:rPr>
              <w:ins w:id="967" w:author="Martin Novák" w:date="2023-03-21T18:55:00Z"/>
              <w:rFonts w:eastAsia="Times New Roman"/>
            </w:rPr>
          </w:pPr>
          <w:ins w:id="968" w:author="Martin Novák" w:date="2023-03-21T18:55: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01F5543B" w14:textId="77777777" w:rsidR="00A6566C" w:rsidRDefault="00A6566C">
          <w:pPr>
            <w:autoSpaceDE w:val="0"/>
            <w:autoSpaceDN w:val="0"/>
            <w:ind w:hanging="640"/>
            <w:divId w:val="466168617"/>
            <w:rPr>
              <w:ins w:id="969" w:author="Martin Novák" w:date="2023-03-21T18:55:00Z"/>
              <w:rFonts w:eastAsia="Times New Roman"/>
            </w:rPr>
          </w:pPr>
          <w:ins w:id="970" w:author="Martin Novák" w:date="2023-03-21T18:55:00Z">
            <w:r>
              <w:rPr>
                <w:rFonts w:eastAsia="Times New Roman"/>
              </w:rPr>
              <w:t xml:space="preserve">[29]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ins>
        </w:p>
        <w:p w14:paraId="3BAD02D9" w14:textId="77777777" w:rsidR="00A6566C" w:rsidRDefault="00A6566C">
          <w:pPr>
            <w:autoSpaceDE w:val="0"/>
            <w:autoSpaceDN w:val="0"/>
            <w:ind w:hanging="640"/>
            <w:divId w:val="1806385576"/>
            <w:rPr>
              <w:ins w:id="971" w:author="Martin Novák" w:date="2023-03-21T18:55:00Z"/>
              <w:rFonts w:eastAsia="Times New Roman"/>
            </w:rPr>
          </w:pPr>
          <w:ins w:id="972" w:author="Martin Novák" w:date="2023-03-21T18:55:00Z">
            <w:r>
              <w:rPr>
                <w:rFonts w:eastAsia="Times New Roman"/>
              </w:rPr>
              <w:t>[30</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ins>
        </w:p>
        <w:p w14:paraId="77530723" w14:textId="77777777" w:rsidR="00A6566C" w:rsidRDefault="00A6566C">
          <w:pPr>
            <w:autoSpaceDE w:val="0"/>
            <w:autoSpaceDN w:val="0"/>
            <w:ind w:hanging="640"/>
            <w:divId w:val="1467164216"/>
            <w:rPr>
              <w:ins w:id="973" w:author="Martin Novák" w:date="2023-03-21T18:55:00Z"/>
              <w:rFonts w:eastAsia="Times New Roman"/>
            </w:rPr>
          </w:pPr>
          <w:ins w:id="974" w:author="Martin Novák" w:date="2023-03-21T18:55:00Z">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ins>
        </w:p>
        <w:p w14:paraId="4745C56C" w14:textId="77777777" w:rsidR="00A6566C" w:rsidRDefault="00A6566C">
          <w:pPr>
            <w:autoSpaceDE w:val="0"/>
            <w:autoSpaceDN w:val="0"/>
            <w:ind w:hanging="640"/>
            <w:divId w:val="1285192181"/>
            <w:rPr>
              <w:ins w:id="975" w:author="Martin Novák" w:date="2023-03-21T18:55:00Z"/>
              <w:rFonts w:eastAsia="Times New Roman"/>
            </w:rPr>
          </w:pPr>
          <w:ins w:id="976" w:author="Martin Novák" w:date="2023-03-21T18:55:00Z">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ins>
        </w:p>
        <w:p w14:paraId="5AB395E0" w14:textId="77777777" w:rsidR="00A6566C" w:rsidRDefault="00A6566C">
          <w:pPr>
            <w:autoSpaceDE w:val="0"/>
            <w:autoSpaceDN w:val="0"/>
            <w:ind w:hanging="640"/>
            <w:divId w:val="1595625430"/>
            <w:rPr>
              <w:ins w:id="977" w:author="Martin Novák" w:date="2023-03-21T18:55:00Z"/>
              <w:rFonts w:eastAsia="Times New Roman"/>
            </w:rPr>
          </w:pPr>
          <w:ins w:id="978" w:author="Martin Novák" w:date="2023-03-21T18:55:00Z">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ins>
        </w:p>
        <w:p w14:paraId="3689A3D1" w14:textId="77777777" w:rsidR="00A6566C" w:rsidRDefault="00A6566C">
          <w:pPr>
            <w:autoSpaceDE w:val="0"/>
            <w:autoSpaceDN w:val="0"/>
            <w:ind w:hanging="640"/>
            <w:divId w:val="1897549567"/>
            <w:rPr>
              <w:ins w:id="979" w:author="Martin Novák" w:date="2023-03-21T18:55:00Z"/>
              <w:rFonts w:eastAsia="Times New Roman"/>
            </w:rPr>
          </w:pPr>
          <w:ins w:id="980" w:author="Martin Novák" w:date="2023-03-21T18:55:00Z">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ins>
        </w:p>
        <w:p w14:paraId="595E62EA" w14:textId="77777777" w:rsidR="00A6566C" w:rsidRDefault="00A6566C">
          <w:pPr>
            <w:autoSpaceDE w:val="0"/>
            <w:autoSpaceDN w:val="0"/>
            <w:ind w:hanging="640"/>
            <w:divId w:val="926888949"/>
            <w:rPr>
              <w:ins w:id="981" w:author="Martin Novák" w:date="2023-03-21T18:55:00Z"/>
              <w:rFonts w:eastAsia="Times New Roman"/>
            </w:rPr>
          </w:pPr>
          <w:ins w:id="982" w:author="Martin Novák" w:date="2023-03-21T18:55:00Z">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ins>
        </w:p>
        <w:p w14:paraId="15058A9F" w14:textId="77777777" w:rsidR="00A6566C" w:rsidRDefault="00A6566C">
          <w:pPr>
            <w:autoSpaceDE w:val="0"/>
            <w:autoSpaceDN w:val="0"/>
            <w:ind w:hanging="640"/>
            <w:divId w:val="1621492644"/>
            <w:rPr>
              <w:ins w:id="983" w:author="Martin Novák" w:date="2023-03-21T18:55:00Z"/>
              <w:rFonts w:eastAsia="Times New Roman"/>
            </w:rPr>
          </w:pPr>
          <w:ins w:id="984" w:author="Martin Novák" w:date="2023-03-21T18:55:00Z">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ins>
        </w:p>
        <w:p w14:paraId="10A3A08D" w14:textId="77777777" w:rsidR="00A6566C" w:rsidRDefault="00A6566C">
          <w:pPr>
            <w:autoSpaceDE w:val="0"/>
            <w:autoSpaceDN w:val="0"/>
            <w:ind w:hanging="640"/>
            <w:divId w:val="824203496"/>
            <w:rPr>
              <w:ins w:id="985" w:author="Martin Novák" w:date="2023-03-21T18:55:00Z"/>
              <w:rFonts w:eastAsia="Times New Roman"/>
            </w:rPr>
          </w:pPr>
          <w:ins w:id="986" w:author="Martin Novák" w:date="2023-03-21T18:55:00Z">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ins>
        </w:p>
        <w:p w14:paraId="7052E9D5" w14:textId="77777777" w:rsidR="00A6566C" w:rsidRDefault="00A6566C">
          <w:pPr>
            <w:autoSpaceDE w:val="0"/>
            <w:autoSpaceDN w:val="0"/>
            <w:ind w:hanging="640"/>
            <w:divId w:val="1746495004"/>
            <w:rPr>
              <w:ins w:id="987" w:author="Martin Novák" w:date="2023-03-21T18:55:00Z"/>
              <w:rFonts w:eastAsia="Times New Roman"/>
            </w:rPr>
          </w:pPr>
          <w:ins w:id="988" w:author="Martin Novák" w:date="2023-03-21T18:55:00Z">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ins>
        </w:p>
        <w:p w14:paraId="37E17B74" w14:textId="77777777" w:rsidR="00A6566C" w:rsidRDefault="00A6566C">
          <w:pPr>
            <w:autoSpaceDE w:val="0"/>
            <w:autoSpaceDN w:val="0"/>
            <w:ind w:hanging="640"/>
            <w:divId w:val="1583635716"/>
            <w:rPr>
              <w:ins w:id="989" w:author="Martin Novák" w:date="2023-03-21T18:55:00Z"/>
              <w:rFonts w:eastAsia="Times New Roman"/>
            </w:rPr>
          </w:pPr>
          <w:ins w:id="990" w:author="Martin Novák" w:date="2023-03-21T18:55:00Z">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ins>
        </w:p>
        <w:p w14:paraId="6049DA58" w14:textId="77777777" w:rsidR="00A6566C" w:rsidRDefault="00A6566C">
          <w:pPr>
            <w:autoSpaceDE w:val="0"/>
            <w:autoSpaceDN w:val="0"/>
            <w:ind w:hanging="640"/>
            <w:divId w:val="381098338"/>
            <w:rPr>
              <w:ins w:id="991" w:author="Martin Novák" w:date="2023-03-21T18:55:00Z"/>
              <w:rFonts w:eastAsia="Times New Roman"/>
            </w:rPr>
          </w:pPr>
          <w:ins w:id="992" w:author="Martin Novák" w:date="2023-03-21T18:55:00Z">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ins>
        </w:p>
        <w:p w14:paraId="0C4A4D92" w14:textId="77777777" w:rsidR="00A6566C" w:rsidRDefault="00A6566C">
          <w:pPr>
            <w:autoSpaceDE w:val="0"/>
            <w:autoSpaceDN w:val="0"/>
            <w:ind w:hanging="640"/>
            <w:divId w:val="1698657697"/>
            <w:rPr>
              <w:ins w:id="993" w:author="Martin Novák" w:date="2023-03-21T18:55:00Z"/>
              <w:rFonts w:eastAsia="Times New Roman"/>
            </w:rPr>
          </w:pPr>
          <w:ins w:id="994" w:author="Martin Novák" w:date="2023-03-21T18:55:00Z">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ins>
        </w:p>
        <w:p w14:paraId="198E8739" w14:textId="77777777" w:rsidR="00A6566C" w:rsidRDefault="00A6566C">
          <w:pPr>
            <w:autoSpaceDE w:val="0"/>
            <w:autoSpaceDN w:val="0"/>
            <w:ind w:hanging="640"/>
            <w:divId w:val="1135952766"/>
            <w:rPr>
              <w:ins w:id="995" w:author="Martin Novák" w:date="2023-03-21T18:55:00Z"/>
              <w:rFonts w:eastAsia="Times New Roman"/>
            </w:rPr>
          </w:pPr>
          <w:ins w:id="996" w:author="Martin Novák" w:date="2023-03-21T18:55:00Z">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ins>
        </w:p>
        <w:p w14:paraId="0BE65D7E" w14:textId="77777777" w:rsidR="00A6566C" w:rsidRDefault="00A6566C">
          <w:pPr>
            <w:autoSpaceDE w:val="0"/>
            <w:autoSpaceDN w:val="0"/>
            <w:ind w:hanging="640"/>
            <w:divId w:val="1197936497"/>
            <w:rPr>
              <w:ins w:id="997" w:author="Martin Novák" w:date="2023-03-21T18:55:00Z"/>
              <w:rFonts w:eastAsia="Times New Roman"/>
            </w:rPr>
          </w:pPr>
          <w:ins w:id="998" w:author="Martin Novák" w:date="2023-03-21T18:55:00Z">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ins>
        </w:p>
        <w:p w14:paraId="1F9D5EB3" w14:textId="77777777" w:rsidR="00A6566C" w:rsidRDefault="00A6566C">
          <w:pPr>
            <w:autoSpaceDE w:val="0"/>
            <w:autoSpaceDN w:val="0"/>
            <w:ind w:hanging="640"/>
            <w:divId w:val="1644964602"/>
            <w:rPr>
              <w:ins w:id="999" w:author="Martin Novák" w:date="2023-03-21T18:55:00Z"/>
              <w:rFonts w:eastAsia="Times New Roman"/>
            </w:rPr>
          </w:pPr>
          <w:ins w:id="1000" w:author="Martin Novák" w:date="2023-03-21T18:55:00Z">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ins>
        </w:p>
        <w:p w14:paraId="7346CE25" w14:textId="77777777" w:rsidR="00A6566C" w:rsidRDefault="00A6566C">
          <w:pPr>
            <w:autoSpaceDE w:val="0"/>
            <w:autoSpaceDN w:val="0"/>
            <w:ind w:hanging="640"/>
            <w:divId w:val="996108555"/>
            <w:rPr>
              <w:ins w:id="1001" w:author="Martin Novák" w:date="2023-03-21T18:55:00Z"/>
              <w:rFonts w:eastAsia="Times New Roman"/>
            </w:rPr>
          </w:pPr>
          <w:ins w:id="1002" w:author="Martin Novák" w:date="2023-03-21T18:55:00Z">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ins>
        </w:p>
        <w:p w14:paraId="7E5F4877" w14:textId="77777777" w:rsidR="00A6566C" w:rsidRDefault="00A6566C">
          <w:pPr>
            <w:autoSpaceDE w:val="0"/>
            <w:autoSpaceDN w:val="0"/>
            <w:ind w:hanging="640"/>
            <w:divId w:val="2116900284"/>
            <w:rPr>
              <w:ins w:id="1003" w:author="Martin Novák" w:date="2023-03-21T18:55:00Z"/>
              <w:rFonts w:eastAsia="Times New Roman"/>
            </w:rPr>
          </w:pPr>
          <w:ins w:id="1004" w:author="Martin Novák" w:date="2023-03-21T18:55:00Z">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ins>
        </w:p>
        <w:p w14:paraId="286BF425" w14:textId="77777777" w:rsidR="00A6566C" w:rsidRDefault="00A6566C">
          <w:pPr>
            <w:autoSpaceDE w:val="0"/>
            <w:autoSpaceDN w:val="0"/>
            <w:ind w:hanging="640"/>
            <w:divId w:val="1043793591"/>
            <w:rPr>
              <w:ins w:id="1005" w:author="Martin Novák" w:date="2023-03-21T18:55:00Z"/>
              <w:rFonts w:eastAsia="Times New Roman"/>
            </w:rPr>
          </w:pPr>
          <w:ins w:id="1006" w:author="Martin Novák" w:date="2023-03-21T18:55:00Z">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ins>
        </w:p>
        <w:p w14:paraId="5081ED1B" w14:textId="77777777" w:rsidR="00A6566C" w:rsidRDefault="00A6566C">
          <w:pPr>
            <w:autoSpaceDE w:val="0"/>
            <w:autoSpaceDN w:val="0"/>
            <w:ind w:hanging="640"/>
            <w:divId w:val="386955153"/>
            <w:rPr>
              <w:ins w:id="1007" w:author="Martin Novák" w:date="2023-03-21T18:55:00Z"/>
              <w:rFonts w:eastAsia="Times New Roman"/>
            </w:rPr>
          </w:pPr>
          <w:ins w:id="1008" w:author="Martin Novák" w:date="2023-03-21T18:55:00Z">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ins>
        </w:p>
        <w:p w14:paraId="23721175" w14:textId="77777777" w:rsidR="00A6566C" w:rsidRDefault="00A6566C">
          <w:pPr>
            <w:autoSpaceDE w:val="0"/>
            <w:autoSpaceDN w:val="0"/>
            <w:ind w:hanging="640"/>
            <w:divId w:val="525101782"/>
            <w:rPr>
              <w:ins w:id="1009" w:author="Martin Novák" w:date="2023-03-21T18:55:00Z"/>
              <w:rFonts w:eastAsia="Times New Roman"/>
            </w:rPr>
          </w:pPr>
          <w:ins w:id="1010" w:author="Martin Novák" w:date="2023-03-21T18:55:00Z">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ins>
        </w:p>
        <w:p w14:paraId="6A147783" w14:textId="77777777" w:rsidR="00A6566C" w:rsidRDefault="00A6566C">
          <w:pPr>
            <w:autoSpaceDE w:val="0"/>
            <w:autoSpaceDN w:val="0"/>
            <w:ind w:hanging="640"/>
            <w:divId w:val="1298606735"/>
            <w:rPr>
              <w:ins w:id="1011" w:author="Martin Novák" w:date="2023-03-21T18:55:00Z"/>
              <w:rFonts w:eastAsia="Times New Roman"/>
            </w:rPr>
          </w:pPr>
          <w:ins w:id="1012" w:author="Martin Novák" w:date="2023-03-21T18:55:00Z">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ins>
        </w:p>
        <w:p w14:paraId="2E39DDC5" w14:textId="77777777" w:rsidR="00A6566C" w:rsidRDefault="00A6566C">
          <w:pPr>
            <w:autoSpaceDE w:val="0"/>
            <w:autoSpaceDN w:val="0"/>
            <w:ind w:hanging="640"/>
            <w:divId w:val="1310019041"/>
            <w:rPr>
              <w:ins w:id="1013" w:author="Martin Novák" w:date="2023-03-21T18:55:00Z"/>
              <w:rFonts w:eastAsia="Times New Roman"/>
            </w:rPr>
          </w:pPr>
          <w:ins w:id="1014" w:author="Martin Novák" w:date="2023-03-21T18:55:00Z">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ins>
        </w:p>
        <w:p w14:paraId="7CFD87BC" w14:textId="77777777" w:rsidR="00A6566C" w:rsidRDefault="00A6566C">
          <w:pPr>
            <w:autoSpaceDE w:val="0"/>
            <w:autoSpaceDN w:val="0"/>
            <w:ind w:hanging="640"/>
            <w:divId w:val="1235511830"/>
            <w:rPr>
              <w:ins w:id="1015" w:author="Martin Novák" w:date="2023-03-21T18:55:00Z"/>
              <w:rFonts w:eastAsia="Times New Roman"/>
            </w:rPr>
          </w:pPr>
          <w:ins w:id="1016" w:author="Martin Novák" w:date="2023-03-21T18:55:00Z">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ins>
        </w:p>
        <w:p w14:paraId="254D27D7" w14:textId="77777777" w:rsidR="00A6566C" w:rsidRDefault="00A6566C">
          <w:pPr>
            <w:autoSpaceDE w:val="0"/>
            <w:autoSpaceDN w:val="0"/>
            <w:ind w:hanging="640"/>
            <w:divId w:val="1656256929"/>
            <w:rPr>
              <w:ins w:id="1017" w:author="Martin Novák" w:date="2023-03-21T18:55:00Z"/>
              <w:rFonts w:eastAsia="Times New Roman"/>
            </w:rPr>
          </w:pPr>
          <w:ins w:id="1018" w:author="Martin Novák" w:date="2023-03-21T18:55:00Z">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ins>
        </w:p>
        <w:p w14:paraId="1BFE365A" w14:textId="77777777" w:rsidR="00A6566C" w:rsidRDefault="00A6566C">
          <w:pPr>
            <w:autoSpaceDE w:val="0"/>
            <w:autoSpaceDN w:val="0"/>
            <w:ind w:hanging="640"/>
            <w:divId w:val="1384907969"/>
            <w:rPr>
              <w:ins w:id="1019" w:author="Martin Novák" w:date="2023-03-21T18:55:00Z"/>
              <w:rFonts w:eastAsia="Times New Roman"/>
            </w:rPr>
          </w:pPr>
          <w:ins w:id="1020" w:author="Martin Novák" w:date="2023-03-21T18:55:00Z">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ins>
        </w:p>
        <w:p w14:paraId="0277ECF8" w14:textId="77777777" w:rsidR="00A6566C" w:rsidRDefault="00A6566C">
          <w:pPr>
            <w:autoSpaceDE w:val="0"/>
            <w:autoSpaceDN w:val="0"/>
            <w:ind w:hanging="640"/>
            <w:divId w:val="1625501139"/>
            <w:rPr>
              <w:ins w:id="1021" w:author="Martin Novák" w:date="2023-03-21T18:55:00Z"/>
              <w:rFonts w:eastAsia="Times New Roman"/>
            </w:rPr>
          </w:pPr>
          <w:ins w:id="1022" w:author="Martin Novák" w:date="2023-03-21T18:55:00Z">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ins>
        </w:p>
        <w:p w14:paraId="4DCAAA81" w14:textId="77777777" w:rsidR="00A6566C" w:rsidRDefault="00A6566C">
          <w:pPr>
            <w:autoSpaceDE w:val="0"/>
            <w:autoSpaceDN w:val="0"/>
            <w:ind w:hanging="640"/>
            <w:divId w:val="265430457"/>
            <w:rPr>
              <w:ins w:id="1023" w:author="Martin Novák" w:date="2023-03-21T18:55:00Z"/>
              <w:rFonts w:eastAsia="Times New Roman"/>
            </w:rPr>
          </w:pPr>
          <w:ins w:id="1024" w:author="Martin Novák" w:date="2023-03-21T18:55:00Z">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ins>
        </w:p>
        <w:p w14:paraId="72FBEA7C" w14:textId="77777777" w:rsidR="00A6566C" w:rsidRDefault="00A6566C">
          <w:pPr>
            <w:autoSpaceDE w:val="0"/>
            <w:autoSpaceDN w:val="0"/>
            <w:ind w:hanging="640"/>
            <w:divId w:val="750390398"/>
            <w:rPr>
              <w:ins w:id="1025" w:author="Martin Novák" w:date="2023-03-21T18:55:00Z"/>
              <w:rFonts w:eastAsia="Times New Roman"/>
            </w:rPr>
          </w:pPr>
          <w:ins w:id="1026" w:author="Martin Novák" w:date="2023-03-21T18:55:00Z">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ins>
        </w:p>
        <w:p w14:paraId="455F7CCD" w14:textId="77777777" w:rsidR="00A6566C" w:rsidRDefault="00A6566C">
          <w:pPr>
            <w:autoSpaceDE w:val="0"/>
            <w:autoSpaceDN w:val="0"/>
            <w:ind w:hanging="640"/>
            <w:divId w:val="1493060088"/>
            <w:rPr>
              <w:ins w:id="1027" w:author="Martin Novák" w:date="2023-03-21T18:55:00Z"/>
              <w:rFonts w:eastAsia="Times New Roman"/>
            </w:rPr>
          </w:pPr>
          <w:ins w:id="1028" w:author="Martin Novák" w:date="2023-03-21T18:55:00Z">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ins>
        </w:p>
        <w:p w14:paraId="7B4391B8" w14:textId="77777777" w:rsidR="00A6566C" w:rsidRDefault="00A6566C">
          <w:pPr>
            <w:autoSpaceDE w:val="0"/>
            <w:autoSpaceDN w:val="0"/>
            <w:ind w:hanging="640"/>
            <w:divId w:val="1585843294"/>
            <w:rPr>
              <w:ins w:id="1029" w:author="Martin Novák" w:date="2023-03-21T18:55:00Z"/>
              <w:rFonts w:eastAsia="Times New Roman"/>
            </w:rPr>
          </w:pPr>
          <w:ins w:id="1030" w:author="Martin Novák" w:date="2023-03-21T18:55:00Z">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ins>
        </w:p>
        <w:p w14:paraId="6A3A4A75" w14:textId="77777777" w:rsidR="00A6566C" w:rsidRDefault="00A6566C">
          <w:pPr>
            <w:autoSpaceDE w:val="0"/>
            <w:autoSpaceDN w:val="0"/>
            <w:ind w:hanging="640"/>
            <w:divId w:val="1894074359"/>
            <w:rPr>
              <w:ins w:id="1031" w:author="Martin Novák" w:date="2023-03-21T18:55:00Z"/>
              <w:rFonts w:eastAsia="Times New Roman"/>
            </w:rPr>
          </w:pPr>
          <w:ins w:id="1032" w:author="Martin Novák" w:date="2023-03-21T18:55:00Z">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ins>
        </w:p>
        <w:p w14:paraId="59476C34" w14:textId="77777777" w:rsidR="00A6566C" w:rsidRDefault="00A6566C">
          <w:pPr>
            <w:autoSpaceDE w:val="0"/>
            <w:autoSpaceDN w:val="0"/>
            <w:ind w:hanging="640"/>
            <w:divId w:val="1506238409"/>
            <w:rPr>
              <w:ins w:id="1033" w:author="Martin Novák" w:date="2023-03-21T18:55:00Z"/>
              <w:rFonts w:eastAsia="Times New Roman"/>
            </w:rPr>
          </w:pPr>
          <w:ins w:id="1034" w:author="Martin Novák" w:date="2023-03-21T18:55:00Z">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ins>
        </w:p>
        <w:p w14:paraId="240EF0D7" w14:textId="77777777" w:rsidR="00A6566C" w:rsidRDefault="00A6566C">
          <w:pPr>
            <w:autoSpaceDE w:val="0"/>
            <w:autoSpaceDN w:val="0"/>
            <w:ind w:hanging="640"/>
            <w:divId w:val="1469279283"/>
            <w:rPr>
              <w:ins w:id="1035" w:author="Martin Novák" w:date="2023-03-21T18:55:00Z"/>
              <w:rFonts w:eastAsia="Times New Roman"/>
            </w:rPr>
          </w:pPr>
          <w:ins w:id="1036" w:author="Martin Novák" w:date="2023-03-21T18:55:00Z">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ins>
        </w:p>
        <w:p w14:paraId="6C3A3BCC" w14:textId="77777777" w:rsidR="00A6566C" w:rsidRDefault="00A6566C">
          <w:pPr>
            <w:autoSpaceDE w:val="0"/>
            <w:autoSpaceDN w:val="0"/>
            <w:ind w:hanging="640"/>
            <w:divId w:val="171336153"/>
            <w:rPr>
              <w:ins w:id="1037" w:author="Martin Novák" w:date="2023-03-21T18:55:00Z"/>
              <w:rFonts w:eastAsia="Times New Roman"/>
            </w:rPr>
          </w:pPr>
          <w:ins w:id="1038" w:author="Martin Novák" w:date="2023-03-21T18:55:00Z">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ins>
        </w:p>
        <w:p w14:paraId="1114FD32" w14:textId="77777777" w:rsidR="00A6566C" w:rsidRDefault="00A6566C">
          <w:pPr>
            <w:autoSpaceDE w:val="0"/>
            <w:autoSpaceDN w:val="0"/>
            <w:ind w:hanging="640"/>
            <w:divId w:val="1520776506"/>
            <w:rPr>
              <w:ins w:id="1039" w:author="Martin Novák" w:date="2023-03-21T18:55:00Z"/>
              <w:rFonts w:eastAsia="Times New Roman"/>
            </w:rPr>
          </w:pPr>
          <w:ins w:id="1040" w:author="Martin Novák" w:date="2023-03-21T18:55:00Z">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ins>
        </w:p>
        <w:p w14:paraId="6D4212D8" w14:textId="77777777" w:rsidR="00A6566C" w:rsidRDefault="00A6566C">
          <w:pPr>
            <w:autoSpaceDE w:val="0"/>
            <w:autoSpaceDN w:val="0"/>
            <w:ind w:hanging="640"/>
            <w:divId w:val="318651825"/>
            <w:rPr>
              <w:ins w:id="1041" w:author="Martin Novák" w:date="2023-03-21T18:55:00Z"/>
              <w:rFonts w:eastAsia="Times New Roman"/>
            </w:rPr>
          </w:pPr>
          <w:ins w:id="1042" w:author="Martin Novák" w:date="2023-03-21T18:55:00Z">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ins>
        </w:p>
        <w:p w14:paraId="1AD9E4B4" w14:textId="77777777" w:rsidR="00A6566C" w:rsidRDefault="00A6566C">
          <w:pPr>
            <w:autoSpaceDE w:val="0"/>
            <w:autoSpaceDN w:val="0"/>
            <w:ind w:hanging="640"/>
            <w:divId w:val="1530799444"/>
            <w:rPr>
              <w:ins w:id="1043" w:author="Martin Novák" w:date="2023-03-21T18:55:00Z"/>
              <w:rFonts w:eastAsia="Times New Roman"/>
            </w:rPr>
          </w:pPr>
          <w:ins w:id="1044" w:author="Martin Novák" w:date="2023-03-21T18:55:00Z">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ins>
        </w:p>
        <w:p w14:paraId="34278729" w14:textId="77777777" w:rsidR="00A6566C" w:rsidRDefault="00A6566C">
          <w:pPr>
            <w:autoSpaceDE w:val="0"/>
            <w:autoSpaceDN w:val="0"/>
            <w:ind w:hanging="640"/>
            <w:divId w:val="155614773"/>
            <w:rPr>
              <w:ins w:id="1045" w:author="Martin Novák" w:date="2023-03-21T18:55:00Z"/>
              <w:rFonts w:eastAsia="Times New Roman"/>
            </w:rPr>
          </w:pPr>
          <w:ins w:id="1046" w:author="Martin Novák" w:date="2023-03-21T18:55:00Z">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ins>
        </w:p>
        <w:p w14:paraId="6B790B74" w14:textId="77777777" w:rsidR="00A6566C" w:rsidRDefault="00A6566C">
          <w:pPr>
            <w:autoSpaceDE w:val="0"/>
            <w:autoSpaceDN w:val="0"/>
            <w:ind w:hanging="640"/>
            <w:divId w:val="1918174804"/>
            <w:rPr>
              <w:ins w:id="1047" w:author="Martin Novák" w:date="2023-03-21T18:55:00Z"/>
              <w:rFonts w:eastAsia="Times New Roman"/>
            </w:rPr>
          </w:pPr>
          <w:ins w:id="1048" w:author="Martin Novák" w:date="2023-03-21T18:55:00Z">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1DB95FFF" w14:textId="77777777" w:rsidR="00A6566C" w:rsidRDefault="00A6566C">
          <w:pPr>
            <w:autoSpaceDE w:val="0"/>
            <w:autoSpaceDN w:val="0"/>
            <w:ind w:hanging="640"/>
            <w:divId w:val="1426656094"/>
            <w:rPr>
              <w:ins w:id="1049" w:author="Martin Novák" w:date="2023-03-21T18:55:00Z"/>
              <w:rFonts w:eastAsia="Times New Roman"/>
            </w:rPr>
          </w:pPr>
          <w:ins w:id="1050" w:author="Martin Novák" w:date="2023-03-21T18:55:00Z">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ins>
        </w:p>
        <w:p w14:paraId="6BA4810B" w14:textId="77777777" w:rsidR="00A6566C" w:rsidRDefault="00A6566C">
          <w:pPr>
            <w:autoSpaceDE w:val="0"/>
            <w:autoSpaceDN w:val="0"/>
            <w:ind w:hanging="640"/>
            <w:divId w:val="464154356"/>
            <w:rPr>
              <w:ins w:id="1051" w:author="Martin Novák" w:date="2023-03-21T18:55:00Z"/>
              <w:rFonts w:eastAsia="Times New Roman"/>
            </w:rPr>
          </w:pPr>
          <w:ins w:id="1052" w:author="Martin Novák" w:date="2023-03-21T18:55:00Z">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ins>
        </w:p>
        <w:p w14:paraId="20F760CF" w14:textId="77777777" w:rsidR="00A6566C" w:rsidRDefault="00A6566C">
          <w:pPr>
            <w:autoSpaceDE w:val="0"/>
            <w:autoSpaceDN w:val="0"/>
            <w:ind w:hanging="640"/>
            <w:divId w:val="834763403"/>
            <w:rPr>
              <w:ins w:id="1053" w:author="Martin Novák" w:date="2023-03-21T18:55:00Z"/>
              <w:rFonts w:eastAsia="Times New Roman"/>
            </w:rPr>
          </w:pPr>
          <w:ins w:id="1054" w:author="Martin Novák" w:date="2023-03-21T18:55:00Z">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4D49A88F" w14:textId="77777777" w:rsidR="00A6566C" w:rsidRDefault="00A6566C">
          <w:pPr>
            <w:autoSpaceDE w:val="0"/>
            <w:autoSpaceDN w:val="0"/>
            <w:ind w:hanging="640"/>
            <w:divId w:val="1159996959"/>
            <w:rPr>
              <w:ins w:id="1055" w:author="Martin Novák" w:date="2023-03-21T18:55:00Z"/>
              <w:rFonts w:eastAsia="Times New Roman"/>
            </w:rPr>
          </w:pPr>
          <w:ins w:id="1056" w:author="Martin Novák" w:date="2023-03-21T18:55:00Z">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ins>
        </w:p>
        <w:p w14:paraId="1DD45B1B" w14:textId="77777777" w:rsidR="00A6566C" w:rsidRDefault="00A6566C">
          <w:pPr>
            <w:autoSpaceDE w:val="0"/>
            <w:autoSpaceDN w:val="0"/>
            <w:ind w:hanging="640"/>
            <w:divId w:val="1987471521"/>
            <w:rPr>
              <w:ins w:id="1057" w:author="Martin Novák" w:date="2023-03-21T18:55:00Z"/>
              <w:rFonts w:eastAsia="Times New Roman"/>
            </w:rPr>
          </w:pPr>
          <w:ins w:id="1058" w:author="Martin Novák" w:date="2023-03-21T18:55:00Z">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76B7D686" w14:textId="77777777" w:rsidR="00A6566C" w:rsidRDefault="00A6566C">
          <w:pPr>
            <w:autoSpaceDE w:val="0"/>
            <w:autoSpaceDN w:val="0"/>
            <w:ind w:hanging="640"/>
            <w:divId w:val="544487669"/>
            <w:rPr>
              <w:ins w:id="1059" w:author="Martin Novák" w:date="2023-03-21T18:55:00Z"/>
              <w:rFonts w:eastAsia="Times New Roman"/>
            </w:rPr>
          </w:pPr>
          <w:ins w:id="1060" w:author="Martin Novák" w:date="2023-03-21T18:55:00Z">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05ADC9F8" w14:textId="77777777" w:rsidR="00A6566C" w:rsidRDefault="00A6566C">
          <w:pPr>
            <w:autoSpaceDE w:val="0"/>
            <w:autoSpaceDN w:val="0"/>
            <w:ind w:hanging="640"/>
            <w:divId w:val="896208689"/>
            <w:rPr>
              <w:ins w:id="1061" w:author="Martin Novák" w:date="2023-03-21T18:55:00Z"/>
              <w:rFonts w:eastAsia="Times New Roman"/>
            </w:rPr>
          </w:pPr>
          <w:ins w:id="1062" w:author="Martin Novák" w:date="2023-03-21T18:55:00Z">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ins>
        </w:p>
        <w:p w14:paraId="7729E929" w14:textId="77777777" w:rsidR="00A6566C" w:rsidRDefault="00A6566C">
          <w:pPr>
            <w:autoSpaceDE w:val="0"/>
            <w:autoSpaceDN w:val="0"/>
            <w:ind w:hanging="640"/>
            <w:divId w:val="1252350994"/>
            <w:rPr>
              <w:ins w:id="1063" w:author="Martin Novák" w:date="2023-03-21T18:55:00Z"/>
              <w:rFonts w:eastAsia="Times New Roman"/>
            </w:rPr>
          </w:pPr>
          <w:ins w:id="1064" w:author="Martin Novák" w:date="2023-03-21T18:55:00Z">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ins>
        </w:p>
        <w:p w14:paraId="1DE2C155" w14:textId="77777777" w:rsidR="00A6566C" w:rsidRDefault="00A6566C">
          <w:pPr>
            <w:autoSpaceDE w:val="0"/>
            <w:autoSpaceDN w:val="0"/>
            <w:ind w:hanging="640"/>
            <w:divId w:val="806627273"/>
            <w:rPr>
              <w:ins w:id="1065" w:author="Martin Novák" w:date="2023-03-21T18:55:00Z"/>
              <w:rFonts w:eastAsia="Times New Roman"/>
            </w:rPr>
          </w:pPr>
          <w:ins w:id="1066" w:author="Martin Novák" w:date="2023-03-21T18:55:00Z">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ins>
        </w:p>
        <w:p w14:paraId="1F1FA20A" w14:textId="77777777" w:rsidR="00A6566C" w:rsidRDefault="00A6566C">
          <w:pPr>
            <w:autoSpaceDE w:val="0"/>
            <w:autoSpaceDN w:val="0"/>
            <w:ind w:hanging="640"/>
            <w:divId w:val="1750732050"/>
            <w:rPr>
              <w:ins w:id="1067" w:author="Martin Novák" w:date="2023-03-21T18:55:00Z"/>
              <w:rFonts w:eastAsia="Times New Roman"/>
            </w:rPr>
          </w:pPr>
          <w:ins w:id="1068" w:author="Martin Novák" w:date="2023-03-21T18:55:00Z">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ins>
        </w:p>
        <w:p w14:paraId="1B980A0A" w14:textId="77777777" w:rsidR="00A6566C" w:rsidRDefault="00A6566C">
          <w:pPr>
            <w:autoSpaceDE w:val="0"/>
            <w:autoSpaceDN w:val="0"/>
            <w:ind w:hanging="640"/>
            <w:divId w:val="1928266223"/>
            <w:rPr>
              <w:ins w:id="1069" w:author="Martin Novák" w:date="2023-03-21T18:55:00Z"/>
              <w:rFonts w:eastAsia="Times New Roman"/>
            </w:rPr>
          </w:pPr>
          <w:ins w:id="1070" w:author="Martin Novák" w:date="2023-03-21T18:55:00Z">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ins>
        </w:p>
        <w:p w14:paraId="32C5E226" w14:textId="77777777" w:rsidR="00A6566C" w:rsidRDefault="00A6566C">
          <w:pPr>
            <w:autoSpaceDE w:val="0"/>
            <w:autoSpaceDN w:val="0"/>
            <w:ind w:hanging="640"/>
            <w:divId w:val="797331770"/>
            <w:rPr>
              <w:ins w:id="1071" w:author="Martin Novák" w:date="2023-03-21T18:55:00Z"/>
              <w:rFonts w:eastAsia="Times New Roman"/>
            </w:rPr>
          </w:pPr>
          <w:ins w:id="1072" w:author="Martin Novák" w:date="2023-03-21T18:55:00Z">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ins>
        </w:p>
        <w:p w14:paraId="6C818E57" w14:textId="77777777" w:rsidR="00A6566C" w:rsidRDefault="00A6566C">
          <w:pPr>
            <w:autoSpaceDE w:val="0"/>
            <w:autoSpaceDN w:val="0"/>
            <w:ind w:hanging="640"/>
            <w:divId w:val="746149104"/>
            <w:rPr>
              <w:ins w:id="1073" w:author="Martin Novák" w:date="2023-03-21T18:55:00Z"/>
              <w:rFonts w:eastAsia="Times New Roman"/>
            </w:rPr>
          </w:pPr>
          <w:ins w:id="1074" w:author="Martin Novák" w:date="2023-03-21T18:55:00Z">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ins>
        </w:p>
        <w:p w14:paraId="413E84D5" w14:textId="77777777" w:rsidR="00A6566C" w:rsidRDefault="00A6566C">
          <w:pPr>
            <w:autoSpaceDE w:val="0"/>
            <w:autoSpaceDN w:val="0"/>
            <w:ind w:hanging="640"/>
            <w:divId w:val="697505253"/>
            <w:rPr>
              <w:ins w:id="1075" w:author="Martin Novák" w:date="2023-03-21T18:55:00Z"/>
              <w:rFonts w:eastAsia="Times New Roman"/>
            </w:rPr>
          </w:pPr>
          <w:ins w:id="1076" w:author="Martin Novák" w:date="2023-03-21T18:55:00Z">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ins>
        </w:p>
        <w:p w14:paraId="167AC882" w14:textId="77777777" w:rsidR="00A6566C" w:rsidRDefault="00A6566C">
          <w:pPr>
            <w:autoSpaceDE w:val="0"/>
            <w:autoSpaceDN w:val="0"/>
            <w:ind w:hanging="640"/>
            <w:divId w:val="1990749690"/>
            <w:rPr>
              <w:ins w:id="1077" w:author="Martin Novák" w:date="2023-03-21T18:55:00Z"/>
              <w:rFonts w:eastAsia="Times New Roman"/>
            </w:rPr>
          </w:pPr>
          <w:ins w:id="1078" w:author="Martin Novák" w:date="2023-03-21T18:55:00Z">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ins>
        </w:p>
        <w:p w14:paraId="7F6AD0A1" w14:textId="77777777" w:rsidR="00A6566C" w:rsidRDefault="00A6566C">
          <w:pPr>
            <w:autoSpaceDE w:val="0"/>
            <w:autoSpaceDN w:val="0"/>
            <w:ind w:hanging="640"/>
            <w:divId w:val="692342067"/>
            <w:rPr>
              <w:ins w:id="1079" w:author="Martin Novák" w:date="2023-03-21T18:55:00Z"/>
              <w:rFonts w:eastAsia="Times New Roman"/>
            </w:rPr>
          </w:pPr>
          <w:ins w:id="1080" w:author="Martin Novák" w:date="2023-03-21T18:55:00Z">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ins>
        </w:p>
        <w:p w14:paraId="3FD2B38A" w14:textId="77777777" w:rsidR="00A6566C" w:rsidRDefault="00A6566C">
          <w:pPr>
            <w:autoSpaceDE w:val="0"/>
            <w:autoSpaceDN w:val="0"/>
            <w:ind w:hanging="640"/>
            <w:divId w:val="1089152801"/>
            <w:rPr>
              <w:ins w:id="1081" w:author="Martin Novák" w:date="2023-03-21T18:55:00Z"/>
              <w:rFonts w:eastAsia="Times New Roman"/>
            </w:rPr>
          </w:pPr>
          <w:ins w:id="1082" w:author="Martin Novák" w:date="2023-03-21T18:55:00Z">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ins>
        </w:p>
        <w:p w14:paraId="113E8323" w14:textId="77777777" w:rsidR="00A6566C" w:rsidRDefault="00A6566C">
          <w:pPr>
            <w:autoSpaceDE w:val="0"/>
            <w:autoSpaceDN w:val="0"/>
            <w:ind w:hanging="640"/>
            <w:divId w:val="493691462"/>
            <w:rPr>
              <w:ins w:id="1083" w:author="Martin Novák" w:date="2023-03-21T18:55:00Z"/>
              <w:rFonts w:eastAsia="Times New Roman"/>
            </w:rPr>
          </w:pPr>
          <w:ins w:id="1084" w:author="Martin Novák" w:date="2023-03-21T18:55:00Z">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ins>
        </w:p>
        <w:p w14:paraId="26398C90" w14:textId="77777777" w:rsidR="00A6566C" w:rsidRDefault="00A6566C">
          <w:pPr>
            <w:autoSpaceDE w:val="0"/>
            <w:autoSpaceDN w:val="0"/>
            <w:ind w:hanging="640"/>
            <w:divId w:val="1512791932"/>
            <w:rPr>
              <w:ins w:id="1085" w:author="Martin Novák" w:date="2023-03-21T18:55:00Z"/>
              <w:rFonts w:eastAsia="Times New Roman"/>
            </w:rPr>
          </w:pPr>
          <w:ins w:id="1086" w:author="Martin Novák" w:date="2023-03-21T18:55:00Z">
            <w:r>
              <w:rPr>
                <w:rFonts w:eastAsia="Times New Roman"/>
              </w:rPr>
              <w:t xml:space="preserve">[87] </w:t>
            </w:r>
            <w:r>
              <w:rPr>
                <w:rFonts w:eastAsia="Times New Roman"/>
              </w:rPr>
              <w:tab/>
            </w:r>
            <w:proofErr w:type="spellStart"/>
            <w:r>
              <w:rPr>
                <w:rFonts w:eastAsia="Times New Roman"/>
                <w:i/>
                <w:iCs/>
              </w:rPr>
              <w:t>Civilization</w:t>
            </w:r>
            <w:proofErr w:type="spellEnd"/>
            <w:r>
              <w:rPr>
                <w:rFonts w:eastAsia="Times New Roman"/>
                <w:i/>
                <w:iCs/>
              </w:rPr>
              <w:t xml:space="preserve"> V | </w:t>
            </w:r>
            <w:proofErr w:type="spellStart"/>
            <w:r>
              <w:rPr>
                <w:rFonts w:eastAsia="Times New Roman"/>
                <w:i/>
                <w:iCs/>
              </w:rPr>
              <w:t>Homepage</w:t>
            </w:r>
            <w:proofErr w:type="spellEnd"/>
            <w:r>
              <w:rPr>
                <w:rFonts w:eastAsia="Times New Roman"/>
              </w:rPr>
              <w:t xml:space="preserve"> [online]. [vid. 2023-03-17]. Dostupné z: https://civilization.com/civilization-5/</w:t>
            </w:r>
          </w:ins>
        </w:p>
        <w:p w14:paraId="08D248A8" w14:textId="77777777" w:rsidR="00A6566C" w:rsidRDefault="00A6566C">
          <w:pPr>
            <w:autoSpaceDE w:val="0"/>
            <w:autoSpaceDN w:val="0"/>
            <w:ind w:hanging="640"/>
            <w:divId w:val="764883373"/>
            <w:rPr>
              <w:ins w:id="1087" w:author="Martin Novák" w:date="2023-03-21T18:55:00Z"/>
              <w:rFonts w:eastAsia="Times New Roman"/>
            </w:rPr>
          </w:pPr>
          <w:ins w:id="1088" w:author="Martin Novák" w:date="2023-03-21T18:55:00Z">
            <w:r>
              <w:rPr>
                <w:rFonts w:eastAsia="Times New Roman"/>
              </w:rPr>
              <w:t xml:space="preserve">[88] </w:t>
            </w:r>
            <w:r>
              <w:rPr>
                <w:rFonts w:eastAsia="Times New Roman"/>
              </w:rPr>
              <w:tab/>
            </w:r>
            <w:r>
              <w:rPr>
                <w:rFonts w:eastAsia="Times New Roman"/>
                <w:i/>
                <w:iCs/>
              </w:rPr>
              <w:t xml:space="preserve">Age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Empires</w:t>
            </w:r>
            <w:proofErr w:type="spellEnd"/>
            <w:r>
              <w:rPr>
                <w:rFonts w:eastAsia="Times New Roman"/>
                <w:i/>
                <w:iCs/>
              </w:rPr>
              <w:t xml:space="preserve"> </w:t>
            </w:r>
            <w:proofErr w:type="spellStart"/>
            <w:proofErr w:type="gramStart"/>
            <w:r>
              <w:rPr>
                <w:rFonts w:eastAsia="Times New Roman"/>
                <w:i/>
                <w:iCs/>
              </w:rPr>
              <w:t>Franchise</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Web </w:t>
            </w:r>
            <w:proofErr w:type="spellStart"/>
            <w:r>
              <w:rPr>
                <w:rFonts w:eastAsia="Times New Roman"/>
                <w:i/>
                <w:iCs/>
              </w:rPr>
              <w:t>Site</w:t>
            </w:r>
            <w:proofErr w:type="spellEnd"/>
            <w:r>
              <w:rPr>
                <w:rFonts w:eastAsia="Times New Roman"/>
              </w:rPr>
              <w:t xml:space="preserve"> [online]. [vid. 2023-03-17]. Dostupné z: https://www.ageofempires.com/</w:t>
            </w:r>
          </w:ins>
        </w:p>
        <w:p w14:paraId="063A0E6E" w14:textId="77777777" w:rsidR="00A6566C" w:rsidRDefault="00A6566C">
          <w:pPr>
            <w:autoSpaceDE w:val="0"/>
            <w:autoSpaceDN w:val="0"/>
            <w:ind w:hanging="640"/>
            <w:divId w:val="1325815701"/>
            <w:rPr>
              <w:ins w:id="1089" w:author="Martin Novák" w:date="2023-03-21T18:55:00Z"/>
              <w:rFonts w:eastAsia="Times New Roman"/>
            </w:rPr>
          </w:pPr>
          <w:ins w:id="1090" w:author="Martin Novák" w:date="2023-03-21T18:55:00Z">
            <w:r>
              <w:rPr>
                <w:rFonts w:eastAsia="Times New Roman"/>
              </w:rPr>
              <w:t xml:space="preserve">[89] </w:t>
            </w:r>
            <w:r>
              <w:rPr>
                <w:rFonts w:eastAsia="Times New Roman"/>
              </w:rPr>
              <w:tab/>
            </w:r>
            <w:proofErr w:type="spellStart"/>
            <w:r>
              <w:rPr>
                <w:rFonts w:eastAsia="Times New Roman"/>
                <w:i/>
                <w:iCs/>
              </w:rPr>
              <w:t>Cities</w:t>
            </w:r>
            <w:proofErr w:type="spellEnd"/>
            <w:r>
              <w:rPr>
                <w:rFonts w:eastAsia="Times New Roman"/>
                <w:i/>
                <w:iCs/>
              </w:rPr>
              <w:t xml:space="preserve">: </w:t>
            </w:r>
            <w:proofErr w:type="spellStart"/>
            <w:proofErr w:type="gramStart"/>
            <w:r>
              <w:rPr>
                <w:rFonts w:eastAsia="Times New Roman"/>
                <w:i/>
                <w:iCs/>
              </w:rPr>
              <w:t>Skylines</w:t>
            </w:r>
            <w:proofErr w:type="spellEnd"/>
            <w:r>
              <w:rPr>
                <w:rFonts w:eastAsia="Times New Roman"/>
                <w:i/>
                <w:iCs/>
              </w:rPr>
              <w:t xml:space="preserve"> - Paradox</w:t>
            </w:r>
            <w:proofErr w:type="gramEnd"/>
            <w:r>
              <w:rPr>
                <w:rFonts w:eastAsia="Times New Roman"/>
                <w:i/>
                <w:iCs/>
              </w:rPr>
              <w:t xml:space="preserve"> </w:t>
            </w:r>
            <w:proofErr w:type="spellStart"/>
            <w:r>
              <w:rPr>
                <w:rFonts w:eastAsia="Times New Roman"/>
                <w:i/>
                <w:iCs/>
              </w:rPr>
              <w:t>Interactive</w:t>
            </w:r>
            <w:proofErr w:type="spellEnd"/>
            <w:r>
              <w:rPr>
                <w:rFonts w:eastAsia="Times New Roman"/>
              </w:rPr>
              <w:t xml:space="preserve"> [online]. [vid. 2023-03-17]. Dostupné z: https://www.paradoxinteractive.com/games/cities-skylines/about</w:t>
            </w:r>
          </w:ins>
        </w:p>
        <w:p w14:paraId="7C484AAE" w14:textId="77777777" w:rsidR="00A6566C" w:rsidRDefault="00A6566C">
          <w:pPr>
            <w:autoSpaceDE w:val="0"/>
            <w:autoSpaceDN w:val="0"/>
            <w:ind w:hanging="640"/>
            <w:divId w:val="521020381"/>
            <w:rPr>
              <w:ins w:id="1091" w:author="Martin Novák" w:date="2023-03-21T18:55:00Z"/>
              <w:rFonts w:eastAsia="Times New Roman"/>
            </w:rPr>
          </w:pPr>
          <w:ins w:id="1092" w:author="Martin Novák" w:date="2023-03-21T18:55:00Z">
            <w:r>
              <w:rPr>
                <w:rFonts w:eastAsia="Times New Roman"/>
              </w:rPr>
              <w:t xml:space="preserve">[90] </w:t>
            </w:r>
            <w:r>
              <w:rPr>
                <w:rFonts w:eastAsia="Times New Roman"/>
              </w:rPr>
              <w:tab/>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w:t>
            </w:r>
            <w:proofErr w:type="spellStart"/>
            <w:proofErr w:type="gramStart"/>
            <w:r>
              <w:rPr>
                <w:rFonts w:eastAsia="Times New Roman"/>
                <w:i/>
                <w:iCs/>
              </w:rPr>
              <w:t>Deluxe</w:t>
            </w:r>
            <w:proofErr w:type="spellEnd"/>
            <w:r>
              <w:rPr>
                <w:rFonts w:eastAsia="Times New Roman"/>
                <w:i/>
                <w:iCs/>
              </w:rPr>
              <w:t xml:space="preserve"> - </w:t>
            </w:r>
            <w:proofErr w:type="spellStart"/>
            <w:r>
              <w:rPr>
                <w:rFonts w:eastAsia="Times New Roman"/>
                <w:i/>
                <w:iCs/>
              </w:rPr>
              <w:t>RollerCoaster</w:t>
            </w:r>
            <w:proofErr w:type="spellEnd"/>
            <w:proofErr w:type="gramEnd"/>
            <w:r>
              <w:rPr>
                <w:rFonts w:eastAsia="Times New Roman"/>
                <w:i/>
                <w:iCs/>
              </w:rPr>
              <w:t xml:space="preserve"> </w:t>
            </w:r>
            <w:proofErr w:type="spellStart"/>
            <w:r>
              <w:rPr>
                <w:rFonts w:eastAsia="Times New Roman"/>
                <w:i/>
                <w:iCs/>
              </w:rPr>
              <w:t>Tycoon</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Ultimate</w:t>
            </w:r>
            <w:proofErr w:type="spellEnd"/>
            <w:r>
              <w:rPr>
                <w:rFonts w:eastAsia="Times New Roman"/>
                <w:i/>
                <w:iCs/>
              </w:rPr>
              <w:t xml:space="preserve"> </w:t>
            </w:r>
            <w:proofErr w:type="spellStart"/>
            <w:r>
              <w:rPr>
                <w:rFonts w:eastAsia="Times New Roman"/>
                <w:i/>
                <w:iCs/>
              </w:rPr>
              <w:t>Theme</w:t>
            </w:r>
            <w:proofErr w:type="spellEnd"/>
            <w:r>
              <w:rPr>
                <w:rFonts w:eastAsia="Times New Roman"/>
                <w:i/>
                <w:iCs/>
              </w:rPr>
              <w:t xml:space="preserve"> park Sim</w:t>
            </w:r>
            <w:r>
              <w:rPr>
                <w:rFonts w:eastAsia="Times New Roman"/>
              </w:rPr>
              <w:t xml:space="preserve"> [online]. [vid. 2023-03-17]. Dostupné z: https://www.rollercoastertycoon.com/rollercoaster-tycoon-deluxe/</w:t>
            </w:r>
          </w:ins>
        </w:p>
        <w:p w14:paraId="7C65E24E" w14:textId="77777777" w:rsidR="00A6566C" w:rsidRDefault="00A6566C">
          <w:pPr>
            <w:autoSpaceDE w:val="0"/>
            <w:autoSpaceDN w:val="0"/>
            <w:ind w:hanging="640"/>
            <w:divId w:val="2049790635"/>
            <w:rPr>
              <w:ins w:id="1093" w:author="Martin Novák" w:date="2023-03-21T18:55:00Z"/>
              <w:rFonts w:eastAsia="Times New Roman"/>
            </w:rPr>
          </w:pPr>
          <w:ins w:id="1094" w:author="Martin Novák" w:date="2023-03-21T18:55:00Z">
            <w:r>
              <w:rPr>
                <w:rFonts w:eastAsia="Times New Roman"/>
              </w:rPr>
              <w:t xml:space="preserve">[91]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ins>
        </w:p>
        <w:p w14:paraId="6BA7B628" w14:textId="77777777" w:rsidR="00A6566C" w:rsidRDefault="00A6566C">
          <w:pPr>
            <w:autoSpaceDE w:val="0"/>
            <w:autoSpaceDN w:val="0"/>
            <w:ind w:hanging="640"/>
            <w:divId w:val="208339968"/>
            <w:rPr>
              <w:ins w:id="1095" w:author="Martin Novák" w:date="2023-03-21T18:55:00Z"/>
              <w:rFonts w:eastAsia="Times New Roman"/>
            </w:rPr>
          </w:pPr>
          <w:ins w:id="1096" w:author="Martin Novák" w:date="2023-03-21T18:55:00Z">
            <w:r>
              <w:rPr>
                <w:rFonts w:eastAsia="Times New Roman"/>
              </w:rPr>
              <w:t xml:space="preserve">[92] </w:t>
            </w:r>
            <w:r>
              <w:rPr>
                <w:rFonts w:eastAsia="Times New Roman"/>
              </w:rPr>
              <w:tab/>
            </w:r>
            <w:proofErr w:type="spellStart"/>
            <w:r>
              <w:rPr>
                <w:rFonts w:eastAsia="Times New Roman"/>
                <w:i/>
                <w:iCs/>
              </w:rPr>
              <w:t>DiRT</w:t>
            </w:r>
            <w:proofErr w:type="spellEnd"/>
            <w:r>
              <w:rPr>
                <w:rFonts w:eastAsia="Times New Roman"/>
                <w:i/>
                <w:iCs/>
              </w:rPr>
              <w:t xml:space="preserve"> </w:t>
            </w:r>
            <w:proofErr w:type="spellStart"/>
            <w:proofErr w:type="gramStart"/>
            <w:r>
              <w:rPr>
                <w:rFonts w:eastAsia="Times New Roman"/>
                <w:i/>
                <w:iCs/>
              </w:rPr>
              <w:t>Rally</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w:t>
            </w:r>
            <w:proofErr w:type="spellStart"/>
            <w:r>
              <w:rPr>
                <w:rFonts w:eastAsia="Times New Roman"/>
                <w:i/>
                <w:iCs/>
              </w:rPr>
              <w:t>official</w:t>
            </w:r>
            <w:proofErr w:type="spellEnd"/>
            <w:r>
              <w:rPr>
                <w:rFonts w:eastAsia="Times New Roman"/>
                <w:i/>
                <w:iCs/>
              </w:rPr>
              <w:t xml:space="preserve"> game </w:t>
            </w:r>
            <w:proofErr w:type="spellStart"/>
            <w:r>
              <w:rPr>
                <w:rFonts w:eastAsia="Times New Roman"/>
                <w:i/>
                <w:iCs/>
              </w:rPr>
              <w:t>site</w:t>
            </w:r>
            <w:proofErr w:type="spellEnd"/>
            <w:r>
              <w:rPr>
                <w:rFonts w:eastAsia="Times New Roman"/>
              </w:rPr>
              <w:t xml:space="preserve"> [online]. [vid. 2023-03-18]. Dostupné z: https://dirtgame.com/dirtrally/us/home</w:t>
            </w:r>
          </w:ins>
        </w:p>
        <w:p w14:paraId="1C04050F" w14:textId="77777777" w:rsidR="00A6566C" w:rsidRDefault="00A6566C">
          <w:pPr>
            <w:autoSpaceDE w:val="0"/>
            <w:autoSpaceDN w:val="0"/>
            <w:ind w:hanging="640"/>
            <w:divId w:val="2051218723"/>
            <w:rPr>
              <w:ins w:id="1097" w:author="Martin Novák" w:date="2023-03-21T18:55:00Z"/>
              <w:rFonts w:eastAsia="Times New Roman"/>
            </w:rPr>
          </w:pPr>
          <w:ins w:id="1098" w:author="Martin Novák" w:date="2023-03-21T18:55:00Z">
            <w:r>
              <w:rPr>
                <w:rFonts w:eastAsia="Times New Roman"/>
              </w:rPr>
              <w:t xml:space="preserve">[93] </w:t>
            </w:r>
            <w:r>
              <w:rPr>
                <w:rFonts w:eastAsia="Times New Roman"/>
              </w:rPr>
              <w:tab/>
            </w:r>
            <w:proofErr w:type="spellStart"/>
            <w:r>
              <w:rPr>
                <w:rFonts w:eastAsia="Times New Roman"/>
                <w:i/>
                <w:iCs/>
              </w:rPr>
              <w:t>Need</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Speed Video </w:t>
            </w:r>
            <w:proofErr w:type="spellStart"/>
            <w:proofErr w:type="gramStart"/>
            <w:r>
              <w:rPr>
                <w:rFonts w:eastAsia="Times New Roman"/>
                <w:i/>
                <w:iCs/>
              </w:rPr>
              <w:t>Games</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EA </w:t>
            </w:r>
            <w:proofErr w:type="spellStart"/>
            <w:r>
              <w:rPr>
                <w:rFonts w:eastAsia="Times New Roman"/>
                <w:i/>
                <w:iCs/>
              </w:rPr>
              <w:t>Site</w:t>
            </w:r>
            <w:proofErr w:type="spellEnd"/>
            <w:r>
              <w:rPr>
                <w:rFonts w:eastAsia="Times New Roman"/>
              </w:rPr>
              <w:t xml:space="preserve"> [online]. [vid. 2023-03-18]. Dostupné z: https://www.ea.com/games/need-for-speed</w:t>
            </w:r>
          </w:ins>
        </w:p>
        <w:p w14:paraId="6142D2E9" w14:textId="77777777" w:rsidR="00A6566C" w:rsidRDefault="00A6566C">
          <w:pPr>
            <w:autoSpaceDE w:val="0"/>
            <w:autoSpaceDN w:val="0"/>
            <w:ind w:hanging="640"/>
            <w:divId w:val="1761022858"/>
            <w:rPr>
              <w:ins w:id="1099" w:author="Martin Novák" w:date="2023-03-21T18:55:00Z"/>
              <w:rFonts w:eastAsia="Times New Roman"/>
            </w:rPr>
          </w:pPr>
          <w:ins w:id="1100" w:author="Martin Novák" w:date="2023-03-21T18:55:00Z">
            <w:r>
              <w:rPr>
                <w:rFonts w:eastAsia="Times New Roman"/>
              </w:rPr>
              <w:t xml:space="preserve">[94] </w:t>
            </w:r>
            <w:r>
              <w:rPr>
                <w:rFonts w:eastAsia="Times New Roman"/>
              </w:rPr>
              <w:tab/>
            </w:r>
            <w:proofErr w:type="spellStart"/>
            <w:proofErr w:type="gramStart"/>
            <w:r>
              <w:rPr>
                <w:rFonts w:eastAsia="Times New Roman"/>
                <w:i/>
                <w:iCs/>
              </w:rPr>
              <w:t>Home</w:t>
            </w:r>
            <w:proofErr w:type="spellEnd"/>
            <w:r>
              <w:rPr>
                <w:rFonts w:eastAsia="Times New Roman"/>
                <w:i/>
                <w:iCs/>
              </w:rPr>
              <w:t xml:space="preserve"> - </w:t>
            </w:r>
            <w:proofErr w:type="spellStart"/>
            <w:r>
              <w:rPr>
                <w:rFonts w:eastAsia="Times New Roman"/>
                <w:i/>
                <w:iCs/>
              </w:rPr>
              <w:t>Redout</w:t>
            </w:r>
            <w:proofErr w:type="spellEnd"/>
            <w:proofErr w:type="gramEnd"/>
            <w:r>
              <w:rPr>
                <w:rFonts w:eastAsia="Times New Roman"/>
                <w:i/>
                <w:iCs/>
              </w:rPr>
              <w:t xml:space="preserve"> 2 -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Fastest</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Game in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Universe</w:t>
            </w:r>
            <w:proofErr w:type="spellEnd"/>
            <w:r>
              <w:rPr>
                <w:rFonts w:eastAsia="Times New Roman"/>
              </w:rPr>
              <w:t xml:space="preserve"> [online]. [vid. 2023-03-18]. Dostupné z: https://redout.games/redout2/</w:t>
            </w:r>
          </w:ins>
        </w:p>
        <w:p w14:paraId="5BA212E7" w14:textId="77777777" w:rsidR="00A6566C" w:rsidRDefault="00A6566C">
          <w:pPr>
            <w:autoSpaceDE w:val="0"/>
            <w:autoSpaceDN w:val="0"/>
            <w:ind w:hanging="640"/>
            <w:divId w:val="450978112"/>
            <w:rPr>
              <w:ins w:id="1101" w:author="Martin Novák" w:date="2023-03-21T18:55:00Z"/>
              <w:rFonts w:eastAsia="Times New Roman"/>
            </w:rPr>
          </w:pPr>
          <w:ins w:id="1102" w:author="Martin Novák" w:date="2023-03-21T18:55:00Z">
            <w:r>
              <w:rPr>
                <w:rFonts w:eastAsia="Times New Roman"/>
              </w:rPr>
              <w:t xml:space="preserve">[95] </w:t>
            </w:r>
            <w:r>
              <w:rPr>
                <w:rFonts w:eastAsia="Times New Roman"/>
              </w:rPr>
              <w:tab/>
            </w:r>
            <w:proofErr w:type="spellStart"/>
            <w:r>
              <w:rPr>
                <w:rFonts w:eastAsia="Times New Roman"/>
                <w:i/>
                <w:iCs/>
              </w:rPr>
              <w:t>Bugbear</w:t>
            </w:r>
            <w:proofErr w:type="spellEnd"/>
            <w:r>
              <w:rPr>
                <w:rFonts w:eastAsia="Times New Roman"/>
                <w:i/>
                <w:iCs/>
              </w:rPr>
              <w:t xml:space="preserve"> </w:t>
            </w:r>
            <w:proofErr w:type="spellStart"/>
            <w:r>
              <w:rPr>
                <w:rFonts w:eastAsia="Times New Roman"/>
                <w:i/>
                <w:iCs/>
              </w:rPr>
              <w:t>Entertainment</w:t>
            </w:r>
            <w:proofErr w:type="spellEnd"/>
            <w:r>
              <w:rPr>
                <w:rFonts w:eastAsia="Times New Roman"/>
                <w:i/>
                <w:iCs/>
              </w:rPr>
              <w:t xml:space="preserve"> | Drive hard</w:t>
            </w:r>
            <w:r>
              <w:rPr>
                <w:rFonts w:eastAsia="Times New Roman"/>
              </w:rPr>
              <w:t xml:space="preserve"> [online]. [vid. 2023-03-18]. Dostupné z: https://bugbeargames.com/</w:t>
            </w:r>
          </w:ins>
        </w:p>
        <w:p w14:paraId="73BC1516" w14:textId="77777777" w:rsidR="00A6566C" w:rsidRDefault="00A6566C">
          <w:pPr>
            <w:autoSpaceDE w:val="0"/>
            <w:autoSpaceDN w:val="0"/>
            <w:ind w:hanging="640"/>
            <w:divId w:val="145124550"/>
            <w:rPr>
              <w:ins w:id="1103" w:author="Martin Novák" w:date="2023-03-21T18:55:00Z"/>
              <w:rFonts w:eastAsia="Times New Roman"/>
            </w:rPr>
          </w:pPr>
          <w:ins w:id="1104" w:author="Martin Novák" w:date="2023-03-21T18:55:00Z">
            <w:r>
              <w:rPr>
                <w:rFonts w:eastAsia="Times New Roman"/>
              </w:rPr>
              <w:t xml:space="preserve">[96] </w:t>
            </w:r>
            <w:r>
              <w:rPr>
                <w:rFonts w:eastAsia="Times New Roman"/>
              </w:rPr>
              <w:tab/>
            </w:r>
            <w:proofErr w:type="spellStart"/>
            <w:r>
              <w:rPr>
                <w:rFonts w:eastAsia="Times New Roman"/>
                <w:i/>
                <w:iCs/>
              </w:rPr>
              <w:t>Asphalt</w:t>
            </w:r>
            <w:proofErr w:type="spellEnd"/>
            <w:r>
              <w:rPr>
                <w:rFonts w:eastAsia="Times New Roman"/>
                <w:i/>
                <w:iCs/>
              </w:rPr>
              <w:t xml:space="preserve"> 9: </w:t>
            </w:r>
            <w:proofErr w:type="spellStart"/>
            <w:proofErr w:type="gramStart"/>
            <w:r>
              <w:rPr>
                <w:rFonts w:eastAsia="Times New Roman"/>
                <w:i/>
                <w:iCs/>
              </w:rPr>
              <w:t>Legends</w:t>
            </w:r>
            <w:proofErr w:type="spellEnd"/>
            <w:r>
              <w:rPr>
                <w:rFonts w:eastAsia="Times New Roman"/>
                <w:i/>
                <w:iCs/>
              </w:rPr>
              <w:t xml:space="preserve"> - </w:t>
            </w:r>
            <w:proofErr w:type="spellStart"/>
            <w:r>
              <w:rPr>
                <w:rFonts w:eastAsia="Times New Roman"/>
                <w:i/>
                <w:iCs/>
              </w:rPr>
              <w:t>Arcade</w:t>
            </w:r>
            <w:proofErr w:type="spellEnd"/>
            <w:proofErr w:type="gramEnd"/>
            <w:r>
              <w:rPr>
                <w:rFonts w:eastAsia="Times New Roman"/>
                <w:i/>
                <w:iCs/>
              </w:rPr>
              <w:t xml:space="preserve"> </w:t>
            </w:r>
            <w:proofErr w:type="spellStart"/>
            <w:r>
              <w:rPr>
                <w:rFonts w:eastAsia="Times New Roman"/>
                <w:i/>
                <w:iCs/>
              </w:rPr>
              <w:t>Racing</w:t>
            </w:r>
            <w:proofErr w:type="spellEnd"/>
            <w:r>
              <w:rPr>
                <w:rFonts w:eastAsia="Times New Roman"/>
                <w:i/>
                <w:iCs/>
              </w:rPr>
              <w:t xml:space="preserve"> | </w:t>
            </w:r>
            <w:proofErr w:type="spellStart"/>
            <w:r>
              <w:rPr>
                <w:rFonts w:eastAsia="Times New Roman"/>
                <w:i/>
                <w:iCs/>
              </w:rPr>
              <w:t>Asphalt</w:t>
            </w:r>
            <w:proofErr w:type="spellEnd"/>
            <w:r>
              <w:rPr>
                <w:rFonts w:eastAsia="Times New Roman"/>
                <w:i/>
                <w:iCs/>
              </w:rPr>
              <w:t xml:space="preserve"> </w:t>
            </w:r>
            <w:proofErr w:type="spellStart"/>
            <w:r>
              <w:rPr>
                <w:rFonts w:eastAsia="Times New Roman"/>
                <w:i/>
                <w:iCs/>
              </w:rPr>
              <w:t>Legends</w:t>
            </w:r>
            <w:proofErr w:type="spellEnd"/>
            <w:r>
              <w:rPr>
                <w:rFonts w:eastAsia="Times New Roman"/>
              </w:rPr>
              <w:t xml:space="preserve"> [online]. [vid. 2023-03-18]. Dostupné z: https://asphaltlegends.com/</w:t>
            </w:r>
          </w:ins>
        </w:p>
        <w:p w14:paraId="1181DFC9" w14:textId="77777777" w:rsidR="00A6566C" w:rsidRDefault="00A6566C">
          <w:pPr>
            <w:autoSpaceDE w:val="0"/>
            <w:autoSpaceDN w:val="0"/>
            <w:ind w:hanging="640"/>
            <w:divId w:val="503983266"/>
            <w:rPr>
              <w:ins w:id="1105" w:author="Martin Novák" w:date="2023-03-21T18:55:00Z"/>
              <w:rFonts w:eastAsia="Times New Roman"/>
            </w:rPr>
          </w:pPr>
          <w:ins w:id="1106" w:author="Martin Novák" w:date="2023-03-21T18:55:00Z">
            <w:r>
              <w:rPr>
                <w:rFonts w:eastAsia="Times New Roman"/>
              </w:rPr>
              <w:t xml:space="preserve">[97] </w:t>
            </w:r>
            <w:r>
              <w:rPr>
                <w:rFonts w:eastAsia="Times New Roman"/>
              </w:rPr>
              <w:tab/>
              <w:t xml:space="preserve">INDIAN. </w:t>
            </w:r>
            <w:proofErr w:type="spellStart"/>
            <w:proofErr w:type="gramStart"/>
            <w:r>
              <w:rPr>
                <w:rFonts w:eastAsia="Times New Roman"/>
                <w:i/>
                <w:iCs/>
              </w:rPr>
              <w:t>Wreckfest</w:t>
            </w:r>
            <w:proofErr w:type="spellEnd"/>
            <w:r>
              <w:rPr>
                <w:rFonts w:eastAsia="Times New Roman"/>
                <w:i/>
                <w:iCs/>
              </w:rPr>
              <w:t xml:space="preserve"> - Recenze</w:t>
            </w:r>
            <w:proofErr w:type="gramEnd"/>
            <w:r>
              <w:rPr>
                <w:rFonts w:eastAsia="Times New Roman"/>
                <w:i/>
                <w:iCs/>
              </w:rPr>
              <w:t xml:space="preserve"> - YouTube</w:t>
            </w:r>
            <w:r>
              <w:rPr>
                <w:rFonts w:eastAsia="Times New Roman"/>
              </w:rPr>
              <w:t xml:space="preserve"> [online]. [vid. 2023-03-18]. Dostupné z: https://www.youtube.com/watch?v=3_3nvi1vsZ4</w:t>
            </w:r>
          </w:ins>
        </w:p>
        <w:p w14:paraId="3E72DFFC" w14:textId="77777777" w:rsidR="00A6566C" w:rsidRDefault="00A6566C">
          <w:pPr>
            <w:autoSpaceDE w:val="0"/>
            <w:autoSpaceDN w:val="0"/>
            <w:ind w:hanging="640"/>
            <w:divId w:val="1521508394"/>
            <w:rPr>
              <w:ins w:id="1107" w:author="Martin Novák" w:date="2023-03-21T18:55:00Z"/>
              <w:rFonts w:eastAsia="Times New Roman"/>
            </w:rPr>
          </w:pPr>
          <w:ins w:id="1108" w:author="Martin Novák" w:date="2023-03-21T18:55:00Z">
            <w:r>
              <w:rPr>
                <w:rFonts w:eastAsia="Times New Roman"/>
              </w:rPr>
              <w:t xml:space="preserve">[98]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ins>
        </w:p>
        <w:p w14:paraId="5807A8B4" w14:textId="77777777" w:rsidR="00A6566C" w:rsidRDefault="00A6566C">
          <w:pPr>
            <w:autoSpaceDE w:val="0"/>
            <w:autoSpaceDN w:val="0"/>
            <w:ind w:hanging="640"/>
            <w:divId w:val="1295066846"/>
            <w:rPr>
              <w:ins w:id="1109" w:author="Martin Novák" w:date="2023-03-21T18:55:00Z"/>
              <w:rFonts w:eastAsia="Times New Roman"/>
            </w:rPr>
          </w:pPr>
          <w:ins w:id="1110" w:author="Martin Novák" w:date="2023-03-21T18:55:00Z">
            <w:r>
              <w:rPr>
                <w:rFonts w:eastAsia="Times New Roman"/>
              </w:rPr>
              <w:lastRenderedPageBreak/>
              <w:t xml:space="preserve">[99]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ins>
        </w:p>
        <w:p w14:paraId="38DFD948" w14:textId="77777777" w:rsidR="00A6566C" w:rsidRDefault="00A6566C">
          <w:pPr>
            <w:autoSpaceDE w:val="0"/>
            <w:autoSpaceDN w:val="0"/>
            <w:ind w:hanging="640"/>
            <w:divId w:val="688797009"/>
            <w:rPr>
              <w:ins w:id="1111" w:author="Martin Novák" w:date="2023-03-21T18:55:00Z"/>
              <w:rFonts w:eastAsia="Times New Roman"/>
            </w:rPr>
          </w:pPr>
          <w:ins w:id="1112" w:author="Martin Novák" w:date="2023-03-21T18:55:00Z">
            <w:r>
              <w:rPr>
                <w:rFonts w:eastAsia="Times New Roman"/>
              </w:rPr>
              <w:t xml:space="preserve">[100]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ins>
        </w:p>
        <w:p w14:paraId="7E9F7B77" w14:textId="77777777" w:rsidR="00A6566C" w:rsidRDefault="00A6566C">
          <w:pPr>
            <w:autoSpaceDE w:val="0"/>
            <w:autoSpaceDN w:val="0"/>
            <w:ind w:hanging="640"/>
            <w:divId w:val="1770852852"/>
            <w:rPr>
              <w:ins w:id="1113" w:author="Martin Novák" w:date="2023-03-21T18:55:00Z"/>
              <w:rFonts w:eastAsia="Times New Roman"/>
            </w:rPr>
          </w:pPr>
          <w:ins w:id="1114" w:author="Martin Novák" w:date="2023-03-21T18:55:00Z">
            <w:r>
              <w:rPr>
                <w:rFonts w:eastAsia="Times New Roman"/>
              </w:rPr>
              <w:t xml:space="preserve">[101]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ins>
        </w:p>
        <w:p w14:paraId="47507C0A" w14:textId="77777777" w:rsidR="00A6566C" w:rsidRDefault="00A6566C">
          <w:pPr>
            <w:autoSpaceDE w:val="0"/>
            <w:autoSpaceDN w:val="0"/>
            <w:ind w:hanging="640"/>
            <w:divId w:val="1526209005"/>
            <w:rPr>
              <w:ins w:id="1115" w:author="Martin Novák" w:date="2023-03-21T18:55:00Z"/>
              <w:rFonts w:eastAsia="Times New Roman"/>
            </w:rPr>
          </w:pPr>
          <w:ins w:id="1116" w:author="Martin Novák" w:date="2023-03-21T18:55:00Z">
            <w:r>
              <w:rPr>
                <w:rFonts w:eastAsia="Times New Roman"/>
              </w:rPr>
              <w:t xml:space="preserve">[102]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ins>
        </w:p>
        <w:p w14:paraId="75B3768D" w14:textId="77777777" w:rsidR="00A6566C" w:rsidRDefault="00A6566C">
          <w:pPr>
            <w:autoSpaceDE w:val="0"/>
            <w:autoSpaceDN w:val="0"/>
            <w:ind w:hanging="640"/>
            <w:divId w:val="982849204"/>
            <w:rPr>
              <w:ins w:id="1117" w:author="Martin Novák" w:date="2023-03-21T18:55:00Z"/>
              <w:rFonts w:eastAsia="Times New Roman"/>
            </w:rPr>
          </w:pPr>
          <w:ins w:id="1118" w:author="Martin Novák" w:date="2023-03-21T18:55:00Z">
            <w:r>
              <w:rPr>
                <w:rFonts w:eastAsia="Times New Roman"/>
              </w:rPr>
              <w:t xml:space="preserve">[103]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ins>
        </w:p>
        <w:p w14:paraId="00D80726" w14:textId="77777777" w:rsidR="00A6566C" w:rsidRDefault="00A6566C">
          <w:pPr>
            <w:autoSpaceDE w:val="0"/>
            <w:autoSpaceDN w:val="0"/>
            <w:ind w:hanging="640"/>
            <w:divId w:val="344940918"/>
            <w:rPr>
              <w:ins w:id="1119" w:author="Martin Novák" w:date="2023-03-21T18:55:00Z"/>
              <w:rFonts w:eastAsia="Times New Roman"/>
            </w:rPr>
          </w:pPr>
          <w:ins w:id="1120" w:author="Martin Novák" w:date="2023-03-21T18:55:00Z">
            <w:r>
              <w:rPr>
                <w:rFonts w:eastAsia="Times New Roman"/>
              </w:rPr>
              <w:t xml:space="preserve">[104]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ins>
        </w:p>
        <w:p w14:paraId="7A96DD18" w14:textId="77777777" w:rsidR="00A6566C" w:rsidRDefault="00A6566C">
          <w:pPr>
            <w:autoSpaceDE w:val="0"/>
            <w:autoSpaceDN w:val="0"/>
            <w:ind w:hanging="640"/>
            <w:divId w:val="166140263"/>
            <w:rPr>
              <w:ins w:id="1121" w:author="Martin Novák" w:date="2023-03-21T18:55:00Z"/>
              <w:rFonts w:eastAsia="Times New Roman"/>
            </w:rPr>
          </w:pPr>
          <w:ins w:id="1122" w:author="Martin Novák" w:date="2023-03-21T18:55:00Z">
            <w:r>
              <w:rPr>
                <w:rFonts w:eastAsia="Times New Roman"/>
              </w:rPr>
              <w:t xml:space="preserve">[105]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ins>
        </w:p>
        <w:p w14:paraId="08ACECF1" w14:textId="77777777" w:rsidR="00A6566C" w:rsidRDefault="00A6566C">
          <w:pPr>
            <w:autoSpaceDE w:val="0"/>
            <w:autoSpaceDN w:val="0"/>
            <w:ind w:hanging="640"/>
            <w:divId w:val="105277022"/>
            <w:rPr>
              <w:ins w:id="1123" w:author="Martin Novák" w:date="2023-03-21T18:55:00Z"/>
              <w:rFonts w:eastAsia="Times New Roman"/>
            </w:rPr>
          </w:pPr>
          <w:ins w:id="1124" w:author="Martin Novák" w:date="2023-03-21T18:55:00Z">
            <w:r>
              <w:rPr>
                <w:rFonts w:eastAsia="Times New Roman"/>
              </w:rPr>
              <w:t xml:space="preserve">[106]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ins>
        </w:p>
        <w:p w14:paraId="6D0A84EF" w14:textId="77777777" w:rsidR="00A6566C" w:rsidRDefault="00A6566C">
          <w:pPr>
            <w:autoSpaceDE w:val="0"/>
            <w:autoSpaceDN w:val="0"/>
            <w:ind w:hanging="640"/>
            <w:divId w:val="1203790487"/>
            <w:rPr>
              <w:ins w:id="1125" w:author="Martin Novák" w:date="2023-03-21T18:55:00Z"/>
              <w:rFonts w:eastAsia="Times New Roman"/>
            </w:rPr>
          </w:pPr>
          <w:ins w:id="1126" w:author="Martin Novák" w:date="2023-03-21T18:55:00Z">
            <w:r>
              <w:rPr>
                <w:rFonts w:eastAsia="Times New Roman"/>
              </w:rPr>
              <w:t xml:space="preserve">[107]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ins>
        </w:p>
        <w:p w14:paraId="479AA52F" w14:textId="77777777" w:rsidR="00A6566C" w:rsidRDefault="00A6566C">
          <w:pPr>
            <w:autoSpaceDE w:val="0"/>
            <w:autoSpaceDN w:val="0"/>
            <w:ind w:hanging="640"/>
            <w:divId w:val="1485733488"/>
            <w:rPr>
              <w:ins w:id="1127" w:author="Martin Novák" w:date="2023-03-21T18:55:00Z"/>
              <w:rFonts w:eastAsia="Times New Roman"/>
            </w:rPr>
          </w:pPr>
          <w:ins w:id="1128" w:author="Martin Novák" w:date="2023-03-21T18:55:00Z">
            <w:r>
              <w:rPr>
                <w:rFonts w:eastAsia="Times New Roman"/>
              </w:rPr>
              <w:t xml:space="preserve">[108]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ins>
        </w:p>
        <w:p w14:paraId="12BFC655" w14:textId="77777777" w:rsidR="00A6566C" w:rsidRDefault="00A6566C">
          <w:pPr>
            <w:autoSpaceDE w:val="0"/>
            <w:autoSpaceDN w:val="0"/>
            <w:ind w:hanging="640"/>
            <w:divId w:val="1120027627"/>
            <w:rPr>
              <w:ins w:id="1129" w:author="Martin Novák" w:date="2023-03-21T18:55:00Z"/>
              <w:rFonts w:eastAsia="Times New Roman"/>
            </w:rPr>
          </w:pPr>
          <w:ins w:id="1130" w:author="Martin Novák" w:date="2023-03-21T18:55:00Z">
            <w:r>
              <w:rPr>
                <w:rFonts w:eastAsia="Times New Roman"/>
              </w:rPr>
              <w:t xml:space="preserve">[109]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ins>
        </w:p>
        <w:p w14:paraId="62285E94" w14:textId="77777777" w:rsidR="00A6566C" w:rsidRDefault="00A6566C">
          <w:pPr>
            <w:autoSpaceDE w:val="0"/>
            <w:autoSpaceDN w:val="0"/>
            <w:ind w:hanging="640"/>
            <w:divId w:val="669911371"/>
            <w:rPr>
              <w:ins w:id="1131" w:author="Martin Novák" w:date="2023-03-21T18:55:00Z"/>
              <w:rFonts w:eastAsia="Times New Roman"/>
            </w:rPr>
          </w:pPr>
          <w:ins w:id="1132" w:author="Martin Novák" w:date="2023-03-21T18:55:00Z">
            <w:r>
              <w:rPr>
                <w:rFonts w:eastAsia="Times New Roman"/>
              </w:rPr>
              <w:t xml:space="preserve">[110]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ins>
        </w:p>
        <w:p w14:paraId="41C13A58" w14:textId="77777777" w:rsidR="00A6566C" w:rsidRDefault="00A6566C">
          <w:pPr>
            <w:autoSpaceDE w:val="0"/>
            <w:autoSpaceDN w:val="0"/>
            <w:ind w:hanging="640"/>
            <w:divId w:val="461381978"/>
            <w:rPr>
              <w:ins w:id="1133" w:author="Martin Novák" w:date="2023-03-21T18:55:00Z"/>
              <w:rFonts w:eastAsia="Times New Roman"/>
            </w:rPr>
          </w:pPr>
          <w:ins w:id="1134" w:author="Martin Novák" w:date="2023-03-21T18:55:00Z">
            <w:r>
              <w:rPr>
                <w:rFonts w:eastAsia="Times New Roman"/>
              </w:rPr>
              <w:t xml:space="preserve">[111]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ins>
        </w:p>
        <w:p w14:paraId="2CE80EFF" w14:textId="77777777" w:rsidR="00A6566C" w:rsidRDefault="00A6566C">
          <w:pPr>
            <w:autoSpaceDE w:val="0"/>
            <w:autoSpaceDN w:val="0"/>
            <w:ind w:hanging="640"/>
            <w:divId w:val="380059825"/>
            <w:rPr>
              <w:ins w:id="1135" w:author="Martin Novák" w:date="2023-03-21T18:55:00Z"/>
              <w:rFonts w:eastAsia="Times New Roman"/>
            </w:rPr>
          </w:pPr>
          <w:ins w:id="1136" w:author="Martin Novák" w:date="2023-03-21T18:55:00Z">
            <w:r>
              <w:rPr>
                <w:rFonts w:eastAsia="Times New Roman"/>
              </w:rPr>
              <w:t>[112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ins>
        </w:p>
        <w:p w14:paraId="5D941BFC" w14:textId="77777777" w:rsidR="00A6566C" w:rsidRDefault="00A6566C">
          <w:pPr>
            <w:autoSpaceDE w:val="0"/>
            <w:autoSpaceDN w:val="0"/>
            <w:ind w:hanging="640"/>
            <w:divId w:val="1934821625"/>
            <w:rPr>
              <w:ins w:id="1137" w:author="Martin Novák" w:date="2023-03-21T18:55:00Z"/>
              <w:rFonts w:eastAsia="Times New Roman"/>
            </w:rPr>
          </w:pPr>
          <w:ins w:id="1138" w:author="Martin Novák" w:date="2023-03-21T18:55:00Z">
            <w:r>
              <w:rPr>
                <w:rFonts w:eastAsia="Times New Roman"/>
              </w:rPr>
              <w:t xml:space="preserve">[113]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ins>
        </w:p>
        <w:p w14:paraId="16027A1A" w14:textId="77777777" w:rsidR="00A6566C" w:rsidRDefault="00A6566C">
          <w:pPr>
            <w:autoSpaceDE w:val="0"/>
            <w:autoSpaceDN w:val="0"/>
            <w:ind w:hanging="640"/>
            <w:divId w:val="898595611"/>
            <w:rPr>
              <w:ins w:id="1139" w:author="Martin Novák" w:date="2023-03-21T18:55:00Z"/>
              <w:rFonts w:eastAsia="Times New Roman"/>
            </w:rPr>
          </w:pPr>
          <w:ins w:id="1140" w:author="Martin Novák" w:date="2023-03-21T18:55:00Z">
            <w:r>
              <w:rPr>
                <w:rFonts w:eastAsia="Times New Roman"/>
              </w:rPr>
              <w:t xml:space="preserve">[114]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ins>
        </w:p>
        <w:p w14:paraId="7812EBF8" w14:textId="77777777" w:rsidR="00A6566C" w:rsidRDefault="00A6566C">
          <w:pPr>
            <w:autoSpaceDE w:val="0"/>
            <w:autoSpaceDN w:val="0"/>
            <w:ind w:hanging="640"/>
            <w:divId w:val="1832720737"/>
            <w:rPr>
              <w:ins w:id="1141" w:author="Martin Novák" w:date="2023-03-21T18:55:00Z"/>
              <w:rFonts w:eastAsia="Times New Roman"/>
            </w:rPr>
          </w:pPr>
          <w:ins w:id="1142" w:author="Martin Novák" w:date="2023-03-21T18:55:00Z">
            <w:r>
              <w:rPr>
                <w:rFonts w:eastAsia="Times New Roman"/>
              </w:rPr>
              <w:lastRenderedPageBreak/>
              <w:t xml:space="preserve">[115]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ins>
        </w:p>
        <w:p w14:paraId="08F36F99" w14:textId="77777777" w:rsidR="00A6566C" w:rsidRDefault="00A6566C">
          <w:pPr>
            <w:autoSpaceDE w:val="0"/>
            <w:autoSpaceDN w:val="0"/>
            <w:ind w:hanging="640"/>
            <w:divId w:val="542333307"/>
            <w:rPr>
              <w:ins w:id="1143" w:author="Martin Novák" w:date="2023-03-21T18:55:00Z"/>
              <w:rFonts w:eastAsia="Times New Roman"/>
            </w:rPr>
          </w:pPr>
          <w:ins w:id="1144" w:author="Martin Novák" w:date="2023-03-21T18:55:00Z">
            <w:r>
              <w:rPr>
                <w:rFonts w:eastAsia="Times New Roman"/>
              </w:rPr>
              <w:t xml:space="preserve">[116]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ins>
        </w:p>
        <w:p w14:paraId="7E0D06A3" w14:textId="77777777" w:rsidR="00A6566C" w:rsidRDefault="00A6566C">
          <w:pPr>
            <w:autoSpaceDE w:val="0"/>
            <w:autoSpaceDN w:val="0"/>
            <w:ind w:hanging="640"/>
            <w:divId w:val="1664578383"/>
            <w:rPr>
              <w:ins w:id="1145" w:author="Martin Novák" w:date="2023-03-21T18:55:00Z"/>
              <w:rFonts w:eastAsia="Times New Roman"/>
            </w:rPr>
          </w:pPr>
          <w:ins w:id="1146" w:author="Martin Novák" w:date="2023-03-21T18:55:00Z">
            <w:r>
              <w:rPr>
                <w:rFonts w:eastAsia="Times New Roman"/>
              </w:rPr>
              <w:t xml:space="preserve">[117]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ins>
        </w:p>
        <w:p w14:paraId="54C4950C" w14:textId="77777777" w:rsidR="00A6566C" w:rsidRDefault="00A6566C">
          <w:pPr>
            <w:autoSpaceDE w:val="0"/>
            <w:autoSpaceDN w:val="0"/>
            <w:ind w:hanging="640"/>
            <w:divId w:val="1472745571"/>
            <w:rPr>
              <w:ins w:id="1147" w:author="Martin Novák" w:date="2023-03-21T18:55:00Z"/>
              <w:rFonts w:eastAsia="Times New Roman"/>
            </w:rPr>
          </w:pPr>
          <w:ins w:id="1148" w:author="Martin Novák" w:date="2023-03-21T18:55:00Z">
            <w:r>
              <w:rPr>
                <w:rFonts w:eastAsia="Times New Roman"/>
              </w:rPr>
              <w:t xml:space="preserve">[118]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ins>
        </w:p>
        <w:p w14:paraId="1496D4B0" w14:textId="77777777" w:rsidR="00A6566C" w:rsidRDefault="00A6566C">
          <w:pPr>
            <w:autoSpaceDE w:val="0"/>
            <w:autoSpaceDN w:val="0"/>
            <w:ind w:hanging="640"/>
            <w:divId w:val="43455251"/>
            <w:rPr>
              <w:ins w:id="1149" w:author="Martin Novák" w:date="2023-03-21T18:55:00Z"/>
              <w:rFonts w:eastAsia="Times New Roman"/>
            </w:rPr>
          </w:pPr>
          <w:ins w:id="1150" w:author="Martin Novák" w:date="2023-03-21T18:55:00Z">
            <w:r>
              <w:rPr>
                <w:rFonts w:eastAsia="Times New Roman"/>
              </w:rPr>
              <w:t xml:space="preserve">[119]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ins>
        </w:p>
        <w:p w14:paraId="796A29EB" w14:textId="77777777" w:rsidR="00A6566C" w:rsidRDefault="00A6566C">
          <w:pPr>
            <w:autoSpaceDE w:val="0"/>
            <w:autoSpaceDN w:val="0"/>
            <w:ind w:hanging="640"/>
            <w:divId w:val="1589920792"/>
            <w:rPr>
              <w:ins w:id="1151" w:author="Martin Novák" w:date="2023-03-21T18:55:00Z"/>
              <w:rFonts w:eastAsia="Times New Roman"/>
            </w:rPr>
          </w:pPr>
          <w:ins w:id="1152" w:author="Martin Novák" w:date="2023-03-21T18:55:00Z">
            <w:r>
              <w:rPr>
                <w:rFonts w:eastAsia="Times New Roman"/>
              </w:rPr>
              <w:t xml:space="preserve">[120]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ins>
        </w:p>
        <w:p w14:paraId="78D70F3C" w14:textId="77777777" w:rsidR="00A6566C" w:rsidRDefault="00A6566C">
          <w:pPr>
            <w:autoSpaceDE w:val="0"/>
            <w:autoSpaceDN w:val="0"/>
            <w:ind w:hanging="640"/>
            <w:divId w:val="1511719651"/>
            <w:rPr>
              <w:ins w:id="1153" w:author="Martin Novák" w:date="2023-03-21T18:55:00Z"/>
              <w:rFonts w:eastAsia="Times New Roman"/>
            </w:rPr>
          </w:pPr>
          <w:ins w:id="1154" w:author="Martin Novák" w:date="2023-03-21T18:55:00Z">
            <w:r>
              <w:rPr>
                <w:rFonts w:eastAsia="Times New Roman"/>
              </w:rPr>
              <w:t xml:space="preserve">[121]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ins>
        </w:p>
        <w:p w14:paraId="6D705C2B" w14:textId="77777777" w:rsidR="00A6566C" w:rsidRDefault="00A6566C">
          <w:pPr>
            <w:autoSpaceDE w:val="0"/>
            <w:autoSpaceDN w:val="0"/>
            <w:ind w:hanging="640"/>
            <w:divId w:val="1021509714"/>
            <w:rPr>
              <w:ins w:id="1155" w:author="Martin Novák" w:date="2023-03-21T18:55:00Z"/>
              <w:rFonts w:eastAsia="Times New Roman"/>
            </w:rPr>
          </w:pPr>
          <w:ins w:id="1156" w:author="Martin Novák" w:date="2023-03-21T18:55:00Z">
            <w:r>
              <w:rPr>
                <w:rFonts w:eastAsia="Times New Roman"/>
              </w:rPr>
              <w:t xml:space="preserve">[122]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ins>
        </w:p>
        <w:p w14:paraId="0A8CC2B4" w14:textId="77777777" w:rsidR="00A6566C" w:rsidRDefault="00A6566C">
          <w:pPr>
            <w:autoSpaceDE w:val="0"/>
            <w:autoSpaceDN w:val="0"/>
            <w:ind w:hanging="640"/>
            <w:divId w:val="1206941984"/>
            <w:rPr>
              <w:ins w:id="1157" w:author="Martin Novák" w:date="2023-03-21T18:55:00Z"/>
              <w:rFonts w:eastAsia="Times New Roman"/>
            </w:rPr>
          </w:pPr>
          <w:ins w:id="1158" w:author="Martin Novák" w:date="2023-03-21T18:55:00Z">
            <w:r>
              <w:rPr>
                <w:rFonts w:eastAsia="Times New Roman"/>
              </w:rPr>
              <w:t xml:space="preserve">[123]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ins>
        </w:p>
        <w:p w14:paraId="55162837" w14:textId="77777777" w:rsidR="00A6566C" w:rsidRDefault="00A6566C">
          <w:pPr>
            <w:autoSpaceDE w:val="0"/>
            <w:autoSpaceDN w:val="0"/>
            <w:ind w:hanging="640"/>
            <w:divId w:val="1616936358"/>
            <w:rPr>
              <w:ins w:id="1159" w:author="Martin Novák" w:date="2023-03-21T18:55:00Z"/>
              <w:rFonts w:eastAsia="Times New Roman"/>
            </w:rPr>
          </w:pPr>
          <w:ins w:id="1160" w:author="Martin Novák" w:date="2023-03-21T18:55:00Z">
            <w:r>
              <w:rPr>
                <w:rFonts w:eastAsia="Times New Roman"/>
              </w:rPr>
              <w:t xml:space="preserve">[124]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ins>
        </w:p>
        <w:p w14:paraId="4E11A1FE" w14:textId="77777777" w:rsidR="00A6566C" w:rsidRDefault="00A6566C">
          <w:pPr>
            <w:autoSpaceDE w:val="0"/>
            <w:autoSpaceDN w:val="0"/>
            <w:ind w:hanging="640"/>
            <w:divId w:val="2126537943"/>
            <w:rPr>
              <w:ins w:id="1161" w:author="Martin Novák" w:date="2023-03-21T18:55:00Z"/>
              <w:rFonts w:eastAsia="Times New Roman"/>
            </w:rPr>
          </w:pPr>
          <w:ins w:id="1162" w:author="Martin Novák" w:date="2023-03-21T18:55:00Z">
            <w:r>
              <w:rPr>
                <w:rFonts w:eastAsia="Times New Roman"/>
              </w:rPr>
              <w:t xml:space="preserve">[125]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ins>
        </w:p>
        <w:p w14:paraId="15806937" w14:textId="77777777" w:rsidR="00A6566C" w:rsidRDefault="00A6566C">
          <w:pPr>
            <w:autoSpaceDE w:val="0"/>
            <w:autoSpaceDN w:val="0"/>
            <w:ind w:hanging="640"/>
            <w:divId w:val="590552634"/>
            <w:rPr>
              <w:ins w:id="1163" w:author="Martin Novák" w:date="2023-03-21T18:55:00Z"/>
              <w:rFonts w:eastAsia="Times New Roman"/>
            </w:rPr>
          </w:pPr>
          <w:ins w:id="1164" w:author="Martin Novák" w:date="2023-03-21T18:55:00Z">
            <w:r>
              <w:rPr>
                <w:rFonts w:eastAsia="Times New Roman"/>
              </w:rPr>
              <w:t xml:space="preserve">[126]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ins>
        </w:p>
        <w:p w14:paraId="7A511195" w14:textId="77777777" w:rsidR="00A6566C" w:rsidRDefault="00A6566C">
          <w:pPr>
            <w:autoSpaceDE w:val="0"/>
            <w:autoSpaceDN w:val="0"/>
            <w:ind w:hanging="640"/>
            <w:divId w:val="366179318"/>
            <w:rPr>
              <w:ins w:id="1165" w:author="Martin Novák" w:date="2023-03-21T18:55:00Z"/>
              <w:rFonts w:eastAsia="Times New Roman"/>
            </w:rPr>
          </w:pPr>
          <w:ins w:id="1166" w:author="Martin Novák" w:date="2023-03-21T18:55:00Z">
            <w:r>
              <w:rPr>
                <w:rFonts w:eastAsia="Times New Roman"/>
              </w:rPr>
              <w:t xml:space="preserve">[127]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ins>
        </w:p>
        <w:p w14:paraId="131C8096" w14:textId="77777777" w:rsidR="00A6566C" w:rsidRDefault="00A6566C">
          <w:pPr>
            <w:autoSpaceDE w:val="0"/>
            <w:autoSpaceDN w:val="0"/>
            <w:ind w:hanging="640"/>
            <w:divId w:val="1280528952"/>
            <w:rPr>
              <w:ins w:id="1167" w:author="Martin Novák" w:date="2023-03-21T18:55:00Z"/>
              <w:rFonts w:eastAsia="Times New Roman"/>
            </w:rPr>
          </w:pPr>
          <w:ins w:id="1168" w:author="Martin Novák" w:date="2023-03-21T18:55:00Z">
            <w:r>
              <w:rPr>
                <w:rFonts w:eastAsia="Times New Roman"/>
              </w:rPr>
              <w:t xml:space="preserve">[128]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ins>
        </w:p>
        <w:p w14:paraId="477DACEB" w14:textId="77777777" w:rsidR="00A6566C" w:rsidRDefault="00A6566C">
          <w:pPr>
            <w:autoSpaceDE w:val="0"/>
            <w:autoSpaceDN w:val="0"/>
            <w:ind w:hanging="640"/>
            <w:divId w:val="1546212979"/>
            <w:rPr>
              <w:ins w:id="1169" w:author="Martin Novák" w:date="2023-03-21T18:55:00Z"/>
              <w:rFonts w:eastAsia="Times New Roman"/>
            </w:rPr>
          </w:pPr>
          <w:ins w:id="1170" w:author="Martin Novák" w:date="2023-03-21T18:55:00Z">
            <w:r>
              <w:rPr>
                <w:rFonts w:eastAsia="Times New Roman"/>
              </w:rPr>
              <w:t xml:space="preserve">[129]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ins>
        </w:p>
        <w:p w14:paraId="3B5F9694" w14:textId="77777777" w:rsidR="00A6566C" w:rsidRDefault="00A6566C">
          <w:pPr>
            <w:autoSpaceDE w:val="0"/>
            <w:autoSpaceDN w:val="0"/>
            <w:ind w:hanging="640"/>
            <w:divId w:val="763916331"/>
            <w:rPr>
              <w:ins w:id="1171" w:author="Martin Novák" w:date="2023-03-21T18:55:00Z"/>
              <w:rFonts w:eastAsia="Times New Roman"/>
            </w:rPr>
          </w:pPr>
          <w:ins w:id="1172" w:author="Martin Novák" w:date="2023-03-21T18:55:00Z">
            <w:r>
              <w:rPr>
                <w:rFonts w:eastAsia="Times New Roman"/>
              </w:rPr>
              <w:t xml:space="preserve">[130]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ins>
        </w:p>
        <w:p w14:paraId="5D20721F" w14:textId="77777777" w:rsidR="00A6566C" w:rsidRDefault="00A6566C">
          <w:pPr>
            <w:autoSpaceDE w:val="0"/>
            <w:autoSpaceDN w:val="0"/>
            <w:ind w:hanging="640"/>
            <w:divId w:val="1398699116"/>
            <w:rPr>
              <w:ins w:id="1173" w:author="Martin Novák" w:date="2023-03-21T18:55:00Z"/>
              <w:rFonts w:eastAsia="Times New Roman"/>
            </w:rPr>
          </w:pPr>
          <w:ins w:id="1174" w:author="Martin Novák" w:date="2023-03-21T18:55:00Z">
            <w:r>
              <w:rPr>
                <w:rFonts w:eastAsia="Times New Roman"/>
              </w:rPr>
              <w:lastRenderedPageBreak/>
              <w:t xml:space="preserve">[131]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ins>
        </w:p>
        <w:p w14:paraId="40C6FE9B" w14:textId="77777777" w:rsidR="00A6566C" w:rsidRDefault="00A6566C">
          <w:pPr>
            <w:autoSpaceDE w:val="0"/>
            <w:autoSpaceDN w:val="0"/>
            <w:ind w:hanging="640"/>
            <w:divId w:val="2130737485"/>
            <w:rPr>
              <w:ins w:id="1175" w:author="Martin Novák" w:date="2023-03-21T18:55:00Z"/>
              <w:rFonts w:eastAsia="Times New Roman"/>
            </w:rPr>
          </w:pPr>
          <w:ins w:id="1176" w:author="Martin Novák" w:date="2023-03-21T18:55:00Z">
            <w:r>
              <w:rPr>
                <w:rFonts w:eastAsia="Times New Roman"/>
              </w:rPr>
              <w:t xml:space="preserve">[132]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ins>
        </w:p>
        <w:p w14:paraId="2D225701" w14:textId="77777777" w:rsidR="00A6566C" w:rsidRDefault="00A6566C">
          <w:pPr>
            <w:autoSpaceDE w:val="0"/>
            <w:autoSpaceDN w:val="0"/>
            <w:ind w:hanging="640"/>
            <w:divId w:val="461508958"/>
            <w:rPr>
              <w:ins w:id="1177" w:author="Martin Novák" w:date="2023-03-21T18:55:00Z"/>
              <w:rFonts w:eastAsia="Times New Roman"/>
            </w:rPr>
          </w:pPr>
          <w:ins w:id="1178" w:author="Martin Novák" w:date="2023-03-21T18:55:00Z">
            <w:r>
              <w:rPr>
                <w:rFonts w:eastAsia="Times New Roman"/>
              </w:rPr>
              <w:t xml:space="preserve">[133]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ins>
        </w:p>
        <w:p w14:paraId="19707AE9" w14:textId="77777777" w:rsidR="00A6566C" w:rsidRDefault="00A6566C">
          <w:pPr>
            <w:autoSpaceDE w:val="0"/>
            <w:autoSpaceDN w:val="0"/>
            <w:ind w:hanging="640"/>
            <w:divId w:val="1420327777"/>
            <w:rPr>
              <w:ins w:id="1179" w:author="Martin Novák" w:date="2023-03-21T18:55:00Z"/>
              <w:rFonts w:eastAsia="Times New Roman"/>
            </w:rPr>
          </w:pPr>
          <w:ins w:id="1180" w:author="Martin Novák" w:date="2023-03-21T18:55:00Z">
            <w:r>
              <w:rPr>
                <w:rFonts w:eastAsia="Times New Roman"/>
              </w:rPr>
              <w:t xml:space="preserve">[134]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ins>
        </w:p>
        <w:p w14:paraId="0B28034E" w14:textId="77777777" w:rsidR="00A6566C" w:rsidRDefault="00A6566C">
          <w:pPr>
            <w:autoSpaceDE w:val="0"/>
            <w:autoSpaceDN w:val="0"/>
            <w:ind w:hanging="640"/>
            <w:divId w:val="1536652943"/>
            <w:rPr>
              <w:ins w:id="1181" w:author="Martin Novák" w:date="2023-03-21T18:55:00Z"/>
              <w:rFonts w:eastAsia="Times New Roman"/>
            </w:rPr>
          </w:pPr>
          <w:ins w:id="1182" w:author="Martin Novák" w:date="2023-03-21T18:55:00Z">
            <w:r>
              <w:rPr>
                <w:rFonts w:eastAsia="Times New Roman"/>
              </w:rPr>
              <w:t xml:space="preserve">[135]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ins>
        </w:p>
        <w:p w14:paraId="191385D4" w14:textId="77777777" w:rsidR="00A6566C" w:rsidRDefault="00A6566C">
          <w:pPr>
            <w:autoSpaceDE w:val="0"/>
            <w:autoSpaceDN w:val="0"/>
            <w:ind w:hanging="640"/>
            <w:divId w:val="85000780"/>
            <w:rPr>
              <w:ins w:id="1183" w:author="Martin Novák" w:date="2023-03-21T18:55:00Z"/>
              <w:rFonts w:eastAsia="Times New Roman"/>
            </w:rPr>
          </w:pPr>
          <w:ins w:id="1184" w:author="Martin Novák" w:date="2023-03-21T18:55:00Z">
            <w:r>
              <w:rPr>
                <w:rFonts w:eastAsia="Times New Roman"/>
              </w:rPr>
              <w:t xml:space="preserve">[136]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ins>
        </w:p>
        <w:p w14:paraId="1D01DC3A" w14:textId="77777777" w:rsidR="00A6566C" w:rsidRDefault="00A6566C">
          <w:pPr>
            <w:autoSpaceDE w:val="0"/>
            <w:autoSpaceDN w:val="0"/>
            <w:ind w:hanging="640"/>
            <w:divId w:val="821505824"/>
            <w:rPr>
              <w:ins w:id="1185" w:author="Martin Novák" w:date="2023-03-21T18:55:00Z"/>
              <w:rFonts w:eastAsia="Times New Roman"/>
            </w:rPr>
          </w:pPr>
          <w:ins w:id="1186" w:author="Martin Novák" w:date="2023-03-21T18:55:00Z">
            <w:r>
              <w:rPr>
                <w:rFonts w:eastAsia="Times New Roman"/>
              </w:rPr>
              <w:t xml:space="preserve">[137]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ins>
        </w:p>
        <w:p w14:paraId="6B6A581D" w14:textId="77777777" w:rsidR="00A6566C" w:rsidRDefault="00A6566C">
          <w:pPr>
            <w:autoSpaceDE w:val="0"/>
            <w:autoSpaceDN w:val="0"/>
            <w:ind w:hanging="640"/>
            <w:divId w:val="1715351655"/>
            <w:rPr>
              <w:ins w:id="1187" w:author="Martin Novák" w:date="2023-03-21T18:55:00Z"/>
              <w:rFonts w:eastAsia="Times New Roman"/>
            </w:rPr>
          </w:pPr>
          <w:ins w:id="1188" w:author="Martin Novák" w:date="2023-03-21T18:55:00Z">
            <w:r>
              <w:rPr>
                <w:rFonts w:eastAsia="Times New Roman"/>
              </w:rPr>
              <w:t xml:space="preserve">[138]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69C32F78" w14:textId="77777777" w:rsidR="00A6566C" w:rsidRDefault="00A6566C">
          <w:pPr>
            <w:autoSpaceDE w:val="0"/>
            <w:autoSpaceDN w:val="0"/>
            <w:ind w:hanging="640"/>
            <w:divId w:val="37778314"/>
            <w:rPr>
              <w:ins w:id="1189" w:author="Martin Novák" w:date="2023-03-21T18:55:00Z"/>
              <w:rFonts w:eastAsia="Times New Roman"/>
            </w:rPr>
          </w:pPr>
          <w:ins w:id="1190" w:author="Martin Novák" w:date="2023-03-21T18:55:00Z">
            <w:r>
              <w:rPr>
                <w:rFonts w:eastAsia="Times New Roman"/>
              </w:rPr>
              <w:t xml:space="preserve">[139] </w:t>
            </w:r>
            <w:r>
              <w:rPr>
                <w:rFonts w:eastAsia="Times New Roman"/>
              </w:rPr>
              <w:tab/>
            </w:r>
            <w:r>
              <w:rPr>
                <w:rFonts w:eastAsia="Times New Roman"/>
                <w:i/>
                <w:iCs/>
              </w:rPr>
              <w:t xml:space="preserve">Design </w:t>
            </w:r>
            <w:proofErr w:type="spellStart"/>
            <w:r>
              <w:rPr>
                <w:rFonts w:eastAsia="Times New Roman"/>
                <w:i/>
                <w:iCs/>
              </w:rPr>
              <w:t>Patterns</w:t>
            </w:r>
            <w:proofErr w:type="spellEnd"/>
            <w:r>
              <w:rPr>
                <w:rFonts w:eastAsia="Times New Roman"/>
              </w:rPr>
              <w:t xml:space="preserve"> [online]. [vid. 2023-03-20]. Dostupné z: https://refactoring.guru/design-patterns</w:t>
            </w:r>
          </w:ins>
        </w:p>
        <w:p w14:paraId="0000EDD5" w14:textId="77777777" w:rsidR="00A6566C" w:rsidRDefault="00A6566C">
          <w:pPr>
            <w:autoSpaceDE w:val="0"/>
            <w:autoSpaceDN w:val="0"/>
            <w:ind w:hanging="640"/>
            <w:divId w:val="499659772"/>
            <w:rPr>
              <w:ins w:id="1191" w:author="Martin Novák" w:date="2023-03-21T18:55:00Z"/>
              <w:rFonts w:eastAsia="Times New Roman"/>
            </w:rPr>
          </w:pPr>
          <w:ins w:id="1192" w:author="Martin Novák" w:date="2023-03-21T18:55:00Z">
            <w:r>
              <w:rPr>
                <w:rFonts w:eastAsia="Times New Roman"/>
              </w:rPr>
              <w:t xml:space="preserve">[140] </w:t>
            </w:r>
            <w:r>
              <w:rPr>
                <w:rFonts w:eastAsia="Times New Roman"/>
              </w:rPr>
              <w:tab/>
            </w:r>
            <w:proofErr w:type="spellStart"/>
            <w:r>
              <w:rPr>
                <w:rFonts w:eastAsia="Times New Roman"/>
                <w:i/>
                <w:iCs/>
              </w:rPr>
              <w:t>History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patterns</w:t>
            </w:r>
            <w:proofErr w:type="spellEnd"/>
            <w:r>
              <w:rPr>
                <w:rFonts w:eastAsia="Times New Roman"/>
              </w:rPr>
              <w:t xml:space="preserve"> [online]. [vid. 2023-03-20]. Dostupné z: https://refactoring.guru/design-patterns/history</w:t>
            </w:r>
          </w:ins>
        </w:p>
        <w:p w14:paraId="3EB0B2AF" w14:textId="77777777" w:rsidR="00A6566C" w:rsidRDefault="00A6566C">
          <w:pPr>
            <w:autoSpaceDE w:val="0"/>
            <w:autoSpaceDN w:val="0"/>
            <w:ind w:hanging="640"/>
            <w:divId w:val="1360669199"/>
            <w:rPr>
              <w:ins w:id="1193" w:author="Martin Novák" w:date="2023-03-21T18:55:00Z"/>
              <w:rFonts w:eastAsia="Times New Roman"/>
            </w:rPr>
          </w:pPr>
          <w:ins w:id="1194" w:author="Martin Novák" w:date="2023-03-21T18:55:00Z">
            <w:r>
              <w:rPr>
                <w:rFonts w:eastAsia="Times New Roman"/>
              </w:rPr>
              <w:t xml:space="preserve">[141] </w:t>
            </w:r>
            <w:r>
              <w:rPr>
                <w:rFonts w:eastAsia="Times New Roman"/>
              </w:rPr>
              <w:tab/>
            </w:r>
            <w:proofErr w:type="spellStart"/>
            <w:r>
              <w:rPr>
                <w:rFonts w:eastAsia="Times New Roman"/>
                <w:i/>
                <w:iCs/>
              </w:rPr>
              <w:t>Creational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https://refactoring.guru/design-patterns/creational-patterns</w:t>
            </w:r>
          </w:ins>
        </w:p>
        <w:p w14:paraId="1BC3C728" w14:textId="77777777" w:rsidR="00A6566C" w:rsidRDefault="00A6566C">
          <w:pPr>
            <w:autoSpaceDE w:val="0"/>
            <w:autoSpaceDN w:val="0"/>
            <w:ind w:hanging="640"/>
            <w:divId w:val="517083984"/>
            <w:rPr>
              <w:ins w:id="1195" w:author="Martin Novák" w:date="2023-03-21T18:55:00Z"/>
              <w:rFonts w:eastAsia="Times New Roman"/>
            </w:rPr>
          </w:pPr>
          <w:ins w:id="1196" w:author="Martin Novák" w:date="2023-03-21T18:55:00Z">
            <w:r>
              <w:rPr>
                <w:rFonts w:eastAsia="Times New Roman"/>
              </w:rPr>
              <w:t xml:space="preserve">[142] </w:t>
            </w:r>
            <w:r>
              <w:rPr>
                <w:rFonts w:eastAsia="Times New Roman"/>
              </w:rPr>
              <w:tab/>
            </w:r>
            <w:proofErr w:type="spellStart"/>
            <w:r>
              <w:rPr>
                <w:rFonts w:eastAsia="Times New Roman"/>
                <w:i/>
                <w:iCs/>
              </w:rPr>
              <w:t>Structural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https://refactoring.guru/design-patterns/structural-patterns</w:t>
            </w:r>
          </w:ins>
        </w:p>
        <w:p w14:paraId="40BC1A28" w14:textId="77777777" w:rsidR="00A6566C" w:rsidRDefault="00A6566C">
          <w:pPr>
            <w:autoSpaceDE w:val="0"/>
            <w:autoSpaceDN w:val="0"/>
            <w:ind w:hanging="640"/>
            <w:divId w:val="2021930288"/>
            <w:rPr>
              <w:ins w:id="1197" w:author="Martin Novák" w:date="2023-03-21T18:55:00Z"/>
              <w:rFonts w:eastAsia="Times New Roman"/>
            </w:rPr>
          </w:pPr>
          <w:ins w:id="1198" w:author="Martin Novák" w:date="2023-03-21T18:55:00Z">
            <w:r>
              <w:rPr>
                <w:rFonts w:eastAsia="Times New Roman"/>
              </w:rPr>
              <w:t xml:space="preserve">[143] </w:t>
            </w:r>
            <w:r>
              <w:rPr>
                <w:rFonts w:eastAsia="Times New Roman"/>
              </w:rPr>
              <w:tab/>
            </w:r>
            <w:proofErr w:type="spellStart"/>
            <w:r>
              <w:rPr>
                <w:rFonts w:eastAsia="Times New Roman"/>
                <w:i/>
                <w:iCs/>
              </w:rPr>
              <w:t>Behavioral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https://refactoring.guru/design-patterns/behavioral-patterns</w:t>
            </w:r>
          </w:ins>
        </w:p>
        <w:p w14:paraId="0B443518" w14:textId="77777777" w:rsidR="00A6566C" w:rsidRDefault="00A6566C">
          <w:pPr>
            <w:autoSpaceDE w:val="0"/>
            <w:autoSpaceDN w:val="0"/>
            <w:ind w:hanging="640"/>
            <w:divId w:val="2101020514"/>
            <w:rPr>
              <w:ins w:id="1199" w:author="Martin Novák" w:date="2023-03-21T18:55:00Z"/>
              <w:rFonts w:eastAsia="Times New Roman"/>
            </w:rPr>
          </w:pPr>
          <w:ins w:id="1200" w:author="Martin Novák" w:date="2023-03-21T18:55:00Z">
            <w:r>
              <w:rPr>
                <w:rFonts w:eastAsia="Times New Roman"/>
              </w:rPr>
              <w:t xml:space="preserve">[144] </w:t>
            </w:r>
            <w:r>
              <w:rPr>
                <w:rFonts w:eastAsia="Times New Roman"/>
              </w:rPr>
              <w:tab/>
            </w:r>
            <w:proofErr w:type="spellStart"/>
            <w:r>
              <w:rPr>
                <w:rFonts w:eastAsia="Times New Roman"/>
                <w:i/>
                <w:iCs/>
              </w:rPr>
              <w:t>Factory</w:t>
            </w:r>
            <w:proofErr w:type="spellEnd"/>
            <w:r>
              <w:rPr>
                <w:rFonts w:eastAsia="Times New Roman"/>
                <w:i/>
                <w:iCs/>
              </w:rPr>
              <w:t xml:space="preserve"> </w:t>
            </w:r>
            <w:proofErr w:type="spellStart"/>
            <w:r>
              <w:rPr>
                <w:rFonts w:eastAsia="Times New Roman"/>
                <w:i/>
                <w:iCs/>
              </w:rPr>
              <w:t>Method</w:t>
            </w:r>
            <w:proofErr w:type="spellEnd"/>
            <w:r>
              <w:rPr>
                <w:rFonts w:eastAsia="Times New Roman"/>
              </w:rPr>
              <w:t xml:space="preserve"> [online]. [vid. 2023-03-20]. Dostupné z: https://refactoring.guru/design-patterns/factory-method</w:t>
            </w:r>
          </w:ins>
        </w:p>
        <w:p w14:paraId="52B594E9" w14:textId="77777777" w:rsidR="00A6566C" w:rsidRDefault="00A6566C">
          <w:pPr>
            <w:autoSpaceDE w:val="0"/>
            <w:autoSpaceDN w:val="0"/>
            <w:ind w:hanging="640"/>
            <w:divId w:val="941688046"/>
            <w:rPr>
              <w:ins w:id="1201" w:author="Martin Novák" w:date="2023-03-21T18:55:00Z"/>
              <w:rFonts w:eastAsia="Times New Roman"/>
            </w:rPr>
          </w:pPr>
          <w:ins w:id="1202" w:author="Martin Novák" w:date="2023-03-21T18:55:00Z">
            <w:r>
              <w:rPr>
                <w:rFonts w:eastAsia="Times New Roman"/>
              </w:rPr>
              <w:t xml:space="preserve">[145] </w:t>
            </w:r>
            <w:r>
              <w:rPr>
                <w:rFonts w:eastAsia="Times New Roman"/>
              </w:rPr>
              <w:tab/>
            </w:r>
            <w:proofErr w:type="spellStart"/>
            <w:r>
              <w:rPr>
                <w:rFonts w:eastAsia="Times New Roman"/>
                <w:i/>
                <w:iCs/>
              </w:rPr>
              <w:t>Singleton</w:t>
            </w:r>
            <w:proofErr w:type="spellEnd"/>
            <w:r>
              <w:rPr>
                <w:rFonts w:eastAsia="Times New Roman"/>
              </w:rPr>
              <w:t xml:space="preserve"> [online]. [vid. 2023-03-20]. Dostupné z: https://refactoring.guru/design-patterns/singleton</w:t>
            </w:r>
          </w:ins>
        </w:p>
        <w:p w14:paraId="1B1E9B85" w14:textId="77777777" w:rsidR="00A6566C" w:rsidRDefault="00A6566C">
          <w:pPr>
            <w:autoSpaceDE w:val="0"/>
            <w:autoSpaceDN w:val="0"/>
            <w:ind w:hanging="640"/>
            <w:divId w:val="804396490"/>
            <w:rPr>
              <w:ins w:id="1203" w:author="Martin Novák" w:date="2023-03-21T18:55:00Z"/>
              <w:rFonts w:eastAsia="Times New Roman"/>
            </w:rPr>
          </w:pPr>
          <w:ins w:id="1204" w:author="Martin Novák" w:date="2023-03-21T18:55:00Z">
            <w:r>
              <w:rPr>
                <w:rFonts w:eastAsia="Times New Roman"/>
              </w:rPr>
              <w:t xml:space="preserve">[146] </w:t>
            </w:r>
            <w:r>
              <w:rPr>
                <w:rFonts w:eastAsia="Times New Roman"/>
              </w:rPr>
              <w:tab/>
            </w:r>
            <w:proofErr w:type="spellStart"/>
            <w:r>
              <w:rPr>
                <w:rFonts w:eastAsia="Times New Roman"/>
                <w:i/>
                <w:iCs/>
              </w:rPr>
              <w:t>Flyweight</w:t>
            </w:r>
            <w:proofErr w:type="spellEnd"/>
            <w:r>
              <w:rPr>
                <w:rFonts w:eastAsia="Times New Roman"/>
              </w:rPr>
              <w:t xml:space="preserve"> [online]. [vid. 2023-03-20]. Dostupné z: https://refactoring.guru/design-patterns/flyweight</w:t>
            </w:r>
          </w:ins>
        </w:p>
        <w:p w14:paraId="0040EDE0" w14:textId="77777777" w:rsidR="00A6566C" w:rsidRDefault="00A6566C">
          <w:pPr>
            <w:autoSpaceDE w:val="0"/>
            <w:autoSpaceDN w:val="0"/>
            <w:ind w:hanging="640"/>
            <w:divId w:val="1674717437"/>
            <w:rPr>
              <w:ins w:id="1205" w:author="Martin Novák" w:date="2023-03-21T18:55:00Z"/>
              <w:rFonts w:eastAsia="Times New Roman"/>
            </w:rPr>
          </w:pPr>
          <w:ins w:id="1206" w:author="Martin Novák" w:date="2023-03-21T18:55:00Z">
            <w:r>
              <w:rPr>
                <w:rFonts w:eastAsia="Times New Roman"/>
              </w:rPr>
              <w:t xml:space="preserve">[147] </w:t>
            </w:r>
            <w:r>
              <w:rPr>
                <w:rFonts w:eastAsia="Times New Roman"/>
              </w:rPr>
              <w:tab/>
            </w:r>
            <w:proofErr w:type="spellStart"/>
            <w:r>
              <w:rPr>
                <w:rFonts w:eastAsia="Times New Roman"/>
                <w:i/>
                <w:iCs/>
              </w:rPr>
              <w:t>Observer</w:t>
            </w:r>
            <w:proofErr w:type="spellEnd"/>
            <w:r>
              <w:rPr>
                <w:rFonts w:eastAsia="Times New Roman"/>
              </w:rPr>
              <w:t xml:space="preserve"> [online]. [vid. 2023-03-21]. Dostupné z: https://refactoring.guru/design-patterns/observer</w:t>
            </w:r>
          </w:ins>
        </w:p>
        <w:p w14:paraId="133BF363" w14:textId="55F25276" w:rsidR="00016564" w:rsidDel="00DE5A44" w:rsidRDefault="00A6566C">
          <w:pPr>
            <w:autoSpaceDE w:val="0"/>
            <w:autoSpaceDN w:val="0"/>
            <w:ind w:hanging="640"/>
            <w:divId w:val="538976575"/>
            <w:rPr>
              <w:del w:id="1207" w:author="Martin Novák" w:date="2023-03-20T17:48:00Z"/>
              <w:rFonts w:eastAsia="Times New Roman"/>
              <w:sz w:val="24"/>
              <w:szCs w:val="24"/>
            </w:rPr>
          </w:pPr>
          <w:ins w:id="1208" w:author="Martin Novák" w:date="2023-03-21T18:55:00Z">
            <w:r>
              <w:rPr>
                <w:rFonts w:eastAsia="Times New Roman"/>
              </w:rPr>
              <w:t> </w:t>
            </w:r>
          </w:ins>
          <w:del w:id="1209" w:author="Martin Novák" w:date="2023-03-20T17:48:00Z">
            <w:r w:rsidR="00016564" w:rsidDel="00DE5A44">
              <w:rPr>
                <w:rFonts w:eastAsia="Times New Roman"/>
              </w:rPr>
              <w:delText xml:space="preserve">[1] </w:delText>
            </w:r>
            <w:r w:rsidR="00016564" w:rsidDel="00DE5A44">
              <w:rPr>
                <w:rFonts w:eastAsia="Times New Roman"/>
              </w:rPr>
              <w:tab/>
            </w:r>
            <w:r w:rsidR="00016564" w:rsidDel="00DE5A44">
              <w:rPr>
                <w:rFonts w:eastAsia="Times New Roman"/>
                <w:i/>
                <w:iCs/>
              </w:rPr>
              <w:delText>imperative programming</w:delText>
            </w:r>
            <w:r w:rsidR="00016564" w:rsidDel="00DE5A44">
              <w:rPr>
                <w:rFonts w:eastAsia="Times New Roman"/>
              </w:rPr>
              <w:delText xml:space="preserve"> [online]. [vid. 2021-03-16]. Dostupné z: https://whatis.techtarget.com/definition/imperative-programming</w:delText>
            </w:r>
          </w:del>
        </w:p>
        <w:p w14:paraId="7DF4E9C3" w14:textId="2DBE3679" w:rsidR="00016564" w:rsidDel="00DE5A44" w:rsidRDefault="00016564">
          <w:pPr>
            <w:autoSpaceDE w:val="0"/>
            <w:autoSpaceDN w:val="0"/>
            <w:ind w:hanging="640"/>
            <w:divId w:val="2009358835"/>
            <w:rPr>
              <w:del w:id="1210" w:author="Martin Novák" w:date="2023-03-20T17:48:00Z"/>
              <w:rFonts w:eastAsia="Times New Roman"/>
            </w:rPr>
          </w:pPr>
          <w:del w:id="1211" w:author="Martin Novák" w:date="2023-03-20T17:48:00Z">
            <w:r w:rsidDel="00DE5A44">
              <w:rPr>
                <w:rFonts w:eastAsia="Times New Roman"/>
              </w:rPr>
              <w:delText xml:space="preserve">[2] </w:delText>
            </w:r>
            <w:r w:rsidDel="00DE5A44">
              <w:rPr>
                <w:rFonts w:eastAsia="Times New Roman"/>
              </w:rPr>
              <w:tab/>
              <w:delText xml:space="preserve">COMPUTERPHILE. </w:delText>
            </w:r>
            <w:r w:rsidDel="00DE5A44">
              <w:rPr>
                <w:rFonts w:eastAsia="Times New Roman"/>
                <w:i/>
                <w:iCs/>
              </w:rPr>
              <w:delText>Programming Paradigms - Computerphile</w:delText>
            </w:r>
            <w:r w:rsidDel="00DE5A44">
              <w:rPr>
                <w:rFonts w:eastAsia="Times New Roman"/>
              </w:rPr>
              <w:delText xml:space="preserve"> [online]. 2013 [vid. 2021-03-29]. Dostupné z: https://www.youtube.com/watch?v=sqV3pL5x8PI</w:delText>
            </w:r>
          </w:del>
        </w:p>
        <w:p w14:paraId="37B8E503" w14:textId="6C309F3C" w:rsidR="00016564" w:rsidDel="00DE5A44" w:rsidRDefault="00016564">
          <w:pPr>
            <w:autoSpaceDE w:val="0"/>
            <w:autoSpaceDN w:val="0"/>
            <w:ind w:hanging="640"/>
            <w:divId w:val="1564755740"/>
            <w:rPr>
              <w:del w:id="1212" w:author="Martin Novák" w:date="2023-03-20T17:48:00Z"/>
              <w:rFonts w:eastAsia="Times New Roman"/>
            </w:rPr>
          </w:pPr>
          <w:del w:id="1213" w:author="Martin Novák" w:date="2023-03-20T17:48:00Z">
            <w:r w:rsidDel="00DE5A44">
              <w:rPr>
                <w:rFonts w:eastAsia="Times New Roman"/>
              </w:rPr>
              <w:delText xml:space="preserve">[3] </w:delText>
            </w:r>
            <w:r w:rsidDel="00DE5A44">
              <w:rPr>
                <w:rFonts w:eastAsia="Times New Roman"/>
              </w:rPr>
              <w:tab/>
            </w:r>
            <w:r w:rsidDel="00DE5A44">
              <w:rPr>
                <w:rFonts w:eastAsia="Times New Roman"/>
                <w:i/>
                <w:iCs/>
              </w:rPr>
              <w:delText>procedural and object oriented programming</w:delText>
            </w:r>
            <w:r w:rsidDel="00DE5A44">
              <w:rPr>
                <w:rFonts w:eastAsia="Times New Roman"/>
              </w:rPr>
              <w:delText xml:space="preserve"> [online]. [vid. 2021-03-29]. Dostupné z: https://www.geeksforgeeks.org/differences-between-procedural-and-object-oriented-programming/</w:delText>
            </w:r>
          </w:del>
        </w:p>
        <w:p w14:paraId="4B3671A4" w14:textId="3C4C812A" w:rsidR="00016564" w:rsidDel="00DE5A44" w:rsidRDefault="00016564">
          <w:pPr>
            <w:autoSpaceDE w:val="0"/>
            <w:autoSpaceDN w:val="0"/>
            <w:ind w:hanging="640"/>
            <w:divId w:val="492374966"/>
            <w:rPr>
              <w:del w:id="1214" w:author="Martin Novák" w:date="2023-03-20T17:48:00Z"/>
              <w:rFonts w:eastAsia="Times New Roman"/>
            </w:rPr>
          </w:pPr>
          <w:del w:id="1215" w:author="Martin Novák" w:date="2023-03-20T17:48:00Z">
            <w:r w:rsidDel="00DE5A44">
              <w:rPr>
                <w:rFonts w:eastAsia="Times New Roman"/>
              </w:rPr>
              <w:delText xml:space="preserve">[4] </w:delText>
            </w:r>
            <w:r w:rsidDel="00DE5A44">
              <w:rPr>
                <w:rFonts w:eastAsia="Times New Roman"/>
              </w:rPr>
              <w:tab/>
              <w:delText xml:space="preserve">FREECODECAMP.ORG. </w:delText>
            </w:r>
            <w:r w:rsidDel="00DE5A44">
              <w:rPr>
                <w:rFonts w:eastAsia="Times New Roman"/>
                <w:i/>
                <w:iCs/>
              </w:rPr>
              <w:delText>Intro to Object Oriented Programming - Crash Course - YouTube</w:delText>
            </w:r>
            <w:r w:rsidDel="00DE5A44">
              <w:rPr>
                <w:rFonts w:eastAsia="Times New Roman"/>
              </w:rPr>
              <w:delText xml:space="preserve"> [online]. 2020 [vid. 2021-07-04]. Dostupné z: https://www.youtube.com/watch?v=SiBw7os-_zI</w:delText>
            </w:r>
          </w:del>
        </w:p>
        <w:p w14:paraId="02B27A59" w14:textId="202EDE86" w:rsidR="00016564" w:rsidDel="00DE5A44" w:rsidRDefault="00016564">
          <w:pPr>
            <w:autoSpaceDE w:val="0"/>
            <w:autoSpaceDN w:val="0"/>
            <w:ind w:hanging="640"/>
            <w:divId w:val="1180582166"/>
            <w:rPr>
              <w:del w:id="1216" w:author="Martin Novák" w:date="2023-03-20T17:48:00Z"/>
              <w:rFonts w:eastAsia="Times New Roman"/>
            </w:rPr>
          </w:pPr>
          <w:del w:id="1217" w:author="Martin Novák" w:date="2023-03-20T17:48:00Z">
            <w:r w:rsidDel="00DE5A44">
              <w:rPr>
                <w:rFonts w:eastAsia="Times New Roman"/>
              </w:rPr>
              <w:delText xml:space="preserve">[5] </w:delText>
            </w:r>
            <w:r w:rsidDel="00DE5A44">
              <w:rPr>
                <w:rFonts w:eastAsia="Times New Roman"/>
              </w:rPr>
              <w:tab/>
              <w:delText xml:space="preserve">STROUSTRUP, Bjarne. </w:delText>
            </w:r>
            <w:r w:rsidDel="00DE5A44">
              <w:rPr>
                <w:rFonts w:eastAsia="Times New Roman"/>
                <w:i/>
                <w:iCs/>
              </w:rPr>
              <w:delText>Stroustrup: FAQ-multiparadigm</w:delText>
            </w:r>
            <w:r w:rsidDel="00DE5A44">
              <w:rPr>
                <w:rFonts w:eastAsia="Times New Roman"/>
              </w:rPr>
              <w:delText xml:space="preserve"> [online]. [vid. 2021-07-22]. Dostupné z: https://www.stroustrup.com/bs_faq.html#multiparadigm</w:delText>
            </w:r>
          </w:del>
        </w:p>
        <w:p w14:paraId="140C4CAD" w14:textId="592EEEB9" w:rsidR="00016564" w:rsidDel="00DE5A44" w:rsidRDefault="00016564">
          <w:pPr>
            <w:autoSpaceDE w:val="0"/>
            <w:autoSpaceDN w:val="0"/>
            <w:ind w:hanging="640"/>
            <w:divId w:val="91828499"/>
            <w:rPr>
              <w:del w:id="1218" w:author="Martin Novák" w:date="2023-03-20T17:48:00Z"/>
              <w:rFonts w:eastAsia="Times New Roman"/>
            </w:rPr>
          </w:pPr>
          <w:del w:id="1219" w:author="Martin Novák" w:date="2023-03-20T17:48:00Z">
            <w:r w:rsidDel="00DE5A44">
              <w:rPr>
                <w:rFonts w:eastAsia="Times New Roman"/>
              </w:rPr>
              <w:delText xml:space="preserve">[6] </w:delText>
            </w:r>
            <w:r w:rsidDel="00DE5A44">
              <w:rPr>
                <w:rFonts w:eastAsia="Times New Roman"/>
              </w:rPr>
              <w:tab/>
              <w:delText>STROUSTRUP, Bjarne. From The Handbook of Object Technology (Editor: Saba Zamir) [online]. 1999 [vid. 2021-07-18]. Dostupné z: https://www.stroustrup.com/crc.pdf</w:delText>
            </w:r>
          </w:del>
        </w:p>
        <w:p w14:paraId="36E64000" w14:textId="1BD5B64F" w:rsidR="00016564" w:rsidDel="00DE5A44" w:rsidRDefault="00016564">
          <w:pPr>
            <w:autoSpaceDE w:val="0"/>
            <w:autoSpaceDN w:val="0"/>
            <w:ind w:hanging="640"/>
            <w:divId w:val="974483678"/>
            <w:rPr>
              <w:del w:id="1220" w:author="Martin Novák" w:date="2023-03-20T17:48:00Z"/>
              <w:rFonts w:eastAsia="Times New Roman"/>
            </w:rPr>
          </w:pPr>
          <w:del w:id="1221" w:author="Martin Novák" w:date="2023-03-20T17:48:00Z">
            <w:r w:rsidDel="00DE5A44">
              <w:rPr>
                <w:rFonts w:eastAsia="Times New Roman"/>
              </w:rPr>
              <w:delText xml:space="preserve">[7] </w:delText>
            </w:r>
            <w:r w:rsidDel="00DE5A44">
              <w:rPr>
                <w:rFonts w:eastAsia="Times New Roman"/>
              </w:rPr>
              <w:tab/>
              <w:delText xml:space="preserve">STROUSTRUP, Bjarne. </w:delText>
            </w:r>
            <w:r w:rsidDel="00DE5A44">
              <w:rPr>
                <w:rFonts w:eastAsia="Times New Roman"/>
                <w:i/>
                <w:iCs/>
              </w:rPr>
              <w:delText>Stroustrup: FAQ-C subset of C++</w:delText>
            </w:r>
            <w:r w:rsidDel="00DE5A44">
              <w:rPr>
                <w:rFonts w:eastAsia="Times New Roman"/>
              </w:rPr>
              <w:delText xml:space="preserve"> [online]. [vid. 2021-07-20]. Dostupné z: https://www.stroustrup.com/bs_faq.html#C-is-subset</w:delText>
            </w:r>
          </w:del>
        </w:p>
        <w:p w14:paraId="3A31FE7E" w14:textId="465738E7" w:rsidR="00016564" w:rsidDel="00DE5A44" w:rsidRDefault="00016564">
          <w:pPr>
            <w:autoSpaceDE w:val="0"/>
            <w:autoSpaceDN w:val="0"/>
            <w:ind w:hanging="640"/>
            <w:divId w:val="604733056"/>
            <w:rPr>
              <w:del w:id="1222" w:author="Martin Novák" w:date="2023-03-20T17:48:00Z"/>
              <w:rFonts w:eastAsia="Times New Roman"/>
            </w:rPr>
          </w:pPr>
          <w:del w:id="1223" w:author="Martin Novák" w:date="2023-03-20T17:48:00Z">
            <w:r w:rsidDel="00DE5A44">
              <w:rPr>
                <w:rFonts w:eastAsia="Times New Roman"/>
              </w:rPr>
              <w:delText xml:space="preserve">[8] </w:delText>
            </w:r>
            <w:r w:rsidDel="00DE5A44">
              <w:rPr>
                <w:rFonts w:eastAsia="Times New Roman"/>
              </w:rPr>
              <w:tab/>
              <w:delText xml:space="preserve">PRATA, Stephen. </w:delText>
            </w:r>
            <w:r w:rsidDel="00DE5A44">
              <w:rPr>
                <w:rFonts w:eastAsia="Times New Roman"/>
                <w:i/>
                <w:iCs/>
              </w:rPr>
              <w:delText>Mistrovství v C++</w:delText>
            </w:r>
            <w:r w:rsidDel="00DE5A44">
              <w:rPr>
                <w:rFonts w:eastAsia="Times New Roman"/>
              </w:rPr>
              <w:delText xml:space="preserve">. 1. vyd. Praha: Computer Press, 2001. ISBN 80-7226-339-0. </w:delText>
            </w:r>
          </w:del>
        </w:p>
        <w:p w14:paraId="2AFCEDFC" w14:textId="540ADE43" w:rsidR="00016564" w:rsidDel="00DE5A44" w:rsidRDefault="00016564">
          <w:pPr>
            <w:autoSpaceDE w:val="0"/>
            <w:autoSpaceDN w:val="0"/>
            <w:ind w:hanging="640"/>
            <w:divId w:val="752893134"/>
            <w:rPr>
              <w:del w:id="1224" w:author="Martin Novák" w:date="2023-03-20T17:48:00Z"/>
              <w:rFonts w:eastAsia="Times New Roman"/>
            </w:rPr>
          </w:pPr>
          <w:del w:id="1225" w:author="Martin Novák" w:date="2023-03-20T17:48:00Z">
            <w:r w:rsidDel="00DE5A44">
              <w:rPr>
                <w:rFonts w:eastAsia="Times New Roman"/>
              </w:rPr>
              <w:delText xml:space="preserve">[9] </w:delText>
            </w:r>
            <w:r w:rsidDel="00DE5A44">
              <w:rPr>
                <w:rFonts w:eastAsia="Times New Roman"/>
              </w:rPr>
              <w:tab/>
            </w:r>
            <w:r w:rsidDel="00DE5A44">
              <w:rPr>
                <w:rFonts w:eastAsia="Times New Roman"/>
                <w:i/>
                <w:iCs/>
              </w:rPr>
              <w:delText>Why Java is Platform Independent? | by Neil Wilston | Medium</w:delText>
            </w:r>
            <w:r w:rsidDel="00DE5A44">
              <w:rPr>
                <w:rFonts w:eastAsia="Times New Roman"/>
              </w:rPr>
              <w:delText xml:space="preserve"> [online]. [vid. 2021-07-21]. Dostupné z: https://medium.com/@neil.wilston123/why-java-is-platform-independent-1d82c2249a69</w:delText>
            </w:r>
          </w:del>
        </w:p>
        <w:p w14:paraId="44429797" w14:textId="1D72DE20" w:rsidR="00016564" w:rsidDel="00DE5A44" w:rsidRDefault="00016564">
          <w:pPr>
            <w:autoSpaceDE w:val="0"/>
            <w:autoSpaceDN w:val="0"/>
            <w:ind w:hanging="640"/>
            <w:divId w:val="1027557249"/>
            <w:rPr>
              <w:del w:id="1226" w:author="Martin Novák" w:date="2023-03-20T17:48:00Z"/>
              <w:rFonts w:eastAsia="Times New Roman"/>
            </w:rPr>
          </w:pPr>
          <w:del w:id="1227" w:author="Martin Novák" w:date="2023-03-20T17:48:00Z">
            <w:r w:rsidDel="00DE5A44">
              <w:rPr>
                <w:rFonts w:eastAsia="Times New Roman"/>
              </w:rPr>
              <w:delText xml:space="preserve">[10] </w:delText>
            </w:r>
            <w:r w:rsidDel="00DE5A44">
              <w:rPr>
                <w:rFonts w:eastAsia="Times New Roman"/>
              </w:rPr>
              <w:tab/>
            </w:r>
            <w:r w:rsidDel="00DE5A44">
              <w:rPr>
                <w:rFonts w:eastAsia="Times New Roman"/>
                <w:i/>
                <w:iCs/>
              </w:rPr>
              <w:delText>What is x86 Architecture and its difference between x64? - Latest open tech from seeed studio</w:delText>
            </w:r>
            <w:r w:rsidDel="00DE5A44">
              <w:rPr>
                <w:rFonts w:eastAsia="Times New Roman"/>
              </w:rPr>
              <w:delText xml:space="preserve"> [online]. [vid. 2021-07-21]. Dostupné z: https://www.seeedstudio.com/blog/2020/02/24/what-is-x86-architecture-and-its-difference-between-x64/</w:delText>
            </w:r>
          </w:del>
        </w:p>
        <w:p w14:paraId="49BE5ACA" w14:textId="2CC0CEE1" w:rsidR="00016564" w:rsidDel="00DE5A44" w:rsidRDefault="00016564">
          <w:pPr>
            <w:autoSpaceDE w:val="0"/>
            <w:autoSpaceDN w:val="0"/>
            <w:ind w:hanging="640"/>
            <w:divId w:val="1184130091"/>
            <w:rPr>
              <w:del w:id="1228" w:author="Martin Novák" w:date="2023-03-20T17:48:00Z"/>
              <w:rFonts w:eastAsia="Times New Roman"/>
            </w:rPr>
          </w:pPr>
          <w:del w:id="1229" w:author="Martin Novák" w:date="2023-03-20T17:48:00Z">
            <w:r w:rsidDel="00DE5A44">
              <w:rPr>
                <w:rFonts w:eastAsia="Times New Roman"/>
              </w:rPr>
              <w:delText xml:space="preserve">[11] </w:delText>
            </w:r>
            <w:r w:rsidDel="00DE5A44">
              <w:rPr>
                <w:rFonts w:eastAsia="Times New Roman"/>
              </w:rPr>
              <w:tab/>
              <w:delText xml:space="preserve">HANÁK, Ján. </w:delText>
            </w:r>
            <w:r w:rsidDel="00DE5A44">
              <w:rPr>
                <w:rFonts w:eastAsia="Times New Roman"/>
                <w:i/>
                <w:iCs/>
              </w:rPr>
              <w:delText>C++/CLI začínáme programovat</w:delText>
            </w:r>
            <w:r w:rsidDel="00DE5A44">
              <w:rPr>
                <w:rFonts w:eastAsia="Times New Roman"/>
              </w:rPr>
              <w:delText xml:space="preserve">. Brno: artax a.s., 2009. ISBN 978-80-87017-04-3. </w:delText>
            </w:r>
          </w:del>
        </w:p>
        <w:p w14:paraId="26ADD68B" w14:textId="46FAF421" w:rsidR="00016564" w:rsidDel="00DE5A44" w:rsidRDefault="00016564">
          <w:pPr>
            <w:autoSpaceDE w:val="0"/>
            <w:autoSpaceDN w:val="0"/>
            <w:ind w:hanging="640"/>
            <w:divId w:val="1702585492"/>
            <w:rPr>
              <w:del w:id="1230" w:author="Martin Novák" w:date="2023-03-20T17:48:00Z"/>
              <w:rFonts w:eastAsia="Times New Roman"/>
            </w:rPr>
          </w:pPr>
          <w:del w:id="1231" w:author="Martin Novák" w:date="2023-03-20T17:48:00Z">
            <w:r w:rsidDel="00DE5A44">
              <w:rPr>
                <w:rFonts w:eastAsia="Times New Roman"/>
              </w:rPr>
              <w:delText xml:space="preserve">[12] </w:delText>
            </w:r>
            <w:r w:rsidDel="00DE5A44">
              <w:rPr>
                <w:rFonts w:eastAsia="Times New Roman"/>
              </w:rPr>
              <w:tab/>
              <w:delText xml:space="preserve">STROUSTRUP, Bjarne. </w:delText>
            </w:r>
            <w:r w:rsidDel="00DE5A44">
              <w:rPr>
                <w:rFonts w:eastAsia="Times New Roman"/>
                <w:i/>
                <w:iCs/>
              </w:rPr>
              <w:delText>C++ Applications</w:delText>
            </w:r>
            <w:r w:rsidDel="00DE5A44">
              <w:rPr>
                <w:rFonts w:eastAsia="Times New Roman"/>
              </w:rPr>
              <w:delText xml:space="preserve"> [online]. [vid. 2021-07-20]. Dostupné z: https://www.stroustrup.com/applications.html</w:delText>
            </w:r>
          </w:del>
        </w:p>
        <w:p w14:paraId="760C6032" w14:textId="048A5137" w:rsidR="00016564" w:rsidDel="00DE5A44" w:rsidRDefault="00016564">
          <w:pPr>
            <w:autoSpaceDE w:val="0"/>
            <w:autoSpaceDN w:val="0"/>
            <w:ind w:hanging="640"/>
            <w:divId w:val="583223815"/>
            <w:rPr>
              <w:del w:id="1232" w:author="Martin Novák" w:date="2023-03-20T17:48:00Z"/>
              <w:rFonts w:eastAsia="Times New Roman"/>
            </w:rPr>
          </w:pPr>
          <w:del w:id="1233" w:author="Martin Novák" w:date="2023-03-20T17:48:00Z">
            <w:r w:rsidDel="00DE5A44">
              <w:rPr>
                <w:rFonts w:eastAsia="Times New Roman"/>
              </w:rPr>
              <w:delText xml:space="preserve">[13] </w:delText>
            </w:r>
            <w:r w:rsidDel="00DE5A44">
              <w:rPr>
                <w:rFonts w:eastAsia="Times New Roman"/>
              </w:rPr>
              <w:tab/>
              <w:delText xml:space="preserve">STROUSTRUP, Bjarne. </w:delText>
            </w:r>
            <w:r w:rsidDel="00DE5A44">
              <w:rPr>
                <w:rFonts w:eastAsia="Times New Roman"/>
                <w:i/>
                <w:iCs/>
              </w:rPr>
              <w:delText>Stroustrup: FAQ</w:delText>
            </w:r>
            <w:r w:rsidDel="00DE5A44">
              <w:rPr>
                <w:rFonts w:eastAsia="Times New Roman"/>
              </w:rPr>
              <w:delText xml:space="preserve"> [online]. [vid. 2021-07-20]. Dostupné z: https://www.stroustrup.com/bs_faq.html#true</w:delText>
            </w:r>
          </w:del>
        </w:p>
        <w:p w14:paraId="53D345DD" w14:textId="2D45C842" w:rsidR="00016564" w:rsidDel="00DE5A44" w:rsidRDefault="00016564">
          <w:pPr>
            <w:autoSpaceDE w:val="0"/>
            <w:autoSpaceDN w:val="0"/>
            <w:ind w:hanging="640"/>
            <w:divId w:val="326370263"/>
            <w:rPr>
              <w:del w:id="1234" w:author="Martin Novák" w:date="2023-03-20T17:48:00Z"/>
              <w:rFonts w:eastAsia="Times New Roman"/>
            </w:rPr>
          </w:pPr>
          <w:del w:id="1235" w:author="Martin Novák" w:date="2023-03-20T17:48:00Z">
            <w:r w:rsidDel="00DE5A44">
              <w:rPr>
                <w:rFonts w:eastAsia="Times New Roman"/>
              </w:rPr>
              <w:delText xml:space="preserve">[14] </w:delText>
            </w:r>
            <w:r w:rsidDel="00DE5A44">
              <w:rPr>
                <w:rFonts w:eastAsia="Times New Roman"/>
              </w:rPr>
              <w:tab/>
              <w:delText xml:space="preserve">STROUSTRUP, Bjarne. </w:delText>
            </w:r>
            <w:r w:rsidDel="00DE5A44">
              <w:rPr>
                <w:rFonts w:eastAsia="Times New Roman"/>
                <w:i/>
                <w:iCs/>
              </w:rPr>
              <w:delText>Stroustrup: FAQ-unsafe</w:delText>
            </w:r>
            <w:r w:rsidDel="00DE5A44">
              <w:rPr>
                <w:rFonts w:eastAsia="Times New Roman"/>
              </w:rPr>
              <w:delText xml:space="preserve"> [online]. [vid. 2021-07-20]. Dostupné z: https://www.stroustrup.com/bs_faq.html#unsafe</w:delText>
            </w:r>
          </w:del>
        </w:p>
        <w:p w14:paraId="6B2C181C" w14:textId="3F73A777" w:rsidR="00016564" w:rsidDel="00DE5A44" w:rsidRDefault="00016564">
          <w:pPr>
            <w:autoSpaceDE w:val="0"/>
            <w:autoSpaceDN w:val="0"/>
            <w:ind w:hanging="640"/>
            <w:divId w:val="1396009034"/>
            <w:rPr>
              <w:del w:id="1236" w:author="Martin Novák" w:date="2023-03-20T17:48:00Z"/>
              <w:rFonts w:eastAsia="Times New Roman"/>
            </w:rPr>
          </w:pPr>
          <w:del w:id="1237" w:author="Martin Novák" w:date="2023-03-20T17:48:00Z">
            <w:r w:rsidDel="00DE5A44">
              <w:rPr>
                <w:rFonts w:eastAsia="Times New Roman"/>
              </w:rPr>
              <w:delText xml:space="preserve">[15] </w:delText>
            </w:r>
            <w:r w:rsidDel="00DE5A44">
              <w:rPr>
                <w:rFonts w:eastAsia="Times New Roman"/>
              </w:rPr>
              <w:tab/>
              <w:delText xml:space="preserve">STROUSTRUP, Bjarne. </w:delText>
            </w:r>
            <w:r w:rsidDel="00DE5A44">
              <w:rPr>
                <w:rFonts w:eastAsia="Times New Roman"/>
                <w:i/>
                <w:iCs/>
              </w:rPr>
              <w:delText>Stroustrup: FAQ-garbage-collection</w:delText>
            </w:r>
            <w:r w:rsidDel="00DE5A44">
              <w:rPr>
                <w:rFonts w:eastAsia="Times New Roman"/>
              </w:rPr>
              <w:delText xml:space="preserve"> [online]. [vid. 2021-07-20]. Dostupné z: https://www.stroustrup.com/bs_faq.html#garbage-collection</w:delText>
            </w:r>
          </w:del>
        </w:p>
        <w:p w14:paraId="15A5C86F" w14:textId="36512DD2" w:rsidR="00016564" w:rsidDel="00DE5A44" w:rsidRDefault="00016564">
          <w:pPr>
            <w:autoSpaceDE w:val="0"/>
            <w:autoSpaceDN w:val="0"/>
            <w:ind w:hanging="640"/>
            <w:divId w:val="1934044328"/>
            <w:rPr>
              <w:del w:id="1238" w:author="Martin Novák" w:date="2023-03-20T17:48:00Z"/>
              <w:rFonts w:eastAsia="Times New Roman"/>
            </w:rPr>
          </w:pPr>
          <w:del w:id="1239" w:author="Martin Novák" w:date="2023-03-20T17:48:00Z">
            <w:r w:rsidDel="00DE5A44">
              <w:rPr>
                <w:rFonts w:eastAsia="Times New Roman"/>
              </w:rPr>
              <w:delText xml:space="preserve">[16] </w:delText>
            </w:r>
            <w:r w:rsidDel="00DE5A44">
              <w:rPr>
                <w:rFonts w:eastAsia="Times New Roman"/>
              </w:rPr>
              <w:tab/>
              <w:delText xml:space="preserve">STROUSTRUP, Bjarne. </w:delText>
            </w:r>
            <w:r w:rsidDel="00DE5A44">
              <w:rPr>
                <w:rFonts w:eastAsia="Times New Roman"/>
                <w:i/>
                <w:iCs/>
              </w:rPr>
              <w:delText>Stroustrup: FAQ-GUI</w:delText>
            </w:r>
            <w:r w:rsidDel="00DE5A44">
              <w:rPr>
                <w:rFonts w:eastAsia="Times New Roman"/>
              </w:rPr>
              <w:delText xml:space="preserve"> [online]. [vid. 2021-07-20]. Dostupné z: https://www.stroustrup.com/bs_faq.html#gui</w:delText>
            </w:r>
          </w:del>
        </w:p>
        <w:p w14:paraId="14071149" w14:textId="1D94952C" w:rsidR="00016564" w:rsidDel="00DE5A44" w:rsidRDefault="00016564">
          <w:pPr>
            <w:autoSpaceDE w:val="0"/>
            <w:autoSpaceDN w:val="0"/>
            <w:ind w:hanging="640"/>
            <w:divId w:val="1198588927"/>
            <w:rPr>
              <w:del w:id="1240" w:author="Martin Novák" w:date="2023-03-20T17:48:00Z"/>
              <w:rFonts w:eastAsia="Times New Roman"/>
            </w:rPr>
          </w:pPr>
          <w:del w:id="1241" w:author="Martin Novák" w:date="2023-03-20T17:48:00Z">
            <w:r w:rsidDel="00DE5A44">
              <w:rPr>
                <w:rFonts w:eastAsia="Times New Roman"/>
              </w:rPr>
              <w:delText xml:space="preserve">[17]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2023-02-10]. Dostupné z: https://www.oracle.com/java/technologies/introduction-to-java.html</w:delText>
            </w:r>
          </w:del>
        </w:p>
        <w:p w14:paraId="6E2ED184" w14:textId="49F71A2A" w:rsidR="00016564" w:rsidDel="00DE5A44" w:rsidRDefault="00016564">
          <w:pPr>
            <w:autoSpaceDE w:val="0"/>
            <w:autoSpaceDN w:val="0"/>
            <w:ind w:hanging="640"/>
            <w:divId w:val="1690065001"/>
            <w:rPr>
              <w:del w:id="1242" w:author="Martin Novák" w:date="2023-03-20T17:48:00Z"/>
              <w:rFonts w:eastAsia="Times New Roman"/>
            </w:rPr>
          </w:pPr>
          <w:del w:id="1243" w:author="Martin Novák" w:date="2023-03-20T17:48:00Z">
            <w:r w:rsidDel="00DE5A44">
              <w:rPr>
                <w:rFonts w:eastAsia="Times New Roman"/>
              </w:rPr>
              <w:delText xml:space="preserve">[18] </w:delText>
            </w:r>
            <w:r w:rsidDel="00DE5A44">
              <w:rPr>
                <w:rFonts w:eastAsia="Times New Roman"/>
              </w:rPr>
              <w:tab/>
            </w:r>
            <w:r w:rsidDel="00DE5A44">
              <w:rPr>
                <w:rFonts w:eastAsia="Times New Roman"/>
                <w:i/>
                <w:iCs/>
              </w:rPr>
              <w:delText>Difference between Methods and Functions in JavaScript - GeeksforGeeks</w:delText>
            </w:r>
            <w:r w:rsidDel="00DE5A44">
              <w:rPr>
                <w:rFonts w:eastAsia="Times New Roman"/>
              </w:rPr>
              <w:delText xml:space="preserve"> [online]. [vid. 2021-07-22]. Dostupné z: https://www.geeksforgeeks.org/difference-between-methods-and-functions-in-javascript/</w:delText>
            </w:r>
          </w:del>
        </w:p>
        <w:p w14:paraId="1528B768" w14:textId="4782DD42" w:rsidR="00016564" w:rsidDel="00DE5A44" w:rsidRDefault="00016564">
          <w:pPr>
            <w:autoSpaceDE w:val="0"/>
            <w:autoSpaceDN w:val="0"/>
            <w:ind w:hanging="640"/>
            <w:divId w:val="1375539891"/>
            <w:rPr>
              <w:del w:id="1244" w:author="Martin Novák" w:date="2023-03-20T17:48:00Z"/>
              <w:rFonts w:eastAsia="Times New Roman"/>
            </w:rPr>
          </w:pPr>
          <w:del w:id="1245" w:author="Martin Novák" w:date="2023-03-20T17:48:00Z">
            <w:r w:rsidDel="00DE5A44">
              <w:rPr>
                <w:rFonts w:eastAsia="Times New Roman"/>
              </w:rPr>
              <w:delText xml:space="preserve">[19]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2021-07-22]. Dostupné z: https://www.oracle.com/java/technologies/simple-familiar.html</w:delText>
            </w:r>
          </w:del>
        </w:p>
        <w:p w14:paraId="5610CD66" w14:textId="771408B4" w:rsidR="00016564" w:rsidDel="00DE5A44" w:rsidRDefault="00016564">
          <w:pPr>
            <w:autoSpaceDE w:val="0"/>
            <w:autoSpaceDN w:val="0"/>
            <w:ind w:hanging="640"/>
            <w:divId w:val="1566182360"/>
            <w:rPr>
              <w:del w:id="1246" w:author="Martin Novák" w:date="2023-03-20T17:48:00Z"/>
              <w:rFonts w:eastAsia="Times New Roman"/>
            </w:rPr>
          </w:pPr>
          <w:del w:id="1247" w:author="Martin Novák" w:date="2023-03-20T17:48:00Z">
            <w:r w:rsidDel="00DE5A44">
              <w:rPr>
                <w:rFonts w:eastAsia="Times New Roman"/>
              </w:rPr>
              <w:delText xml:space="preserve">[20] </w:delText>
            </w:r>
            <w:r w:rsidDel="00DE5A44">
              <w:rPr>
                <w:rFonts w:eastAsia="Times New Roman"/>
              </w:rPr>
              <w:tab/>
            </w:r>
            <w:r w:rsidDel="00DE5A44">
              <w:rPr>
                <w:rFonts w:eastAsia="Times New Roman"/>
                <w:i/>
                <w:iCs/>
              </w:rPr>
              <w:delText>Is Java slow? Compared to C++, it’s faster than you think</w:delText>
            </w:r>
            <w:r w:rsidDel="00DE5A44">
              <w:rPr>
                <w:rFonts w:eastAsia="Times New Roman"/>
              </w:rPr>
              <w:delText xml:space="preserve"> [online]. [vid. 2021-07-22]. Dostupné z: https://www.theserverside.com/opinion/Is-Java-slow-Compared-to-C-its-faster-than-you-think</w:delText>
            </w:r>
          </w:del>
        </w:p>
        <w:p w14:paraId="5DA499DF" w14:textId="20E7D589" w:rsidR="00016564" w:rsidDel="00DE5A44" w:rsidRDefault="00016564">
          <w:pPr>
            <w:autoSpaceDE w:val="0"/>
            <w:autoSpaceDN w:val="0"/>
            <w:ind w:hanging="640"/>
            <w:divId w:val="1979337301"/>
            <w:rPr>
              <w:del w:id="1248" w:author="Martin Novák" w:date="2023-03-20T17:48:00Z"/>
              <w:rFonts w:eastAsia="Times New Roman"/>
            </w:rPr>
          </w:pPr>
          <w:del w:id="1249" w:author="Martin Novák" w:date="2023-03-20T17:48:00Z">
            <w:r w:rsidDel="00DE5A44">
              <w:rPr>
                <w:rFonts w:eastAsia="Times New Roman"/>
              </w:rPr>
              <w:delText xml:space="preserve">[21] </w:delText>
            </w:r>
            <w:r w:rsidDel="00DE5A44">
              <w:rPr>
                <w:rFonts w:eastAsia="Times New Roman"/>
              </w:rPr>
              <w:tab/>
              <w:delText xml:space="preserve">EGGES, Arjan, Jeroen D. FOKKER a Mark H. OVERMARS. </w:delText>
            </w:r>
            <w:r w:rsidDel="00DE5A44">
              <w:rPr>
                <w:rFonts w:eastAsia="Times New Roman"/>
                <w:i/>
                <w:iCs/>
              </w:rPr>
              <w:delText>Learning C# by Programming Games</w:delText>
            </w:r>
            <w:r w:rsidDel="00DE5A44">
              <w:rPr>
                <w:rFonts w:eastAsia="Times New Roman"/>
              </w:rPr>
              <w:delText xml:space="preserve"> [online]. 2013. ISBN 3642365795. Dostupné z: doi:10.1007/978-3-642-36580-5</w:delText>
            </w:r>
          </w:del>
        </w:p>
        <w:p w14:paraId="0EAFD55C" w14:textId="4AAB0FB0" w:rsidR="00016564" w:rsidDel="00DE5A44" w:rsidRDefault="00016564">
          <w:pPr>
            <w:autoSpaceDE w:val="0"/>
            <w:autoSpaceDN w:val="0"/>
            <w:ind w:hanging="640"/>
            <w:divId w:val="1287546899"/>
            <w:rPr>
              <w:del w:id="1250" w:author="Martin Novák" w:date="2023-03-20T17:48:00Z"/>
              <w:rFonts w:eastAsia="Times New Roman"/>
            </w:rPr>
          </w:pPr>
          <w:del w:id="1251" w:author="Martin Novák" w:date="2023-03-20T17:48:00Z">
            <w:r w:rsidDel="00DE5A44">
              <w:rPr>
                <w:rFonts w:eastAsia="Times New Roman"/>
              </w:rPr>
              <w:delText xml:space="preserve">[22] </w:delText>
            </w:r>
            <w:r w:rsidDel="00DE5A44">
              <w:rPr>
                <w:rFonts w:eastAsia="Times New Roman"/>
              </w:rPr>
              <w:tab/>
              <w:delText xml:space="preserve">ORACLE. </w:delText>
            </w:r>
            <w:r w:rsidDel="00DE5A44">
              <w:rPr>
                <w:rFonts w:eastAsia="Times New Roman"/>
                <w:i/>
                <w:iCs/>
              </w:rPr>
              <w:delText>Oracle Java ME Embedded Getting Started</w:delText>
            </w:r>
            <w:r w:rsidDel="00DE5A44">
              <w:rPr>
                <w:rFonts w:eastAsia="Times New Roman"/>
              </w:rPr>
              <w:delText xml:space="preserve"> [online]. [vid. 2021-07-22]. Dostupné z: https://www.oracle.com/java/technologies/javame-embedded/javame-embedded-getstarted.html</w:delText>
            </w:r>
          </w:del>
        </w:p>
        <w:p w14:paraId="0A98D9A1" w14:textId="79F6FA48" w:rsidR="00016564" w:rsidDel="00DE5A44" w:rsidRDefault="00016564">
          <w:pPr>
            <w:autoSpaceDE w:val="0"/>
            <w:autoSpaceDN w:val="0"/>
            <w:ind w:hanging="640"/>
            <w:divId w:val="1134451178"/>
            <w:rPr>
              <w:del w:id="1252" w:author="Martin Novák" w:date="2023-03-20T17:48:00Z"/>
              <w:rFonts w:eastAsia="Times New Roman"/>
            </w:rPr>
          </w:pPr>
          <w:del w:id="1253" w:author="Martin Novák" w:date="2023-03-20T17:48:00Z">
            <w:r w:rsidDel="00DE5A44">
              <w:rPr>
                <w:rFonts w:eastAsia="Times New Roman"/>
              </w:rPr>
              <w:delText xml:space="preserve">[23] </w:delText>
            </w:r>
            <w:r w:rsidDel="00DE5A44">
              <w:rPr>
                <w:rFonts w:eastAsia="Times New Roman"/>
              </w:rPr>
              <w:tab/>
              <w:delText xml:space="preserve">FREECODECAMP.ORG. </w:delText>
            </w:r>
            <w:r w:rsidDel="00DE5A44">
              <w:rPr>
                <w:rFonts w:eastAsia="Times New Roman"/>
                <w:i/>
                <w:iCs/>
              </w:rPr>
              <w:delText>Garbage Collection in Java – What is GC and How it Works in the JVM</w:delText>
            </w:r>
            <w:r w:rsidDel="00DE5A44">
              <w:rPr>
                <w:rFonts w:eastAsia="Times New Roman"/>
              </w:rPr>
              <w:delText xml:space="preserve"> [online]. [vid. 2021-07-21]. Dostupné z: https://www.freecodecamp.org/news/garbage-collection-in-java-what-is-gc-and-how-it-works-in-the-jvm/</w:delText>
            </w:r>
          </w:del>
        </w:p>
        <w:p w14:paraId="24E1B99A" w14:textId="731A17D8" w:rsidR="00016564" w:rsidDel="00DE5A44" w:rsidRDefault="00016564">
          <w:pPr>
            <w:autoSpaceDE w:val="0"/>
            <w:autoSpaceDN w:val="0"/>
            <w:ind w:hanging="640"/>
            <w:divId w:val="2055545037"/>
            <w:rPr>
              <w:del w:id="1254" w:author="Martin Novák" w:date="2023-03-20T17:48:00Z"/>
              <w:rFonts w:eastAsia="Times New Roman"/>
            </w:rPr>
          </w:pPr>
          <w:del w:id="1255" w:author="Martin Novák" w:date="2023-03-20T17:48:00Z">
            <w:r w:rsidDel="00DE5A44">
              <w:rPr>
                <w:rFonts w:eastAsia="Times New Roman"/>
              </w:rPr>
              <w:delText xml:space="preserve">[24] </w:delText>
            </w:r>
            <w:r w:rsidDel="00DE5A44">
              <w:rPr>
                <w:rFonts w:eastAsia="Times New Roman"/>
              </w:rPr>
              <w:tab/>
              <w:delText xml:space="preserve">IBM. </w:delText>
            </w:r>
            <w:r w:rsidDel="00DE5A44">
              <w:rPr>
                <w:rFonts w:eastAsia="Times New Roman"/>
                <w:i/>
                <w:iCs/>
              </w:rPr>
              <w:delText>Garbage collection impacts to Java performance - IBM Documentation</w:delText>
            </w:r>
            <w:r w:rsidDel="00DE5A44">
              <w:rPr>
                <w:rFonts w:eastAsia="Times New Roman"/>
              </w:rPr>
              <w:delText xml:space="preserve"> [online]. [vid. 2021-07-21]. Dostupné z: https://www.ibm.com/docs/en/aix/7.1?topic=monitoring-garbage-collection-impacts-java-performance</w:delText>
            </w:r>
          </w:del>
        </w:p>
        <w:p w14:paraId="029A00B2" w14:textId="1EB47A0A" w:rsidR="00016564" w:rsidDel="00DE5A44" w:rsidRDefault="00016564">
          <w:pPr>
            <w:autoSpaceDE w:val="0"/>
            <w:autoSpaceDN w:val="0"/>
            <w:ind w:hanging="640"/>
            <w:divId w:val="1812744724"/>
            <w:rPr>
              <w:del w:id="1256" w:author="Martin Novák" w:date="2023-03-20T17:48:00Z"/>
              <w:rFonts w:eastAsia="Times New Roman"/>
            </w:rPr>
          </w:pPr>
          <w:del w:id="1257" w:author="Martin Novák" w:date="2023-03-20T17:48:00Z">
            <w:r w:rsidDel="00DE5A44">
              <w:rPr>
                <w:rFonts w:eastAsia="Times New Roman"/>
              </w:rPr>
              <w:delText xml:space="preserve">[25] </w:delText>
            </w:r>
            <w:r w:rsidDel="00DE5A44">
              <w:rPr>
                <w:rFonts w:eastAsia="Times New Roman"/>
              </w:rPr>
              <w:tab/>
              <w:delText xml:space="preserve">ORACLE. </w:delText>
            </w:r>
            <w:r w:rsidDel="00DE5A44">
              <w:rPr>
                <w:rFonts w:eastAsia="Times New Roman"/>
                <w:i/>
                <w:iCs/>
              </w:rPr>
              <w:delText>Java SE 6 HotSpot[tm] Virtual Machine Garbage Collection Tuning</w:delText>
            </w:r>
            <w:r w:rsidDel="00DE5A44">
              <w:rPr>
                <w:rFonts w:eastAsia="Times New Roman"/>
              </w:rPr>
              <w:delText xml:space="preserve"> [online]. [vid. 2021-07-22]. Dostupné z: https://www.oracle.com/java/technologies/javase/gc-tuning-6.html</w:delText>
            </w:r>
          </w:del>
        </w:p>
        <w:p w14:paraId="69196588" w14:textId="44A69419" w:rsidR="00016564" w:rsidDel="00DE5A44" w:rsidRDefault="00016564">
          <w:pPr>
            <w:autoSpaceDE w:val="0"/>
            <w:autoSpaceDN w:val="0"/>
            <w:ind w:hanging="640"/>
            <w:divId w:val="2039426398"/>
            <w:rPr>
              <w:del w:id="1258" w:author="Martin Novák" w:date="2023-03-20T17:48:00Z"/>
              <w:rFonts w:eastAsia="Times New Roman"/>
            </w:rPr>
          </w:pPr>
          <w:del w:id="1259" w:author="Martin Novák" w:date="2023-03-20T17:48:00Z">
            <w:r w:rsidDel="00DE5A44">
              <w:rPr>
                <w:rFonts w:eastAsia="Times New Roman"/>
              </w:rPr>
              <w:delText xml:space="preserve">[26] </w:delText>
            </w:r>
            <w:r w:rsidDel="00DE5A44">
              <w:rPr>
                <w:rFonts w:eastAsia="Times New Roman"/>
              </w:rPr>
              <w:tab/>
              <w:delText xml:space="preserve">DOCS.ORACLE.COM. </w:delText>
            </w:r>
            <w:r w:rsidDel="00DE5A44">
              <w:rPr>
                <w:rFonts w:eastAsia="Times New Roman"/>
                <w:i/>
                <w:iCs/>
              </w:rPr>
              <w:delText>java.awt (Java Platform SE 7 )</w:delText>
            </w:r>
            <w:r w:rsidDel="00DE5A44">
              <w:rPr>
                <w:rFonts w:eastAsia="Times New Roman"/>
              </w:rPr>
              <w:delText xml:space="preserve"> [online]. [vid. 2021-07-26]. Dostupné z: https://docs.oracle.com/javase/7/docs/api/java/awt/package-summary.html</w:delText>
            </w:r>
          </w:del>
        </w:p>
        <w:p w14:paraId="0E590D72" w14:textId="7DAE2816" w:rsidR="00016564" w:rsidDel="00DE5A44" w:rsidRDefault="00016564">
          <w:pPr>
            <w:autoSpaceDE w:val="0"/>
            <w:autoSpaceDN w:val="0"/>
            <w:ind w:hanging="640"/>
            <w:divId w:val="193275268"/>
            <w:rPr>
              <w:del w:id="1260" w:author="Martin Novák" w:date="2023-03-20T17:48:00Z"/>
              <w:rFonts w:eastAsia="Times New Roman"/>
            </w:rPr>
          </w:pPr>
          <w:del w:id="1261" w:author="Martin Novák" w:date="2023-03-20T17:48:00Z">
            <w:r w:rsidDel="00DE5A44">
              <w:rPr>
                <w:rFonts w:eastAsia="Times New Roman"/>
              </w:rPr>
              <w:delText xml:space="preserve">[27] </w:delText>
            </w:r>
            <w:r w:rsidDel="00DE5A44">
              <w:rPr>
                <w:rFonts w:eastAsia="Times New Roman"/>
              </w:rPr>
              <w:tab/>
              <w:delText xml:space="preserve">DOCS.ORACLE.COM. </w:delText>
            </w:r>
            <w:r w:rsidDel="00DE5A44">
              <w:rPr>
                <w:rFonts w:eastAsia="Times New Roman"/>
                <w:i/>
                <w:iCs/>
              </w:rPr>
              <w:delText>javax.swing (Java Platform SE 7 )</w:delText>
            </w:r>
            <w:r w:rsidDel="00DE5A44">
              <w:rPr>
                <w:rFonts w:eastAsia="Times New Roman"/>
              </w:rPr>
              <w:delText xml:space="preserve"> [online]. [vid. 2021-07-26]. Dostupné z: https://docs.oracle.com/javase/7/docs/api/javax/swing/package-summary.html</w:delText>
            </w:r>
          </w:del>
        </w:p>
        <w:p w14:paraId="09657C46" w14:textId="4F6EEAC4" w:rsidR="00016564" w:rsidDel="00DE5A44" w:rsidRDefault="00016564">
          <w:pPr>
            <w:autoSpaceDE w:val="0"/>
            <w:autoSpaceDN w:val="0"/>
            <w:ind w:hanging="640"/>
            <w:divId w:val="1032850671"/>
            <w:rPr>
              <w:del w:id="1262" w:author="Martin Novák" w:date="2023-03-20T17:48:00Z"/>
              <w:rFonts w:eastAsia="Times New Roman"/>
            </w:rPr>
          </w:pPr>
          <w:del w:id="1263" w:author="Martin Novák" w:date="2023-03-20T17:48:00Z">
            <w:r w:rsidDel="00DE5A44">
              <w:rPr>
                <w:rFonts w:eastAsia="Times New Roman"/>
              </w:rPr>
              <w:delText xml:space="preserve">[28] </w:delText>
            </w:r>
            <w:r w:rsidDel="00DE5A44">
              <w:rPr>
                <w:rFonts w:eastAsia="Times New Roman"/>
              </w:rPr>
              <w:tab/>
              <w:delText xml:space="preserve">ITNETWORK.CZ. </w:delText>
            </w:r>
            <w:r w:rsidDel="00DE5A44">
              <w:rPr>
                <w:rFonts w:eastAsia="Times New Roman"/>
                <w:i/>
                <w:iCs/>
              </w:rPr>
              <w:delText>Lekce 3 - Seznam (List) pomocí pole v Javě</w:delText>
            </w:r>
            <w:r w:rsidDel="00DE5A44">
              <w:rPr>
                <w:rFonts w:eastAsia="Times New Roman"/>
              </w:rPr>
              <w:delText xml:space="preserve"> [online]. [vid. 2021-07-22]. Dostupné z: https://www.itnetwork.cz/java/kolekce-a-proudy/java-tutorial-seznamy-kolekce-list</w:delText>
            </w:r>
          </w:del>
        </w:p>
        <w:p w14:paraId="155D4334" w14:textId="113F2C36" w:rsidR="00016564" w:rsidDel="00DE5A44" w:rsidRDefault="00016564">
          <w:pPr>
            <w:autoSpaceDE w:val="0"/>
            <w:autoSpaceDN w:val="0"/>
            <w:ind w:hanging="640"/>
            <w:divId w:val="781613268"/>
            <w:rPr>
              <w:del w:id="1264" w:author="Martin Novák" w:date="2023-03-20T17:48:00Z"/>
              <w:rFonts w:eastAsia="Times New Roman"/>
            </w:rPr>
          </w:pPr>
          <w:del w:id="1265" w:author="Martin Novák" w:date="2023-03-20T17:48:00Z">
            <w:r w:rsidDel="00DE5A44">
              <w:rPr>
                <w:rFonts w:eastAsia="Times New Roman"/>
              </w:rPr>
              <w:delText xml:space="preserve">[29] </w:delText>
            </w:r>
            <w:r w:rsidDel="00DE5A44">
              <w:rPr>
                <w:rFonts w:eastAsia="Times New Roman"/>
              </w:rPr>
              <w:tab/>
              <w:delText xml:space="preserve">DOCS.MICROSOFT.COM. </w:delText>
            </w:r>
            <w:r w:rsidDel="00DE5A44">
              <w:rPr>
                <w:rFonts w:eastAsia="Times New Roman"/>
                <w:i/>
                <w:iCs/>
              </w:rPr>
              <w:delText>A Tour of C# - C# Guide | Microsoft Docs</w:delText>
            </w:r>
            <w:r w:rsidDel="00DE5A44">
              <w:rPr>
                <w:rFonts w:eastAsia="Times New Roman"/>
              </w:rPr>
              <w:delText xml:space="preserve"> [online]. [vid. 2021-07-23]. Dostupné z: https://docs.microsoft.com/en-us/dotnet/csharp/tour-of-csharp/</w:delText>
            </w:r>
          </w:del>
        </w:p>
        <w:p w14:paraId="35E7D717" w14:textId="68B28ADD" w:rsidR="00016564" w:rsidDel="00DE5A44" w:rsidRDefault="00016564">
          <w:pPr>
            <w:autoSpaceDE w:val="0"/>
            <w:autoSpaceDN w:val="0"/>
            <w:ind w:hanging="640"/>
            <w:divId w:val="297493951"/>
            <w:rPr>
              <w:del w:id="1266" w:author="Martin Novák" w:date="2023-03-20T17:48:00Z"/>
              <w:rFonts w:eastAsia="Times New Roman"/>
            </w:rPr>
          </w:pPr>
          <w:del w:id="1267" w:author="Martin Novák" w:date="2023-03-20T17:48:00Z">
            <w:r w:rsidDel="00DE5A44">
              <w:rPr>
                <w:rFonts w:eastAsia="Times New Roman"/>
              </w:rPr>
              <w:delText>[30] .</w:delText>
            </w:r>
            <w:r w:rsidDel="00DE5A44">
              <w:rPr>
                <w:rFonts w:eastAsia="Times New Roman"/>
              </w:rPr>
              <w:tab/>
            </w:r>
            <w:r w:rsidDel="00DE5A44">
              <w:rPr>
                <w:rFonts w:eastAsia="Times New Roman"/>
                <w:i/>
                <w:iCs/>
              </w:rPr>
              <w:delText>NET (and .NET Core) - introduction and overview | Microsoft Learn</w:delText>
            </w:r>
            <w:r w:rsidDel="00DE5A44">
              <w:rPr>
                <w:rFonts w:eastAsia="Times New Roman"/>
              </w:rPr>
              <w:delText xml:space="preserve"> [online]. [vid. 2023-02-05]. Dostupné z: https://learn.microsoft.com/en-us/dotnet/core/introduction</w:delText>
            </w:r>
          </w:del>
        </w:p>
        <w:p w14:paraId="1A3365D9" w14:textId="652D1ED9" w:rsidR="00016564" w:rsidDel="00DE5A44" w:rsidRDefault="00016564">
          <w:pPr>
            <w:autoSpaceDE w:val="0"/>
            <w:autoSpaceDN w:val="0"/>
            <w:ind w:hanging="640"/>
            <w:divId w:val="2127312578"/>
            <w:rPr>
              <w:del w:id="1268" w:author="Martin Novák" w:date="2023-03-20T17:48:00Z"/>
              <w:rFonts w:eastAsia="Times New Roman"/>
            </w:rPr>
          </w:pPr>
          <w:del w:id="1269" w:author="Martin Novák" w:date="2023-03-20T17:48:00Z">
            <w:r w:rsidDel="00DE5A44">
              <w:rPr>
                <w:rFonts w:eastAsia="Times New Roman"/>
              </w:rPr>
              <w:delText xml:space="preserve">[31] </w:delText>
            </w:r>
            <w:r w:rsidDel="00DE5A44">
              <w:rPr>
                <w:rFonts w:eastAsia="Times New Roman"/>
              </w:rPr>
              <w:tab/>
            </w:r>
            <w:r w:rsidDel="00DE5A44">
              <w:rPr>
                <w:rFonts w:eastAsia="Times New Roman"/>
                <w:i/>
                <w:iCs/>
              </w:rPr>
              <w:delText>ReadyToRun deployment overview - .NET | Microsoft Learn</w:delText>
            </w:r>
            <w:r w:rsidDel="00DE5A44">
              <w:rPr>
                <w:rFonts w:eastAsia="Times New Roman"/>
              </w:rPr>
              <w:delText xml:space="preserve"> [online]. [vid. 2023-02-07]. Dostupné z: https://learn.microsoft.com/en-us/dotnet/core/deploying/ready-to-run</w:delText>
            </w:r>
          </w:del>
        </w:p>
        <w:p w14:paraId="40D6FD2A" w14:textId="30392A2C" w:rsidR="00016564" w:rsidDel="00DE5A44" w:rsidRDefault="00016564">
          <w:pPr>
            <w:autoSpaceDE w:val="0"/>
            <w:autoSpaceDN w:val="0"/>
            <w:ind w:hanging="640"/>
            <w:divId w:val="1533347894"/>
            <w:rPr>
              <w:del w:id="1270" w:author="Martin Novák" w:date="2023-03-20T17:48:00Z"/>
              <w:rFonts w:eastAsia="Times New Roman"/>
            </w:rPr>
          </w:pPr>
          <w:del w:id="1271" w:author="Martin Novák" w:date="2023-03-20T17:48:00Z">
            <w:r w:rsidDel="00DE5A44">
              <w:rPr>
                <w:rFonts w:eastAsia="Times New Roman"/>
              </w:rPr>
              <w:delText xml:space="preserve">[32] </w:delText>
            </w:r>
            <w:r w:rsidDel="00DE5A44">
              <w:rPr>
                <w:rFonts w:eastAsia="Times New Roman"/>
              </w:rPr>
              <w:tab/>
              <w:delText>RICHARD LANDER. Conversation about crossgen2 - .NET Blog. .</w:delText>
            </w:r>
            <w:r w:rsidDel="00DE5A44">
              <w:rPr>
                <w:rFonts w:eastAsia="Times New Roman"/>
                <w:i/>
                <w:iCs/>
              </w:rPr>
              <w:delText>NET Blog</w:delText>
            </w:r>
            <w:r w:rsidDel="00DE5A44">
              <w:rPr>
                <w:rFonts w:eastAsia="Times New Roman"/>
              </w:rPr>
              <w:delText xml:space="preserve"> [online]. 2021 [vid. 2023-02-07]. Dostupné z: https://devblogs.microsoft.com/dotnet/conversation-about-crossgen2/</w:delText>
            </w:r>
          </w:del>
        </w:p>
        <w:p w14:paraId="12BB0B1A" w14:textId="778AF5C1" w:rsidR="00016564" w:rsidDel="00DE5A44" w:rsidRDefault="00016564">
          <w:pPr>
            <w:autoSpaceDE w:val="0"/>
            <w:autoSpaceDN w:val="0"/>
            <w:ind w:hanging="640"/>
            <w:divId w:val="89855139"/>
            <w:rPr>
              <w:del w:id="1272" w:author="Martin Novák" w:date="2023-03-20T17:48:00Z"/>
              <w:rFonts w:eastAsia="Times New Roman"/>
            </w:rPr>
          </w:pPr>
          <w:del w:id="1273" w:author="Martin Novák" w:date="2023-03-20T17:48:00Z">
            <w:r w:rsidDel="00DE5A44">
              <w:rPr>
                <w:rFonts w:eastAsia="Times New Roman"/>
              </w:rPr>
              <w:delText xml:space="preserve">[33] </w:delText>
            </w:r>
            <w:r w:rsidDel="00DE5A44">
              <w:rPr>
                <w:rFonts w:eastAsia="Times New Roman"/>
              </w:rPr>
              <w:tab/>
              <w:delText xml:space="preserve">DOCS.MICROSOFT.COM. </w:delText>
            </w:r>
            <w:r w:rsidDel="00DE5A44">
              <w:rPr>
                <w:rFonts w:eastAsia="Times New Roman"/>
                <w:i/>
                <w:iCs/>
              </w:rPr>
              <w:delText>Ngen.exe (Native Image Generator) | Microsoft Docs</w:delText>
            </w:r>
            <w:r w:rsidDel="00DE5A44">
              <w:rPr>
                <w:rFonts w:eastAsia="Times New Roman"/>
              </w:rPr>
              <w:delText xml:space="preserve"> [online]. [vid. 2021-08-06]. Dostupné z: https://docs.microsoft.com/en-us/dotnet/framework/tools/ngen-exe-native-image-generator</w:delText>
            </w:r>
          </w:del>
        </w:p>
        <w:p w14:paraId="2CA5ABEE" w14:textId="39E44C6F" w:rsidR="00016564" w:rsidDel="00DE5A44" w:rsidRDefault="00016564">
          <w:pPr>
            <w:autoSpaceDE w:val="0"/>
            <w:autoSpaceDN w:val="0"/>
            <w:ind w:hanging="640"/>
            <w:divId w:val="1050806086"/>
            <w:rPr>
              <w:del w:id="1274" w:author="Martin Novák" w:date="2023-03-20T17:48:00Z"/>
              <w:rFonts w:eastAsia="Times New Roman"/>
            </w:rPr>
          </w:pPr>
          <w:del w:id="1275" w:author="Martin Novák" w:date="2023-03-20T17:48:00Z">
            <w:r w:rsidDel="00DE5A44">
              <w:rPr>
                <w:rFonts w:eastAsia="Times New Roman"/>
              </w:rPr>
              <w:delText xml:space="preserve">[34] </w:delText>
            </w:r>
            <w:r w:rsidDel="00DE5A44">
              <w:rPr>
                <w:rFonts w:eastAsia="Times New Roman"/>
              </w:rPr>
              <w:tab/>
              <w:delText>MICROSOFT. .</w:delText>
            </w:r>
            <w:r w:rsidDel="00DE5A44">
              <w:rPr>
                <w:rFonts w:eastAsia="Times New Roman"/>
                <w:i/>
                <w:iCs/>
              </w:rPr>
              <w:delText>NET Glossary | Microsoft Learn</w:delText>
            </w:r>
            <w:r w:rsidDel="00DE5A44">
              <w:rPr>
                <w:rFonts w:eastAsia="Times New Roman"/>
              </w:rPr>
              <w:delText xml:space="preserve"> [online]. [vid. 2023-01-29]. Dostupné z: https://learn.microsoft.com/en-us/dotnet/standard/glossary#implementation-of-net</w:delText>
            </w:r>
          </w:del>
        </w:p>
        <w:p w14:paraId="6AC187E0" w14:textId="71A1BA24" w:rsidR="00016564" w:rsidDel="00DE5A44" w:rsidRDefault="00016564">
          <w:pPr>
            <w:autoSpaceDE w:val="0"/>
            <w:autoSpaceDN w:val="0"/>
            <w:ind w:hanging="640"/>
            <w:divId w:val="547035094"/>
            <w:rPr>
              <w:del w:id="1276" w:author="Martin Novák" w:date="2023-03-20T17:48:00Z"/>
              <w:rFonts w:eastAsia="Times New Roman"/>
            </w:rPr>
          </w:pPr>
          <w:del w:id="1277" w:author="Martin Novák" w:date="2023-03-20T17:48:00Z">
            <w:r w:rsidDel="00DE5A44">
              <w:rPr>
                <w:rFonts w:eastAsia="Times New Roman"/>
              </w:rPr>
              <w:delText xml:space="preserve">[35] </w:delText>
            </w:r>
            <w:r w:rsidDel="00DE5A44">
              <w:rPr>
                <w:rFonts w:eastAsia="Times New Roman"/>
              </w:rPr>
              <w:tab/>
              <w:delText>DOCS.MICROSOFT.COM. .</w:delText>
            </w:r>
            <w:r w:rsidDel="00DE5A44">
              <w:rPr>
                <w:rFonts w:eastAsia="Times New Roman"/>
                <w:i/>
                <w:iCs/>
              </w:rPr>
              <w:delText>NET Framework versions and dependencies</w:delText>
            </w:r>
            <w:r w:rsidDel="00DE5A44">
              <w:rPr>
                <w:rFonts w:eastAsia="Times New Roman"/>
              </w:rPr>
              <w:delText xml:space="preserve"> [online]. [vid. 2021-06-05]. Dostupné z: https://docs.microsoft.com/en-us/dotnet/framework/migration-guide/versions-and-dependencies?redirectedfrom=MSDN#net-framework-30</w:delText>
            </w:r>
          </w:del>
        </w:p>
        <w:p w14:paraId="1D8681FB" w14:textId="1F536316" w:rsidR="00016564" w:rsidDel="00DE5A44" w:rsidRDefault="00016564">
          <w:pPr>
            <w:autoSpaceDE w:val="0"/>
            <w:autoSpaceDN w:val="0"/>
            <w:ind w:hanging="640"/>
            <w:divId w:val="223637136"/>
            <w:rPr>
              <w:del w:id="1278" w:author="Martin Novák" w:date="2023-03-20T17:48:00Z"/>
              <w:rFonts w:eastAsia="Times New Roman"/>
            </w:rPr>
          </w:pPr>
          <w:del w:id="1279" w:author="Martin Novák" w:date="2023-03-20T17:48:00Z">
            <w:r w:rsidDel="00DE5A44">
              <w:rPr>
                <w:rFonts w:eastAsia="Times New Roman"/>
              </w:rPr>
              <w:delText xml:space="preserve">[36] </w:delText>
            </w:r>
            <w:r w:rsidDel="00DE5A44">
              <w:rPr>
                <w:rFonts w:eastAsia="Times New Roman"/>
              </w:rPr>
              <w:tab/>
              <w:delText xml:space="preserve">DOCS.MICROSOFT.COM. </w:delText>
            </w:r>
            <w:r w:rsidDel="00DE5A44">
              <w:rPr>
                <w:rFonts w:eastAsia="Times New Roman"/>
                <w:i/>
                <w:iCs/>
              </w:rPr>
              <w:delText>What is .NET MAUI? - .NET MAUI | Microsoft Docs</w:delText>
            </w:r>
            <w:r w:rsidDel="00DE5A44">
              <w:rPr>
                <w:rFonts w:eastAsia="Times New Roman"/>
              </w:rPr>
              <w:delText xml:space="preserve"> [online]. [vid. 2021-09-23]. Dostupné z: https://docs.microsoft.com/cs-cz/dotnet/maui/what-is-maui</w:delText>
            </w:r>
          </w:del>
        </w:p>
        <w:p w14:paraId="4C353959" w14:textId="22E89F0C" w:rsidR="00016564" w:rsidDel="00DE5A44" w:rsidRDefault="00016564">
          <w:pPr>
            <w:autoSpaceDE w:val="0"/>
            <w:autoSpaceDN w:val="0"/>
            <w:ind w:hanging="640"/>
            <w:divId w:val="754087411"/>
            <w:rPr>
              <w:del w:id="1280" w:author="Martin Novák" w:date="2023-03-20T17:48:00Z"/>
              <w:rFonts w:eastAsia="Times New Roman"/>
            </w:rPr>
          </w:pPr>
          <w:del w:id="1281" w:author="Martin Novák" w:date="2023-03-20T17:48:00Z">
            <w:r w:rsidDel="00DE5A44">
              <w:rPr>
                <w:rFonts w:eastAsia="Times New Roman"/>
              </w:rPr>
              <w:delText xml:space="preserve">[37] </w:delText>
            </w:r>
            <w:r w:rsidDel="00DE5A44">
              <w:rPr>
                <w:rFonts w:eastAsia="Times New Roman"/>
              </w:rPr>
              <w:tab/>
              <w:delText xml:space="preserve">DOCS.MICROSOFT.COM. </w:delText>
            </w:r>
            <w:r w:rsidDel="00DE5A44">
              <w:rPr>
                <w:rFonts w:eastAsia="Times New Roman"/>
                <w:i/>
                <w:iCs/>
              </w:rPr>
              <w:delText>Unsafe code, pointers to data, and function pointers | Microsoft Docs</w:delText>
            </w:r>
            <w:r w:rsidDel="00DE5A44">
              <w:rPr>
                <w:rFonts w:eastAsia="Times New Roman"/>
              </w:rPr>
              <w:delText xml:space="preserve"> [online]. [vid. 2021-07-23]. Dostupné z: https://docs.microsoft.com/en-us/dotnet/csharp/language-reference/unsafe-code</w:delText>
            </w:r>
          </w:del>
        </w:p>
        <w:p w14:paraId="30E5E9E5" w14:textId="4C783D10" w:rsidR="00016564" w:rsidDel="00DE5A44" w:rsidRDefault="00016564">
          <w:pPr>
            <w:autoSpaceDE w:val="0"/>
            <w:autoSpaceDN w:val="0"/>
            <w:ind w:hanging="640"/>
            <w:divId w:val="422915652"/>
            <w:rPr>
              <w:del w:id="1282" w:author="Martin Novák" w:date="2023-03-20T17:48:00Z"/>
              <w:rFonts w:eastAsia="Times New Roman"/>
            </w:rPr>
          </w:pPr>
          <w:del w:id="1283" w:author="Martin Novák" w:date="2023-03-20T17:48:00Z">
            <w:r w:rsidDel="00DE5A44">
              <w:rPr>
                <w:rFonts w:eastAsia="Times New Roman"/>
              </w:rPr>
              <w:delText xml:space="preserve">[38] </w:delText>
            </w:r>
            <w:r w:rsidDel="00DE5A44">
              <w:rPr>
                <w:rFonts w:eastAsia="Times New Roman"/>
              </w:rPr>
              <w:tab/>
            </w:r>
            <w:r w:rsidDel="00DE5A44">
              <w:rPr>
                <w:rFonts w:eastAsia="Times New Roman"/>
                <w:i/>
                <w:iCs/>
              </w:rPr>
              <w:delText>VisualMicro - Arduino IDE For Visual Studio</w:delText>
            </w:r>
            <w:r w:rsidDel="00DE5A44">
              <w:rPr>
                <w:rFonts w:eastAsia="Times New Roman"/>
              </w:rPr>
              <w:delText xml:space="preserve"> [online]. [vid. 2021-07-23]. Dostupné z: https://www.visualmicro.com/#</w:delText>
            </w:r>
          </w:del>
        </w:p>
        <w:p w14:paraId="7F4AB281" w14:textId="578D8DD5" w:rsidR="00016564" w:rsidDel="00DE5A44" w:rsidRDefault="00016564">
          <w:pPr>
            <w:autoSpaceDE w:val="0"/>
            <w:autoSpaceDN w:val="0"/>
            <w:ind w:hanging="640"/>
            <w:divId w:val="1964076663"/>
            <w:rPr>
              <w:del w:id="1284" w:author="Martin Novák" w:date="2023-03-20T17:48:00Z"/>
              <w:rFonts w:eastAsia="Times New Roman"/>
            </w:rPr>
          </w:pPr>
          <w:del w:id="1285" w:author="Martin Novák" w:date="2023-03-20T17:48:00Z">
            <w:r w:rsidDel="00DE5A44">
              <w:rPr>
                <w:rFonts w:eastAsia="Times New Roman"/>
              </w:rPr>
              <w:delText>[39] .</w:delText>
            </w:r>
            <w:r w:rsidDel="00DE5A44">
              <w:rPr>
                <w:rFonts w:eastAsia="Times New Roman"/>
              </w:rPr>
              <w:tab/>
            </w:r>
            <w:r w:rsidDel="00DE5A44">
              <w:rPr>
                <w:rFonts w:eastAsia="Times New Roman"/>
                <w:i/>
                <w:iCs/>
              </w:rPr>
              <w:delText>NET nanoFramework VS2019 Extension - Visual Studio Marketplace</w:delText>
            </w:r>
            <w:r w:rsidDel="00DE5A44">
              <w:rPr>
                <w:rFonts w:eastAsia="Times New Roman"/>
              </w:rPr>
              <w:delText xml:space="preserve"> [online]. [vid. 2021-07-23]. Dostupné z: https://marketplace.visualstudio.com/items?itemName=nanoframework.nanoFramework-VS2019-Extension</w:delText>
            </w:r>
          </w:del>
        </w:p>
        <w:p w14:paraId="6FAF0788" w14:textId="35322C80" w:rsidR="00016564" w:rsidDel="00DE5A44" w:rsidRDefault="00016564">
          <w:pPr>
            <w:autoSpaceDE w:val="0"/>
            <w:autoSpaceDN w:val="0"/>
            <w:ind w:hanging="640"/>
            <w:divId w:val="2108846453"/>
            <w:rPr>
              <w:del w:id="1286" w:author="Martin Novák" w:date="2023-03-20T17:48:00Z"/>
              <w:rFonts w:eastAsia="Times New Roman"/>
            </w:rPr>
          </w:pPr>
          <w:del w:id="1287" w:author="Martin Novák" w:date="2023-03-20T17:48:00Z">
            <w:r w:rsidDel="00DE5A44">
              <w:rPr>
                <w:rFonts w:eastAsia="Times New Roman"/>
              </w:rPr>
              <w:delText xml:space="preserve">[40] </w:delText>
            </w:r>
            <w:r w:rsidDel="00DE5A44">
              <w:rPr>
                <w:rFonts w:eastAsia="Times New Roman"/>
              </w:rPr>
              <w:tab/>
            </w:r>
            <w:r w:rsidDel="00DE5A44">
              <w:rPr>
                <w:rFonts w:eastAsia="Times New Roman"/>
                <w:i/>
                <w:iCs/>
              </w:rPr>
              <w:delText>C# | Method Overloading - GeeksforGeeks</w:delText>
            </w:r>
            <w:r w:rsidDel="00DE5A44">
              <w:rPr>
                <w:rFonts w:eastAsia="Times New Roman"/>
              </w:rPr>
              <w:delText xml:space="preserve"> [online]. [vid. 2021-07-23]. Dostupné z: https://www.geeksforgeeks.org/c-sharp-method-overloading/</w:delText>
            </w:r>
          </w:del>
        </w:p>
        <w:p w14:paraId="28C0D23C" w14:textId="23DCAC24" w:rsidR="00016564" w:rsidDel="00DE5A44" w:rsidRDefault="00016564">
          <w:pPr>
            <w:autoSpaceDE w:val="0"/>
            <w:autoSpaceDN w:val="0"/>
            <w:ind w:hanging="640"/>
            <w:divId w:val="1351562957"/>
            <w:rPr>
              <w:del w:id="1288" w:author="Martin Novák" w:date="2023-03-20T17:48:00Z"/>
              <w:rFonts w:eastAsia="Times New Roman"/>
            </w:rPr>
          </w:pPr>
          <w:del w:id="1289" w:author="Martin Novák" w:date="2023-03-20T17:48:00Z">
            <w:r w:rsidDel="00DE5A44">
              <w:rPr>
                <w:rFonts w:eastAsia="Times New Roman"/>
              </w:rPr>
              <w:delText xml:space="preserve">[41] </w:delText>
            </w:r>
            <w:r w:rsidDel="00DE5A44">
              <w:rPr>
                <w:rFonts w:eastAsia="Times New Roman"/>
              </w:rPr>
              <w:tab/>
              <w:delText xml:space="preserve">DOCS.MICROSOFT.COM. </w:delText>
            </w:r>
            <w:r w:rsidDel="00DE5A44">
              <w:rPr>
                <w:rFonts w:eastAsia="Times New Roman"/>
                <w:i/>
                <w:iCs/>
              </w:rPr>
              <w:delText>Fundamentals of garbage collection | Microsoft Docs</w:delText>
            </w:r>
            <w:r w:rsidDel="00DE5A44">
              <w:rPr>
                <w:rFonts w:eastAsia="Times New Roman"/>
              </w:rPr>
              <w:delText xml:space="preserve"> [online]. [vid. 2021-07-23]. Dostupné z: https://docs.microsoft.com/en-us/dotnet/standard/garbage-collection/fundamentals</w:delText>
            </w:r>
          </w:del>
        </w:p>
        <w:p w14:paraId="084E1BF2" w14:textId="702C784E" w:rsidR="00016564" w:rsidDel="00DE5A44" w:rsidRDefault="00016564">
          <w:pPr>
            <w:autoSpaceDE w:val="0"/>
            <w:autoSpaceDN w:val="0"/>
            <w:ind w:hanging="640"/>
            <w:divId w:val="1867715005"/>
            <w:rPr>
              <w:del w:id="1290" w:author="Martin Novák" w:date="2023-03-20T17:48:00Z"/>
              <w:rFonts w:eastAsia="Times New Roman"/>
            </w:rPr>
          </w:pPr>
          <w:del w:id="1291" w:author="Martin Novák" w:date="2023-03-20T17:48:00Z">
            <w:r w:rsidDel="00DE5A44">
              <w:rPr>
                <w:rFonts w:eastAsia="Times New Roman"/>
              </w:rPr>
              <w:delText xml:space="preserve">[42] </w:delText>
            </w:r>
            <w:r w:rsidDel="00DE5A44">
              <w:rPr>
                <w:rFonts w:eastAsia="Times New Roman"/>
              </w:rPr>
              <w:tab/>
              <w:delText>DOCS.MICROSOFT.COM. .</w:delText>
            </w:r>
            <w:r w:rsidDel="00DE5A44">
              <w:rPr>
                <w:rFonts w:eastAsia="Times New Roman"/>
                <w:i/>
                <w:iCs/>
              </w:rPr>
              <w:delText>NET garbage collection | Microsoft Docs</w:delText>
            </w:r>
            <w:r w:rsidDel="00DE5A44">
              <w:rPr>
                <w:rFonts w:eastAsia="Times New Roman"/>
              </w:rPr>
              <w:delText xml:space="preserve"> [online]. [vid. 2021-07-23]. Dostupné z: https://docs.microsoft.com/en-us/dotnet/standard/garbage-collection/</w:delText>
            </w:r>
          </w:del>
        </w:p>
        <w:p w14:paraId="3792C5B7" w14:textId="51FCA99D" w:rsidR="00016564" w:rsidDel="00DE5A44" w:rsidRDefault="00016564">
          <w:pPr>
            <w:autoSpaceDE w:val="0"/>
            <w:autoSpaceDN w:val="0"/>
            <w:ind w:hanging="640"/>
            <w:divId w:val="386729077"/>
            <w:rPr>
              <w:del w:id="1292" w:author="Martin Novák" w:date="2023-03-20T17:48:00Z"/>
              <w:rFonts w:eastAsia="Times New Roman"/>
            </w:rPr>
          </w:pPr>
          <w:del w:id="1293" w:author="Martin Novák" w:date="2023-03-20T17:48:00Z">
            <w:r w:rsidDel="00DE5A44">
              <w:rPr>
                <w:rFonts w:eastAsia="Times New Roman"/>
              </w:rPr>
              <w:delText xml:space="preserve">[43] </w:delText>
            </w:r>
            <w:r w:rsidDel="00DE5A44">
              <w:rPr>
                <w:rFonts w:eastAsia="Times New Roman"/>
              </w:rPr>
              <w:tab/>
              <w:delText xml:space="preserve">DOCS.MICROSOFT.COM. </w:delText>
            </w:r>
            <w:r w:rsidDel="00DE5A44">
              <w:rPr>
                <w:rFonts w:eastAsia="Times New Roman"/>
                <w:i/>
                <w:iCs/>
              </w:rPr>
              <w:delText>MulticastDelegate Class (System) | Microsoft Docs</w:delText>
            </w:r>
            <w:r w:rsidDel="00DE5A44">
              <w:rPr>
                <w:rFonts w:eastAsia="Times New Roman"/>
              </w:rPr>
              <w:delText xml:space="preserve"> [online]. [vid. 2021-07-25]. Dostupné z: https://docs.microsoft.com/en-us/dotnet/api/system.multicastdelegate?view=net-5.0#code-try-3</w:delText>
            </w:r>
          </w:del>
        </w:p>
        <w:p w14:paraId="14B7DD2B" w14:textId="51B6D5EE" w:rsidR="00016564" w:rsidDel="00DE5A44" w:rsidRDefault="00016564">
          <w:pPr>
            <w:autoSpaceDE w:val="0"/>
            <w:autoSpaceDN w:val="0"/>
            <w:ind w:hanging="640"/>
            <w:divId w:val="1979527397"/>
            <w:rPr>
              <w:del w:id="1294" w:author="Martin Novák" w:date="2023-03-20T17:48:00Z"/>
              <w:rFonts w:eastAsia="Times New Roman"/>
            </w:rPr>
          </w:pPr>
          <w:del w:id="1295" w:author="Martin Novák" w:date="2023-03-20T17:48:00Z">
            <w:r w:rsidDel="00DE5A44">
              <w:rPr>
                <w:rFonts w:eastAsia="Times New Roman"/>
              </w:rPr>
              <w:delText xml:space="preserve">[44] </w:delText>
            </w:r>
            <w:r w:rsidDel="00DE5A44">
              <w:rPr>
                <w:rFonts w:eastAsia="Times New Roman"/>
              </w:rPr>
              <w:tab/>
              <w:delText xml:space="preserve">ŽIVĚ.CZ. </w:delText>
            </w:r>
            <w:r w:rsidDel="00DE5A44">
              <w:rPr>
                <w:rFonts w:eastAsia="Times New Roman"/>
                <w:i/>
                <w:iCs/>
              </w:rPr>
              <w:delText>Poznáváme C# a Microsoft.NET 15. díl – delegáty – Živě.cz</w:delText>
            </w:r>
            <w:r w:rsidDel="00DE5A44">
              <w:rPr>
                <w:rFonts w:eastAsia="Times New Roman"/>
              </w:rPr>
              <w:delText xml:space="preserve"> [online]. [vid. 2021-07-25]. Dostupné z: https://www.zive.cz/clanky/poznavame-c-a-microsoftnet-15-dil--delegaty/sc-3-a-123479/default.aspx</w:delText>
            </w:r>
          </w:del>
        </w:p>
        <w:p w14:paraId="6CAC6C5F" w14:textId="6FE4FC62" w:rsidR="00016564" w:rsidDel="00DE5A44" w:rsidRDefault="00016564">
          <w:pPr>
            <w:autoSpaceDE w:val="0"/>
            <w:autoSpaceDN w:val="0"/>
            <w:ind w:hanging="640"/>
            <w:divId w:val="1167210247"/>
            <w:rPr>
              <w:del w:id="1296" w:author="Martin Novák" w:date="2023-03-20T17:48:00Z"/>
              <w:rFonts w:eastAsia="Times New Roman"/>
            </w:rPr>
          </w:pPr>
          <w:del w:id="1297" w:author="Martin Novák" w:date="2023-03-20T17:48:00Z">
            <w:r w:rsidDel="00DE5A44">
              <w:rPr>
                <w:rFonts w:eastAsia="Times New Roman"/>
              </w:rPr>
              <w:delText xml:space="preserve">[45] </w:delText>
            </w:r>
            <w:r w:rsidDel="00DE5A44">
              <w:rPr>
                <w:rFonts w:eastAsia="Times New Roman"/>
              </w:rPr>
              <w:tab/>
              <w:delText xml:space="preserve">DOCS.MICROSOFT.COM. </w:delText>
            </w:r>
            <w:r w:rsidDel="00DE5A44">
              <w:rPr>
                <w:rFonts w:eastAsia="Times New Roman"/>
                <w:i/>
                <w:iCs/>
              </w:rPr>
              <w:delText>Delegates - C# Programming Guide | Microsoft Docs</w:delText>
            </w:r>
            <w:r w:rsidDel="00DE5A44">
              <w:rPr>
                <w:rFonts w:eastAsia="Times New Roman"/>
              </w:rPr>
              <w:delText xml:space="preserve"> [online]. [vid. 2021-07-25]. Dostupné z: https://docs.microsoft.com/en-us/dotnet/csharp/programming-guide/delegates/</w:delText>
            </w:r>
          </w:del>
        </w:p>
        <w:p w14:paraId="2DC669BB" w14:textId="2279D694" w:rsidR="00016564" w:rsidDel="00DE5A44" w:rsidRDefault="00016564">
          <w:pPr>
            <w:autoSpaceDE w:val="0"/>
            <w:autoSpaceDN w:val="0"/>
            <w:ind w:hanging="640"/>
            <w:divId w:val="839588676"/>
            <w:rPr>
              <w:del w:id="1298" w:author="Martin Novák" w:date="2023-03-20T17:48:00Z"/>
              <w:rFonts w:eastAsia="Times New Roman"/>
            </w:rPr>
          </w:pPr>
          <w:del w:id="1299" w:author="Martin Novák" w:date="2023-03-20T17:48:00Z">
            <w:r w:rsidDel="00DE5A44">
              <w:rPr>
                <w:rFonts w:eastAsia="Times New Roman"/>
              </w:rPr>
              <w:delText xml:space="preserve">[46] </w:delText>
            </w:r>
            <w:r w:rsidDel="00DE5A44">
              <w:rPr>
                <w:rFonts w:eastAsia="Times New Roman"/>
              </w:rPr>
              <w:tab/>
              <w:delText xml:space="preserve">DOCS.MICROSOFT.COM. </w:delText>
            </w:r>
            <w:r w:rsidDel="00DE5A44">
              <w:rPr>
                <w:rFonts w:eastAsia="Times New Roman"/>
                <w:i/>
                <w:iCs/>
              </w:rPr>
              <w:delText>Handling and Raising Events | Microsoft Docs</w:delText>
            </w:r>
            <w:r w:rsidDel="00DE5A44">
              <w:rPr>
                <w:rFonts w:eastAsia="Times New Roman"/>
              </w:rPr>
              <w:delText xml:space="preserve"> [online]. [vid. 2021-07-25]. Dostupné z: https://docs.microsoft.com/en-us/dotnet/standard/events/</w:delText>
            </w:r>
          </w:del>
        </w:p>
        <w:p w14:paraId="2FD2F018" w14:textId="5EB83AF2" w:rsidR="00016564" w:rsidDel="00DE5A44" w:rsidRDefault="00016564">
          <w:pPr>
            <w:autoSpaceDE w:val="0"/>
            <w:autoSpaceDN w:val="0"/>
            <w:ind w:hanging="640"/>
            <w:divId w:val="372923777"/>
            <w:rPr>
              <w:del w:id="1300" w:author="Martin Novák" w:date="2023-03-20T17:48:00Z"/>
              <w:rFonts w:eastAsia="Times New Roman"/>
            </w:rPr>
          </w:pPr>
          <w:del w:id="1301" w:author="Martin Novák" w:date="2023-03-20T17:48:00Z">
            <w:r w:rsidDel="00DE5A44">
              <w:rPr>
                <w:rFonts w:eastAsia="Times New Roman"/>
              </w:rPr>
              <w:delText xml:space="preserve">[47] </w:delText>
            </w:r>
            <w:r w:rsidDel="00DE5A44">
              <w:rPr>
                <w:rFonts w:eastAsia="Times New Roman"/>
              </w:rPr>
              <w:tab/>
              <w:delText xml:space="preserve">DOCS.MICROSOFT.COM. </w:delText>
            </w:r>
            <w:r w:rsidDel="00DE5A44">
              <w:rPr>
                <w:rFonts w:eastAsia="Times New Roman"/>
                <w:i/>
                <w:iCs/>
              </w:rPr>
              <w:delText>EventHandler Delegate (System) | Microsoft Docs</w:delText>
            </w:r>
            <w:r w:rsidDel="00DE5A44">
              <w:rPr>
                <w:rFonts w:eastAsia="Times New Roman"/>
              </w:rPr>
              <w:delText xml:space="preserve"> [online]. [vid. 2021-07-25]. Dostupné z: https://docs.microsoft.com/en-us/dotnet/api/system.eventhandler?view=net-5.0</w:delText>
            </w:r>
          </w:del>
        </w:p>
        <w:p w14:paraId="4A51954C" w14:textId="15743185" w:rsidR="00016564" w:rsidDel="00DE5A44" w:rsidRDefault="00016564">
          <w:pPr>
            <w:autoSpaceDE w:val="0"/>
            <w:autoSpaceDN w:val="0"/>
            <w:ind w:hanging="640"/>
            <w:divId w:val="1385565529"/>
            <w:rPr>
              <w:del w:id="1302" w:author="Martin Novák" w:date="2023-03-20T17:48:00Z"/>
              <w:rFonts w:eastAsia="Times New Roman"/>
            </w:rPr>
          </w:pPr>
          <w:del w:id="1303" w:author="Martin Novák" w:date="2023-03-20T17:48:00Z">
            <w:r w:rsidDel="00DE5A44">
              <w:rPr>
                <w:rFonts w:eastAsia="Times New Roman"/>
              </w:rPr>
              <w:delText xml:space="preserve">[48] </w:delText>
            </w:r>
            <w:r w:rsidDel="00DE5A44">
              <w:rPr>
                <w:rFonts w:eastAsia="Times New Roman"/>
              </w:rPr>
              <w:tab/>
              <w:delText xml:space="preserve">DOCS.MICROSOFT.COM. </w:delText>
            </w:r>
            <w:r w:rsidDel="00DE5A44">
              <w:rPr>
                <w:rFonts w:eastAsia="Times New Roman"/>
                <w:i/>
                <w:iCs/>
              </w:rPr>
              <w:delText>out parameter modifier - C# Reference | Microsoft Docs</w:delText>
            </w:r>
            <w:r w:rsidDel="00DE5A44">
              <w:rPr>
                <w:rFonts w:eastAsia="Times New Roman"/>
              </w:rPr>
              <w:delText xml:space="preserve"> [online]. [vid. 2021-07-23]. Dostupné z: https://docs.microsoft.com/en-us/dotnet/csharp/language-reference/keywords/out-parameter-modifier</w:delText>
            </w:r>
          </w:del>
        </w:p>
        <w:p w14:paraId="36D95083" w14:textId="3E499914" w:rsidR="00016564" w:rsidDel="00DE5A44" w:rsidRDefault="00016564">
          <w:pPr>
            <w:autoSpaceDE w:val="0"/>
            <w:autoSpaceDN w:val="0"/>
            <w:ind w:hanging="640"/>
            <w:divId w:val="428500684"/>
            <w:rPr>
              <w:del w:id="1304" w:author="Martin Novák" w:date="2023-03-20T17:48:00Z"/>
              <w:rFonts w:eastAsia="Times New Roman"/>
            </w:rPr>
          </w:pPr>
          <w:del w:id="1305" w:author="Martin Novák" w:date="2023-03-20T17:48:00Z">
            <w:r w:rsidDel="00DE5A44">
              <w:rPr>
                <w:rFonts w:eastAsia="Times New Roman"/>
              </w:rPr>
              <w:delText xml:space="preserve">[49] </w:delText>
            </w:r>
            <w:r w:rsidDel="00DE5A44">
              <w:rPr>
                <w:rFonts w:eastAsia="Times New Roman"/>
              </w:rPr>
              <w:tab/>
              <w:delText xml:space="preserve">DOCS.MICROSOFT.COM. </w:delText>
            </w:r>
            <w:r w:rsidDel="00DE5A44">
              <w:rPr>
                <w:rFonts w:eastAsia="Times New Roman"/>
                <w:i/>
                <w:iCs/>
              </w:rPr>
              <w:delText>Properties - C# Programming Guide | Microsoft Docs</w:delText>
            </w:r>
            <w:r w:rsidDel="00DE5A44">
              <w:rPr>
                <w:rFonts w:eastAsia="Times New Roman"/>
              </w:rPr>
              <w:delText xml:space="preserve"> [online]. [vid. 2021-07-23]. Dostupné z: https://docs.microsoft.com/en-us/dotnet/csharp/programming-guide/classes-and-structs/properties</w:delText>
            </w:r>
          </w:del>
        </w:p>
        <w:p w14:paraId="49F28B81" w14:textId="276E1AF8" w:rsidR="00016564" w:rsidDel="00DE5A44" w:rsidRDefault="00016564">
          <w:pPr>
            <w:autoSpaceDE w:val="0"/>
            <w:autoSpaceDN w:val="0"/>
            <w:ind w:hanging="640"/>
            <w:divId w:val="1453981722"/>
            <w:rPr>
              <w:del w:id="1306" w:author="Martin Novák" w:date="2023-03-20T17:48:00Z"/>
              <w:rFonts w:eastAsia="Times New Roman"/>
            </w:rPr>
          </w:pPr>
          <w:del w:id="1307" w:author="Martin Novák" w:date="2023-03-20T17:48:00Z">
            <w:r w:rsidDel="00DE5A44">
              <w:rPr>
                <w:rFonts w:eastAsia="Times New Roman"/>
              </w:rPr>
              <w:delText xml:space="preserve">[50] </w:delText>
            </w:r>
            <w:r w:rsidDel="00DE5A44">
              <w:rPr>
                <w:rFonts w:eastAsia="Times New Roman"/>
              </w:rPr>
              <w:tab/>
              <w:delText xml:space="preserve">DOCS.MICROSOFT.COM. </w:delText>
            </w:r>
            <w:r w:rsidDel="00DE5A44">
              <w:rPr>
                <w:rFonts w:eastAsia="Times New Roman"/>
                <w:i/>
                <w:iCs/>
              </w:rPr>
              <w:delText>Partial Classes and Methods - C# Programming Guide | Microsoft Docs</w:delText>
            </w:r>
            <w:r w:rsidDel="00DE5A44">
              <w:rPr>
                <w:rFonts w:eastAsia="Times New Roman"/>
              </w:rPr>
              <w:delText xml:space="preserve"> [online]. [vid. 2021-07-24]. Dostupné z: https://docs.microsoft.com/en-us/dotnet/csharp/programming-guide/classes-and-structs/partial-classes-and-methods</w:delText>
            </w:r>
          </w:del>
        </w:p>
        <w:p w14:paraId="78DEAC80" w14:textId="4460A2E9" w:rsidR="00016564" w:rsidDel="00DE5A44" w:rsidRDefault="00016564">
          <w:pPr>
            <w:autoSpaceDE w:val="0"/>
            <w:autoSpaceDN w:val="0"/>
            <w:ind w:hanging="640"/>
            <w:divId w:val="1893232040"/>
            <w:rPr>
              <w:del w:id="1308" w:author="Martin Novák" w:date="2023-03-20T17:48:00Z"/>
              <w:rFonts w:eastAsia="Times New Roman"/>
            </w:rPr>
          </w:pPr>
          <w:del w:id="1309" w:author="Martin Novák" w:date="2023-03-20T17:48:00Z">
            <w:r w:rsidDel="00DE5A44">
              <w:rPr>
                <w:rFonts w:eastAsia="Times New Roman"/>
              </w:rPr>
              <w:delText xml:space="preserve">[51] </w:delText>
            </w:r>
            <w:r w:rsidDel="00DE5A44">
              <w:rPr>
                <w:rFonts w:eastAsia="Times New Roman"/>
              </w:rPr>
              <w:tab/>
              <w:delText xml:space="preserve">DOCS.MICROSOFT.COM. </w:delText>
            </w:r>
            <w:r w:rsidDel="00DE5A44">
              <w:rPr>
                <w:rFonts w:eastAsia="Times New Roman"/>
                <w:i/>
                <w:iCs/>
              </w:rPr>
              <w:delText>Event handling in native C++</w:delText>
            </w:r>
            <w:r w:rsidDel="00DE5A44">
              <w:rPr>
                <w:rFonts w:eastAsia="Times New Roman"/>
              </w:rPr>
              <w:delText xml:space="preserve"> [online]. [vid. 2021-06-06]. Dostupné z: https://docs.microsoft.com/en-us/cpp/cpp/event-handling-in-native-cpp?view=msvc-160#:~:text= Event handling in native C%2B%2B  1,you use the intrinsic function __hook... More</w:delText>
            </w:r>
          </w:del>
        </w:p>
        <w:p w14:paraId="118CA623" w14:textId="75EBC5DD" w:rsidR="00016564" w:rsidDel="00DE5A44" w:rsidRDefault="00016564">
          <w:pPr>
            <w:autoSpaceDE w:val="0"/>
            <w:autoSpaceDN w:val="0"/>
            <w:ind w:hanging="640"/>
            <w:divId w:val="1699888814"/>
            <w:rPr>
              <w:del w:id="1310" w:author="Martin Novák" w:date="2023-03-20T17:48:00Z"/>
              <w:rFonts w:eastAsia="Times New Roman"/>
            </w:rPr>
          </w:pPr>
          <w:del w:id="1311" w:author="Martin Novák" w:date="2023-03-20T17:48:00Z">
            <w:r w:rsidDel="00DE5A44">
              <w:rPr>
                <w:rFonts w:eastAsia="Times New Roman"/>
              </w:rPr>
              <w:delText xml:space="preserve">[52] </w:delText>
            </w:r>
            <w:r w:rsidDel="00DE5A44">
              <w:rPr>
                <w:rFonts w:eastAsia="Times New Roman"/>
              </w:rPr>
              <w:tab/>
              <w:delText xml:space="preserve">LIBGDX. </w:delText>
            </w:r>
            <w:r w:rsidDel="00DE5A44">
              <w:rPr>
                <w:rFonts w:eastAsia="Times New Roman"/>
                <w:i/>
                <w:iCs/>
              </w:rPr>
              <w:delText>libGDX features</w:delText>
            </w:r>
            <w:r w:rsidDel="00DE5A44">
              <w:rPr>
                <w:rFonts w:eastAsia="Times New Roman"/>
              </w:rPr>
              <w:delText xml:space="preserve"> [online]. [vid. 2021-06-05]. Dostupné z: https://libgdx.com/features/</w:delText>
            </w:r>
          </w:del>
        </w:p>
        <w:p w14:paraId="5BCE351A" w14:textId="654BF32B" w:rsidR="00016564" w:rsidDel="00DE5A44" w:rsidRDefault="00016564">
          <w:pPr>
            <w:autoSpaceDE w:val="0"/>
            <w:autoSpaceDN w:val="0"/>
            <w:ind w:hanging="640"/>
            <w:divId w:val="1083255293"/>
            <w:rPr>
              <w:del w:id="1312" w:author="Martin Novák" w:date="2023-03-20T17:48:00Z"/>
              <w:rFonts w:eastAsia="Times New Roman"/>
            </w:rPr>
          </w:pPr>
          <w:del w:id="1313" w:author="Martin Novák" w:date="2023-03-20T17:48:00Z">
            <w:r w:rsidDel="00DE5A44">
              <w:rPr>
                <w:rFonts w:eastAsia="Times New Roman"/>
              </w:rPr>
              <w:delText xml:space="preserve">[53] </w:delText>
            </w:r>
            <w:r w:rsidDel="00DE5A44">
              <w:rPr>
                <w:rFonts w:eastAsia="Times New Roman"/>
              </w:rPr>
              <w:tab/>
              <w:delText xml:space="preserve">SLÁMA, David. Průvodce herními žánry – dungeony a rpg – Doupě.cz. </w:delText>
            </w:r>
            <w:r w:rsidDel="00DE5A44">
              <w:rPr>
                <w:rFonts w:eastAsia="Times New Roman"/>
                <w:i/>
                <w:iCs/>
              </w:rPr>
              <w:delText>Computer</w:delText>
            </w:r>
            <w:r w:rsidDel="00DE5A44">
              <w:rPr>
                <w:rFonts w:eastAsia="Times New Roman"/>
              </w:rPr>
              <w:delText xml:space="preserve"> [online]. 2010 [vid. 2021-08-14]. Dostupné z: https://doupe.zive.cz/clanek/pruvodce-hernimi-zanry--dungeony-a-rpg</w:delText>
            </w:r>
          </w:del>
        </w:p>
        <w:p w14:paraId="10D7FC9E" w14:textId="46DBA5FD" w:rsidR="00016564" w:rsidDel="00DE5A44" w:rsidRDefault="00016564">
          <w:pPr>
            <w:autoSpaceDE w:val="0"/>
            <w:autoSpaceDN w:val="0"/>
            <w:ind w:hanging="640"/>
            <w:divId w:val="1900626094"/>
            <w:rPr>
              <w:del w:id="1314" w:author="Martin Novák" w:date="2023-03-20T17:48:00Z"/>
              <w:rFonts w:eastAsia="Times New Roman"/>
            </w:rPr>
          </w:pPr>
          <w:del w:id="1315" w:author="Martin Novák" w:date="2023-03-20T17:48:00Z">
            <w:r w:rsidDel="00DE5A44">
              <w:rPr>
                <w:rFonts w:eastAsia="Times New Roman"/>
              </w:rPr>
              <w:delText xml:space="preserve">[54] </w:delText>
            </w:r>
            <w:r w:rsidDel="00DE5A44">
              <w:rPr>
                <w:rFonts w:eastAsia="Times New Roman"/>
              </w:rPr>
              <w:tab/>
            </w:r>
            <w:r w:rsidDel="00DE5A44">
              <w:rPr>
                <w:rFonts w:eastAsia="Times New Roman"/>
                <w:i/>
                <w:iCs/>
              </w:rPr>
              <w:delText>Hra na PC Assassins Creed Odyssey - PC DIGITAL | Hra na PC na Alza.cz</w:delText>
            </w:r>
            <w:r w:rsidDel="00DE5A44">
              <w:rPr>
                <w:rFonts w:eastAsia="Times New Roman"/>
              </w:rPr>
              <w:delText xml:space="preserve"> [online]. [vid. 2021-08-24]. Dostupné z: https://www.alza.cz/media/assassins-creed-odyssey-pc-digital-d6222907.htm?o=3</w:delText>
            </w:r>
          </w:del>
        </w:p>
        <w:p w14:paraId="4902E887" w14:textId="072CA67C" w:rsidR="00016564" w:rsidDel="00DE5A44" w:rsidRDefault="00016564">
          <w:pPr>
            <w:autoSpaceDE w:val="0"/>
            <w:autoSpaceDN w:val="0"/>
            <w:ind w:hanging="640"/>
            <w:divId w:val="1651708514"/>
            <w:rPr>
              <w:del w:id="1316" w:author="Martin Novák" w:date="2023-03-20T17:48:00Z"/>
              <w:rFonts w:eastAsia="Times New Roman"/>
            </w:rPr>
          </w:pPr>
          <w:del w:id="1317" w:author="Martin Novák" w:date="2023-03-20T17:48:00Z">
            <w:r w:rsidDel="00DE5A44">
              <w:rPr>
                <w:rFonts w:eastAsia="Times New Roman"/>
              </w:rPr>
              <w:delText xml:space="preserve">[55] </w:delText>
            </w:r>
            <w:r w:rsidDel="00DE5A44">
              <w:rPr>
                <w:rFonts w:eastAsia="Times New Roman"/>
              </w:rPr>
              <w:tab/>
            </w:r>
            <w:r w:rsidDel="00DE5A44">
              <w:rPr>
                <w:rFonts w:eastAsia="Times New Roman"/>
                <w:i/>
                <w:iCs/>
              </w:rPr>
              <w:delText>Ušetřete 75% na produktu Assassin’s Creed® Odyssey ve službě Steam</w:delText>
            </w:r>
            <w:r w:rsidDel="00DE5A44">
              <w:rPr>
                <w:rFonts w:eastAsia="Times New Roman"/>
              </w:rPr>
              <w:delText xml:space="preserve"> [online]. [vid. 2021-08-24]. Dostupné z: https://store.steampowered.com/app/812140/Assassins_Creed_Odyssey/</w:delText>
            </w:r>
          </w:del>
        </w:p>
        <w:p w14:paraId="0F9F668D" w14:textId="04B958AD" w:rsidR="00016564" w:rsidDel="00DE5A44" w:rsidRDefault="00016564">
          <w:pPr>
            <w:autoSpaceDE w:val="0"/>
            <w:autoSpaceDN w:val="0"/>
            <w:ind w:hanging="640"/>
            <w:divId w:val="945964921"/>
            <w:rPr>
              <w:del w:id="1318" w:author="Martin Novák" w:date="2023-03-20T17:48:00Z"/>
              <w:rFonts w:eastAsia="Times New Roman"/>
            </w:rPr>
          </w:pPr>
          <w:del w:id="1319" w:author="Martin Novák" w:date="2023-03-20T17:48:00Z">
            <w:r w:rsidDel="00DE5A44">
              <w:rPr>
                <w:rFonts w:eastAsia="Times New Roman"/>
              </w:rPr>
              <w:delText xml:space="preserve">[56] </w:delText>
            </w:r>
            <w:r w:rsidDel="00DE5A44">
              <w:rPr>
                <w:rFonts w:eastAsia="Times New Roman"/>
              </w:rPr>
              <w:tab/>
            </w:r>
            <w:r w:rsidDel="00DE5A44">
              <w:rPr>
                <w:rFonts w:eastAsia="Times New Roman"/>
                <w:i/>
                <w:iCs/>
              </w:rPr>
              <w:delText>Assassin’s Creed Odyssey | Download and Buy Today - Epic Games Store</w:delText>
            </w:r>
            <w:r w:rsidDel="00DE5A44">
              <w:rPr>
                <w:rFonts w:eastAsia="Times New Roman"/>
              </w:rPr>
              <w:delText xml:space="preserve"> [online]. [vid. 2021-08-24]. Dostupné z: https://www.epicgames.com/store/en-US/p/assassins-creed-odyssey</w:delText>
            </w:r>
          </w:del>
        </w:p>
        <w:p w14:paraId="712DEB16" w14:textId="5505521B" w:rsidR="00016564" w:rsidDel="00DE5A44" w:rsidRDefault="00016564">
          <w:pPr>
            <w:autoSpaceDE w:val="0"/>
            <w:autoSpaceDN w:val="0"/>
            <w:ind w:hanging="640"/>
            <w:divId w:val="446046528"/>
            <w:rPr>
              <w:del w:id="1320" w:author="Martin Novák" w:date="2023-03-20T17:48:00Z"/>
              <w:rFonts w:eastAsia="Times New Roman"/>
            </w:rPr>
          </w:pPr>
          <w:del w:id="1321" w:author="Martin Novák" w:date="2023-03-20T17:48:00Z">
            <w:r w:rsidDel="00DE5A44">
              <w:rPr>
                <w:rFonts w:eastAsia="Times New Roman"/>
              </w:rPr>
              <w:delText xml:space="preserve">[57] </w:delText>
            </w:r>
            <w:r w:rsidDel="00DE5A44">
              <w:rPr>
                <w:rFonts w:eastAsia="Times New Roman"/>
              </w:rPr>
              <w:tab/>
            </w:r>
            <w:r w:rsidDel="00DE5A44">
              <w:rPr>
                <w:rFonts w:eastAsia="Times New Roman"/>
                <w:i/>
                <w:iCs/>
              </w:rPr>
              <w:delText>Assassin’s Creed Odyssey on PS4, Xbox One, PC | Ubisoft (UK)</w:delText>
            </w:r>
            <w:r w:rsidDel="00DE5A44">
              <w:rPr>
                <w:rFonts w:eastAsia="Times New Roman"/>
              </w:rPr>
              <w:delText xml:space="preserve"> [online]. [vid. 2021-08-24]. Dostupné z: https://www.ubisoft.com/en-gb/game/assassins-creed/odyssey</w:delText>
            </w:r>
          </w:del>
        </w:p>
        <w:p w14:paraId="09A0B038" w14:textId="52970DCD" w:rsidR="00016564" w:rsidDel="00DE5A44" w:rsidRDefault="00016564">
          <w:pPr>
            <w:autoSpaceDE w:val="0"/>
            <w:autoSpaceDN w:val="0"/>
            <w:ind w:hanging="640"/>
            <w:divId w:val="711539961"/>
            <w:rPr>
              <w:del w:id="1322" w:author="Martin Novák" w:date="2023-03-20T17:48:00Z"/>
              <w:rFonts w:eastAsia="Times New Roman"/>
            </w:rPr>
          </w:pPr>
          <w:del w:id="1323" w:author="Martin Novák" w:date="2023-03-20T17:48:00Z">
            <w:r w:rsidDel="00DE5A44">
              <w:rPr>
                <w:rFonts w:eastAsia="Times New Roman"/>
              </w:rPr>
              <w:delText xml:space="preserve">[58] </w:delText>
            </w:r>
            <w:r w:rsidDel="00DE5A44">
              <w:rPr>
                <w:rFonts w:eastAsia="Times New Roman"/>
              </w:rPr>
              <w:tab/>
            </w:r>
            <w:r w:rsidDel="00DE5A44">
              <w:rPr>
                <w:rFonts w:eastAsia="Times New Roman"/>
                <w:i/>
                <w:iCs/>
              </w:rPr>
              <w:delText>Baldur’s Gate II: Enhanced Edition ve službě Steam</w:delText>
            </w:r>
            <w:r w:rsidDel="00DE5A44">
              <w:rPr>
                <w:rFonts w:eastAsia="Times New Roman"/>
              </w:rPr>
              <w:delText xml:space="preserve"> [online]. [vid. 2021-08-26]. Dostupné z: https://store.steampowered.com/app/257350/Baldurs_Gate_II_Enhanced_Edition/</w:delText>
            </w:r>
          </w:del>
        </w:p>
        <w:p w14:paraId="74950651" w14:textId="59816375" w:rsidR="00016564" w:rsidDel="00DE5A44" w:rsidRDefault="00016564">
          <w:pPr>
            <w:autoSpaceDE w:val="0"/>
            <w:autoSpaceDN w:val="0"/>
            <w:ind w:hanging="640"/>
            <w:divId w:val="898634804"/>
            <w:rPr>
              <w:del w:id="1324" w:author="Martin Novák" w:date="2023-03-20T17:48:00Z"/>
              <w:rFonts w:eastAsia="Times New Roman"/>
            </w:rPr>
          </w:pPr>
          <w:del w:id="1325" w:author="Martin Novák" w:date="2023-03-20T17:48:00Z">
            <w:r w:rsidDel="00DE5A44">
              <w:rPr>
                <w:rFonts w:eastAsia="Times New Roman"/>
              </w:rPr>
              <w:delText xml:space="preserve">[59] </w:delText>
            </w:r>
            <w:r w:rsidDel="00DE5A44">
              <w:rPr>
                <w:rFonts w:eastAsia="Times New Roman"/>
              </w:rPr>
              <w:tab/>
            </w:r>
            <w:r w:rsidDel="00DE5A44">
              <w:rPr>
                <w:rFonts w:eastAsia="Times New Roman"/>
                <w:i/>
                <w:iCs/>
              </w:rPr>
              <w:delText>Hra na PC Baldur’s Gate II Enhanced Edition - PC DIGITAL | Hra na PC na Alza.cz</w:delText>
            </w:r>
            <w:r w:rsidDel="00DE5A44">
              <w:rPr>
                <w:rFonts w:eastAsia="Times New Roman"/>
              </w:rPr>
              <w:delText xml:space="preserve"> [online]. [vid. 2021-08-26]. Dostupné z: https://www.alza.cz/media/baldurs-gate-ii-enhanced-edition-pc-digital-d5866684.htm</w:delText>
            </w:r>
          </w:del>
        </w:p>
        <w:p w14:paraId="1420578D" w14:textId="46FA1472" w:rsidR="00016564" w:rsidDel="00DE5A44" w:rsidRDefault="00016564">
          <w:pPr>
            <w:autoSpaceDE w:val="0"/>
            <w:autoSpaceDN w:val="0"/>
            <w:ind w:hanging="640"/>
            <w:divId w:val="250697243"/>
            <w:rPr>
              <w:del w:id="1326" w:author="Martin Novák" w:date="2023-03-20T17:48:00Z"/>
              <w:rFonts w:eastAsia="Times New Roman"/>
            </w:rPr>
          </w:pPr>
          <w:del w:id="1327" w:author="Martin Novák" w:date="2023-03-20T17:48:00Z">
            <w:r w:rsidDel="00DE5A44">
              <w:rPr>
                <w:rFonts w:eastAsia="Times New Roman"/>
              </w:rPr>
              <w:delText xml:space="preserve">[60] </w:delText>
            </w:r>
            <w:r w:rsidDel="00DE5A44">
              <w:rPr>
                <w:rFonts w:eastAsia="Times New Roman"/>
              </w:rPr>
              <w:tab/>
            </w:r>
            <w:r w:rsidDel="00DE5A44">
              <w:rPr>
                <w:rFonts w:eastAsia="Times New Roman"/>
                <w:i/>
                <w:iCs/>
              </w:rPr>
              <w:delText>Hra na PC Heroes of Might &amp; Magic III - HD Edtion (PC) DIGITAL | Hra na PC na Alza.cz</w:delText>
            </w:r>
            <w:r w:rsidDel="00DE5A44">
              <w:rPr>
                <w:rFonts w:eastAsia="Times New Roman"/>
              </w:rPr>
              <w:delText xml:space="preserve"> [online]. [vid. 2021-08-26]. Dostupné z: https://www.alza.cz/media/heroes-of-might-magic-iii-hd-edtion-pc-digital-d5346604.htm</w:delText>
            </w:r>
          </w:del>
        </w:p>
        <w:p w14:paraId="37CB7518" w14:textId="4410E574" w:rsidR="00016564" w:rsidDel="00DE5A44" w:rsidRDefault="00016564">
          <w:pPr>
            <w:autoSpaceDE w:val="0"/>
            <w:autoSpaceDN w:val="0"/>
            <w:ind w:hanging="640"/>
            <w:divId w:val="1598712005"/>
            <w:rPr>
              <w:del w:id="1328" w:author="Martin Novák" w:date="2023-03-20T17:48:00Z"/>
              <w:rFonts w:eastAsia="Times New Roman"/>
            </w:rPr>
          </w:pPr>
          <w:del w:id="1329" w:author="Martin Novák" w:date="2023-03-20T17:48:00Z">
            <w:r w:rsidDel="00DE5A44">
              <w:rPr>
                <w:rFonts w:eastAsia="Times New Roman"/>
              </w:rPr>
              <w:delText xml:space="preserve">[61] </w:delText>
            </w:r>
            <w:r w:rsidDel="00DE5A44">
              <w:rPr>
                <w:rFonts w:eastAsia="Times New Roman"/>
              </w:rPr>
              <w:tab/>
            </w:r>
            <w:r w:rsidDel="00DE5A44">
              <w:rPr>
                <w:rFonts w:eastAsia="Times New Roman"/>
                <w:i/>
                <w:iCs/>
              </w:rPr>
              <w:delText>Might &amp; Magic Heroes 3 | Download and Buy Today - Epic Games Store</w:delText>
            </w:r>
            <w:r w:rsidDel="00DE5A44">
              <w:rPr>
                <w:rFonts w:eastAsia="Times New Roman"/>
              </w:rPr>
              <w:delText xml:space="preserve"> [online]. [vid. 2021-08-26]. Dostupné z: https://www.epicgames.com/store/en-US/p/might-and-magic-heroes-3</w:delText>
            </w:r>
          </w:del>
        </w:p>
        <w:p w14:paraId="1357EE64" w14:textId="19289621" w:rsidR="00016564" w:rsidDel="00DE5A44" w:rsidRDefault="00016564">
          <w:pPr>
            <w:autoSpaceDE w:val="0"/>
            <w:autoSpaceDN w:val="0"/>
            <w:ind w:hanging="640"/>
            <w:divId w:val="122575902"/>
            <w:rPr>
              <w:del w:id="1330" w:author="Martin Novák" w:date="2023-03-20T17:48:00Z"/>
              <w:rFonts w:eastAsia="Times New Roman"/>
            </w:rPr>
          </w:pPr>
          <w:del w:id="1331" w:author="Martin Novák" w:date="2023-03-20T17:48:00Z">
            <w:r w:rsidDel="00DE5A44">
              <w:rPr>
                <w:rFonts w:eastAsia="Times New Roman"/>
              </w:rPr>
              <w:delText xml:space="preserve">[62] </w:delText>
            </w:r>
            <w:r w:rsidDel="00DE5A44">
              <w:rPr>
                <w:rFonts w:eastAsia="Times New Roman"/>
              </w:rPr>
              <w:tab/>
            </w:r>
            <w:r w:rsidDel="00DE5A44">
              <w:rPr>
                <w:rFonts w:eastAsia="Times New Roman"/>
                <w:i/>
                <w:iCs/>
              </w:rPr>
              <w:delText>Heroes® of Might &amp; Magic® III - HD Edition ve službě Steam</w:delText>
            </w:r>
            <w:r w:rsidDel="00DE5A44">
              <w:rPr>
                <w:rFonts w:eastAsia="Times New Roman"/>
              </w:rPr>
              <w:delText xml:space="preserve"> [online]. [vid. 2021-08-26]. Dostupné z: https://store.steampowered.com/app/297000/Heroes_of_Might__Magic_III__HD_Edition/</w:delText>
            </w:r>
          </w:del>
        </w:p>
        <w:p w14:paraId="2F612F8C" w14:textId="4A344C3C" w:rsidR="00016564" w:rsidDel="00DE5A44" w:rsidRDefault="00016564">
          <w:pPr>
            <w:autoSpaceDE w:val="0"/>
            <w:autoSpaceDN w:val="0"/>
            <w:ind w:hanging="640"/>
            <w:divId w:val="58554748"/>
            <w:rPr>
              <w:del w:id="1332" w:author="Martin Novák" w:date="2023-03-20T17:48:00Z"/>
              <w:rFonts w:eastAsia="Times New Roman"/>
            </w:rPr>
          </w:pPr>
          <w:del w:id="1333" w:author="Martin Novák" w:date="2023-03-20T17:48:00Z">
            <w:r w:rsidDel="00DE5A44">
              <w:rPr>
                <w:rFonts w:eastAsia="Times New Roman"/>
              </w:rPr>
              <w:delText xml:space="preserve">[63] </w:delText>
            </w:r>
            <w:r w:rsidDel="00DE5A44">
              <w:rPr>
                <w:rFonts w:eastAsia="Times New Roman"/>
              </w:rPr>
              <w:tab/>
            </w:r>
            <w:r w:rsidDel="00DE5A44">
              <w:rPr>
                <w:rFonts w:eastAsia="Times New Roman"/>
                <w:i/>
                <w:iCs/>
              </w:rPr>
              <w:delText>Buy Heroes of Might and Magic III: Complete PC (Download)</w:delText>
            </w:r>
            <w:r w:rsidDel="00DE5A44">
              <w:rPr>
                <w:rFonts w:eastAsia="Times New Roman"/>
              </w:rPr>
              <w:delText xml:space="preserve"> [online]. [vid. 2021-08-26]. Dostupné z: https://store.ubi.com/uk/game?pid=575ffd9ba3be1633568b4d8c&amp;dwvar_575ffd9ba3be1633568b4d8c_Platform=pcdl&amp;edition=Complete%20Edition&amp;source=detail</w:delText>
            </w:r>
          </w:del>
        </w:p>
        <w:p w14:paraId="3E69D0B2" w14:textId="03C70735" w:rsidR="00016564" w:rsidDel="00DE5A44" w:rsidRDefault="00016564">
          <w:pPr>
            <w:autoSpaceDE w:val="0"/>
            <w:autoSpaceDN w:val="0"/>
            <w:ind w:hanging="640"/>
            <w:divId w:val="750394924"/>
            <w:rPr>
              <w:del w:id="1334" w:author="Martin Novák" w:date="2023-03-20T17:48:00Z"/>
              <w:rFonts w:eastAsia="Times New Roman"/>
            </w:rPr>
          </w:pPr>
          <w:del w:id="1335" w:author="Martin Novák" w:date="2023-03-20T17:48:00Z">
            <w:r w:rsidDel="00DE5A44">
              <w:rPr>
                <w:rFonts w:eastAsia="Times New Roman"/>
              </w:rPr>
              <w:delText xml:space="preserve">[64] </w:delText>
            </w:r>
            <w:r w:rsidDel="00DE5A44">
              <w:rPr>
                <w:rFonts w:eastAsia="Times New Roman"/>
              </w:rPr>
              <w:tab/>
            </w:r>
            <w:r w:rsidDel="00DE5A44">
              <w:rPr>
                <w:rFonts w:eastAsia="Times New Roman"/>
                <w:i/>
                <w:iCs/>
              </w:rPr>
              <w:delText>D&amp;D Official Homepage | Dungeons &amp; Dragons</w:delText>
            </w:r>
            <w:r w:rsidDel="00DE5A44">
              <w:rPr>
                <w:rFonts w:eastAsia="Times New Roman"/>
              </w:rPr>
              <w:delText xml:space="preserve"> [online]. [vid. 2021-11-12]. Dostupné z: https://dnd.wizards.com/</w:delText>
            </w:r>
          </w:del>
        </w:p>
        <w:p w14:paraId="7C781766" w14:textId="0137B13E" w:rsidR="00016564" w:rsidDel="00DE5A44" w:rsidRDefault="00016564">
          <w:pPr>
            <w:autoSpaceDE w:val="0"/>
            <w:autoSpaceDN w:val="0"/>
            <w:ind w:hanging="640"/>
            <w:divId w:val="75639363"/>
            <w:rPr>
              <w:del w:id="1336" w:author="Martin Novák" w:date="2023-03-20T17:48:00Z"/>
              <w:rFonts w:eastAsia="Times New Roman"/>
            </w:rPr>
          </w:pPr>
          <w:del w:id="1337" w:author="Martin Novák" w:date="2023-03-20T17:48:00Z">
            <w:r w:rsidDel="00DE5A44">
              <w:rPr>
                <w:rFonts w:eastAsia="Times New Roman"/>
              </w:rPr>
              <w:delText xml:space="preserve">[65] </w:delText>
            </w:r>
            <w:r w:rsidDel="00DE5A44">
              <w:rPr>
                <w:rFonts w:eastAsia="Times New Roman"/>
              </w:rPr>
              <w:tab/>
            </w:r>
            <w:r w:rsidDel="00DE5A44">
              <w:rPr>
                <w:rFonts w:eastAsia="Times New Roman"/>
                <w:i/>
                <w:iCs/>
              </w:rPr>
              <w:delText>Baldur’s Gate: Enhanced Edition</w:delText>
            </w:r>
            <w:r w:rsidDel="00DE5A44">
              <w:rPr>
                <w:rFonts w:eastAsia="Times New Roman"/>
              </w:rPr>
              <w:delText xml:space="preserve"> [online]. [vid. 2021-11-12]. Dostupné z: https://www.baldursgate.com/</w:delText>
            </w:r>
          </w:del>
        </w:p>
        <w:p w14:paraId="2626A2FC" w14:textId="4AA25D50" w:rsidR="00016564" w:rsidDel="00DE5A44" w:rsidRDefault="00016564">
          <w:pPr>
            <w:autoSpaceDE w:val="0"/>
            <w:autoSpaceDN w:val="0"/>
            <w:ind w:hanging="640"/>
            <w:divId w:val="1672947687"/>
            <w:rPr>
              <w:del w:id="1338" w:author="Martin Novák" w:date="2023-03-20T17:48:00Z"/>
              <w:rFonts w:eastAsia="Times New Roman"/>
            </w:rPr>
          </w:pPr>
          <w:del w:id="1339" w:author="Martin Novák" w:date="2023-03-20T17:48:00Z">
            <w:r w:rsidDel="00DE5A44">
              <w:rPr>
                <w:rFonts w:eastAsia="Times New Roman"/>
              </w:rPr>
              <w:delText xml:space="preserve">[66] </w:delText>
            </w:r>
            <w:r w:rsidDel="00DE5A44">
              <w:rPr>
                <w:rFonts w:eastAsia="Times New Roman"/>
              </w:rPr>
              <w:tab/>
            </w:r>
            <w:r w:rsidDel="00DE5A44">
              <w:rPr>
                <w:rFonts w:eastAsia="Times New Roman"/>
                <w:i/>
                <w:iCs/>
              </w:rPr>
              <w:delText>The Elder Scrolls | Skyrim</w:delText>
            </w:r>
            <w:r w:rsidDel="00DE5A44">
              <w:rPr>
                <w:rFonts w:eastAsia="Times New Roman"/>
              </w:rPr>
              <w:delText xml:space="preserve"> [online]. [vid. 2021-11-12]. Dostupné z: https://elderscrolls.bethesda.net/en/skyrim</w:delText>
            </w:r>
          </w:del>
        </w:p>
        <w:p w14:paraId="33476BFF" w14:textId="5AAE3412" w:rsidR="00016564" w:rsidDel="00DE5A44" w:rsidRDefault="00016564">
          <w:pPr>
            <w:autoSpaceDE w:val="0"/>
            <w:autoSpaceDN w:val="0"/>
            <w:ind w:hanging="640"/>
            <w:divId w:val="1862550747"/>
            <w:rPr>
              <w:del w:id="1340" w:author="Martin Novák" w:date="2023-03-20T17:48:00Z"/>
              <w:rFonts w:eastAsia="Times New Roman"/>
            </w:rPr>
          </w:pPr>
          <w:del w:id="1341" w:author="Martin Novák" w:date="2023-03-20T17:48:00Z">
            <w:r w:rsidDel="00DE5A44">
              <w:rPr>
                <w:rFonts w:eastAsia="Times New Roman"/>
              </w:rPr>
              <w:delText xml:space="preserve">[67] </w:delText>
            </w:r>
            <w:r w:rsidDel="00DE5A44">
              <w:rPr>
                <w:rFonts w:eastAsia="Times New Roman"/>
              </w:rPr>
              <w:tab/>
            </w:r>
            <w:r w:rsidDel="00DE5A44">
              <w:rPr>
                <w:rFonts w:eastAsia="Times New Roman"/>
                <w:i/>
                <w:iCs/>
              </w:rPr>
              <w:delText>Knights of the Old Republic | StarWars.com</w:delText>
            </w:r>
            <w:r w:rsidDel="00DE5A44">
              <w:rPr>
                <w:rFonts w:eastAsia="Times New Roman"/>
              </w:rPr>
              <w:delText xml:space="preserve"> [online]. [vid. 2021-12-20]. Dostupné z: https://www.starwars.com/games-apps/knights-of-the-old-republic</w:delText>
            </w:r>
          </w:del>
        </w:p>
        <w:p w14:paraId="5606F64B" w14:textId="6672E00B" w:rsidR="00016564" w:rsidDel="00DE5A44" w:rsidRDefault="00016564">
          <w:pPr>
            <w:autoSpaceDE w:val="0"/>
            <w:autoSpaceDN w:val="0"/>
            <w:ind w:hanging="640"/>
            <w:divId w:val="458840081"/>
            <w:rPr>
              <w:del w:id="1342" w:author="Martin Novák" w:date="2023-03-20T17:48:00Z"/>
              <w:rFonts w:eastAsia="Times New Roman"/>
            </w:rPr>
          </w:pPr>
          <w:del w:id="1343" w:author="Martin Novák" w:date="2023-03-20T17:48:00Z">
            <w:r w:rsidDel="00DE5A44">
              <w:rPr>
                <w:rFonts w:eastAsia="Times New Roman"/>
              </w:rPr>
              <w:delText xml:space="preserve">[68] </w:delText>
            </w:r>
            <w:r w:rsidDel="00DE5A44">
              <w:rPr>
                <w:rFonts w:eastAsia="Times New Roman"/>
              </w:rPr>
              <w:tab/>
            </w:r>
            <w:r w:rsidDel="00DE5A44">
              <w:rPr>
                <w:rFonts w:eastAsia="Times New Roman"/>
                <w:i/>
                <w:iCs/>
              </w:rPr>
              <w:delText>FINAL FANTASY PORTAL SITE | SQUARE ENIX</w:delText>
            </w:r>
            <w:r w:rsidDel="00DE5A44">
              <w:rPr>
                <w:rFonts w:eastAsia="Times New Roman"/>
              </w:rPr>
              <w:delText xml:space="preserve"> [online]. [vid. 2021-11-12]. Dostupné z: https://na.finalfantasy.com/</w:delText>
            </w:r>
          </w:del>
        </w:p>
        <w:p w14:paraId="64238139" w14:textId="161BCC84" w:rsidR="00016564" w:rsidDel="00DE5A44" w:rsidRDefault="00016564">
          <w:pPr>
            <w:autoSpaceDE w:val="0"/>
            <w:autoSpaceDN w:val="0"/>
            <w:ind w:hanging="640"/>
            <w:divId w:val="660933550"/>
            <w:rPr>
              <w:del w:id="1344" w:author="Martin Novák" w:date="2023-03-20T17:48:00Z"/>
              <w:rFonts w:eastAsia="Times New Roman"/>
            </w:rPr>
          </w:pPr>
          <w:del w:id="1345" w:author="Martin Novák" w:date="2023-03-20T17:48:00Z">
            <w:r w:rsidDel="00DE5A44">
              <w:rPr>
                <w:rFonts w:eastAsia="Times New Roman"/>
              </w:rPr>
              <w:delText xml:space="preserve">[69] </w:delText>
            </w:r>
            <w:r w:rsidDel="00DE5A44">
              <w:rPr>
                <w:rFonts w:eastAsia="Times New Roman"/>
              </w:rPr>
              <w:tab/>
            </w:r>
            <w:r w:rsidDel="00DE5A44">
              <w:rPr>
                <w:rFonts w:eastAsia="Times New Roman"/>
                <w:i/>
                <w:iCs/>
              </w:rPr>
              <w:delText>World of Warcraft</w:delText>
            </w:r>
            <w:r w:rsidDel="00DE5A44">
              <w:rPr>
                <w:rFonts w:eastAsia="Times New Roman"/>
              </w:rPr>
              <w:delText xml:space="preserve"> [online]. [vid. 2021-11-12]. Dostupné z: https://worldofwarcraft.com/en-gb/</w:delText>
            </w:r>
          </w:del>
        </w:p>
        <w:p w14:paraId="412149B7" w14:textId="2A9D8C91" w:rsidR="00016564" w:rsidDel="00DE5A44" w:rsidRDefault="00016564">
          <w:pPr>
            <w:autoSpaceDE w:val="0"/>
            <w:autoSpaceDN w:val="0"/>
            <w:ind w:hanging="640"/>
            <w:divId w:val="427846403"/>
            <w:rPr>
              <w:del w:id="1346" w:author="Martin Novák" w:date="2023-03-20T17:48:00Z"/>
              <w:rFonts w:eastAsia="Times New Roman"/>
            </w:rPr>
          </w:pPr>
          <w:del w:id="1347" w:author="Martin Novák" w:date="2023-03-20T17:48:00Z">
            <w:r w:rsidDel="00DE5A44">
              <w:rPr>
                <w:rFonts w:eastAsia="Times New Roman"/>
              </w:rPr>
              <w:delText xml:space="preserve">[70] </w:delText>
            </w:r>
            <w:r w:rsidDel="00DE5A44">
              <w:rPr>
                <w:rFonts w:eastAsia="Times New Roman"/>
              </w:rPr>
              <w:tab/>
            </w:r>
            <w:r w:rsidDel="00DE5A44">
              <w:rPr>
                <w:rFonts w:eastAsia="Times New Roman"/>
                <w:i/>
                <w:iCs/>
              </w:rPr>
              <w:delText>XCOM 2</w:delText>
            </w:r>
            <w:r w:rsidDel="00DE5A44">
              <w:rPr>
                <w:rFonts w:eastAsia="Times New Roman"/>
              </w:rPr>
              <w:delText xml:space="preserve"> [online]. [vid. 2021-12-20]. Dostupné z: https://xcom.com/</w:delText>
            </w:r>
          </w:del>
        </w:p>
        <w:p w14:paraId="3515BB70" w14:textId="32E108DB" w:rsidR="00016564" w:rsidDel="00DE5A44" w:rsidRDefault="00016564">
          <w:pPr>
            <w:autoSpaceDE w:val="0"/>
            <w:autoSpaceDN w:val="0"/>
            <w:ind w:hanging="640"/>
            <w:divId w:val="1903443634"/>
            <w:rPr>
              <w:del w:id="1348" w:author="Martin Novák" w:date="2023-03-20T17:48:00Z"/>
              <w:rFonts w:eastAsia="Times New Roman"/>
            </w:rPr>
          </w:pPr>
          <w:del w:id="1349" w:author="Martin Novák" w:date="2023-03-20T17:48:00Z">
            <w:r w:rsidDel="00DE5A44">
              <w:rPr>
                <w:rFonts w:eastAsia="Times New Roman"/>
              </w:rPr>
              <w:delText xml:space="preserve">[71] </w:delText>
            </w:r>
            <w:r w:rsidDel="00DE5A44">
              <w:rPr>
                <w:rFonts w:eastAsia="Times New Roman"/>
              </w:rPr>
              <w:tab/>
              <w:delText xml:space="preserve">Fantasy světy – historie počítačových her na hrdiny díl I. </w:delText>
            </w:r>
            <w:r w:rsidDel="00DE5A44">
              <w:rPr>
                <w:rFonts w:eastAsia="Times New Roman"/>
                <w:i/>
                <w:iCs/>
              </w:rPr>
              <w:delText>Fantasymag.cz</w:delText>
            </w:r>
            <w:r w:rsidDel="00DE5A44">
              <w:rPr>
                <w:rFonts w:eastAsia="Times New Roman"/>
              </w:rPr>
              <w:delText xml:space="preserve"> [online]. 2017. Dostupné z: https://www.fantasymag.cz/fantasy-svety-historie-pocitacovych-her-hrdiny-dil-i/</w:delText>
            </w:r>
          </w:del>
        </w:p>
        <w:p w14:paraId="1DC475E1" w14:textId="6B15D312" w:rsidR="00016564" w:rsidDel="00DE5A44" w:rsidRDefault="00016564">
          <w:pPr>
            <w:autoSpaceDE w:val="0"/>
            <w:autoSpaceDN w:val="0"/>
            <w:ind w:hanging="640"/>
            <w:divId w:val="1144279322"/>
            <w:rPr>
              <w:del w:id="1350" w:author="Martin Novák" w:date="2023-03-20T17:48:00Z"/>
              <w:rFonts w:eastAsia="Times New Roman"/>
            </w:rPr>
          </w:pPr>
          <w:del w:id="1351" w:author="Martin Novák" w:date="2023-03-20T17:48:00Z">
            <w:r w:rsidDel="00DE5A44">
              <w:rPr>
                <w:rFonts w:eastAsia="Times New Roman"/>
              </w:rPr>
              <w:delText xml:space="preserve">[72] </w:delText>
            </w:r>
            <w:r w:rsidDel="00DE5A44">
              <w:rPr>
                <w:rFonts w:eastAsia="Times New Roman"/>
              </w:rPr>
              <w:tab/>
              <w:delText xml:space="preserve">GAMEDESIGNING.ORG. </w:delText>
            </w:r>
            <w:r w:rsidDel="00DE5A44">
              <w:rPr>
                <w:rFonts w:eastAsia="Times New Roman"/>
                <w:i/>
                <w:iCs/>
              </w:rPr>
              <w:delText>34 Popular Types of Video Games, Explained (With Examples and Fun Graphics)</w:delText>
            </w:r>
            <w:r w:rsidDel="00DE5A44">
              <w:rPr>
                <w:rFonts w:eastAsia="Times New Roman"/>
              </w:rPr>
              <w:delText xml:space="preserve"> [online]. [vid. 2021-07-27]. Dostupné z: https://www.gamedesigning.org/gaming/video-game-genres/</w:delText>
            </w:r>
          </w:del>
        </w:p>
        <w:p w14:paraId="14EB0970" w14:textId="613698C2" w:rsidR="00016564" w:rsidDel="00DE5A44" w:rsidRDefault="00016564">
          <w:pPr>
            <w:autoSpaceDE w:val="0"/>
            <w:autoSpaceDN w:val="0"/>
            <w:ind w:hanging="640"/>
            <w:divId w:val="1791781822"/>
            <w:rPr>
              <w:del w:id="1352" w:author="Martin Novák" w:date="2023-03-20T17:48:00Z"/>
              <w:rFonts w:eastAsia="Times New Roman"/>
            </w:rPr>
          </w:pPr>
          <w:del w:id="1353" w:author="Martin Novák" w:date="2023-03-20T17:48:00Z">
            <w:r w:rsidDel="00DE5A44">
              <w:rPr>
                <w:rFonts w:eastAsia="Times New Roman"/>
              </w:rPr>
              <w:delText xml:space="preserve">[73] </w:delText>
            </w:r>
            <w:r w:rsidDel="00DE5A44">
              <w:rPr>
                <w:rFonts w:eastAsia="Times New Roman"/>
              </w:rPr>
              <w:tab/>
              <w:delText xml:space="preserve">Fantasy světy díl II. - čtverečkové dungeony na PC | Fantasymag.cz. </w:delText>
            </w:r>
            <w:r w:rsidDel="00DE5A44">
              <w:rPr>
                <w:rFonts w:eastAsia="Times New Roman"/>
                <w:i/>
                <w:iCs/>
              </w:rPr>
              <w:delText>Fantasymag.cz</w:delText>
            </w:r>
            <w:r w:rsidDel="00DE5A44">
              <w:rPr>
                <w:rFonts w:eastAsia="Times New Roman"/>
              </w:rPr>
              <w:delText xml:space="preserve"> [online]. 2018 [vid. 2021-07-29]. Dostupné z: https://www.fantasymag.cz/fantasy-svety-dil-ii-ctvereckove-dungeony-pc/</w:delText>
            </w:r>
          </w:del>
        </w:p>
        <w:p w14:paraId="17D5D938" w14:textId="6CCDEEB6" w:rsidR="00016564" w:rsidDel="00DE5A44" w:rsidRDefault="00016564">
          <w:pPr>
            <w:autoSpaceDE w:val="0"/>
            <w:autoSpaceDN w:val="0"/>
            <w:ind w:hanging="640"/>
            <w:divId w:val="2123642244"/>
            <w:rPr>
              <w:del w:id="1354" w:author="Martin Novák" w:date="2023-03-20T17:48:00Z"/>
              <w:rFonts w:eastAsia="Times New Roman"/>
            </w:rPr>
          </w:pPr>
          <w:del w:id="1355" w:author="Martin Novák" w:date="2023-03-20T17:48:00Z">
            <w:r w:rsidDel="00DE5A44">
              <w:rPr>
                <w:rFonts w:eastAsia="Times New Roman"/>
              </w:rPr>
              <w:delText xml:space="preserve">[74] </w:delText>
            </w:r>
            <w:r w:rsidDel="00DE5A44">
              <w:rPr>
                <w:rFonts w:eastAsia="Times New Roman"/>
              </w:rPr>
              <w:tab/>
            </w:r>
            <w:r w:rsidDel="00DE5A44">
              <w:rPr>
                <w:rFonts w:eastAsia="Times New Roman"/>
                <w:i/>
                <w:iCs/>
              </w:rPr>
              <w:delText>Herní žánry na Databázi her – Nápověda – Databáze-her.cz</w:delText>
            </w:r>
            <w:r w:rsidDel="00DE5A44">
              <w:rPr>
                <w:rFonts w:eastAsia="Times New Roman"/>
              </w:rPr>
              <w:delText xml:space="preserve"> [online]. [vid. 2021-08-14]. Dostupné z: https://www.databaze-her.cz/napoveda/herni-zanry-na-databazi-her/</w:delText>
            </w:r>
          </w:del>
        </w:p>
        <w:p w14:paraId="01FAF06C" w14:textId="66FCFE02" w:rsidR="00016564" w:rsidDel="00DE5A44" w:rsidRDefault="00016564">
          <w:pPr>
            <w:autoSpaceDE w:val="0"/>
            <w:autoSpaceDN w:val="0"/>
            <w:ind w:hanging="640"/>
            <w:divId w:val="807281207"/>
            <w:rPr>
              <w:del w:id="1356" w:author="Martin Novák" w:date="2023-03-20T17:48:00Z"/>
              <w:rFonts w:eastAsia="Times New Roman"/>
            </w:rPr>
          </w:pPr>
          <w:del w:id="1357" w:author="Martin Novák" w:date="2023-03-20T17:48:00Z">
            <w:r w:rsidDel="00DE5A44">
              <w:rPr>
                <w:rFonts w:eastAsia="Times New Roman"/>
              </w:rPr>
              <w:delText xml:space="preserve">[75] </w:delText>
            </w:r>
            <w:r w:rsidDel="00DE5A44">
              <w:rPr>
                <w:rFonts w:eastAsia="Times New Roman"/>
              </w:rPr>
              <w:tab/>
              <w:delText xml:space="preserve">TECHRAPTOR.NET. </w:delText>
            </w:r>
            <w:r w:rsidDel="00DE5A44">
              <w:rPr>
                <w:rFonts w:eastAsia="Times New Roman"/>
                <w:i/>
                <w:iCs/>
              </w:rPr>
              <w:delText>Playing Roles: On Tactical-RPGs | TechRaptor</w:delText>
            </w:r>
            <w:r w:rsidDel="00DE5A44">
              <w:rPr>
                <w:rFonts w:eastAsia="Times New Roman"/>
              </w:rPr>
              <w:delText xml:space="preserve"> [online]. [vid. 2021-08-16]. Dostupné z: https://techraptor.net/originals/playing-roles-on-tactical-rpgs</w:delText>
            </w:r>
          </w:del>
        </w:p>
        <w:p w14:paraId="12E5FFC2" w14:textId="44710EED" w:rsidR="00016564" w:rsidDel="00DE5A44" w:rsidRDefault="00016564">
          <w:pPr>
            <w:autoSpaceDE w:val="0"/>
            <w:autoSpaceDN w:val="0"/>
            <w:ind w:hanging="640"/>
            <w:divId w:val="669328614"/>
            <w:rPr>
              <w:del w:id="1358" w:author="Martin Novák" w:date="2023-03-20T17:48:00Z"/>
              <w:rFonts w:eastAsia="Times New Roman"/>
            </w:rPr>
          </w:pPr>
          <w:del w:id="1359" w:author="Martin Novák" w:date="2023-03-20T17:48:00Z">
            <w:r w:rsidDel="00DE5A44">
              <w:rPr>
                <w:rFonts w:eastAsia="Times New Roman"/>
              </w:rPr>
              <w:delText xml:space="preserve">[76] </w:delText>
            </w:r>
            <w:r w:rsidDel="00DE5A44">
              <w:rPr>
                <w:rFonts w:eastAsia="Times New Roman"/>
              </w:rPr>
              <w:tab/>
            </w:r>
            <w:r w:rsidDel="00DE5A44">
              <w:rPr>
                <w:rFonts w:eastAsia="Times New Roman"/>
                <w:i/>
                <w:iCs/>
              </w:rPr>
              <w:delText>Star Wars</w:delText>
            </w:r>
            <w:r w:rsidDel="00DE5A44">
              <w:rPr>
                <w:rFonts w:eastAsia="Times New Roman"/>
                <w:i/>
                <w:iCs/>
                <w:vertAlign w:val="superscript"/>
              </w:rPr>
              <w:delText>TM</w:delText>
            </w:r>
            <w:r w:rsidDel="00DE5A44">
              <w:rPr>
                <w:rFonts w:eastAsia="Times New Roman"/>
                <w:i/>
                <w:iCs/>
              </w:rPr>
              <w:delText xml:space="preserve"> Galaxy of Heroes - Free Mobile Game - EA Official Site</w:delText>
            </w:r>
            <w:r w:rsidDel="00DE5A44">
              <w:rPr>
                <w:rFonts w:eastAsia="Times New Roman"/>
              </w:rPr>
              <w:delText xml:space="preserve"> [online]. [vid. 2021-11-12]. Dostupné z: https://www.ea.com/games/starwars/galaxy-of-heroes</w:delText>
            </w:r>
          </w:del>
        </w:p>
        <w:p w14:paraId="1C916283" w14:textId="717DD22A" w:rsidR="00016564" w:rsidDel="00DE5A44" w:rsidRDefault="00016564">
          <w:pPr>
            <w:autoSpaceDE w:val="0"/>
            <w:autoSpaceDN w:val="0"/>
            <w:ind w:hanging="640"/>
            <w:divId w:val="686954738"/>
            <w:rPr>
              <w:del w:id="1360" w:author="Martin Novák" w:date="2023-03-20T17:48:00Z"/>
              <w:rFonts w:eastAsia="Times New Roman"/>
            </w:rPr>
          </w:pPr>
          <w:del w:id="1361" w:author="Martin Novák" w:date="2023-03-20T17:48:00Z">
            <w:r w:rsidDel="00DE5A44">
              <w:rPr>
                <w:rFonts w:eastAsia="Times New Roman"/>
              </w:rPr>
              <w:delText xml:space="preserve">[77] </w:delText>
            </w:r>
            <w:r w:rsidDel="00DE5A44">
              <w:rPr>
                <w:rFonts w:eastAsia="Times New Roman"/>
              </w:rPr>
              <w:tab/>
              <w:delText xml:space="preserve">What is an Action/Adventure Game? - Gameranx. </w:delText>
            </w:r>
            <w:r w:rsidDel="00DE5A44">
              <w:rPr>
                <w:rFonts w:eastAsia="Times New Roman"/>
                <w:i/>
                <w:iCs/>
              </w:rPr>
              <w:delText>Gameranx</w:delText>
            </w:r>
            <w:r w:rsidDel="00DE5A44">
              <w:rPr>
                <w:rFonts w:eastAsia="Times New Roman"/>
              </w:rPr>
              <w:delText xml:space="preserve"> [online]. 2011 [vid. 2021-08-30]. Dostupné z: https://gameranx.com/features/id/3350/article/what-is-an-action-adventure-game/</w:delText>
            </w:r>
          </w:del>
        </w:p>
        <w:p w14:paraId="107D0C71" w14:textId="32CEB3FF" w:rsidR="00016564" w:rsidDel="00DE5A44" w:rsidRDefault="00016564">
          <w:pPr>
            <w:autoSpaceDE w:val="0"/>
            <w:autoSpaceDN w:val="0"/>
            <w:ind w:hanging="640"/>
            <w:divId w:val="58990713"/>
            <w:rPr>
              <w:del w:id="1362" w:author="Martin Novák" w:date="2023-03-20T17:48:00Z"/>
              <w:rFonts w:eastAsia="Times New Roman"/>
            </w:rPr>
          </w:pPr>
          <w:del w:id="1363" w:author="Martin Novák" w:date="2023-03-20T17:48:00Z">
            <w:r w:rsidDel="00DE5A44">
              <w:rPr>
                <w:rFonts w:eastAsia="Times New Roman"/>
              </w:rPr>
              <w:delText xml:space="preserve">[78] </w:delText>
            </w:r>
            <w:r w:rsidDel="00DE5A44">
              <w:rPr>
                <w:rFonts w:eastAsia="Times New Roman"/>
              </w:rPr>
              <w:tab/>
            </w:r>
            <w:r w:rsidDel="00DE5A44">
              <w:rPr>
                <w:rFonts w:eastAsia="Times New Roman"/>
                <w:i/>
                <w:iCs/>
              </w:rPr>
              <w:delText>Mortal Kombat 11 Ultimate</w:delText>
            </w:r>
            <w:r w:rsidDel="00DE5A44">
              <w:rPr>
                <w:rFonts w:eastAsia="Times New Roman"/>
              </w:rPr>
              <w:delText xml:space="preserve"> [online]. [vid. 2021-11-12]. Dostupné z: https://www.mortalkombat.com/</w:delText>
            </w:r>
          </w:del>
        </w:p>
        <w:p w14:paraId="2852FE27" w14:textId="25240C71" w:rsidR="00016564" w:rsidDel="00DE5A44" w:rsidRDefault="00016564">
          <w:pPr>
            <w:autoSpaceDE w:val="0"/>
            <w:autoSpaceDN w:val="0"/>
            <w:ind w:hanging="640"/>
            <w:divId w:val="1150295131"/>
            <w:rPr>
              <w:del w:id="1364" w:author="Martin Novák" w:date="2023-03-20T17:48:00Z"/>
              <w:rFonts w:eastAsia="Times New Roman"/>
            </w:rPr>
          </w:pPr>
          <w:del w:id="1365" w:author="Martin Novák" w:date="2023-03-20T17:48:00Z">
            <w:r w:rsidDel="00DE5A44">
              <w:rPr>
                <w:rFonts w:eastAsia="Times New Roman"/>
              </w:rPr>
              <w:delText xml:space="preserve">[79] </w:delText>
            </w:r>
            <w:r w:rsidDel="00DE5A44">
              <w:rPr>
                <w:rFonts w:eastAsia="Times New Roman"/>
              </w:rPr>
              <w:tab/>
            </w:r>
            <w:r w:rsidDel="00DE5A44">
              <w:rPr>
                <w:rFonts w:eastAsia="Times New Roman"/>
                <w:i/>
                <w:iCs/>
              </w:rPr>
              <w:delText>DOOM Eternal | Bethesda.net</w:delText>
            </w:r>
            <w:r w:rsidDel="00DE5A44">
              <w:rPr>
                <w:rFonts w:eastAsia="Times New Roman"/>
              </w:rPr>
              <w:delText xml:space="preserve"> [online]. [vid. 2021-11-12]. Dostupné z: https://bethesda.net/en/game/doom</w:delText>
            </w:r>
          </w:del>
        </w:p>
        <w:p w14:paraId="12ECF35D" w14:textId="0522D08E" w:rsidR="00016564" w:rsidDel="00DE5A44" w:rsidRDefault="00016564">
          <w:pPr>
            <w:autoSpaceDE w:val="0"/>
            <w:autoSpaceDN w:val="0"/>
            <w:ind w:hanging="640"/>
            <w:divId w:val="1669098181"/>
            <w:rPr>
              <w:del w:id="1366" w:author="Martin Novák" w:date="2023-03-20T17:48:00Z"/>
              <w:rFonts w:eastAsia="Times New Roman"/>
            </w:rPr>
          </w:pPr>
          <w:del w:id="1367" w:author="Martin Novák" w:date="2023-03-20T17:48:00Z">
            <w:r w:rsidDel="00DE5A44">
              <w:rPr>
                <w:rFonts w:eastAsia="Times New Roman"/>
              </w:rPr>
              <w:delText xml:space="preserve">[80] </w:delText>
            </w:r>
            <w:r w:rsidDel="00DE5A44">
              <w:rPr>
                <w:rFonts w:eastAsia="Times New Roman"/>
              </w:rPr>
              <w:tab/>
            </w:r>
            <w:r w:rsidDel="00DE5A44">
              <w:rPr>
                <w:rFonts w:eastAsia="Times New Roman"/>
                <w:i/>
                <w:iCs/>
              </w:rPr>
              <w:delText>Mafia: Trilogy - Home</w:delText>
            </w:r>
            <w:r w:rsidDel="00DE5A44">
              <w:rPr>
                <w:rFonts w:eastAsia="Times New Roman"/>
              </w:rPr>
              <w:delText xml:space="preserve"> [online]. [vid. 2021-12-20]. Dostupné z: https://mafiagame.com/cs-CZ/</w:delText>
            </w:r>
          </w:del>
        </w:p>
        <w:p w14:paraId="2740FE6B" w14:textId="6815640D" w:rsidR="00016564" w:rsidDel="00DE5A44" w:rsidRDefault="00016564">
          <w:pPr>
            <w:autoSpaceDE w:val="0"/>
            <w:autoSpaceDN w:val="0"/>
            <w:ind w:hanging="640"/>
            <w:divId w:val="649141226"/>
            <w:rPr>
              <w:del w:id="1368" w:author="Martin Novák" w:date="2023-03-20T17:48:00Z"/>
              <w:rFonts w:eastAsia="Times New Roman"/>
            </w:rPr>
          </w:pPr>
          <w:del w:id="1369" w:author="Martin Novák" w:date="2023-03-20T17:48:00Z">
            <w:r w:rsidDel="00DE5A44">
              <w:rPr>
                <w:rFonts w:eastAsia="Times New Roman"/>
              </w:rPr>
              <w:delText xml:space="preserve">[81] </w:delText>
            </w:r>
            <w:r w:rsidDel="00DE5A44">
              <w:rPr>
                <w:rFonts w:eastAsia="Times New Roman"/>
              </w:rPr>
              <w:tab/>
            </w:r>
            <w:r w:rsidDel="00DE5A44">
              <w:rPr>
                <w:rFonts w:eastAsia="Times New Roman"/>
                <w:i/>
                <w:iCs/>
              </w:rPr>
              <w:delText>The official home of Super Mario</w:delText>
            </w:r>
            <w:r w:rsidDel="00DE5A44">
              <w:rPr>
                <w:rFonts w:eastAsia="Times New Roman"/>
                <w:i/>
                <w:iCs/>
                <w:vertAlign w:val="superscript"/>
              </w:rPr>
              <w:delText>TM</w:delText>
            </w:r>
            <w:r w:rsidDel="00DE5A44">
              <w:rPr>
                <w:rFonts w:eastAsia="Times New Roman"/>
                <w:i/>
                <w:iCs/>
              </w:rPr>
              <w:delText xml:space="preserve"> – History</w:delText>
            </w:r>
            <w:r w:rsidDel="00DE5A44">
              <w:rPr>
                <w:rFonts w:eastAsia="Times New Roman"/>
              </w:rPr>
              <w:delText xml:space="preserve"> [online]. [vid. 2021-12-20]. Dostupné z: https://mario.nintendo.com/history/</w:delText>
            </w:r>
          </w:del>
        </w:p>
        <w:p w14:paraId="036D1B3A" w14:textId="704906F7" w:rsidR="00016564" w:rsidDel="00DE5A44" w:rsidRDefault="00016564">
          <w:pPr>
            <w:autoSpaceDE w:val="0"/>
            <w:autoSpaceDN w:val="0"/>
            <w:ind w:hanging="640"/>
            <w:divId w:val="1675299342"/>
            <w:rPr>
              <w:del w:id="1370" w:author="Martin Novák" w:date="2023-03-20T17:48:00Z"/>
              <w:rFonts w:eastAsia="Times New Roman"/>
            </w:rPr>
          </w:pPr>
          <w:del w:id="1371" w:author="Martin Novák" w:date="2023-03-20T17:48:00Z">
            <w:r w:rsidDel="00DE5A44">
              <w:rPr>
                <w:rFonts w:eastAsia="Times New Roman"/>
              </w:rPr>
              <w:delText xml:space="preserve">[82] </w:delText>
            </w:r>
            <w:r w:rsidDel="00DE5A44">
              <w:rPr>
                <w:rFonts w:eastAsia="Times New Roman"/>
              </w:rPr>
              <w:tab/>
            </w:r>
            <w:r w:rsidDel="00DE5A44">
              <w:rPr>
                <w:rFonts w:eastAsia="Times New Roman"/>
                <w:i/>
                <w:iCs/>
              </w:rPr>
              <w:delText>Shadow Of The Tomb Raider | SQUARE ENIX</w:delText>
            </w:r>
            <w:r w:rsidDel="00DE5A44">
              <w:rPr>
                <w:rFonts w:eastAsia="Times New Roman"/>
              </w:rPr>
              <w:delText xml:space="preserve"> [online]. [vid. 2021-12-20]. Dostupné z: https://tombraider.square-enix-games.com/en-us</w:delText>
            </w:r>
          </w:del>
        </w:p>
        <w:p w14:paraId="0BBA3712" w14:textId="5ABA567F" w:rsidR="00016564" w:rsidDel="00DE5A44" w:rsidRDefault="00016564">
          <w:pPr>
            <w:autoSpaceDE w:val="0"/>
            <w:autoSpaceDN w:val="0"/>
            <w:ind w:hanging="640"/>
            <w:divId w:val="1072116646"/>
            <w:rPr>
              <w:del w:id="1372" w:author="Martin Novák" w:date="2023-03-20T17:48:00Z"/>
              <w:rFonts w:eastAsia="Times New Roman"/>
            </w:rPr>
          </w:pPr>
          <w:del w:id="1373" w:author="Martin Novák" w:date="2023-03-20T17:48:00Z">
            <w:r w:rsidDel="00DE5A44">
              <w:rPr>
                <w:rFonts w:eastAsia="Times New Roman"/>
              </w:rPr>
              <w:delText xml:space="preserve">[83] </w:delText>
            </w:r>
            <w:r w:rsidDel="00DE5A44">
              <w:rPr>
                <w:rFonts w:eastAsia="Times New Roman"/>
              </w:rPr>
              <w:tab/>
            </w:r>
            <w:r w:rsidDel="00DE5A44">
              <w:rPr>
                <w:rFonts w:eastAsia="Times New Roman"/>
                <w:i/>
                <w:iCs/>
              </w:rPr>
              <w:delText>Prince of Persia | Ubisoft (US)</w:delText>
            </w:r>
            <w:r w:rsidDel="00DE5A44">
              <w:rPr>
                <w:rFonts w:eastAsia="Times New Roman"/>
              </w:rPr>
              <w:delText xml:space="preserve"> [online]. [vid. 2021-12-20]. Dostupné z: https://www.ubisoft.com/en-us/game/prince-of-persia/prince-of-persia</w:delText>
            </w:r>
          </w:del>
        </w:p>
        <w:p w14:paraId="01DF6D75" w14:textId="70FE19AD" w:rsidR="00016564" w:rsidDel="00DE5A44" w:rsidRDefault="00016564">
          <w:pPr>
            <w:autoSpaceDE w:val="0"/>
            <w:autoSpaceDN w:val="0"/>
            <w:ind w:hanging="640"/>
            <w:divId w:val="2050445623"/>
            <w:rPr>
              <w:del w:id="1374" w:author="Martin Novák" w:date="2023-03-20T17:48:00Z"/>
              <w:rFonts w:eastAsia="Times New Roman"/>
            </w:rPr>
          </w:pPr>
          <w:del w:id="1375" w:author="Martin Novák" w:date="2023-03-20T17:48:00Z">
            <w:r w:rsidDel="00DE5A44">
              <w:rPr>
                <w:rFonts w:eastAsia="Times New Roman"/>
              </w:rPr>
              <w:delText xml:space="preserve">[84] </w:delText>
            </w:r>
            <w:r w:rsidDel="00DE5A44">
              <w:rPr>
                <w:rFonts w:eastAsia="Times New Roman"/>
              </w:rPr>
              <w:tab/>
              <w:delText xml:space="preserve">IDTECH.COM. </w:delText>
            </w:r>
            <w:r w:rsidDel="00DE5A44">
              <w:rPr>
                <w:rFonts w:eastAsia="Times New Roman"/>
                <w:i/>
                <w:iCs/>
              </w:rPr>
              <w:delText>Ultimate List of Different Types of Video Games | 49 Genres &amp; Subcategories</w:delText>
            </w:r>
            <w:r w:rsidDel="00DE5A44">
              <w:rPr>
                <w:rFonts w:eastAsia="Times New Roman"/>
              </w:rPr>
              <w:delText xml:space="preserve"> [online]. [vid. 2021-08-31]. Dostupné z: https://www.idtech.com/blog/different-types-of-video-game-genres</w:delText>
            </w:r>
          </w:del>
        </w:p>
        <w:p w14:paraId="7376D2A7" w14:textId="086BF6C8" w:rsidR="00016564" w:rsidDel="00DE5A44" w:rsidRDefault="00016564">
          <w:pPr>
            <w:autoSpaceDE w:val="0"/>
            <w:autoSpaceDN w:val="0"/>
            <w:ind w:hanging="640"/>
            <w:divId w:val="1492941147"/>
            <w:rPr>
              <w:del w:id="1376" w:author="Martin Novák" w:date="2023-03-20T17:48:00Z"/>
              <w:rFonts w:eastAsia="Times New Roman"/>
            </w:rPr>
          </w:pPr>
          <w:del w:id="1377" w:author="Martin Novák" w:date="2023-03-20T17:48:00Z">
            <w:r w:rsidDel="00DE5A44">
              <w:rPr>
                <w:rFonts w:eastAsia="Times New Roman"/>
              </w:rPr>
              <w:delText xml:space="preserve">[85] </w:delText>
            </w:r>
            <w:r w:rsidDel="00DE5A44">
              <w:rPr>
                <w:rFonts w:eastAsia="Times New Roman"/>
              </w:rPr>
              <w:tab/>
              <w:delText xml:space="preserve">DESPAIN, Wendy. </w:delText>
            </w:r>
            <w:r w:rsidDel="00DE5A44">
              <w:rPr>
                <w:rFonts w:eastAsia="Times New Roman"/>
                <w:i/>
                <w:iCs/>
              </w:rPr>
              <w:delText>Writing for Video Game Genres</w:delText>
            </w:r>
            <w:r w:rsidDel="00DE5A44">
              <w:rPr>
                <w:rFonts w:eastAsia="Times New Roman"/>
              </w:rPr>
              <w:delText xml:space="preserve"> [online]. B.m.: A K Peters/CRC Press, 2009. ISBN 9780429063343. Dostupné z: doi:10.1201/b10641</w:delText>
            </w:r>
          </w:del>
        </w:p>
        <w:p w14:paraId="307C56DE" w14:textId="625418F9" w:rsidR="00016564" w:rsidDel="00DE5A44" w:rsidRDefault="00016564">
          <w:pPr>
            <w:autoSpaceDE w:val="0"/>
            <w:autoSpaceDN w:val="0"/>
            <w:ind w:hanging="640"/>
            <w:divId w:val="1352802810"/>
            <w:rPr>
              <w:del w:id="1378" w:author="Martin Novák" w:date="2023-03-20T17:48:00Z"/>
              <w:rFonts w:eastAsia="Times New Roman"/>
            </w:rPr>
          </w:pPr>
          <w:del w:id="1379" w:author="Martin Novák" w:date="2023-03-20T17:48:00Z">
            <w:r w:rsidDel="00DE5A44">
              <w:rPr>
                <w:rFonts w:eastAsia="Times New Roman"/>
              </w:rPr>
              <w:delText xml:space="preserve">[86] </w:delText>
            </w:r>
            <w:r w:rsidDel="00DE5A44">
              <w:rPr>
                <w:rFonts w:eastAsia="Times New Roman"/>
              </w:rPr>
              <w:tab/>
            </w:r>
            <w:r w:rsidDel="00DE5A44">
              <w:rPr>
                <w:rFonts w:eastAsia="Times New Roman"/>
                <w:i/>
                <w:iCs/>
              </w:rPr>
              <w:delText>Warhammer 40,000 - Warhammer 40,000</w:delText>
            </w:r>
            <w:r w:rsidDel="00DE5A44">
              <w:rPr>
                <w:rFonts w:eastAsia="Times New Roman"/>
              </w:rPr>
              <w:delText xml:space="preserve"> [online]. [vid. 2021-11-12]. Dostupné z: https://warhammer40000.com/</w:delText>
            </w:r>
          </w:del>
        </w:p>
        <w:p w14:paraId="2D1D5958" w14:textId="459C9309" w:rsidR="00016564" w:rsidDel="00DE5A44" w:rsidRDefault="00016564">
          <w:pPr>
            <w:autoSpaceDE w:val="0"/>
            <w:autoSpaceDN w:val="0"/>
            <w:ind w:hanging="640"/>
            <w:divId w:val="1996448756"/>
            <w:rPr>
              <w:del w:id="1380" w:author="Martin Novák" w:date="2023-03-20T17:48:00Z"/>
              <w:rFonts w:eastAsia="Times New Roman"/>
            </w:rPr>
          </w:pPr>
          <w:del w:id="1381" w:author="Martin Novák" w:date="2023-03-20T17:48:00Z">
            <w:r w:rsidDel="00DE5A44">
              <w:rPr>
                <w:rFonts w:eastAsia="Times New Roman"/>
              </w:rPr>
              <w:delText xml:space="preserve">[87] </w:delText>
            </w:r>
            <w:r w:rsidDel="00DE5A44">
              <w:rPr>
                <w:rFonts w:eastAsia="Times New Roman"/>
              </w:rPr>
              <w:tab/>
            </w:r>
            <w:r w:rsidDel="00DE5A44">
              <w:rPr>
                <w:rFonts w:eastAsia="Times New Roman"/>
                <w:i/>
                <w:iCs/>
              </w:rPr>
              <w:delText>Civilization V | Homepage</w:delText>
            </w:r>
            <w:r w:rsidDel="00DE5A44">
              <w:rPr>
                <w:rFonts w:eastAsia="Times New Roman"/>
              </w:rPr>
              <w:delText xml:space="preserve"> [online]. [vid. 2023-03-17]. Dostupné z: https://civilization.com/civilization-5/</w:delText>
            </w:r>
          </w:del>
        </w:p>
        <w:p w14:paraId="59F93E83" w14:textId="7873FC31" w:rsidR="00016564" w:rsidDel="00DE5A44" w:rsidRDefault="00016564">
          <w:pPr>
            <w:autoSpaceDE w:val="0"/>
            <w:autoSpaceDN w:val="0"/>
            <w:ind w:hanging="640"/>
            <w:divId w:val="1012994671"/>
            <w:rPr>
              <w:del w:id="1382" w:author="Martin Novák" w:date="2023-03-20T17:48:00Z"/>
              <w:rFonts w:eastAsia="Times New Roman"/>
            </w:rPr>
          </w:pPr>
          <w:del w:id="1383" w:author="Martin Novák" w:date="2023-03-20T17:48:00Z">
            <w:r w:rsidDel="00DE5A44">
              <w:rPr>
                <w:rFonts w:eastAsia="Times New Roman"/>
              </w:rPr>
              <w:delText xml:space="preserve">[88] </w:delText>
            </w:r>
            <w:r w:rsidDel="00DE5A44">
              <w:rPr>
                <w:rFonts w:eastAsia="Times New Roman"/>
              </w:rPr>
              <w:tab/>
            </w:r>
            <w:r w:rsidDel="00DE5A44">
              <w:rPr>
                <w:rFonts w:eastAsia="Times New Roman"/>
                <w:i/>
                <w:iCs/>
              </w:rPr>
              <w:delText>Age of Empires Franchise - Official Web Site</w:delText>
            </w:r>
            <w:r w:rsidDel="00DE5A44">
              <w:rPr>
                <w:rFonts w:eastAsia="Times New Roman"/>
              </w:rPr>
              <w:delText xml:space="preserve"> [online]. [vid. 2023-03-17]. Dostupné z: https://www.ageofempires.com/</w:delText>
            </w:r>
          </w:del>
        </w:p>
        <w:p w14:paraId="49E0149C" w14:textId="70F15F9F" w:rsidR="00016564" w:rsidDel="00DE5A44" w:rsidRDefault="00016564">
          <w:pPr>
            <w:autoSpaceDE w:val="0"/>
            <w:autoSpaceDN w:val="0"/>
            <w:ind w:hanging="640"/>
            <w:divId w:val="992485396"/>
            <w:rPr>
              <w:del w:id="1384" w:author="Martin Novák" w:date="2023-03-20T17:48:00Z"/>
              <w:rFonts w:eastAsia="Times New Roman"/>
            </w:rPr>
          </w:pPr>
          <w:del w:id="1385" w:author="Martin Novák" w:date="2023-03-20T17:48:00Z">
            <w:r w:rsidDel="00DE5A44">
              <w:rPr>
                <w:rFonts w:eastAsia="Times New Roman"/>
              </w:rPr>
              <w:delText xml:space="preserve">[89] </w:delText>
            </w:r>
            <w:r w:rsidDel="00DE5A44">
              <w:rPr>
                <w:rFonts w:eastAsia="Times New Roman"/>
              </w:rPr>
              <w:tab/>
            </w:r>
            <w:r w:rsidDel="00DE5A44">
              <w:rPr>
                <w:rFonts w:eastAsia="Times New Roman"/>
                <w:i/>
                <w:iCs/>
              </w:rPr>
              <w:delText>Cities: Skylines - Paradox Interactive</w:delText>
            </w:r>
            <w:r w:rsidDel="00DE5A44">
              <w:rPr>
                <w:rFonts w:eastAsia="Times New Roman"/>
              </w:rPr>
              <w:delText xml:space="preserve"> [online]. [vid. 2023-03-17]. Dostupné z: https://www.paradoxinteractive.com/games/cities-skylines/about</w:delText>
            </w:r>
          </w:del>
        </w:p>
        <w:p w14:paraId="34838987" w14:textId="5E4DF20F" w:rsidR="00016564" w:rsidDel="00DE5A44" w:rsidRDefault="00016564">
          <w:pPr>
            <w:autoSpaceDE w:val="0"/>
            <w:autoSpaceDN w:val="0"/>
            <w:ind w:hanging="640"/>
            <w:divId w:val="958490033"/>
            <w:rPr>
              <w:del w:id="1386" w:author="Martin Novák" w:date="2023-03-20T17:48:00Z"/>
              <w:rFonts w:eastAsia="Times New Roman"/>
            </w:rPr>
          </w:pPr>
          <w:del w:id="1387" w:author="Martin Novák" w:date="2023-03-20T17:48:00Z">
            <w:r w:rsidDel="00DE5A44">
              <w:rPr>
                <w:rFonts w:eastAsia="Times New Roman"/>
              </w:rPr>
              <w:delText xml:space="preserve">[90] </w:delText>
            </w:r>
            <w:r w:rsidDel="00DE5A44">
              <w:rPr>
                <w:rFonts w:eastAsia="Times New Roman"/>
              </w:rPr>
              <w:tab/>
            </w:r>
            <w:r w:rsidDel="00DE5A44">
              <w:rPr>
                <w:rFonts w:eastAsia="Times New Roman"/>
                <w:i/>
                <w:iCs/>
              </w:rPr>
              <w:delText>RollerCoaster Tycoon: Deluxe - RollerCoaster Tycoon - The Ultimate Theme park Sim</w:delText>
            </w:r>
            <w:r w:rsidDel="00DE5A44">
              <w:rPr>
                <w:rFonts w:eastAsia="Times New Roman"/>
              </w:rPr>
              <w:delText xml:space="preserve"> [online]. [vid. 2023-03-17]. Dostupné z: https://www.rollercoastertycoon.com/rollercoaster-tycoon-deluxe/</w:delText>
            </w:r>
          </w:del>
        </w:p>
        <w:p w14:paraId="353FC640" w14:textId="4F4FFDD7" w:rsidR="00016564" w:rsidDel="00DE5A44" w:rsidRDefault="00016564">
          <w:pPr>
            <w:autoSpaceDE w:val="0"/>
            <w:autoSpaceDN w:val="0"/>
            <w:ind w:hanging="640"/>
            <w:divId w:val="1356735801"/>
            <w:rPr>
              <w:del w:id="1388" w:author="Martin Novák" w:date="2023-03-20T17:48:00Z"/>
              <w:rFonts w:eastAsia="Times New Roman"/>
            </w:rPr>
          </w:pPr>
          <w:del w:id="1389" w:author="Martin Novák" w:date="2023-03-20T17:48:00Z">
            <w:r w:rsidDel="00DE5A44">
              <w:rPr>
                <w:rFonts w:eastAsia="Times New Roman"/>
              </w:rPr>
              <w:delText xml:space="preserve">[91] </w:delText>
            </w:r>
            <w:r w:rsidDel="00DE5A44">
              <w:rPr>
                <w:rFonts w:eastAsia="Times New Roman"/>
              </w:rPr>
              <w:tab/>
              <w:delText xml:space="preserve">KOŠŤÁL, Filip. Průvodce herními žánry - válečné strategie – Doupě.cz. </w:delText>
            </w:r>
            <w:r w:rsidDel="00DE5A44">
              <w:rPr>
                <w:rFonts w:eastAsia="Times New Roman"/>
                <w:i/>
                <w:iCs/>
              </w:rPr>
              <w:delText>Computer</w:delText>
            </w:r>
            <w:r w:rsidDel="00DE5A44">
              <w:rPr>
                <w:rFonts w:eastAsia="Times New Roman"/>
              </w:rPr>
              <w:delText xml:space="preserve"> [online]. 2011 [vid. 2021-08-23]. Dostupné z: https://doupe.zive.cz/clanek/pruvodce-hernimi-zanry---valecne-strategie</w:delText>
            </w:r>
          </w:del>
        </w:p>
        <w:p w14:paraId="6AA566A8" w14:textId="61E55BAC" w:rsidR="00016564" w:rsidDel="00DE5A44" w:rsidRDefault="00016564">
          <w:pPr>
            <w:autoSpaceDE w:val="0"/>
            <w:autoSpaceDN w:val="0"/>
            <w:ind w:hanging="640"/>
            <w:divId w:val="435249419"/>
            <w:rPr>
              <w:del w:id="1390" w:author="Martin Novák" w:date="2023-03-20T17:48:00Z"/>
              <w:rFonts w:eastAsia="Times New Roman"/>
            </w:rPr>
          </w:pPr>
          <w:del w:id="1391" w:author="Martin Novák" w:date="2023-03-20T17:48:00Z">
            <w:r w:rsidDel="00DE5A44">
              <w:rPr>
                <w:rFonts w:eastAsia="Times New Roman"/>
              </w:rPr>
              <w:delText xml:space="preserve">[92] </w:delText>
            </w:r>
            <w:r w:rsidDel="00DE5A44">
              <w:rPr>
                <w:rFonts w:eastAsia="Times New Roman"/>
              </w:rPr>
              <w:tab/>
            </w:r>
            <w:r w:rsidDel="00DE5A44">
              <w:rPr>
                <w:rFonts w:eastAsia="Times New Roman"/>
                <w:i/>
                <w:iCs/>
              </w:rPr>
              <w:delText>DiRT Rally - The official game site</w:delText>
            </w:r>
            <w:r w:rsidDel="00DE5A44">
              <w:rPr>
                <w:rFonts w:eastAsia="Times New Roman"/>
              </w:rPr>
              <w:delText xml:space="preserve"> [online]. [vid. 2023-03-18]. Dostupné z: https://dirtgame.com/dirtrally/us/home</w:delText>
            </w:r>
          </w:del>
        </w:p>
        <w:p w14:paraId="666019F7" w14:textId="5AECD2B7" w:rsidR="00016564" w:rsidDel="00DE5A44" w:rsidRDefault="00016564">
          <w:pPr>
            <w:autoSpaceDE w:val="0"/>
            <w:autoSpaceDN w:val="0"/>
            <w:ind w:hanging="640"/>
            <w:divId w:val="1987271972"/>
            <w:rPr>
              <w:del w:id="1392" w:author="Martin Novák" w:date="2023-03-20T17:48:00Z"/>
              <w:rFonts w:eastAsia="Times New Roman"/>
            </w:rPr>
          </w:pPr>
          <w:del w:id="1393" w:author="Martin Novák" w:date="2023-03-20T17:48:00Z">
            <w:r w:rsidDel="00DE5A44">
              <w:rPr>
                <w:rFonts w:eastAsia="Times New Roman"/>
              </w:rPr>
              <w:delText xml:space="preserve">[93] </w:delText>
            </w:r>
            <w:r w:rsidDel="00DE5A44">
              <w:rPr>
                <w:rFonts w:eastAsia="Times New Roman"/>
              </w:rPr>
              <w:tab/>
            </w:r>
            <w:r w:rsidDel="00DE5A44">
              <w:rPr>
                <w:rFonts w:eastAsia="Times New Roman"/>
                <w:i/>
                <w:iCs/>
              </w:rPr>
              <w:delText>Need for Speed Video Games - Official EA Site</w:delText>
            </w:r>
            <w:r w:rsidDel="00DE5A44">
              <w:rPr>
                <w:rFonts w:eastAsia="Times New Roman"/>
              </w:rPr>
              <w:delText xml:space="preserve"> [online]. [vid. 2023-03-18]. Dostupné z: https://www.ea.com/games/need-for-speed</w:delText>
            </w:r>
          </w:del>
        </w:p>
        <w:p w14:paraId="0FD0F7E5" w14:textId="543DAB0B" w:rsidR="00016564" w:rsidDel="00DE5A44" w:rsidRDefault="00016564">
          <w:pPr>
            <w:autoSpaceDE w:val="0"/>
            <w:autoSpaceDN w:val="0"/>
            <w:ind w:hanging="640"/>
            <w:divId w:val="1458598059"/>
            <w:rPr>
              <w:del w:id="1394" w:author="Martin Novák" w:date="2023-03-20T17:48:00Z"/>
              <w:rFonts w:eastAsia="Times New Roman"/>
            </w:rPr>
          </w:pPr>
          <w:del w:id="1395" w:author="Martin Novák" w:date="2023-03-20T17:48:00Z">
            <w:r w:rsidDel="00DE5A44">
              <w:rPr>
                <w:rFonts w:eastAsia="Times New Roman"/>
              </w:rPr>
              <w:delText xml:space="preserve">[94] </w:delText>
            </w:r>
            <w:r w:rsidDel="00DE5A44">
              <w:rPr>
                <w:rFonts w:eastAsia="Times New Roman"/>
              </w:rPr>
              <w:tab/>
            </w:r>
            <w:r w:rsidDel="00DE5A44">
              <w:rPr>
                <w:rFonts w:eastAsia="Times New Roman"/>
                <w:i/>
                <w:iCs/>
              </w:rPr>
              <w:delText>Home - Redout 2 - The Fastest Racing Game in the Universe</w:delText>
            </w:r>
            <w:r w:rsidDel="00DE5A44">
              <w:rPr>
                <w:rFonts w:eastAsia="Times New Roman"/>
              </w:rPr>
              <w:delText xml:space="preserve"> [online]. [vid. 2023-03-18]. Dostupné z: https://redout.games/redout2/</w:delText>
            </w:r>
          </w:del>
        </w:p>
        <w:p w14:paraId="5EC2B387" w14:textId="6D368054" w:rsidR="00016564" w:rsidDel="00DE5A44" w:rsidRDefault="00016564">
          <w:pPr>
            <w:autoSpaceDE w:val="0"/>
            <w:autoSpaceDN w:val="0"/>
            <w:ind w:hanging="640"/>
            <w:divId w:val="139854241"/>
            <w:rPr>
              <w:del w:id="1396" w:author="Martin Novák" w:date="2023-03-20T17:48:00Z"/>
              <w:rFonts w:eastAsia="Times New Roman"/>
            </w:rPr>
          </w:pPr>
          <w:del w:id="1397" w:author="Martin Novák" w:date="2023-03-20T17:48:00Z">
            <w:r w:rsidDel="00DE5A44">
              <w:rPr>
                <w:rFonts w:eastAsia="Times New Roman"/>
              </w:rPr>
              <w:delText xml:space="preserve">[95] </w:delText>
            </w:r>
            <w:r w:rsidDel="00DE5A44">
              <w:rPr>
                <w:rFonts w:eastAsia="Times New Roman"/>
              </w:rPr>
              <w:tab/>
            </w:r>
            <w:r w:rsidDel="00DE5A44">
              <w:rPr>
                <w:rFonts w:eastAsia="Times New Roman"/>
                <w:i/>
                <w:iCs/>
              </w:rPr>
              <w:delText>Bugbear Entertainment | Drive hard</w:delText>
            </w:r>
            <w:r w:rsidDel="00DE5A44">
              <w:rPr>
                <w:rFonts w:eastAsia="Times New Roman"/>
              </w:rPr>
              <w:delText xml:space="preserve"> [online]. [vid. 2023-03-18]. Dostupné z: https://bugbeargames.com/</w:delText>
            </w:r>
          </w:del>
        </w:p>
        <w:p w14:paraId="6E6E29BE" w14:textId="3E465F32" w:rsidR="00016564" w:rsidDel="00DE5A44" w:rsidRDefault="00016564">
          <w:pPr>
            <w:autoSpaceDE w:val="0"/>
            <w:autoSpaceDN w:val="0"/>
            <w:ind w:hanging="640"/>
            <w:divId w:val="316614446"/>
            <w:rPr>
              <w:del w:id="1398" w:author="Martin Novák" w:date="2023-03-20T17:48:00Z"/>
              <w:rFonts w:eastAsia="Times New Roman"/>
            </w:rPr>
          </w:pPr>
          <w:del w:id="1399" w:author="Martin Novák" w:date="2023-03-20T17:48:00Z">
            <w:r w:rsidDel="00DE5A44">
              <w:rPr>
                <w:rFonts w:eastAsia="Times New Roman"/>
              </w:rPr>
              <w:delText xml:space="preserve">[96] </w:delText>
            </w:r>
            <w:r w:rsidDel="00DE5A44">
              <w:rPr>
                <w:rFonts w:eastAsia="Times New Roman"/>
              </w:rPr>
              <w:tab/>
            </w:r>
            <w:r w:rsidDel="00DE5A44">
              <w:rPr>
                <w:rFonts w:eastAsia="Times New Roman"/>
                <w:i/>
                <w:iCs/>
              </w:rPr>
              <w:delText>Asphalt 9: Legends - Arcade Racing | Asphalt Legends</w:delText>
            </w:r>
            <w:r w:rsidDel="00DE5A44">
              <w:rPr>
                <w:rFonts w:eastAsia="Times New Roman"/>
              </w:rPr>
              <w:delText xml:space="preserve"> [online]. [vid. 2023-03-18]. Dostupné z: https://asphaltlegends.com/</w:delText>
            </w:r>
          </w:del>
        </w:p>
        <w:p w14:paraId="134446DA" w14:textId="0E16BA5A" w:rsidR="00016564" w:rsidDel="00DE5A44" w:rsidRDefault="00016564">
          <w:pPr>
            <w:autoSpaceDE w:val="0"/>
            <w:autoSpaceDN w:val="0"/>
            <w:ind w:hanging="640"/>
            <w:divId w:val="631861400"/>
            <w:rPr>
              <w:del w:id="1400" w:author="Martin Novák" w:date="2023-03-20T17:48:00Z"/>
              <w:rFonts w:eastAsia="Times New Roman"/>
            </w:rPr>
          </w:pPr>
          <w:del w:id="1401" w:author="Martin Novák" w:date="2023-03-20T17:48:00Z">
            <w:r w:rsidDel="00DE5A44">
              <w:rPr>
                <w:rFonts w:eastAsia="Times New Roman"/>
              </w:rPr>
              <w:delText xml:space="preserve">[97] </w:delText>
            </w:r>
            <w:r w:rsidDel="00DE5A44">
              <w:rPr>
                <w:rFonts w:eastAsia="Times New Roman"/>
              </w:rPr>
              <w:tab/>
            </w:r>
            <w:r w:rsidDel="00DE5A44">
              <w:rPr>
                <w:rFonts w:eastAsia="Times New Roman"/>
                <w:i/>
                <w:iCs/>
              </w:rPr>
              <w:delText>O HŘE | BLACKHOLE :: PC, MAC, LINUX :: 2D Platfomer</w:delText>
            </w:r>
            <w:r w:rsidDel="00DE5A44">
              <w:rPr>
                <w:rFonts w:eastAsia="Times New Roman"/>
              </w:rPr>
              <w:delText xml:space="preserve"> [online]. [vid. 2021-12-03]. Dostupné z: https://blackhole-game.com/cs/o-hre</w:delText>
            </w:r>
          </w:del>
        </w:p>
        <w:p w14:paraId="3D5ED12B" w14:textId="081FC70A" w:rsidR="00016564" w:rsidDel="00DE5A44" w:rsidRDefault="00016564">
          <w:pPr>
            <w:autoSpaceDE w:val="0"/>
            <w:autoSpaceDN w:val="0"/>
            <w:ind w:hanging="640"/>
            <w:divId w:val="260646470"/>
            <w:rPr>
              <w:del w:id="1402" w:author="Martin Novák" w:date="2023-03-20T17:48:00Z"/>
              <w:rFonts w:eastAsia="Times New Roman"/>
            </w:rPr>
          </w:pPr>
          <w:del w:id="1403" w:author="Martin Novák" w:date="2023-03-20T17:48:00Z">
            <w:r w:rsidDel="00DE5A44">
              <w:rPr>
                <w:rFonts w:eastAsia="Times New Roman"/>
              </w:rPr>
              <w:delText xml:space="preserve">[98] </w:delText>
            </w:r>
            <w:r w:rsidDel="00DE5A44">
              <w:rPr>
                <w:rFonts w:eastAsia="Times New Roman"/>
              </w:rPr>
              <w:tab/>
              <w:delText xml:space="preserve">INDIAN. </w:delText>
            </w:r>
            <w:r w:rsidDel="00DE5A44">
              <w:rPr>
                <w:rFonts w:eastAsia="Times New Roman"/>
                <w:i/>
                <w:iCs/>
              </w:rPr>
              <w:delText>Wreckfest - Recenze - YouTube</w:delText>
            </w:r>
            <w:r w:rsidDel="00DE5A44">
              <w:rPr>
                <w:rFonts w:eastAsia="Times New Roman"/>
              </w:rPr>
              <w:delText xml:space="preserve"> [online]. [vid. 2023-03-18]. Dostupné z: https://www.youtube.com/watch?v=3_3nvi1vsZ4</w:delText>
            </w:r>
          </w:del>
        </w:p>
        <w:p w14:paraId="798B2C65" w14:textId="4FCF14E7" w:rsidR="00016564" w:rsidDel="00DE5A44" w:rsidRDefault="00016564">
          <w:pPr>
            <w:autoSpaceDE w:val="0"/>
            <w:autoSpaceDN w:val="0"/>
            <w:ind w:hanging="640"/>
            <w:divId w:val="1884638235"/>
            <w:rPr>
              <w:del w:id="1404" w:author="Martin Novák" w:date="2023-03-20T17:48:00Z"/>
              <w:rFonts w:eastAsia="Times New Roman"/>
            </w:rPr>
          </w:pPr>
          <w:del w:id="1405" w:author="Martin Novák" w:date="2023-03-20T17:48:00Z">
            <w:r w:rsidDel="00DE5A44">
              <w:rPr>
                <w:rFonts w:eastAsia="Times New Roman"/>
              </w:rPr>
              <w:delText xml:space="preserve">[99] </w:delText>
            </w:r>
            <w:r w:rsidDel="00DE5A44">
              <w:rPr>
                <w:rFonts w:eastAsia="Times New Roman"/>
              </w:rPr>
              <w:tab/>
              <w:delText xml:space="preserve">IAMTIMCOREY. </w:delText>
            </w:r>
            <w:r w:rsidDel="00DE5A44">
              <w:rPr>
                <w:rFonts w:eastAsia="Times New Roman"/>
                <w:i/>
                <w:iCs/>
              </w:rPr>
              <w:delText>WinForm vs WPF vs UWP vs Console - The C# Desktop UI Showdown (and the future with .NET 5)</w:delText>
            </w:r>
            <w:r w:rsidDel="00DE5A44">
              <w:rPr>
                <w:rFonts w:eastAsia="Times New Roman"/>
              </w:rPr>
              <w:delText xml:space="preserve"> [online]. 2019 [vid. 2021-05-03]. Dostupné z: https://www.youtube.com/watch?v=yq0dSkA1vpM</w:delText>
            </w:r>
          </w:del>
        </w:p>
        <w:p w14:paraId="6B330D5C" w14:textId="6737A151" w:rsidR="00016564" w:rsidDel="00DE5A44" w:rsidRDefault="00016564">
          <w:pPr>
            <w:autoSpaceDE w:val="0"/>
            <w:autoSpaceDN w:val="0"/>
            <w:ind w:hanging="640"/>
            <w:divId w:val="935358858"/>
            <w:rPr>
              <w:del w:id="1406" w:author="Martin Novák" w:date="2023-03-20T17:48:00Z"/>
              <w:rFonts w:eastAsia="Times New Roman"/>
            </w:rPr>
          </w:pPr>
          <w:del w:id="1407" w:author="Martin Novák" w:date="2023-03-20T17:48:00Z">
            <w:r w:rsidDel="00DE5A44">
              <w:rPr>
                <w:rFonts w:eastAsia="Times New Roman"/>
              </w:rPr>
              <w:delText xml:space="preserve">[100] </w:delText>
            </w:r>
            <w:r w:rsidDel="00DE5A44">
              <w:rPr>
                <w:rFonts w:eastAsia="Times New Roman"/>
              </w:rPr>
              <w:tab/>
            </w:r>
            <w:r w:rsidDel="00DE5A44">
              <w:rPr>
                <w:rFonts w:eastAsia="Times New Roman"/>
                <w:i/>
                <w:iCs/>
              </w:rPr>
              <w:delText>DirectX graphics and gaming - Win32 apps | Microsoft Docs</w:delText>
            </w:r>
            <w:r w:rsidDel="00DE5A44">
              <w:rPr>
                <w:rFonts w:eastAsia="Times New Roman"/>
              </w:rPr>
              <w:delText xml:space="preserve"> [online]. [vid. 2021-11-12]. Dostupné z: https://docs.microsoft.com/en-us/windows/win32/directx</w:delText>
            </w:r>
          </w:del>
        </w:p>
        <w:p w14:paraId="20946734" w14:textId="21EDEFDC" w:rsidR="00016564" w:rsidDel="00DE5A44" w:rsidRDefault="00016564">
          <w:pPr>
            <w:autoSpaceDE w:val="0"/>
            <w:autoSpaceDN w:val="0"/>
            <w:ind w:hanging="640"/>
            <w:divId w:val="1520200715"/>
            <w:rPr>
              <w:del w:id="1408" w:author="Martin Novák" w:date="2023-03-20T17:48:00Z"/>
              <w:rFonts w:eastAsia="Times New Roman"/>
            </w:rPr>
          </w:pPr>
          <w:del w:id="1409" w:author="Martin Novák" w:date="2023-03-20T17:48:00Z">
            <w:r w:rsidDel="00DE5A44">
              <w:rPr>
                <w:rFonts w:eastAsia="Times New Roman"/>
              </w:rPr>
              <w:delText xml:space="preserve">[101] </w:delText>
            </w:r>
            <w:r w:rsidDel="00DE5A44">
              <w:rPr>
                <w:rFonts w:eastAsia="Times New Roman"/>
              </w:rPr>
              <w:tab/>
            </w:r>
            <w:r w:rsidDel="00DE5A44">
              <w:rPr>
                <w:rFonts w:eastAsia="Times New Roman"/>
                <w:i/>
                <w:iCs/>
              </w:rPr>
              <w:delText>[MS-XAML]: Xaml Object Mapping Specification 2006 Intellectual Property Rights Notice for Open Specifications Documentation</w:delText>
            </w:r>
            <w:r w:rsidDel="00DE5A44">
              <w:rPr>
                <w:rFonts w:eastAsia="Times New Roman"/>
              </w:rPr>
              <w:delText xml:space="preserve"> [online]. 2008 [vid. 2021-10-16]. Dostupné z: http://download.microsoft.com/download/0/A/6/0A6F7755-9AF5-448B-907D-13985ACCF53E/%5BMS-XAML%5D.pdf</w:delText>
            </w:r>
          </w:del>
        </w:p>
        <w:p w14:paraId="7847F534" w14:textId="20F29A2D" w:rsidR="00016564" w:rsidDel="00DE5A44" w:rsidRDefault="00016564">
          <w:pPr>
            <w:autoSpaceDE w:val="0"/>
            <w:autoSpaceDN w:val="0"/>
            <w:ind w:hanging="640"/>
            <w:divId w:val="437335826"/>
            <w:rPr>
              <w:del w:id="1410" w:author="Martin Novák" w:date="2023-03-20T17:48:00Z"/>
              <w:rFonts w:eastAsia="Times New Roman"/>
            </w:rPr>
          </w:pPr>
          <w:del w:id="1411" w:author="Martin Novák" w:date="2023-03-20T17:48:00Z">
            <w:r w:rsidDel="00DE5A44">
              <w:rPr>
                <w:rFonts w:eastAsia="Times New Roman"/>
              </w:rPr>
              <w:delText xml:space="preserve">[102] </w:delText>
            </w:r>
            <w:r w:rsidDel="00DE5A44">
              <w:rPr>
                <w:rFonts w:eastAsia="Times New Roman"/>
              </w:rPr>
              <w:tab/>
              <w:delText xml:space="preserve">MICROSOFT. </w:delText>
            </w:r>
            <w:r w:rsidDel="00DE5A44">
              <w:rPr>
                <w:rFonts w:eastAsia="Times New Roman"/>
                <w:i/>
                <w:iCs/>
              </w:rPr>
              <w:delText>Xamarin | Open-source mobile app platform for .NET</w:delText>
            </w:r>
            <w:r w:rsidDel="00DE5A44">
              <w:rPr>
                <w:rFonts w:eastAsia="Times New Roman"/>
              </w:rPr>
              <w:delText xml:space="preserve"> [online]. [vid. 2021-10-03]. Dostupné z: https://dotnet.microsoft.com/apps/xamarin</w:delText>
            </w:r>
          </w:del>
        </w:p>
        <w:p w14:paraId="7B96B862" w14:textId="1E35A734" w:rsidR="00016564" w:rsidDel="00DE5A44" w:rsidRDefault="00016564">
          <w:pPr>
            <w:autoSpaceDE w:val="0"/>
            <w:autoSpaceDN w:val="0"/>
            <w:ind w:hanging="640"/>
            <w:divId w:val="881012850"/>
            <w:rPr>
              <w:del w:id="1412" w:author="Martin Novák" w:date="2023-03-20T17:48:00Z"/>
              <w:rFonts w:eastAsia="Times New Roman"/>
            </w:rPr>
          </w:pPr>
          <w:del w:id="1413" w:author="Martin Novák" w:date="2023-03-20T17:48:00Z">
            <w:r w:rsidDel="00DE5A44">
              <w:rPr>
                <w:rFonts w:eastAsia="Times New Roman"/>
              </w:rPr>
              <w:delText xml:space="preserve">[103] </w:delText>
            </w:r>
            <w:r w:rsidDel="00DE5A44">
              <w:rPr>
                <w:rFonts w:eastAsia="Times New Roman"/>
              </w:rPr>
              <w:tab/>
              <w:delText xml:space="preserve">DOCS.MICROSOFT.COM. </w:delText>
            </w:r>
            <w:r w:rsidDel="00DE5A44">
              <w:rPr>
                <w:rFonts w:eastAsia="Times New Roman"/>
                <w:i/>
                <w:iCs/>
              </w:rPr>
              <w:delText>Xamarin.Essentials - Xamarin | Microsoft Docs</w:delText>
            </w:r>
            <w:r w:rsidDel="00DE5A44">
              <w:rPr>
                <w:rFonts w:eastAsia="Times New Roman"/>
              </w:rPr>
              <w:delText xml:space="preserve"> [online]. [vid. 2021-10-05]. Dostupné z: https://docs.microsoft.com/en-us/xamarin/essentials/?WT.mc_id=dotnet-35129-website</w:delText>
            </w:r>
          </w:del>
        </w:p>
        <w:p w14:paraId="602C8867" w14:textId="7FF7E7B3" w:rsidR="00016564" w:rsidDel="00DE5A44" w:rsidRDefault="00016564">
          <w:pPr>
            <w:autoSpaceDE w:val="0"/>
            <w:autoSpaceDN w:val="0"/>
            <w:ind w:hanging="640"/>
            <w:divId w:val="314728913"/>
            <w:rPr>
              <w:del w:id="1414" w:author="Martin Novák" w:date="2023-03-20T17:48:00Z"/>
              <w:rFonts w:eastAsia="Times New Roman"/>
            </w:rPr>
          </w:pPr>
          <w:del w:id="1415" w:author="Martin Novák" w:date="2023-03-20T17:48:00Z">
            <w:r w:rsidDel="00DE5A44">
              <w:rPr>
                <w:rFonts w:eastAsia="Times New Roman"/>
              </w:rPr>
              <w:delText xml:space="preserve">[104] </w:delText>
            </w:r>
            <w:r w:rsidDel="00DE5A44">
              <w:rPr>
                <w:rFonts w:eastAsia="Times New Roman"/>
              </w:rPr>
              <w:tab/>
              <w:delText xml:space="preserve">DOCS.MICROSOFT.COM. </w:delText>
            </w:r>
            <w:r w:rsidDel="00DE5A44">
              <w:rPr>
                <w:rFonts w:eastAsia="Times New Roman"/>
                <w:i/>
                <w:iCs/>
              </w:rPr>
              <w:delText>Xamarin.Forms Views - Xamarin | Microsoft Docs</w:delText>
            </w:r>
            <w:r w:rsidDel="00DE5A44">
              <w:rPr>
                <w:rFonts w:eastAsia="Times New Roman"/>
              </w:rPr>
              <w:delText xml:space="preserve"> [online]. [vid. 2021-10-04]. Dostupné z: https://docs.microsoft.com/en-us/xamarin/xamarin-forms/user-interface/controls/views?WT.mc_id=dotnet-35129-website</w:delText>
            </w:r>
          </w:del>
        </w:p>
        <w:p w14:paraId="2779BA8D" w14:textId="61E59A1C" w:rsidR="00016564" w:rsidDel="00DE5A44" w:rsidRDefault="00016564">
          <w:pPr>
            <w:autoSpaceDE w:val="0"/>
            <w:autoSpaceDN w:val="0"/>
            <w:ind w:hanging="640"/>
            <w:divId w:val="770394752"/>
            <w:rPr>
              <w:del w:id="1416" w:author="Martin Novák" w:date="2023-03-20T17:48:00Z"/>
              <w:rFonts w:eastAsia="Times New Roman"/>
            </w:rPr>
          </w:pPr>
          <w:del w:id="1417" w:author="Martin Novák" w:date="2023-03-20T17:48:00Z">
            <w:r w:rsidDel="00DE5A44">
              <w:rPr>
                <w:rFonts w:eastAsia="Times New Roman"/>
              </w:rPr>
              <w:delText xml:space="preserve">[105] </w:delText>
            </w:r>
            <w:r w:rsidDel="00DE5A44">
              <w:rPr>
                <w:rFonts w:eastAsia="Times New Roman"/>
              </w:rPr>
              <w:tab/>
              <w:delText xml:space="preserve">MONOGAMES. </w:delText>
            </w:r>
            <w:r w:rsidDel="00DE5A44">
              <w:rPr>
                <w:rFonts w:eastAsia="Times New Roman"/>
                <w:i/>
                <w:iCs/>
              </w:rPr>
              <w:delText>About | MonoGame</w:delText>
            </w:r>
            <w:r w:rsidDel="00DE5A44">
              <w:rPr>
                <w:rFonts w:eastAsia="Times New Roman"/>
              </w:rPr>
              <w:delText xml:space="preserve"> [online]. [vid. 2021-10-05]. Dostupné z: https://www.monogame.net/about/</w:delText>
            </w:r>
          </w:del>
        </w:p>
        <w:p w14:paraId="03F6729E" w14:textId="11AB1517" w:rsidR="00016564" w:rsidDel="00DE5A44" w:rsidRDefault="00016564">
          <w:pPr>
            <w:autoSpaceDE w:val="0"/>
            <w:autoSpaceDN w:val="0"/>
            <w:ind w:hanging="640"/>
            <w:divId w:val="930354998"/>
            <w:rPr>
              <w:del w:id="1418" w:author="Martin Novák" w:date="2023-03-20T17:48:00Z"/>
              <w:rFonts w:eastAsia="Times New Roman"/>
            </w:rPr>
          </w:pPr>
          <w:del w:id="1419" w:author="Martin Novák" w:date="2023-03-20T17:48:00Z">
            <w:r w:rsidDel="00DE5A44">
              <w:rPr>
                <w:rFonts w:eastAsia="Times New Roman"/>
              </w:rPr>
              <w:delText xml:space="preserve">[106] </w:delText>
            </w:r>
            <w:r w:rsidDel="00DE5A44">
              <w:rPr>
                <w:rFonts w:eastAsia="Times New Roman"/>
              </w:rPr>
              <w:tab/>
              <w:delText xml:space="preserve">STRIDE. </w:delText>
            </w:r>
            <w:r w:rsidDel="00DE5A44">
              <w:rPr>
                <w:rFonts w:eastAsia="Times New Roman"/>
                <w:i/>
                <w:iCs/>
              </w:rPr>
              <w:delText>Stride Game Engine</w:delText>
            </w:r>
            <w:r w:rsidDel="00DE5A44">
              <w:rPr>
                <w:rFonts w:eastAsia="Times New Roman"/>
              </w:rPr>
              <w:delText xml:space="preserve"> [online]. [vid. 2021-10-08]. Dostupné z: https://www.stride3d.net/</w:delText>
            </w:r>
          </w:del>
        </w:p>
        <w:p w14:paraId="2097BE23" w14:textId="6207CCE2" w:rsidR="00016564" w:rsidDel="00DE5A44" w:rsidRDefault="00016564">
          <w:pPr>
            <w:autoSpaceDE w:val="0"/>
            <w:autoSpaceDN w:val="0"/>
            <w:ind w:hanging="640"/>
            <w:divId w:val="2044986050"/>
            <w:rPr>
              <w:del w:id="1420" w:author="Martin Novák" w:date="2023-03-20T17:48:00Z"/>
              <w:rFonts w:eastAsia="Times New Roman"/>
            </w:rPr>
          </w:pPr>
          <w:del w:id="1421" w:author="Martin Novák" w:date="2023-03-20T17:48:00Z">
            <w:r w:rsidDel="00DE5A44">
              <w:rPr>
                <w:rFonts w:eastAsia="Times New Roman"/>
              </w:rPr>
              <w:delText xml:space="preserve">[107] </w:delText>
            </w:r>
            <w:r w:rsidDel="00DE5A44">
              <w:rPr>
                <w:rFonts w:eastAsia="Times New Roman"/>
              </w:rPr>
              <w:tab/>
              <w:delText xml:space="preserve">DOCS.MICROSOFT.COM. </w:delText>
            </w:r>
            <w:r w:rsidDel="00DE5A44">
              <w:rPr>
                <w:rFonts w:eastAsia="Times New Roman"/>
                <w:i/>
                <w:iCs/>
              </w:rPr>
              <w:delText>What is Xamarin? - Xamarin | Microsoft Docs</w:delText>
            </w:r>
            <w:r w:rsidDel="00DE5A44">
              <w:rPr>
                <w:rFonts w:eastAsia="Times New Roman"/>
              </w:rPr>
              <w:delText xml:space="preserve"> [online]. [vid. 2021-10-07]. Dostupné z: https://docs.microsoft.com/en-us/xamarin/get-started/what-is-xamarin</w:delText>
            </w:r>
          </w:del>
        </w:p>
        <w:p w14:paraId="78661B07" w14:textId="5786526D" w:rsidR="00016564" w:rsidDel="00DE5A44" w:rsidRDefault="00016564">
          <w:pPr>
            <w:autoSpaceDE w:val="0"/>
            <w:autoSpaceDN w:val="0"/>
            <w:ind w:hanging="640"/>
            <w:divId w:val="1233812264"/>
            <w:rPr>
              <w:del w:id="1422" w:author="Martin Novák" w:date="2023-03-20T17:48:00Z"/>
              <w:rFonts w:eastAsia="Times New Roman"/>
            </w:rPr>
          </w:pPr>
          <w:del w:id="1423" w:author="Martin Novák" w:date="2023-03-20T17:48:00Z">
            <w:r w:rsidDel="00DE5A44">
              <w:rPr>
                <w:rFonts w:eastAsia="Times New Roman"/>
              </w:rPr>
              <w:delText xml:space="preserve">[108] </w:delText>
            </w:r>
            <w:r w:rsidDel="00DE5A44">
              <w:rPr>
                <w:rFonts w:eastAsia="Times New Roman"/>
              </w:rPr>
              <w:tab/>
            </w:r>
            <w:r w:rsidDel="00DE5A44">
              <w:rPr>
                <w:rFonts w:eastAsia="Times New Roman"/>
                <w:i/>
                <w:iCs/>
              </w:rPr>
              <w:delText>What’s a Universal Windows Platform (UWP) app? - UWP applications | Microsoft Docs</w:delText>
            </w:r>
            <w:r w:rsidDel="00DE5A44">
              <w:rPr>
                <w:rFonts w:eastAsia="Times New Roman"/>
              </w:rPr>
              <w:delText xml:space="preserve"> [online]. [vid. 2021-12-03]. Dostupné z: https://docs.microsoft.com/en-us/windows/uwp/get-started/universal-application-platform-guide</w:delText>
            </w:r>
          </w:del>
        </w:p>
        <w:p w14:paraId="0027E557" w14:textId="02E48DE4" w:rsidR="00016564" w:rsidDel="00DE5A44" w:rsidRDefault="00016564">
          <w:pPr>
            <w:autoSpaceDE w:val="0"/>
            <w:autoSpaceDN w:val="0"/>
            <w:ind w:hanging="640"/>
            <w:divId w:val="1736048737"/>
            <w:rPr>
              <w:del w:id="1424" w:author="Martin Novák" w:date="2023-03-20T17:48:00Z"/>
              <w:rFonts w:eastAsia="Times New Roman"/>
            </w:rPr>
          </w:pPr>
          <w:del w:id="1425" w:author="Martin Novák" w:date="2023-03-20T17:48:00Z">
            <w:r w:rsidDel="00DE5A44">
              <w:rPr>
                <w:rFonts w:eastAsia="Times New Roman"/>
              </w:rPr>
              <w:delText xml:space="preserve">[109] </w:delText>
            </w:r>
            <w:r w:rsidDel="00DE5A44">
              <w:rPr>
                <w:rFonts w:eastAsia="Times New Roman"/>
              </w:rPr>
              <w:tab/>
              <w:delText xml:space="preserve">DEVELOPER.ANDROID.COM. </w:delText>
            </w:r>
            <w:r w:rsidDel="00DE5A44">
              <w:rPr>
                <w:rFonts w:eastAsia="Times New Roman"/>
                <w:i/>
                <w:iCs/>
              </w:rPr>
              <w:delText>Meet Android Studio  |  Android Developers</w:delText>
            </w:r>
            <w:r w:rsidDel="00DE5A44">
              <w:rPr>
                <w:rFonts w:eastAsia="Times New Roman"/>
              </w:rPr>
              <w:delText xml:space="preserve"> [online]. [vid. 2021-10-16]. Dostupné z: https://developer.android.com/studio/intro</w:delText>
            </w:r>
          </w:del>
        </w:p>
        <w:p w14:paraId="1595EF95" w14:textId="66855559" w:rsidR="00016564" w:rsidDel="00DE5A44" w:rsidRDefault="00016564">
          <w:pPr>
            <w:autoSpaceDE w:val="0"/>
            <w:autoSpaceDN w:val="0"/>
            <w:ind w:hanging="640"/>
            <w:divId w:val="345988606"/>
            <w:rPr>
              <w:del w:id="1426" w:author="Martin Novák" w:date="2023-03-20T17:48:00Z"/>
              <w:rFonts w:eastAsia="Times New Roman"/>
            </w:rPr>
          </w:pPr>
          <w:del w:id="1427" w:author="Martin Novák" w:date="2023-03-20T17:48:00Z">
            <w:r w:rsidDel="00DE5A44">
              <w:rPr>
                <w:rFonts w:eastAsia="Times New Roman"/>
              </w:rPr>
              <w:delText xml:space="preserve">[110] </w:delText>
            </w:r>
            <w:r w:rsidDel="00DE5A44">
              <w:rPr>
                <w:rFonts w:eastAsia="Times New Roman"/>
              </w:rPr>
              <w:tab/>
              <w:delText xml:space="preserve">DEVELOPER.ANDROID.COM. </w:delText>
            </w:r>
            <w:r w:rsidDel="00DE5A44">
              <w:rPr>
                <w:rFonts w:eastAsia="Times New Roman"/>
                <w:i/>
                <w:iCs/>
              </w:rPr>
              <w:delText>Create an Android project  |  Android Developers</w:delText>
            </w:r>
            <w:r w:rsidDel="00DE5A44">
              <w:rPr>
                <w:rFonts w:eastAsia="Times New Roman"/>
              </w:rPr>
              <w:delText xml:space="preserve"> [online]. [vid. 2021-10-16]. Dostupné z: https://developer.android.com/training/basics/firstapp/creating-project</w:delText>
            </w:r>
          </w:del>
        </w:p>
        <w:p w14:paraId="3414EAB7" w14:textId="6F6DEB72" w:rsidR="00016564" w:rsidDel="00DE5A44" w:rsidRDefault="00016564">
          <w:pPr>
            <w:autoSpaceDE w:val="0"/>
            <w:autoSpaceDN w:val="0"/>
            <w:ind w:hanging="640"/>
            <w:divId w:val="2120373822"/>
            <w:rPr>
              <w:del w:id="1428" w:author="Martin Novák" w:date="2023-03-20T17:48:00Z"/>
              <w:rFonts w:eastAsia="Times New Roman"/>
            </w:rPr>
          </w:pPr>
          <w:del w:id="1429" w:author="Martin Novák" w:date="2023-03-20T17:48:00Z">
            <w:r w:rsidDel="00DE5A44">
              <w:rPr>
                <w:rFonts w:eastAsia="Times New Roman"/>
              </w:rPr>
              <w:delText xml:space="preserve">[111] </w:delText>
            </w:r>
            <w:r w:rsidDel="00DE5A44">
              <w:rPr>
                <w:rFonts w:eastAsia="Times New Roman"/>
              </w:rPr>
              <w:tab/>
              <w:delText xml:space="preserve">DEVELOPER.ANDROID.COM. </w:delText>
            </w:r>
            <w:r w:rsidDel="00DE5A44">
              <w:rPr>
                <w:rFonts w:eastAsia="Times New Roman"/>
                <w:i/>
                <w:iCs/>
              </w:rPr>
              <w:delText>Run apps on the Android Emulator  |  Android Developers</w:delText>
            </w:r>
            <w:r w:rsidDel="00DE5A44">
              <w:rPr>
                <w:rFonts w:eastAsia="Times New Roman"/>
              </w:rPr>
              <w:delText xml:space="preserve"> [online]. [vid. 2021-10-16]. Dostupné z: https://developer.android.com/studio/run/emulator</w:delText>
            </w:r>
          </w:del>
        </w:p>
        <w:p w14:paraId="217D508C" w14:textId="61004109" w:rsidR="00016564" w:rsidDel="00DE5A44" w:rsidRDefault="00016564">
          <w:pPr>
            <w:autoSpaceDE w:val="0"/>
            <w:autoSpaceDN w:val="0"/>
            <w:ind w:hanging="640"/>
            <w:divId w:val="403993800"/>
            <w:rPr>
              <w:del w:id="1430" w:author="Martin Novák" w:date="2023-03-20T17:48:00Z"/>
              <w:rFonts w:eastAsia="Times New Roman"/>
            </w:rPr>
          </w:pPr>
          <w:del w:id="1431" w:author="Martin Novák" w:date="2023-03-20T17:48:00Z">
            <w:r w:rsidDel="00DE5A44">
              <w:rPr>
                <w:rFonts w:eastAsia="Times New Roman"/>
              </w:rPr>
              <w:delText>[112] .</w:delText>
            </w:r>
            <w:r w:rsidDel="00DE5A44">
              <w:rPr>
                <w:rFonts w:eastAsia="Times New Roman"/>
              </w:rPr>
              <w:tab/>
            </w:r>
            <w:r w:rsidDel="00DE5A44">
              <w:rPr>
                <w:rFonts w:eastAsia="Times New Roman"/>
                <w:i/>
                <w:iCs/>
              </w:rPr>
              <w:delText>NET MAUI Release Candidate - Ready for cross-platform app development - .NET Blog</w:delText>
            </w:r>
            <w:r w:rsidDel="00DE5A44">
              <w:rPr>
                <w:rFonts w:eastAsia="Times New Roman"/>
              </w:rPr>
              <w:delText xml:space="preserve"> [online]. [vid. 2022-10-14]. Dostupné z: https://devblogs.microsoft.com/dotnet/dotnet-maui-rc-1/</w:delText>
            </w:r>
          </w:del>
        </w:p>
        <w:p w14:paraId="5F87BD49" w14:textId="6C60D844" w:rsidR="00016564" w:rsidDel="00DE5A44" w:rsidRDefault="00016564">
          <w:pPr>
            <w:autoSpaceDE w:val="0"/>
            <w:autoSpaceDN w:val="0"/>
            <w:ind w:hanging="640"/>
            <w:divId w:val="1041709449"/>
            <w:rPr>
              <w:del w:id="1432" w:author="Martin Novák" w:date="2023-03-20T17:48:00Z"/>
              <w:rFonts w:eastAsia="Times New Roman"/>
            </w:rPr>
          </w:pPr>
          <w:del w:id="1433" w:author="Martin Novák" w:date="2023-03-20T17:48:00Z">
            <w:r w:rsidDel="00DE5A44">
              <w:rPr>
                <w:rFonts w:eastAsia="Times New Roman"/>
              </w:rPr>
              <w:delText xml:space="preserve">[113] </w:delText>
            </w:r>
            <w:r w:rsidDel="00DE5A44">
              <w:rPr>
                <w:rFonts w:eastAsia="Times New Roman"/>
              </w:rPr>
              <w:tab/>
            </w:r>
            <w:r w:rsidDel="00DE5A44">
              <w:rPr>
                <w:rFonts w:eastAsia="Times New Roman"/>
                <w:i/>
                <w:iCs/>
              </w:rPr>
              <w:delText>Visual Studio 2022 version 17.3 Release Notes | Microsoft Learn</w:delText>
            </w:r>
            <w:r w:rsidDel="00DE5A44">
              <w:rPr>
                <w:rFonts w:eastAsia="Times New Roman"/>
              </w:rPr>
              <w:delText xml:space="preserve"> [online]. [vid. 2023-01-04]. Dostupné z: https://learn.microsoft.com/en-us/visualstudio/releases/2022/release-notes-v17.3</w:delText>
            </w:r>
          </w:del>
        </w:p>
        <w:p w14:paraId="75757CB9" w14:textId="752DA9D6" w:rsidR="00016564" w:rsidDel="00DE5A44" w:rsidRDefault="00016564">
          <w:pPr>
            <w:autoSpaceDE w:val="0"/>
            <w:autoSpaceDN w:val="0"/>
            <w:ind w:hanging="640"/>
            <w:divId w:val="1390571279"/>
            <w:rPr>
              <w:del w:id="1434" w:author="Martin Novák" w:date="2023-03-20T17:48:00Z"/>
              <w:rFonts w:eastAsia="Times New Roman"/>
            </w:rPr>
          </w:pPr>
          <w:del w:id="1435" w:author="Martin Novák" w:date="2023-03-20T17:48:00Z">
            <w:r w:rsidDel="00DE5A44">
              <w:rPr>
                <w:rFonts w:eastAsia="Times New Roman"/>
              </w:rPr>
              <w:delText xml:space="preserve">[114] </w:delText>
            </w:r>
            <w:r w:rsidDel="00DE5A44">
              <w:rPr>
                <w:rFonts w:eastAsia="Times New Roman"/>
              </w:rPr>
              <w:tab/>
              <w:delText xml:space="preserve">GREGORY, Jason. </w:delText>
            </w:r>
            <w:r w:rsidDel="00DE5A44">
              <w:rPr>
                <w:rFonts w:eastAsia="Times New Roman"/>
                <w:i/>
                <w:iCs/>
              </w:rPr>
              <w:delText>Game Engine Architecture, Third Edition</w:delText>
            </w:r>
            <w:r w:rsidDel="00DE5A44">
              <w:rPr>
                <w:rFonts w:eastAsia="Times New Roman"/>
              </w:rPr>
              <w:delText xml:space="preserve"> [online]. 2018. ISBN 9781138035454. Dostupné z: doi:10.1201/9781315267845</w:delText>
            </w:r>
          </w:del>
        </w:p>
        <w:p w14:paraId="373EB1EE" w14:textId="2D3F24FD" w:rsidR="00016564" w:rsidDel="00DE5A44" w:rsidRDefault="00016564">
          <w:pPr>
            <w:autoSpaceDE w:val="0"/>
            <w:autoSpaceDN w:val="0"/>
            <w:ind w:hanging="640"/>
            <w:divId w:val="1194878942"/>
            <w:rPr>
              <w:del w:id="1436" w:author="Martin Novák" w:date="2023-03-20T17:48:00Z"/>
              <w:rFonts w:eastAsia="Times New Roman"/>
            </w:rPr>
          </w:pPr>
          <w:del w:id="1437" w:author="Martin Novák" w:date="2023-03-20T17:48:00Z">
            <w:r w:rsidDel="00DE5A44">
              <w:rPr>
                <w:rFonts w:eastAsia="Times New Roman"/>
              </w:rPr>
              <w:delText xml:space="preserve">[115] </w:delText>
            </w:r>
            <w:r w:rsidDel="00DE5A44">
              <w:rPr>
                <w:rFonts w:eastAsia="Times New Roman"/>
              </w:rPr>
              <w:tab/>
              <w:delText xml:space="preserve">UNITY TECHNOLOGIES. </w:delText>
            </w:r>
            <w:r w:rsidDel="00DE5A44">
              <w:rPr>
                <w:rFonts w:eastAsia="Times New Roman"/>
                <w:i/>
                <w:iCs/>
              </w:rPr>
              <w:delText>Wondering what Unity is? Find out who we are, where we’ve been and where we’re going | Unity</w:delText>
            </w:r>
            <w:r w:rsidDel="00DE5A44">
              <w:rPr>
                <w:rFonts w:eastAsia="Times New Roman"/>
              </w:rPr>
              <w:delText xml:space="preserve"> [online]. [vid. 2021-06-21]. Dostupné z: https://unity.com/our-company</w:delText>
            </w:r>
          </w:del>
        </w:p>
        <w:p w14:paraId="7B3CC083" w14:textId="3D095CF3" w:rsidR="00016564" w:rsidDel="00DE5A44" w:rsidRDefault="00016564">
          <w:pPr>
            <w:autoSpaceDE w:val="0"/>
            <w:autoSpaceDN w:val="0"/>
            <w:ind w:hanging="640"/>
            <w:divId w:val="1548759449"/>
            <w:rPr>
              <w:del w:id="1438" w:author="Martin Novák" w:date="2023-03-20T17:48:00Z"/>
              <w:rFonts w:eastAsia="Times New Roman"/>
            </w:rPr>
          </w:pPr>
          <w:del w:id="1439" w:author="Martin Novák" w:date="2023-03-20T17:48:00Z">
            <w:r w:rsidDel="00DE5A44">
              <w:rPr>
                <w:rFonts w:eastAsia="Times New Roman"/>
              </w:rPr>
              <w:delText xml:space="preserve">[116] </w:delText>
            </w:r>
            <w:r w:rsidDel="00DE5A44">
              <w:rPr>
                <w:rFonts w:eastAsia="Times New Roman"/>
              </w:rPr>
              <w:tab/>
              <w:delText xml:space="preserve">UNITY TECHNOLOGIES. </w:delText>
            </w:r>
            <w:r w:rsidDel="00DE5A44">
              <w:rPr>
                <w:rFonts w:eastAsia="Times New Roman"/>
                <w:i/>
                <w:iCs/>
              </w:rPr>
              <w:delText>Reimagine product design and development - YouTube</w:delText>
            </w:r>
            <w:r w:rsidDel="00DE5A44">
              <w:rPr>
                <w:rFonts w:eastAsia="Times New Roman"/>
              </w:rPr>
              <w:delText xml:space="preserve"> [online]. [vid. 2021-06-21]. Dostupné z: https://www.youtube.com/watch?v=j_bQf0InYHM</w:delText>
            </w:r>
          </w:del>
        </w:p>
        <w:p w14:paraId="64B2659D" w14:textId="4DD8C0AA" w:rsidR="00016564" w:rsidDel="00DE5A44" w:rsidRDefault="00016564">
          <w:pPr>
            <w:autoSpaceDE w:val="0"/>
            <w:autoSpaceDN w:val="0"/>
            <w:ind w:hanging="640"/>
            <w:divId w:val="1229807822"/>
            <w:rPr>
              <w:del w:id="1440" w:author="Martin Novák" w:date="2023-03-20T17:48:00Z"/>
              <w:rFonts w:eastAsia="Times New Roman"/>
            </w:rPr>
          </w:pPr>
          <w:del w:id="1441" w:author="Martin Novák" w:date="2023-03-20T17:48:00Z">
            <w:r w:rsidDel="00DE5A44">
              <w:rPr>
                <w:rFonts w:eastAsia="Times New Roman"/>
              </w:rPr>
              <w:delText xml:space="preserve">[117] </w:delText>
            </w:r>
            <w:r w:rsidDel="00DE5A44">
              <w:rPr>
                <w:rFonts w:eastAsia="Times New Roman"/>
              </w:rPr>
              <w:tab/>
              <w:delText xml:space="preserve">UNITY TECHNOLOGIES. </w:delText>
            </w:r>
            <w:r w:rsidDel="00DE5A44">
              <w:rPr>
                <w:rFonts w:eastAsia="Times New Roman"/>
                <w:i/>
                <w:iCs/>
              </w:rPr>
              <w:delText>Create immersive experiences for real-world applications at scale | Unity - YouTube</w:delText>
            </w:r>
            <w:r w:rsidDel="00DE5A44">
              <w:rPr>
                <w:rFonts w:eastAsia="Times New Roman"/>
              </w:rPr>
              <w:delText xml:space="preserve"> [online]. [vid. 2021-06-21]. Dostupné z: https://www.youtube.com/watch?v=5VRxVVOIoJs</w:delText>
            </w:r>
          </w:del>
        </w:p>
        <w:p w14:paraId="2AF113F9" w14:textId="56C680DF" w:rsidR="00016564" w:rsidDel="00DE5A44" w:rsidRDefault="00016564">
          <w:pPr>
            <w:autoSpaceDE w:val="0"/>
            <w:autoSpaceDN w:val="0"/>
            <w:ind w:hanging="640"/>
            <w:divId w:val="1823614607"/>
            <w:rPr>
              <w:del w:id="1442" w:author="Martin Novák" w:date="2023-03-20T17:48:00Z"/>
              <w:rFonts w:eastAsia="Times New Roman"/>
            </w:rPr>
          </w:pPr>
          <w:del w:id="1443" w:author="Martin Novák" w:date="2023-03-20T17:48:00Z">
            <w:r w:rsidDel="00DE5A44">
              <w:rPr>
                <w:rFonts w:eastAsia="Times New Roman"/>
              </w:rPr>
              <w:delText xml:space="preserve">[118] </w:delText>
            </w:r>
            <w:r w:rsidDel="00DE5A44">
              <w:rPr>
                <w:rFonts w:eastAsia="Times New Roman"/>
              </w:rPr>
              <w:tab/>
              <w:delText xml:space="preserve">UNITY TECHNOLOGIES. </w:delText>
            </w:r>
            <w:r w:rsidDel="00DE5A44">
              <w:rPr>
                <w:rFonts w:eastAsia="Times New Roman"/>
                <w:i/>
                <w:iCs/>
              </w:rPr>
              <w:delText>Real Time Animation: Unity for Look Development - YouTube</w:delText>
            </w:r>
            <w:r w:rsidDel="00DE5A44">
              <w:rPr>
                <w:rFonts w:eastAsia="Times New Roman"/>
              </w:rPr>
              <w:delText xml:space="preserve"> [online]. [vid. 2021-06-21]. Dostupné z: https://www.youtube.com/watch?v=urew479-Wlw</w:delText>
            </w:r>
          </w:del>
        </w:p>
        <w:p w14:paraId="7D980C6C" w14:textId="22C88256" w:rsidR="00016564" w:rsidDel="00DE5A44" w:rsidRDefault="00016564">
          <w:pPr>
            <w:autoSpaceDE w:val="0"/>
            <w:autoSpaceDN w:val="0"/>
            <w:ind w:hanging="640"/>
            <w:divId w:val="1139611261"/>
            <w:rPr>
              <w:del w:id="1444" w:author="Martin Novák" w:date="2023-03-20T17:48:00Z"/>
              <w:rFonts w:eastAsia="Times New Roman"/>
            </w:rPr>
          </w:pPr>
          <w:del w:id="1445" w:author="Martin Novák" w:date="2023-03-20T17:48:00Z">
            <w:r w:rsidDel="00DE5A44">
              <w:rPr>
                <w:rFonts w:eastAsia="Times New Roman"/>
              </w:rPr>
              <w:delText xml:space="preserve">[119] </w:delText>
            </w:r>
            <w:r w:rsidDel="00DE5A44">
              <w:rPr>
                <w:rFonts w:eastAsia="Times New Roman"/>
              </w:rPr>
              <w:tab/>
              <w:delText xml:space="preserve">UNITY TECHNOLOGIE. </w:delText>
            </w:r>
            <w:r w:rsidDel="00DE5A44">
              <w:rPr>
                <w:rFonts w:eastAsia="Times New Roman"/>
                <w:i/>
                <w:iCs/>
              </w:rPr>
              <w:delText>Compare Unity plans: Pro vs Plus vs Free. Choose the best 2D - 3D engine for your project! - Unity Store</w:delText>
            </w:r>
            <w:r w:rsidDel="00DE5A44">
              <w:rPr>
                <w:rFonts w:eastAsia="Times New Roman"/>
              </w:rPr>
              <w:delText xml:space="preserve"> [online]. [vid. 2021-06-23]. Dostupné z: https://store.unity.com/compare-plans?currency=USD</w:delText>
            </w:r>
          </w:del>
        </w:p>
        <w:p w14:paraId="4D218AB0" w14:textId="36EDC929" w:rsidR="00016564" w:rsidDel="00DE5A44" w:rsidRDefault="00016564">
          <w:pPr>
            <w:autoSpaceDE w:val="0"/>
            <w:autoSpaceDN w:val="0"/>
            <w:ind w:hanging="640"/>
            <w:divId w:val="1380284514"/>
            <w:rPr>
              <w:del w:id="1446" w:author="Martin Novák" w:date="2023-03-20T17:48:00Z"/>
              <w:rFonts w:eastAsia="Times New Roman"/>
            </w:rPr>
          </w:pPr>
          <w:del w:id="1447" w:author="Martin Novák" w:date="2023-03-20T17:48:00Z">
            <w:r w:rsidDel="00DE5A44">
              <w:rPr>
                <w:rFonts w:eastAsia="Times New Roman"/>
              </w:rPr>
              <w:delText xml:space="preserve">[120] </w:delText>
            </w:r>
            <w:r w:rsidDel="00DE5A44">
              <w:rPr>
                <w:rFonts w:eastAsia="Times New Roman"/>
              </w:rPr>
              <w:tab/>
            </w:r>
            <w:r w:rsidDel="00DE5A44">
              <w:rPr>
                <w:rFonts w:eastAsia="Times New Roman"/>
                <w:i/>
                <w:iCs/>
              </w:rPr>
              <w:delText>What is the best game engine: is Unity right for you? | GamesIndustry.biz</w:delText>
            </w:r>
            <w:r w:rsidDel="00DE5A44">
              <w:rPr>
                <w:rFonts w:eastAsia="Times New Roman"/>
              </w:rPr>
              <w:delText xml:space="preserve"> [online]. [vid. 2021-06-20]. Dostupné z: https://www.gamesindustry.biz/articles/2020-01-16-what-is-the-best-game-engine-is-unity-the-right-game-engine-for-you</w:delText>
            </w:r>
          </w:del>
        </w:p>
        <w:p w14:paraId="1AD25ABB" w14:textId="7CB344E7" w:rsidR="00016564" w:rsidDel="00DE5A44" w:rsidRDefault="00016564">
          <w:pPr>
            <w:autoSpaceDE w:val="0"/>
            <w:autoSpaceDN w:val="0"/>
            <w:ind w:hanging="640"/>
            <w:divId w:val="2095710454"/>
            <w:rPr>
              <w:del w:id="1448" w:author="Martin Novák" w:date="2023-03-20T17:48:00Z"/>
              <w:rFonts w:eastAsia="Times New Roman"/>
            </w:rPr>
          </w:pPr>
          <w:del w:id="1449" w:author="Martin Novák" w:date="2023-03-20T17:48:00Z">
            <w:r w:rsidDel="00DE5A44">
              <w:rPr>
                <w:rFonts w:eastAsia="Times New Roman"/>
              </w:rPr>
              <w:delText xml:space="preserve">[121] </w:delText>
            </w:r>
            <w:r w:rsidDel="00DE5A44">
              <w:rPr>
                <w:rFonts w:eastAsia="Times New Roman"/>
              </w:rPr>
              <w:tab/>
              <w:delText xml:space="preserve">BRACKEYS. </w:delText>
            </w:r>
            <w:r w:rsidDel="00DE5A44">
              <w:rPr>
                <w:rFonts w:eastAsia="Times New Roman"/>
                <w:i/>
                <w:iCs/>
              </w:rPr>
              <w:delText>How to make a CUSTOM INSPECTOR in Unity - YouTube</w:delText>
            </w:r>
            <w:r w:rsidDel="00DE5A44">
              <w:rPr>
                <w:rFonts w:eastAsia="Times New Roman"/>
              </w:rPr>
              <w:delText xml:space="preserve"> [online]. [vid. 2021-06-21]. Dostupné z: https://www.youtube.com/watch?v=RInUu1_8aGw</w:delText>
            </w:r>
          </w:del>
        </w:p>
        <w:p w14:paraId="12EF74C7" w14:textId="4CFFEF1B" w:rsidR="00016564" w:rsidDel="00DE5A44" w:rsidRDefault="00016564">
          <w:pPr>
            <w:autoSpaceDE w:val="0"/>
            <w:autoSpaceDN w:val="0"/>
            <w:ind w:hanging="640"/>
            <w:divId w:val="1837919320"/>
            <w:rPr>
              <w:del w:id="1450" w:author="Martin Novák" w:date="2023-03-20T17:48:00Z"/>
              <w:rFonts w:eastAsia="Times New Roman"/>
            </w:rPr>
          </w:pPr>
          <w:del w:id="1451" w:author="Martin Novák" w:date="2023-03-20T17:48:00Z">
            <w:r w:rsidDel="00DE5A44">
              <w:rPr>
                <w:rFonts w:eastAsia="Times New Roman"/>
              </w:rPr>
              <w:delText xml:space="preserve">[122] </w:delText>
            </w:r>
            <w:r w:rsidDel="00DE5A44">
              <w:rPr>
                <w:rFonts w:eastAsia="Times New Roman"/>
              </w:rPr>
              <w:tab/>
              <w:delText xml:space="preserve">UNITY TECHNOLOGIES. </w:delText>
            </w:r>
            <w:r w:rsidDel="00DE5A44">
              <w:rPr>
                <w:rFonts w:eastAsia="Times New Roman"/>
                <w:i/>
                <w:iCs/>
              </w:rPr>
              <w:delText>Made With Unity | Unity</w:delText>
            </w:r>
            <w:r w:rsidDel="00DE5A44">
              <w:rPr>
                <w:rFonts w:eastAsia="Times New Roman"/>
              </w:rPr>
              <w:delText xml:space="preserve"> [online]. [vid. 2021-06-21]. Dostupné z: https://unity.com/madewith</w:delText>
            </w:r>
          </w:del>
        </w:p>
        <w:p w14:paraId="075FBCA8" w14:textId="7BEB69A4" w:rsidR="00016564" w:rsidDel="00DE5A44" w:rsidRDefault="00016564">
          <w:pPr>
            <w:autoSpaceDE w:val="0"/>
            <w:autoSpaceDN w:val="0"/>
            <w:ind w:hanging="640"/>
            <w:divId w:val="467747587"/>
            <w:rPr>
              <w:del w:id="1452" w:author="Martin Novák" w:date="2023-03-20T17:48:00Z"/>
              <w:rFonts w:eastAsia="Times New Roman"/>
            </w:rPr>
          </w:pPr>
          <w:del w:id="1453" w:author="Martin Novák" w:date="2023-03-20T17:48:00Z">
            <w:r w:rsidDel="00DE5A44">
              <w:rPr>
                <w:rFonts w:eastAsia="Times New Roman"/>
              </w:rPr>
              <w:delText xml:space="preserve">[123] </w:delText>
            </w:r>
            <w:r w:rsidDel="00DE5A44">
              <w:rPr>
                <w:rFonts w:eastAsia="Times New Roman"/>
              </w:rPr>
              <w:tab/>
              <w:delText xml:space="preserve">DICKINSON, Brendan. </w:delText>
            </w:r>
            <w:r w:rsidDel="00DE5A44">
              <w:rPr>
                <w:rFonts w:eastAsia="Times New Roman"/>
                <w:i/>
                <w:iCs/>
              </w:rPr>
              <w:delText>Unity VS Unreal Engine in 2021 | What is the best Game Engine?</w:delText>
            </w:r>
            <w:r w:rsidDel="00DE5A44">
              <w:rPr>
                <w:rFonts w:eastAsia="Times New Roman"/>
              </w:rPr>
              <w:delText xml:space="preserve"> [online]. 2021. Dostupné z: https://www.youtube.com/watch?v=jjUsSL4T3ig</w:delText>
            </w:r>
          </w:del>
        </w:p>
        <w:p w14:paraId="7ED51BA5" w14:textId="5D43B223" w:rsidR="00016564" w:rsidDel="00DE5A44" w:rsidRDefault="00016564">
          <w:pPr>
            <w:autoSpaceDE w:val="0"/>
            <w:autoSpaceDN w:val="0"/>
            <w:ind w:hanging="640"/>
            <w:divId w:val="1731224774"/>
            <w:rPr>
              <w:del w:id="1454" w:author="Martin Novák" w:date="2023-03-20T17:48:00Z"/>
              <w:rFonts w:eastAsia="Times New Roman"/>
            </w:rPr>
          </w:pPr>
          <w:del w:id="1455" w:author="Martin Novák" w:date="2023-03-20T17:48:00Z">
            <w:r w:rsidDel="00DE5A44">
              <w:rPr>
                <w:rFonts w:eastAsia="Times New Roman"/>
              </w:rPr>
              <w:delText xml:space="preserve">[124] </w:delText>
            </w:r>
            <w:r w:rsidDel="00DE5A44">
              <w:rPr>
                <w:rFonts w:eastAsia="Times New Roman"/>
              </w:rPr>
              <w:tab/>
              <w:delText xml:space="preserve">DOCS.UNITY3D.COM. </w:delText>
            </w:r>
            <w:r w:rsidDel="00DE5A44">
              <w:rPr>
                <w:rFonts w:eastAsia="Times New Roman"/>
                <w:i/>
                <w:iCs/>
              </w:rPr>
              <w:delText>Unity - Scripting API: MonoBehaviour.FixedUpdate()</w:delText>
            </w:r>
            <w:r w:rsidDel="00DE5A44">
              <w:rPr>
                <w:rFonts w:eastAsia="Times New Roman"/>
              </w:rPr>
              <w:delText xml:space="preserve"> [online]. [vid. 2021-09-04]. Dostupné z: https://docs.unity3d.com/ScriptReference/MonoBehaviour.FixedUpdate.html</w:delText>
            </w:r>
          </w:del>
        </w:p>
        <w:p w14:paraId="509285FF" w14:textId="7977B44E" w:rsidR="00016564" w:rsidDel="00DE5A44" w:rsidRDefault="00016564">
          <w:pPr>
            <w:autoSpaceDE w:val="0"/>
            <w:autoSpaceDN w:val="0"/>
            <w:ind w:hanging="640"/>
            <w:divId w:val="471219511"/>
            <w:rPr>
              <w:del w:id="1456" w:author="Martin Novák" w:date="2023-03-20T17:48:00Z"/>
              <w:rFonts w:eastAsia="Times New Roman"/>
            </w:rPr>
          </w:pPr>
          <w:del w:id="1457" w:author="Martin Novák" w:date="2023-03-20T17:48:00Z">
            <w:r w:rsidDel="00DE5A44">
              <w:rPr>
                <w:rFonts w:eastAsia="Times New Roman"/>
              </w:rPr>
              <w:delText xml:space="preserve">[125] </w:delText>
            </w:r>
            <w:r w:rsidDel="00DE5A44">
              <w:rPr>
                <w:rFonts w:eastAsia="Times New Roman"/>
              </w:rPr>
              <w:tab/>
              <w:delText xml:space="preserve">DOCS.UNITY3D.COM. </w:delText>
            </w:r>
            <w:r w:rsidDel="00DE5A44">
              <w:rPr>
                <w:rFonts w:eastAsia="Times New Roman"/>
                <w:i/>
                <w:iCs/>
              </w:rPr>
              <w:delText>Unity - Scripting API: Debug</w:delText>
            </w:r>
            <w:r w:rsidDel="00DE5A44">
              <w:rPr>
                <w:rFonts w:eastAsia="Times New Roman"/>
              </w:rPr>
              <w:delText xml:space="preserve"> [online]. [vid. 2021-09-19]. Dostupné z: https://docs.unity3d.com/ScriptReference/Debug.html</w:delText>
            </w:r>
          </w:del>
        </w:p>
        <w:p w14:paraId="202B679F" w14:textId="694253D3" w:rsidR="00016564" w:rsidDel="00DE5A44" w:rsidRDefault="00016564">
          <w:pPr>
            <w:autoSpaceDE w:val="0"/>
            <w:autoSpaceDN w:val="0"/>
            <w:ind w:hanging="640"/>
            <w:divId w:val="2106730238"/>
            <w:rPr>
              <w:del w:id="1458" w:author="Martin Novák" w:date="2023-03-20T17:48:00Z"/>
              <w:rFonts w:eastAsia="Times New Roman"/>
            </w:rPr>
          </w:pPr>
          <w:del w:id="1459" w:author="Martin Novák" w:date="2023-03-20T17:48:00Z">
            <w:r w:rsidDel="00DE5A44">
              <w:rPr>
                <w:rFonts w:eastAsia="Times New Roman"/>
              </w:rPr>
              <w:delText xml:space="preserve">[126] </w:delText>
            </w:r>
            <w:r w:rsidDel="00DE5A44">
              <w:rPr>
                <w:rFonts w:eastAsia="Times New Roman"/>
              </w:rPr>
              <w:tab/>
              <w:delText xml:space="preserve">DOCS.UNITY3D.COM. </w:delText>
            </w:r>
            <w:r w:rsidDel="00DE5A44">
              <w:rPr>
                <w:rFonts w:eastAsia="Times New Roman"/>
                <w:i/>
                <w:iCs/>
              </w:rPr>
              <w:delText>Unity - Manual: Prefabs</w:delText>
            </w:r>
            <w:r w:rsidDel="00DE5A44">
              <w:rPr>
                <w:rFonts w:eastAsia="Times New Roman"/>
              </w:rPr>
              <w:delText xml:space="preserve"> [online]. [vid. 2021-09-04]. Dostupné z: https://docs.unity3d.com/Manual/Prefabs.html</w:delText>
            </w:r>
          </w:del>
        </w:p>
        <w:p w14:paraId="3C330C63" w14:textId="679A9CC2" w:rsidR="00016564" w:rsidDel="00DE5A44" w:rsidRDefault="00016564">
          <w:pPr>
            <w:autoSpaceDE w:val="0"/>
            <w:autoSpaceDN w:val="0"/>
            <w:ind w:hanging="640"/>
            <w:divId w:val="2105881073"/>
            <w:rPr>
              <w:del w:id="1460" w:author="Martin Novák" w:date="2023-03-20T17:48:00Z"/>
              <w:rFonts w:eastAsia="Times New Roman"/>
            </w:rPr>
          </w:pPr>
          <w:del w:id="1461" w:author="Martin Novák" w:date="2023-03-20T17:48:00Z">
            <w:r w:rsidDel="00DE5A44">
              <w:rPr>
                <w:rFonts w:eastAsia="Times New Roman"/>
              </w:rPr>
              <w:delText xml:space="preserve">[127] </w:delText>
            </w:r>
            <w:r w:rsidDel="00DE5A44">
              <w:rPr>
                <w:rFonts w:eastAsia="Times New Roman"/>
              </w:rPr>
              <w:tab/>
              <w:delText xml:space="preserve">SOCIAMIX. </w:delText>
            </w:r>
            <w:r w:rsidDel="00DE5A44">
              <w:rPr>
                <w:rFonts w:eastAsia="Times New Roman"/>
                <w:i/>
                <w:iCs/>
              </w:rPr>
              <w:delText>10 mins GameDev tips - Quaternions - YouTube</w:delText>
            </w:r>
            <w:r w:rsidDel="00DE5A44">
              <w:rPr>
                <w:rFonts w:eastAsia="Times New Roman"/>
              </w:rPr>
              <w:delText xml:space="preserve"> [online]. [vid. 2021-09-20]. Dostupné z: https://www.youtube.com/watch?v=1yoFjjJRnLY</w:delText>
            </w:r>
          </w:del>
        </w:p>
        <w:p w14:paraId="0D6F12B3" w14:textId="135BD2E4" w:rsidR="00016564" w:rsidDel="00DE5A44" w:rsidRDefault="00016564">
          <w:pPr>
            <w:autoSpaceDE w:val="0"/>
            <w:autoSpaceDN w:val="0"/>
            <w:ind w:hanging="640"/>
            <w:divId w:val="115608359"/>
            <w:rPr>
              <w:del w:id="1462" w:author="Martin Novák" w:date="2023-03-20T17:48:00Z"/>
              <w:rFonts w:eastAsia="Times New Roman"/>
            </w:rPr>
          </w:pPr>
          <w:del w:id="1463" w:author="Martin Novák" w:date="2023-03-20T17:48:00Z">
            <w:r w:rsidDel="00DE5A44">
              <w:rPr>
                <w:rFonts w:eastAsia="Times New Roman"/>
              </w:rPr>
              <w:delText xml:space="preserve">[128] </w:delText>
            </w:r>
            <w:r w:rsidDel="00DE5A44">
              <w:rPr>
                <w:rFonts w:eastAsia="Times New Roman"/>
              </w:rPr>
              <w:tab/>
              <w:delText xml:space="preserve">3BLUE1BROWN. </w:delText>
            </w:r>
            <w:r w:rsidDel="00DE5A44">
              <w:rPr>
                <w:rFonts w:eastAsia="Times New Roman"/>
                <w:i/>
                <w:iCs/>
              </w:rPr>
              <w:delText>Quaternions and 3d rotation, explained interactively - YouTube</w:delText>
            </w:r>
            <w:r w:rsidDel="00DE5A44">
              <w:rPr>
                <w:rFonts w:eastAsia="Times New Roman"/>
              </w:rPr>
              <w:delText xml:space="preserve"> [online]. 2018 [vid. 2021-09-20]. Dostupné z: https://www.youtube.com/watch?v=zjMuIxRvygQ</w:delText>
            </w:r>
          </w:del>
        </w:p>
        <w:p w14:paraId="792D239B" w14:textId="48EDA356" w:rsidR="00016564" w:rsidDel="00DE5A44" w:rsidRDefault="00016564">
          <w:pPr>
            <w:autoSpaceDE w:val="0"/>
            <w:autoSpaceDN w:val="0"/>
            <w:ind w:hanging="640"/>
            <w:divId w:val="1586302491"/>
            <w:rPr>
              <w:del w:id="1464" w:author="Martin Novák" w:date="2023-03-20T17:48:00Z"/>
              <w:rFonts w:eastAsia="Times New Roman"/>
            </w:rPr>
          </w:pPr>
          <w:del w:id="1465" w:author="Martin Novák" w:date="2023-03-20T17:48:00Z">
            <w:r w:rsidDel="00DE5A44">
              <w:rPr>
                <w:rFonts w:eastAsia="Times New Roman"/>
              </w:rPr>
              <w:delText xml:space="preserve">[129] </w:delText>
            </w:r>
            <w:r w:rsidDel="00DE5A44">
              <w:rPr>
                <w:rFonts w:eastAsia="Times New Roman"/>
              </w:rPr>
              <w:tab/>
              <w:delText xml:space="preserve">MURRAY, Jeff W. </w:delText>
            </w:r>
            <w:r w:rsidDel="00DE5A44">
              <w:rPr>
                <w:rFonts w:eastAsia="Times New Roman"/>
                <w:i/>
                <w:iCs/>
              </w:rPr>
              <w:delText>C# Game Programming Cookbook for Unity 3D</w:delText>
            </w:r>
            <w:r w:rsidDel="00DE5A44">
              <w:rPr>
                <w:rFonts w:eastAsia="Times New Roman"/>
              </w:rPr>
              <w:delText xml:space="preserve"> [online]. 2. vyd. 2014. ISBN 9781466581401. Dostupné z: doi:10.1201/b17100</w:delText>
            </w:r>
          </w:del>
        </w:p>
        <w:p w14:paraId="53BBF58E" w14:textId="79CBAD5A" w:rsidR="00016564" w:rsidDel="00DE5A44" w:rsidRDefault="00016564">
          <w:pPr>
            <w:autoSpaceDE w:val="0"/>
            <w:autoSpaceDN w:val="0"/>
            <w:ind w:hanging="640"/>
            <w:divId w:val="555967455"/>
            <w:rPr>
              <w:del w:id="1466" w:author="Martin Novák" w:date="2023-03-20T17:48:00Z"/>
              <w:rFonts w:eastAsia="Times New Roman"/>
            </w:rPr>
          </w:pPr>
          <w:del w:id="1467" w:author="Martin Novák" w:date="2023-03-20T17:48:00Z">
            <w:r w:rsidDel="00DE5A44">
              <w:rPr>
                <w:rFonts w:eastAsia="Times New Roman"/>
              </w:rPr>
              <w:delText xml:space="preserve">[130] </w:delText>
            </w:r>
            <w:r w:rsidDel="00DE5A44">
              <w:rPr>
                <w:rFonts w:eastAsia="Times New Roman"/>
              </w:rPr>
              <w:tab/>
              <w:delText xml:space="preserve">HARDMAN, Casey. </w:delText>
            </w:r>
            <w:r w:rsidDel="00DE5A44">
              <w:rPr>
                <w:rFonts w:eastAsia="Times New Roman"/>
                <w:i/>
                <w:iCs/>
              </w:rPr>
              <w:delText>Game Programming with Unity and C#</w:delText>
            </w:r>
            <w:r w:rsidDel="00DE5A44">
              <w:rPr>
                <w:rFonts w:eastAsia="Times New Roman"/>
              </w:rPr>
              <w:delText xml:space="preserve"> [online]. 2020. ISBN 1484256557. Dostupné z: doi:10.1007/978-1-4842-5656-5</w:delText>
            </w:r>
          </w:del>
        </w:p>
        <w:p w14:paraId="6CC8395A" w14:textId="2BCFC253" w:rsidR="00016564" w:rsidDel="00DE5A44" w:rsidRDefault="00016564">
          <w:pPr>
            <w:autoSpaceDE w:val="0"/>
            <w:autoSpaceDN w:val="0"/>
            <w:ind w:hanging="640"/>
            <w:divId w:val="215823490"/>
            <w:rPr>
              <w:del w:id="1468" w:author="Martin Novák" w:date="2023-03-20T17:48:00Z"/>
              <w:rFonts w:eastAsia="Times New Roman"/>
            </w:rPr>
          </w:pPr>
          <w:del w:id="1469" w:author="Martin Novák" w:date="2023-03-20T17:48:00Z">
            <w:r w:rsidDel="00DE5A44">
              <w:rPr>
                <w:rFonts w:eastAsia="Times New Roman"/>
              </w:rPr>
              <w:delText xml:space="preserve">[131] </w:delText>
            </w:r>
            <w:r w:rsidDel="00DE5A44">
              <w:rPr>
                <w:rFonts w:eastAsia="Times New Roman"/>
              </w:rPr>
              <w:tab/>
              <w:delText xml:space="preserve">INSIDER. </w:delText>
            </w:r>
            <w:r w:rsidDel="00DE5A44">
              <w:rPr>
                <w:rFonts w:eastAsia="Times New Roman"/>
                <w:i/>
                <w:iCs/>
              </w:rPr>
              <w:delText>Why „The Mandalorian" Uses Virtual Sets Over Green Screen | Movies Insider - YouTube</w:delText>
            </w:r>
            <w:r w:rsidDel="00DE5A44">
              <w:rPr>
                <w:rFonts w:eastAsia="Times New Roman"/>
              </w:rPr>
              <w:delText xml:space="preserve"> [online]. [vid. 2021-06-24]. Dostupné z: https://www.youtube.com/watch?v=Ufp8weYYDE8</w:delText>
            </w:r>
          </w:del>
        </w:p>
        <w:p w14:paraId="584D19B2" w14:textId="299F759E" w:rsidR="00016564" w:rsidDel="00DE5A44" w:rsidRDefault="00016564">
          <w:pPr>
            <w:autoSpaceDE w:val="0"/>
            <w:autoSpaceDN w:val="0"/>
            <w:ind w:hanging="640"/>
            <w:divId w:val="103044333"/>
            <w:rPr>
              <w:del w:id="1470" w:author="Martin Novák" w:date="2023-03-20T17:48:00Z"/>
              <w:rFonts w:eastAsia="Times New Roman"/>
            </w:rPr>
          </w:pPr>
          <w:del w:id="1471" w:author="Martin Novák" w:date="2023-03-20T17:48:00Z">
            <w:r w:rsidDel="00DE5A44">
              <w:rPr>
                <w:rFonts w:eastAsia="Times New Roman"/>
              </w:rPr>
              <w:delText xml:space="preserve">[132] </w:delText>
            </w:r>
            <w:r w:rsidDel="00DE5A44">
              <w:rPr>
                <w:rFonts w:eastAsia="Times New Roman"/>
              </w:rPr>
              <w:tab/>
              <w:delText xml:space="preserve">EPIC GAMES. </w:delText>
            </w:r>
            <w:r w:rsidDel="00DE5A44">
              <w:rPr>
                <w:rFonts w:eastAsia="Times New Roman"/>
                <w:i/>
                <w:iCs/>
              </w:rPr>
              <w:delText>Real-Time In-Camera VFX for Next-Gen Filmmaking | Project Spotlight | Unreal Engine - YouTube</w:delText>
            </w:r>
            <w:r w:rsidDel="00DE5A44">
              <w:rPr>
                <w:rFonts w:eastAsia="Times New Roman"/>
              </w:rPr>
              <w:delText xml:space="preserve"> [online]. [vid. 2021-06-24]. Dostupné z: https://www.youtube.com/watch?v=bErPsq5kPzE</w:delText>
            </w:r>
          </w:del>
        </w:p>
        <w:p w14:paraId="20DFA000" w14:textId="1BD321D5" w:rsidR="00016564" w:rsidDel="00DE5A44" w:rsidRDefault="00016564">
          <w:pPr>
            <w:autoSpaceDE w:val="0"/>
            <w:autoSpaceDN w:val="0"/>
            <w:ind w:hanging="640"/>
            <w:divId w:val="924000033"/>
            <w:rPr>
              <w:del w:id="1472" w:author="Martin Novák" w:date="2023-03-20T17:48:00Z"/>
              <w:rFonts w:eastAsia="Times New Roman"/>
            </w:rPr>
          </w:pPr>
          <w:del w:id="1473" w:author="Martin Novák" w:date="2023-03-20T17:48:00Z">
            <w:r w:rsidDel="00DE5A44">
              <w:rPr>
                <w:rFonts w:eastAsia="Times New Roman"/>
              </w:rPr>
              <w:delText xml:space="preserve">[133] </w:delText>
            </w:r>
            <w:r w:rsidDel="00DE5A44">
              <w:rPr>
                <w:rFonts w:eastAsia="Times New Roman"/>
              </w:rPr>
              <w:tab/>
            </w:r>
            <w:r w:rsidDel="00DE5A44">
              <w:rPr>
                <w:rFonts w:eastAsia="Times New Roman"/>
                <w:i/>
                <w:iCs/>
              </w:rPr>
              <w:delText>Gearbox Software’s Borderlands More Awesome Than Ever with Unreal Engine 3</w:delText>
            </w:r>
            <w:r w:rsidDel="00DE5A44">
              <w:rPr>
                <w:rFonts w:eastAsia="Times New Roman"/>
              </w:rPr>
              <w:delText xml:space="preserve"> [online]. [vid. 2021-07-01]. Dostupné z: https://www.unrealengine.com/en-US/blog/borderlands</w:delText>
            </w:r>
          </w:del>
        </w:p>
        <w:p w14:paraId="3E09EDC7" w14:textId="2AD18D21" w:rsidR="00016564" w:rsidDel="00DE5A44" w:rsidRDefault="00016564">
          <w:pPr>
            <w:autoSpaceDE w:val="0"/>
            <w:autoSpaceDN w:val="0"/>
            <w:ind w:hanging="640"/>
            <w:divId w:val="952398405"/>
            <w:rPr>
              <w:del w:id="1474" w:author="Martin Novák" w:date="2023-03-20T17:48:00Z"/>
              <w:rFonts w:eastAsia="Times New Roman"/>
            </w:rPr>
          </w:pPr>
          <w:del w:id="1475" w:author="Martin Novák" w:date="2023-03-20T17:48:00Z">
            <w:r w:rsidDel="00DE5A44">
              <w:rPr>
                <w:rFonts w:eastAsia="Times New Roman"/>
              </w:rPr>
              <w:delText xml:space="preserve">[134] </w:delText>
            </w:r>
            <w:r w:rsidDel="00DE5A44">
              <w:rPr>
                <w:rFonts w:eastAsia="Times New Roman"/>
              </w:rPr>
              <w:tab/>
            </w:r>
            <w:r w:rsidDel="00DE5A44">
              <w:rPr>
                <w:rFonts w:eastAsia="Times New Roman"/>
                <w:i/>
                <w:iCs/>
              </w:rPr>
              <w:delText>CRYENGINE | Support: Licensing</w:delText>
            </w:r>
            <w:r w:rsidDel="00DE5A44">
              <w:rPr>
                <w:rFonts w:eastAsia="Times New Roman"/>
              </w:rPr>
              <w:delText xml:space="preserve"> [online]. [vid. 2021-06-24]. Dostupné z: https://www.cryengine.com/support/view/licensing</w:delText>
            </w:r>
          </w:del>
        </w:p>
        <w:p w14:paraId="1DF3B39A" w14:textId="3E5D2517" w:rsidR="00016564" w:rsidDel="00DE5A44" w:rsidRDefault="00016564">
          <w:pPr>
            <w:autoSpaceDE w:val="0"/>
            <w:autoSpaceDN w:val="0"/>
            <w:ind w:hanging="640"/>
            <w:divId w:val="1965312066"/>
            <w:rPr>
              <w:del w:id="1476" w:author="Martin Novák" w:date="2023-03-20T17:48:00Z"/>
              <w:rFonts w:eastAsia="Times New Roman"/>
            </w:rPr>
          </w:pPr>
          <w:del w:id="1477" w:author="Martin Novák" w:date="2023-03-20T17:48:00Z">
            <w:r w:rsidDel="00DE5A44">
              <w:rPr>
                <w:rFonts w:eastAsia="Times New Roman"/>
              </w:rPr>
              <w:delText xml:space="preserve">[135] </w:delText>
            </w:r>
            <w:r w:rsidDel="00DE5A44">
              <w:rPr>
                <w:rFonts w:eastAsia="Times New Roman"/>
              </w:rPr>
              <w:tab/>
              <w:delText xml:space="preserve">TECHNOLOGIES, Unity. </w:delText>
            </w:r>
            <w:r w:rsidDel="00DE5A44">
              <w:rPr>
                <w:rFonts w:eastAsia="Times New Roman"/>
                <w:i/>
                <w:iCs/>
              </w:rPr>
              <w:delText>What platforms are supported by Unity? – Unity</w:delText>
            </w:r>
            <w:r w:rsidDel="00DE5A44">
              <w:rPr>
                <w:rFonts w:eastAsia="Times New Roman"/>
              </w:rPr>
              <w:delText xml:space="preserve"> [online]. [vid. 2021-06-23]. Dostupné z: https://support.unity.com/hc/en-us/articles/206336795-What-platforms-are-supported-by-Unity-</w:delText>
            </w:r>
          </w:del>
        </w:p>
        <w:p w14:paraId="293DD94A" w14:textId="6C9510F7" w:rsidR="00016564" w:rsidDel="00DE5A44" w:rsidRDefault="00016564">
          <w:pPr>
            <w:autoSpaceDE w:val="0"/>
            <w:autoSpaceDN w:val="0"/>
            <w:ind w:hanging="640"/>
            <w:divId w:val="936013079"/>
            <w:rPr>
              <w:del w:id="1478" w:author="Martin Novák" w:date="2023-03-20T17:48:00Z"/>
              <w:rFonts w:eastAsia="Times New Roman"/>
            </w:rPr>
          </w:pPr>
          <w:del w:id="1479" w:author="Martin Novák" w:date="2023-03-20T17:48:00Z">
            <w:r w:rsidDel="00DE5A44">
              <w:rPr>
                <w:rFonts w:eastAsia="Times New Roman"/>
              </w:rPr>
              <w:delText xml:space="preserve">[136] </w:delText>
            </w:r>
            <w:r w:rsidDel="00DE5A44">
              <w:rPr>
                <w:rFonts w:eastAsia="Times New Roman"/>
              </w:rPr>
              <w:tab/>
              <w:delText xml:space="preserve">EPIC GAMES. </w:delText>
            </w:r>
            <w:r w:rsidDel="00DE5A44">
              <w:rPr>
                <w:rFonts w:eastAsia="Times New Roman"/>
                <w:i/>
                <w:iCs/>
              </w:rPr>
              <w:delText>Multi-platform development</w:delText>
            </w:r>
            <w:r w:rsidDel="00DE5A44">
              <w:rPr>
                <w:rFonts w:eastAsia="Times New Roman"/>
              </w:rPr>
              <w:delText xml:space="preserve"> [online]. [vid. 2021-06-23]. Dostupné z: https://www.unrealengine.com/en-US/features/multi-platform-development</w:delText>
            </w:r>
          </w:del>
        </w:p>
        <w:p w14:paraId="44C5A427" w14:textId="4E63EF51" w:rsidR="00016564" w:rsidDel="00DE5A44" w:rsidRDefault="00016564">
          <w:pPr>
            <w:autoSpaceDE w:val="0"/>
            <w:autoSpaceDN w:val="0"/>
            <w:ind w:hanging="640"/>
            <w:divId w:val="851917596"/>
            <w:rPr>
              <w:del w:id="1480" w:author="Martin Novák" w:date="2023-03-20T17:48:00Z"/>
              <w:rFonts w:eastAsia="Times New Roman"/>
            </w:rPr>
          </w:pPr>
          <w:del w:id="1481" w:author="Martin Novák" w:date="2023-03-20T17:48:00Z">
            <w:r w:rsidDel="00DE5A44">
              <w:rPr>
                <w:rFonts w:eastAsia="Times New Roman"/>
              </w:rPr>
              <w:delText xml:space="preserve">[137] </w:delText>
            </w:r>
            <w:r w:rsidDel="00DE5A44">
              <w:rPr>
                <w:rFonts w:eastAsia="Times New Roman"/>
              </w:rPr>
              <w:tab/>
              <w:delText xml:space="preserve">EPIC GAMES. </w:delText>
            </w:r>
            <w:r w:rsidDel="00DE5A44">
              <w:rPr>
                <w:rFonts w:eastAsia="Times New Roman"/>
                <w:i/>
                <w:iCs/>
              </w:rPr>
              <w:delText>Download - Unreal Engine</w:delText>
            </w:r>
            <w:r w:rsidDel="00DE5A44">
              <w:rPr>
                <w:rFonts w:eastAsia="Times New Roman"/>
              </w:rPr>
              <w:delText xml:space="preserve"> [online]. [vid. 2021-06-22]. Dostupné z: https://www.unrealengine.com/en-US/download</w:delText>
            </w:r>
          </w:del>
        </w:p>
        <w:p w14:paraId="6D3755D0" w14:textId="1A97CE57" w:rsidR="00016564" w:rsidDel="00DE5A44" w:rsidRDefault="00016564">
          <w:pPr>
            <w:autoSpaceDE w:val="0"/>
            <w:autoSpaceDN w:val="0"/>
            <w:ind w:hanging="640"/>
            <w:divId w:val="1188521094"/>
            <w:rPr>
              <w:del w:id="1482" w:author="Martin Novák" w:date="2023-03-20T17:48:00Z"/>
              <w:rFonts w:eastAsia="Times New Roman"/>
            </w:rPr>
          </w:pPr>
          <w:del w:id="1483" w:author="Martin Novák" w:date="2023-03-20T17:48:00Z">
            <w:r w:rsidDel="00DE5A44">
              <w:rPr>
                <w:rFonts w:eastAsia="Times New Roman"/>
              </w:rPr>
              <w:delText xml:space="preserve">[138] </w:delText>
            </w:r>
            <w:r w:rsidDel="00DE5A44">
              <w:rPr>
                <w:rFonts w:eastAsia="Times New Roman"/>
              </w:rPr>
              <w:tab/>
            </w:r>
            <w:r w:rsidDel="00DE5A44">
              <w:rPr>
                <w:rFonts w:eastAsia="Times New Roman"/>
                <w:i/>
                <w:iCs/>
              </w:rPr>
              <w:delText>CRYENGINE | Support: General</w:delText>
            </w:r>
            <w:r w:rsidDel="00DE5A44">
              <w:rPr>
                <w:rFonts w:eastAsia="Times New Roman"/>
              </w:rPr>
              <w:delText xml:space="preserve"> [online]. [vid. 2021-06-24]. Dostupné z: https://www.cryengine.com/support/view/general#platform-support</w:delText>
            </w:r>
          </w:del>
        </w:p>
        <w:p w14:paraId="27B540EE" w14:textId="4CD3A48A" w:rsidR="00F67031" w:rsidRDefault="00016564">
          <w:del w:id="1484" w:author="Martin Novák" w:date="2023-03-20T17:48:00Z">
            <w:r w:rsidDel="00DE5A44">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6BBDE" w14:textId="77777777" w:rsidR="00D55F3C" w:rsidRDefault="00D55F3C" w:rsidP="00891BAF">
      <w:pPr>
        <w:spacing w:after="0" w:line="240" w:lineRule="auto"/>
      </w:pPr>
      <w:r>
        <w:separator/>
      </w:r>
    </w:p>
  </w:endnote>
  <w:endnote w:type="continuationSeparator" w:id="0">
    <w:p w14:paraId="25312E2D" w14:textId="77777777" w:rsidR="00D55F3C" w:rsidRDefault="00D55F3C"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C15FC" w14:textId="77777777" w:rsidR="00D55F3C" w:rsidRDefault="00D55F3C" w:rsidP="00891BAF">
      <w:pPr>
        <w:spacing w:after="0" w:line="240" w:lineRule="auto"/>
      </w:pPr>
      <w:r>
        <w:separator/>
      </w:r>
    </w:p>
  </w:footnote>
  <w:footnote w:type="continuationSeparator" w:id="0">
    <w:p w14:paraId="0B8FB778" w14:textId="77777777" w:rsidR="00D55F3C" w:rsidRDefault="00D55F3C"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F7F"/>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1059A"/>
    <w:rsid w:val="0031079E"/>
    <w:rsid w:val="00311203"/>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63FD"/>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65CE"/>
    <w:rsid w:val="00546803"/>
    <w:rsid w:val="005468DF"/>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0179"/>
    <w:rsid w:val="007817D6"/>
    <w:rsid w:val="00782859"/>
    <w:rsid w:val="00783A83"/>
    <w:rsid w:val="00783D72"/>
    <w:rsid w:val="007842FC"/>
    <w:rsid w:val="00784B2C"/>
    <w:rsid w:val="00784E59"/>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6046"/>
    <w:rsid w:val="008D6BB6"/>
    <w:rsid w:val="008E0C43"/>
    <w:rsid w:val="008E4692"/>
    <w:rsid w:val="008F1652"/>
    <w:rsid w:val="008F451E"/>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1312"/>
    <w:rsid w:val="00AA1F15"/>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2C72"/>
    <w:rsid w:val="00C2313B"/>
    <w:rsid w:val="00C24BE6"/>
    <w:rsid w:val="00C24E18"/>
    <w:rsid w:val="00C2592F"/>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429"/>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C2D"/>
    <w:rsid w:val="00D317CC"/>
    <w:rsid w:val="00D31E75"/>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5F3C"/>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0285"/>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C6845"/>
    <w:rsid w:val="006E26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B26B45"/>
    <w:rsid w:val="00B94A4C"/>
    <w:rsid w:val="00B95B2C"/>
    <w:rsid w:val="00BB6061"/>
    <w:rsid w:val="00BD45FD"/>
    <w:rsid w:val="00BE6293"/>
    <w:rsid w:val="00BE7F0E"/>
    <w:rsid w:val="00C06329"/>
    <w:rsid w:val="00C42A3E"/>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CE5515"/>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3]&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4]&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5]&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6]&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4, 97]&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360f7df8-fe96-47c4-8bf3-7d40b5428cd8&quot;,&quot;properties&quot;:{&quot;noteIndex&quot;:0},&quot;isEdited&quot;:false,&quot;manualOverride&quot;:{&quot;isManuallyOverridden&quot;:false,&quot;citeprocText&quot;:&quot;[95]&quot;,&quot;manualOverrideText&quot;:&quot;&quot;},&quot;citationTag&quot;:&quot;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19d458a1-e474-4360-8725-7ae7e219735b&quot;,&quot;properties&quot;:{&quot;noteIndex&quot;:0},&quot;isEdited&quot;:false,&quot;manualOverride&quot;:{&quot;isManuallyOverridden&quot;:false,&quot;citeprocText&quot;:&quot;[9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10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7, 12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9, 13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1, 13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5, 13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9, 13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39–143]&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44]&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45]&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46]&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47]&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0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139878</TotalTime>
  <Pages>38</Pages>
  <Words>17498</Words>
  <Characters>103239</Characters>
  <Application>Microsoft Office Word</Application>
  <DocSecurity>0</DocSecurity>
  <Lines>860</Lines>
  <Paragraphs>240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743</cp:revision>
  <cp:lastPrinted>2023-02-12T16:23:00Z</cp:lastPrinted>
  <dcterms:created xsi:type="dcterms:W3CDTF">2021-03-29T20:15:00Z</dcterms:created>
  <dcterms:modified xsi:type="dcterms:W3CDTF">2023-03-22T18:22:00Z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