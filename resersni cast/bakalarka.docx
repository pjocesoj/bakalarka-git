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6DBD0ADC"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53001E" w:rsidRPr="0053001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53001E" w:rsidRPr="0053001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6ED7494D"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907AA">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53001E" w:rsidRPr="0053001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C66272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53001E" w:rsidRPr="0053001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53001E" w:rsidRPr="0053001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32353BAC"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907AA">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9100400"/>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3A99791E"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53001E" w:rsidRPr="0053001E">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53001E" w:rsidRPr="0053001E">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53001E" w:rsidRPr="0053001E">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53001E" w:rsidRPr="0053001E">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57154712"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53001E" w:rsidRPr="0053001E">
            <w:rPr>
              <w:color w:val="000000"/>
              <w:highlight w:val="green"/>
            </w:rPr>
            <w:t>[9, 10]</w:t>
          </w:r>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53001E" w:rsidRPr="0053001E">
            <w:rPr>
              <w:color w:val="000000"/>
              <w:highlight w:val="green"/>
            </w:rPr>
            <w:t>[11]</w:t>
          </w:r>
        </w:sdtContent>
      </w:sdt>
      <w:r w:rsidR="00431B78" w:rsidRPr="00D7426C">
        <w:rPr>
          <w:color w:val="000000"/>
          <w:highlight w:val="green"/>
        </w:rPr>
        <w:t>.</w:t>
      </w:r>
    </w:p>
    <w:p w14:paraId="4AC68E92" w14:textId="1F064120"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53001E" w:rsidRPr="0053001E">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9100402"/>
      <w:r w:rsidRPr="00D84F99">
        <w:t>3.1.2 novinky oproti C</w:t>
      </w:r>
      <w:bookmarkEnd w:id="11"/>
    </w:p>
    <w:p w14:paraId="52DBF058" w14:textId="060C2351"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53001E" w:rsidRPr="0053001E">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9100403"/>
      <w:r w:rsidRPr="00D84F99">
        <w:rPr>
          <w:shd w:val="clear" w:color="auto" w:fill="FFFFFF"/>
        </w:rPr>
        <w:t>3.1.3 nevýhody</w:t>
      </w:r>
      <w:bookmarkEnd w:id="12"/>
    </w:p>
    <w:p w14:paraId="2A558C47" w14:textId="42AD3FB9"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53001E" w:rsidRPr="0053001E">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53001E" w:rsidRPr="0053001E">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9100404"/>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1BAC605"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53001E" w:rsidRPr="0053001E">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53001E" w:rsidRPr="0053001E">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9100405"/>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45CF68B4"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53001E" w:rsidRPr="0053001E">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53001E" w:rsidRPr="0053001E">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9100406"/>
      <w:r>
        <w:rPr>
          <w:shd w:val="clear" w:color="auto" w:fill="FFFFFF"/>
        </w:rPr>
        <w:t xml:space="preserve">3.2.2 </w:t>
      </w:r>
      <w:r w:rsidRPr="00AE4429">
        <w:t>přístup k paměti a ovládání hardware</w:t>
      </w:r>
      <w:bookmarkEnd w:id="16"/>
    </w:p>
    <w:p w14:paraId="5C944DF4" w14:textId="4CBE93A4"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53001E" w:rsidRPr="0053001E">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53001E" w:rsidRPr="0053001E">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53001E" w:rsidRPr="0053001E">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4F29E71"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53001E" w:rsidRPr="0053001E">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53001E" w:rsidRPr="0053001E">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53001E" w:rsidRPr="0053001E">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41C97915"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53001E" w:rsidRPr="0053001E">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53001E" w:rsidRPr="0053001E">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53001E" w:rsidRPr="0053001E">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9100409"/>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21" w:name="_Toc129100410"/>
      <w:r w:rsidRPr="00AE4429">
        <w:lastRenderedPageBreak/>
        <w:t>3.3.1 Microsoft .NET</w:t>
      </w:r>
      <w:bookmarkEnd w:id="21"/>
    </w:p>
    <w:p w14:paraId="27ED1E90" w14:textId="4B68EF40"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53001E" w:rsidRPr="0053001E">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32747E2D"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53001E" w:rsidRPr="0053001E">
            <w:rPr>
              <w:rFonts w:cstheme="minorHAnsi"/>
              <w:color w:val="000000"/>
              <w:highlight w:val="green"/>
            </w:rPr>
            <w:t>[30]</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53001E" w:rsidRPr="0053001E">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53001E" w:rsidRPr="0053001E">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53001E" w:rsidRPr="0053001E">
            <w:rPr>
              <w:rFonts w:cstheme="minorHAnsi"/>
              <w:color w:val="000000"/>
              <w:highlight w:val="green"/>
            </w:rPr>
            <w:t>[34]</w:t>
          </w:r>
        </w:sdtContent>
      </w:sdt>
      <w:r w:rsidR="0036057F" w:rsidRPr="00D7426C">
        <w:rPr>
          <w:rFonts w:cstheme="minorHAnsi"/>
          <w:color w:val="000000"/>
          <w:highlight w:val="green"/>
        </w:rPr>
        <w:t>.</w:t>
      </w:r>
    </w:p>
    <w:p w14:paraId="29449222" w14:textId="64D47CC7"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53001E" w:rsidRPr="0053001E">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53001E" w:rsidRPr="0053001E">
            <w:rPr>
              <w:rFonts w:cstheme="minorHAnsi"/>
              <w:color w:val="000000"/>
              <w:highlight w:val="green"/>
            </w:rPr>
            <w:t>[30]</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53001E" w:rsidRPr="0053001E">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9100411"/>
      <w:r w:rsidRPr="00AE4429">
        <w:t>3.3.2 přístup k paměti a ovládání hardware</w:t>
      </w:r>
      <w:bookmarkEnd w:id="22"/>
    </w:p>
    <w:p w14:paraId="2B8226B5" w14:textId="36DE3988"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53001E" w:rsidRPr="0053001E">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53001E" w:rsidRPr="0053001E">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9100412"/>
      <w:r w:rsidRPr="00AE4429">
        <w:t>3.3.3</w:t>
      </w:r>
      <w:r w:rsidR="004E2A30" w:rsidRPr="00AE4429">
        <w:t xml:space="preserve"> porovnání s Javou</w:t>
      </w:r>
      <w:bookmarkEnd w:id="23"/>
    </w:p>
    <w:p w14:paraId="6A154486" w14:textId="298890DC"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53001E" w:rsidRPr="0053001E">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53001E" w:rsidRPr="0053001E">
            <w:rPr>
              <w:color w:val="000000"/>
              <w:highlight w:val="green"/>
            </w:rPr>
            <w:t>[29]</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53001E" w:rsidRPr="0053001E">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9100413"/>
      <w:r w:rsidRPr="00AE4429">
        <w:rPr>
          <w:shd w:val="clear" w:color="auto" w:fill="FFFFFF"/>
        </w:rPr>
        <w:t>3.3.4 podobnosti s C++</w:t>
      </w:r>
      <w:bookmarkEnd w:id="24"/>
    </w:p>
    <w:p w14:paraId="2B520A7F" w14:textId="7D18135C"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53001E" w:rsidRPr="0053001E">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2776D769"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53001E" w:rsidRPr="0053001E">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53001E" w:rsidRPr="0053001E">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9100414"/>
      <w:r w:rsidRPr="00AE4429">
        <w:rPr>
          <w:shd w:val="clear" w:color="auto" w:fill="FFFFFF"/>
        </w:rPr>
        <w:t>3.3.5 modifikátory parametrů metod</w:t>
      </w:r>
      <w:bookmarkEnd w:id="25"/>
    </w:p>
    <w:p w14:paraId="5C891D16" w14:textId="79ABC2F4"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53001E" w:rsidRPr="0053001E">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9100415"/>
      <w:r w:rsidRPr="00AE4429">
        <w:rPr>
          <w:shd w:val="clear" w:color="auto" w:fill="FFFFFF"/>
        </w:rPr>
        <w:t>3.3.6</w:t>
      </w:r>
      <w:r w:rsidR="004E2A30" w:rsidRPr="00AE4429">
        <w:rPr>
          <w:shd w:val="clear" w:color="auto" w:fill="FFFFFF"/>
        </w:rPr>
        <w:t xml:space="preserve"> nové funkce</w:t>
      </w:r>
      <w:bookmarkEnd w:id="26"/>
    </w:p>
    <w:p w14:paraId="5EEBA142" w14:textId="26D22782"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53001E" w:rsidRPr="0053001E">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53001E" w:rsidRPr="0053001E">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9100416"/>
      <w:bookmarkStart w:id="28" w:name="_Hlk76031728"/>
      <w:r w:rsidRPr="00621687">
        <w:rPr>
          <w:rFonts w:asciiTheme="minorHAnsi" w:hAnsiTheme="minorHAnsi" w:cstheme="minorHAnsi"/>
        </w:rPr>
        <w:t>3.4 výběr</w:t>
      </w:r>
      <w:bookmarkEnd w:id="27"/>
    </w:p>
    <w:bookmarkEnd w:id="28"/>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2CDA521E"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53001E" w:rsidRPr="0053001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369EF182"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53001E" w:rsidRPr="0053001E">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4402F417"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53001E" w:rsidRPr="0053001E">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9100417"/>
      <w:r w:rsidRPr="00621687">
        <w:rPr>
          <w:rStyle w:val="Nadpis1Char"/>
          <w:rFonts w:asciiTheme="minorHAnsi" w:hAnsiTheme="minorHAnsi" w:cstheme="minorHAnsi"/>
        </w:rPr>
        <w:t>4. Výběr herních žánrů vhodných pro implementaci</w:t>
      </w:r>
      <w:bookmarkEnd w:id="32"/>
    </w:p>
    <w:bookmarkEnd w:id="31"/>
    <w:p w14:paraId="4DD86002" w14:textId="2676A77E"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E3778F" w:rsidRPr="003052F2">
        <w:rPr>
          <w:highlight w:val="green"/>
        </w:rPr>
        <w:t xml:space="preserve">Tab. </w:t>
      </w:r>
      <w:r w:rsidR="00E3778F" w:rsidRPr="003052F2">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53001E" w:rsidRPr="0053001E">
            <w:rPr>
              <w:color w:val="000000"/>
              <w:highlight w:val="green"/>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7E3AD006" w:rsidR="00F67031" w:rsidRPr="001B0812" w:rsidRDefault="00F67031" w:rsidP="00A9403B">
      <w:pPr>
        <w:pStyle w:val="Titulek"/>
        <w:rPr>
          <w:rFonts w:cstheme="minorHAnsi"/>
          <w:color w:val="00B050"/>
        </w:rPr>
      </w:pPr>
      <w:bookmarkStart w:id="33"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E3778F" w:rsidRPr="003052F2">
        <w:rPr>
          <w:noProof/>
          <w:highlight w:val="green"/>
        </w:rPr>
        <w:t>2</w:t>
      </w:r>
      <w:r w:rsidRPr="003052F2">
        <w:rPr>
          <w:noProof/>
          <w:highlight w:val="green"/>
        </w:rPr>
        <w:fldChar w:fldCharType="end"/>
      </w:r>
      <w:bookmarkEnd w:id="33"/>
      <w:r w:rsidRPr="003052F2">
        <w:rPr>
          <w:highlight w:val="green"/>
        </w:rPr>
        <w:t xml:space="preserve"> </w:t>
      </w:r>
      <w:bookmarkStart w:id="34"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53001E" w:rsidRPr="0053001E">
            <w:rPr>
              <w:i w:val="0"/>
              <w:color w:val="000000"/>
              <w:highlight w:val="green"/>
            </w:rPr>
            <w:t>[54–57]</w:t>
          </w:r>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53001E" w:rsidRPr="0053001E">
            <w:rPr>
              <w:i w:val="0"/>
              <w:color w:val="000000"/>
              <w:highlight w:val="green"/>
            </w:rPr>
            <w:t>[58, 59]</w:t>
          </w:r>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53001E" w:rsidRPr="0053001E">
            <w:rPr>
              <w:i w:val="0"/>
              <w:color w:val="000000"/>
              <w:highlight w:val="green"/>
            </w:rPr>
            <w:t>[60–63]</w:t>
          </w:r>
        </w:sdtContent>
      </w:sdt>
    </w:p>
    <w:bookmarkEnd w:id="34"/>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5" w:name="_Hlk76031890"/>
      <w:bookmarkStart w:id="36" w:name="_Toc129100418"/>
      <w:r w:rsidRPr="00621687">
        <w:rPr>
          <w:rStyle w:val="Nadpis2Char"/>
          <w:rFonts w:asciiTheme="minorHAnsi" w:hAnsiTheme="minorHAnsi" w:cstheme="minorHAnsi"/>
        </w:rPr>
        <w:t>4.1 RPG</w:t>
      </w:r>
      <w:bookmarkEnd w:id="35"/>
      <w:bookmarkEnd w:id="36"/>
    </w:p>
    <w:p w14:paraId="3C2FBA8B" w14:textId="43BC4589" w:rsidR="005A34DB" w:rsidRDefault="00F67031" w:rsidP="00810BE2">
      <w:pPr>
        <w:pStyle w:val="Odstavecseseznamem"/>
        <w:ind w:left="1416" w:firstLine="696"/>
        <w:jc w:val="both"/>
        <w:rPr>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53001E" w:rsidRPr="0053001E">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w:t>
      </w:r>
      <w:r w:rsidR="00E907A4">
        <w:rPr>
          <w:rFonts w:cstheme="minorHAnsi"/>
          <w:color w:val="000000"/>
          <w:shd w:val="clear" w:color="auto" w:fill="FFFFFF"/>
        </w:rPr>
        <w:t>ají</w:t>
      </w:r>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subžánrů, které ne všechny stránky </w:t>
      </w:r>
      <w:r w:rsidR="003861ED">
        <w:rPr>
          <w:rFonts w:cstheme="minorHAnsi"/>
          <w:shd w:val="clear" w:color="auto" w:fill="FFFFFF"/>
        </w:rPr>
        <w:t xml:space="preserve">a obchody </w:t>
      </w:r>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5F502E9C" w:rsidR="00727EEB" w:rsidRDefault="00F67031" w:rsidP="00810BE2">
      <w:pPr>
        <w:pStyle w:val="Odstavecseseznamem"/>
        <w:ind w:left="1416" w:firstLine="696"/>
        <w:jc w:val="both"/>
        <w:rPr>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53001E" w:rsidRPr="0053001E">
            <w:rPr>
              <w:rFonts w:cstheme="minorHAnsi"/>
              <w:color w:val="000000"/>
              <w:highlight w:val="darkCyan"/>
              <w:shd w:val="clear" w:color="auto" w:fill="FFFFFF"/>
              <w:lang w:val="en-US"/>
            </w:rPr>
            <w:t>[65]</w:t>
          </w:r>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60B6C14D" w:rsidR="00B61C33"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53001E" w:rsidRPr="0053001E">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53001E" w:rsidRPr="0053001E">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53001E" w:rsidRPr="0053001E">
            <w:rPr>
              <w:rFonts w:cstheme="minorHAnsi"/>
              <w:color w:val="000000"/>
              <w:highlight w:val="darkCyan"/>
              <w:shd w:val="clear" w:color="auto" w:fill="FFFFFF"/>
              <w:lang w:val="en-US"/>
            </w:rPr>
            <w:t>[68]</w:t>
          </w:r>
        </w:sdtContent>
      </w:sdt>
      <w:r w:rsidRPr="00F7533D">
        <w:rPr>
          <w:rFonts w:cstheme="minorHAnsi"/>
          <w:shd w:val="clear" w:color="auto" w:fill="FFFFFF"/>
        </w:rPr>
        <w:t>).</w:t>
      </w:r>
    </w:p>
    <w:p w14:paraId="03382107" w14:textId="5884D550" w:rsidR="00117CB0"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r w:rsidR="00036F31">
        <w:rPr>
          <w:rFonts w:cstheme="minorHAnsi"/>
          <w:shd w:val="clear" w:color="auto" w:fill="FFFFFF"/>
        </w:rPr>
        <w:t>e současně</w:t>
      </w:r>
      <w:r w:rsidRPr="00F7533D">
        <w:rPr>
          <w:rFonts w:cstheme="minorHAnsi"/>
          <w:shd w:val="clear" w:color="auto" w:fill="FFFFFF"/>
        </w:rPr>
        <w:t xml:space="preserve"> tisíce hráčů, kteří mohou navzájem komunikovat, pomáhat si, obchodovat, bojovat v</w:t>
      </w:r>
      <w:r w:rsidR="00D03187">
        <w:rPr>
          <w:rFonts w:cstheme="minorHAnsi"/>
          <w:shd w:val="clear" w:color="auto" w:fill="FFFFFF"/>
        </w:rPr>
        <w:t> </w:t>
      </w:r>
      <w:r w:rsidRPr="00F7533D">
        <w:rPr>
          <w:rFonts w:cstheme="minorHAnsi"/>
          <w:shd w:val="clear" w:color="auto" w:fill="FFFFFF"/>
        </w:rPr>
        <w:t>PvP</w:t>
      </w:r>
      <w:r w:rsidR="00D03187">
        <w:rPr>
          <w:rFonts w:cstheme="minorHAnsi"/>
          <w:shd w:val="clear" w:color="auto" w:fill="FFFFFF"/>
        </w:rPr>
        <w:t xml:space="preserve"> (</w:t>
      </w:r>
      <w:r w:rsidR="00D03187" w:rsidRPr="003052F2">
        <w:rPr>
          <w:rFonts w:cstheme="minorHAnsi"/>
          <w:shd w:val="clear" w:color="auto" w:fill="FFFFFF"/>
          <w:lang w:val="en-US"/>
        </w:rPr>
        <w:t>Player</w:t>
      </w:r>
      <w:r w:rsidR="00D03187">
        <w:rPr>
          <w:rFonts w:cstheme="minorHAnsi"/>
          <w:shd w:val="clear" w:color="auto" w:fill="FFFFFF"/>
        </w:rPr>
        <w:t xml:space="preserve"> vs </w:t>
      </w:r>
      <w:r w:rsidR="00D03187" w:rsidRPr="003052F2">
        <w:rPr>
          <w:rFonts w:cstheme="minorHAnsi"/>
          <w:shd w:val="clear" w:color="auto" w:fill="FFFFFF"/>
          <w:lang w:val="en-US"/>
        </w:rPr>
        <w:t>Player</w:t>
      </w:r>
      <w:r w:rsidR="00D03187">
        <w:rPr>
          <w:rFonts w:cstheme="minorHAnsi"/>
          <w:shd w:val="clear" w:color="auto" w:fill="FFFFFF"/>
        </w:rPr>
        <w:t>)</w:t>
      </w:r>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53001E" w:rsidRPr="0053001E">
            <w:rPr>
              <w:rFonts w:cstheme="minorHAnsi"/>
              <w:color w:val="000000"/>
              <w:highlight w:val="darkCyan"/>
              <w:shd w:val="clear" w:color="auto" w:fill="FFFFFF"/>
              <w:lang w:val="en-US"/>
            </w:rPr>
            <w:t>[69]</w:t>
          </w:r>
        </w:sdtContent>
      </w:sdt>
      <w:r w:rsidRPr="00F7533D">
        <w:rPr>
          <w:rFonts w:cstheme="minorHAnsi"/>
          <w:shd w:val="clear" w:color="auto" w:fill="FFFFFF"/>
        </w:rPr>
        <w:t>).</w:t>
      </w:r>
    </w:p>
    <w:p w14:paraId="2D212D08" w14:textId="5AAD3779"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53001E" w:rsidRPr="0053001E">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53001E" w:rsidRPr="0053001E">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53001E" w:rsidRPr="0053001E">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53001E" w:rsidRPr="0053001E">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7" w:name="_Toc129100419"/>
      <w:bookmarkStart w:id="38" w:name="_Hlk76031907"/>
      <w:r w:rsidRPr="00F7533D">
        <w:rPr>
          <w:rStyle w:val="Nadpis2Char"/>
          <w:rFonts w:asciiTheme="minorHAnsi" w:hAnsiTheme="minorHAnsi" w:cstheme="minorHAnsi"/>
        </w:rPr>
        <w:t>4.2 akční</w:t>
      </w:r>
      <w:bookmarkEnd w:id="37"/>
      <w:r w:rsidRPr="00F7533D">
        <w:rPr>
          <w:rFonts w:cstheme="minorHAnsi"/>
          <w:color w:val="000000"/>
          <w:sz w:val="20"/>
          <w:szCs w:val="20"/>
          <w:shd w:val="clear" w:color="auto" w:fill="FFFFFF"/>
        </w:rPr>
        <w:t xml:space="preserve"> </w:t>
      </w:r>
    </w:p>
    <w:bookmarkEnd w:id="38"/>
    <w:p w14:paraId="32EE847A" w14:textId="1DA1694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53001E" w:rsidRPr="0053001E">
            <w:rPr>
              <w:color w:val="000000"/>
            </w:rPr>
            <w:t>[77]</w:t>
          </w:r>
        </w:sdtContent>
      </w:sdt>
      <w:r w:rsidRPr="00F7533D">
        <w:rPr>
          <w:rFonts w:cstheme="minorHAnsi"/>
          <w:color w:val="000000"/>
          <w:shd w:val="clear" w:color="auto" w:fill="FFFFFF"/>
        </w:rPr>
        <w:t xml:space="preserve"> V bojových hrách si </w:t>
      </w:r>
      <w:r w:rsidR="00340F7B">
        <w:rPr>
          <w:rFonts w:cstheme="minorHAnsi"/>
          <w:color w:val="000000"/>
          <w:shd w:val="clear" w:color="auto" w:fill="FFFFFF"/>
        </w:rPr>
        <w:t>hráč typicky volí</w:t>
      </w:r>
      <w:r w:rsidRPr="00F7533D">
        <w:rPr>
          <w:rFonts w:cstheme="minorHAnsi"/>
          <w:color w:val="000000"/>
          <w:shd w:val="clear" w:color="auto" w:fill="FFFFFF"/>
        </w:rPr>
        <w:t xml:space="preserve"> postavu ze seznamu a následně s ní bojujete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53001E" w:rsidRPr="0053001E">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w:t>
      </w:r>
      <w:r w:rsidR="00053E2D">
        <w:rPr>
          <w:rFonts w:cstheme="minorHAnsi"/>
          <w:color w:val="000000"/>
          <w:shd w:val="clear" w:color="auto" w:fill="FFFFFF"/>
        </w:rPr>
        <w:t xml:space="preserve"> hry</w:t>
      </w:r>
      <w:r w:rsidRPr="00F7533D">
        <w:rPr>
          <w:rFonts w:cstheme="minorHAnsi"/>
          <w:color w:val="000000"/>
          <w:shd w:val="clear" w:color="auto" w:fill="FFFFFF"/>
        </w:rPr>
        <w:t>, většinou jsou</w:t>
      </w:r>
      <w:r w:rsidR="00B204A9">
        <w:rPr>
          <w:rFonts w:cstheme="minorHAnsi"/>
          <w:color w:val="000000"/>
          <w:shd w:val="clear" w:color="auto" w:fill="FFFFFF"/>
        </w:rPr>
        <w:t xml:space="preserve"> brány</w:t>
      </w:r>
      <w:r w:rsidRPr="00F7533D">
        <w:rPr>
          <w:rFonts w:cstheme="minorHAnsi"/>
          <w:color w:val="000000"/>
          <w:shd w:val="clear" w:color="auto" w:fill="FFFFFF"/>
        </w:rPr>
        <w:t xml:space="preserve"> jako samostatný žánr.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53001E" w:rsidRPr="0053001E">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53001E" w:rsidRPr="0053001E">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plošinovka si většina </w:t>
      </w:r>
      <w:r w:rsidR="007E2526">
        <w:rPr>
          <w:rFonts w:cstheme="minorHAnsi"/>
          <w:color w:val="000000"/>
          <w:shd w:val="clear" w:color="auto" w:fill="FFFFFF"/>
        </w:rPr>
        <w:t>lidí</w:t>
      </w:r>
      <w:r w:rsidR="00A17CAE">
        <w:rPr>
          <w:rFonts w:cstheme="minorHAnsi"/>
          <w:color w:val="000000"/>
          <w:shd w:val="clear" w:color="auto" w:fill="FFFFFF"/>
        </w:rPr>
        <w:t xml:space="preserve"> </w:t>
      </w:r>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53001E" w:rsidRPr="0053001E">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w:t>
      </w:r>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r w:rsidRPr="00F7533D">
        <w:rPr>
          <w:rFonts w:cstheme="minorHAnsi"/>
          <w:color w:val="000000"/>
          <w:shd w:val="clear" w:color="auto" w:fill="FFFFFF"/>
        </w:rPr>
        <w:t xml:space="preserve">po platformách </w:t>
      </w:r>
      <w:r w:rsidR="004308CD">
        <w:rPr>
          <w:rFonts w:cstheme="minorHAnsi"/>
          <w:color w:val="000000"/>
          <w:shd w:val="clear" w:color="auto" w:fill="FFFFFF"/>
        </w:rPr>
        <w:t xml:space="preserve">a </w:t>
      </w:r>
      <w:r w:rsidRPr="00F7533D">
        <w:rPr>
          <w:rFonts w:cstheme="minorHAnsi"/>
          <w:color w:val="000000"/>
          <w:shd w:val="clear" w:color="auto" w:fill="FFFFFF"/>
        </w:rPr>
        <w:t>musí</w:t>
      </w:r>
      <w:r w:rsidR="004308CD">
        <w:rPr>
          <w:rFonts w:cstheme="minorHAnsi"/>
          <w:color w:val="000000"/>
          <w:shd w:val="clear" w:color="auto" w:fill="FFFFFF"/>
        </w:rPr>
        <w:t xml:space="preserve"> se</w:t>
      </w:r>
      <w:r w:rsidRPr="00F7533D">
        <w:rPr>
          <w:rFonts w:cstheme="minorHAnsi"/>
          <w:color w:val="000000"/>
          <w:shd w:val="clear" w:color="auto" w:fill="FFFFFF"/>
        </w:rPr>
        <w:t xml:space="preserve"> dostat na konec úrovně</w:t>
      </w:r>
      <w:r w:rsidR="004308CD">
        <w:rPr>
          <w:rFonts w:cstheme="minorHAnsi"/>
          <w:color w:val="000000"/>
          <w:shd w:val="clear" w:color="auto" w:fill="FFFFFF"/>
        </w:rPr>
        <w:t>.</w:t>
      </w:r>
      <w:r w:rsidR="00256D67">
        <w:rPr>
          <w:rFonts w:cstheme="minorHAnsi"/>
          <w:shd w:val="clear" w:color="auto" w:fill="FFFFFF"/>
        </w:rPr>
        <w:t xml:space="preserve"> P</w:t>
      </w:r>
      <w:r w:rsidRPr="005B25CD">
        <w:rPr>
          <w:rFonts w:cstheme="minorHAnsi"/>
          <w:shd w:val="clear" w:color="auto" w:fill="FFFFFF"/>
        </w:rPr>
        <w:t xml:space="preserve">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53001E" w:rsidRPr="0053001E">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53001E" w:rsidRPr="0053001E">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w:t>
      </w:r>
      <w:r w:rsidR="005D623F">
        <w:rPr>
          <w:rFonts w:cstheme="minorHAnsi"/>
          <w:shd w:val="clear" w:color="auto" w:fill="FFFFFF"/>
        </w:rPr>
        <w:t>ový systém</w:t>
      </w:r>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53001E" w:rsidRPr="0053001E">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9" w:name="_Toc129100420"/>
      <w:bookmarkStart w:id="40" w:name="_Hlk76031922"/>
      <w:r w:rsidRPr="00621687">
        <w:rPr>
          <w:rFonts w:asciiTheme="minorHAnsi" w:hAnsiTheme="minorHAnsi" w:cstheme="minorHAnsi"/>
        </w:rPr>
        <w:t>4.3 strategie</w:t>
      </w:r>
      <w:bookmarkEnd w:id="39"/>
    </w:p>
    <w:bookmarkEnd w:id="40"/>
    <w:p w14:paraId="5C393321" w14:textId="2FD27BFF" w:rsidR="00F67031" w:rsidRPr="00F7533D" w:rsidRDefault="00F67031" w:rsidP="002E1297">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53001E" w:rsidRPr="0053001E">
            <w:rPr>
              <w:rFonts w:cstheme="minorHAnsi"/>
              <w:color w:val="000000"/>
              <w:highlight w:val="darkCyan"/>
            </w:rPr>
            <w:t>[86]</w:t>
          </w:r>
        </w:sdtContent>
      </w:sdt>
      <w:r w:rsidRPr="00F7533D">
        <w:rPr>
          <w:rFonts w:cstheme="minorHAnsi"/>
        </w:rPr>
        <w:t>). Existují dva způsoby členění. První je podle toho, zda je hra na kola (tahová</w:t>
      </w:r>
      <w:r w:rsidR="00C65889">
        <w:rPr>
          <w:rFonts w:cstheme="minorHAnsi"/>
        </w:rPr>
        <w:t xml:space="preserve"> neboli </w:t>
      </w:r>
      <w:r w:rsidRPr="00F7533D">
        <w:rPr>
          <w:rFonts w:cstheme="minorHAnsi"/>
          <w:lang w:val="en-US"/>
        </w:rPr>
        <w:t>turn-based</w:t>
      </w:r>
      <w:r w:rsidRPr="00F7533D">
        <w:rPr>
          <w:rFonts w:cstheme="minorHAnsi"/>
        </w:rPr>
        <w:t>) a hráči se střídají</w:t>
      </w:r>
      <w:r w:rsidR="0032084A">
        <w:rPr>
          <w:rFonts w:cstheme="minorHAnsi"/>
        </w:rPr>
        <w:t xml:space="preserve"> (např. </w:t>
      </w:r>
      <w:r w:rsidR="0032084A" w:rsidRPr="003052F2">
        <w:rPr>
          <w:rFonts w:cstheme="minorHAnsi"/>
          <w:lang w:val="en-US"/>
        </w:rPr>
        <w:t>Civilization</w:t>
      </w:r>
      <w:r w:rsidR="0032084A">
        <w:rPr>
          <w:rFonts w:cstheme="minorHAnsi"/>
        </w:rPr>
        <w:t xml:space="preserve"> V</w:t>
      </w:r>
      <w:sdt>
        <w:sdtPr>
          <w:rPr>
            <w:rFonts w:cstheme="minorHAnsi"/>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r w:rsidR="0053001E" w:rsidRPr="0053001E">
            <w:rPr>
              <w:rFonts w:cstheme="minorHAnsi"/>
              <w:color w:val="000000"/>
            </w:rPr>
            <w:t>[87]</w:t>
          </w:r>
        </w:sdtContent>
      </w:sdt>
      <w:r w:rsidR="0032084A">
        <w:rPr>
          <w:rFonts w:cstheme="minorHAnsi"/>
        </w:rPr>
        <w:t>)</w:t>
      </w:r>
      <w:r w:rsidRPr="00F7533D">
        <w:rPr>
          <w:rFonts w:cstheme="minorHAnsi"/>
        </w:rPr>
        <w:t>, nebo vše probíhá v reálném čase (RTS)</w:t>
      </w:r>
      <w:r w:rsidR="001931CD">
        <w:rPr>
          <w:rFonts w:cstheme="minorHAnsi"/>
        </w:rPr>
        <w:t xml:space="preserve"> jako například </w:t>
      </w:r>
      <w:r w:rsidR="001931CD" w:rsidRPr="003052F2">
        <w:rPr>
          <w:rFonts w:cstheme="minorHAnsi"/>
          <w:lang w:val="en-US"/>
        </w:rPr>
        <w:t>Age of Empires</w:t>
      </w:r>
      <w:sdt>
        <w:sdtPr>
          <w:rPr>
            <w:rFonts w:cstheme="minorHAnsi"/>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r w:rsidR="0053001E" w:rsidRPr="0053001E">
            <w:rPr>
              <w:rFonts w:cstheme="minorHAnsi"/>
              <w:color w:val="000000"/>
              <w:lang w:val="en-US"/>
            </w:rPr>
            <w:t>[88]</w:t>
          </w:r>
        </w:sdtContent>
      </w:sdt>
      <w:r w:rsidRPr="00F7533D">
        <w:rPr>
          <w:rFonts w:cstheme="minorHAnsi"/>
        </w:rPr>
        <w:t>. Druhé je podle zaměření</w:t>
      </w:r>
      <w:r w:rsidRPr="00FD4AB2">
        <w:rPr>
          <w:rFonts w:cstheme="minorHAnsi"/>
        </w:rPr>
        <w:t>,</w:t>
      </w:r>
      <w:r w:rsidRPr="00F7533D">
        <w:rPr>
          <w:rFonts w:cstheme="minorHAnsi"/>
        </w:rPr>
        <w:t xml:space="preserve"> jako jsou </w:t>
      </w:r>
      <w:r w:rsidR="00646A56">
        <w:rPr>
          <w:rFonts w:cstheme="minorHAnsi"/>
        </w:rPr>
        <w:t xml:space="preserve">například </w:t>
      </w:r>
      <w:r w:rsidRPr="00F7533D">
        <w:rPr>
          <w:rFonts w:cstheme="minorHAnsi"/>
        </w:rPr>
        <w:t>válečn</w:t>
      </w:r>
      <w:r w:rsidR="007537FC">
        <w:rPr>
          <w:rFonts w:cstheme="minorHAnsi"/>
        </w:rPr>
        <w:t>é</w:t>
      </w:r>
      <w:r w:rsidR="00A771E6">
        <w:rPr>
          <w:rFonts w:cstheme="minorHAnsi"/>
        </w:rPr>
        <w:t xml:space="preserve"> či</w:t>
      </w:r>
      <w:r w:rsidR="00646A56">
        <w:rPr>
          <w:rFonts w:cstheme="minorHAnsi"/>
        </w:rPr>
        <w:t xml:space="preserve"> </w:t>
      </w:r>
      <w:r w:rsidRPr="00F7533D">
        <w:rPr>
          <w:rFonts w:cstheme="minorHAnsi"/>
        </w:rPr>
        <w:t>budovatelsk</w:t>
      </w:r>
      <w:r w:rsidR="007537FC">
        <w:rPr>
          <w:rFonts w:cstheme="minorHAnsi"/>
        </w:rPr>
        <w:t>é</w:t>
      </w:r>
      <w:r w:rsidRPr="00F7533D">
        <w:rPr>
          <w:rFonts w:cstheme="minorHAnsi"/>
        </w:rPr>
        <w:t xml:space="preserve">. Když se řekne strategie většina lidí si vybaví válečnou, kde hráč těží suroviny na stavbu budov a výrobu jednotek, kterými se snaží porazit </w:t>
      </w:r>
      <w:r w:rsidR="006366C1">
        <w:rPr>
          <w:rFonts w:cstheme="minorHAnsi"/>
        </w:rPr>
        <w:t>protivník</w:t>
      </w:r>
      <w:r w:rsidR="0089578E">
        <w:rPr>
          <w:rFonts w:cstheme="minorHAnsi"/>
        </w:rPr>
        <w:t>a</w:t>
      </w:r>
      <w:r w:rsidRPr="00F7533D">
        <w:rPr>
          <w:rFonts w:cstheme="minorHAnsi"/>
        </w:rPr>
        <w:t xml:space="preserve">. V budovatelských </w:t>
      </w:r>
      <w:r w:rsidR="00A771E6">
        <w:rPr>
          <w:rFonts w:cstheme="minorHAnsi"/>
        </w:rPr>
        <w:t>se hráč stává starostou města či manažerem (např. zábavního parku, přepravní společnosti či nemocnice) a jeho úkolem je</w:t>
      </w:r>
      <w:r w:rsidR="002E1297">
        <w:rPr>
          <w:rFonts w:cstheme="minorHAnsi"/>
        </w:rPr>
        <w:t xml:space="preserve"> </w:t>
      </w:r>
      <w:r w:rsidRPr="00F7533D">
        <w:rPr>
          <w:rFonts w:cstheme="minorHAnsi"/>
        </w:rPr>
        <w:t xml:space="preserve">vyřešit logistiku, zajistit zisk na další rozvoj </w:t>
      </w:r>
      <w:r w:rsidRPr="003052F2">
        <w:rPr>
          <w:rFonts w:cstheme="minorHAnsi"/>
        </w:rPr>
        <w:t>a starat se o spokojenost lidí</w:t>
      </w:r>
      <w:r w:rsidR="0016786F">
        <w:rPr>
          <w:rFonts w:cstheme="minorHAnsi"/>
          <w:color w:val="FF0000"/>
        </w:rPr>
        <w:t xml:space="preserve"> </w:t>
      </w:r>
      <w:r w:rsidR="0016786F" w:rsidRPr="003052F2">
        <w:rPr>
          <w:rFonts w:cstheme="minorHAnsi"/>
        </w:rPr>
        <w:t xml:space="preserve">(např. </w:t>
      </w:r>
      <w:r w:rsidR="0016786F" w:rsidRPr="003052F2">
        <w:rPr>
          <w:rFonts w:cstheme="minorHAnsi"/>
          <w:lang w:val="en-US"/>
        </w:rPr>
        <w:t>Citie</w:t>
      </w:r>
      <w:r w:rsidR="002926CB" w:rsidRPr="003052F2">
        <w:rPr>
          <w:rFonts w:cstheme="minorHAnsi"/>
          <w:lang w:val="en-US"/>
        </w:rPr>
        <w:t>s</w:t>
      </w:r>
      <w:r w:rsidR="0016786F" w:rsidRPr="003052F2">
        <w:rPr>
          <w:rFonts w:cstheme="minorHAnsi"/>
          <w:lang w:val="en-US"/>
        </w:rPr>
        <w:t>: Skylines</w:t>
      </w:r>
      <w:sdt>
        <w:sdtPr>
          <w:rPr>
            <w:rFonts w:cstheme="minorHAnsi"/>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r w:rsidR="0053001E" w:rsidRPr="0053001E">
            <w:rPr>
              <w:rFonts w:cstheme="minorHAnsi"/>
              <w:color w:val="000000"/>
            </w:rPr>
            <w:t>[89]</w:t>
          </w:r>
        </w:sdtContent>
      </w:sdt>
      <w:r w:rsidR="0016786F" w:rsidRPr="003052F2">
        <w:rPr>
          <w:rFonts w:cstheme="minorHAnsi"/>
        </w:rPr>
        <w:t xml:space="preserve"> a </w:t>
      </w:r>
      <w:r w:rsidR="0016786F" w:rsidRPr="003052F2">
        <w:rPr>
          <w:rFonts w:cstheme="minorHAnsi"/>
          <w:lang w:val="en-US"/>
        </w:rPr>
        <w:t>RollerCoaster Tycoon</w:t>
      </w:r>
      <w:sdt>
        <w:sdtPr>
          <w:rPr>
            <w:rFonts w:cstheme="minorHAnsi"/>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r w:rsidR="0053001E" w:rsidRPr="0053001E">
            <w:rPr>
              <w:rFonts w:cstheme="minorHAnsi"/>
              <w:color w:val="000000"/>
            </w:rPr>
            <w:t>[90]</w:t>
          </w:r>
        </w:sdtContent>
      </w:sdt>
      <w:r w:rsidR="0016786F" w:rsidRPr="003052F2">
        <w:rPr>
          <w:rFonts w:cstheme="minorHAnsi"/>
        </w:rPr>
        <w:t>)</w:t>
      </w:r>
      <w:r w:rsidRPr="003052F2">
        <w:rPr>
          <w:rFonts w:cstheme="minorHAnsi"/>
        </w:rPr>
        <w:t>.</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r w:rsidR="0053001E" w:rsidRPr="0053001E">
            <w:rPr>
              <w:color w:val="000000"/>
            </w:rPr>
            <w:t>[72, 74, 91]</w:t>
          </w:r>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1" w:name="_Toc129100421"/>
      <w:r w:rsidRPr="00621687">
        <w:rPr>
          <w:rFonts w:asciiTheme="minorHAnsi" w:hAnsiTheme="minorHAnsi" w:cstheme="minorHAnsi"/>
          <w:shd w:val="clear" w:color="auto" w:fill="FFFFFF"/>
        </w:rPr>
        <w:t>4.4 závodní</w:t>
      </w:r>
      <w:bookmarkEnd w:id="41"/>
    </w:p>
    <w:p w14:paraId="14B00349" w14:textId="4EA4C42F" w:rsidR="0074038A" w:rsidRDefault="0074038A" w:rsidP="00DF4197">
      <w:pPr>
        <w:ind w:left="1416" w:firstLine="708"/>
        <w:jc w:val="both"/>
        <w:rPr>
          <w:ins w:id="42" w:author="Martin Novák" w:date="2023-03-18T19:58:00Z"/>
          <w:rFonts w:cstheme="minorHAnsi"/>
        </w:rPr>
      </w:pPr>
      <w:ins w:id="43" w:author="Martin Novák" w:date="2023-03-18T19:58:00Z">
        <w:r>
          <w:rPr>
            <w:rFonts w:cstheme="minorHAnsi"/>
          </w:rPr>
          <w:t>Jed</w:t>
        </w:r>
      </w:ins>
      <w:ins w:id="44" w:author="Martin Novák" w:date="2023-03-18T19:59:00Z">
        <w:r>
          <w:rPr>
            <w:rFonts w:cstheme="minorHAnsi"/>
          </w:rPr>
          <w:t>ním z možných dělení závodních her je podle jízdního modelu. Realistický (např.</w:t>
        </w:r>
      </w:ins>
      <w:ins w:id="45" w:author="Martin Novák" w:date="2023-03-18T20:00:00Z">
        <w:r>
          <w:rPr>
            <w:rFonts w:cstheme="minorHAnsi"/>
          </w:rPr>
          <w:t xml:space="preserve"> </w:t>
        </w:r>
      </w:ins>
      <w:ins w:id="46" w:author="Martin Novák" w:date="2023-03-18T20:16:00Z">
        <w:r w:rsidR="00831BEF" w:rsidRPr="00BF4095">
          <w:rPr>
            <w:rFonts w:cstheme="minorHAnsi"/>
            <w:lang w:val="en-US"/>
            <w:rPrChange w:id="47" w:author="Martin Novák" w:date="2023-03-18T20:23:00Z">
              <w:rPr>
                <w:rFonts w:cstheme="minorHAnsi"/>
              </w:rPr>
            </w:rPrChange>
          </w:rPr>
          <w:t>D</w:t>
        </w:r>
      </w:ins>
      <w:ins w:id="48" w:author="Martin Novák" w:date="2023-03-18T20:18:00Z">
        <w:r w:rsidR="00256384" w:rsidRPr="00BF4095">
          <w:rPr>
            <w:rFonts w:cstheme="minorHAnsi"/>
            <w:lang w:val="en-US"/>
            <w:rPrChange w:id="49" w:author="Martin Novák" w:date="2023-03-18T20:23:00Z">
              <w:rPr>
                <w:rFonts w:cstheme="minorHAnsi"/>
              </w:rPr>
            </w:rPrChange>
          </w:rPr>
          <w:t>i</w:t>
        </w:r>
      </w:ins>
      <w:ins w:id="50" w:author="Martin Novák" w:date="2023-03-18T20:16:00Z">
        <w:r w:rsidR="00831BEF" w:rsidRPr="00BF4095">
          <w:rPr>
            <w:rFonts w:cstheme="minorHAnsi"/>
            <w:lang w:val="en-US"/>
            <w:rPrChange w:id="51" w:author="Martin Novák" w:date="2023-03-18T20:23:00Z">
              <w:rPr>
                <w:rFonts w:cstheme="minorHAnsi"/>
              </w:rPr>
            </w:rPrChange>
          </w:rPr>
          <w:t xml:space="preserve">RT </w:t>
        </w:r>
      </w:ins>
      <w:ins w:id="52" w:author="Martin Novák" w:date="2023-03-18T20:17:00Z">
        <w:r w:rsidR="00831BEF" w:rsidRPr="00BF4095">
          <w:rPr>
            <w:rFonts w:cstheme="minorHAnsi"/>
            <w:lang w:val="en-US"/>
            <w:rPrChange w:id="53" w:author="Martin Novák" w:date="2023-03-18T20:23:00Z">
              <w:rPr>
                <w:rFonts w:cstheme="minorHAnsi"/>
              </w:rPr>
            </w:rPrChange>
          </w:rPr>
          <w:t>Rally</w:t>
        </w:r>
      </w:ins>
      <w:customXmlInsRangeStart w:id="54" w:author="Martin Novák" w:date="2023-03-18T20:17:00Z"/>
      <w:sdt>
        <w:sdtPr>
          <w:rPr>
            <w:rFonts w:cstheme="minorHAnsi"/>
            <w:color w:val="000000"/>
            <w:rPrChange w:id="55" w:author="Martin Novák" w:date="2023-03-18T21:14:00Z">
              <w:rPr>
                <w:rFonts w:cstheme="minorHAnsi"/>
              </w:rPr>
            </w:rPrChange>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customXmlInsRangeEnd w:id="54"/>
          <w:ins w:id="56" w:author="Martin Novák" w:date="2023-03-18T21:14:00Z">
            <w:r w:rsidR="0053001E" w:rsidRPr="0053001E">
              <w:rPr>
                <w:rFonts w:cstheme="minorHAnsi"/>
                <w:color w:val="000000"/>
              </w:rPr>
              <w:t>[92]</w:t>
            </w:r>
          </w:ins>
          <w:customXmlInsRangeStart w:id="57" w:author="Martin Novák" w:date="2023-03-18T20:17:00Z"/>
        </w:sdtContent>
      </w:sdt>
      <w:customXmlInsRangeEnd w:id="57"/>
      <w:ins w:id="58" w:author="Martin Novák" w:date="2023-03-18T20:00:00Z">
        <w:r>
          <w:rPr>
            <w:rFonts w:cstheme="minorHAnsi"/>
          </w:rPr>
          <w:t>) se snaží co nejvíce napodobit chová</w:t>
        </w:r>
      </w:ins>
      <w:ins w:id="59" w:author="Martin Novák" w:date="2023-03-18T20:01:00Z">
        <w:r>
          <w:rPr>
            <w:rFonts w:cstheme="minorHAnsi"/>
          </w:rPr>
          <w:t>ní skutečných vozů. Arkádový</w:t>
        </w:r>
      </w:ins>
      <w:ins w:id="60" w:author="Martin Novák" w:date="2023-03-18T20:04:00Z">
        <w:r>
          <w:rPr>
            <w:rFonts w:cstheme="minorHAnsi"/>
          </w:rPr>
          <w:t xml:space="preserve"> (např. </w:t>
        </w:r>
        <w:r w:rsidR="00D67D2B" w:rsidRPr="002347AB">
          <w:rPr>
            <w:rFonts w:cstheme="minorHAnsi"/>
            <w:lang w:val="en-US"/>
            <w:rPrChange w:id="61" w:author="Martin Novák" w:date="2023-03-18T20:22:00Z">
              <w:rPr>
                <w:rFonts w:cstheme="minorHAnsi"/>
              </w:rPr>
            </w:rPrChange>
          </w:rPr>
          <w:t>Need For Speed</w:t>
        </w:r>
      </w:ins>
      <w:customXmlInsRangeStart w:id="62" w:author="Martin Novák" w:date="2023-03-18T20:18:00Z"/>
      <w:sdt>
        <w:sdtPr>
          <w:rPr>
            <w:rFonts w:cstheme="minorHAnsi"/>
            <w:color w:val="000000"/>
            <w:rPrChange w:id="63" w:author="Martin Novák" w:date="2023-03-18T21:14:00Z">
              <w:rPr>
                <w:rFonts w:cstheme="minorHAnsi"/>
              </w:rPr>
            </w:rPrChange>
          </w:rPr>
          <w:tag w:val="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customXmlInsRangeEnd w:id="62"/>
          <w:ins w:id="64" w:author="Martin Novák" w:date="2023-03-18T21:14:00Z">
            <w:r w:rsidR="0053001E" w:rsidRPr="0053001E">
              <w:rPr>
                <w:rFonts w:cstheme="minorHAnsi"/>
                <w:color w:val="000000"/>
              </w:rPr>
              <w:t>[93]</w:t>
            </w:r>
          </w:ins>
          <w:customXmlInsRangeStart w:id="65" w:author="Martin Novák" w:date="2023-03-18T20:18:00Z"/>
        </w:sdtContent>
      </w:sdt>
      <w:customXmlInsRangeEnd w:id="65"/>
      <w:ins w:id="66" w:author="Martin Novák" w:date="2023-03-18T20:04:00Z">
        <w:r>
          <w:rPr>
            <w:rFonts w:cstheme="minorHAnsi"/>
          </w:rPr>
          <w:t>)</w:t>
        </w:r>
      </w:ins>
      <w:ins w:id="67" w:author="Martin Novák" w:date="2023-03-18T20:01:00Z">
        <w:r>
          <w:rPr>
            <w:rFonts w:cstheme="minorHAnsi"/>
          </w:rPr>
          <w:t xml:space="preserve"> </w:t>
        </w:r>
      </w:ins>
      <w:ins w:id="68" w:author="Martin Novák" w:date="2023-03-18T20:03:00Z">
        <w:r>
          <w:rPr>
            <w:rFonts w:cstheme="minorHAnsi"/>
          </w:rPr>
          <w:t>ubírá reali</w:t>
        </w:r>
      </w:ins>
      <w:ins w:id="69" w:author="Martin Novák" w:date="2023-03-18T20:04:00Z">
        <w:r>
          <w:rPr>
            <w:rFonts w:cstheme="minorHAnsi"/>
          </w:rPr>
          <w:t>sti</w:t>
        </w:r>
      </w:ins>
      <w:ins w:id="70" w:author="Martin Novák" w:date="2023-03-18T20:03:00Z">
        <w:r>
          <w:rPr>
            <w:rFonts w:cstheme="minorHAnsi"/>
          </w:rPr>
          <w:t xml:space="preserve">čnost ve prospěch </w:t>
        </w:r>
      </w:ins>
      <w:ins w:id="71" w:author="Martin Novák" w:date="2023-03-18T20:22:00Z">
        <w:r w:rsidR="002347AB">
          <w:rPr>
            <w:rFonts w:cstheme="minorHAnsi"/>
          </w:rPr>
          <w:t xml:space="preserve">jednodušší </w:t>
        </w:r>
      </w:ins>
      <w:ins w:id="72" w:author="Martin Novák" w:date="2023-03-18T20:03:00Z">
        <w:r>
          <w:rPr>
            <w:rFonts w:cstheme="minorHAnsi"/>
          </w:rPr>
          <w:t>hratelnosti</w:t>
        </w:r>
      </w:ins>
      <w:ins w:id="73" w:author="Martin Novák" w:date="2023-03-18T20:22:00Z">
        <w:r w:rsidR="00BF4095">
          <w:rPr>
            <w:rFonts w:cstheme="minorHAnsi"/>
            <w:color w:val="000000"/>
          </w:rPr>
          <w:t>.</w:t>
        </w:r>
      </w:ins>
      <w:ins w:id="74" w:author="Martin Novák" w:date="2023-03-18T20:28:00Z">
        <w:r w:rsidR="00E5767D">
          <w:rPr>
            <w:rFonts w:cstheme="minorHAnsi"/>
            <w:color w:val="000000"/>
          </w:rPr>
          <w:t xml:space="preserve"> Dalším dělením je</w:t>
        </w:r>
      </w:ins>
      <w:ins w:id="75" w:author="Martin Novák" w:date="2023-03-18T21:03:00Z">
        <w:r w:rsidR="00460BAF">
          <w:rPr>
            <w:rFonts w:cstheme="minorHAnsi"/>
            <w:color w:val="000000"/>
          </w:rPr>
          <w:t>,</w:t>
        </w:r>
      </w:ins>
      <w:ins w:id="76" w:author="Martin Novák" w:date="2023-03-18T20:28:00Z">
        <w:r w:rsidR="00E5767D">
          <w:rPr>
            <w:rFonts w:cstheme="minorHAnsi"/>
            <w:color w:val="000000"/>
          </w:rPr>
          <w:t xml:space="preserve"> </w:t>
        </w:r>
      </w:ins>
      <w:ins w:id="77" w:author="Martin Novák" w:date="2023-03-18T20:29:00Z">
        <w:r w:rsidR="00E5767D">
          <w:rPr>
            <w:rFonts w:cstheme="minorHAnsi"/>
            <w:color w:val="000000"/>
          </w:rPr>
          <w:t>zda se závodí v autech či jin</w:t>
        </w:r>
      </w:ins>
      <w:ins w:id="78" w:author="Martin Novák" w:date="2023-03-18T20:30:00Z">
        <w:r w:rsidR="00E5767D">
          <w:rPr>
            <w:rFonts w:cstheme="minorHAnsi"/>
            <w:color w:val="000000"/>
          </w:rPr>
          <w:t xml:space="preserve">ých dopravních prostředcích (např. </w:t>
        </w:r>
      </w:ins>
      <w:ins w:id="79" w:author="Martin Novák" w:date="2023-03-18T21:00:00Z">
        <w:r w:rsidR="00B326BD">
          <w:rPr>
            <w:rFonts w:cstheme="minorHAnsi"/>
            <w:color w:val="000000"/>
          </w:rPr>
          <w:t>vesmírné lodě v Redout 2</w:t>
        </w:r>
      </w:ins>
      <w:customXmlInsRangeStart w:id="80" w:author="Martin Novák" w:date="2023-03-18T21:01:00Z"/>
      <w:sdt>
        <w:sdtPr>
          <w:rPr>
            <w:rFonts w:cstheme="minorHAnsi"/>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customXmlInsRangeEnd w:id="80"/>
          <w:ins w:id="81" w:author="Martin Novák" w:date="2023-03-18T21:14:00Z">
            <w:r w:rsidR="0053001E" w:rsidRPr="0053001E">
              <w:rPr>
                <w:rFonts w:cstheme="minorHAnsi"/>
                <w:color w:val="000000"/>
              </w:rPr>
              <w:t>[94]</w:t>
            </w:r>
          </w:ins>
          <w:customXmlInsRangeStart w:id="82" w:author="Martin Novák" w:date="2023-03-18T21:01:00Z"/>
        </w:sdtContent>
      </w:sdt>
      <w:customXmlInsRangeEnd w:id="82"/>
      <w:ins w:id="83" w:author="Martin Novák" w:date="2023-03-18T20:30:00Z">
        <w:r w:rsidR="00E5767D">
          <w:rPr>
            <w:rFonts w:cstheme="minorHAnsi"/>
            <w:color w:val="000000"/>
          </w:rPr>
          <w:t>).</w:t>
        </w:r>
      </w:ins>
      <w:ins w:id="84" w:author="Martin Novák" w:date="2023-03-18T20:32:00Z">
        <w:r w:rsidR="00E5767D">
          <w:rPr>
            <w:rFonts w:cstheme="minorHAnsi"/>
            <w:color w:val="000000"/>
          </w:rPr>
          <w:t xml:space="preserve"> Ačkoliv většina her</w:t>
        </w:r>
      </w:ins>
      <w:ins w:id="85" w:author="Martin Novák" w:date="2023-03-18T20:33:00Z">
        <w:r w:rsidR="00E5767D">
          <w:rPr>
            <w:rFonts w:cstheme="minorHAnsi"/>
            <w:color w:val="000000"/>
          </w:rPr>
          <w:t xml:space="preserve"> hráče za narážení do soupeřů penalizuje, existují</w:t>
        </w:r>
      </w:ins>
      <w:ins w:id="86" w:author="Martin Novák" w:date="2023-03-18T21:02:00Z">
        <w:r w:rsidR="00B326BD">
          <w:rPr>
            <w:rFonts w:cstheme="minorHAnsi"/>
            <w:color w:val="000000"/>
          </w:rPr>
          <w:t xml:space="preserve"> také</w:t>
        </w:r>
      </w:ins>
      <w:ins w:id="87" w:author="Martin Novák" w:date="2023-03-18T20:33:00Z">
        <w:r w:rsidR="00E5767D">
          <w:rPr>
            <w:rFonts w:cstheme="minorHAnsi"/>
            <w:color w:val="000000"/>
          </w:rPr>
          <w:t xml:space="preserve"> série jako </w:t>
        </w:r>
      </w:ins>
      <w:ins w:id="88" w:author="Martin Novák" w:date="2023-03-18T20:34:00Z">
        <w:r w:rsidR="00E5767D">
          <w:rPr>
            <w:rFonts w:cstheme="minorHAnsi"/>
            <w:color w:val="000000"/>
          </w:rPr>
          <w:t xml:space="preserve">například </w:t>
        </w:r>
        <w:r w:rsidR="00E5767D" w:rsidRPr="00E5767D">
          <w:rPr>
            <w:rFonts w:cstheme="minorHAnsi"/>
            <w:color w:val="FF0000"/>
            <w:highlight w:val="darkCyan"/>
          </w:rPr>
          <w:t>FlatOut</w:t>
        </w:r>
      </w:ins>
      <w:customXmlInsRangeStart w:id="89" w:author="Martin Novák" w:date="2023-03-18T20:34:00Z"/>
      <w:sdt>
        <w:sdtPr>
          <w:rPr>
            <w:rFonts w:cstheme="minorHAnsi"/>
            <w:color w:val="000000"/>
            <w:highlight w:val="darkCya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customXmlInsRangeEnd w:id="89"/>
          <w:ins w:id="90" w:author="Martin Novák" w:date="2023-03-18T21:14:00Z">
            <w:r w:rsidR="0053001E" w:rsidRPr="0053001E">
              <w:rPr>
                <w:rFonts w:cstheme="minorHAnsi"/>
                <w:color w:val="000000"/>
                <w:highlight w:val="darkCyan"/>
              </w:rPr>
              <w:t>[95]</w:t>
            </w:r>
          </w:ins>
          <w:customXmlInsRangeStart w:id="91" w:author="Martin Novák" w:date="2023-03-18T20:34:00Z"/>
        </w:sdtContent>
      </w:sdt>
      <w:customXmlInsRangeEnd w:id="91"/>
      <w:ins w:id="92" w:author="Martin Novák" w:date="2023-03-18T20:34:00Z">
        <w:r w:rsidR="00E5767D">
          <w:rPr>
            <w:rFonts w:cstheme="minorHAnsi"/>
            <w:color w:val="000000"/>
          </w:rPr>
          <w:t xml:space="preserve"> a </w:t>
        </w:r>
        <w:r w:rsidR="00E5767D" w:rsidRPr="00D654C3">
          <w:rPr>
            <w:rFonts w:cstheme="minorHAnsi"/>
            <w:color w:val="000000"/>
            <w:lang w:val="en-US"/>
            <w:rPrChange w:id="93" w:author="Martin Novák" w:date="2023-03-18T21:04:00Z">
              <w:rPr>
                <w:rFonts w:cstheme="minorHAnsi"/>
                <w:color w:val="000000"/>
              </w:rPr>
            </w:rPrChange>
          </w:rPr>
          <w:t>Asphalt</w:t>
        </w:r>
      </w:ins>
      <w:customXmlInsRangeStart w:id="94" w:author="Martin Novák" w:date="2023-03-18T20:35:00Z"/>
      <w:sdt>
        <w:sdtPr>
          <w:rPr>
            <w:rFonts w:cstheme="minorHAnsi"/>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customXmlInsRangeEnd w:id="94"/>
          <w:ins w:id="95" w:author="Martin Novák" w:date="2023-03-18T21:14:00Z">
            <w:r w:rsidR="0053001E" w:rsidRPr="0053001E">
              <w:rPr>
                <w:rFonts w:cstheme="minorHAnsi"/>
                <w:color w:val="000000"/>
              </w:rPr>
              <w:t>[96]</w:t>
            </w:r>
          </w:ins>
          <w:customXmlInsRangeStart w:id="96" w:author="Martin Novák" w:date="2023-03-18T20:35:00Z"/>
        </w:sdtContent>
      </w:sdt>
      <w:customXmlInsRangeEnd w:id="96"/>
      <w:ins w:id="97" w:author="Martin Novák" w:date="2023-03-18T20:35:00Z">
        <w:r w:rsidR="00E5767D">
          <w:rPr>
            <w:rFonts w:cstheme="minorHAnsi"/>
            <w:color w:val="000000"/>
          </w:rPr>
          <w:t xml:space="preserve">, které </w:t>
        </w:r>
      </w:ins>
      <w:ins w:id="98" w:author="Martin Novák" w:date="2023-03-18T20:54:00Z">
        <w:r w:rsidR="00414FD5">
          <w:rPr>
            <w:rFonts w:cstheme="minorHAnsi"/>
            <w:color w:val="000000"/>
          </w:rPr>
          <w:t>za to</w:t>
        </w:r>
      </w:ins>
      <w:ins w:id="99" w:author="Martin Novák" w:date="2023-03-18T20:35:00Z">
        <w:r w:rsidR="00E5767D">
          <w:rPr>
            <w:rFonts w:cstheme="minorHAnsi"/>
            <w:color w:val="000000"/>
          </w:rPr>
          <w:t xml:space="preserve"> naopak hráče odměňují</w:t>
        </w:r>
      </w:ins>
      <w:ins w:id="100" w:author="Martin Novák" w:date="2023-03-18T20:55:00Z">
        <w:r w:rsidR="00001C43">
          <w:rPr>
            <w:rFonts w:cstheme="minorHAnsi"/>
            <w:color w:val="000000"/>
          </w:rPr>
          <w:t xml:space="preserve"> </w:t>
        </w:r>
      </w:ins>
      <w:ins w:id="101" w:author="Martin Novák" w:date="2023-03-18T21:24:00Z">
        <w:r w:rsidR="008D0D01">
          <w:rPr>
            <w:rFonts w:cstheme="minorHAnsi"/>
            <w:color w:val="000000"/>
          </w:rPr>
          <w:t xml:space="preserve">a umožňují </w:t>
        </w:r>
      </w:ins>
      <w:ins w:id="102" w:author="Martin Novák" w:date="2023-03-18T20:55:00Z">
        <w:r w:rsidR="00001C43">
          <w:rPr>
            <w:rFonts w:cstheme="minorHAnsi"/>
            <w:color w:val="000000"/>
          </w:rPr>
          <w:t>soupeře zpomalit či úplně vyřa</w:t>
        </w:r>
      </w:ins>
      <w:ins w:id="103" w:author="Martin Novák" w:date="2023-03-18T20:56:00Z">
        <w:r w:rsidR="00001C43">
          <w:rPr>
            <w:rFonts w:cstheme="minorHAnsi"/>
            <w:color w:val="000000"/>
          </w:rPr>
          <w:t>dit ze závodu</w:t>
        </w:r>
      </w:ins>
      <w:ins w:id="104" w:author="Martin Novák" w:date="2023-03-18T21:12:00Z">
        <w:r w:rsidR="0053001E" w:rsidRPr="0053001E">
          <w:rPr>
            <w:rFonts w:cstheme="minorHAnsi"/>
            <w:color w:val="000000"/>
          </w:rPr>
          <w:t xml:space="preserve"> </w:t>
        </w:r>
      </w:ins>
      <w:customXmlInsRangeStart w:id="105" w:author="Martin Novák" w:date="2023-03-18T21:12:00Z"/>
      <w:sdt>
        <w:sdtPr>
          <w:rPr>
            <w:rFonts w:cstheme="minorHAnsi"/>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LCA5OF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n0sImlzVGVtcG9yYXJ5IjpmYWxzZX1dfQ=="/>
          <w:id w:val="-525487477"/>
          <w:placeholder>
            <w:docPart w:val="B5AEECBB2F394B65AD8F72491631F96D"/>
          </w:placeholder>
        </w:sdtPr>
        <w:sdtContent>
          <w:customXmlInsRangeEnd w:id="105"/>
          <w:ins w:id="106" w:author="Martin Novák" w:date="2023-03-18T21:14:00Z">
            <w:r w:rsidR="00016564" w:rsidRPr="00016564">
              <w:rPr>
                <w:rFonts w:cstheme="minorHAnsi"/>
                <w:color w:val="000000"/>
              </w:rPr>
              <w:t>[74, 98]</w:t>
            </w:r>
          </w:ins>
          <w:customXmlInsRangeStart w:id="107" w:author="Martin Novák" w:date="2023-03-18T21:12:00Z"/>
        </w:sdtContent>
      </w:sdt>
      <w:customXmlInsRangeEnd w:id="107"/>
      <w:ins w:id="108" w:author="Martin Novák" w:date="2023-03-18T20:35:00Z">
        <w:r w:rsidR="00E5767D">
          <w:rPr>
            <w:rFonts w:cstheme="minorHAnsi"/>
            <w:color w:val="000000"/>
          </w:rPr>
          <w:t>.</w:t>
        </w:r>
      </w:ins>
    </w:p>
    <w:p w14:paraId="1C7F5AFF" w14:textId="58F9A9D0" w:rsidR="00E5767D" w:rsidRPr="00E5767D" w:rsidRDefault="00E5767D" w:rsidP="00DF4197">
      <w:pPr>
        <w:ind w:left="1416" w:firstLine="708"/>
        <w:jc w:val="both"/>
        <w:rPr>
          <w:ins w:id="109" w:author="Martin Novák" w:date="2023-03-18T20:35:00Z"/>
          <w:rFonts w:cstheme="minorHAnsi"/>
          <w:color w:val="92D050"/>
          <w:rPrChange w:id="110" w:author="Martin Novák" w:date="2023-03-18T20:36:00Z">
            <w:rPr>
              <w:ins w:id="111" w:author="Martin Novák" w:date="2023-03-18T20:35:00Z"/>
              <w:rFonts w:cstheme="minorHAnsi"/>
            </w:rPr>
          </w:rPrChange>
        </w:rPr>
      </w:pPr>
      <w:ins w:id="112" w:author="Martin Novák" w:date="2023-03-18T20:36:00Z">
        <w:r w:rsidRPr="00E5767D">
          <w:rPr>
            <w:rFonts w:cstheme="minorHAnsi"/>
            <w:color w:val="92D050"/>
            <w:rPrChange w:id="113" w:author="Martin Novák" w:date="2023-03-18T20:36:00Z">
              <w:rPr>
                <w:rFonts w:cstheme="minorHAnsi"/>
              </w:rPr>
            </w:rPrChange>
          </w:rPr>
          <w:t>/*</w:t>
        </w:r>
      </w:ins>
    </w:p>
    <w:p w14:paraId="04C7D2ED" w14:textId="194E0F31" w:rsidR="00F67031" w:rsidRPr="00E5767D" w:rsidRDefault="00F67031" w:rsidP="00DF4197">
      <w:pPr>
        <w:ind w:left="1416" w:firstLine="708"/>
        <w:jc w:val="both"/>
        <w:rPr>
          <w:ins w:id="114" w:author="Martin Novák" w:date="2023-03-18T20:36:00Z"/>
          <w:rFonts w:cstheme="minorHAnsi"/>
          <w:color w:val="92D050"/>
          <w:rPrChange w:id="115" w:author="Martin Novák" w:date="2023-03-18T20:36:00Z">
            <w:rPr>
              <w:ins w:id="116" w:author="Martin Novák" w:date="2023-03-18T20:36:00Z"/>
              <w:rFonts w:cstheme="minorHAnsi"/>
              <w:color w:val="FF0000"/>
            </w:rPr>
          </w:rPrChange>
        </w:rPr>
      </w:pPr>
      <w:r w:rsidRPr="00E5767D">
        <w:rPr>
          <w:rFonts w:cstheme="minorHAnsi"/>
          <w:color w:val="92D050"/>
          <w:rPrChange w:id="117" w:author="Martin Novák" w:date="2023-03-18T20:36:00Z">
            <w:rPr>
              <w:rFonts w:cstheme="minorHAnsi"/>
            </w:rPr>
          </w:rPrChange>
        </w:rPr>
        <w:t xml:space="preserve">Jak již název napovídá, tyto hry jsou o závodění v autech, či jim podobných strojích. </w:t>
      </w:r>
      <w:r w:rsidRPr="00E5767D">
        <w:rPr>
          <w:rFonts w:cstheme="minorHAnsi"/>
          <w:color w:val="92D050"/>
          <w:rPrChange w:id="118" w:author="Martin Novák" w:date="2023-03-18T20:36:00Z">
            <w:rPr>
              <w:rFonts w:cstheme="minorHAnsi"/>
              <w:color w:val="FF0000"/>
            </w:rPr>
          </w:rPrChange>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E5767D">
        <w:rPr>
          <w:rFonts w:cstheme="minorHAnsi"/>
          <w:color w:val="92D050"/>
          <w:rPrChange w:id="119" w:author="Martin Novák" w:date="2023-03-18T20:36:00Z">
            <w:rPr>
              <w:rFonts w:cstheme="minorHAnsi"/>
              <w:color w:val="FF0000"/>
              <w:highlight w:val="darkCyan"/>
            </w:rPr>
          </w:rPrChange>
        </w:rPr>
        <w:t>FlatOut</w:t>
      </w:r>
      <w:customXmlInsRangeStart w:id="120" w:author="Martin Novák" w:date="2023-03-18T20:19:00Z"/>
      <w:sdt>
        <w:sdtPr>
          <w:rPr>
            <w:rFonts w:cstheme="minorHAnsi"/>
            <w:color w:val="000000"/>
            <w:rPrChange w:id="121" w:author="Martin Novák" w:date="2023-03-18T21:14:00Z">
              <w:rPr>
                <w:rFonts w:cstheme="minorHAnsi"/>
                <w:color w:val="FF0000"/>
                <w:highlight w:val="darkCyan"/>
              </w:rPr>
            </w:rPrChange>
          </w:rPr>
          <w:tag w:val="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433406693"/>
          <w:placeholder>
            <w:docPart w:val="DefaultPlaceholder_-1854013440"/>
          </w:placeholder>
        </w:sdtPr>
        <w:sdtContent>
          <w:customXmlInsRangeEnd w:id="120"/>
          <w:ins w:id="122" w:author="Martin Novák" w:date="2023-03-18T21:14:00Z">
            <w:r w:rsidR="0053001E" w:rsidRPr="0053001E">
              <w:rPr>
                <w:rFonts w:cstheme="minorHAnsi"/>
                <w:color w:val="000000"/>
              </w:rPr>
              <w:t>[95]</w:t>
            </w:r>
          </w:ins>
          <w:customXmlInsRangeStart w:id="123" w:author="Martin Novák" w:date="2023-03-18T20:19:00Z"/>
        </w:sdtContent>
      </w:sdt>
      <w:customXmlInsRangeEnd w:id="123"/>
      <w:r w:rsidRPr="00E5767D">
        <w:rPr>
          <w:rFonts w:cstheme="minorHAnsi"/>
          <w:color w:val="92D050"/>
          <w:rPrChange w:id="124" w:author="Martin Novák" w:date="2023-03-18T20:36:00Z">
            <w:rPr>
              <w:rFonts w:cstheme="minorHAnsi"/>
              <w:color w:val="FF0000"/>
            </w:rPr>
          </w:rPrChange>
        </w:rPr>
        <w:t>, kde je možné nárazy soupeřovo auto poškodit či úplně zničit a vyřadit ho tak ze závodu.</w:t>
      </w:r>
    </w:p>
    <w:p w14:paraId="35F9ED89" w14:textId="5F79441D" w:rsidR="00E5767D" w:rsidRPr="00E5767D" w:rsidRDefault="00E5767D" w:rsidP="00DF4197">
      <w:pPr>
        <w:ind w:left="1416" w:firstLine="708"/>
        <w:jc w:val="both"/>
        <w:rPr>
          <w:rFonts w:cstheme="minorHAnsi"/>
          <w:color w:val="92D050"/>
          <w:rPrChange w:id="125" w:author="Martin Novák" w:date="2023-03-18T20:36:00Z">
            <w:rPr>
              <w:rFonts w:cstheme="minorHAnsi"/>
              <w:color w:val="FF0000"/>
            </w:rPr>
          </w:rPrChange>
        </w:rPr>
      </w:pPr>
      <w:ins w:id="126" w:author="Martin Novák" w:date="2023-03-18T20:36:00Z">
        <w:r w:rsidRPr="00E5767D">
          <w:rPr>
            <w:rFonts w:cstheme="minorHAnsi"/>
            <w:color w:val="92D050"/>
            <w:rPrChange w:id="127" w:author="Martin Novák" w:date="2023-03-18T20:36:00Z">
              <w:rPr>
                <w:rFonts w:cstheme="minorHAnsi"/>
              </w:rPr>
            </w:rPrChange>
          </w:rPr>
          <w:t>*/</w:t>
        </w:r>
      </w:ins>
    </w:p>
    <w:p w14:paraId="35E722E3" w14:textId="2B1850F4" w:rsidR="003E05E7" w:rsidRPr="00FD4AB2" w:rsidRDefault="003E05E7" w:rsidP="003E05E7">
      <w:pPr>
        <w:pStyle w:val="Nadpis2"/>
        <w:ind w:left="708" w:firstLine="708"/>
        <w:rPr>
          <w:rFonts w:asciiTheme="minorHAnsi" w:hAnsiTheme="minorHAnsi" w:cstheme="minorHAnsi"/>
        </w:rPr>
      </w:pPr>
      <w:bookmarkStart w:id="128" w:name="_Toc129100422"/>
      <w:r w:rsidRPr="00FD4AB2">
        <w:rPr>
          <w:rFonts w:asciiTheme="minorHAnsi" w:hAnsiTheme="minorHAnsi" w:cstheme="minorHAnsi"/>
        </w:rPr>
        <w:lastRenderedPageBreak/>
        <w:t>4.5 shrnutí</w:t>
      </w:r>
      <w:bookmarkEnd w:id="128"/>
    </w:p>
    <w:p w14:paraId="40BE8703" w14:textId="17BB56CB"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r w:rsidR="00703738">
        <w:rPr>
          <w:rFonts w:cstheme="minorHAnsi"/>
          <w:color w:val="000000"/>
          <w:shd w:val="clear" w:color="auto" w:fill="FFFFFF"/>
        </w:rPr>
        <w:t xml:space="preserve"> a vstupy od hráče</w:t>
      </w:r>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k3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129" w:author="Martin Novák" w:date="2023-03-18T21:14:00Z">
            <w:r w:rsidR="0053001E" w:rsidRPr="0053001E">
              <w:rPr>
                <w:rFonts w:cstheme="minorHAnsi"/>
                <w:color w:val="000000"/>
                <w:highlight w:val="darkCyan"/>
                <w:shd w:val="clear" w:color="auto" w:fill="FFFFFF"/>
              </w:rPr>
              <w:t>[97]</w:t>
            </w:r>
          </w:ins>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130" w:name="_Toc129100423"/>
      <w:bookmarkStart w:id="131" w:name="_Hlk76031975"/>
      <w:r w:rsidRPr="00621687">
        <w:rPr>
          <w:rStyle w:val="Nadpis1Char"/>
          <w:rFonts w:asciiTheme="minorHAnsi" w:hAnsiTheme="minorHAnsi" w:cstheme="minorHAnsi"/>
        </w:rPr>
        <w:t>5. Grafické výstupy aplikací</w:t>
      </w:r>
      <w:bookmarkEnd w:id="130"/>
    </w:p>
    <w:bookmarkEnd w:id="131"/>
    <w:p w14:paraId="4426DE4A" w14:textId="007C080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r w:rsidR="00AE7602">
        <w:t xml:space="preserve">UI pro </w:t>
      </w:r>
      <w:r w:rsidRPr="000026FE">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0BD0E62" w:rsidR="00F67031" w:rsidRDefault="00621EB4" w:rsidP="00621EB4">
      <w:pPr>
        <w:pStyle w:val="Titulek"/>
        <w:ind w:left="1416" w:firstLine="708"/>
        <w:jc w:val="both"/>
      </w:pPr>
      <w:bookmarkStart w:id="132" w:name="_Ref86178372"/>
      <w:r>
        <w:t xml:space="preserve">Obr. </w:t>
      </w:r>
      <w:fldSimple w:instr=" SEQ Obrázek \* ARABIC ">
        <w:r w:rsidR="00D907AA">
          <w:rPr>
            <w:noProof/>
          </w:rPr>
          <w:t>3</w:t>
        </w:r>
      </w:fldSimple>
      <w:bookmarkEnd w:id="132"/>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016564" w:rsidRPr="00016564">
            <w:rPr>
              <w:i w:val="0"/>
              <w:color w:val="000000"/>
            </w:rPr>
            <w:t>[99]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133" w:name="_Toc129100424"/>
      <w:r w:rsidRPr="00621687">
        <w:rPr>
          <w:rFonts w:asciiTheme="minorHAnsi" w:hAnsiTheme="minorHAnsi" w:cstheme="minorHAnsi"/>
          <w:shd w:val="clear" w:color="auto" w:fill="FFFFFF"/>
        </w:rPr>
        <w:t>5.1 konzolová aplikace</w:t>
      </w:r>
      <w:bookmarkEnd w:id="133"/>
    </w:p>
    <w:p w14:paraId="0AFFEE03" w14:textId="60F3F697"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w:t>
      </w:r>
      <w:r w:rsidRPr="000026FE">
        <w:rPr>
          <w:rFonts w:cstheme="minorHAnsi"/>
        </w:rPr>
        <w:lastRenderedPageBreak/>
        <w:t xml:space="preserve">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016564" w:rsidRPr="00016564">
            <w:rPr>
              <w:color w:val="000000"/>
            </w:rPr>
            <w:t>[99]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134" w:name="_Toc129100425"/>
      <w:r w:rsidRPr="00621687">
        <w:rPr>
          <w:rFonts w:asciiTheme="minorHAnsi" w:hAnsiTheme="minorHAnsi" w:cstheme="minorHAnsi"/>
        </w:rPr>
        <w:t>5.2 okenní aplikace</w:t>
      </w:r>
      <w:bookmarkEnd w:id="134"/>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135" w:name="_Toc129100426"/>
      <w:r w:rsidRPr="00F7533D">
        <w:rPr>
          <w:rFonts w:asciiTheme="minorHAnsi" w:hAnsiTheme="minorHAnsi" w:cstheme="minorHAnsi"/>
          <w:shd w:val="clear" w:color="auto" w:fill="FFFFFF"/>
        </w:rPr>
        <w:t>5.2.1 WinForm</w:t>
      </w:r>
      <w:bookmarkEnd w:id="135"/>
    </w:p>
    <w:p w14:paraId="537947F6" w14:textId="515E2EC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016564" w:rsidRPr="00016564">
            <w:rPr>
              <w:color w:val="000000"/>
            </w:rPr>
            <w:t>[99]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136" w:name="_Toc129100427"/>
      <w:r w:rsidRPr="00621687">
        <w:rPr>
          <w:rFonts w:asciiTheme="minorHAnsi" w:hAnsiTheme="minorHAnsi" w:cstheme="minorHAnsi"/>
          <w:shd w:val="clear" w:color="auto" w:fill="FFFFFF"/>
        </w:rPr>
        <w:t>5.2.2 WPF</w:t>
      </w:r>
      <w:bookmarkEnd w:id="136"/>
    </w:p>
    <w:p w14:paraId="6C3C628A" w14:textId="6178C4A8"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r w:rsidR="00016564" w:rsidRPr="00016564">
            <w:rPr>
              <w:rFonts w:cstheme="minorHAnsi"/>
              <w:color w:val="000000"/>
              <w:highlight w:val="darkCyan"/>
            </w:rPr>
            <w:t>[100]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016564" w:rsidRPr="00016564">
            <w:rPr>
              <w:color w:val="000000"/>
            </w:rPr>
            <w:t>[99]</w:t>
          </w:r>
        </w:sdtContent>
      </w:sdt>
    </w:p>
    <w:p w14:paraId="2274372C" w14:textId="56EBE170"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r w:rsidR="00016564" w:rsidRPr="00016564">
            <w:rPr>
              <w:rFonts w:cstheme="minorHAnsi"/>
              <w:color w:val="000000"/>
            </w:rPr>
            <w:t>[101]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28EA2D94" w:rsidR="008F5331" w:rsidRDefault="008F5331" w:rsidP="008F5331">
      <w:pPr>
        <w:pStyle w:val="Titulek"/>
        <w:ind w:left="2832" w:firstLine="708"/>
        <w:jc w:val="both"/>
        <w:rPr>
          <w:rFonts w:cstheme="minorHAnsi"/>
          <w:color w:val="00B050"/>
        </w:rPr>
      </w:pPr>
      <w:bookmarkStart w:id="137" w:name="_Ref85442384"/>
      <w:r>
        <w:t xml:space="preserve">Obr. </w:t>
      </w:r>
      <w:fldSimple w:instr=" SEQ Obrázek \* ARABIC ">
        <w:r w:rsidR="00D907AA">
          <w:rPr>
            <w:noProof/>
          </w:rPr>
          <w:t>4</w:t>
        </w:r>
      </w:fldSimple>
      <w:bookmarkEnd w:id="137"/>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r w:rsidR="00016564" w:rsidRPr="00016564">
            <w:rPr>
              <w:i w:val="0"/>
              <w:color w:val="000000"/>
            </w:rPr>
            <w:t>[101]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138" w:name="_Toc129100428"/>
      <w:r w:rsidRPr="00FD4AB2">
        <w:rPr>
          <w:rFonts w:asciiTheme="minorHAnsi" w:hAnsiTheme="minorHAnsi" w:cstheme="minorHAnsi"/>
        </w:rPr>
        <w:t>5.3 mobilní aplikace</w:t>
      </w:r>
      <w:bookmarkEnd w:id="138"/>
    </w:p>
    <w:p w14:paraId="245FD7D1" w14:textId="0D0DC6B6"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139" w:name="_Toc129100429"/>
      <w:r w:rsidRPr="00FD4AB2">
        <w:rPr>
          <w:rFonts w:asciiTheme="minorHAnsi" w:hAnsiTheme="minorHAnsi" w:cstheme="minorHAnsi"/>
        </w:rPr>
        <w:t>5.3.1 Xamarin</w:t>
      </w:r>
      <w:bookmarkEnd w:id="139"/>
    </w:p>
    <w:p w14:paraId="0ED6474E" w14:textId="21D3491D"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r w:rsidR="00016564" w:rsidRPr="00016564">
            <w:rPr>
              <w:rFonts w:cstheme="minorHAnsi"/>
              <w:color w:val="000000"/>
            </w:rPr>
            <w:t>[102]</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r w:rsidR="00016564" w:rsidRPr="00016564">
            <w:rPr>
              <w:rFonts w:cstheme="minorHAnsi"/>
              <w:iCs/>
              <w:color w:val="000000"/>
            </w:rPr>
            <w:t>[102]</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r w:rsidR="00016564" w:rsidRPr="00016564">
            <w:rPr>
              <w:rFonts w:cstheme="minorHAnsi"/>
              <w:color w:val="000000"/>
            </w:rPr>
            <w:t>[103]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r w:rsidR="00016564" w:rsidRPr="00016564">
            <w:rPr>
              <w:rFonts w:cstheme="minorHAnsi"/>
              <w:color w:val="000000"/>
            </w:rPr>
            <w:t>[104]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r w:rsidR="00016564" w:rsidRPr="00016564">
            <w:rPr>
              <w:rFonts w:cstheme="minorHAnsi"/>
              <w:color w:val="000000"/>
            </w:rPr>
            <w:t>[105]</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r w:rsidR="00016564" w:rsidRPr="00016564">
            <w:rPr>
              <w:rFonts w:cstheme="minorHAnsi"/>
              <w:color w:val="000000"/>
            </w:rPr>
            <w:t>[106]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r w:rsidR="00016564" w:rsidRPr="00016564">
            <w:rPr>
              <w:rFonts w:cstheme="minorHAnsi"/>
              <w:color w:val="000000"/>
            </w:rPr>
            <w:t>[107]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r w:rsidR="00016564" w:rsidRPr="00016564">
            <w:rPr>
              <w:rFonts w:cstheme="minorHAnsi"/>
              <w:color w:val="000000"/>
            </w:rPr>
            <w:t>[108]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140" w:name="_Toc129100430"/>
      <w:r w:rsidRPr="00FD4AB2">
        <w:rPr>
          <w:rFonts w:asciiTheme="minorHAnsi" w:hAnsiTheme="minorHAnsi" w:cstheme="minorHAnsi"/>
        </w:rPr>
        <w:t>5.3.2 Android Studio</w:t>
      </w:r>
      <w:bookmarkEnd w:id="140"/>
    </w:p>
    <w:p w14:paraId="514741BA" w14:textId="58327E56"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r w:rsidR="00016564" w:rsidRPr="00016564">
            <w:rPr>
              <w:rFonts w:cstheme="minorHAnsi"/>
              <w:color w:val="000000"/>
            </w:rPr>
            <w:t>[109]</w:t>
          </w:r>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016564" w:rsidRPr="00016564">
            <w:rPr>
              <w:rFonts w:cstheme="minorHAnsi"/>
              <w:color w:val="000000"/>
            </w:rPr>
            <w:t>[110]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016564" w:rsidRPr="00016564">
            <w:rPr>
              <w:rFonts w:cstheme="minorHAnsi"/>
              <w:color w:val="000000"/>
            </w:rPr>
            <w:t>[111]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141" w:name="_Toc129100431"/>
      <w:r w:rsidRPr="007D500E">
        <w:rPr>
          <w:rFonts w:asciiTheme="minorHAnsi" w:hAnsiTheme="minorHAnsi" w:cstheme="minorHAnsi"/>
        </w:rPr>
        <w:lastRenderedPageBreak/>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141"/>
    </w:p>
    <w:p w14:paraId="77FD17D8" w14:textId="2B12355A"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53001E" w:rsidRPr="00016564">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016564" w:rsidRPr="00016564">
            <w:rPr>
              <w:color w:val="000000"/>
            </w:rPr>
            <w:t>[112]</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016564" w:rsidRPr="00016564">
            <w:rPr>
              <w:color w:val="000000"/>
            </w:rPr>
            <w:t>[113]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142"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142"/>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693CE3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016564" w:rsidRPr="00016564">
            <w:rPr>
              <w:rFonts w:cstheme="minorHAnsi"/>
              <w:color w:val="000000"/>
            </w:rPr>
            <w:t>[114]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016564" w:rsidRPr="00016564">
            <w:rPr>
              <w:rFonts w:cstheme="minorHAnsi"/>
              <w:color w:val="000000"/>
            </w:rPr>
            <w:t>[114]</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016564" w:rsidRPr="00016564">
            <w:rPr>
              <w:rFonts w:cstheme="minorHAnsi"/>
              <w:color w:val="000000"/>
            </w:rPr>
            <w:t>[114]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143"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143"/>
    </w:p>
    <w:p w14:paraId="635C71F9" w14:textId="4CE8AE7B"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016564" w:rsidRPr="00016564">
            <w:rPr>
              <w:color w:val="000000"/>
            </w:rPr>
            <w:t>[115]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016564" w:rsidRPr="00016564">
            <w:rPr>
              <w:color w:val="000000"/>
            </w:rPr>
            <w:t>[116]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016564" w:rsidRPr="00016564">
            <w:rPr>
              <w:color w:val="000000"/>
            </w:rPr>
            <w:t>[117]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016564" w:rsidRPr="00016564">
            <w:rPr>
              <w:color w:val="000000"/>
            </w:rPr>
            <w:t>[118]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016564" w:rsidRPr="00016564">
            <w:rPr>
              <w:color w:val="000000"/>
            </w:rPr>
            <w:t>[119]</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016564" w:rsidRPr="00016564">
            <w:rPr>
              <w:color w:val="000000"/>
            </w:rPr>
            <w:t>[120]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w:t>
      </w:r>
      <w:r w:rsidRPr="00D20F7B">
        <w:rPr>
          <w:shd w:val="clear" w:color="auto" w:fill="FFFFFF"/>
        </w:rPr>
        <w:lastRenderedPageBreak/>
        <w:t>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016564" w:rsidRPr="00016564">
            <w:rPr>
              <w:color w:val="000000"/>
            </w:rPr>
            <w:t>[121]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016564" w:rsidRPr="00016564">
            <w:rPr>
              <w:color w:val="000000"/>
            </w:rPr>
            <w:t>[122]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016564" w:rsidRPr="00016564">
            <w:rPr>
              <w:color w:val="000000"/>
            </w:rPr>
            <w:t>[123]</w:t>
          </w:r>
        </w:sdtContent>
      </w:sdt>
      <w:r w:rsidRPr="00D20F7B">
        <w:rPr>
          <w:shd w:val="clear" w:color="auto" w:fill="FFFFFF"/>
        </w:rPr>
        <w:t>.</w:t>
      </w:r>
    </w:p>
    <w:p w14:paraId="6C8D562A" w14:textId="76138517"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016564" w:rsidRPr="00016564">
            <w:rPr>
              <w:color w:val="000000"/>
            </w:rPr>
            <w:t>[124]</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016564" w:rsidRPr="00016564">
            <w:rPr>
              <w:color w:val="000000"/>
            </w:rPr>
            <w:t>[125]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016564" w:rsidRPr="00016564">
            <w:rPr>
              <w:color w:val="000000"/>
            </w:rPr>
            <w:t>[126]</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016564" w:rsidRPr="00016564">
            <w:rPr>
              <w:color w:val="000000"/>
            </w:rPr>
            <w:t>[127, 128]</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016564" w:rsidRPr="00016564">
            <w:rPr>
              <w:color w:val="000000"/>
            </w:rPr>
            <w:t>[129, 130]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144"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144"/>
    </w:p>
    <w:p w14:paraId="098E7EA7" w14:textId="6C5C92D0"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016564" w:rsidRPr="00016564">
            <w:rPr>
              <w:color w:val="000000"/>
            </w:rPr>
            <w:t>[131, 132]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016564" w:rsidRPr="00016564">
            <w:rPr>
              <w:color w:val="000000"/>
            </w:rPr>
            <w:t>[133]</w:t>
          </w:r>
        </w:sdtContent>
      </w:sdt>
      <w:r w:rsidRPr="00D20F7B">
        <w:rPr>
          <w:rFonts w:cstheme="minorHAnsi"/>
        </w:rPr>
        <w:t>.</w:t>
      </w:r>
    </w:p>
    <w:p w14:paraId="11F3951E" w14:textId="22E2C416"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016564" w:rsidRPr="00016564">
            <w:rPr>
              <w:rFonts w:cstheme="minorHAnsi"/>
              <w:color w:val="000000"/>
            </w:rPr>
            <w:t>[114]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145" w:name="_Toc129100435"/>
      <w:r w:rsidRPr="00D20F7B">
        <w:rPr>
          <w:rFonts w:asciiTheme="minorHAnsi" w:hAnsiTheme="minorHAnsi" w:cstheme="minorHAnsi"/>
        </w:rPr>
        <w:lastRenderedPageBreak/>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145"/>
    </w:p>
    <w:p w14:paraId="47C5778D" w14:textId="23BA9AD7"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016564" w:rsidRPr="00016564">
            <w:rPr>
              <w:color w:val="000000"/>
            </w:rPr>
            <w:t>[134]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146"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146"/>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2CAD6FD0" w:rsidR="00F67031" w:rsidRPr="00621687" w:rsidRDefault="00F67031" w:rsidP="00427107">
      <w:pPr>
        <w:pStyle w:val="Titulek"/>
        <w:rPr>
          <w:rFonts w:cstheme="minorHAnsi"/>
        </w:rPr>
      </w:pPr>
      <w:bookmarkStart w:id="147" w:name="_Ref75370800"/>
      <w:r>
        <w:t xml:space="preserve">Tab. </w:t>
      </w:r>
      <w:fldSimple w:instr=" SEQ Tabulka \* ARABIC ">
        <w:r w:rsidR="00E3778F">
          <w:rPr>
            <w:noProof/>
          </w:rPr>
          <w:t>3</w:t>
        </w:r>
      </w:fldSimple>
      <w:bookmarkEnd w:id="147"/>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016564" w:rsidRPr="00016564">
            <w:rPr>
              <w:i w:val="0"/>
              <w:color w:val="000000"/>
            </w:rPr>
            <w:t>[135, 136]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016564" w:rsidRPr="00016564">
            <w:rPr>
              <w:i w:val="0"/>
              <w:color w:val="000000"/>
            </w:rPr>
            <w:t>[119, 137]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016564" w:rsidRPr="00016564">
            <w:rPr>
              <w:i w:val="0"/>
              <w:color w:val="000000"/>
            </w:rPr>
            <w:t>[134]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016564" w:rsidRPr="00016564">
            <w:rPr>
              <w:i w:val="0"/>
              <w:color w:val="000000"/>
            </w:rPr>
            <w:t>[119]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016564" w:rsidRPr="00016564">
            <w:rPr>
              <w:i w:val="0"/>
              <w:color w:val="000000"/>
            </w:rPr>
            <w:t>[138]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016564" w:rsidRPr="00016564">
            <w:rPr>
              <w:i w:val="0"/>
              <w:color w:val="000000"/>
            </w:rPr>
            <w:t>[133]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148" w:name="_Toc129100437"/>
      <w:r w:rsidRPr="00621687">
        <w:rPr>
          <w:rStyle w:val="Nadpis1Char"/>
          <w:rFonts w:asciiTheme="minorHAnsi" w:hAnsiTheme="minorHAnsi" w:cstheme="minorHAnsi"/>
        </w:rPr>
        <w:t>6. Návrh aplikačního modelu</w:t>
      </w:r>
      <w:bookmarkEnd w:id="148"/>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lastRenderedPageBreak/>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B55D2A5" w:rsidR="00326B51" w:rsidRDefault="00112F07" w:rsidP="00112F07">
      <w:pPr>
        <w:pStyle w:val="Titulek"/>
        <w:rPr>
          <w:highlight w:val="yellow"/>
          <w:shd w:val="clear" w:color="auto" w:fill="FFFFFF"/>
        </w:rPr>
      </w:pPr>
      <w:bookmarkStart w:id="149" w:name="_Ref127987606"/>
      <w:r>
        <w:t xml:space="preserve">Obr. </w:t>
      </w:r>
      <w:fldSimple w:instr=" SEQ Obrázek \* ARABIC ">
        <w:r w:rsidR="00D907AA">
          <w:rPr>
            <w:noProof/>
          </w:rPr>
          <w:t>5</w:t>
        </w:r>
      </w:fldSimple>
      <w:bookmarkEnd w:id="149"/>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150"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150"/>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151" w:name="_Toc129100439"/>
      <w:r w:rsidRPr="00026347">
        <w:rPr>
          <w:shd w:val="clear" w:color="auto" w:fill="FFFFFF"/>
        </w:rPr>
        <w:t>7.</w:t>
      </w:r>
      <w:r>
        <w:rPr>
          <w:shd w:val="clear" w:color="auto" w:fill="FFFFFF"/>
        </w:rPr>
        <w:t>1 knihovna</w:t>
      </w:r>
      <w:bookmarkEnd w:id="151"/>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152" w:name="_Ref103770918"/>
      <w:bookmarkStart w:id="153" w:name="_Toc129100440"/>
      <w:r w:rsidRPr="00026347">
        <w:t>7</w:t>
      </w:r>
      <w:r w:rsidR="00AB4BCD" w:rsidRPr="00026347">
        <w:t xml:space="preserve">.1.1 </w:t>
      </w:r>
      <w:r w:rsidR="00E9240E" w:rsidRPr="00026347">
        <w:t>atributy</w:t>
      </w:r>
      <w:bookmarkEnd w:id="152"/>
      <w:bookmarkEnd w:id="153"/>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w:t>
      </w:r>
      <w:r w:rsidR="00D0458A" w:rsidRPr="004646F7">
        <w:lastRenderedPageBreak/>
        <w:t xml:space="preserve">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154" w:name="_Toc129100441"/>
      <w:r w:rsidRPr="00026347">
        <w:t>7</w:t>
      </w:r>
      <w:r w:rsidR="00CB6506" w:rsidRPr="00026347">
        <w:t>.1.2 buffy</w:t>
      </w:r>
      <w:bookmarkEnd w:id="154"/>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155" w:name="_Toc129100442"/>
      <w:r w:rsidRPr="00026347">
        <w:t>7</w:t>
      </w:r>
      <w:r w:rsidR="002B5D06" w:rsidRPr="00026347">
        <w:t>.1.</w:t>
      </w:r>
      <w:r w:rsidR="00D936AC" w:rsidRPr="00026347">
        <w:t>3</w:t>
      </w:r>
      <w:r w:rsidR="002B5D06" w:rsidRPr="00026347">
        <w:t xml:space="preserve"> Postavy</w:t>
      </w:r>
      <w:bookmarkEnd w:id="155"/>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156" w:name="_Toc129100443"/>
      <w:r w:rsidRPr="00026347">
        <w:t>7</w:t>
      </w:r>
      <w:r w:rsidR="00925157" w:rsidRPr="00026347">
        <w:t>.1.4 Předměty</w:t>
      </w:r>
      <w:bookmarkEnd w:id="156"/>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157" w:name="_Toc129100444"/>
      <w:r w:rsidRPr="00026347">
        <w:lastRenderedPageBreak/>
        <w:t>7</w:t>
      </w:r>
      <w:r w:rsidR="00B4160F" w:rsidRPr="00026347">
        <w:t>.1.5 inventáře</w:t>
      </w:r>
      <w:bookmarkEnd w:id="157"/>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158" w:name="_Toc129100445"/>
      <w:r w:rsidRPr="00026347">
        <w:t>7</w:t>
      </w:r>
      <w:r w:rsidR="00803C7A" w:rsidRPr="00026347">
        <w:t>.1.6 kouzla</w:t>
      </w:r>
      <w:bookmarkEnd w:id="158"/>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159" w:name="_Toc129100446"/>
      <w:r w:rsidRPr="00026347">
        <w:t>7</w:t>
      </w:r>
      <w:r w:rsidR="00A21C2C" w:rsidRPr="00026347">
        <w:t>.1.7 mapa</w:t>
      </w:r>
      <w:bookmarkEnd w:id="159"/>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160" w:name="_Toc129100447"/>
      <w:r w:rsidRPr="00026347">
        <w:t>7</w:t>
      </w:r>
      <w:r w:rsidR="00BD6C97" w:rsidRPr="00026347">
        <w:t>.6.8 úkoly</w:t>
      </w:r>
      <w:bookmarkEnd w:id="160"/>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w:t>
      </w:r>
      <w:r w:rsidR="00BB0934" w:rsidRPr="001D3DBA">
        <w:lastRenderedPageBreak/>
        <w:t xml:space="preserve">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161" w:name="_Toc129100448"/>
      <w:r w:rsidRPr="00026347">
        <w:t>7</w:t>
      </w:r>
      <w:r w:rsidR="002D4783" w:rsidRPr="00026347">
        <w:t>.1.</w:t>
      </w:r>
      <w:r w:rsidR="00BE0C3C" w:rsidRPr="00026347">
        <w:t>9</w:t>
      </w:r>
      <w:r w:rsidR="002D4783" w:rsidRPr="00026347">
        <w:t xml:space="preserve"> GameManager</w:t>
      </w:r>
      <w:bookmarkEnd w:id="161"/>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162" w:name="_Toc129100449"/>
      <w:r w:rsidRPr="00026347">
        <w:t>7</w:t>
      </w:r>
      <w:r w:rsidR="00BE0C3C" w:rsidRPr="00026347">
        <w:t>.1.10 nastavení</w:t>
      </w:r>
      <w:bookmarkEnd w:id="162"/>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163" w:name="_Toc129100450"/>
      <w:r w:rsidRPr="00026347">
        <w:t>7</w:t>
      </w:r>
      <w:r w:rsidR="00AB30A6" w:rsidRPr="00026347">
        <w:t xml:space="preserve">.2 </w:t>
      </w:r>
      <w:r w:rsidR="00C44197" w:rsidRPr="00026347">
        <w:t>TestovaniCastiKnihovny</w:t>
      </w:r>
      <w:bookmarkEnd w:id="163"/>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164" w:name="_Toc129100451"/>
      <w:r w:rsidRPr="00026347">
        <w:lastRenderedPageBreak/>
        <w:t>7</w:t>
      </w:r>
      <w:r w:rsidR="0069559A" w:rsidRPr="00026347">
        <w:t>.2.1</w:t>
      </w:r>
      <w:r w:rsidR="00555477" w:rsidRPr="00026347">
        <w:t xml:space="preserve"> okno</w:t>
      </w:r>
      <w:r w:rsidR="0069559A" w:rsidRPr="00026347">
        <w:t xml:space="preserve"> Form1</w:t>
      </w:r>
      <w:bookmarkEnd w:id="164"/>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40AD4C07" w:rsidR="0069559A" w:rsidRPr="0069559A" w:rsidRDefault="0069559A" w:rsidP="0069559A">
      <w:pPr>
        <w:pStyle w:val="Titulek"/>
      </w:pPr>
      <w:bookmarkStart w:id="165" w:name="_Ref124797379"/>
      <w:bookmarkStart w:id="166" w:name="_Ref124797370"/>
      <w:r>
        <w:t xml:space="preserve">Obr. </w:t>
      </w:r>
      <w:fldSimple w:instr=" SEQ Obrázek \* ARABIC ">
        <w:r w:rsidR="00D907AA">
          <w:rPr>
            <w:noProof/>
          </w:rPr>
          <w:t>6</w:t>
        </w:r>
      </w:fldSimple>
      <w:bookmarkEnd w:id="165"/>
      <w:r>
        <w:t xml:space="preserve"> </w:t>
      </w:r>
      <w:r w:rsidR="008D047E">
        <w:t xml:space="preserve">okno </w:t>
      </w:r>
      <w:r>
        <w:t>Form1-vlastní</w:t>
      </w:r>
      <w:bookmarkEnd w:id="166"/>
    </w:p>
    <w:p w14:paraId="659485D2" w14:textId="5CE8A6FB" w:rsidR="0069559A" w:rsidRDefault="00C77786" w:rsidP="00237525">
      <w:pPr>
        <w:pStyle w:val="Nadpis3"/>
      </w:pPr>
      <w:bookmarkStart w:id="167" w:name="_Toc129100452"/>
      <w:r w:rsidRPr="00026347">
        <w:t>7</w:t>
      </w:r>
      <w:r w:rsidR="00237525" w:rsidRPr="00026347">
        <w:t>.2.2</w:t>
      </w:r>
      <w:r w:rsidR="00D62635" w:rsidRPr="00026347">
        <w:t xml:space="preserve"> okno VypisPostava</w:t>
      </w:r>
      <w:bookmarkEnd w:id="167"/>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5AFF09CD" w:rsidR="00237525" w:rsidRDefault="00237525" w:rsidP="00237525">
      <w:pPr>
        <w:pStyle w:val="Titulek"/>
      </w:pPr>
      <w:bookmarkStart w:id="168" w:name="_Ref124798461"/>
      <w:r>
        <w:t xml:space="preserve">Obr. </w:t>
      </w:r>
      <w:fldSimple w:instr=" SEQ Obrázek \* ARABIC ">
        <w:r w:rsidR="00D907AA">
          <w:rPr>
            <w:noProof/>
          </w:rPr>
          <w:t>7</w:t>
        </w:r>
      </w:fldSimple>
      <w:bookmarkEnd w:id="168"/>
      <w:r>
        <w:t xml:space="preserve"> </w:t>
      </w:r>
      <w:r w:rsidR="008D047E">
        <w:t xml:space="preserve">okno </w:t>
      </w:r>
      <w:r>
        <w:t>VypisPostava-vlastní</w:t>
      </w:r>
    </w:p>
    <w:p w14:paraId="0A856BFA" w14:textId="0D968717" w:rsidR="00237525" w:rsidRDefault="00C77786" w:rsidP="007F1C5C">
      <w:pPr>
        <w:pStyle w:val="Nadpis3"/>
      </w:pPr>
      <w:bookmarkStart w:id="169" w:name="_Toc129100453"/>
      <w:r w:rsidRPr="00026347">
        <w:t>7</w:t>
      </w:r>
      <w:r w:rsidR="007F1C5C" w:rsidRPr="00026347">
        <w:t>.2.3 okno Combat</w:t>
      </w:r>
      <w:bookmarkEnd w:id="169"/>
    </w:p>
    <w:p w14:paraId="24D35D43" w14:textId="39F01B14"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w:t>
      </w:r>
      <w:r w:rsidR="00A5240B" w:rsidRPr="00735B26">
        <w:lastRenderedPageBreak/>
        <w:t>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26C0060B" w:rsidR="007F1C5C" w:rsidRPr="007F1C5C" w:rsidRDefault="007F1C5C" w:rsidP="007F1C5C">
      <w:pPr>
        <w:pStyle w:val="Titulek"/>
      </w:pPr>
      <w:bookmarkStart w:id="170" w:name="_Ref124799884"/>
      <w:r>
        <w:t xml:space="preserve">Obr. </w:t>
      </w:r>
      <w:fldSimple w:instr=" SEQ Obrázek \* ARABIC ">
        <w:r w:rsidR="00D907AA">
          <w:rPr>
            <w:noProof/>
          </w:rPr>
          <w:t>8</w:t>
        </w:r>
      </w:fldSimple>
      <w:bookmarkEnd w:id="170"/>
      <w:r>
        <w:t xml:space="preserve"> </w:t>
      </w:r>
      <w:r w:rsidR="008D047E">
        <w:t xml:space="preserve">okno </w:t>
      </w:r>
      <w:r>
        <w:t>Combat-vlastní</w:t>
      </w:r>
    </w:p>
    <w:p w14:paraId="05B80103" w14:textId="5ECD05BC" w:rsidR="00237525" w:rsidRDefault="00C77786" w:rsidP="00185E5F">
      <w:pPr>
        <w:pStyle w:val="Nadpis3"/>
      </w:pPr>
      <w:bookmarkStart w:id="171" w:name="_Toc129100454"/>
      <w:r w:rsidRPr="00026347">
        <w:t>7</w:t>
      </w:r>
      <w:r w:rsidR="00185E5F" w:rsidRPr="00026347">
        <w:t>.2.4 okno BuffForm</w:t>
      </w:r>
      <w:bookmarkEnd w:id="171"/>
    </w:p>
    <w:p w14:paraId="620BAD4B" w14:textId="643E017B"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0DB96DF2" w:rsidR="00185E5F" w:rsidRPr="00185E5F" w:rsidRDefault="00185E5F" w:rsidP="00185E5F">
      <w:pPr>
        <w:pStyle w:val="Titulek"/>
      </w:pPr>
      <w:bookmarkStart w:id="172" w:name="_Ref128410514"/>
      <w:r>
        <w:t xml:space="preserve">Obr. </w:t>
      </w:r>
      <w:fldSimple w:instr=" SEQ Obrázek \* ARABIC ">
        <w:r w:rsidR="00D907AA">
          <w:rPr>
            <w:noProof/>
          </w:rPr>
          <w:t>9</w:t>
        </w:r>
      </w:fldSimple>
      <w:bookmarkEnd w:id="172"/>
      <w:r>
        <w:t xml:space="preserve"> okno BuffForm-vlastní</w:t>
      </w:r>
    </w:p>
    <w:p w14:paraId="3DB6C94E" w14:textId="186FD567" w:rsidR="00237525" w:rsidRPr="00026347" w:rsidRDefault="00C77786" w:rsidP="00417082">
      <w:pPr>
        <w:pStyle w:val="Nadpis3"/>
      </w:pPr>
      <w:bookmarkStart w:id="173" w:name="_Toc129100455"/>
      <w:r w:rsidRPr="00026347">
        <w:t>7</w:t>
      </w:r>
      <w:r w:rsidR="00417082" w:rsidRPr="00026347">
        <w:t>.2.5 okno InventarForm</w:t>
      </w:r>
      <w:bookmarkEnd w:id="173"/>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1B8C050A" w:rsidR="0012288F" w:rsidRDefault="005A7027" w:rsidP="005A7027">
      <w:pPr>
        <w:pStyle w:val="Titulek"/>
      </w:pPr>
      <w:bookmarkStart w:id="174" w:name="_Ref128413124"/>
      <w:r>
        <w:t xml:space="preserve">Obr. </w:t>
      </w:r>
      <w:fldSimple w:instr=" SEQ Obrázek \* ARABIC ">
        <w:r w:rsidR="00D907AA">
          <w:rPr>
            <w:noProof/>
          </w:rPr>
          <w:t>10</w:t>
        </w:r>
      </w:fldSimple>
      <w:bookmarkEnd w:id="174"/>
      <w:r>
        <w:t xml:space="preserve"> okno InventarForm v početní a hmotnostní variantě-vlastní</w:t>
      </w:r>
    </w:p>
    <w:p w14:paraId="66685981" w14:textId="6A3A7293" w:rsidR="00417082" w:rsidRDefault="00C77786" w:rsidP="00417082">
      <w:pPr>
        <w:pStyle w:val="Nadpis3"/>
      </w:pPr>
      <w:bookmarkStart w:id="175" w:name="_Toc129100456"/>
      <w:r w:rsidRPr="00026347">
        <w:t>7</w:t>
      </w:r>
      <w:r w:rsidR="00417082" w:rsidRPr="00026347">
        <w:t>.2.6 okn</w:t>
      </w:r>
      <w:r w:rsidR="00C31739">
        <w:t>a</w:t>
      </w:r>
      <w:r w:rsidR="00417082" w:rsidRPr="00026347">
        <w:t xml:space="preserve"> ChunkForm</w:t>
      </w:r>
      <w:r w:rsidR="00C31739">
        <w:t xml:space="preserve"> a MapaForm</w:t>
      </w:r>
      <w:bookmarkEnd w:id="175"/>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114F82D8" w:rsidR="00417082" w:rsidRPr="00026347" w:rsidRDefault="007E3A5C" w:rsidP="00C31739">
      <w:pPr>
        <w:pStyle w:val="Titulek"/>
      </w:pPr>
      <w:bookmarkStart w:id="176" w:name="_Ref128417280"/>
      <w:r>
        <w:t xml:space="preserve">Obr. </w:t>
      </w:r>
      <w:fldSimple w:instr=" SEQ Obrázek \* ARABIC ">
        <w:r w:rsidR="00D907AA">
          <w:rPr>
            <w:noProof/>
          </w:rPr>
          <w:t>11</w:t>
        </w:r>
      </w:fldSimple>
      <w:bookmarkEnd w:id="176"/>
      <w:r>
        <w:t xml:space="preserve"> okno ChunkForm-vlastní</w:t>
      </w:r>
    </w:p>
    <w:p w14:paraId="7FAEB0E8" w14:textId="1A437535" w:rsidR="00417082" w:rsidRPr="00026347" w:rsidRDefault="00C77786" w:rsidP="00417082">
      <w:pPr>
        <w:pStyle w:val="Nadpis3"/>
      </w:pPr>
      <w:bookmarkStart w:id="177" w:name="_Toc129100457"/>
      <w:r w:rsidRPr="00026347">
        <w:t>7</w:t>
      </w:r>
      <w:r w:rsidR="00417082" w:rsidRPr="00026347">
        <w:t>.2.7 okno UkolForm</w:t>
      </w:r>
      <w:bookmarkEnd w:id="177"/>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060EA6F6" w:rsidR="00467315" w:rsidRPr="00026347" w:rsidRDefault="00A9126E" w:rsidP="00A9126E">
      <w:pPr>
        <w:pStyle w:val="Titulek"/>
      </w:pPr>
      <w:bookmarkStart w:id="178" w:name="_Ref128418537"/>
      <w:r>
        <w:t xml:space="preserve">Obr. </w:t>
      </w:r>
      <w:fldSimple w:instr=" SEQ Obrázek \* ARABIC ">
        <w:r w:rsidR="00D907AA">
          <w:rPr>
            <w:noProof/>
          </w:rPr>
          <w:t>12</w:t>
        </w:r>
      </w:fldSimple>
      <w:bookmarkEnd w:id="178"/>
      <w:r w:rsidR="00F01FF8">
        <w:t xml:space="preserve"> okno</w:t>
      </w:r>
      <w:r>
        <w:t xml:space="preserve"> UkolForm-vlastní</w:t>
      </w:r>
    </w:p>
    <w:p w14:paraId="343CE1F3" w14:textId="4958CE7C" w:rsidR="00417082" w:rsidRDefault="00C77786" w:rsidP="00417082">
      <w:pPr>
        <w:pStyle w:val="Nadpis3"/>
      </w:pPr>
      <w:bookmarkStart w:id="179" w:name="_Toc129100458"/>
      <w:r w:rsidRPr="00026347">
        <w:t>7</w:t>
      </w:r>
      <w:r w:rsidR="00417082" w:rsidRPr="00026347">
        <w:t>.2.8 okno NastaveniForm</w:t>
      </w:r>
      <w:bookmarkEnd w:id="179"/>
    </w:p>
    <w:p w14:paraId="6EF63C1E" w14:textId="0095A5BA"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7FB4B9CC" w:rsidR="00417082" w:rsidRPr="00026347" w:rsidRDefault="00F01FF8" w:rsidP="00F01FF8">
      <w:pPr>
        <w:pStyle w:val="Titulek"/>
      </w:pPr>
      <w:bookmarkStart w:id="180" w:name="_Ref128468001"/>
      <w:r>
        <w:t>Obr</w:t>
      </w:r>
      <w:r w:rsidR="00675849">
        <w:t>.</w:t>
      </w:r>
      <w:r>
        <w:t xml:space="preserve"> </w:t>
      </w:r>
      <w:fldSimple w:instr=" SEQ Obrázek \* ARABIC ">
        <w:r w:rsidR="00D907AA">
          <w:rPr>
            <w:noProof/>
          </w:rPr>
          <w:t>13</w:t>
        </w:r>
      </w:fldSimple>
      <w:bookmarkEnd w:id="180"/>
      <w:r>
        <w:t xml:space="preserve"> okno NastaveniForm-vlastní</w:t>
      </w:r>
    </w:p>
    <w:p w14:paraId="4EEF6293" w14:textId="37C8A479" w:rsidR="00E02B9D" w:rsidRPr="00026347" w:rsidRDefault="00C77786" w:rsidP="00E02B9D">
      <w:pPr>
        <w:pStyle w:val="Nadpis3"/>
      </w:pPr>
      <w:bookmarkStart w:id="181" w:name="_Toc129100459"/>
      <w:r w:rsidRPr="00026347">
        <w:t>7</w:t>
      </w:r>
      <w:r w:rsidR="00E02B9D" w:rsidRPr="00026347">
        <w:t xml:space="preserve">.2.9 okno </w:t>
      </w:r>
      <w:r w:rsidR="003F6983" w:rsidRPr="00026347">
        <w:t>GMMapaForm</w:t>
      </w:r>
      <w:bookmarkEnd w:id="181"/>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528" cy="2516432"/>
                    </a:xfrm>
                    <a:prstGeom prst="rect">
                      <a:avLst/>
                    </a:prstGeom>
                  </pic:spPr>
                </pic:pic>
              </a:graphicData>
            </a:graphic>
          </wp:inline>
        </w:drawing>
      </w:r>
    </w:p>
    <w:p w14:paraId="44F964CB" w14:textId="57636328" w:rsidR="005A2FA8" w:rsidRPr="00026347" w:rsidRDefault="005A2FA8" w:rsidP="000B4A8E">
      <w:pPr>
        <w:pStyle w:val="Titulek"/>
      </w:pPr>
      <w:bookmarkStart w:id="182" w:name="_Ref128488987"/>
      <w:r>
        <w:t xml:space="preserve">Obr. </w:t>
      </w:r>
      <w:fldSimple w:instr=" SEQ Obrázek \* ARABIC ">
        <w:r w:rsidR="00D907AA">
          <w:rPr>
            <w:noProof/>
          </w:rPr>
          <w:t>14</w:t>
        </w:r>
      </w:fldSimple>
      <w:bookmarkEnd w:id="182"/>
      <w:r>
        <w:t xml:space="preserve"> okno GMMapaForm-vlastní</w:t>
      </w:r>
    </w:p>
    <w:p w14:paraId="4B9600D4" w14:textId="17FA3D3D" w:rsidR="00E02B9D" w:rsidRPr="00026347" w:rsidRDefault="00C77786" w:rsidP="00E02B9D">
      <w:pPr>
        <w:pStyle w:val="Nadpis3"/>
      </w:pPr>
      <w:bookmarkStart w:id="183" w:name="_Toc129100460"/>
      <w:r w:rsidRPr="00026347">
        <w:t>7</w:t>
      </w:r>
      <w:r w:rsidR="00E02B9D" w:rsidRPr="00026347">
        <w:t xml:space="preserve">.2.10 okno </w:t>
      </w:r>
      <w:r w:rsidR="003F6983">
        <w:t>GMPostavyForm</w:t>
      </w:r>
      <w:bookmarkEnd w:id="183"/>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184" w:name="_Toc129100461"/>
      <w:r w:rsidRPr="00026347">
        <w:t>7</w:t>
      </w:r>
      <w:r w:rsidR="00E02B9D" w:rsidRPr="00026347">
        <w:t>.2.11 okno GMUkl</w:t>
      </w:r>
      <w:r w:rsidR="00EF5148">
        <w:t>a</w:t>
      </w:r>
      <w:r w:rsidR="00E02B9D" w:rsidRPr="00026347">
        <w:t>daniForm</w:t>
      </w:r>
      <w:bookmarkEnd w:id="184"/>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061" cy="1750196"/>
                    </a:xfrm>
                    <a:prstGeom prst="rect">
                      <a:avLst/>
                    </a:prstGeom>
                  </pic:spPr>
                </pic:pic>
              </a:graphicData>
            </a:graphic>
          </wp:inline>
        </w:drawing>
      </w:r>
    </w:p>
    <w:p w14:paraId="2107C9DC" w14:textId="7DD7D192" w:rsidR="00D907AA" w:rsidRPr="00621687" w:rsidRDefault="00D907AA" w:rsidP="00B831C5">
      <w:pPr>
        <w:pStyle w:val="Titulek"/>
        <w:rPr>
          <w:rFonts w:cstheme="minorHAnsi"/>
          <w:color w:val="000000"/>
          <w:sz w:val="20"/>
          <w:szCs w:val="20"/>
          <w:shd w:val="clear" w:color="auto" w:fill="FFFFFF"/>
        </w:rPr>
      </w:pPr>
      <w:bookmarkStart w:id="185" w:name="_Ref129108504"/>
      <w:r>
        <w:t>Obr</w:t>
      </w:r>
      <w:r w:rsidR="007B1788">
        <w:t>.</w:t>
      </w:r>
      <w:r>
        <w:t xml:space="preserve"> </w:t>
      </w:r>
      <w:fldSimple w:instr=" SEQ Obrázek \* ARABIC ">
        <w:r>
          <w:rPr>
            <w:noProof/>
          </w:rPr>
          <w:t>15</w:t>
        </w:r>
      </w:fldSimple>
      <w:bookmarkEnd w:id="185"/>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186" w:name="_Toc129100462"/>
      <w:r w:rsidRPr="00621687">
        <w:rPr>
          <w:rStyle w:val="Nadpis1Char"/>
          <w:rFonts w:asciiTheme="minorHAnsi" w:hAnsiTheme="minorHAnsi" w:cstheme="minorHAnsi"/>
        </w:rPr>
        <w:t>8. Zhodnocení realizace aplikace</w:t>
      </w:r>
      <w:bookmarkEnd w:id="186"/>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187" w:name="_Toc129100463"/>
      <w:r w:rsidRPr="00621687">
        <w:rPr>
          <w:rFonts w:asciiTheme="minorHAnsi" w:hAnsiTheme="minorHAnsi" w:cstheme="minorHAnsi"/>
          <w:shd w:val="clear" w:color="auto" w:fill="FFFFFF"/>
        </w:rPr>
        <w:t>9. Závěr</w:t>
      </w:r>
      <w:bookmarkEnd w:id="187"/>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4"/>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188" w:name="_Toc129100464"/>
      <w:r>
        <w:lastRenderedPageBreak/>
        <w:t>Použité zdroje</w:t>
      </w:r>
      <w:bookmarkEnd w:id="188"/>
    </w:p>
    <w:p w14:paraId="232FB7DF" w14:textId="77777777" w:rsidR="004F0CEF" w:rsidRPr="004F0CEF" w:rsidRDefault="004F0CEF" w:rsidP="004F0CEF"/>
    <w:sdt>
      <w:sdtPr>
        <w:tag w:val="MENDELEY_BIBLIOGRAPHY"/>
        <w:id w:val="650411180"/>
        <w:placeholder>
          <w:docPart w:val="DefaultPlaceholder_-1854013440"/>
        </w:placeholder>
      </w:sdtPr>
      <w:sdtContent>
        <w:p w14:paraId="133BF363" w14:textId="77777777" w:rsidR="00016564" w:rsidRDefault="00016564">
          <w:pPr>
            <w:autoSpaceDE w:val="0"/>
            <w:autoSpaceDN w:val="0"/>
            <w:ind w:hanging="640"/>
            <w:divId w:val="538976575"/>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7DF4E9C3" w14:textId="77777777" w:rsidR="00016564" w:rsidRDefault="00016564">
          <w:pPr>
            <w:autoSpaceDE w:val="0"/>
            <w:autoSpaceDN w:val="0"/>
            <w:ind w:hanging="640"/>
            <w:divId w:val="2009358835"/>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37B8E503" w14:textId="77777777" w:rsidR="00016564" w:rsidRDefault="00016564">
          <w:pPr>
            <w:autoSpaceDE w:val="0"/>
            <w:autoSpaceDN w:val="0"/>
            <w:ind w:hanging="640"/>
            <w:divId w:val="1564755740"/>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4B3671A4" w14:textId="77777777" w:rsidR="00016564" w:rsidRDefault="00016564">
          <w:pPr>
            <w:autoSpaceDE w:val="0"/>
            <w:autoSpaceDN w:val="0"/>
            <w:ind w:hanging="640"/>
            <w:divId w:val="492374966"/>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02B27A59" w14:textId="77777777" w:rsidR="00016564" w:rsidRDefault="00016564">
          <w:pPr>
            <w:autoSpaceDE w:val="0"/>
            <w:autoSpaceDN w:val="0"/>
            <w:ind w:hanging="640"/>
            <w:divId w:val="1180582166"/>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140C4CAD" w14:textId="77777777" w:rsidR="00016564" w:rsidRDefault="00016564">
          <w:pPr>
            <w:autoSpaceDE w:val="0"/>
            <w:autoSpaceDN w:val="0"/>
            <w:ind w:hanging="640"/>
            <w:divId w:val="91828499"/>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36E64000" w14:textId="77777777" w:rsidR="00016564" w:rsidRDefault="00016564">
          <w:pPr>
            <w:autoSpaceDE w:val="0"/>
            <w:autoSpaceDN w:val="0"/>
            <w:ind w:hanging="640"/>
            <w:divId w:val="974483678"/>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3A31FE7E" w14:textId="77777777" w:rsidR="00016564" w:rsidRDefault="00016564">
          <w:pPr>
            <w:autoSpaceDE w:val="0"/>
            <w:autoSpaceDN w:val="0"/>
            <w:ind w:hanging="640"/>
            <w:divId w:val="604733056"/>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2AFCEDFC" w14:textId="77777777" w:rsidR="00016564" w:rsidRDefault="00016564">
          <w:pPr>
            <w:autoSpaceDE w:val="0"/>
            <w:autoSpaceDN w:val="0"/>
            <w:ind w:hanging="640"/>
            <w:divId w:val="752893134"/>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44429797" w14:textId="77777777" w:rsidR="00016564" w:rsidRDefault="00016564">
          <w:pPr>
            <w:autoSpaceDE w:val="0"/>
            <w:autoSpaceDN w:val="0"/>
            <w:ind w:hanging="640"/>
            <w:divId w:val="1027557249"/>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49BE5ACA" w14:textId="77777777" w:rsidR="00016564" w:rsidRDefault="00016564">
          <w:pPr>
            <w:autoSpaceDE w:val="0"/>
            <w:autoSpaceDN w:val="0"/>
            <w:ind w:hanging="640"/>
            <w:divId w:val="1184130091"/>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26ADD68B" w14:textId="77777777" w:rsidR="00016564" w:rsidRDefault="00016564">
          <w:pPr>
            <w:autoSpaceDE w:val="0"/>
            <w:autoSpaceDN w:val="0"/>
            <w:ind w:hanging="640"/>
            <w:divId w:val="1702585492"/>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760C6032" w14:textId="77777777" w:rsidR="00016564" w:rsidRDefault="00016564">
          <w:pPr>
            <w:autoSpaceDE w:val="0"/>
            <w:autoSpaceDN w:val="0"/>
            <w:ind w:hanging="640"/>
            <w:divId w:val="583223815"/>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53D345DD" w14:textId="77777777" w:rsidR="00016564" w:rsidRDefault="00016564">
          <w:pPr>
            <w:autoSpaceDE w:val="0"/>
            <w:autoSpaceDN w:val="0"/>
            <w:ind w:hanging="640"/>
            <w:divId w:val="326370263"/>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6B2C181C" w14:textId="77777777" w:rsidR="00016564" w:rsidRDefault="00016564">
          <w:pPr>
            <w:autoSpaceDE w:val="0"/>
            <w:autoSpaceDN w:val="0"/>
            <w:ind w:hanging="640"/>
            <w:divId w:val="1396009034"/>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15A5C86F" w14:textId="77777777" w:rsidR="00016564" w:rsidRDefault="00016564">
          <w:pPr>
            <w:autoSpaceDE w:val="0"/>
            <w:autoSpaceDN w:val="0"/>
            <w:ind w:hanging="640"/>
            <w:divId w:val="1934044328"/>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14071149" w14:textId="77777777" w:rsidR="00016564" w:rsidRDefault="00016564">
          <w:pPr>
            <w:autoSpaceDE w:val="0"/>
            <w:autoSpaceDN w:val="0"/>
            <w:ind w:hanging="640"/>
            <w:divId w:val="1198588927"/>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6E2ED184" w14:textId="77777777" w:rsidR="00016564" w:rsidRDefault="00016564">
          <w:pPr>
            <w:autoSpaceDE w:val="0"/>
            <w:autoSpaceDN w:val="0"/>
            <w:ind w:hanging="640"/>
            <w:divId w:val="1690065001"/>
            <w:rPr>
              <w:rFonts w:eastAsia="Times New Roman"/>
            </w:rPr>
          </w:pPr>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1528B768" w14:textId="77777777" w:rsidR="00016564" w:rsidRDefault="00016564">
          <w:pPr>
            <w:autoSpaceDE w:val="0"/>
            <w:autoSpaceDN w:val="0"/>
            <w:ind w:hanging="640"/>
            <w:divId w:val="1375539891"/>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5610CD66" w14:textId="77777777" w:rsidR="00016564" w:rsidRDefault="00016564">
          <w:pPr>
            <w:autoSpaceDE w:val="0"/>
            <w:autoSpaceDN w:val="0"/>
            <w:ind w:hanging="640"/>
            <w:divId w:val="1566182360"/>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5DA499DF" w14:textId="77777777" w:rsidR="00016564" w:rsidRDefault="00016564">
          <w:pPr>
            <w:autoSpaceDE w:val="0"/>
            <w:autoSpaceDN w:val="0"/>
            <w:ind w:hanging="640"/>
            <w:divId w:val="1979337301"/>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0EAFD55C" w14:textId="77777777" w:rsidR="00016564" w:rsidRDefault="00016564">
          <w:pPr>
            <w:autoSpaceDE w:val="0"/>
            <w:autoSpaceDN w:val="0"/>
            <w:ind w:hanging="640"/>
            <w:divId w:val="1287546899"/>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0A98D9A1" w14:textId="77777777" w:rsidR="00016564" w:rsidRDefault="00016564">
          <w:pPr>
            <w:autoSpaceDE w:val="0"/>
            <w:autoSpaceDN w:val="0"/>
            <w:ind w:hanging="640"/>
            <w:divId w:val="1134451178"/>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24E1B99A" w14:textId="77777777" w:rsidR="00016564" w:rsidRDefault="00016564">
          <w:pPr>
            <w:autoSpaceDE w:val="0"/>
            <w:autoSpaceDN w:val="0"/>
            <w:ind w:hanging="640"/>
            <w:divId w:val="2055545037"/>
            <w:rPr>
              <w:rFonts w:eastAsia="Times New Roman"/>
            </w:rPr>
          </w:pPr>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029A00B2" w14:textId="77777777" w:rsidR="00016564" w:rsidRDefault="00016564">
          <w:pPr>
            <w:autoSpaceDE w:val="0"/>
            <w:autoSpaceDN w:val="0"/>
            <w:ind w:hanging="640"/>
            <w:divId w:val="1812744724"/>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69196588" w14:textId="77777777" w:rsidR="00016564" w:rsidRDefault="00016564">
          <w:pPr>
            <w:autoSpaceDE w:val="0"/>
            <w:autoSpaceDN w:val="0"/>
            <w:ind w:hanging="640"/>
            <w:divId w:val="2039426398"/>
            <w:rPr>
              <w:rFonts w:eastAsia="Times New Roman"/>
            </w:rPr>
          </w:pPr>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0E590D72" w14:textId="77777777" w:rsidR="00016564" w:rsidRDefault="00016564">
          <w:pPr>
            <w:autoSpaceDE w:val="0"/>
            <w:autoSpaceDN w:val="0"/>
            <w:ind w:hanging="640"/>
            <w:divId w:val="193275268"/>
            <w:rPr>
              <w:rFonts w:eastAsia="Times New Roman"/>
            </w:rPr>
          </w:pPr>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09657C46" w14:textId="77777777" w:rsidR="00016564" w:rsidRDefault="00016564">
          <w:pPr>
            <w:autoSpaceDE w:val="0"/>
            <w:autoSpaceDN w:val="0"/>
            <w:ind w:hanging="640"/>
            <w:divId w:val="1032850671"/>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155D4334" w14:textId="77777777" w:rsidR="00016564" w:rsidRDefault="00016564">
          <w:pPr>
            <w:autoSpaceDE w:val="0"/>
            <w:autoSpaceDN w:val="0"/>
            <w:ind w:hanging="640"/>
            <w:divId w:val="781613268"/>
            <w:rPr>
              <w:rFonts w:eastAsia="Times New Roman"/>
            </w:rPr>
          </w:pPr>
          <w:r>
            <w:rPr>
              <w:rFonts w:eastAsia="Times New Roman"/>
            </w:rPr>
            <w:t xml:space="preserve">[29]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35E7D717" w14:textId="77777777" w:rsidR="00016564" w:rsidRDefault="00016564">
          <w:pPr>
            <w:autoSpaceDE w:val="0"/>
            <w:autoSpaceDN w:val="0"/>
            <w:ind w:hanging="640"/>
            <w:divId w:val="297493951"/>
            <w:rPr>
              <w:rFonts w:eastAsia="Times New Roman"/>
            </w:rPr>
          </w:pPr>
          <w:r>
            <w:rPr>
              <w:rFonts w:eastAsia="Times New Roman"/>
            </w:rPr>
            <w:t>[30]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1A3365D9" w14:textId="77777777" w:rsidR="00016564" w:rsidRDefault="00016564">
          <w:pPr>
            <w:autoSpaceDE w:val="0"/>
            <w:autoSpaceDN w:val="0"/>
            <w:ind w:hanging="640"/>
            <w:divId w:val="2127312578"/>
            <w:rPr>
              <w:rFonts w:eastAsia="Times New Roman"/>
            </w:rPr>
          </w:pPr>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40D6FD2A" w14:textId="77777777" w:rsidR="00016564" w:rsidRDefault="00016564">
          <w:pPr>
            <w:autoSpaceDE w:val="0"/>
            <w:autoSpaceDN w:val="0"/>
            <w:ind w:hanging="640"/>
            <w:divId w:val="1533347894"/>
            <w:rPr>
              <w:rFonts w:eastAsia="Times New Roman"/>
            </w:rPr>
          </w:pPr>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12BB0B1A" w14:textId="77777777" w:rsidR="00016564" w:rsidRDefault="00016564">
          <w:pPr>
            <w:autoSpaceDE w:val="0"/>
            <w:autoSpaceDN w:val="0"/>
            <w:ind w:hanging="640"/>
            <w:divId w:val="89855139"/>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2CA5ABEE" w14:textId="77777777" w:rsidR="00016564" w:rsidRDefault="00016564">
          <w:pPr>
            <w:autoSpaceDE w:val="0"/>
            <w:autoSpaceDN w:val="0"/>
            <w:ind w:hanging="640"/>
            <w:divId w:val="1050806086"/>
            <w:rPr>
              <w:rFonts w:eastAsia="Times New Roman"/>
            </w:rPr>
          </w:pPr>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6AC187E0" w14:textId="77777777" w:rsidR="00016564" w:rsidRDefault="00016564">
          <w:pPr>
            <w:autoSpaceDE w:val="0"/>
            <w:autoSpaceDN w:val="0"/>
            <w:ind w:hanging="640"/>
            <w:divId w:val="547035094"/>
            <w:rPr>
              <w:rFonts w:eastAsia="Times New Roman"/>
            </w:rPr>
          </w:pPr>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1D8681FB" w14:textId="77777777" w:rsidR="00016564" w:rsidRDefault="00016564">
          <w:pPr>
            <w:autoSpaceDE w:val="0"/>
            <w:autoSpaceDN w:val="0"/>
            <w:ind w:hanging="640"/>
            <w:divId w:val="223637136"/>
            <w:rPr>
              <w:rFonts w:eastAsia="Times New Roman"/>
            </w:rPr>
          </w:pPr>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4C353959" w14:textId="77777777" w:rsidR="00016564" w:rsidRDefault="00016564">
          <w:pPr>
            <w:autoSpaceDE w:val="0"/>
            <w:autoSpaceDN w:val="0"/>
            <w:ind w:hanging="640"/>
            <w:divId w:val="754087411"/>
            <w:rPr>
              <w:rFonts w:eastAsia="Times New Roman"/>
            </w:rPr>
          </w:pPr>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30E5E9E5" w14:textId="77777777" w:rsidR="00016564" w:rsidRDefault="00016564">
          <w:pPr>
            <w:autoSpaceDE w:val="0"/>
            <w:autoSpaceDN w:val="0"/>
            <w:ind w:hanging="640"/>
            <w:divId w:val="422915652"/>
            <w:rPr>
              <w:rFonts w:eastAsia="Times New Roman"/>
            </w:rPr>
          </w:pPr>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7F4AB281" w14:textId="77777777" w:rsidR="00016564" w:rsidRDefault="00016564">
          <w:pPr>
            <w:autoSpaceDE w:val="0"/>
            <w:autoSpaceDN w:val="0"/>
            <w:ind w:hanging="640"/>
            <w:divId w:val="1964076663"/>
            <w:rPr>
              <w:rFonts w:eastAsia="Times New Roman"/>
            </w:rPr>
          </w:pPr>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6FAF0788" w14:textId="77777777" w:rsidR="00016564" w:rsidRDefault="00016564">
          <w:pPr>
            <w:autoSpaceDE w:val="0"/>
            <w:autoSpaceDN w:val="0"/>
            <w:ind w:hanging="640"/>
            <w:divId w:val="2108846453"/>
            <w:rPr>
              <w:rFonts w:eastAsia="Times New Roman"/>
            </w:rPr>
          </w:pPr>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28C0D23C" w14:textId="77777777" w:rsidR="00016564" w:rsidRDefault="00016564">
          <w:pPr>
            <w:autoSpaceDE w:val="0"/>
            <w:autoSpaceDN w:val="0"/>
            <w:ind w:hanging="640"/>
            <w:divId w:val="1351562957"/>
            <w:rPr>
              <w:rFonts w:eastAsia="Times New Roman"/>
            </w:rPr>
          </w:pPr>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084E1BF2" w14:textId="77777777" w:rsidR="00016564" w:rsidRDefault="00016564">
          <w:pPr>
            <w:autoSpaceDE w:val="0"/>
            <w:autoSpaceDN w:val="0"/>
            <w:ind w:hanging="640"/>
            <w:divId w:val="1867715005"/>
            <w:rPr>
              <w:rFonts w:eastAsia="Times New Roman"/>
            </w:rPr>
          </w:pPr>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3792C5B7" w14:textId="77777777" w:rsidR="00016564" w:rsidRDefault="00016564">
          <w:pPr>
            <w:autoSpaceDE w:val="0"/>
            <w:autoSpaceDN w:val="0"/>
            <w:ind w:hanging="640"/>
            <w:divId w:val="386729077"/>
            <w:rPr>
              <w:rFonts w:eastAsia="Times New Roman"/>
            </w:rPr>
          </w:pPr>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14B7DD2B" w14:textId="77777777" w:rsidR="00016564" w:rsidRDefault="00016564">
          <w:pPr>
            <w:autoSpaceDE w:val="0"/>
            <w:autoSpaceDN w:val="0"/>
            <w:ind w:hanging="640"/>
            <w:divId w:val="1979527397"/>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6CAC6C5F" w14:textId="77777777" w:rsidR="00016564" w:rsidRDefault="00016564">
          <w:pPr>
            <w:autoSpaceDE w:val="0"/>
            <w:autoSpaceDN w:val="0"/>
            <w:ind w:hanging="640"/>
            <w:divId w:val="1167210247"/>
            <w:rPr>
              <w:rFonts w:eastAsia="Times New Roman"/>
            </w:rPr>
          </w:pPr>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2DC669BB" w14:textId="77777777" w:rsidR="00016564" w:rsidRDefault="00016564">
          <w:pPr>
            <w:autoSpaceDE w:val="0"/>
            <w:autoSpaceDN w:val="0"/>
            <w:ind w:hanging="640"/>
            <w:divId w:val="839588676"/>
            <w:rPr>
              <w:rFonts w:eastAsia="Times New Roman"/>
            </w:rPr>
          </w:pPr>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2FD2F018" w14:textId="77777777" w:rsidR="00016564" w:rsidRDefault="00016564">
          <w:pPr>
            <w:autoSpaceDE w:val="0"/>
            <w:autoSpaceDN w:val="0"/>
            <w:ind w:hanging="640"/>
            <w:divId w:val="372923777"/>
            <w:rPr>
              <w:rFonts w:eastAsia="Times New Roman"/>
            </w:rPr>
          </w:pPr>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4A51954C" w14:textId="77777777" w:rsidR="00016564" w:rsidRDefault="00016564">
          <w:pPr>
            <w:autoSpaceDE w:val="0"/>
            <w:autoSpaceDN w:val="0"/>
            <w:ind w:hanging="640"/>
            <w:divId w:val="1385565529"/>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36D95083" w14:textId="77777777" w:rsidR="00016564" w:rsidRDefault="00016564">
          <w:pPr>
            <w:autoSpaceDE w:val="0"/>
            <w:autoSpaceDN w:val="0"/>
            <w:ind w:hanging="640"/>
            <w:divId w:val="428500684"/>
            <w:rPr>
              <w:rFonts w:eastAsia="Times New Roman"/>
            </w:rPr>
          </w:pPr>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49F28B81" w14:textId="77777777" w:rsidR="00016564" w:rsidRDefault="00016564">
          <w:pPr>
            <w:autoSpaceDE w:val="0"/>
            <w:autoSpaceDN w:val="0"/>
            <w:ind w:hanging="640"/>
            <w:divId w:val="1453981722"/>
            <w:rPr>
              <w:rFonts w:eastAsia="Times New Roman"/>
            </w:rPr>
          </w:pPr>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78DEAC80" w14:textId="77777777" w:rsidR="00016564" w:rsidRDefault="00016564">
          <w:pPr>
            <w:autoSpaceDE w:val="0"/>
            <w:autoSpaceDN w:val="0"/>
            <w:ind w:hanging="640"/>
            <w:divId w:val="1893232040"/>
            <w:rPr>
              <w:rFonts w:eastAsia="Times New Roman"/>
            </w:rPr>
          </w:pPr>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p>
        <w:p w14:paraId="118CA623" w14:textId="77777777" w:rsidR="00016564" w:rsidRDefault="00016564">
          <w:pPr>
            <w:autoSpaceDE w:val="0"/>
            <w:autoSpaceDN w:val="0"/>
            <w:ind w:hanging="640"/>
            <w:divId w:val="1699888814"/>
            <w:rPr>
              <w:rFonts w:eastAsia="Times New Roman"/>
            </w:rPr>
          </w:pPr>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5BCE351A" w14:textId="77777777" w:rsidR="00016564" w:rsidRDefault="00016564">
          <w:pPr>
            <w:autoSpaceDE w:val="0"/>
            <w:autoSpaceDN w:val="0"/>
            <w:ind w:hanging="640"/>
            <w:divId w:val="1083255293"/>
            <w:rPr>
              <w:rFonts w:eastAsia="Times New Roman"/>
            </w:rPr>
          </w:pPr>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10D7FC9E" w14:textId="77777777" w:rsidR="00016564" w:rsidRDefault="00016564">
          <w:pPr>
            <w:autoSpaceDE w:val="0"/>
            <w:autoSpaceDN w:val="0"/>
            <w:ind w:hanging="640"/>
            <w:divId w:val="1900626094"/>
            <w:rPr>
              <w:rFonts w:eastAsia="Times New Roman"/>
            </w:rPr>
          </w:pPr>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4902E887" w14:textId="77777777" w:rsidR="00016564" w:rsidRDefault="00016564">
          <w:pPr>
            <w:autoSpaceDE w:val="0"/>
            <w:autoSpaceDN w:val="0"/>
            <w:ind w:hanging="640"/>
            <w:divId w:val="1651708514"/>
            <w:rPr>
              <w:rFonts w:eastAsia="Times New Roman"/>
            </w:rPr>
          </w:pPr>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0F9F668D" w14:textId="77777777" w:rsidR="00016564" w:rsidRDefault="00016564">
          <w:pPr>
            <w:autoSpaceDE w:val="0"/>
            <w:autoSpaceDN w:val="0"/>
            <w:ind w:hanging="640"/>
            <w:divId w:val="945964921"/>
            <w:rPr>
              <w:rFonts w:eastAsia="Times New Roman"/>
            </w:rPr>
          </w:pPr>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712DEB16" w14:textId="77777777" w:rsidR="00016564" w:rsidRDefault="00016564">
          <w:pPr>
            <w:autoSpaceDE w:val="0"/>
            <w:autoSpaceDN w:val="0"/>
            <w:ind w:hanging="640"/>
            <w:divId w:val="446046528"/>
            <w:rPr>
              <w:rFonts w:eastAsia="Times New Roman"/>
            </w:rPr>
          </w:pPr>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09A0B038" w14:textId="77777777" w:rsidR="00016564" w:rsidRDefault="00016564">
          <w:pPr>
            <w:autoSpaceDE w:val="0"/>
            <w:autoSpaceDN w:val="0"/>
            <w:ind w:hanging="640"/>
            <w:divId w:val="711539961"/>
            <w:rPr>
              <w:rFonts w:eastAsia="Times New Roman"/>
            </w:rPr>
          </w:pPr>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74950651" w14:textId="77777777" w:rsidR="00016564" w:rsidRDefault="00016564">
          <w:pPr>
            <w:autoSpaceDE w:val="0"/>
            <w:autoSpaceDN w:val="0"/>
            <w:ind w:hanging="640"/>
            <w:divId w:val="898634804"/>
            <w:rPr>
              <w:rFonts w:eastAsia="Times New Roman"/>
            </w:rPr>
          </w:pPr>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1420578D" w14:textId="77777777" w:rsidR="00016564" w:rsidRDefault="00016564">
          <w:pPr>
            <w:autoSpaceDE w:val="0"/>
            <w:autoSpaceDN w:val="0"/>
            <w:ind w:hanging="640"/>
            <w:divId w:val="250697243"/>
            <w:rPr>
              <w:rFonts w:eastAsia="Times New Roman"/>
            </w:rPr>
          </w:pPr>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37CB7518" w14:textId="77777777" w:rsidR="00016564" w:rsidRDefault="00016564">
          <w:pPr>
            <w:autoSpaceDE w:val="0"/>
            <w:autoSpaceDN w:val="0"/>
            <w:ind w:hanging="640"/>
            <w:divId w:val="1598712005"/>
            <w:rPr>
              <w:rFonts w:eastAsia="Times New Roman"/>
            </w:rPr>
          </w:pPr>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1357EE64" w14:textId="77777777" w:rsidR="00016564" w:rsidRDefault="00016564">
          <w:pPr>
            <w:autoSpaceDE w:val="0"/>
            <w:autoSpaceDN w:val="0"/>
            <w:ind w:hanging="640"/>
            <w:divId w:val="122575902"/>
            <w:rPr>
              <w:rFonts w:eastAsia="Times New Roman"/>
            </w:rPr>
          </w:pPr>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2F612F8C" w14:textId="77777777" w:rsidR="00016564" w:rsidRDefault="00016564">
          <w:pPr>
            <w:autoSpaceDE w:val="0"/>
            <w:autoSpaceDN w:val="0"/>
            <w:ind w:hanging="640"/>
            <w:divId w:val="58554748"/>
            <w:rPr>
              <w:rFonts w:eastAsia="Times New Roman"/>
            </w:rPr>
          </w:pPr>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3E69D0B2" w14:textId="77777777" w:rsidR="00016564" w:rsidRDefault="00016564">
          <w:pPr>
            <w:autoSpaceDE w:val="0"/>
            <w:autoSpaceDN w:val="0"/>
            <w:ind w:hanging="640"/>
            <w:divId w:val="750394924"/>
            <w:rPr>
              <w:rFonts w:eastAsia="Times New Roman"/>
            </w:rPr>
          </w:pPr>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7C781766" w14:textId="77777777" w:rsidR="00016564" w:rsidRDefault="00016564">
          <w:pPr>
            <w:autoSpaceDE w:val="0"/>
            <w:autoSpaceDN w:val="0"/>
            <w:ind w:hanging="640"/>
            <w:divId w:val="75639363"/>
            <w:rPr>
              <w:rFonts w:eastAsia="Times New Roman"/>
            </w:rPr>
          </w:pPr>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2626A2FC" w14:textId="77777777" w:rsidR="00016564" w:rsidRDefault="00016564">
          <w:pPr>
            <w:autoSpaceDE w:val="0"/>
            <w:autoSpaceDN w:val="0"/>
            <w:ind w:hanging="640"/>
            <w:divId w:val="1672947687"/>
            <w:rPr>
              <w:rFonts w:eastAsia="Times New Roman"/>
            </w:rPr>
          </w:pPr>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33476BFF" w14:textId="77777777" w:rsidR="00016564" w:rsidRDefault="00016564">
          <w:pPr>
            <w:autoSpaceDE w:val="0"/>
            <w:autoSpaceDN w:val="0"/>
            <w:ind w:hanging="640"/>
            <w:divId w:val="1862550747"/>
            <w:rPr>
              <w:rFonts w:eastAsia="Times New Roman"/>
            </w:rPr>
          </w:pPr>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5606F64B" w14:textId="77777777" w:rsidR="00016564" w:rsidRDefault="00016564">
          <w:pPr>
            <w:autoSpaceDE w:val="0"/>
            <w:autoSpaceDN w:val="0"/>
            <w:ind w:hanging="640"/>
            <w:divId w:val="458840081"/>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64238139" w14:textId="77777777" w:rsidR="00016564" w:rsidRDefault="00016564">
          <w:pPr>
            <w:autoSpaceDE w:val="0"/>
            <w:autoSpaceDN w:val="0"/>
            <w:ind w:hanging="640"/>
            <w:divId w:val="660933550"/>
            <w:rPr>
              <w:rFonts w:eastAsia="Times New Roman"/>
            </w:rPr>
          </w:pPr>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412149B7" w14:textId="77777777" w:rsidR="00016564" w:rsidRDefault="00016564">
          <w:pPr>
            <w:autoSpaceDE w:val="0"/>
            <w:autoSpaceDN w:val="0"/>
            <w:ind w:hanging="640"/>
            <w:divId w:val="427846403"/>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3515BB70" w14:textId="77777777" w:rsidR="00016564" w:rsidRDefault="00016564">
          <w:pPr>
            <w:autoSpaceDE w:val="0"/>
            <w:autoSpaceDN w:val="0"/>
            <w:ind w:hanging="640"/>
            <w:divId w:val="1903443634"/>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1DC475E1" w14:textId="77777777" w:rsidR="00016564" w:rsidRDefault="00016564">
          <w:pPr>
            <w:autoSpaceDE w:val="0"/>
            <w:autoSpaceDN w:val="0"/>
            <w:ind w:hanging="640"/>
            <w:divId w:val="1144279322"/>
            <w:rPr>
              <w:rFonts w:eastAsia="Times New Roman"/>
            </w:rPr>
          </w:pPr>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14EB0970" w14:textId="77777777" w:rsidR="00016564" w:rsidRDefault="00016564">
          <w:pPr>
            <w:autoSpaceDE w:val="0"/>
            <w:autoSpaceDN w:val="0"/>
            <w:ind w:hanging="640"/>
            <w:divId w:val="1791781822"/>
            <w:rPr>
              <w:rFonts w:eastAsia="Times New Roman"/>
            </w:rPr>
          </w:pPr>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17D5D938" w14:textId="77777777" w:rsidR="00016564" w:rsidRDefault="00016564">
          <w:pPr>
            <w:autoSpaceDE w:val="0"/>
            <w:autoSpaceDN w:val="0"/>
            <w:ind w:hanging="640"/>
            <w:divId w:val="2123642244"/>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01FAF06C" w14:textId="77777777" w:rsidR="00016564" w:rsidRDefault="00016564">
          <w:pPr>
            <w:autoSpaceDE w:val="0"/>
            <w:autoSpaceDN w:val="0"/>
            <w:ind w:hanging="640"/>
            <w:divId w:val="807281207"/>
            <w:rPr>
              <w:rFonts w:eastAsia="Times New Roman"/>
            </w:rPr>
          </w:pPr>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12E5FFC2" w14:textId="77777777" w:rsidR="00016564" w:rsidRDefault="00016564">
          <w:pPr>
            <w:autoSpaceDE w:val="0"/>
            <w:autoSpaceDN w:val="0"/>
            <w:ind w:hanging="640"/>
            <w:divId w:val="669328614"/>
            <w:rPr>
              <w:rFonts w:eastAsia="Times New Roman"/>
            </w:rPr>
          </w:pPr>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1C916283" w14:textId="77777777" w:rsidR="00016564" w:rsidRDefault="00016564">
          <w:pPr>
            <w:autoSpaceDE w:val="0"/>
            <w:autoSpaceDN w:val="0"/>
            <w:ind w:hanging="640"/>
            <w:divId w:val="686954738"/>
            <w:rPr>
              <w:rFonts w:eastAsia="Times New Roman"/>
            </w:rPr>
          </w:pPr>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107D0C71" w14:textId="77777777" w:rsidR="00016564" w:rsidRDefault="00016564">
          <w:pPr>
            <w:autoSpaceDE w:val="0"/>
            <w:autoSpaceDN w:val="0"/>
            <w:ind w:hanging="640"/>
            <w:divId w:val="58990713"/>
            <w:rPr>
              <w:rFonts w:eastAsia="Times New Roman"/>
            </w:rPr>
          </w:pPr>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2852FE27" w14:textId="77777777" w:rsidR="00016564" w:rsidRDefault="00016564">
          <w:pPr>
            <w:autoSpaceDE w:val="0"/>
            <w:autoSpaceDN w:val="0"/>
            <w:ind w:hanging="640"/>
            <w:divId w:val="1150295131"/>
            <w:rPr>
              <w:rFonts w:eastAsia="Times New Roman"/>
            </w:rPr>
          </w:pPr>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12ECF35D" w14:textId="77777777" w:rsidR="00016564" w:rsidRDefault="00016564">
          <w:pPr>
            <w:autoSpaceDE w:val="0"/>
            <w:autoSpaceDN w:val="0"/>
            <w:ind w:hanging="640"/>
            <w:divId w:val="1669098181"/>
            <w:rPr>
              <w:rFonts w:eastAsia="Times New Roman"/>
            </w:rPr>
          </w:pPr>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2740FE6B" w14:textId="77777777" w:rsidR="00016564" w:rsidRDefault="00016564">
          <w:pPr>
            <w:autoSpaceDE w:val="0"/>
            <w:autoSpaceDN w:val="0"/>
            <w:ind w:hanging="640"/>
            <w:divId w:val="649141226"/>
            <w:rPr>
              <w:rFonts w:eastAsia="Times New Roman"/>
            </w:rPr>
          </w:pPr>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036D1B3A" w14:textId="77777777" w:rsidR="00016564" w:rsidRDefault="00016564">
          <w:pPr>
            <w:autoSpaceDE w:val="0"/>
            <w:autoSpaceDN w:val="0"/>
            <w:ind w:hanging="640"/>
            <w:divId w:val="1675299342"/>
            <w:rPr>
              <w:rFonts w:eastAsia="Times New Roman"/>
            </w:rPr>
          </w:pPr>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0BBA3712" w14:textId="77777777" w:rsidR="00016564" w:rsidRDefault="00016564">
          <w:pPr>
            <w:autoSpaceDE w:val="0"/>
            <w:autoSpaceDN w:val="0"/>
            <w:ind w:hanging="640"/>
            <w:divId w:val="1072116646"/>
            <w:rPr>
              <w:rFonts w:eastAsia="Times New Roman"/>
            </w:rPr>
          </w:pPr>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01DF6D75" w14:textId="77777777" w:rsidR="00016564" w:rsidRDefault="00016564">
          <w:pPr>
            <w:autoSpaceDE w:val="0"/>
            <w:autoSpaceDN w:val="0"/>
            <w:ind w:hanging="640"/>
            <w:divId w:val="2050445623"/>
            <w:rPr>
              <w:rFonts w:eastAsia="Times New Roman"/>
            </w:rPr>
          </w:pPr>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7376D2A7" w14:textId="77777777" w:rsidR="00016564" w:rsidRDefault="00016564">
          <w:pPr>
            <w:autoSpaceDE w:val="0"/>
            <w:autoSpaceDN w:val="0"/>
            <w:ind w:hanging="640"/>
            <w:divId w:val="1492941147"/>
            <w:rPr>
              <w:rFonts w:eastAsia="Times New Roman"/>
            </w:rPr>
          </w:pPr>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307C56DE" w14:textId="77777777" w:rsidR="00016564" w:rsidRDefault="00016564">
          <w:pPr>
            <w:autoSpaceDE w:val="0"/>
            <w:autoSpaceDN w:val="0"/>
            <w:ind w:hanging="640"/>
            <w:divId w:val="1352802810"/>
            <w:rPr>
              <w:rFonts w:eastAsia="Times New Roman"/>
            </w:rPr>
          </w:pPr>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2D1D5958" w14:textId="77777777" w:rsidR="00016564" w:rsidRDefault="00016564">
          <w:pPr>
            <w:autoSpaceDE w:val="0"/>
            <w:autoSpaceDN w:val="0"/>
            <w:ind w:hanging="640"/>
            <w:divId w:val="1996448756"/>
            <w:rPr>
              <w:rFonts w:eastAsia="Times New Roman"/>
            </w:rPr>
          </w:pPr>
          <w:r>
            <w:rPr>
              <w:rFonts w:eastAsia="Times New Roman"/>
            </w:rPr>
            <w:t xml:space="preserve">[87]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p>
        <w:p w14:paraId="59F93E83" w14:textId="77777777" w:rsidR="00016564" w:rsidRDefault="00016564">
          <w:pPr>
            <w:autoSpaceDE w:val="0"/>
            <w:autoSpaceDN w:val="0"/>
            <w:ind w:hanging="640"/>
            <w:divId w:val="1012994671"/>
            <w:rPr>
              <w:rFonts w:eastAsia="Times New Roman"/>
            </w:rPr>
          </w:pPr>
          <w:r>
            <w:rPr>
              <w:rFonts w:eastAsia="Times New Roman"/>
            </w:rPr>
            <w:t xml:space="preserve">[88]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p>
        <w:p w14:paraId="49E0149C" w14:textId="77777777" w:rsidR="00016564" w:rsidRDefault="00016564">
          <w:pPr>
            <w:autoSpaceDE w:val="0"/>
            <w:autoSpaceDN w:val="0"/>
            <w:ind w:hanging="640"/>
            <w:divId w:val="992485396"/>
            <w:rPr>
              <w:rFonts w:eastAsia="Times New Roman"/>
            </w:rPr>
          </w:pPr>
          <w:r>
            <w:rPr>
              <w:rFonts w:eastAsia="Times New Roman"/>
            </w:rPr>
            <w:t xml:space="preserve">[89]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p>
        <w:p w14:paraId="34838987" w14:textId="77777777" w:rsidR="00016564" w:rsidRDefault="00016564">
          <w:pPr>
            <w:autoSpaceDE w:val="0"/>
            <w:autoSpaceDN w:val="0"/>
            <w:ind w:hanging="640"/>
            <w:divId w:val="958490033"/>
            <w:rPr>
              <w:rFonts w:eastAsia="Times New Roman"/>
            </w:rPr>
          </w:pPr>
          <w:r>
            <w:rPr>
              <w:rFonts w:eastAsia="Times New Roman"/>
            </w:rPr>
            <w:t xml:space="preserve">[90]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p>
        <w:p w14:paraId="353FC640" w14:textId="77777777" w:rsidR="00016564" w:rsidRDefault="00016564">
          <w:pPr>
            <w:autoSpaceDE w:val="0"/>
            <w:autoSpaceDN w:val="0"/>
            <w:ind w:hanging="640"/>
            <w:divId w:val="1356735801"/>
            <w:rPr>
              <w:rFonts w:eastAsia="Times New Roman"/>
            </w:rPr>
          </w:pPr>
          <w:r>
            <w:rPr>
              <w:rFonts w:eastAsia="Times New Roman"/>
            </w:rPr>
            <w:t xml:space="preserve">[91]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6AA566A8" w14:textId="77777777" w:rsidR="00016564" w:rsidRDefault="00016564">
          <w:pPr>
            <w:autoSpaceDE w:val="0"/>
            <w:autoSpaceDN w:val="0"/>
            <w:ind w:hanging="640"/>
            <w:divId w:val="435249419"/>
            <w:rPr>
              <w:rFonts w:eastAsia="Times New Roman"/>
            </w:rPr>
          </w:pPr>
          <w:r>
            <w:rPr>
              <w:rFonts w:eastAsia="Times New Roman"/>
            </w:rPr>
            <w:t xml:space="preserve">[92]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p>
        <w:p w14:paraId="666019F7" w14:textId="77777777" w:rsidR="00016564" w:rsidRDefault="00016564">
          <w:pPr>
            <w:autoSpaceDE w:val="0"/>
            <w:autoSpaceDN w:val="0"/>
            <w:ind w:hanging="640"/>
            <w:divId w:val="1987271972"/>
            <w:rPr>
              <w:rFonts w:eastAsia="Times New Roman"/>
            </w:rPr>
          </w:pPr>
          <w:r>
            <w:rPr>
              <w:rFonts w:eastAsia="Times New Roman"/>
            </w:rPr>
            <w:t xml:space="preserve">[93]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p>
        <w:p w14:paraId="0FD0F7E5" w14:textId="77777777" w:rsidR="00016564" w:rsidRDefault="00016564">
          <w:pPr>
            <w:autoSpaceDE w:val="0"/>
            <w:autoSpaceDN w:val="0"/>
            <w:ind w:hanging="640"/>
            <w:divId w:val="1458598059"/>
            <w:rPr>
              <w:rFonts w:eastAsia="Times New Roman"/>
            </w:rPr>
          </w:pPr>
          <w:r>
            <w:rPr>
              <w:rFonts w:eastAsia="Times New Roman"/>
            </w:rPr>
            <w:t xml:space="preserve">[94]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p>
        <w:p w14:paraId="5EC2B387" w14:textId="77777777" w:rsidR="00016564" w:rsidRDefault="00016564">
          <w:pPr>
            <w:autoSpaceDE w:val="0"/>
            <w:autoSpaceDN w:val="0"/>
            <w:ind w:hanging="640"/>
            <w:divId w:val="139854241"/>
            <w:rPr>
              <w:rFonts w:eastAsia="Times New Roman"/>
            </w:rPr>
          </w:pPr>
          <w:r>
            <w:rPr>
              <w:rFonts w:eastAsia="Times New Roman"/>
            </w:rPr>
            <w:t xml:space="preserve">[95]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p>
        <w:p w14:paraId="6E6E29BE" w14:textId="77777777" w:rsidR="00016564" w:rsidRDefault="00016564">
          <w:pPr>
            <w:autoSpaceDE w:val="0"/>
            <w:autoSpaceDN w:val="0"/>
            <w:ind w:hanging="640"/>
            <w:divId w:val="316614446"/>
            <w:rPr>
              <w:rFonts w:eastAsia="Times New Roman"/>
            </w:rPr>
          </w:pPr>
          <w:r>
            <w:rPr>
              <w:rFonts w:eastAsia="Times New Roman"/>
            </w:rPr>
            <w:t xml:space="preserve">[96]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p>
        <w:p w14:paraId="134446DA" w14:textId="77777777" w:rsidR="00016564" w:rsidRDefault="00016564">
          <w:pPr>
            <w:autoSpaceDE w:val="0"/>
            <w:autoSpaceDN w:val="0"/>
            <w:ind w:hanging="640"/>
            <w:divId w:val="631861400"/>
            <w:rPr>
              <w:rFonts w:eastAsia="Times New Roman"/>
            </w:rPr>
          </w:pPr>
          <w:r>
            <w:rPr>
              <w:rFonts w:eastAsia="Times New Roman"/>
            </w:rPr>
            <w:t xml:space="preserve">[97]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3D5ED12B" w14:textId="77777777" w:rsidR="00016564" w:rsidRDefault="00016564">
          <w:pPr>
            <w:autoSpaceDE w:val="0"/>
            <w:autoSpaceDN w:val="0"/>
            <w:ind w:hanging="640"/>
            <w:divId w:val="260646470"/>
            <w:rPr>
              <w:rFonts w:eastAsia="Times New Roman"/>
            </w:rPr>
          </w:pPr>
          <w:r>
            <w:rPr>
              <w:rFonts w:eastAsia="Times New Roman"/>
            </w:rPr>
            <w:t xml:space="preserve">[98]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p>
        <w:p w14:paraId="798B2C65" w14:textId="77777777" w:rsidR="00016564" w:rsidRDefault="00016564">
          <w:pPr>
            <w:autoSpaceDE w:val="0"/>
            <w:autoSpaceDN w:val="0"/>
            <w:ind w:hanging="640"/>
            <w:divId w:val="1884638235"/>
            <w:rPr>
              <w:rFonts w:eastAsia="Times New Roman"/>
            </w:rPr>
          </w:pPr>
          <w:r>
            <w:rPr>
              <w:rFonts w:eastAsia="Times New Roman"/>
            </w:rPr>
            <w:lastRenderedPageBreak/>
            <w:t xml:space="preserve">[99]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6B330D5C" w14:textId="77777777" w:rsidR="00016564" w:rsidRDefault="00016564">
          <w:pPr>
            <w:autoSpaceDE w:val="0"/>
            <w:autoSpaceDN w:val="0"/>
            <w:ind w:hanging="640"/>
            <w:divId w:val="935358858"/>
            <w:rPr>
              <w:rFonts w:eastAsia="Times New Roman"/>
            </w:rPr>
          </w:pPr>
          <w:r>
            <w:rPr>
              <w:rFonts w:eastAsia="Times New Roman"/>
            </w:rPr>
            <w:t xml:space="preserve">[100]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20946734" w14:textId="77777777" w:rsidR="00016564" w:rsidRDefault="00016564">
          <w:pPr>
            <w:autoSpaceDE w:val="0"/>
            <w:autoSpaceDN w:val="0"/>
            <w:ind w:hanging="640"/>
            <w:divId w:val="1520200715"/>
            <w:rPr>
              <w:rFonts w:eastAsia="Times New Roman"/>
            </w:rPr>
          </w:pPr>
          <w:r>
            <w:rPr>
              <w:rFonts w:eastAsia="Times New Roman"/>
            </w:rPr>
            <w:t xml:space="preserve">[101]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7847F534" w14:textId="77777777" w:rsidR="00016564" w:rsidRDefault="00016564">
          <w:pPr>
            <w:autoSpaceDE w:val="0"/>
            <w:autoSpaceDN w:val="0"/>
            <w:ind w:hanging="640"/>
            <w:divId w:val="437335826"/>
            <w:rPr>
              <w:rFonts w:eastAsia="Times New Roman"/>
            </w:rPr>
          </w:pPr>
          <w:r>
            <w:rPr>
              <w:rFonts w:eastAsia="Times New Roman"/>
            </w:rPr>
            <w:t xml:space="preserve">[102]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7B96B862" w14:textId="77777777" w:rsidR="00016564" w:rsidRDefault="00016564">
          <w:pPr>
            <w:autoSpaceDE w:val="0"/>
            <w:autoSpaceDN w:val="0"/>
            <w:ind w:hanging="640"/>
            <w:divId w:val="881012850"/>
            <w:rPr>
              <w:rFonts w:eastAsia="Times New Roman"/>
            </w:rPr>
          </w:pPr>
          <w:r>
            <w:rPr>
              <w:rFonts w:eastAsia="Times New Roman"/>
            </w:rPr>
            <w:t xml:space="preserve">[103]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602C8867" w14:textId="77777777" w:rsidR="00016564" w:rsidRDefault="00016564">
          <w:pPr>
            <w:autoSpaceDE w:val="0"/>
            <w:autoSpaceDN w:val="0"/>
            <w:ind w:hanging="640"/>
            <w:divId w:val="314728913"/>
            <w:rPr>
              <w:rFonts w:eastAsia="Times New Roman"/>
            </w:rPr>
          </w:pPr>
          <w:r>
            <w:rPr>
              <w:rFonts w:eastAsia="Times New Roman"/>
            </w:rPr>
            <w:t xml:space="preserve">[104]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2779BA8D" w14:textId="77777777" w:rsidR="00016564" w:rsidRDefault="00016564">
          <w:pPr>
            <w:autoSpaceDE w:val="0"/>
            <w:autoSpaceDN w:val="0"/>
            <w:ind w:hanging="640"/>
            <w:divId w:val="770394752"/>
            <w:rPr>
              <w:rFonts w:eastAsia="Times New Roman"/>
            </w:rPr>
          </w:pPr>
          <w:r>
            <w:rPr>
              <w:rFonts w:eastAsia="Times New Roman"/>
            </w:rPr>
            <w:t xml:space="preserve">[105]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03F6729E" w14:textId="77777777" w:rsidR="00016564" w:rsidRDefault="00016564">
          <w:pPr>
            <w:autoSpaceDE w:val="0"/>
            <w:autoSpaceDN w:val="0"/>
            <w:ind w:hanging="640"/>
            <w:divId w:val="930354998"/>
            <w:rPr>
              <w:rFonts w:eastAsia="Times New Roman"/>
            </w:rPr>
          </w:pPr>
          <w:r>
            <w:rPr>
              <w:rFonts w:eastAsia="Times New Roman"/>
            </w:rPr>
            <w:t xml:space="preserve">[106]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2097BE23" w14:textId="77777777" w:rsidR="00016564" w:rsidRDefault="00016564">
          <w:pPr>
            <w:autoSpaceDE w:val="0"/>
            <w:autoSpaceDN w:val="0"/>
            <w:ind w:hanging="640"/>
            <w:divId w:val="2044986050"/>
            <w:rPr>
              <w:rFonts w:eastAsia="Times New Roman"/>
            </w:rPr>
          </w:pPr>
          <w:r>
            <w:rPr>
              <w:rFonts w:eastAsia="Times New Roman"/>
            </w:rPr>
            <w:t xml:space="preserve">[107]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78661B07" w14:textId="77777777" w:rsidR="00016564" w:rsidRDefault="00016564">
          <w:pPr>
            <w:autoSpaceDE w:val="0"/>
            <w:autoSpaceDN w:val="0"/>
            <w:ind w:hanging="640"/>
            <w:divId w:val="1233812264"/>
            <w:rPr>
              <w:rFonts w:eastAsia="Times New Roman"/>
            </w:rPr>
          </w:pPr>
          <w:r>
            <w:rPr>
              <w:rFonts w:eastAsia="Times New Roman"/>
            </w:rPr>
            <w:t xml:space="preserve">[108]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0027E557" w14:textId="77777777" w:rsidR="00016564" w:rsidRDefault="00016564">
          <w:pPr>
            <w:autoSpaceDE w:val="0"/>
            <w:autoSpaceDN w:val="0"/>
            <w:ind w:hanging="640"/>
            <w:divId w:val="1736048737"/>
            <w:rPr>
              <w:rFonts w:eastAsia="Times New Roman"/>
            </w:rPr>
          </w:pPr>
          <w:r>
            <w:rPr>
              <w:rFonts w:eastAsia="Times New Roman"/>
            </w:rPr>
            <w:t xml:space="preserve">[109]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1595EF95" w14:textId="77777777" w:rsidR="00016564" w:rsidRDefault="00016564">
          <w:pPr>
            <w:autoSpaceDE w:val="0"/>
            <w:autoSpaceDN w:val="0"/>
            <w:ind w:hanging="640"/>
            <w:divId w:val="345988606"/>
            <w:rPr>
              <w:rFonts w:eastAsia="Times New Roman"/>
            </w:rPr>
          </w:pPr>
          <w:r>
            <w:rPr>
              <w:rFonts w:eastAsia="Times New Roman"/>
            </w:rPr>
            <w:t xml:space="preserve">[110]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3414EAB7" w14:textId="77777777" w:rsidR="00016564" w:rsidRDefault="00016564">
          <w:pPr>
            <w:autoSpaceDE w:val="0"/>
            <w:autoSpaceDN w:val="0"/>
            <w:ind w:hanging="640"/>
            <w:divId w:val="2120373822"/>
            <w:rPr>
              <w:rFonts w:eastAsia="Times New Roman"/>
            </w:rPr>
          </w:pPr>
          <w:r>
            <w:rPr>
              <w:rFonts w:eastAsia="Times New Roman"/>
            </w:rPr>
            <w:t xml:space="preserve">[111]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217D508C" w14:textId="77777777" w:rsidR="00016564" w:rsidRDefault="00016564">
          <w:pPr>
            <w:autoSpaceDE w:val="0"/>
            <w:autoSpaceDN w:val="0"/>
            <w:ind w:hanging="640"/>
            <w:divId w:val="403993800"/>
            <w:rPr>
              <w:rFonts w:eastAsia="Times New Roman"/>
            </w:rPr>
          </w:pPr>
          <w:r>
            <w:rPr>
              <w:rFonts w:eastAsia="Times New Roman"/>
            </w:rPr>
            <w:t>[112]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5F87BD49" w14:textId="77777777" w:rsidR="00016564" w:rsidRDefault="00016564">
          <w:pPr>
            <w:autoSpaceDE w:val="0"/>
            <w:autoSpaceDN w:val="0"/>
            <w:ind w:hanging="640"/>
            <w:divId w:val="1041709449"/>
            <w:rPr>
              <w:rFonts w:eastAsia="Times New Roman"/>
            </w:rPr>
          </w:pPr>
          <w:r>
            <w:rPr>
              <w:rFonts w:eastAsia="Times New Roman"/>
            </w:rPr>
            <w:t xml:space="preserve">[113]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75757CB9" w14:textId="77777777" w:rsidR="00016564" w:rsidRDefault="00016564">
          <w:pPr>
            <w:autoSpaceDE w:val="0"/>
            <w:autoSpaceDN w:val="0"/>
            <w:ind w:hanging="640"/>
            <w:divId w:val="1390571279"/>
            <w:rPr>
              <w:rFonts w:eastAsia="Times New Roman"/>
            </w:rPr>
          </w:pPr>
          <w:r>
            <w:rPr>
              <w:rFonts w:eastAsia="Times New Roman"/>
            </w:rPr>
            <w:t xml:space="preserve">[114]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373EB1EE" w14:textId="77777777" w:rsidR="00016564" w:rsidRDefault="00016564">
          <w:pPr>
            <w:autoSpaceDE w:val="0"/>
            <w:autoSpaceDN w:val="0"/>
            <w:ind w:hanging="640"/>
            <w:divId w:val="1194878942"/>
            <w:rPr>
              <w:rFonts w:eastAsia="Times New Roman"/>
            </w:rPr>
          </w:pPr>
          <w:r>
            <w:rPr>
              <w:rFonts w:eastAsia="Times New Roman"/>
            </w:rPr>
            <w:lastRenderedPageBreak/>
            <w:t xml:space="preserve">[115]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7B3CC083" w14:textId="77777777" w:rsidR="00016564" w:rsidRDefault="00016564">
          <w:pPr>
            <w:autoSpaceDE w:val="0"/>
            <w:autoSpaceDN w:val="0"/>
            <w:ind w:hanging="640"/>
            <w:divId w:val="1548759449"/>
            <w:rPr>
              <w:rFonts w:eastAsia="Times New Roman"/>
            </w:rPr>
          </w:pPr>
          <w:r>
            <w:rPr>
              <w:rFonts w:eastAsia="Times New Roman"/>
            </w:rPr>
            <w:t xml:space="preserve">[116]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64B2659D" w14:textId="77777777" w:rsidR="00016564" w:rsidRDefault="00016564">
          <w:pPr>
            <w:autoSpaceDE w:val="0"/>
            <w:autoSpaceDN w:val="0"/>
            <w:ind w:hanging="640"/>
            <w:divId w:val="1229807822"/>
            <w:rPr>
              <w:rFonts w:eastAsia="Times New Roman"/>
            </w:rPr>
          </w:pPr>
          <w:r>
            <w:rPr>
              <w:rFonts w:eastAsia="Times New Roman"/>
            </w:rPr>
            <w:t xml:space="preserve">[117]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2AF113F9" w14:textId="77777777" w:rsidR="00016564" w:rsidRDefault="00016564">
          <w:pPr>
            <w:autoSpaceDE w:val="0"/>
            <w:autoSpaceDN w:val="0"/>
            <w:ind w:hanging="640"/>
            <w:divId w:val="1823614607"/>
            <w:rPr>
              <w:rFonts w:eastAsia="Times New Roman"/>
            </w:rPr>
          </w:pPr>
          <w:r>
            <w:rPr>
              <w:rFonts w:eastAsia="Times New Roman"/>
            </w:rPr>
            <w:t xml:space="preserve">[118]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7D980C6C" w14:textId="77777777" w:rsidR="00016564" w:rsidRDefault="00016564">
          <w:pPr>
            <w:autoSpaceDE w:val="0"/>
            <w:autoSpaceDN w:val="0"/>
            <w:ind w:hanging="640"/>
            <w:divId w:val="1139611261"/>
            <w:rPr>
              <w:rFonts w:eastAsia="Times New Roman"/>
            </w:rPr>
          </w:pPr>
          <w:r>
            <w:rPr>
              <w:rFonts w:eastAsia="Times New Roman"/>
            </w:rPr>
            <w:t xml:space="preserve">[119]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4D218AB0" w14:textId="77777777" w:rsidR="00016564" w:rsidRDefault="00016564">
          <w:pPr>
            <w:autoSpaceDE w:val="0"/>
            <w:autoSpaceDN w:val="0"/>
            <w:ind w:hanging="640"/>
            <w:divId w:val="1380284514"/>
            <w:rPr>
              <w:rFonts w:eastAsia="Times New Roman"/>
            </w:rPr>
          </w:pPr>
          <w:r>
            <w:rPr>
              <w:rFonts w:eastAsia="Times New Roman"/>
            </w:rPr>
            <w:t xml:space="preserve">[120]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1AD25ABB" w14:textId="77777777" w:rsidR="00016564" w:rsidRDefault="00016564">
          <w:pPr>
            <w:autoSpaceDE w:val="0"/>
            <w:autoSpaceDN w:val="0"/>
            <w:ind w:hanging="640"/>
            <w:divId w:val="2095710454"/>
            <w:rPr>
              <w:rFonts w:eastAsia="Times New Roman"/>
            </w:rPr>
          </w:pPr>
          <w:r>
            <w:rPr>
              <w:rFonts w:eastAsia="Times New Roman"/>
            </w:rPr>
            <w:t xml:space="preserve">[121]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12EF74C7" w14:textId="77777777" w:rsidR="00016564" w:rsidRDefault="00016564">
          <w:pPr>
            <w:autoSpaceDE w:val="0"/>
            <w:autoSpaceDN w:val="0"/>
            <w:ind w:hanging="640"/>
            <w:divId w:val="1837919320"/>
            <w:rPr>
              <w:rFonts w:eastAsia="Times New Roman"/>
            </w:rPr>
          </w:pPr>
          <w:r>
            <w:rPr>
              <w:rFonts w:eastAsia="Times New Roman"/>
            </w:rPr>
            <w:t xml:space="preserve">[122]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075FBCA8" w14:textId="77777777" w:rsidR="00016564" w:rsidRDefault="00016564">
          <w:pPr>
            <w:autoSpaceDE w:val="0"/>
            <w:autoSpaceDN w:val="0"/>
            <w:ind w:hanging="640"/>
            <w:divId w:val="467747587"/>
            <w:rPr>
              <w:rFonts w:eastAsia="Times New Roman"/>
            </w:rPr>
          </w:pPr>
          <w:r>
            <w:rPr>
              <w:rFonts w:eastAsia="Times New Roman"/>
            </w:rPr>
            <w:t xml:space="preserve">[123]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7ED51BA5" w14:textId="77777777" w:rsidR="00016564" w:rsidRDefault="00016564">
          <w:pPr>
            <w:autoSpaceDE w:val="0"/>
            <w:autoSpaceDN w:val="0"/>
            <w:ind w:hanging="640"/>
            <w:divId w:val="1731224774"/>
            <w:rPr>
              <w:rFonts w:eastAsia="Times New Roman"/>
            </w:rPr>
          </w:pPr>
          <w:r>
            <w:rPr>
              <w:rFonts w:eastAsia="Times New Roman"/>
            </w:rPr>
            <w:t xml:space="preserve">[124]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509285FF" w14:textId="77777777" w:rsidR="00016564" w:rsidRDefault="00016564">
          <w:pPr>
            <w:autoSpaceDE w:val="0"/>
            <w:autoSpaceDN w:val="0"/>
            <w:ind w:hanging="640"/>
            <w:divId w:val="471219511"/>
            <w:rPr>
              <w:rFonts w:eastAsia="Times New Roman"/>
            </w:rPr>
          </w:pPr>
          <w:r>
            <w:rPr>
              <w:rFonts w:eastAsia="Times New Roman"/>
            </w:rPr>
            <w:t xml:space="preserve">[125]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202B679F" w14:textId="77777777" w:rsidR="00016564" w:rsidRDefault="00016564">
          <w:pPr>
            <w:autoSpaceDE w:val="0"/>
            <w:autoSpaceDN w:val="0"/>
            <w:ind w:hanging="640"/>
            <w:divId w:val="2106730238"/>
            <w:rPr>
              <w:rFonts w:eastAsia="Times New Roman"/>
            </w:rPr>
          </w:pPr>
          <w:r>
            <w:rPr>
              <w:rFonts w:eastAsia="Times New Roman"/>
            </w:rPr>
            <w:t xml:space="preserve">[126]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3C330C63" w14:textId="77777777" w:rsidR="00016564" w:rsidRDefault="00016564">
          <w:pPr>
            <w:autoSpaceDE w:val="0"/>
            <w:autoSpaceDN w:val="0"/>
            <w:ind w:hanging="640"/>
            <w:divId w:val="2105881073"/>
            <w:rPr>
              <w:rFonts w:eastAsia="Times New Roman"/>
            </w:rPr>
          </w:pPr>
          <w:r>
            <w:rPr>
              <w:rFonts w:eastAsia="Times New Roman"/>
            </w:rPr>
            <w:t xml:space="preserve">[127]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0D6F12B3" w14:textId="77777777" w:rsidR="00016564" w:rsidRDefault="00016564">
          <w:pPr>
            <w:autoSpaceDE w:val="0"/>
            <w:autoSpaceDN w:val="0"/>
            <w:ind w:hanging="640"/>
            <w:divId w:val="115608359"/>
            <w:rPr>
              <w:rFonts w:eastAsia="Times New Roman"/>
            </w:rPr>
          </w:pPr>
          <w:r>
            <w:rPr>
              <w:rFonts w:eastAsia="Times New Roman"/>
            </w:rPr>
            <w:t xml:space="preserve">[128]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792D239B" w14:textId="77777777" w:rsidR="00016564" w:rsidRDefault="00016564">
          <w:pPr>
            <w:autoSpaceDE w:val="0"/>
            <w:autoSpaceDN w:val="0"/>
            <w:ind w:hanging="640"/>
            <w:divId w:val="1586302491"/>
            <w:rPr>
              <w:rFonts w:eastAsia="Times New Roman"/>
            </w:rPr>
          </w:pPr>
          <w:r>
            <w:rPr>
              <w:rFonts w:eastAsia="Times New Roman"/>
            </w:rPr>
            <w:t xml:space="preserve">[129]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53BBF58E" w14:textId="77777777" w:rsidR="00016564" w:rsidRDefault="00016564">
          <w:pPr>
            <w:autoSpaceDE w:val="0"/>
            <w:autoSpaceDN w:val="0"/>
            <w:ind w:hanging="640"/>
            <w:divId w:val="555967455"/>
            <w:rPr>
              <w:rFonts w:eastAsia="Times New Roman"/>
            </w:rPr>
          </w:pPr>
          <w:r>
            <w:rPr>
              <w:rFonts w:eastAsia="Times New Roman"/>
            </w:rPr>
            <w:t xml:space="preserve">[130]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6CC8395A" w14:textId="77777777" w:rsidR="00016564" w:rsidRDefault="00016564">
          <w:pPr>
            <w:autoSpaceDE w:val="0"/>
            <w:autoSpaceDN w:val="0"/>
            <w:ind w:hanging="640"/>
            <w:divId w:val="215823490"/>
            <w:rPr>
              <w:rFonts w:eastAsia="Times New Roman"/>
            </w:rPr>
          </w:pPr>
          <w:r>
            <w:rPr>
              <w:rFonts w:eastAsia="Times New Roman"/>
            </w:rPr>
            <w:lastRenderedPageBreak/>
            <w:t xml:space="preserve">[131]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584D19B2" w14:textId="77777777" w:rsidR="00016564" w:rsidRDefault="00016564">
          <w:pPr>
            <w:autoSpaceDE w:val="0"/>
            <w:autoSpaceDN w:val="0"/>
            <w:ind w:hanging="640"/>
            <w:divId w:val="103044333"/>
            <w:rPr>
              <w:rFonts w:eastAsia="Times New Roman"/>
            </w:rPr>
          </w:pPr>
          <w:r>
            <w:rPr>
              <w:rFonts w:eastAsia="Times New Roman"/>
            </w:rPr>
            <w:t xml:space="preserve">[132]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20DFA000" w14:textId="77777777" w:rsidR="00016564" w:rsidRDefault="00016564">
          <w:pPr>
            <w:autoSpaceDE w:val="0"/>
            <w:autoSpaceDN w:val="0"/>
            <w:ind w:hanging="640"/>
            <w:divId w:val="924000033"/>
            <w:rPr>
              <w:rFonts w:eastAsia="Times New Roman"/>
            </w:rPr>
          </w:pPr>
          <w:r>
            <w:rPr>
              <w:rFonts w:eastAsia="Times New Roman"/>
            </w:rPr>
            <w:t xml:space="preserve">[133]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3E09EDC7" w14:textId="77777777" w:rsidR="00016564" w:rsidRDefault="00016564">
          <w:pPr>
            <w:autoSpaceDE w:val="0"/>
            <w:autoSpaceDN w:val="0"/>
            <w:ind w:hanging="640"/>
            <w:divId w:val="952398405"/>
            <w:rPr>
              <w:rFonts w:eastAsia="Times New Roman"/>
            </w:rPr>
          </w:pPr>
          <w:r>
            <w:rPr>
              <w:rFonts w:eastAsia="Times New Roman"/>
            </w:rPr>
            <w:t xml:space="preserve">[134]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1DF3B39A" w14:textId="77777777" w:rsidR="00016564" w:rsidRDefault="00016564">
          <w:pPr>
            <w:autoSpaceDE w:val="0"/>
            <w:autoSpaceDN w:val="0"/>
            <w:ind w:hanging="640"/>
            <w:divId w:val="1965312066"/>
            <w:rPr>
              <w:rFonts w:eastAsia="Times New Roman"/>
            </w:rPr>
          </w:pPr>
          <w:r>
            <w:rPr>
              <w:rFonts w:eastAsia="Times New Roman"/>
            </w:rPr>
            <w:t xml:space="preserve">[135]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293DD94A" w14:textId="77777777" w:rsidR="00016564" w:rsidRDefault="00016564">
          <w:pPr>
            <w:autoSpaceDE w:val="0"/>
            <w:autoSpaceDN w:val="0"/>
            <w:ind w:hanging="640"/>
            <w:divId w:val="936013079"/>
            <w:rPr>
              <w:rFonts w:eastAsia="Times New Roman"/>
            </w:rPr>
          </w:pPr>
          <w:r>
            <w:rPr>
              <w:rFonts w:eastAsia="Times New Roman"/>
            </w:rPr>
            <w:t xml:space="preserve">[136]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44C5A427" w14:textId="77777777" w:rsidR="00016564" w:rsidRDefault="00016564">
          <w:pPr>
            <w:autoSpaceDE w:val="0"/>
            <w:autoSpaceDN w:val="0"/>
            <w:ind w:hanging="640"/>
            <w:divId w:val="851917596"/>
            <w:rPr>
              <w:rFonts w:eastAsia="Times New Roman"/>
            </w:rPr>
          </w:pPr>
          <w:r>
            <w:rPr>
              <w:rFonts w:eastAsia="Times New Roman"/>
            </w:rPr>
            <w:t xml:space="preserve">[137]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6D3755D0" w14:textId="77777777" w:rsidR="00016564" w:rsidRDefault="00016564">
          <w:pPr>
            <w:autoSpaceDE w:val="0"/>
            <w:autoSpaceDN w:val="0"/>
            <w:ind w:hanging="640"/>
            <w:divId w:val="1188521094"/>
            <w:rPr>
              <w:rFonts w:eastAsia="Times New Roman"/>
            </w:rPr>
          </w:pPr>
          <w:r>
            <w:rPr>
              <w:rFonts w:eastAsia="Times New Roman"/>
            </w:rPr>
            <w:t xml:space="preserve">[138]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558B925A" w:rsidR="00F67031" w:rsidRDefault="00016564">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C5DB2" w14:textId="77777777" w:rsidR="005F730D" w:rsidRDefault="005F730D" w:rsidP="00891BAF">
      <w:pPr>
        <w:spacing w:after="0" w:line="240" w:lineRule="auto"/>
      </w:pPr>
      <w:r>
        <w:separator/>
      </w:r>
    </w:p>
  </w:endnote>
  <w:endnote w:type="continuationSeparator" w:id="0">
    <w:p w14:paraId="38CC3D4A" w14:textId="77777777" w:rsidR="005F730D" w:rsidRDefault="005F730D"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A947F" w14:textId="77777777" w:rsidR="005F730D" w:rsidRDefault="005F730D" w:rsidP="00891BAF">
      <w:pPr>
        <w:spacing w:after="0" w:line="240" w:lineRule="auto"/>
      </w:pPr>
      <w:r>
        <w:separator/>
      </w:r>
    </w:p>
  </w:footnote>
  <w:footnote w:type="continuationSeparator" w:id="0">
    <w:p w14:paraId="6E951EAA" w14:textId="77777777" w:rsidR="005F730D" w:rsidRDefault="005F730D"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74BA"/>
    <w:rsid w:val="00050C7F"/>
    <w:rsid w:val="00052A95"/>
    <w:rsid w:val="00053849"/>
    <w:rsid w:val="00053E2D"/>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45F8"/>
    <w:rsid w:val="00265C90"/>
    <w:rsid w:val="002663CB"/>
    <w:rsid w:val="00267B86"/>
    <w:rsid w:val="00267CDD"/>
    <w:rsid w:val="00272101"/>
    <w:rsid w:val="00275A3A"/>
    <w:rsid w:val="00275F66"/>
    <w:rsid w:val="00276208"/>
    <w:rsid w:val="00277527"/>
    <w:rsid w:val="00277765"/>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1059A"/>
    <w:rsid w:val="0031079E"/>
    <w:rsid w:val="00311203"/>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078C"/>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6C1"/>
    <w:rsid w:val="006368D3"/>
    <w:rsid w:val="00640309"/>
    <w:rsid w:val="006404D6"/>
    <w:rsid w:val="00640F1A"/>
    <w:rsid w:val="00642E3B"/>
    <w:rsid w:val="00642E69"/>
    <w:rsid w:val="006433A0"/>
    <w:rsid w:val="00644368"/>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52AE"/>
    <w:rsid w:val="00C3694A"/>
    <w:rsid w:val="00C37E04"/>
    <w:rsid w:val="00C408DB"/>
    <w:rsid w:val="00C42993"/>
    <w:rsid w:val="00C43A0E"/>
    <w:rsid w:val="00C44197"/>
    <w:rsid w:val="00C441A3"/>
    <w:rsid w:val="00C44F12"/>
    <w:rsid w:val="00C45205"/>
    <w:rsid w:val="00C45E28"/>
    <w:rsid w:val="00C52E59"/>
    <w:rsid w:val="00C565BA"/>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6F8"/>
    <w:rsid w:val="00D22399"/>
    <w:rsid w:val="00D22DAC"/>
    <w:rsid w:val="00D248A8"/>
    <w:rsid w:val="00D2498B"/>
    <w:rsid w:val="00D25ABA"/>
    <w:rsid w:val="00D26C2D"/>
    <w:rsid w:val="00D317CC"/>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000000"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000000"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E26F2"/>
    <w:rsid w:val="00787E43"/>
    <w:rsid w:val="00791AFE"/>
    <w:rsid w:val="007A57A3"/>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AA7006"/>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CE5515"/>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3]&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4]&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5]&quot;,&quot;manualOverrideText&quot;:&quot;&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D&quot;:&quot;MENDELEY_CITATION_714e1e9f-def6-4848-835b-c547b486a189&quot;,&quot;properties&quot;:{&quot;noteIndex&quot;:0},&quot;isEdited&quot;:false,&quot;manualOverride&quot;:{&quot;isManuallyOverridden&quot;:false,&quot;citeprocText&quot;:&quot;[96]&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4, 98]&quot;,&quot;manualOverrideText&quot;:&quot;&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isTemporary&quot;:false}],&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LCA5OF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n0sImlzVGVtcG9yYXJ5IjpmYWxzZX1dfQ==&quot;},{&quot;citationID&quot;:&quot;MENDELEY_CITATION_360f7df8-fe96-47c4-8bf3-7d40b5428cd8&quot;,&quot;properties&quot;:{&quot;noteIndex&quot;:0},&quot;isEdited&quot;:false,&quot;manualOverride&quot;:{&quot;isManuallyOverridden&quot;:false,&quot;citeprocText&quot;:&quot;[95]&quot;,&quot;manualOverrideText&quot;:&quot;&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Tag&quot;:&quot;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D&quot;:&quot;MENDELEY_CITATION_19d458a1-e474-4360-8725-7ae7e219735b&quot;,&quot;properties&quot;:{&quot;noteIndex&quot;:0},&quot;isEdited&quot;:false,&quot;manualOverride&quot;:{&quot;isManuallyOverridden&quot;:false,&quot;citeprocText&quot;:&quot;[97]&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3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10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7, 12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9, 13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1, 13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5, 13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9, 13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135235</TotalTime>
  <Pages>37</Pages>
  <Words>13381</Words>
  <Characters>78951</Characters>
  <Application>Microsoft Office Word</Application>
  <DocSecurity>0</DocSecurity>
  <Lines>657</Lines>
  <Paragraphs>184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688</cp:revision>
  <cp:lastPrinted>2023-02-12T16:23:00Z</cp:lastPrinted>
  <dcterms:created xsi:type="dcterms:W3CDTF">2021-03-29T20:15:00Z</dcterms:created>
  <dcterms:modified xsi:type="dcterms:W3CDTF">2023-03-18T20:27:00Z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